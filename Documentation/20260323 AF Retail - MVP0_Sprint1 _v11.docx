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E5167" w14:textId="09CC0481" w:rsidR="003C0FCD" w:rsidDel="009D3023" w:rsidRDefault="003C0FCD">
      <w:pPr>
        <w:rPr>
          <w:del w:id="0" w:author="Di Donna, Enrica Maria" w:date="2026-04-03T10:37:00Z" w16du:dateUtc="2026-04-03T08:37:00Z"/>
          <w:rFonts w:cstheme="minorHAnsi"/>
          <w:b/>
          <w:bCs/>
          <w:sz w:val="56"/>
          <w:szCs w:val="56"/>
          <w:lang w:val="it-IT"/>
        </w:rPr>
        <w:pPrChange w:id="1" w:author="Di Donna, Enrica Maria" w:date="2026-04-03T10:37:00Z" w16du:dateUtc="2026-04-03T08:37:00Z">
          <w:pPr>
            <w:jc w:val="center"/>
          </w:pPr>
        </w:pPrChange>
      </w:pPr>
    </w:p>
    <w:p w14:paraId="64F8D099" w14:textId="77777777" w:rsidR="003C0FCD" w:rsidRDefault="003C0FCD" w:rsidP="00A11FF9">
      <w:pPr>
        <w:jc w:val="center"/>
        <w:rPr>
          <w:rFonts w:cstheme="minorHAnsi"/>
          <w:b/>
          <w:bCs/>
          <w:sz w:val="56"/>
          <w:szCs w:val="56"/>
          <w:lang w:val="it-IT"/>
        </w:rPr>
      </w:pPr>
    </w:p>
    <w:p w14:paraId="749C41D6" w14:textId="77777777" w:rsidR="003C0FCD" w:rsidRDefault="003C0FCD" w:rsidP="00A11FF9">
      <w:pPr>
        <w:jc w:val="center"/>
        <w:rPr>
          <w:rFonts w:cstheme="minorHAnsi"/>
          <w:b/>
          <w:bCs/>
          <w:sz w:val="56"/>
          <w:szCs w:val="56"/>
          <w:lang w:val="it-IT"/>
        </w:rPr>
      </w:pPr>
    </w:p>
    <w:p w14:paraId="135AFBE8" w14:textId="77777777" w:rsidR="003C0FCD" w:rsidRDefault="003C0FCD" w:rsidP="00A11FF9">
      <w:pPr>
        <w:jc w:val="center"/>
        <w:rPr>
          <w:rFonts w:cstheme="minorHAnsi"/>
          <w:b/>
          <w:bCs/>
          <w:sz w:val="56"/>
          <w:szCs w:val="56"/>
          <w:lang w:val="it-IT"/>
        </w:rPr>
      </w:pPr>
    </w:p>
    <w:p w14:paraId="288B60C4" w14:textId="77777777" w:rsidR="003C0FCD" w:rsidRDefault="003C0FCD" w:rsidP="00A11FF9">
      <w:pPr>
        <w:jc w:val="center"/>
        <w:rPr>
          <w:rFonts w:cstheme="minorHAnsi"/>
          <w:b/>
          <w:bCs/>
          <w:sz w:val="56"/>
          <w:szCs w:val="56"/>
          <w:lang w:val="it-IT"/>
        </w:rPr>
      </w:pPr>
    </w:p>
    <w:p w14:paraId="1424A67B" w14:textId="77777777" w:rsidR="003C0FCD" w:rsidRDefault="003C0FCD" w:rsidP="00A11FF9">
      <w:pPr>
        <w:jc w:val="center"/>
        <w:rPr>
          <w:rFonts w:cstheme="minorHAnsi"/>
          <w:b/>
          <w:bCs/>
          <w:sz w:val="56"/>
          <w:szCs w:val="56"/>
          <w:lang w:val="it-IT"/>
        </w:rPr>
      </w:pPr>
    </w:p>
    <w:p w14:paraId="5269586B" w14:textId="3E3ADA7F" w:rsidR="005E697B" w:rsidRPr="00456209" w:rsidRDefault="00FE4DEB" w:rsidP="00A11FF9">
      <w:pPr>
        <w:jc w:val="center"/>
        <w:rPr>
          <w:rFonts w:cstheme="minorHAnsi"/>
          <w:b/>
          <w:sz w:val="56"/>
          <w:szCs w:val="56"/>
          <w:lang w:val="it-IT"/>
        </w:rPr>
      </w:pPr>
      <w:r w:rsidRPr="00456209">
        <w:rPr>
          <w:rFonts w:cstheme="minorHAnsi"/>
          <w:b/>
          <w:sz w:val="56"/>
          <w:szCs w:val="56"/>
          <w:lang w:val="it-IT"/>
        </w:rPr>
        <w:t xml:space="preserve">CRM CRÉDIT AGRICOLE </w:t>
      </w:r>
    </w:p>
    <w:p w14:paraId="48D258C6" w14:textId="5BFBD541" w:rsidR="00FE4DEB" w:rsidRPr="00456209" w:rsidRDefault="00FE4DEB" w:rsidP="00A11FF9">
      <w:pPr>
        <w:jc w:val="center"/>
        <w:rPr>
          <w:rFonts w:cstheme="minorHAnsi"/>
          <w:sz w:val="44"/>
          <w:szCs w:val="44"/>
          <w:lang w:val="it-IT"/>
        </w:rPr>
      </w:pPr>
      <w:r w:rsidRPr="00456209">
        <w:rPr>
          <w:rFonts w:cstheme="minorHAnsi"/>
          <w:sz w:val="44"/>
          <w:szCs w:val="44"/>
          <w:lang w:val="it-IT"/>
        </w:rPr>
        <w:t xml:space="preserve"> </w:t>
      </w:r>
      <w:r w:rsidR="00606E4F" w:rsidRPr="00456209">
        <w:rPr>
          <w:rFonts w:cstheme="minorHAnsi"/>
          <w:sz w:val="44"/>
          <w:szCs w:val="44"/>
          <w:lang w:val="it-IT"/>
        </w:rPr>
        <w:t xml:space="preserve">Analisi Funzionale </w:t>
      </w:r>
      <w:r w:rsidR="003B2EC6" w:rsidRPr="00456209">
        <w:rPr>
          <w:rFonts w:cstheme="minorHAnsi"/>
          <w:sz w:val="44"/>
          <w:szCs w:val="44"/>
          <w:lang w:val="it-IT"/>
        </w:rPr>
        <w:t>MVP0</w:t>
      </w:r>
      <w:r w:rsidR="00606E4F" w:rsidRPr="00456209">
        <w:rPr>
          <w:rFonts w:cstheme="minorHAnsi"/>
          <w:sz w:val="44"/>
          <w:szCs w:val="44"/>
          <w:lang w:val="it-IT"/>
        </w:rPr>
        <w:t xml:space="preserve"> | Sprint 1</w:t>
      </w:r>
    </w:p>
    <w:p w14:paraId="4248AD67" w14:textId="611AF479" w:rsidR="003C0FCD" w:rsidRPr="003C0FCD" w:rsidRDefault="003C0FCD" w:rsidP="00A11FF9">
      <w:pPr>
        <w:jc w:val="center"/>
        <w:rPr>
          <w:rFonts w:cstheme="minorHAnsi"/>
          <w:sz w:val="32"/>
          <w:szCs w:val="32"/>
          <w:lang w:val="it-IT"/>
        </w:rPr>
      </w:pPr>
      <w:r w:rsidRPr="003C0FCD">
        <w:rPr>
          <w:rFonts w:cstheme="minorHAnsi"/>
          <w:sz w:val="32"/>
          <w:szCs w:val="32"/>
          <w:lang w:val="it-IT"/>
        </w:rPr>
        <w:t xml:space="preserve">Retail </w:t>
      </w:r>
    </w:p>
    <w:p w14:paraId="26A158E9" w14:textId="77777777" w:rsidR="003B2EC6" w:rsidRPr="003C0FCD" w:rsidRDefault="003B2EC6" w:rsidP="00A11FF9">
      <w:pPr>
        <w:rPr>
          <w:rFonts w:cstheme="minorHAnsi"/>
          <w:sz w:val="32"/>
          <w:szCs w:val="32"/>
          <w:lang w:val="it-IT"/>
        </w:rPr>
      </w:pPr>
    </w:p>
    <w:p w14:paraId="36836D3B" w14:textId="77777777" w:rsidR="003B2EC6" w:rsidRDefault="003B2EC6" w:rsidP="00A11FF9">
      <w:pPr>
        <w:rPr>
          <w:rFonts w:cstheme="minorHAnsi"/>
          <w:b/>
          <w:bCs/>
          <w:szCs w:val="24"/>
          <w:lang w:val="it-IT"/>
        </w:rPr>
      </w:pPr>
    </w:p>
    <w:p w14:paraId="4F16B190" w14:textId="77777777" w:rsidR="003B2EC6" w:rsidRDefault="003B2EC6" w:rsidP="00A11FF9">
      <w:pPr>
        <w:rPr>
          <w:rFonts w:cstheme="minorHAnsi"/>
          <w:b/>
          <w:bCs/>
          <w:szCs w:val="24"/>
          <w:lang w:val="it-IT"/>
        </w:rPr>
      </w:pPr>
    </w:p>
    <w:p w14:paraId="7B219BF1" w14:textId="77777777" w:rsidR="003B2EC6" w:rsidRDefault="003B2EC6" w:rsidP="00A11FF9">
      <w:pPr>
        <w:rPr>
          <w:rFonts w:cstheme="minorHAnsi"/>
          <w:b/>
          <w:bCs/>
          <w:szCs w:val="24"/>
          <w:lang w:val="it-IT"/>
        </w:rPr>
      </w:pPr>
    </w:p>
    <w:p w14:paraId="65A2D692" w14:textId="77777777" w:rsidR="003B2EC6" w:rsidRDefault="003B2EC6" w:rsidP="00A11FF9">
      <w:pPr>
        <w:rPr>
          <w:rFonts w:cstheme="minorHAnsi"/>
          <w:b/>
          <w:bCs/>
          <w:szCs w:val="24"/>
          <w:lang w:val="it-IT"/>
        </w:rPr>
      </w:pPr>
    </w:p>
    <w:p w14:paraId="4D5A003F" w14:textId="77777777" w:rsidR="003B2EC6" w:rsidRDefault="003B2EC6" w:rsidP="00A11FF9">
      <w:pPr>
        <w:rPr>
          <w:rFonts w:cstheme="minorHAnsi"/>
          <w:b/>
          <w:bCs/>
          <w:szCs w:val="24"/>
          <w:lang w:val="it-IT"/>
        </w:rPr>
      </w:pPr>
    </w:p>
    <w:p w14:paraId="6F0731D1" w14:textId="77777777" w:rsidR="003B2EC6" w:rsidRDefault="003B2EC6" w:rsidP="00A11FF9">
      <w:pPr>
        <w:rPr>
          <w:rFonts w:cstheme="minorHAnsi"/>
          <w:b/>
          <w:bCs/>
          <w:szCs w:val="24"/>
          <w:lang w:val="it-IT"/>
        </w:rPr>
      </w:pPr>
    </w:p>
    <w:p w14:paraId="180D7377" w14:textId="77777777" w:rsidR="003B2EC6" w:rsidRDefault="003B2EC6" w:rsidP="00A11FF9">
      <w:pPr>
        <w:rPr>
          <w:rFonts w:cstheme="minorHAnsi"/>
          <w:b/>
          <w:bCs/>
          <w:szCs w:val="24"/>
          <w:lang w:val="it-IT"/>
        </w:rPr>
      </w:pPr>
    </w:p>
    <w:p w14:paraId="1E7AB22D" w14:textId="77777777" w:rsidR="003B2EC6" w:rsidRDefault="003B2EC6" w:rsidP="00A11FF9">
      <w:pPr>
        <w:rPr>
          <w:rFonts w:cstheme="minorHAnsi"/>
          <w:b/>
          <w:bCs/>
          <w:szCs w:val="24"/>
          <w:lang w:val="it-IT"/>
        </w:rPr>
      </w:pPr>
    </w:p>
    <w:p w14:paraId="288B1F41" w14:textId="77777777" w:rsidR="003B2EC6" w:rsidRDefault="003B2EC6" w:rsidP="00A11FF9">
      <w:pPr>
        <w:rPr>
          <w:rFonts w:cstheme="minorHAnsi"/>
          <w:b/>
          <w:bCs/>
          <w:szCs w:val="24"/>
          <w:lang w:val="it-IT"/>
        </w:rPr>
      </w:pPr>
    </w:p>
    <w:p w14:paraId="751B5101" w14:textId="77777777" w:rsidR="003B2EC6" w:rsidRDefault="003B2EC6" w:rsidP="00A11FF9">
      <w:pPr>
        <w:rPr>
          <w:rFonts w:cstheme="minorHAnsi"/>
          <w:b/>
          <w:bCs/>
          <w:szCs w:val="24"/>
          <w:lang w:val="it-IT"/>
        </w:rPr>
      </w:pPr>
    </w:p>
    <w:p w14:paraId="6E097C37" w14:textId="77777777" w:rsidR="003B2EC6" w:rsidRDefault="003B2EC6" w:rsidP="00A11FF9">
      <w:pPr>
        <w:rPr>
          <w:rFonts w:cstheme="minorHAnsi"/>
          <w:b/>
          <w:bCs/>
          <w:szCs w:val="24"/>
          <w:lang w:val="it-IT"/>
        </w:rPr>
      </w:pPr>
    </w:p>
    <w:p w14:paraId="7FF881AE" w14:textId="77777777" w:rsidR="003B2EC6" w:rsidRDefault="003B2EC6" w:rsidP="00A11FF9">
      <w:pPr>
        <w:rPr>
          <w:rFonts w:cstheme="minorHAnsi"/>
          <w:b/>
          <w:bCs/>
          <w:szCs w:val="24"/>
          <w:lang w:val="it-IT"/>
        </w:rPr>
      </w:pPr>
    </w:p>
    <w:p w14:paraId="76EAD3B3" w14:textId="77777777" w:rsidR="003B2EC6" w:rsidRDefault="003B2EC6" w:rsidP="00A11FF9">
      <w:pPr>
        <w:rPr>
          <w:rFonts w:cstheme="minorHAnsi"/>
          <w:b/>
          <w:bCs/>
          <w:szCs w:val="24"/>
          <w:lang w:val="it-IT"/>
        </w:rPr>
      </w:pPr>
    </w:p>
    <w:p w14:paraId="07B32177" w14:textId="77777777" w:rsidR="003B2EC6" w:rsidRDefault="003B2EC6" w:rsidP="00A11FF9">
      <w:pPr>
        <w:rPr>
          <w:rFonts w:cstheme="minorHAnsi"/>
          <w:b/>
          <w:bCs/>
          <w:szCs w:val="24"/>
          <w:lang w:val="it-IT"/>
        </w:rPr>
      </w:pPr>
    </w:p>
    <w:p w14:paraId="6740649F" w14:textId="77777777" w:rsidR="003B2EC6" w:rsidRDefault="003B2EC6" w:rsidP="00A11FF9">
      <w:pPr>
        <w:rPr>
          <w:rFonts w:cstheme="minorHAnsi"/>
          <w:b/>
          <w:bCs/>
          <w:szCs w:val="24"/>
          <w:lang w:val="it-IT"/>
        </w:rPr>
      </w:pPr>
    </w:p>
    <w:p w14:paraId="2538CC90" w14:textId="77777777" w:rsidR="003B2EC6" w:rsidRDefault="003B2EC6" w:rsidP="00A11FF9">
      <w:pPr>
        <w:rPr>
          <w:rFonts w:cstheme="minorHAnsi"/>
          <w:b/>
          <w:bCs/>
          <w:szCs w:val="24"/>
          <w:lang w:val="it-IT"/>
        </w:rPr>
      </w:pPr>
    </w:p>
    <w:p w14:paraId="69DB885D" w14:textId="77777777" w:rsidR="003B2EC6" w:rsidRDefault="003B2EC6" w:rsidP="00A11FF9">
      <w:pPr>
        <w:rPr>
          <w:rFonts w:cstheme="minorHAnsi"/>
          <w:b/>
          <w:bCs/>
          <w:szCs w:val="24"/>
          <w:lang w:val="it-IT"/>
        </w:rPr>
      </w:pPr>
    </w:p>
    <w:p w14:paraId="17FCC778" w14:textId="77777777" w:rsidR="003B2EC6" w:rsidRDefault="003B2EC6" w:rsidP="00A11FF9">
      <w:pPr>
        <w:rPr>
          <w:rFonts w:cstheme="minorHAnsi"/>
          <w:b/>
          <w:bCs/>
          <w:szCs w:val="24"/>
          <w:lang w:val="it-IT"/>
        </w:rPr>
      </w:pPr>
    </w:p>
    <w:p w14:paraId="73FC2EE5" w14:textId="77777777" w:rsidR="003B2EC6" w:rsidRDefault="003B2EC6" w:rsidP="00A11FF9">
      <w:pPr>
        <w:rPr>
          <w:rFonts w:cstheme="minorHAnsi"/>
          <w:b/>
          <w:bCs/>
          <w:szCs w:val="24"/>
          <w:lang w:val="it-IT"/>
        </w:rPr>
      </w:pPr>
    </w:p>
    <w:p w14:paraId="0E716BAC" w14:textId="77777777" w:rsidR="003B2EC6" w:rsidRDefault="003B2EC6" w:rsidP="00A11FF9">
      <w:pPr>
        <w:rPr>
          <w:rFonts w:cstheme="minorHAnsi"/>
          <w:b/>
          <w:bCs/>
          <w:szCs w:val="24"/>
          <w:lang w:val="it-IT"/>
        </w:rPr>
      </w:pPr>
    </w:p>
    <w:p w14:paraId="15A68D1F" w14:textId="77777777" w:rsidR="003B2EC6" w:rsidRDefault="003B2EC6" w:rsidP="00A11FF9">
      <w:pPr>
        <w:rPr>
          <w:rFonts w:cstheme="minorHAnsi"/>
          <w:b/>
          <w:bCs/>
          <w:szCs w:val="24"/>
          <w:lang w:val="it-IT"/>
        </w:rPr>
      </w:pPr>
    </w:p>
    <w:p w14:paraId="2C9A6EE0" w14:textId="77777777" w:rsidR="003B2EC6" w:rsidRDefault="003B2EC6" w:rsidP="00A11FF9">
      <w:pPr>
        <w:rPr>
          <w:rFonts w:cstheme="minorHAnsi"/>
          <w:b/>
          <w:bCs/>
          <w:szCs w:val="24"/>
          <w:lang w:val="it-IT"/>
        </w:rPr>
      </w:pPr>
    </w:p>
    <w:p w14:paraId="78FCB024" w14:textId="77777777" w:rsidR="003B2EC6" w:rsidRDefault="003B2EC6" w:rsidP="00A11FF9">
      <w:pPr>
        <w:rPr>
          <w:rFonts w:cstheme="minorHAnsi"/>
          <w:b/>
          <w:bCs/>
          <w:szCs w:val="24"/>
          <w:lang w:val="it-IT"/>
        </w:rPr>
      </w:pPr>
    </w:p>
    <w:p w14:paraId="0776A45A" w14:textId="77777777" w:rsidR="003B2EC6" w:rsidRDefault="003B2EC6" w:rsidP="00A11FF9">
      <w:pPr>
        <w:rPr>
          <w:rFonts w:cstheme="minorHAnsi"/>
          <w:b/>
          <w:bCs/>
          <w:szCs w:val="24"/>
          <w:lang w:val="it-IT"/>
        </w:rPr>
      </w:pPr>
    </w:p>
    <w:p w14:paraId="28AC1E3B" w14:textId="77777777" w:rsidR="003B2EC6" w:rsidRDefault="003B2EC6" w:rsidP="00A11FF9">
      <w:pPr>
        <w:rPr>
          <w:rFonts w:cstheme="minorHAnsi"/>
          <w:b/>
          <w:bCs/>
          <w:szCs w:val="24"/>
          <w:lang w:val="it-IT"/>
        </w:rPr>
      </w:pPr>
    </w:p>
    <w:p w14:paraId="6DD80E52" w14:textId="657FE809" w:rsidR="00A11FF9" w:rsidRDefault="003B2EC6" w:rsidP="00A11FF9">
      <w:pPr>
        <w:rPr>
          <w:rFonts w:cstheme="minorHAnsi"/>
          <w:b/>
          <w:bCs/>
          <w:sz w:val="28"/>
          <w:szCs w:val="28"/>
          <w:lang w:val="it-IT"/>
        </w:rPr>
      </w:pPr>
      <w:r w:rsidRPr="00C3226B">
        <w:rPr>
          <w:rFonts w:cstheme="minorHAnsi"/>
          <w:b/>
          <w:bCs/>
          <w:sz w:val="28"/>
          <w:szCs w:val="28"/>
          <w:lang w:val="it-IT"/>
        </w:rPr>
        <w:t>INDICE</w:t>
      </w:r>
    </w:p>
    <w:sdt>
      <w:sdtPr>
        <w:rPr>
          <w:rFonts w:eastAsiaTheme="minorEastAsia"/>
        </w:rPr>
        <w:id w:val="1190164950"/>
        <w:docPartObj>
          <w:docPartGallery w:val="Table of Contents"/>
          <w:docPartUnique/>
        </w:docPartObj>
      </w:sdtPr>
      <w:sdtEndPr>
        <w:rPr>
          <w:rFonts w:eastAsiaTheme="minorHAnsi"/>
        </w:rPr>
      </w:sdtEndPr>
      <w:sdtContent>
        <w:p w14:paraId="30BF4022" w14:textId="2296E9D0" w:rsidR="00810CF2" w:rsidRDefault="00810CF2">
          <w:pPr>
            <w:pStyle w:val="TOC1"/>
            <w:tabs>
              <w:tab w:val="left" w:pos="480"/>
              <w:tab w:val="right" w:leader="dot" w:pos="9615"/>
            </w:tabs>
            <w:rPr>
              <w:rStyle w:val="Hyperlink"/>
              <w:noProof/>
              <w:lang w:val="en-US"/>
            </w:rPr>
            <w:pPrChange w:id="2" w:author="Montalto, Alessandro" w:date="2026-03-31T09:37:00Z">
              <w:pPr/>
            </w:pPrChange>
          </w:pPr>
          <w:r>
            <w:fldChar w:fldCharType="begin"/>
          </w:r>
          <w:r w:rsidR="00313D12">
            <w:instrText>TOC \o "1-3" \z \u \h</w:instrText>
          </w:r>
          <w:r>
            <w:fldChar w:fldCharType="separate"/>
          </w:r>
          <w:r w:rsidR="10CEFF33">
            <w:fldChar w:fldCharType="begin"/>
          </w:r>
          <w:r w:rsidR="10CEFF33">
            <w:instrText>HYPERLINK \l "_Toc2018431828" \h</w:instrText>
          </w:r>
          <w:r w:rsidR="10CEFF33">
            <w:fldChar w:fldCharType="separate"/>
          </w:r>
          <w:r w:rsidR="10CEFF33" w:rsidRPr="10CEFF33">
            <w:rPr>
              <w:rStyle w:val="Hyperlink"/>
            </w:rPr>
            <w:t>1</w:t>
          </w:r>
          <w:r w:rsidR="00313D12">
            <w:tab/>
          </w:r>
          <w:r w:rsidR="10CEFF33" w:rsidRPr="10CEFF33">
            <w:rPr>
              <w:rStyle w:val="Hyperlink"/>
            </w:rPr>
            <w:t>Introduzione</w:t>
          </w:r>
          <w:r w:rsidR="00313D12">
            <w:tab/>
          </w:r>
          <w:r w:rsidR="00313D12">
            <w:fldChar w:fldCharType="begin"/>
          </w:r>
          <w:r w:rsidR="00313D12">
            <w:instrText>PAGEREF _Toc2018431828 \h</w:instrText>
          </w:r>
          <w:r w:rsidR="00313D12">
            <w:fldChar w:fldCharType="separate"/>
          </w:r>
          <w:r w:rsidR="10CEFF33" w:rsidRPr="10CEFF33">
            <w:rPr>
              <w:rStyle w:val="Hyperlink"/>
            </w:rPr>
            <w:t>3</w:t>
          </w:r>
          <w:r w:rsidR="00313D12">
            <w:fldChar w:fldCharType="end"/>
          </w:r>
          <w:r w:rsidR="10CEFF33">
            <w:fldChar w:fldCharType="end"/>
          </w:r>
        </w:p>
        <w:p w14:paraId="340C2501" w14:textId="472073B2" w:rsidR="00810CF2" w:rsidRDefault="10CEFF33">
          <w:pPr>
            <w:pStyle w:val="TOC2"/>
            <w:tabs>
              <w:tab w:val="left" w:pos="720"/>
              <w:tab w:val="right" w:leader="dot" w:pos="9615"/>
            </w:tabs>
            <w:rPr>
              <w:rStyle w:val="Hyperlink"/>
              <w:noProof/>
              <w:lang w:val="en-US"/>
            </w:rPr>
            <w:pPrChange w:id="3" w:author="Montalto, Alessandro" w:date="2026-03-31T09:37:00Z">
              <w:pPr/>
            </w:pPrChange>
          </w:pPr>
          <w:r>
            <w:fldChar w:fldCharType="begin"/>
          </w:r>
          <w:r>
            <w:instrText>HYPERLINK \l "_Toc1023888301" \h</w:instrText>
          </w:r>
          <w:r>
            <w:fldChar w:fldCharType="separate"/>
          </w:r>
          <w:r w:rsidRPr="10CEFF33">
            <w:rPr>
              <w:rStyle w:val="Hyperlink"/>
            </w:rPr>
            <w:t>1.1</w:t>
          </w:r>
          <w:r w:rsidR="00810CF2">
            <w:tab/>
          </w:r>
          <w:r w:rsidRPr="10CEFF33">
            <w:rPr>
              <w:rStyle w:val="Hyperlink"/>
            </w:rPr>
            <w:t>Contesto di business</w:t>
          </w:r>
          <w:r w:rsidR="00810CF2">
            <w:tab/>
          </w:r>
          <w:r w:rsidR="00810CF2">
            <w:fldChar w:fldCharType="begin"/>
          </w:r>
          <w:r w:rsidR="00810CF2">
            <w:instrText>PAGEREF _Toc1023888301 \h</w:instrText>
          </w:r>
          <w:r w:rsidR="00810CF2">
            <w:fldChar w:fldCharType="separate"/>
          </w:r>
          <w:r w:rsidRPr="10CEFF33">
            <w:rPr>
              <w:rStyle w:val="Hyperlink"/>
            </w:rPr>
            <w:t>3</w:t>
          </w:r>
          <w:r w:rsidR="00810CF2">
            <w:fldChar w:fldCharType="end"/>
          </w:r>
          <w:r>
            <w:fldChar w:fldCharType="end"/>
          </w:r>
        </w:p>
        <w:p w14:paraId="50F46A3C" w14:textId="0A26B23C" w:rsidR="00810CF2" w:rsidRDefault="10CEFF33">
          <w:pPr>
            <w:pStyle w:val="TOC2"/>
            <w:tabs>
              <w:tab w:val="left" w:pos="720"/>
              <w:tab w:val="right" w:leader="dot" w:pos="9615"/>
            </w:tabs>
            <w:rPr>
              <w:rStyle w:val="Hyperlink"/>
              <w:noProof/>
              <w:lang w:val="en-US"/>
            </w:rPr>
            <w:pPrChange w:id="4" w:author="Montalto, Alessandro" w:date="2026-03-31T09:37:00Z">
              <w:pPr/>
            </w:pPrChange>
          </w:pPr>
          <w:r>
            <w:fldChar w:fldCharType="begin"/>
          </w:r>
          <w:r>
            <w:instrText>HYPERLINK \l "_Toc1171697220" \h</w:instrText>
          </w:r>
          <w:r>
            <w:fldChar w:fldCharType="separate"/>
          </w:r>
          <w:r w:rsidRPr="10CEFF33">
            <w:rPr>
              <w:rStyle w:val="Hyperlink"/>
            </w:rPr>
            <w:t>1.2</w:t>
          </w:r>
          <w:r w:rsidR="00810CF2">
            <w:tab/>
          </w:r>
          <w:r w:rsidRPr="10CEFF33">
            <w:rPr>
              <w:rStyle w:val="Hyperlink"/>
            </w:rPr>
            <w:t>Obiettivi e valore atteso</w:t>
          </w:r>
          <w:r w:rsidR="00810CF2">
            <w:tab/>
          </w:r>
          <w:r w:rsidR="00810CF2">
            <w:fldChar w:fldCharType="begin"/>
          </w:r>
          <w:r w:rsidR="00810CF2">
            <w:instrText>PAGEREF _Toc1171697220 \h</w:instrText>
          </w:r>
          <w:r w:rsidR="00810CF2">
            <w:fldChar w:fldCharType="separate"/>
          </w:r>
          <w:r w:rsidRPr="10CEFF33">
            <w:rPr>
              <w:rStyle w:val="Hyperlink"/>
            </w:rPr>
            <w:t>3</w:t>
          </w:r>
          <w:r w:rsidR="00810CF2">
            <w:fldChar w:fldCharType="end"/>
          </w:r>
          <w:r>
            <w:fldChar w:fldCharType="end"/>
          </w:r>
        </w:p>
        <w:p w14:paraId="4B9C5597" w14:textId="25997692" w:rsidR="00810CF2" w:rsidRDefault="10CEFF33">
          <w:pPr>
            <w:pStyle w:val="TOC2"/>
            <w:tabs>
              <w:tab w:val="left" w:pos="720"/>
              <w:tab w:val="right" w:leader="dot" w:pos="9615"/>
            </w:tabs>
            <w:rPr>
              <w:rStyle w:val="Hyperlink"/>
              <w:noProof/>
              <w:lang w:val="en-US"/>
            </w:rPr>
            <w:pPrChange w:id="5" w:author="Montalto, Alessandro" w:date="2026-03-31T09:37:00Z">
              <w:pPr/>
            </w:pPrChange>
          </w:pPr>
          <w:r>
            <w:fldChar w:fldCharType="begin"/>
          </w:r>
          <w:r>
            <w:instrText>HYPERLINK \l "_Toc427396296" \h</w:instrText>
          </w:r>
          <w:r>
            <w:fldChar w:fldCharType="separate"/>
          </w:r>
          <w:r w:rsidRPr="10CEFF33">
            <w:rPr>
              <w:rStyle w:val="Hyperlink"/>
            </w:rPr>
            <w:t>1.3</w:t>
          </w:r>
          <w:r w:rsidR="00810CF2">
            <w:tab/>
          </w:r>
          <w:r w:rsidRPr="10CEFF33">
            <w:rPr>
              <w:rStyle w:val="Hyperlink"/>
            </w:rPr>
            <w:t>Principi guida e best practice</w:t>
          </w:r>
          <w:r w:rsidR="00810CF2">
            <w:tab/>
          </w:r>
          <w:r w:rsidR="00810CF2">
            <w:fldChar w:fldCharType="begin"/>
          </w:r>
          <w:r w:rsidR="00810CF2">
            <w:instrText>PAGEREF _Toc427396296 \h</w:instrText>
          </w:r>
          <w:r w:rsidR="00810CF2">
            <w:fldChar w:fldCharType="separate"/>
          </w:r>
          <w:r w:rsidRPr="10CEFF33">
            <w:rPr>
              <w:rStyle w:val="Hyperlink"/>
            </w:rPr>
            <w:t>4</w:t>
          </w:r>
          <w:r w:rsidR="00810CF2">
            <w:fldChar w:fldCharType="end"/>
          </w:r>
          <w:r>
            <w:fldChar w:fldCharType="end"/>
          </w:r>
        </w:p>
        <w:p w14:paraId="478C5ADF" w14:textId="1065E757" w:rsidR="00810CF2" w:rsidRDefault="10CEFF33">
          <w:pPr>
            <w:pStyle w:val="TOC2"/>
            <w:tabs>
              <w:tab w:val="left" w:pos="720"/>
              <w:tab w:val="right" w:leader="dot" w:pos="9615"/>
            </w:tabs>
            <w:rPr>
              <w:rStyle w:val="Hyperlink"/>
              <w:noProof/>
              <w:lang w:val="en-US"/>
            </w:rPr>
            <w:pPrChange w:id="6" w:author="Montalto, Alessandro" w:date="2026-03-31T09:37:00Z">
              <w:pPr/>
            </w:pPrChange>
          </w:pPr>
          <w:r>
            <w:fldChar w:fldCharType="begin"/>
          </w:r>
          <w:r>
            <w:instrText>HYPERLINK \l "_Toc537270437" \h</w:instrText>
          </w:r>
          <w:r>
            <w:fldChar w:fldCharType="separate"/>
          </w:r>
          <w:r w:rsidRPr="10CEFF33">
            <w:rPr>
              <w:rStyle w:val="Hyperlink"/>
            </w:rPr>
            <w:t>1.4</w:t>
          </w:r>
          <w:r w:rsidR="00810CF2">
            <w:tab/>
          </w:r>
          <w:r w:rsidRPr="10CEFF33">
            <w:rPr>
              <w:rStyle w:val="Hyperlink"/>
            </w:rPr>
            <w:t>Struttura del documento</w:t>
          </w:r>
          <w:r w:rsidR="00810CF2">
            <w:tab/>
          </w:r>
          <w:r w:rsidR="00810CF2">
            <w:fldChar w:fldCharType="begin"/>
          </w:r>
          <w:r w:rsidR="00810CF2">
            <w:instrText>PAGEREF _Toc537270437 \h</w:instrText>
          </w:r>
          <w:r w:rsidR="00810CF2">
            <w:fldChar w:fldCharType="separate"/>
          </w:r>
          <w:r w:rsidRPr="10CEFF33">
            <w:rPr>
              <w:rStyle w:val="Hyperlink"/>
            </w:rPr>
            <w:t>4</w:t>
          </w:r>
          <w:r w:rsidR="00810CF2">
            <w:fldChar w:fldCharType="end"/>
          </w:r>
          <w:r>
            <w:fldChar w:fldCharType="end"/>
          </w:r>
        </w:p>
        <w:p w14:paraId="6E86EEC2" w14:textId="638F6A0B" w:rsidR="00810CF2" w:rsidRDefault="10CEFF33">
          <w:pPr>
            <w:pStyle w:val="TOC1"/>
            <w:tabs>
              <w:tab w:val="left" w:pos="480"/>
              <w:tab w:val="right" w:leader="dot" w:pos="9615"/>
            </w:tabs>
            <w:rPr>
              <w:rStyle w:val="Hyperlink"/>
              <w:noProof/>
              <w:lang w:val="en-US"/>
            </w:rPr>
            <w:pPrChange w:id="7" w:author="Montalto, Alessandro" w:date="2026-03-31T09:37:00Z">
              <w:pPr/>
            </w:pPrChange>
          </w:pPr>
          <w:r>
            <w:fldChar w:fldCharType="begin"/>
          </w:r>
          <w:r>
            <w:instrText>HYPERLINK \l "_Toc1518288986" \h</w:instrText>
          </w:r>
          <w:r>
            <w:fldChar w:fldCharType="separate"/>
          </w:r>
          <w:r w:rsidRPr="10CEFF33">
            <w:rPr>
              <w:rStyle w:val="Hyperlink"/>
            </w:rPr>
            <w:t>2</w:t>
          </w:r>
          <w:r w:rsidR="00810CF2">
            <w:tab/>
          </w:r>
          <w:r w:rsidRPr="10CEFF33">
            <w:rPr>
              <w:rStyle w:val="Hyperlink"/>
            </w:rPr>
            <w:t>Attori coinvolti e gerarchia</w:t>
          </w:r>
          <w:r w:rsidR="00810CF2">
            <w:tab/>
          </w:r>
          <w:r w:rsidR="00810CF2">
            <w:fldChar w:fldCharType="begin"/>
          </w:r>
          <w:r w:rsidR="00810CF2">
            <w:instrText>PAGEREF _Toc1518288986 \h</w:instrText>
          </w:r>
          <w:r w:rsidR="00810CF2">
            <w:fldChar w:fldCharType="separate"/>
          </w:r>
          <w:r w:rsidRPr="10CEFF33">
            <w:rPr>
              <w:rStyle w:val="Hyperlink"/>
            </w:rPr>
            <w:t>4</w:t>
          </w:r>
          <w:r w:rsidR="00810CF2">
            <w:fldChar w:fldCharType="end"/>
          </w:r>
          <w:r>
            <w:fldChar w:fldCharType="end"/>
          </w:r>
        </w:p>
        <w:p w14:paraId="498268D6" w14:textId="5C4455A5" w:rsidR="00810CF2" w:rsidRDefault="10CEFF33">
          <w:pPr>
            <w:pStyle w:val="TOC2"/>
            <w:tabs>
              <w:tab w:val="left" w:pos="720"/>
              <w:tab w:val="right" w:leader="dot" w:pos="9615"/>
            </w:tabs>
            <w:rPr>
              <w:rStyle w:val="Hyperlink"/>
              <w:noProof/>
              <w:lang w:val="en-US"/>
            </w:rPr>
            <w:pPrChange w:id="8" w:author="Montalto, Alessandro" w:date="2026-03-31T09:37:00Z">
              <w:pPr/>
            </w:pPrChange>
          </w:pPr>
          <w:r>
            <w:fldChar w:fldCharType="begin"/>
          </w:r>
          <w:r>
            <w:instrText>HYPERLINK \l "_Toc970642335" \h</w:instrText>
          </w:r>
          <w:r>
            <w:fldChar w:fldCharType="separate"/>
          </w:r>
          <w:r w:rsidRPr="10CEFF33">
            <w:rPr>
              <w:rStyle w:val="Hyperlink"/>
            </w:rPr>
            <w:t>2.1</w:t>
          </w:r>
          <w:r w:rsidR="00810CF2">
            <w:tab/>
          </w:r>
          <w:r w:rsidRPr="10CEFF33">
            <w:rPr>
              <w:rStyle w:val="Hyperlink"/>
            </w:rPr>
            <w:t>Ruoli e responsabilità – Descrizione dettagliata</w:t>
          </w:r>
          <w:r w:rsidR="00810CF2">
            <w:tab/>
          </w:r>
          <w:r w:rsidR="00810CF2">
            <w:fldChar w:fldCharType="begin"/>
          </w:r>
          <w:r w:rsidR="00810CF2">
            <w:instrText>PAGEREF _Toc970642335 \h</w:instrText>
          </w:r>
          <w:r w:rsidR="00810CF2">
            <w:fldChar w:fldCharType="separate"/>
          </w:r>
          <w:r w:rsidRPr="10CEFF33">
            <w:rPr>
              <w:rStyle w:val="Hyperlink"/>
            </w:rPr>
            <w:t>5</w:t>
          </w:r>
          <w:r w:rsidR="00810CF2">
            <w:fldChar w:fldCharType="end"/>
          </w:r>
          <w:r>
            <w:fldChar w:fldCharType="end"/>
          </w:r>
        </w:p>
        <w:p w14:paraId="2AFCA3FF" w14:textId="6356B6DC" w:rsidR="00810CF2" w:rsidRDefault="10CEFF33">
          <w:pPr>
            <w:pStyle w:val="TOC2"/>
            <w:tabs>
              <w:tab w:val="left" w:pos="720"/>
              <w:tab w:val="right" w:leader="dot" w:pos="9615"/>
            </w:tabs>
            <w:rPr>
              <w:rStyle w:val="Hyperlink"/>
              <w:noProof/>
              <w:lang w:val="en-US"/>
            </w:rPr>
            <w:pPrChange w:id="9" w:author="Montalto, Alessandro" w:date="2026-03-31T09:37:00Z">
              <w:pPr/>
            </w:pPrChange>
          </w:pPr>
          <w:r>
            <w:fldChar w:fldCharType="begin"/>
          </w:r>
          <w:r>
            <w:instrText>HYPERLINK \l "_Toc1580316346" \h</w:instrText>
          </w:r>
          <w:r>
            <w:fldChar w:fldCharType="separate"/>
          </w:r>
          <w:r w:rsidRPr="10CEFF33">
            <w:rPr>
              <w:rStyle w:val="Hyperlink"/>
            </w:rPr>
            <w:t>2.2</w:t>
          </w:r>
          <w:r w:rsidR="00810CF2">
            <w:tab/>
          </w:r>
          <w:r w:rsidRPr="10CEFF33">
            <w:rPr>
              <w:rStyle w:val="Hyperlink"/>
            </w:rPr>
            <w:t>Permessi, coni di visibilità e azioni consentite</w:t>
          </w:r>
          <w:r w:rsidR="00810CF2">
            <w:tab/>
          </w:r>
          <w:r w:rsidR="00810CF2">
            <w:fldChar w:fldCharType="begin"/>
          </w:r>
          <w:r w:rsidR="00810CF2">
            <w:instrText>PAGEREF _Toc1580316346 \h</w:instrText>
          </w:r>
          <w:r w:rsidR="00810CF2">
            <w:fldChar w:fldCharType="separate"/>
          </w:r>
          <w:r w:rsidRPr="10CEFF33">
            <w:rPr>
              <w:rStyle w:val="Hyperlink"/>
            </w:rPr>
            <w:t>7</w:t>
          </w:r>
          <w:r w:rsidR="00810CF2">
            <w:fldChar w:fldCharType="end"/>
          </w:r>
          <w:r>
            <w:fldChar w:fldCharType="end"/>
          </w:r>
        </w:p>
        <w:p w14:paraId="392C47B4" w14:textId="0812A7D7" w:rsidR="00810CF2" w:rsidRDefault="10CEFF33">
          <w:pPr>
            <w:pStyle w:val="TOC1"/>
            <w:tabs>
              <w:tab w:val="left" w:pos="480"/>
              <w:tab w:val="right" w:leader="dot" w:pos="9615"/>
            </w:tabs>
            <w:rPr>
              <w:rStyle w:val="Hyperlink"/>
              <w:noProof/>
              <w:lang w:val="en-US"/>
            </w:rPr>
            <w:pPrChange w:id="10" w:author="Montalto, Alessandro" w:date="2026-03-31T09:37:00Z">
              <w:pPr/>
            </w:pPrChange>
          </w:pPr>
          <w:r>
            <w:fldChar w:fldCharType="begin"/>
          </w:r>
          <w:r>
            <w:instrText>HYPERLINK \l "_Toc1079472069" \h</w:instrText>
          </w:r>
          <w:r>
            <w:fldChar w:fldCharType="separate"/>
          </w:r>
          <w:r w:rsidRPr="10CEFF33">
            <w:rPr>
              <w:rStyle w:val="Hyperlink"/>
            </w:rPr>
            <w:t>3</w:t>
          </w:r>
          <w:r w:rsidR="00810CF2">
            <w:tab/>
          </w:r>
          <w:r w:rsidRPr="10CEFF33">
            <w:rPr>
              <w:rStyle w:val="Hyperlink"/>
            </w:rPr>
            <w:t>Modalità di navigazione sui dispositivi</w:t>
          </w:r>
          <w:r w:rsidR="00810CF2">
            <w:tab/>
          </w:r>
          <w:r w:rsidR="00810CF2">
            <w:fldChar w:fldCharType="begin"/>
          </w:r>
          <w:r w:rsidR="00810CF2">
            <w:instrText>PAGEREF _Toc1079472069 \h</w:instrText>
          </w:r>
          <w:r w:rsidR="00810CF2">
            <w:fldChar w:fldCharType="separate"/>
          </w:r>
          <w:r w:rsidRPr="10CEFF33">
            <w:rPr>
              <w:rStyle w:val="Hyperlink"/>
            </w:rPr>
            <w:t>12</w:t>
          </w:r>
          <w:r w:rsidR="00810CF2">
            <w:fldChar w:fldCharType="end"/>
          </w:r>
          <w:r>
            <w:fldChar w:fldCharType="end"/>
          </w:r>
        </w:p>
        <w:p w14:paraId="72C7849A" w14:textId="49303F3F" w:rsidR="00810CF2" w:rsidRDefault="10CEFF33">
          <w:pPr>
            <w:pStyle w:val="TOC1"/>
            <w:tabs>
              <w:tab w:val="left" w:pos="480"/>
              <w:tab w:val="right" w:leader="dot" w:pos="9615"/>
            </w:tabs>
            <w:rPr>
              <w:rStyle w:val="Hyperlink"/>
              <w:noProof/>
              <w:lang w:val="en-US"/>
            </w:rPr>
            <w:pPrChange w:id="11" w:author="Montalto, Alessandro" w:date="2026-03-31T09:37:00Z">
              <w:pPr/>
            </w:pPrChange>
          </w:pPr>
          <w:r>
            <w:fldChar w:fldCharType="begin"/>
          </w:r>
          <w:r>
            <w:instrText>HYPERLINK \l "_Toc2024633406" \h</w:instrText>
          </w:r>
          <w:r>
            <w:fldChar w:fldCharType="separate"/>
          </w:r>
          <w:r w:rsidRPr="10CEFF33">
            <w:rPr>
              <w:rStyle w:val="Hyperlink"/>
            </w:rPr>
            <w:t>4</w:t>
          </w:r>
          <w:r w:rsidR="00810CF2">
            <w:tab/>
          </w:r>
          <w:r w:rsidRPr="10CEFF33">
            <w:rPr>
              <w:rStyle w:val="Hyperlink"/>
            </w:rPr>
            <w:t>Configurazioni trasversali</w:t>
          </w:r>
          <w:r w:rsidR="00810CF2">
            <w:tab/>
          </w:r>
          <w:r w:rsidR="00810CF2">
            <w:fldChar w:fldCharType="begin"/>
          </w:r>
          <w:r w:rsidR="00810CF2">
            <w:instrText>PAGEREF _Toc2024633406 \h</w:instrText>
          </w:r>
          <w:r w:rsidR="00810CF2">
            <w:fldChar w:fldCharType="separate"/>
          </w:r>
          <w:r w:rsidRPr="10CEFF33">
            <w:rPr>
              <w:rStyle w:val="Hyperlink"/>
            </w:rPr>
            <w:t>13</w:t>
          </w:r>
          <w:r w:rsidR="00810CF2">
            <w:fldChar w:fldCharType="end"/>
          </w:r>
          <w:r>
            <w:fldChar w:fldCharType="end"/>
          </w:r>
        </w:p>
        <w:p w14:paraId="6B36FB55" w14:textId="24443151" w:rsidR="00810CF2" w:rsidRDefault="10CEFF33">
          <w:pPr>
            <w:pStyle w:val="TOC2"/>
            <w:tabs>
              <w:tab w:val="left" w:pos="720"/>
              <w:tab w:val="right" w:leader="dot" w:pos="9615"/>
            </w:tabs>
            <w:rPr>
              <w:rStyle w:val="Hyperlink"/>
              <w:noProof/>
              <w:lang w:val="en-US"/>
            </w:rPr>
            <w:pPrChange w:id="12" w:author="Montalto, Alessandro" w:date="2026-03-31T09:37:00Z">
              <w:pPr/>
            </w:pPrChange>
          </w:pPr>
          <w:r>
            <w:fldChar w:fldCharType="begin"/>
          </w:r>
          <w:r>
            <w:instrText>HYPERLINK \l "_Toc1609535113" \h</w:instrText>
          </w:r>
          <w:r>
            <w:fldChar w:fldCharType="separate"/>
          </w:r>
          <w:r w:rsidRPr="10CEFF33">
            <w:rPr>
              <w:rStyle w:val="Hyperlink"/>
            </w:rPr>
            <w:t>4.1</w:t>
          </w:r>
          <w:r w:rsidR="00810CF2">
            <w:tab/>
          </w:r>
          <w:r w:rsidRPr="10CEFF33">
            <w:rPr>
              <w:rStyle w:val="Hyperlink"/>
            </w:rPr>
            <w:t>Configurazioni di portafoglio retail</w:t>
          </w:r>
          <w:r w:rsidR="00810CF2">
            <w:tab/>
          </w:r>
          <w:r w:rsidR="00810CF2">
            <w:fldChar w:fldCharType="begin"/>
          </w:r>
          <w:r w:rsidR="00810CF2">
            <w:instrText>PAGEREF _Toc1609535113 \h</w:instrText>
          </w:r>
          <w:r w:rsidR="00810CF2">
            <w:fldChar w:fldCharType="separate"/>
          </w:r>
          <w:r w:rsidRPr="10CEFF33">
            <w:rPr>
              <w:rStyle w:val="Hyperlink"/>
            </w:rPr>
            <w:t>13</w:t>
          </w:r>
          <w:r w:rsidR="00810CF2">
            <w:fldChar w:fldCharType="end"/>
          </w:r>
          <w:r>
            <w:fldChar w:fldCharType="end"/>
          </w:r>
        </w:p>
        <w:p w14:paraId="3754E198" w14:textId="47E1B147" w:rsidR="00810CF2" w:rsidRDefault="10CEFF33">
          <w:pPr>
            <w:pStyle w:val="TOC2"/>
            <w:tabs>
              <w:tab w:val="left" w:pos="720"/>
              <w:tab w:val="right" w:leader="dot" w:pos="9615"/>
            </w:tabs>
            <w:rPr>
              <w:rStyle w:val="Hyperlink"/>
              <w:noProof/>
              <w:lang w:val="en-US"/>
            </w:rPr>
            <w:pPrChange w:id="13" w:author="Montalto, Alessandro" w:date="2026-03-31T09:37:00Z">
              <w:pPr/>
            </w:pPrChange>
          </w:pPr>
          <w:r>
            <w:fldChar w:fldCharType="begin"/>
          </w:r>
          <w:r>
            <w:instrText>HYPERLINK \l "_Toc542525448" \h</w:instrText>
          </w:r>
          <w:r>
            <w:fldChar w:fldCharType="separate"/>
          </w:r>
          <w:r w:rsidRPr="10CEFF33">
            <w:rPr>
              <w:rStyle w:val="Hyperlink"/>
            </w:rPr>
            <w:t>4.2</w:t>
          </w:r>
          <w:r w:rsidR="00810CF2">
            <w:tab/>
          </w:r>
          <w:r w:rsidRPr="10CEFF33">
            <w:rPr>
              <w:rStyle w:val="Hyperlink"/>
            </w:rPr>
            <w:t>Catalogo prodotti</w:t>
          </w:r>
          <w:r w:rsidR="00810CF2">
            <w:tab/>
          </w:r>
          <w:r w:rsidR="00810CF2">
            <w:fldChar w:fldCharType="begin"/>
          </w:r>
          <w:r w:rsidR="00810CF2">
            <w:instrText>PAGEREF _Toc542525448 \h</w:instrText>
          </w:r>
          <w:r w:rsidR="00810CF2">
            <w:fldChar w:fldCharType="separate"/>
          </w:r>
          <w:r w:rsidRPr="10CEFF33">
            <w:rPr>
              <w:rStyle w:val="Hyperlink"/>
            </w:rPr>
            <w:t>13</w:t>
          </w:r>
          <w:r w:rsidR="00810CF2">
            <w:fldChar w:fldCharType="end"/>
          </w:r>
          <w:r>
            <w:fldChar w:fldCharType="end"/>
          </w:r>
        </w:p>
        <w:p w14:paraId="4E5F457B" w14:textId="35D8BB17" w:rsidR="00810CF2" w:rsidRDefault="10CEFF33">
          <w:pPr>
            <w:pStyle w:val="TOC2"/>
            <w:tabs>
              <w:tab w:val="left" w:pos="720"/>
              <w:tab w:val="right" w:leader="dot" w:pos="9615"/>
            </w:tabs>
            <w:rPr>
              <w:rStyle w:val="Hyperlink"/>
              <w:noProof/>
              <w:lang w:val="en-US"/>
            </w:rPr>
            <w:pPrChange w:id="14" w:author="Montalto, Alessandro" w:date="2026-03-31T09:37:00Z">
              <w:pPr/>
            </w:pPrChange>
          </w:pPr>
          <w:r>
            <w:fldChar w:fldCharType="begin"/>
          </w:r>
          <w:r>
            <w:instrText>HYPERLINK \l "_Toc971525042" \h</w:instrText>
          </w:r>
          <w:r>
            <w:fldChar w:fldCharType="separate"/>
          </w:r>
          <w:r w:rsidRPr="10CEFF33">
            <w:rPr>
              <w:rStyle w:val="Hyperlink"/>
            </w:rPr>
            <w:t>4.3</w:t>
          </w:r>
          <w:r w:rsidR="00810CF2">
            <w:tab/>
          </w:r>
          <w:r w:rsidRPr="10CEFF33">
            <w:rPr>
              <w:rStyle w:val="Hyperlink"/>
            </w:rPr>
            <w:t>Riportafogliazioni</w:t>
          </w:r>
          <w:r w:rsidR="00810CF2">
            <w:tab/>
          </w:r>
          <w:r w:rsidR="00810CF2">
            <w:fldChar w:fldCharType="begin"/>
          </w:r>
          <w:r w:rsidR="00810CF2">
            <w:instrText>PAGEREF _Toc971525042 \h</w:instrText>
          </w:r>
          <w:r w:rsidR="00810CF2">
            <w:fldChar w:fldCharType="separate"/>
          </w:r>
          <w:r w:rsidRPr="10CEFF33">
            <w:rPr>
              <w:rStyle w:val="Hyperlink"/>
            </w:rPr>
            <w:t>13</w:t>
          </w:r>
          <w:r w:rsidR="00810CF2">
            <w:fldChar w:fldCharType="end"/>
          </w:r>
          <w:r>
            <w:fldChar w:fldCharType="end"/>
          </w:r>
        </w:p>
        <w:p w14:paraId="37F9618A" w14:textId="7985D8A5" w:rsidR="00810CF2" w:rsidRDefault="10CEFF33">
          <w:pPr>
            <w:pStyle w:val="TOC2"/>
            <w:tabs>
              <w:tab w:val="left" w:pos="720"/>
              <w:tab w:val="right" w:leader="dot" w:pos="9615"/>
            </w:tabs>
            <w:rPr>
              <w:rStyle w:val="Hyperlink"/>
              <w:noProof/>
              <w:lang w:val="en-US"/>
            </w:rPr>
            <w:pPrChange w:id="15" w:author="Montalto, Alessandro" w:date="2026-03-31T09:37:00Z">
              <w:pPr/>
            </w:pPrChange>
          </w:pPr>
          <w:r>
            <w:fldChar w:fldCharType="begin"/>
          </w:r>
          <w:r>
            <w:instrText>HYPERLINK \l "_Toc527807985" \h</w:instrText>
          </w:r>
          <w:r>
            <w:fldChar w:fldCharType="separate"/>
          </w:r>
          <w:r w:rsidRPr="10CEFF33">
            <w:rPr>
              <w:rStyle w:val="Hyperlink"/>
            </w:rPr>
            <w:t>4.4</w:t>
          </w:r>
          <w:r w:rsidR="00810CF2">
            <w:tab/>
          </w:r>
          <w:r w:rsidRPr="10CEFF33">
            <w:rPr>
              <w:rStyle w:val="Hyperlink"/>
            </w:rPr>
            <w:t>Tassonomia generale</w:t>
          </w:r>
          <w:r w:rsidR="00810CF2">
            <w:tab/>
          </w:r>
          <w:r w:rsidR="00810CF2">
            <w:fldChar w:fldCharType="begin"/>
          </w:r>
          <w:r w:rsidR="00810CF2">
            <w:instrText>PAGEREF _Toc527807985 \h</w:instrText>
          </w:r>
          <w:r w:rsidR="00810CF2">
            <w:fldChar w:fldCharType="separate"/>
          </w:r>
          <w:r w:rsidRPr="10CEFF33">
            <w:rPr>
              <w:rStyle w:val="Hyperlink"/>
            </w:rPr>
            <w:t>13</w:t>
          </w:r>
          <w:r w:rsidR="00810CF2">
            <w:fldChar w:fldCharType="end"/>
          </w:r>
          <w:r>
            <w:fldChar w:fldCharType="end"/>
          </w:r>
        </w:p>
        <w:p w14:paraId="751FCD83" w14:textId="711E5AA3" w:rsidR="00810CF2" w:rsidRDefault="10CEFF33">
          <w:pPr>
            <w:pStyle w:val="TOC2"/>
            <w:tabs>
              <w:tab w:val="left" w:pos="720"/>
              <w:tab w:val="right" w:leader="dot" w:pos="9615"/>
            </w:tabs>
            <w:rPr>
              <w:rStyle w:val="Hyperlink"/>
              <w:noProof/>
              <w:lang w:val="en-US"/>
            </w:rPr>
            <w:pPrChange w:id="16" w:author="Montalto, Alessandro" w:date="2026-03-31T09:37:00Z">
              <w:pPr/>
            </w:pPrChange>
          </w:pPr>
          <w:r>
            <w:fldChar w:fldCharType="begin"/>
          </w:r>
          <w:r>
            <w:instrText>HYPERLINK \l "_Toc463788864" \h</w:instrText>
          </w:r>
          <w:r>
            <w:fldChar w:fldCharType="separate"/>
          </w:r>
          <w:r w:rsidRPr="10CEFF33">
            <w:rPr>
              <w:rStyle w:val="Hyperlink"/>
            </w:rPr>
            <w:t>4.5</w:t>
          </w:r>
          <w:r w:rsidR="00810CF2">
            <w:tab/>
          </w:r>
          <w:r w:rsidRPr="10CEFF33">
            <w:rPr>
              <w:rStyle w:val="Hyperlink"/>
            </w:rPr>
            <w:t>Interazione filtro FrEE e coni di visibilità su CRM in gestione lead</w:t>
          </w:r>
          <w:r w:rsidR="00810CF2">
            <w:tab/>
          </w:r>
          <w:r w:rsidR="00810CF2">
            <w:fldChar w:fldCharType="begin"/>
          </w:r>
          <w:r w:rsidR="00810CF2">
            <w:instrText>PAGEREF _Toc463788864 \h</w:instrText>
          </w:r>
          <w:r w:rsidR="00810CF2">
            <w:fldChar w:fldCharType="separate"/>
          </w:r>
          <w:r w:rsidRPr="10CEFF33">
            <w:rPr>
              <w:rStyle w:val="Hyperlink"/>
            </w:rPr>
            <w:t>14</w:t>
          </w:r>
          <w:r w:rsidR="00810CF2">
            <w:fldChar w:fldCharType="end"/>
          </w:r>
          <w:r>
            <w:fldChar w:fldCharType="end"/>
          </w:r>
        </w:p>
        <w:p w14:paraId="601C0762" w14:textId="4230598C" w:rsidR="00810CF2" w:rsidRDefault="10CEFF33">
          <w:pPr>
            <w:pStyle w:val="TOC2"/>
            <w:tabs>
              <w:tab w:val="left" w:pos="720"/>
              <w:tab w:val="right" w:leader="dot" w:pos="9615"/>
            </w:tabs>
            <w:rPr>
              <w:rStyle w:val="Hyperlink"/>
              <w:noProof/>
              <w:lang w:val="en-US"/>
            </w:rPr>
            <w:pPrChange w:id="17" w:author="Montalto, Alessandro" w:date="2026-03-31T09:37:00Z">
              <w:pPr/>
            </w:pPrChange>
          </w:pPr>
          <w:r>
            <w:fldChar w:fldCharType="begin"/>
          </w:r>
          <w:r>
            <w:instrText>HYPERLINK \l "_Toc422904401" \h</w:instrText>
          </w:r>
          <w:r>
            <w:fldChar w:fldCharType="separate"/>
          </w:r>
          <w:r w:rsidRPr="10CEFF33">
            <w:rPr>
              <w:rStyle w:val="Hyperlink"/>
            </w:rPr>
            <w:t>4.6</w:t>
          </w:r>
          <w:r w:rsidR="00810CF2">
            <w:tab/>
          </w:r>
          <w:r w:rsidRPr="10CEFF33">
            <w:rPr>
              <w:rStyle w:val="Hyperlink"/>
            </w:rPr>
            <w:t>Classificazione di lead per flusso di origine</w:t>
          </w:r>
          <w:r w:rsidR="00810CF2">
            <w:tab/>
          </w:r>
          <w:r w:rsidR="00810CF2">
            <w:fldChar w:fldCharType="begin"/>
          </w:r>
          <w:r w:rsidR="00810CF2">
            <w:instrText>PAGEREF _Toc422904401 \h</w:instrText>
          </w:r>
          <w:r w:rsidR="00810CF2">
            <w:fldChar w:fldCharType="separate"/>
          </w:r>
          <w:r w:rsidRPr="10CEFF33">
            <w:rPr>
              <w:rStyle w:val="Hyperlink"/>
            </w:rPr>
            <w:t>14</w:t>
          </w:r>
          <w:r w:rsidR="00810CF2">
            <w:fldChar w:fldCharType="end"/>
          </w:r>
          <w:r>
            <w:fldChar w:fldCharType="end"/>
          </w:r>
        </w:p>
        <w:p w14:paraId="2E5430EA" w14:textId="633CC496" w:rsidR="00810CF2" w:rsidRDefault="10CEFF33">
          <w:pPr>
            <w:pStyle w:val="TOC2"/>
            <w:tabs>
              <w:tab w:val="left" w:pos="720"/>
              <w:tab w:val="right" w:leader="dot" w:pos="9615"/>
            </w:tabs>
            <w:rPr>
              <w:rStyle w:val="Hyperlink"/>
              <w:noProof/>
              <w:lang w:val="en-US"/>
            </w:rPr>
            <w:pPrChange w:id="18" w:author="Montalto, Alessandro" w:date="2026-03-31T09:37:00Z">
              <w:pPr/>
            </w:pPrChange>
          </w:pPr>
          <w:r>
            <w:fldChar w:fldCharType="begin"/>
          </w:r>
          <w:r>
            <w:instrText>HYPERLINK \l "_Toc1091875505" \h</w:instrText>
          </w:r>
          <w:r>
            <w:fldChar w:fldCharType="separate"/>
          </w:r>
          <w:r w:rsidRPr="10CEFF33">
            <w:rPr>
              <w:rStyle w:val="Hyperlink"/>
            </w:rPr>
            <w:t>4.7</w:t>
          </w:r>
          <w:r w:rsidR="00810CF2">
            <w:tab/>
          </w:r>
          <w:r w:rsidRPr="10CEFF33">
            <w:rPr>
              <w:rStyle w:val="Hyperlink"/>
            </w:rPr>
            <w:t>Visualizzazione lead e suggerimenti, tempistiche di assegnazione/lavorazione e presa in carico</w:t>
          </w:r>
          <w:r w:rsidR="00810CF2">
            <w:tab/>
          </w:r>
          <w:r w:rsidR="00810CF2">
            <w:fldChar w:fldCharType="begin"/>
          </w:r>
          <w:r w:rsidR="00810CF2">
            <w:instrText>PAGEREF _Toc1091875505 \h</w:instrText>
          </w:r>
          <w:r w:rsidR="00810CF2">
            <w:fldChar w:fldCharType="separate"/>
          </w:r>
          <w:r w:rsidRPr="10CEFF33">
            <w:rPr>
              <w:rStyle w:val="Hyperlink"/>
            </w:rPr>
            <w:t>15</w:t>
          </w:r>
          <w:r w:rsidR="00810CF2">
            <w:fldChar w:fldCharType="end"/>
          </w:r>
          <w:r>
            <w:fldChar w:fldCharType="end"/>
          </w:r>
        </w:p>
        <w:p w14:paraId="6EE55394" w14:textId="0E1987BE" w:rsidR="00810CF2" w:rsidRDefault="10CEFF33">
          <w:pPr>
            <w:pStyle w:val="TOC2"/>
            <w:tabs>
              <w:tab w:val="left" w:pos="720"/>
              <w:tab w:val="right" w:leader="dot" w:pos="9615"/>
            </w:tabs>
            <w:rPr>
              <w:rStyle w:val="Hyperlink"/>
              <w:noProof/>
              <w:lang w:val="en-US"/>
            </w:rPr>
            <w:pPrChange w:id="19" w:author="Montalto, Alessandro" w:date="2026-03-31T09:37:00Z">
              <w:pPr/>
            </w:pPrChange>
          </w:pPr>
          <w:r>
            <w:fldChar w:fldCharType="begin"/>
          </w:r>
          <w:r>
            <w:instrText>HYPERLINK \l "_Toc545415983" \h</w:instrText>
          </w:r>
          <w:r>
            <w:fldChar w:fldCharType="separate"/>
          </w:r>
          <w:r w:rsidRPr="10CEFF33">
            <w:rPr>
              <w:rStyle w:val="Hyperlink"/>
            </w:rPr>
            <w:t>4.8</w:t>
          </w:r>
          <w:r w:rsidR="00810CF2">
            <w:tab/>
          </w:r>
          <w:r w:rsidRPr="10CEFF33">
            <w:rPr>
              <w:rStyle w:val="Hyperlink"/>
            </w:rPr>
            <w:t>Esiti per tipologie di iniziative</w:t>
          </w:r>
          <w:r w:rsidR="00810CF2">
            <w:tab/>
          </w:r>
          <w:r w:rsidR="00810CF2">
            <w:fldChar w:fldCharType="begin"/>
          </w:r>
          <w:r w:rsidR="00810CF2">
            <w:instrText>PAGEREF _Toc545415983 \h</w:instrText>
          </w:r>
          <w:r w:rsidR="00810CF2">
            <w:fldChar w:fldCharType="separate"/>
          </w:r>
          <w:r w:rsidRPr="10CEFF33">
            <w:rPr>
              <w:rStyle w:val="Hyperlink"/>
            </w:rPr>
            <w:t>17</w:t>
          </w:r>
          <w:r w:rsidR="00810CF2">
            <w:fldChar w:fldCharType="end"/>
          </w:r>
          <w:r>
            <w:fldChar w:fldCharType="end"/>
          </w:r>
        </w:p>
        <w:p w14:paraId="6EC4350C" w14:textId="591B5F60" w:rsidR="00810CF2" w:rsidRDefault="10CEFF33">
          <w:pPr>
            <w:pStyle w:val="TOC2"/>
            <w:tabs>
              <w:tab w:val="left" w:pos="720"/>
              <w:tab w:val="right" w:leader="dot" w:pos="9615"/>
            </w:tabs>
            <w:rPr>
              <w:rStyle w:val="Hyperlink"/>
              <w:noProof/>
              <w:lang w:val="en-US"/>
            </w:rPr>
            <w:pPrChange w:id="20" w:author="Montalto, Alessandro" w:date="2026-03-31T09:37:00Z">
              <w:pPr/>
            </w:pPrChange>
          </w:pPr>
          <w:r>
            <w:fldChar w:fldCharType="begin"/>
          </w:r>
          <w:r>
            <w:instrText>HYPERLINK \l "_Toc884952979" \h</w:instrText>
          </w:r>
          <w:r>
            <w:fldChar w:fldCharType="separate"/>
          </w:r>
          <w:r w:rsidRPr="10CEFF33">
            <w:rPr>
              <w:rStyle w:val="Hyperlink"/>
            </w:rPr>
            <w:t>4.9</w:t>
          </w:r>
          <w:r w:rsidR="00810CF2">
            <w:tab/>
          </w:r>
          <w:r w:rsidRPr="10CEFF33">
            <w:rPr>
              <w:rStyle w:val="Hyperlink"/>
            </w:rPr>
            <w:t>Definizione livelli di priorità lead in MVP0 (soluzione temporanea prima dell’implementazione del motore di prioritizzazione previsto in MVP successivi)</w:t>
          </w:r>
          <w:r w:rsidR="00810CF2">
            <w:tab/>
          </w:r>
          <w:r w:rsidR="00810CF2">
            <w:fldChar w:fldCharType="begin"/>
          </w:r>
          <w:r w:rsidR="00810CF2">
            <w:instrText>PAGEREF _Toc884952979 \h</w:instrText>
          </w:r>
          <w:r w:rsidR="00810CF2">
            <w:fldChar w:fldCharType="separate"/>
          </w:r>
          <w:r w:rsidRPr="10CEFF33">
            <w:rPr>
              <w:rStyle w:val="Hyperlink"/>
            </w:rPr>
            <w:t>19</w:t>
          </w:r>
          <w:r w:rsidR="00810CF2">
            <w:fldChar w:fldCharType="end"/>
          </w:r>
          <w:r>
            <w:fldChar w:fldCharType="end"/>
          </w:r>
        </w:p>
        <w:p w14:paraId="7833F6EE" w14:textId="409116D5" w:rsidR="00810CF2" w:rsidRDefault="10CEFF33">
          <w:pPr>
            <w:pStyle w:val="TOC2"/>
            <w:tabs>
              <w:tab w:val="left" w:pos="720"/>
              <w:tab w:val="right" w:leader="dot" w:pos="9615"/>
            </w:tabs>
            <w:rPr>
              <w:rStyle w:val="Hyperlink"/>
              <w:noProof/>
              <w:lang w:val="en-US"/>
            </w:rPr>
            <w:pPrChange w:id="21" w:author="Montalto, Alessandro" w:date="2026-03-31T09:37:00Z">
              <w:pPr/>
            </w:pPrChange>
          </w:pPr>
          <w:r>
            <w:fldChar w:fldCharType="begin"/>
          </w:r>
          <w:r>
            <w:instrText>HYPERLINK \l "_Toc680752939" \h</w:instrText>
          </w:r>
          <w:r>
            <w:fldChar w:fldCharType="separate"/>
          </w:r>
          <w:r w:rsidRPr="10CEFF33">
            <w:rPr>
              <w:rStyle w:val="Hyperlink"/>
            </w:rPr>
            <w:t>4.1</w:t>
          </w:r>
          <w:r w:rsidR="00810CF2">
            <w:tab/>
          </w:r>
          <w:r w:rsidRPr="10CEFF33">
            <w:rPr>
              <w:rStyle w:val="Hyperlink"/>
            </w:rPr>
            <w:t>Fonti alimentanti – vista generale</w:t>
          </w:r>
          <w:r w:rsidR="00810CF2">
            <w:tab/>
          </w:r>
          <w:r w:rsidR="00810CF2">
            <w:fldChar w:fldCharType="begin"/>
          </w:r>
          <w:r w:rsidR="00810CF2">
            <w:instrText>PAGEREF _Toc680752939 \h</w:instrText>
          </w:r>
          <w:r w:rsidR="00810CF2">
            <w:fldChar w:fldCharType="separate"/>
          </w:r>
          <w:r w:rsidRPr="10CEFF33">
            <w:rPr>
              <w:rStyle w:val="Hyperlink"/>
            </w:rPr>
            <w:t>21</w:t>
          </w:r>
          <w:r w:rsidR="00810CF2">
            <w:fldChar w:fldCharType="end"/>
          </w:r>
          <w:r>
            <w:fldChar w:fldCharType="end"/>
          </w:r>
        </w:p>
        <w:p w14:paraId="7C95061D" w14:textId="23BFC5C4" w:rsidR="00810CF2" w:rsidRDefault="10CEFF33">
          <w:pPr>
            <w:pStyle w:val="TOC2"/>
            <w:tabs>
              <w:tab w:val="left" w:pos="720"/>
              <w:tab w:val="right" w:leader="dot" w:pos="9615"/>
            </w:tabs>
            <w:rPr>
              <w:rStyle w:val="Hyperlink"/>
              <w:noProof/>
              <w:lang w:val="en-US"/>
            </w:rPr>
            <w:pPrChange w:id="22" w:author="Montalto, Alessandro" w:date="2026-03-31T09:37:00Z">
              <w:pPr/>
            </w:pPrChange>
          </w:pPr>
          <w:r>
            <w:fldChar w:fldCharType="begin"/>
          </w:r>
          <w:r>
            <w:instrText>HYPERLINK \l "_Toc187699245" \h</w:instrText>
          </w:r>
          <w:r>
            <w:fldChar w:fldCharType="separate"/>
          </w:r>
          <w:r w:rsidRPr="10CEFF33">
            <w:rPr>
              <w:rStyle w:val="Hyperlink"/>
            </w:rPr>
            <w:t>4.2</w:t>
          </w:r>
          <w:r w:rsidR="00810CF2">
            <w:tab/>
          </w:r>
          <w:r w:rsidRPr="10CEFF33">
            <w:rPr>
              <w:rStyle w:val="Hyperlink"/>
            </w:rPr>
            <w:t>Next best product</w:t>
          </w:r>
          <w:r w:rsidR="00810CF2">
            <w:tab/>
          </w:r>
          <w:r w:rsidR="00810CF2">
            <w:fldChar w:fldCharType="begin"/>
          </w:r>
          <w:r w:rsidR="00810CF2">
            <w:instrText>PAGEREF _Toc187699245 \h</w:instrText>
          </w:r>
          <w:r w:rsidR="00810CF2">
            <w:fldChar w:fldCharType="separate"/>
          </w:r>
          <w:r w:rsidRPr="10CEFF33">
            <w:rPr>
              <w:rStyle w:val="Hyperlink"/>
            </w:rPr>
            <w:t>21</w:t>
          </w:r>
          <w:r w:rsidR="00810CF2">
            <w:fldChar w:fldCharType="end"/>
          </w:r>
          <w:r>
            <w:fldChar w:fldCharType="end"/>
          </w:r>
        </w:p>
        <w:p w14:paraId="7C1877E6" w14:textId="5CE4F68C" w:rsidR="00810CF2" w:rsidRDefault="10CEFF33">
          <w:pPr>
            <w:pStyle w:val="TOC1"/>
            <w:tabs>
              <w:tab w:val="left" w:pos="480"/>
              <w:tab w:val="right" w:leader="dot" w:pos="9615"/>
            </w:tabs>
            <w:rPr>
              <w:rStyle w:val="Hyperlink"/>
              <w:noProof/>
              <w:lang w:val="en-US"/>
            </w:rPr>
            <w:pPrChange w:id="23" w:author="Montalto, Alessandro" w:date="2026-03-31T09:37:00Z">
              <w:pPr/>
            </w:pPrChange>
          </w:pPr>
          <w:r>
            <w:fldChar w:fldCharType="begin"/>
          </w:r>
          <w:r>
            <w:instrText>HYPERLINK \l "_Toc1949586270" \h</w:instrText>
          </w:r>
          <w:r>
            <w:fldChar w:fldCharType="separate"/>
          </w:r>
          <w:r w:rsidRPr="10CEFF33">
            <w:rPr>
              <w:rStyle w:val="Hyperlink"/>
            </w:rPr>
            <w:t>5</w:t>
          </w:r>
          <w:r w:rsidR="00810CF2">
            <w:tab/>
          </w:r>
          <w:r w:rsidRPr="10CEFF33">
            <w:rPr>
              <w:rStyle w:val="Hyperlink"/>
            </w:rPr>
            <w:t>Retail</w:t>
          </w:r>
          <w:r w:rsidR="00810CF2">
            <w:tab/>
          </w:r>
          <w:r w:rsidR="00810CF2">
            <w:fldChar w:fldCharType="begin"/>
          </w:r>
          <w:r w:rsidR="00810CF2">
            <w:instrText>PAGEREF _Toc1949586270 \h</w:instrText>
          </w:r>
          <w:r w:rsidR="00810CF2">
            <w:fldChar w:fldCharType="separate"/>
          </w:r>
          <w:r w:rsidRPr="10CEFF33">
            <w:rPr>
              <w:rStyle w:val="Hyperlink"/>
            </w:rPr>
            <w:t>22</w:t>
          </w:r>
          <w:r w:rsidR="00810CF2">
            <w:fldChar w:fldCharType="end"/>
          </w:r>
          <w:r>
            <w:fldChar w:fldCharType="end"/>
          </w:r>
        </w:p>
        <w:p w14:paraId="51BCAC03" w14:textId="2CE9908E" w:rsidR="00810CF2" w:rsidRDefault="10CEFF33">
          <w:pPr>
            <w:pStyle w:val="TOC2"/>
            <w:tabs>
              <w:tab w:val="left" w:pos="720"/>
              <w:tab w:val="right" w:leader="dot" w:pos="9615"/>
            </w:tabs>
            <w:rPr>
              <w:rStyle w:val="Hyperlink"/>
              <w:noProof/>
              <w:lang w:val="en-US"/>
            </w:rPr>
            <w:pPrChange w:id="24" w:author="Montalto, Alessandro" w:date="2026-03-31T09:37:00Z">
              <w:pPr/>
            </w:pPrChange>
          </w:pPr>
          <w:r>
            <w:fldChar w:fldCharType="begin"/>
          </w:r>
          <w:r>
            <w:instrText>HYPERLINK \l "_Toc1488262860" \h</w:instrText>
          </w:r>
          <w:r>
            <w:fldChar w:fldCharType="separate"/>
          </w:r>
          <w:r w:rsidRPr="10CEFF33">
            <w:rPr>
              <w:rStyle w:val="Hyperlink"/>
            </w:rPr>
            <w:t>5.1</w:t>
          </w:r>
          <w:r w:rsidR="00810CF2">
            <w:tab/>
          </w:r>
          <w:r w:rsidRPr="10CEFF33">
            <w:rPr>
              <w:rStyle w:val="Hyperlink"/>
            </w:rPr>
            <w:t>Elementi comuni</w:t>
          </w:r>
          <w:r w:rsidR="00810CF2">
            <w:tab/>
          </w:r>
          <w:r w:rsidR="00810CF2">
            <w:fldChar w:fldCharType="begin"/>
          </w:r>
          <w:r w:rsidR="00810CF2">
            <w:instrText>PAGEREF _Toc1488262860 \h</w:instrText>
          </w:r>
          <w:r w:rsidR="00810CF2">
            <w:fldChar w:fldCharType="separate"/>
          </w:r>
          <w:r w:rsidRPr="10CEFF33">
            <w:rPr>
              <w:rStyle w:val="Hyperlink"/>
            </w:rPr>
            <w:t>22</w:t>
          </w:r>
          <w:r w:rsidR="00810CF2">
            <w:fldChar w:fldCharType="end"/>
          </w:r>
          <w:r>
            <w:fldChar w:fldCharType="end"/>
          </w:r>
        </w:p>
        <w:p w14:paraId="4E1FD9DD" w14:textId="52DA1D30" w:rsidR="00810CF2" w:rsidRDefault="10CEFF33">
          <w:pPr>
            <w:pStyle w:val="TOC3"/>
            <w:tabs>
              <w:tab w:val="left" w:pos="1200"/>
              <w:tab w:val="right" w:leader="dot" w:pos="9615"/>
            </w:tabs>
            <w:rPr>
              <w:rStyle w:val="Hyperlink"/>
              <w:noProof/>
              <w:lang w:val="en-US"/>
            </w:rPr>
            <w:pPrChange w:id="25" w:author="Montalto, Alessandro" w:date="2026-03-31T09:37:00Z">
              <w:pPr/>
            </w:pPrChange>
          </w:pPr>
          <w:r>
            <w:fldChar w:fldCharType="begin"/>
          </w:r>
          <w:r>
            <w:instrText>HYPERLINK \l "_Toc1219441777" \h</w:instrText>
          </w:r>
          <w:r>
            <w:fldChar w:fldCharType="separate"/>
          </w:r>
          <w:r w:rsidRPr="10CEFF33">
            <w:rPr>
              <w:rStyle w:val="Hyperlink"/>
            </w:rPr>
            <w:t>5.1.1</w:t>
          </w:r>
          <w:r w:rsidR="00810CF2">
            <w:tab/>
          </w:r>
          <w:r w:rsidRPr="10CEFF33">
            <w:rPr>
              <w:rStyle w:val="Hyperlink"/>
            </w:rPr>
            <w:t>Elementi comuni FrEE con impatti previsti</w:t>
          </w:r>
          <w:r w:rsidR="00810CF2">
            <w:tab/>
          </w:r>
          <w:r w:rsidR="00810CF2">
            <w:fldChar w:fldCharType="begin"/>
          </w:r>
          <w:r w:rsidR="00810CF2">
            <w:instrText>PAGEREF _Toc1219441777 \h</w:instrText>
          </w:r>
          <w:r w:rsidR="00810CF2">
            <w:fldChar w:fldCharType="separate"/>
          </w:r>
          <w:r w:rsidRPr="10CEFF33">
            <w:rPr>
              <w:rStyle w:val="Hyperlink"/>
            </w:rPr>
            <w:t>22</w:t>
          </w:r>
          <w:r w:rsidR="00810CF2">
            <w:fldChar w:fldCharType="end"/>
          </w:r>
          <w:r>
            <w:fldChar w:fldCharType="end"/>
          </w:r>
        </w:p>
        <w:p w14:paraId="36F5C6E8" w14:textId="2F97EC78" w:rsidR="00810CF2" w:rsidRDefault="10CEFF33">
          <w:pPr>
            <w:pStyle w:val="TOC3"/>
            <w:tabs>
              <w:tab w:val="left" w:pos="1200"/>
              <w:tab w:val="right" w:leader="dot" w:pos="9615"/>
            </w:tabs>
            <w:rPr>
              <w:rStyle w:val="Hyperlink"/>
              <w:noProof/>
              <w:lang w:val="en-US"/>
            </w:rPr>
            <w:pPrChange w:id="26" w:author="Montalto, Alessandro" w:date="2026-03-31T09:37:00Z">
              <w:pPr/>
            </w:pPrChange>
          </w:pPr>
          <w:r>
            <w:fldChar w:fldCharType="begin"/>
          </w:r>
          <w:r>
            <w:instrText>HYPERLINK \l "_Toc112685489" \h</w:instrText>
          </w:r>
          <w:r>
            <w:fldChar w:fldCharType="separate"/>
          </w:r>
          <w:r w:rsidRPr="10CEFF33">
            <w:rPr>
              <w:rStyle w:val="Hyperlink"/>
            </w:rPr>
            <w:t>5.1.2</w:t>
          </w:r>
          <w:r w:rsidR="00810CF2">
            <w:tab/>
          </w:r>
          <w:r w:rsidRPr="10CEFF33">
            <w:rPr>
              <w:rStyle w:val="Hyperlink"/>
            </w:rPr>
            <w:t>Collaborazione</w:t>
          </w:r>
          <w:r w:rsidR="00810CF2">
            <w:tab/>
          </w:r>
          <w:r w:rsidR="00810CF2">
            <w:fldChar w:fldCharType="begin"/>
          </w:r>
          <w:r w:rsidR="00810CF2">
            <w:instrText>PAGEREF _Toc112685489 \h</w:instrText>
          </w:r>
          <w:r w:rsidR="00810CF2">
            <w:fldChar w:fldCharType="separate"/>
          </w:r>
          <w:r w:rsidRPr="10CEFF33">
            <w:rPr>
              <w:rStyle w:val="Hyperlink"/>
            </w:rPr>
            <w:t>22</w:t>
          </w:r>
          <w:r w:rsidR="00810CF2">
            <w:fldChar w:fldCharType="end"/>
          </w:r>
          <w:r>
            <w:fldChar w:fldCharType="end"/>
          </w:r>
        </w:p>
        <w:p w14:paraId="0DDC8109" w14:textId="71A954A2" w:rsidR="00810CF2" w:rsidRDefault="10CEFF33">
          <w:pPr>
            <w:pStyle w:val="TOC3"/>
            <w:tabs>
              <w:tab w:val="left" w:pos="1200"/>
              <w:tab w:val="right" w:leader="dot" w:pos="9615"/>
            </w:tabs>
            <w:rPr>
              <w:rStyle w:val="Hyperlink"/>
              <w:noProof/>
              <w:lang w:val="en-US"/>
            </w:rPr>
            <w:pPrChange w:id="27" w:author="Montalto, Alessandro" w:date="2026-03-31T09:37:00Z">
              <w:pPr/>
            </w:pPrChange>
          </w:pPr>
          <w:r>
            <w:fldChar w:fldCharType="begin"/>
          </w:r>
          <w:r>
            <w:instrText>HYPERLINK \l "_Toc1281112232" \h</w:instrText>
          </w:r>
          <w:r>
            <w:fldChar w:fldCharType="separate"/>
          </w:r>
          <w:r w:rsidRPr="10CEFF33">
            <w:rPr>
              <w:rStyle w:val="Hyperlink"/>
            </w:rPr>
            <w:t>5.1.3</w:t>
          </w:r>
          <w:r w:rsidR="00810CF2">
            <w:tab/>
          </w:r>
          <w:r w:rsidRPr="10CEFF33">
            <w:rPr>
              <w:rStyle w:val="Hyperlink"/>
            </w:rPr>
            <w:t>Action cross</w:t>
          </w:r>
          <w:r w:rsidR="00810CF2">
            <w:tab/>
          </w:r>
          <w:r w:rsidR="00810CF2">
            <w:fldChar w:fldCharType="begin"/>
          </w:r>
          <w:r w:rsidR="00810CF2">
            <w:instrText>PAGEREF _Toc1281112232 \h</w:instrText>
          </w:r>
          <w:r w:rsidR="00810CF2">
            <w:fldChar w:fldCharType="separate"/>
          </w:r>
          <w:r w:rsidRPr="10CEFF33">
            <w:rPr>
              <w:rStyle w:val="Hyperlink"/>
            </w:rPr>
            <w:t>23</w:t>
          </w:r>
          <w:r w:rsidR="00810CF2">
            <w:fldChar w:fldCharType="end"/>
          </w:r>
          <w:r>
            <w:fldChar w:fldCharType="end"/>
          </w:r>
        </w:p>
        <w:p w14:paraId="5F4EE612" w14:textId="307BF976" w:rsidR="00810CF2" w:rsidRDefault="10CEFF33">
          <w:pPr>
            <w:pStyle w:val="TOC2"/>
            <w:tabs>
              <w:tab w:val="left" w:pos="720"/>
              <w:tab w:val="right" w:leader="dot" w:pos="9615"/>
            </w:tabs>
            <w:rPr>
              <w:rStyle w:val="Hyperlink"/>
              <w:noProof/>
              <w:lang w:val="en-US"/>
            </w:rPr>
            <w:pPrChange w:id="28" w:author="Montalto, Alessandro" w:date="2026-03-31T09:37:00Z">
              <w:pPr/>
            </w:pPrChange>
          </w:pPr>
          <w:r>
            <w:fldChar w:fldCharType="begin"/>
          </w:r>
          <w:r>
            <w:instrText>HYPERLINK \l "_Toc2494987" \h</w:instrText>
          </w:r>
          <w:r>
            <w:fldChar w:fldCharType="separate"/>
          </w:r>
          <w:r w:rsidRPr="10CEFF33">
            <w:rPr>
              <w:rStyle w:val="Hyperlink"/>
            </w:rPr>
            <w:t>5.2</w:t>
          </w:r>
          <w:r w:rsidR="00810CF2">
            <w:tab/>
          </w:r>
          <w:r w:rsidRPr="10CEFF33">
            <w:rPr>
              <w:rStyle w:val="Hyperlink"/>
            </w:rPr>
            <w:t>Widget di integrazione tra FrEE e CRM</w:t>
          </w:r>
          <w:r w:rsidR="00810CF2">
            <w:tab/>
          </w:r>
          <w:r w:rsidR="00810CF2">
            <w:fldChar w:fldCharType="begin"/>
          </w:r>
          <w:r w:rsidR="00810CF2">
            <w:instrText>PAGEREF _Toc2494987 \h</w:instrText>
          </w:r>
          <w:r w:rsidR="00810CF2">
            <w:fldChar w:fldCharType="separate"/>
          </w:r>
          <w:r w:rsidRPr="10CEFF33">
            <w:rPr>
              <w:rStyle w:val="Hyperlink"/>
            </w:rPr>
            <w:t>24</w:t>
          </w:r>
          <w:r w:rsidR="00810CF2">
            <w:fldChar w:fldCharType="end"/>
          </w:r>
          <w:r>
            <w:fldChar w:fldCharType="end"/>
          </w:r>
        </w:p>
        <w:p w14:paraId="70DD3C65" w14:textId="741EE3FA" w:rsidR="00810CF2" w:rsidRDefault="10CEFF33">
          <w:pPr>
            <w:pStyle w:val="TOC2"/>
            <w:tabs>
              <w:tab w:val="left" w:pos="720"/>
              <w:tab w:val="right" w:leader="dot" w:pos="9615"/>
            </w:tabs>
            <w:rPr>
              <w:rStyle w:val="Hyperlink"/>
              <w:noProof/>
              <w:lang w:val="en-US"/>
            </w:rPr>
            <w:pPrChange w:id="29" w:author="Montalto, Alessandro" w:date="2026-03-31T09:37:00Z">
              <w:pPr/>
            </w:pPrChange>
          </w:pPr>
          <w:r>
            <w:fldChar w:fldCharType="begin"/>
          </w:r>
          <w:r>
            <w:instrText>HYPERLINK \l "_Toc619276033" \h</w:instrText>
          </w:r>
          <w:r>
            <w:fldChar w:fldCharType="separate"/>
          </w:r>
          <w:r w:rsidRPr="10CEFF33">
            <w:rPr>
              <w:rStyle w:val="Hyperlink"/>
            </w:rPr>
            <w:t>5.3</w:t>
          </w:r>
          <w:r w:rsidR="00810CF2">
            <w:tab/>
          </w:r>
          <w:r w:rsidRPr="10CEFF33">
            <w:rPr>
              <w:rStyle w:val="Hyperlink"/>
            </w:rPr>
            <w:t>3La mia giornata</w:t>
          </w:r>
          <w:r w:rsidR="00810CF2">
            <w:tab/>
          </w:r>
          <w:r w:rsidR="00810CF2">
            <w:fldChar w:fldCharType="begin"/>
          </w:r>
          <w:r w:rsidR="00810CF2">
            <w:instrText>PAGEREF _Toc619276033 \h</w:instrText>
          </w:r>
          <w:r w:rsidR="00810CF2">
            <w:fldChar w:fldCharType="separate"/>
          </w:r>
          <w:r w:rsidRPr="10CEFF33">
            <w:rPr>
              <w:rStyle w:val="Hyperlink"/>
            </w:rPr>
            <w:t>24</w:t>
          </w:r>
          <w:r w:rsidR="00810CF2">
            <w:fldChar w:fldCharType="end"/>
          </w:r>
          <w:r>
            <w:fldChar w:fldCharType="end"/>
          </w:r>
        </w:p>
        <w:p w14:paraId="7262D232" w14:textId="4FD7FA28" w:rsidR="00810CF2" w:rsidRDefault="10CEFF33">
          <w:pPr>
            <w:pStyle w:val="TOC2"/>
            <w:tabs>
              <w:tab w:val="left" w:pos="720"/>
              <w:tab w:val="right" w:leader="dot" w:pos="9615"/>
            </w:tabs>
            <w:rPr>
              <w:rStyle w:val="Hyperlink"/>
              <w:noProof/>
              <w:lang w:val="en-US"/>
            </w:rPr>
            <w:pPrChange w:id="30" w:author="Montalto, Alessandro" w:date="2026-03-31T09:37:00Z">
              <w:pPr/>
            </w:pPrChange>
          </w:pPr>
          <w:r>
            <w:fldChar w:fldCharType="begin"/>
          </w:r>
          <w:r>
            <w:instrText>HYPERLINK \l "_Toc300536190" \h</w:instrText>
          </w:r>
          <w:r>
            <w:fldChar w:fldCharType="separate"/>
          </w:r>
          <w:r w:rsidRPr="10CEFF33">
            <w:rPr>
              <w:rStyle w:val="Hyperlink"/>
            </w:rPr>
            <w:t>5.4</w:t>
          </w:r>
          <w:r w:rsidR="00810CF2">
            <w:tab/>
          </w:r>
          <w:r w:rsidRPr="10CEFF33">
            <w:rPr>
              <w:rStyle w:val="Hyperlink"/>
            </w:rPr>
            <w:t>Vista lead e suggerimenti</w:t>
          </w:r>
          <w:r w:rsidR="00810CF2">
            <w:tab/>
          </w:r>
          <w:r w:rsidR="00810CF2">
            <w:fldChar w:fldCharType="begin"/>
          </w:r>
          <w:r w:rsidR="00810CF2">
            <w:instrText>PAGEREF _Toc300536190 \h</w:instrText>
          </w:r>
          <w:r w:rsidR="00810CF2">
            <w:fldChar w:fldCharType="separate"/>
          </w:r>
          <w:r w:rsidRPr="10CEFF33">
            <w:rPr>
              <w:rStyle w:val="Hyperlink"/>
            </w:rPr>
            <w:t>27</w:t>
          </w:r>
          <w:r w:rsidR="00810CF2">
            <w:fldChar w:fldCharType="end"/>
          </w:r>
          <w:r>
            <w:fldChar w:fldCharType="end"/>
          </w:r>
        </w:p>
        <w:p w14:paraId="5426AA65" w14:textId="204A9143" w:rsidR="00810CF2" w:rsidRDefault="10CEFF33">
          <w:pPr>
            <w:pStyle w:val="TOC2"/>
            <w:tabs>
              <w:tab w:val="left" w:pos="720"/>
              <w:tab w:val="right" w:leader="dot" w:pos="9615"/>
            </w:tabs>
            <w:rPr>
              <w:rStyle w:val="Hyperlink"/>
              <w:noProof/>
              <w:lang w:val="en-US"/>
            </w:rPr>
            <w:pPrChange w:id="31" w:author="Montalto, Alessandro" w:date="2026-03-31T09:37:00Z">
              <w:pPr/>
            </w:pPrChange>
          </w:pPr>
          <w:r>
            <w:fldChar w:fldCharType="begin"/>
          </w:r>
          <w:r>
            <w:instrText>HYPERLINK \l "_Toc687513649" \h</w:instrText>
          </w:r>
          <w:r>
            <w:fldChar w:fldCharType="separate"/>
          </w:r>
          <w:r w:rsidRPr="10CEFF33">
            <w:rPr>
              <w:rStyle w:val="Hyperlink"/>
            </w:rPr>
            <w:t>5.5</w:t>
          </w:r>
          <w:r w:rsidR="00810CF2">
            <w:tab/>
          </w:r>
          <w:r w:rsidRPr="10CEFF33">
            <w:rPr>
              <w:rStyle w:val="Hyperlink"/>
            </w:rPr>
            <w:t>Scheda lead e suggerimenti</w:t>
          </w:r>
          <w:r w:rsidR="00810CF2">
            <w:tab/>
          </w:r>
          <w:r w:rsidR="00810CF2">
            <w:fldChar w:fldCharType="begin"/>
          </w:r>
          <w:r w:rsidR="00810CF2">
            <w:instrText>PAGEREF _Toc687513649 \h</w:instrText>
          </w:r>
          <w:r w:rsidR="00810CF2">
            <w:fldChar w:fldCharType="separate"/>
          </w:r>
          <w:r w:rsidRPr="10CEFF33">
            <w:rPr>
              <w:rStyle w:val="Hyperlink"/>
            </w:rPr>
            <w:t>31</w:t>
          </w:r>
          <w:r w:rsidR="00810CF2">
            <w:fldChar w:fldCharType="end"/>
          </w:r>
          <w:r>
            <w:fldChar w:fldCharType="end"/>
          </w:r>
        </w:p>
        <w:p w14:paraId="6A63C3A0" w14:textId="33E78718" w:rsidR="00810CF2" w:rsidRDefault="10CEFF33">
          <w:pPr>
            <w:pStyle w:val="TOC2"/>
            <w:tabs>
              <w:tab w:val="left" w:pos="720"/>
              <w:tab w:val="right" w:leader="dot" w:pos="9615"/>
            </w:tabs>
            <w:rPr>
              <w:rStyle w:val="Hyperlink"/>
              <w:noProof/>
              <w:lang w:val="en-US"/>
            </w:rPr>
            <w:pPrChange w:id="32" w:author="Montalto, Alessandro" w:date="2026-03-31T09:37:00Z">
              <w:pPr/>
            </w:pPrChange>
          </w:pPr>
          <w:r>
            <w:fldChar w:fldCharType="begin"/>
          </w:r>
          <w:r>
            <w:instrText>HYPERLINK \l "_Toc1282272736" \h</w:instrText>
          </w:r>
          <w:r>
            <w:fldChar w:fldCharType="separate"/>
          </w:r>
          <w:r w:rsidRPr="10CEFF33">
            <w:rPr>
              <w:rStyle w:val="Hyperlink"/>
            </w:rPr>
            <w:t>5.6</w:t>
          </w:r>
          <w:r w:rsidR="00810CF2">
            <w:tab/>
          </w:r>
          <w:r w:rsidRPr="10CEFF33">
            <w:rPr>
              <w:rStyle w:val="Hyperlink"/>
            </w:rPr>
            <w:t>Gestione lead e suggerimenti  con esito “venduto”</w:t>
          </w:r>
          <w:r w:rsidR="00810CF2">
            <w:tab/>
          </w:r>
          <w:r w:rsidR="00810CF2">
            <w:fldChar w:fldCharType="begin"/>
          </w:r>
          <w:r w:rsidR="00810CF2">
            <w:instrText>PAGEREF _Toc1282272736 \h</w:instrText>
          </w:r>
          <w:r w:rsidR="00810CF2">
            <w:fldChar w:fldCharType="separate"/>
          </w:r>
          <w:r w:rsidRPr="10CEFF33">
            <w:rPr>
              <w:rStyle w:val="Hyperlink"/>
            </w:rPr>
            <w:t>36</w:t>
          </w:r>
          <w:r w:rsidR="00810CF2">
            <w:fldChar w:fldCharType="end"/>
          </w:r>
          <w:r>
            <w:fldChar w:fldCharType="end"/>
          </w:r>
        </w:p>
        <w:p w14:paraId="1054B04A" w14:textId="57C0E2A4" w:rsidR="00810CF2" w:rsidRDefault="10CEFF33">
          <w:pPr>
            <w:pStyle w:val="TOC2"/>
            <w:tabs>
              <w:tab w:val="left" w:pos="720"/>
              <w:tab w:val="right" w:leader="dot" w:pos="9615"/>
            </w:tabs>
            <w:rPr>
              <w:rStyle w:val="Hyperlink"/>
              <w:noProof/>
              <w:lang w:val="en-US"/>
            </w:rPr>
            <w:pPrChange w:id="33" w:author="Montalto, Alessandro" w:date="2026-03-31T09:37:00Z">
              <w:pPr/>
            </w:pPrChange>
          </w:pPr>
          <w:r>
            <w:lastRenderedPageBreak/>
            <w:fldChar w:fldCharType="begin"/>
          </w:r>
          <w:r>
            <w:instrText>HYPERLINK \l "_Toc487955585" \h</w:instrText>
          </w:r>
          <w:r>
            <w:fldChar w:fldCharType="separate"/>
          </w:r>
          <w:r w:rsidRPr="10CEFF33">
            <w:rPr>
              <w:rStyle w:val="Hyperlink"/>
            </w:rPr>
            <w:t>5.7</w:t>
          </w:r>
          <w:r w:rsidR="00810CF2">
            <w:tab/>
          </w:r>
          <w:r w:rsidRPr="10CEFF33">
            <w:rPr>
              <w:rStyle w:val="Hyperlink"/>
            </w:rPr>
            <w:t>Gestione lead e suggerimenti con esito “Non interessato”</w:t>
          </w:r>
          <w:r w:rsidR="00810CF2">
            <w:tab/>
          </w:r>
          <w:r w:rsidR="00810CF2">
            <w:fldChar w:fldCharType="begin"/>
          </w:r>
          <w:r w:rsidR="00810CF2">
            <w:instrText>PAGEREF _Toc487955585 \h</w:instrText>
          </w:r>
          <w:r w:rsidR="00810CF2">
            <w:fldChar w:fldCharType="separate"/>
          </w:r>
          <w:r w:rsidRPr="10CEFF33">
            <w:rPr>
              <w:rStyle w:val="Hyperlink"/>
            </w:rPr>
            <w:t>38</w:t>
          </w:r>
          <w:r w:rsidR="00810CF2">
            <w:fldChar w:fldCharType="end"/>
          </w:r>
          <w:r>
            <w:fldChar w:fldCharType="end"/>
          </w:r>
        </w:p>
        <w:p w14:paraId="1BFBAE39" w14:textId="006EA749" w:rsidR="00810CF2" w:rsidRDefault="10CEFF33">
          <w:pPr>
            <w:pStyle w:val="TOC2"/>
            <w:tabs>
              <w:tab w:val="left" w:pos="720"/>
              <w:tab w:val="right" w:leader="dot" w:pos="9615"/>
            </w:tabs>
            <w:rPr>
              <w:rStyle w:val="Hyperlink"/>
              <w:noProof/>
              <w:lang w:val="en-US"/>
            </w:rPr>
            <w:pPrChange w:id="34" w:author="Montalto, Alessandro" w:date="2026-03-31T09:37:00Z">
              <w:pPr/>
            </w:pPrChange>
          </w:pPr>
          <w:r>
            <w:fldChar w:fldCharType="begin"/>
          </w:r>
          <w:r>
            <w:instrText>HYPERLINK \l "_Toc1944212805" \h</w:instrText>
          </w:r>
          <w:r>
            <w:fldChar w:fldCharType="separate"/>
          </w:r>
          <w:r w:rsidRPr="10CEFF33">
            <w:rPr>
              <w:rStyle w:val="Hyperlink"/>
            </w:rPr>
            <w:t>5.8</w:t>
          </w:r>
          <w:r w:rsidR="00810CF2">
            <w:tab/>
          </w:r>
          <w:r w:rsidRPr="10CEFF33">
            <w:rPr>
              <w:rStyle w:val="Hyperlink"/>
            </w:rPr>
            <w:t>Gestione lead e suggerimenti con esito “Fissa un appuntamento”</w:t>
          </w:r>
          <w:r w:rsidR="00810CF2">
            <w:tab/>
          </w:r>
          <w:r w:rsidR="00810CF2">
            <w:fldChar w:fldCharType="begin"/>
          </w:r>
          <w:r w:rsidR="00810CF2">
            <w:instrText>PAGEREF _Toc1944212805 \h</w:instrText>
          </w:r>
          <w:r w:rsidR="00810CF2">
            <w:fldChar w:fldCharType="separate"/>
          </w:r>
          <w:r w:rsidRPr="10CEFF33">
            <w:rPr>
              <w:rStyle w:val="Hyperlink"/>
            </w:rPr>
            <w:t>38</w:t>
          </w:r>
          <w:r w:rsidR="00810CF2">
            <w:fldChar w:fldCharType="end"/>
          </w:r>
          <w:r>
            <w:fldChar w:fldCharType="end"/>
          </w:r>
        </w:p>
        <w:p w14:paraId="2157820C" w14:textId="7BBFE143" w:rsidR="00810CF2" w:rsidRDefault="10CEFF33">
          <w:pPr>
            <w:pStyle w:val="TOC2"/>
            <w:tabs>
              <w:tab w:val="left" w:pos="720"/>
              <w:tab w:val="right" w:leader="dot" w:pos="9615"/>
            </w:tabs>
            <w:rPr>
              <w:rStyle w:val="Hyperlink"/>
              <w:noProof/>
              <w:lang w:val="en-US"/>
            </w:rPr>
            <w:pPrChange w:id="35" w:author="Montalto, Alessandro" w:date="2026-03-31T09:37:00Z">
              <w:pPr/>
            </w:pPrChange>
          </w:pPr>
          <w:r>
            <w:fldChar w:fldCharType="begin"/>
          </w:r>
          <w:r>
            <w:instrText>HYPERLINK \l "_Toc2125579843" \h</w:instrText>
          </w:r>
          <w:r>
            <w:fldChar w:fldCharType="separate"/>
          </w:r>
          <w:r w:rsidRPr="10CEFF33">
            <w:rPr>
              <w:rStyle w:val="Hyperlink"/>
            </w:rPr>
            <w:t>5.9</w:t>
          </w:r>
          <w:r w:rsidR="00810CF2">
            <w:tab/>
          </w:r>
          <w:r w:rsidRPr="10CEFF33">
            <w:rPr>
              <w:rStyle w:val="Hyperlink"/>
            </w:rPr>
            <w:t>Gestione lead e suggerimenti con esito “Interessato per il futuro”</w:t>
          </w:r>
          <w:r w:rsidR="00810CF2">
            <w:tab/>
          </w:r>
          <w:r w:rsidR="00810CF2">
            <w:fldChar w:fldCharType="begin"/>
          </w:r>
          <w:r w:rsidR="00810CF2">
            <w:instrText>PAGEREF _Toc2125579843 \h</w:instrText>
          </w:r>
          <w:r w:rsidR="00810CF2">
            <w:fldChar w:fldCharType="separate"/>
          </w:r>
          <w:r w:rsidRPr="10CEFF33">
            <w:rPr>
              <w:rStyle w:val="Hyperlink"/>
            </w:rPr>
            <w:t>39</w:t>
          </w:r>
          <w:r w:rsidR="00810CF2">
            <w:fldChar w:fldCharType="end"/>
          </w:r>
          <w:r>
            <w:fldChar w:fldCharType="end"/>
          </w:r>
        </w:p>
        <w:p w14:paraId="3524C8D2" w14:textId="4BD770A4" w:rsidR="00810CF2" w:rsidRDefault="10CEFF33">
          <w:pPr>
            <w:pStyle w:val="TOC2"/>
            <w:tabs>
              <w:tab w:val="left" w:pos="720"/>
              <w:tab w:val="right" w:leader="dot" w:pos="9615"/>
            </w:tabs>
            <w:rPr>
              <w:rStyle w:val="Hyperlink"/>
              <w:noProof/>
              <w:lang w:val="en-US"/>
            </w:rPr>
            <w:pPrChange w:id="36" w:author="Montalto, Alessandro" w:date="2026-03-31T09:37:00Z">
              <w:pPr/>
            </w:pPrChange>
          </w:pPr>
          <w:r>
            <w:fldChar w:fldCharType="begin"/>
          </w:r>
          <w:r>
            <w:instrText>HYPERLINK \l "_Toc845068273" \h</w:instrText>
          </w:r>
          <w:r>
            <w:fldChar w:fldCharType="separate"/>
          </w:r>
          <w:r w:rsidRPr="10CEFF33">
            <w:rPr>
              <w:rStyle w:val="Hyperlink"/>
            </w:rPr>
            <w:t>5.10</w:t>
          </w:r>
          <w:r w:rsidR="00810CF2">
            <w:tab/>
          </w:r>
          <w:r w:rsidRPr="10CEFF33">
            <w:rPr>
              <w:rStyle w:val="Hyperlink"/>
            </w:rPr>
            <w:t>Gestione lead e suggerimenti con esito “Impossibilità a procedere”</w:t>
          </w:r>
          <w:r w:rsidR="00810CF2">
            <w:tab/>
          </w:r>
          <w:r w:rsidR="00810CF2">
            <w:fldChar w:fldCharType="begin"/>
          </w:r>
          <w:r w:rsidR="00810CF2">
            <w:instrText>PAGEREF _Toc845068273 \h</w:instrText>
          </w:r>
          <w:r w:rsidR="00810CF2">
            <w:fldChar w:fldCharType="separate"/>
          </w:r>
          <w:r w:rsidRPr="10CEFF33">
            <w:rPr>
              <w:rStyle w:val="Hyperlink"/>
            </w:rPr>
            <w:t>39</w:t>
          </w:r>
          <w:r w:rsidR="00810CF2">
            <w:fldChar w:fldCharType="end"/>
          </w:r>
          <w:r>
            <w:fldChar w:fldCharType="end"/>
          </w:r>
        </w:p>
        <w:p w14:paraId="5F38FE8C" w14:textId="3C493001" w:rsidR="00810CF2" w:rsidRDefault="10CEFF33">
          <w:pPr>
            <w:pStyle w:val="TOC2"/>
            <w:tabs>
              <w:tab w:val="left" w:pos="720"/>
              <w:tab w:val="right" w:leader="dot" w:pos="9615"/>
            </w:tabs>
            <w:rPr>
              <w:rStyle w:val="Hyperlink"/>
              <w:noProof/>
              <w:lang w:val="en-US"/>
            </w:rPr>
            <w:pPrChange w:id="37" w:author="Montalto, Alessandro" w:date="2026-03-31T09:37:00Z">
              <w:pPr/>
            </w:pPrChange>
          </w:pPr>
          <w:r>
            <w:fldChar w:fldCharType="begin"/>
          </w:r>
          <w:r>
            <w:instrText>HYPERLINK \l "_Toc1511297621" \h</w:instrText>
          </w:r>
          <w:r>
            <w:fldChar w:fldCharType="separate"/>
          </w:r>
          <w:r w:rsidRPr="10CEFF33">
            <w:rPr>
              <w:rStyle w:val="Hyperlink"/>
            </w:rPr>
            <w:t>5.11</w:t>
          </w:r>
          <w:r w:rsidR="00810CF2">
            <w:tab/>
          </w:r>
          <w:r w:rsidRPr="10CEFF33">
            <w:rPr>
              <w:rStyle w:val="Hyperlink"/>
            </w:rPr>
            <w:t>Gestione lead con esito “Eseguito” (Lead non mirate alla vendita)</w:t>
          </w:r>
          <w:r w:rsidR="00810CF2">
            <w:tab/>
          </w:r>
          <w:r w:rsidR="00810CF2">
            <w:fldChar w:fldCharType="begin"/>
          </w:r>
          <w:r w:rsidR="00810CF2">
            <w:instrText>PAGEREF _Toc1511297621 \h</w:instrText>
          </w:r>
          <w:r w:rsidR="00810CF2">
            <w:fldChar w:fldCharType="separate"/>
          </w:r>
          <w:r w:rsidRPr="10CEFF33">
            <w:rPr>
              <w:rStyle w:val="Hyperlink"/>
            </w:rPr>
            <w:t>39</w:t>
          </w:r>
          <w:r w:rsidR="00810CF2">
            <w:fldChar w:fldCharType="end"/>
          </w:r>
          <w:r>
            <w:fldChar w:fldCharType="end"/>
          </w:r>
        </w:p>
        <w:p w14:paraId="288A2E08" w14:textId="2DE61CDC" w:rsidR="00810CF2" w:rsidRDefault="10CEFF33">
          <w:pPr>
            <w:pStyle w:val="TOC2"/>
            <w:tabs>
              <w:tab w:val="left" w:pos="720"/>
              <w:tab w:val="right" w:leader="dot" w:pos="9615"/>
            </w:tabs>
            <w:rPr>
              <w:rStyle w:val="Hyperlink"/>
              <w:noProof/>
              <w:lang w:val="en-US"/>
            </w:rPr>
            <w:pPrChange w:id="38" w:author="Montalto, Alessandro" w:date="2026-03-31T09:37:00Z">
              <w:pPr/>
            </w:pPrChange>
          </w:pPr>
          <w:r>
            <w:fldChar w:fldCharType="begin"/>
          </w:r>
          <w:r>
            <w:instrText>HYPERLINK \l "_Toc1885094805" \h</w:instrText>
          </w:r>
          <w:r>
            <w:fldChar w:fldCharType="separate"/>
          </w:r>
          <w:r w:rsidRPr="10CEFF33">
            <w:rPr>
              <w:rStyle w:val="Hyperlink"/>
            </w:rPr>
            <w:t>5.12</w:t>
          </w:r>
          <w:r w:rsidR="00810CF2">
            <w:tab/>
          </w:r>
          <w:r w:rsidRPr="10CEFF33">
            <w:rPr>
              <w:rStyle w:val="Hyperlink"/>
            </w:rPr>
            <w:t>Gestione lead e suggerimenti con esito multiplo</w:t>
          </w:r>
          <w:r w:rsidR="00810CF2">
            <w:tab/>
          </w:r>
          <w:r w:rsidR="00810CF2">
            <w:fldChar w:fldCharType="begin"/>
          </w:r>
          <w:r w:rsidR="00810CF2">
            <w:instrText>PAGEREF _Toc1885094805 \h</w:instrText>
          </w:r>
          <w:r w:rsidR="00810CF2">
            <w:fldChar w:fldCharType="separate"/>
          </w:r>
          <w:r w:rsidRPr="10CEFF33">
            <w:rPr>
              <w:rStyle w:val="Hyperlink"/>
            </w:rPr>
            <w:t>40</w:t>
          </w:r>
          <w:r w:rsidR="00810CF2">
            <w:fldChar w:fldCharType="end"/>
          </w:r>
          <w:r>
            <w:fldChar w:fldCharType="end"/>
          </w:r>
        </w:p>
        <w:p w14:paraId="5814B555" w14:textId="2C623215" w:rsidR="00810CF2" w:rsidRDefault="10CEFF33">
          <w:pPr>
            <w:pStyle w:val="TOC2"/>
            <w:tabs>
              <w:tab w:val="left" w:pos="720"/>
              <w:tab w:val="right" w:leader="dot" w:pos="9615"/>
            </w:tabs>
            <w:rPr>
              <w:rStyle w:val="Hyperlink"/>
              <w:noProof/>
              <w:lang w:val="en-US"/>
            </w:rPr>
            <w:pPrChange w:id="39" w:author="Montalto, Alessandro" w:date="2026-03-31T09:37:00Z">
              <w:pPr/>
            </w:pPrChange>
          </w:pPr>
          <w:r>
            <w:fldChar w:fldCharType="begin"/>
          </w:r>
          <w:r>
            <w:instrText>HYPERLINK \l "_Toc882795019" \h</w:instrText>
          </w:r>
          <w:r>
            <w:fldChar w:fldCharType="separate"/>
          </w:r>
          <w:r w:rsidRPr="10CEFF33">
            <w:rPr>
              <w:rStyle w:val="Hyperlink"/>
            </w:rPr>
            <w:t>5.13</w:t>
          </w:r>
          <w:r w:rsidR="00810CF2">
            <w:tab/>
          </w:r>
          <w:r w:rsidRPr="10CEFF33">
            <w:rPr>
              <w:rStyle w:val="Hyperlink"/>
            </w:rPr>
            <w:t>Gestione lead e suggerimenti con inserimento prodotto aggiuntivo in esito</w:t>
          </w:r>
          <w:r w:rsidR="00810CF2">
            <w:tab/>
          </w:r>
          <w:r w:rsidR="00810CF2">
            <w:fldChar w:fldCharType="begin"/>
          </w:r>
          <w:r w:rsidR="00810CF2">
            <w:instrText>PAGEREF _Toc882795019 \h</w:instrText>
          </w:r>
          <w:r w:rsidR="00810CF2">
            <w:fldChar w:fldCharType="separate"/>
          </w:r>
          <w:r w:rsidRPr="10CEFF33">
            <w:rPr>
              <w:rStyle w:val="Hyperlink"/>
            </w:rPr>
            <w:t>40</w:t>
          </w:r>
          <w:r w:rsidR="00810CF2">
            <w:fldChar w:fldCharType="end"/>
          </w:r>
          <w:r>
            <w:fldChar w:fldCharType="end"/>
          </w:r>
        </w:p>
        <w:p w14:paraId="2D7D6236" w14:textId="56FD0BEC" w:rsidR="00810CF2" w:rsidRDefault="10CEFF33">
          <w:pPr>
            <w:pStyle w:val="TOC2"/>
            <w:tabs>
              <w:tab w:val="left" w:pos="720"/>
              <w:tab w:val="right" w:leader="dot" w:pos="9615"/>
            </w:tabs>
            <w:rPr>
              <w:rStyle w:val="Hyperlink"/>
              <w:noProof/>
              <w:lang w:val="en-US"/>
            </w:rPr>
            <w:pPrChange w:id="40" w:author="Montalto, Alessandro" w:date="2026-03-31T09:37:00Z">
              <w:pPr/>
            </w:pPrChange>
          </w:pPr>
          <w:r>
            <w:fldChar w:fldCharType="begin"/>
          </w:r>
          <w:r>
            <w:instrText>HYPERLINK \l "_Toc1842423354" \h</w:instrText>
          </w:r>
          <w:r>
            <w:fldChar w:fldCharType="separate"/>
          </w:r>
          <w:r w:rsidRPr="10CEFF33">
            <w:rPr>
              <w:rStyle w:val="Hyperlink"/>
            </w:rPr>
            <w:t>5.14</w:t>
          </w:r>
          <w:r w:rsidR="00810CF2">
            <w:tab/>
          </w:r>
          <w:r w:rsidRPr="10CEFF33">
            <w:rPr>
              <w:rStyle w:val="Hyperlink"/>
            </w:rPr>
            <w:t>Gestione lead e suggerimenti con registrazione tentativo di contatto</w:t>
          </w:r>
          <w:r w:rsidR="00810CF2">
            <w:tab/>
          </w:r>
          <w:r w:rsidR="00810CF2">
            <w:fldChar w:fldCharType="begin"/>
          </w:r>
          <w:r w:rsidR="00810CF2">
            <w:instrText>PAGEREF _Toc1842423354 \h</w:instrText>
          </w:r>
          <w:r w:rsidR="00810CF2">
            <w:fldChar w:fldCharType="separate"/>
          </w:r>
          <w:r w:rsidRPr="10CEFF33">
            <w:rPr>
              <w:rStyle w:val="Hyperlink"/>
            </w:rPr>
            <w:t>41</w:t>
          </w:r>
          <w:r w:rsidR="00810CF2">
            <w:fldChar w:fldCharType="end"/>
          </w:r>
          <w:r>
            <w:fldChar w:fldCharType="end"/>
          </w:r>
        </w:p>
        <w:p w14:paraId="3E2D6D69" w14:textId="3F090A70" w:rsidR="00810CF2" w:rsidRDefault="10CEFF33">
          <w:pPr>
            <w:pStyle w:val="TOC2"/>
            <w:tabs>
              <w:tab w:val="left" w:pos="720"/>
              <w:tab w:val="right" w:leader="dot" w:pos="9615"/>
            </w:tabs>
            <w:rPr>
              <w:rStyle w:val="Hyperlink"/>
              <w:noProof/>
              <w:lang w:val="en-US"/>
            </w:rPr>
            <w:pPrChange w:id="41" w:author="Montalto, Alessandro" w:date="2026-03-31T09:37:00Z">
              <w:pPr/>
            </w:pPrChange>
          </w:pPr>
          <w:r>
            <w:fldChar w:fldCharType="begin"/>
          </w:r>
          <w:r>
            <w:instrText>HYPERLINK \l "_Toc1788021276" \h</w:instrText>
          </w:r>
          <w:r>
            <w:fldChar w:fldCharType="separate"/>
          </w:r>
          <w:r w:rsidRPr="10CEFF33">
            <w:rPr>
              <w:rStyle w:val="Hyperlink"/>
            </w:rPr>
            <w:t>5.15</w:t>
          </w:r>
          <w:r w:rsidR="00810CF2">
            <w:tab/>
          </w:r>
          <w:r w:rsidRPr="10CEFF33">
            <w:rPr>
              <w:rStyle w:val="Hyperlink"/>
            </w:rPr>
            <w:t>Gestione lead e suggerimenti con registrazione recapito di contatto non valido (indirizzi di recapito inesistenti)</w:t>
          </w:r>
          <w:r w:rsidR="00810CF2">
            <w:tab/>
          </w:r>
          <w:r w:rsidR="00810CF2">
            <w:fldChar w:fldCharType="begin"/>
          </w:r>
          <w:r w:rsidR="00810CF2">
            <w:instrText>PAGEREF _Toc1788021276 \h</w:instrText>
          </w:r>
          <w:r w:rsidR="00810CF2">
            <w:fldChar w:fldCharType="separate"/>
          </w:r>
          <w:r w:rsidRPr="10CEFF33">
            <w:rPr>
              <w:rStyle w:val="Hyperlink"/>
            </w:rPr>
            <w:t>41</w:t>
          </w:r>
          <w:r w:rsidR="00810CF2">
            <w:fldChar w:fldCharType="end"/>
          </w:r>
          <w:r>
            <w:fldChar w:fldCharType="end"/>
          </w:r>
        </w:p>
        <w:p w14:paraId="6FCB2D08" w14:textId="77332512" w:rsidR="00810CF2" w:rsidRDefault="10CEFF33">
          <w:pPr>
            <w:pStyle w:val="TOC2"/>
            <w:tabs>
              <w:tab w:val="left" w:pos="720"/>
              <w:tab w:val="right" w:leader="dot" w:pos="9615"/>
            </w:tabs>
            <w:rPr>
              <w:rStyle w:val="Hyperlink"/>
              <w:noProof/>
              <w:lang w:val="en-US"/>
            </w:rPr>
            <w:pPrChange w:id="42" w:author="Montalto, Alessandro" w:date="2026-03-31T09:37:00Z">
              <w:pPr/>
            </w:pPrChange>
          </w:pPr>
          <w:r>
            <w:fldChar w:fldCharType="begin"/>
          </w:r>
          <w:r>
            <w:instrText>HYPERLINK \l "_Toc1286275024" \h</w:instrText>
          </w:r>
          <w:r>
            <w:fldChar w:fldCharType="separate"/>
          </w:r>
          <w:r w:rsidRPr="10CEFF33">
            <w:rPr>
              <w:rStyle w:val="Hyperlink"/>
            </w:rPr>
            <w:t>5.16</w:t>
          </w:r>
          <w:r w:rsidR="00810CF2">
            <w:tab/>
          </w:r>
          <w:r w:rsidRPr="10CEFF33">
            <w:rPr>
              <w:rStyle w:val="Hyperlink"/>
            </w:rPr>
            <w:t>Creazione nuova lead spontanea di cliente o ex cliente (anagrafato su anagrafe ordinaria o prospect)</w:t>
          </w:r>
          <w:r w:rsidR="00810CF2">
            <w:tab/>
          </w:r>
          <w:r w:rsidR="00810CF2">
            <w:fldChar w:fldCharType="begin"/>
          </w:r>
          <w:r w:rsidR="00810CF2">
            <w:instrText>PAGEREF _Toc1286275024 \h</w:instrText>
          </w:r>
          <w:r w:rsidR="00810CF2">
            <w:fldChar w:fldCharType="separate"/>
          </w:r>
          <w:r w:rsidRPr="10CEFF33">
            <w:rPr>
              <w:rStyle w:val="Hyperlink"/>
            </w:rPr>
            <w:t>43</w:t>
          </w:r>
          <w:r w:rsidR="00810CF2">
            <w:fldChar w:fldCharType="end"/>
          </w:r>
          <w:r>
            <w:fldChar w:fldCharType="end"/>
          </w:r>
        </w:p>
        <w:p w14:paraId="608B8E94" w14:textId="3DD45FD7" w:rsidR="00810CF2" w:rsidRDefault="10CEFF33">
          <w:pPr>
            <w:pStyle w:val="TOC2"/>
            <w:tabs>
              <w:tab w:val="left" w:pos="720"/>
              <w:tab w:val="right" w:leader="dot" w:pos="9615"/>
            </w:tabs>
            <w:rPr>
              <w:rStyle w:val="Hyperlink"/>
              <w:noProof/>
              <w:lang w:val="en-US"/>
            </w:rPr>
            <w:pPrChange w:id="43" w:author="Montalto, Alessandro" w:date="2026-03-31T09:37:00Z">
              <w:pPr/>
            </w:pPrChange>
          </w:pPr>
          <w:r>
            <w:fldChar w:fldCharType="begin"/>
          </w:r>
          <w:r>
            <w:instrText>HYPERLINK \l "_Toc2145208163" \h</w:instrText>
          </w:r>
          <w:r>
            <w:fldChar w:fldCharType="separate"/>
          </w:r>
          <w:r w:rsidRPr="10CEFF33">
            <w:rPr>
              <w:rStyle w:val="Hyperlink"/>
            </w:rPr>
            <w:t>5.17</w:t>
          </w:r>
          <w:r w:rsidR="00810CF2">
            <w:tab/>
          </w:r>
          <w:r w:rsidRPr="10CEFF33">
            <w:rPr>
              <w:rStyle w:val="Hyperlink"/>
            </w:rPr>
            <w:t>Gestione lead con conferma appuntamento prenotato da terzi (APP, SC, terzi)</w:t>
          </w:r>
          <w:r w:rsidR="00810CF2">
            <w:tab/>
          </w:r>
          <w:r w:rsidR="00810CF2">
            <w:fldChar w:fldCharType="begin"/>
          </w:r>
          <w:r w:rsidR="00810CF2">
            <w:instrText>PAGEREF _Toc2145208163 \h</w:instrText>
          </w:r>
          <w:r w:rsidR="00810CF2">
            <w:fldChar w:fldCharType="separate"/>
          </w:r>
          <w:r w:rsidRPr="10CEFF33">
            <w:rPr>
              <w:rStyle w:val="Hyperlink"/>
            </w:rPr>
            <w:t>45</w:t>
          </w:r>
          <w:r w:rsidR="00810CF2">
            <w:fldChar w:fldCharType="end"/>
          </w:r>
          <w:r>
            <w:fldChar w:fldCharType="end"/>
          </w:r>
        </w:p>
        <w:p w14:paraId="64E9BB93" w14:textId="593E6FC0" w:rsidR="00810CF2" w:rsidRDefault="10CEFF33">
          <w:pPr>
            <w:pStyle w:val="TOC2"/>
            <w:tabs>
              <w:tab w:val="left" w:pos="720"/>
              <w:tab w:val="right" w:leader="dot" w:pos="9615"/>
            </w:tabs>
            <w:rPr>
              <w:rStyle w:val="Hyperlink"/>
              <w:noProof/>
              <w:lang w:val="en-US"/>
            </w:rPr>
            <w:pPrChange w:id="44" w:author="Montalto, Alessandro" w:date="2026-03-31T09:37:00Z">
              <w:pPr/>
            </w:pPrChange>
          </w:pPr>
          <w:r>
            <w:fldChar w:fldCharType="begin"/>
          </w:r>
          <w:r>
            <w:instrText>HYPERLINK \l "_Toc1872500359" \h</w:instrText>
          </w:r>
          <w:r>
            <w:fldChar w:fldCharType="separate"/>
          </w:r>
          <w:r w:rsidRPr="10CEFF33">
            <w:rPr>
              <w:rStyle w:val="Hyperlink"/>
            </w:rPr>
            <w:t>5.18</w:t>
          </w:r>
          <w:r w:rsidR="00810CF2">
            <w:tab/>
          </w:r>
          <w:r w:rsidRPr="10CEFF33">
            <w:rPr>
              <w:rStyle w:val="Hyperlink"/>
            </w:rPr>
            <w:t>Gestione lead con riprogrammazione proposta di appuntamento prenotato</w:t>
          </w:r>
          <w:r w:rsidR="00810CF2">
            <w:tab/>
          </w:r>
          <w:r w:rsidR="00810CF2">
            <w:fldChar w:fldCharType="begin"/>
          </w:r>
          <w:r w:rsidR="00810CF2">
            <w:instrText>PAGEREF _Toc1872500359 \h</w:instrText>
          </w:r>
          <w:r w:rsidR="00810CF2">
            <w:fldChar w:fldCharType="separate"/>
          </w:r>
          <w:r w:rsidRPr="10CEFF33">
            <w:rPr>
              <w:rStyle w:val="Hyperlink"/>
            </w:rPr>
            <w:t>46</w:t>
          </w:r>
          <w:r w:rsidR="00810CF2">
            <w:fldChar w:fldCharType="end"/>
          </w:r>
          <w:r>
            <w:fldChar w:fldCharType="end"/>
          </w:r>
        </w:p>
        <w:p w14:paraId="75CDE13F" w14:textId="5850CC4C" w:rsidR="00810CF2" w:rsidRDefault="10CEFF33">
          <w:pPr>
            <w:pStyle w:val="TOC2"/>
            <w:tabs>
              <w:tab w:val="left" w:pos="720"/>
              <w:tab w:val="right" w:leader="dot" w:pos="9615"/>
            </w:tabs>
            <w:rPr>
              <w:rStyle w:val="Hyperlink"/>
              <w:noProof/>
              <w:lang w:val="en-US"/>
            </w:rPr>
            <w:pPrChange w:id="45" w:author="Montalto, Alessandro" w:date="2026-03-31T09:37:00Z">
              <w:pPr/>
            </w:pPrChange>
          </w:pPr>
          <w:r>
            <w:fldChar w:fldCharType="begin"/>
          </w:r>
          <w:r>
            <w:instrText>HYPERLINK \l "_Toc891565019" \h</w:instrText>
          </w:r>
          <w:r>
            <w:fldChar w:fldCharType="separate"/>
          </w:r>
          <w:r w:rsidRPr="10CEFF33">
            <w:rPr>
              <w:rStyle w:val="Hyperlink"/>
            </w:rPr>
            <w:t>5.19</w:t>
          </w:r>
          <w:r w:rsidR="00810CF2">
            <w:tab/>
          </w:r>
          <w:r w:rsidRPr="10CEFF33">
            <w:rPr>
              <w:rStyle w:val="Hyperlink"/>
            </w:rPr>
            <w:t>Notifiche di gestione lead</w:t>
          </w:r>
          <w:r w:rsidR="00810CF2">
            <w:tab/>
          </w:r>
          <w:r w:rsidR="00810CF2">
            <w:fldChar w:fldCharType="begin"/>
          </w:r>
          <w:r w:rsidR="00810CF2">
            <w:instrText>PAGEREF _Toc891565019 \h</w:instrText>
          </w:r>
          <w:r w:rsidR="00810CF2">
            <w:fldChar w:fldCharType="separate"/>
          </w:r>
          <w:r w:rsidRPr="10CEFF33">
            <w:rPr>
              <w:rStyle w:val="Hyperlink"/>
            </w:rPr>
            <w:t>47</w:t>
          </w:r>
          <w:r w:rsidR="00810CF2">
            <w:fldChar w:fldCharType="end"/>
          </w:r>
          <w:r>
            <w:fldChar w:fldCharType="end"/>
          </w:r>
        </w:p>
        <w:p w14:paraId="76472ED6" w14:textId="06F6BF11" w:rsidR="00810CF2" w:rsidRDefault="10CEFF33">
          <w:pPr>
            <w:pStyle w:val="TOC2"/>
            <w:tabs>
              <w:tab w:val="left" w:pos="720"/>
              <w:tab w:val="right" w:leader="dot" w:pos="9615"/>
            </w:tabs>
            <w:rPr>
              <w:rStyle w:val="Hyperlink"/>
              <w:noProof/>
              <w:lang w:val="en-US"/>
            </w:rPr>
            <w:pPrChange w:id="46" w:author="Montalto, Alessandro" w:date="2026-03-31T09:37:00Z">
              <w:pPr/>
            </w:pPrChange>
          </w:pPr>
          <w:r>
            <w:fldChar w:fldCharType="begin"/>
          </w:r>
          <w:r>
            <w:instrText>HYPERLINK \l "_Toc1846994157" \h</w:instrText>
          </w:r>
          <w:r>
            <w:fldChar w:fldCharType="separate"/>
          </w:r>
          <w:r w:rsidRPr="10CEFF33">
            <w:rPr>
              <w:rStyle w:val="Hyperlink"/>
            </w:rPr>
            <w:t>5.20</w:t>
          </w:r>
          <w:r w:rsidR="00810CF2">
            <w:tab/>
          </w:r>
          <w:r w:rsidRPr="10CEFF33">
            <w:rPr>
              <w:rStyle w:val="Hyperlink"/>
            </w:rPr>
            <w:t>Focus Lead mutui</w:t>
          </w:r>
          <w:r w:rsidR="00810CF2">
            <w:tab/>
          </w:r>
          <w:r w:rsidR="00810CF2">
            <w:fldChar w:fldCharType="begin"/>
          </w:r>
          <w:r w:rsidR="00810CF2">
            <w:instrText>PAGEREF _Toc1846994157 \h</w:instrText>
          </w:r>
          <w:r w:rsidR="00810CF2">
            <w:fldChar w:fldCharType="separate"/>
          </w:r>
          <w:r w:rsidRPr="10CEFF33">
            <w:rPr>
              <w:rStyle w:val="Hyperlink"/>
            </w:rPr>
            <w:t>48</w:t>
          </w:r>
          <w:r w:rsidR="00810CF2">
            <w:fldChar w:fldCharType="end"/>
          </w:r>
          <w:r>
            <w:fldChar w:fldCharType="end"/>
          </w:r>
        </w:p>
        <w:p w14:paraId="23DCB8D0" w14:textId="1D6F0B78" w:rsidR="00810CF2" w:rsidRDefault="10CEFF33">
          <w:pPr>
            <w:pStyle w:val="TOC3"/>
            <w:tabs>
              <w:tab w:val="left" w:pos="1440"/>
              <w:tab w:val="right" w:leader="dot" w:pos="9615"/>
            </w:tabs>
            <w:rPr>
              <w:rStyle w:val="Hyperlink"/>
              <w:noProof/>
              <w:lang w:val="en-US"/>
            </w:rPr>
            <w:pPrChange w:id="47" w:author="Montalto, Alessandro" w:date="2026-03-31T09:37:00Z">
              <w:pPr/>
            </w:pPrChange>
          </w:pPr>
          <w:r>
            <w:fldChar w:fldCharType="begin"/>
          </w:r>
          <w:r>
            <w:instrText>HYPERLINK \l "_Toc843904960" \h</w:instrText>
          </w:r>
          <w:r>
            <w:fldChar w:fldCharType="separate"/>
          </w:r>
          <w:r w:rsidRPr="10CEFF33">
            <w:rPr>
              <w:rStyle w:val="Hyperlink"/>
            </w:rPr>
            <w:t>5.20.1</w:t>
          </w:r>
          <w:r w:rsidR="00810CF2">
            <w:tab/>
          </w:r>
          <w:r w:rsidRPr="10CEFF33">
            <w:rPr>
              <w:rStyle w:val="Hyperlink"/>
            </w:rPr>
            <w:t>Lead mutui: specifiche funzionali e di processo</w:t>
          </w:r>
          <w:r w:rsidR="00810CF2">
            <w:tab/>
          </w:r>
          <w:r w:rsidR="00810CF2">
            <w:fldChar w:fldCharType="begin"/>
          </w:r>
          <w:r w:rsidR="00810CF2">
            <w:instrText>PAGEREF _Toc843904960 \h</w:instrText>
          </w:r>
          <w:r w:rsidR="00810CF2">
            <w:fldChar w:fldCharType="separate"/>
          </w:r>
          <w:r w:rsidRPr="10CEFF33">
            <w:rPr>
              <w:rStyle w:val="Hyperlink"/>
            </w:rPr>
            <w:t>48</w:t>
          </w:r>
          <w:r w:rsidR="00810CF2">
            <w:fldChar w:fldCharType="end"/>
          </w:r>
          <w:r>
            <w:fldChar w:fldCharType="end"/>
          </w:r>
        </w:p>
        <w:p w14:paraId="65AABAC8" w14:textId="53D43A8C" w:rsidR="00810CF2" w:rsidRDefault="10CEFF33">
          <w:pPr>
            <w:pStyle w:val="TOC3"/>
            <w:tabs>
              <w:tab w:val="left" w:pos="1440"/>
              <w:tab w:val="right" w:leader="dot" w:pos="9615"/>
            </w:tabs>
            <w:rPr>
              <w:rStyle w:val="Hyperlink"/>
              <w:noProof/>
              <w:lang w:val="en-US"/>
            </w:rPr>
            <w:pPrChange w:id="48" w:author="Montalto, Alessandro" w:date="2026-03-31T09:37:00Z">
              <w:pPr/>
            </w:pPrChange>
          </w:pPr>
          <w:r>
            <w:fldChar w:fldCharType="begin"/>
          </w:r>
          <w:r>
            <w:instrText>HYPERLINK \l "_Toc784521509" \h</w:instrText>
          </w:r>
          <w:r>
            <w:fldChar w:fldCharType="separate"/>
          </w:r>
          <w:r w:rsidRPr="10CEFF33">
            <w:rPr>
              <w:rStyle w:val="Hyperlink"/>
            </w:rPr>
            <w:t>5.20.2</w:t>
          </w:r>
          <w:r w:rsidR="00810CF2">
            <w:tab/>
          </w:r>
          <w:r w:rsidRPr="10CEFF33">
            <w:rPr>
              <w:rStyle w:val="Hyperlink"/>
            </w:rPr>
            <w:t>Scheda lead – dettaglio widget prodotto per lead mutui</w:t>
          </w:r>
          <w:r w:rsidR="00810CF2">
            <w:tab/>
          </w:r>
          <w:r w:rsidR="00810CF2">
            <w:fldChar w:fldCharType="begin"/>
          </w:r>
          <w:r w:rsidR="00810CF2">
            <w:instrText>PAGEREF _Toc784521509 \h</w:instrText>
          </w:r>
          <w:r w:rsidR="00810CF2">
            <w:fldChar w:fldCharType="separate"/>
          </w:r>
          <w:r w:rsidRPr="10CEFF33">
            <w:rPr>
              <w:rStyle w:val="Hyperlink"/>
            </w:rPr>
            <w:t>49</w:t>
          </w:r>
          <w:r w:rsidR="00810CF2">
            <w:fldChar w:fldCharType="end"/>
          </w:r>
          <w:r>
            <w:fldChar w:fldCharType="end"/>
          </w:r>
        </w:p>
        <w:p w14:paraId="61CC85D6" w14:textId="223EC5EC" w:rsidR="00810CF2" w:rsidRDefault="10CEFF33">
          <w:pPr>
            <w:pStyle w:val="TOC3"/>
            <w:tabs>
              <w:tab w:val="left" w:pos="1440"/>
              <w:tab w:val="right" w:leader="dot" w:pos="9615"/>
            </w:tabs>
            <w:rPr>
              <w:rStyle w:val="Hyperlink"/>
              <w:noProof/>
              <w:lang w:val="en-US"/>
            </w:rPr>
            <w:pPrChange w:id="49" w:author="Montalto, Alessandro" w:date="2026-03-31T09:37:00Z">
              <w:pPr/>
            </w:pPrChange>
          </w:pPr>
          <w:r>
            <w:fldChar w:fldCharType="begin"/>
          </w:r>
          <w:r>
            <w:instrText>HYPERLINK \l "_Toc109508293" \h</w:instrText>
          </w:r>
          <w:r>
            <w:fldChar w:fldCharType="separate"/>
          </w:r>
          <w:r w:rsidRPr="10CEFF33">
            <w:rPr>
              <w:rStyle w:val="Hyperlink"/>
            </w:rPr>
            <w:t>5.20.3</w:t>
          </w:r>
          <w:r w:rsidR="00810CF2">
            <w:tab/>
          </w:r>
          <w:r w:rsidRPr="10CEFF33">
            <w:rPr>
              <w:rStyle w:val="Hyperlink"/>
            </w:rPr>
            <w:t>Vista di dettaglio lead mutui</w:t>
          </w:r>
          <w:r w:rsidR="00810CF2">
            <w:tab/>
          </w:r>
          <w:r w:rsidR="00810CF2">
            <w:fldChar w:fldCharType="begin"/>
          </w:r>
          <w:r w:rsidR="00810CF2">
            <w:instrText>PAGEREF _Toc109508293 \h</w:instrText>
          </w:r>
          <w:r w:rsidR="00810CF2">
            <w:fldChar w:fldCharType="separate"/>
          </w:r>
          <w:r w:rsidRPr="10CEFF33">
            <w:rPr>
              <w:rStyle w:val="Hyperlink"/>
            </w:rPr>
            <w:t>50</w:t>
          </w:r>
          <w:r w:rsidR="00810CF2">
            <w:fldChar w:fldCharType="end"/>
          </w:r>
          <w:r>
            <w:fldChar w:fldCharType="end"/>
          </w:r>
        </w:p>
        <w:p w14:paraId="7E375441" w14:textId="3F805204" w:rsidR="00810CF2" w:rsidRDefault="10CEFF33">
          <w:pPr>
            <w:pStyle w:val="TOC2"/>
            <w:tabs>
              <w:tab w:val="left" w:pos="720"/>
              <w:tab w:val="right" w:leader="dot" w:pos="9615"/>
            </w:tabs>
            <w:rPr>
              <w:rStyle w:val="Hyperlink"/>
              <w:noProof/>
              <w:lang w:val="en-US"/>
            </w:rPr>
            <w:pPrChange w:id="50" w:author="Montalto, Alessandro" w:date="2026-03-31T09:37:00Z">
              <w:pPr/>
            </w:pPrChange>
          </w:pPr>
          <w:r>
            <w:fldChar w:fldCharType="begin"/>
          </w:r>
          <w:r>
            <w:instrText>HYPERLINK \l "_Toc1488202888" \h</w:instrText>
          </w:r>
          <w:r>
            <w:fldChar w:fldCharType="separate"/>
          </w:r>
          <w:r w:rsidRPr="10CEFF33">
            <w:rPr>
              <w:rStyle w:val="Hyperlink"/>
            </w:rPr>
            <w:t>5.1</w:t>
          </w:r>
          <w:r w:rsidR="00810CF2">
            <w:tab/>
          </w:r>
          <w:r w:rsidRPr="10CEFF33">
            <w:rPr>
              <w:rStyle w:val="Hyperlink"/>
            </w:rPr>
            <w:t>Elenco delle configurazioni lead gestite da Rete, regole associate e fonte prevista</w:t>
          </w:r>
          <w:r w:rsidR="00810CF2">
            <w:tab/>
          </w:r>
          <w:r w:rsidR="00810CF2">
            <w:fldChar w:fldCharType="begin"/>
          </w:r>
          <w:r w:rsidR="00810CF2">
            <w:instrText>PAGEREF _Toc1488202888 \h</w:instrText>
          </w:r>
          <w:r w:rsidR="00810CF2">
            <w:fldChar w:fldCharType="separate"/>
          </w:r>
          <w:r w:rsidRPr="10CEFF33">
            <w:rPr>
              <w:rStyle w:val="Hyperlink"/>
            </w:rPr>
            <w:t>74</w:t>
          </w:r>
          <w:r w:rsidR="00810CF2">
            <w:fldChar w:fldCharType="end"/>
          </w:r>
          <w:r>
            <w:fldChar w:fldCharType="end"/>
          </w:r>
        </w:p>
        <w:p w14:paraId="2BA848EF" w14:textId="3A93A23A" w:rsidR="00810CF2" w:rsidRDefault="10CEFF33">
          <w:pPr>
            <w:pStyle w:val="TOC2"/>
            <w:tabs>
              <w:tab w:val="left" w:pos="720"/>
              <w:tab w:val="right" w:leader="dot" w:pos="9615"/>
            </w:tabs>
            <w:rPr>
              <w:rStyle w:val="Hyperlink"/>
              <w:noProof/>
              <w:lang w:val="en-US"/>
            </w:rPr>
            <w:pPrChange w:id="51" w:author="Montalto, Alessandro" w:date="2026-03-31T09:37:00Z">
              <w:pPr/>
            </w:pPrChange>
          </w:pPr>
          <w:r>
            <w:fldChar w:fldCharType="begin"/>
          </w:r>
          <w:r>
            <w:instrText>HYPERLINK \l "_Toc1589785845" \h</w:instrText>
          </w:r>
          <w:r>
            <w:fldChar w:fldCharType="separate"/>
          </w:r>
          <w:r w:rsidRPr="10CEFF33">
            <w:rPr>
              <w:rStyle w:val="Hyperlink"/>
            </w:rPr>
            <w:t>5.2</w:t>
          </w:r>
          <w:r w:rsidR="00810CF2">
            <w:tab/>
          </w:r>
          <w:r w:rsidRPr="10CEFF33">
            <w:rPr>
              <w:rStyle w:val="Hyperlink"/>
            </w:rPr>
            <w:t>Elenco delle User Stories trattate</w:t>
          </w:r>
          <w:r w:rsidR="00810CF2">
            <w:tab/>
          </w:r>
          <w:r w:rsidR="00810CF2">
            <w:fldChar w:fldCharType="begin"/>
          </w:r>
          <w:r w:rsidR="00810CF2">
            <w:instrText>PAGEREF _Toc1589785845 \h</w:instrText>
          </w:r>
          <w:r w:rsidR="00810CF2">
            <w:fldChar w:fldCharType="separate"/>
          </w:r>
          <w:r w:rsidRPr="10CEFF33">
            <w:rPr>
              <w:rStyle w:val="Hyperlink"/>
            </w:rPr>
            <w:t>81</w:t>
          </w:r>
          <w:r w:rsidR="00810CF2">
            <w:fldChar w:fldCharType="end"/>
          </w:r>
          <w:r>
            <w:fldChar w:fldCharType="end"/>
          </w:r>
          <w:r w:rsidR="00810CF2">
            <w:fldChar w:fldCharType="end"/>
          </w:r>
        </w:p>
      </w:sdtContent>
    </w:sdt>
    <w:p w14:paraId="1E525EDC" w14:textId="2E1B6D9B" w:rsidR="00313D12" w:rsidRDefault="00313D12"/>
    <w:p w14:paraId="4B7A9E85" w14:textId="03B3C69F" w:rsidR="000351DD" w:rsidRDefault="000351DD" w:rsidP="006F7096">
      <w:pPr>
        <w:rPr>
          <w:rFonts w:cstheme="minorHAnsi"/>
          <w:b/>
          <w:bCs/>
          <w:sz w:val="26"/>
          <w:szCs w:val="26"/>
          <w:lang w:val="it-IT"/>
        </w:rPr>
      </w:pPr>
      <w:r>
        <w:rPr>
          <w:rFonts w:cstheme="minorHAnsi"/>
          <w:b/>
          <w:bCs/>
          <w:sz w:val="26"/>
          <w:szCs w:val="26"/>
          <w:lang w:val="it-IT"/>
        </w:rPr>
        <w:br w:type="page"/>
      </w:r>
    </w:p>
    <w:p w14:paraId="22D77996" w14:textId="77777777" w:rsidR="00F71CE3" w:rsidRDefault="00F71CE3" w:rsidP="006F7096">
      <w:pPr>
        <w:rPr>
          <w:rFonts w:cstheme="minorHAnsi"/>
          <w:b/>
          <w:bCs/>
          <w:sz w:val="26"/>
          <w:szCs w:val="26"/>
          <w:lang w:val="it-IT"/>
        </w:rPr>
      </w:pPr>
    </w:p>
    <w:p w14:paraId="12019A5A" w14:textId="2123B7E3" w:rsidR="00F71CE3" w:rsidRPr="00601318" w:rsidRDefault="00F71CE3" w:rsidP="00601318">
      <w:pPr>
        <w:pStyle w:val="Heading1"/>
        <w:rPr>
          <w:color w:val="auto"/>
          <w:lang w:val="it-IT"/>
        </w:rPr>
      </w:pPr>
      <w:bookmarkStart w:id="52" w:name="_Ref212121423"/>
      <w:bookmarkStart w:id="53" w:name="_Toc2018431828"/>
      <w:r w:rsidRPr="10CEFF33">
        <w:rPr>
          <w:color w:val="auto"/>
          <w:lang w:val="it-IT"/>
        </w:rPr>
        <w:t>Introduzione</w:t>
      </w:r>
      <w:bookmarkEnd w:id="52"/>
      <w:bookmarkEnd w:id="53"/>
    </w:p>
    <w:p w14:paraId="15092188" w14:textId="77777777" w:rsidR="00CB164A" w:rsidRPr="00EF6B08" w:rsidRDefault="00CB164A" w:rsidP="00CB164A">
      <w:pPr>
        <w:pStyle w:val="BodyText"/>
        <w:rPr>
          <w:lang w:val="it-IT"/>
        </w:rPr>
      </w:pPr>
      <w:r w:rsidRPr="00EF6B08">
        <w:rPr>
          <w:lang w:val="it-IT"/>
        </w:rPr>
        <w:t xml:space="preserve">La trasformazione digitale nel settore bancario sta ridefinendo radicalmente le modalità di gestione della relazione con la clientela, imponendo alle organizzazioni un’evoluzione continua dei processi e degli strumenti a supporto della forza commerciale e dei servizi di assistenza. </w:t>
      </w:r>
    </w:p>
    <w:p w14:paraId="1A5820F2" w14:textId="77777777" w:rsidR="00CB164A" w:rsidRPr="00CB164A" w:rsidRDefault="00CB164A" w:rsidP="00CB164A">
      <w:pPr>
        <w:pStyle w:val="FirstParagraph"/>
        <w:spacing w:line="276" w:lineRule="auto"/>
        <w:rPr>
          <w:rFonts w:cstheme="minorHAnsi"/>
          <w:lang w:val="it-IT"/>
        </w:rPr>
      </w:pPr>
      <w:r w:rsidRPr="00CB164A">
        <w:rPr>
          <w:rFonts w:cstheme="minorHAnsi"/>
          <w:lang w:val="it-IT"/>
        </w:rPr>
        <w:t>In questo scenario, il CRM rappresenta il cuore pulsante della strategia omnicanale e della creazione di valore all’interno della banca retail, ponendo il cliente al centro di ogni iniziativa e decisione aziendale.</w:t>
      </w:r>
    </w:p>
    <w:p w14:paraId="41F4A2C7" w14:textId="5E8BD8C9" w:rsidR="00CB164A" w:rsidRPr="00CB164A" w:rsidRDefault="00CB164A" w:rsidP="00CB164A">
      <w:pPr>
        <w:pStyle w:val="BodyText"/>
        <w:spacing w:line="276" w:lineRule="auto"/>
        <w:rPr>
          <w:rFonts w:cstheme="minorHAnsi"/>
          <w:lang w:val="it-IT"/>
        </w:rPr>
      </w:pPr>
      <w:r w:rsidRPr="00CB164A">
        <w:rPr>
          <w:rFonts w:cstheme="minorHAnsi"/>
          <w:lang w:val="it-IT"/>
        </w:rPr>
        <w:t>Il presente documento fornisce i requisiti di business per la realizzazione del nuovo CRM Operativo di Crédit Agricole, canal</w:t>
      </w:r>
      <w:r w:rsidR="00EF541E">
        <w:rPr>
          <w:rFonts w:cstheme="minorHAnsi"/>
          <w:lang w:val="it-IT"/>
        </w:rPr>
        <w:t>i</w:t>
      </w:r>
      <w:r w:rsidRPr="00CB164A">
        <w:rPr>
          <w:rFonts w:cstheme="minorHAnsi"/>
          <w:lang w:val="it-IT"/>
        </w:rPr>
        <w:t xml:space="preserve"> Retail e Servizio </w:t>
      </w:r>
      <w:r w:rsidR="00911C54">
        <w:rPr>
          <w:rFonts w:cstheme="minorHAnsi"/>
          <w:lang w:val="it-IT"/>
        </w:rPr>
        <w:t>c</w:t>
      </w:r>
      <w:r w:rsidRPr="00CB164A">
        <w:rPr>
          <w:rFonts w:cstheme="minorHAnsi"/>
          <w:lang w:val="it-IT"/>
        </w:rPr>
        <w:t>lienti</w:t>
      </w:r>
      <w:r w:rsidR="00EF541E">
        <w:rPr>
          <w:rFonts w:cstheme="minorHAnsi"/>
          <w:lang w:val="it-IT"/>
        </w:rPr>
        <w:t>.</w:t>
      </w:r>
    </w:p>
    <w:p w14:paraId="3163D41B" w14:textId="19F1E57B" w:rsidR="00D92888" w:rsidRDefault="00CB164A" w:rsidP="00CB164A">
      <w:pPr>
        <w:rPr>
          <w:rFonts w:cstheme="minorHAnsi"/>
          <w:szCs w:val="24"/>
          <w:lang w:val="it-IT"/>
        </w:rPr>
      </w:pPr>
      <w:r w:rsidRPr="00CB164A">
        <w:rPr>
          <w:rFonts w:cstheme="minorHAnsi"/>
          <w:szCs w:val="24"/>
          <w:lang w:val="it-IT"/>
        </w:rPr>
        <w:t>Il nuovo applicativo è concepito per abilitare una gestione integrata, proattiva e intelligente della relazione cliente, supportando la produttività degli attori coinvolti, la compliance normativa e la qualità complessiva del servizio offerto in linea con il nuovo metodo commerciale abilitante la nuova giornata dei gestori</w:t>
      </w:r>
    </w:p>
    <w:p w14:paraId="45B1D34F" w14:textId="490C51A4" w:rsidR="00CB164A" w:rsidRDefault="00D92888" w:rsidP="00E434DE">
      <w:pPr>
        <w:pStyle w:val="Heading2"/>
        <w:rPr>
          <w:lang w:val="it-IT"/>
        </w:rPr>
      </w:pPr>
      <w:r w:rsidRPr="10CEFF33">
        <w:rPr>
          <w:lang w:val="it-IT"/>
        </w:rPr>
        <w:t xml:space="preserve"> </w:t>
      </w:r>
      <w:bookmarkStart w:id="54" w:name="_Toc1023888301"/>
      <w:r w:rsidRPr="10CEFF33">
        <w:rPr>
          <w:lang w:val="it-IT"/>
        </w:rPr>
        <w:t>Contesto di business</w:t>
      </w:r>
      <w:bookmarkEnd w:id="54"/>
    </w:p>
    <w:p w14:paraId="5B8C94D7" w14:textId="6441E269" w:rsidR="00372EC9" w:rsidRPr="00372EC9" w:rsidRDefault="00372EC9" w:rsidP="00372EC9">
      <w:pPr>
        <w:pStyle w:val="FirstParagraph"/>
        <w:spacing w:line="276" w:lineRule="auto"/>
        <w:rPr>
          <w:rFonts w:cstheme="minorHAnsi"/>
          <w:lang w:val="it-IT"/>
        </w:rPr>
      </w:pPr>
      <w:r w:rsidRPr="00372EC9">
        <w:rPr>
          <w:rFonts w:cstheme="minorHAnsi"/>
          <w:lang w:val="it-IT"/>
        </w:rPr>
        <w:t xml:space="preserve">Crédit Agricole ha intrapreso un’iniziativa per generare nuove opportunità di business attraverso l’industrializzazione dei Customer Journey di Marketing, la personalizzazione dei canali digitali e l’ottenimento di dati comportamentali in real time della clientela. </w:t>
      </w:r>
    </w:p>
    <w:p w14:paraId="3B36F304" w14:textId="7EC163DD" w:rsidR="00372EC9" w:rsidRDefault="00372EC9" w:rsidP="00372EC9">
      <w:pPr>
        <w:pStyle w:val="BodyText"/>
        <w:spacing w:line="276" w:lineRule="auto"/>
        <w:rPr>
          <w:rFonts w:ascii="Verdana" w:hAnsi="Verdana"/>
          <w:lang w:val="it-IT"/>
        </w:rPr>
      </w:pPr>
      <w:r w:rsidRPr="00372EC9">
        <w:rPr>
          <w:rFonts w:cstheme="minorHAnsi"/>
          <w:lang w:val="it-IT"/>
        </w:rPr>
        <w:t>La scelta di partire da un MVP0 focalizzato su alcuni processi chiave (</w:t>
      </w:r>
      <w:r w:rsidR="00972D43">
        <w:rPr>
          <w:rFonts w:cstheme="minorHAnsi"/>
          <w:lang w:val="it-IT"/>
        </w:rPr>
        <w:t xml:space="preserve">Lead management, </w:t>
      </w:r>
      <w:r w:rsidRPr="00372EC9">
        <w:rPr>
          <w:rFonts w:cstheme="minorHAnsi"/>
          <w:lang w:val="it-IT"/>
        </w:rPr>
        <w:t xml:space="preserve">Portfolio Overview, Agenda) mira a massimizzare la lavorazione in Filiale e al Servizio </w:t>
      </w:r>
      <w:r w:rsidR="00911C54">
        <w:rPr>
          <w:rFonts w:cstheme="minorHAnsi"/>
          <w:lang w:val="it-IT"/>
        </w:rPr>
        <w:t>c</w:t>
      </w:r>
      <w:r w:rsidRPr="00372EC9">
        <w:rPr>
          <w:rFonts w:cstheme="minorHAnsi"/>
          <w:lang w:val="it-IT"/>
        </w:rPr>
        <w:t>lienti di queste opportunità migliorando il time-to-market di lavorazione e riducendo il numero di interazione ad oggi necessarie lungo tutto il funnel commerciale</w:t>
      </w:r>
      <w:r w:rsidRPr="00D86973">
        <w:rPr>
          <w:rFonts w:ascii="Verdana" w:hAnsi="Verdana"/>
          <w:lang w:val="it-IT"/>
        </w:rPr>
        <w:t xml:space="preserve">. </w:t>
      </w:r>
    </w:p>
    <w:p w14:paraId="63D460B4" w14:textId="4D8DD83A" w:rsidR="009A49FC" w:rsidRDefault="009A49FC" w:rsidP="009A49FC">
      <w:pPr>
        <w:pStyle w:val="BodyText"/>
        <w:spacing w:line="276" w:lineRule="auto"/>
        <w:rPr>
          <w:rFonts w:cstheme="minorHAnsi"/>
          <w:lang w:val="it-IT"/>
        </w:rPr>
      </w:pPr>
      <w:r w:rsidRPr="009A49FC">
        <w:rPr>
          <w:rFonts w:cstheme="minorHAnsi"/>
          <w:lang w:val="it-IT"/>
        </w:rPr>
        <w:t xml:space="preserve">Tale approccio, ispirato alle best practice dell’innovazione agile nel settore bancario, assicura la massima aderenza alle esigenze reali della </w:t>
      </w:r>
      <w:r w:rsidR="00FC4AA5">
        <w:rPr>
          <w:rFonts w:cstheme="minorHAnsi"/>
          <w:lang w:val="it-IT"/>
        </w:rPr>
        <w:t>R</w:t>
      </w:r>
      <w:r w:rsidRPr="009A49FC">
        <w:rPr>
          <w:rFonts w:cstheme="minorHAnsi"/>
          <w:lang w:val="it-IT"/>
        </w:rPr>
        <w:t>ete e favorisce l’adozione delle nuove logiche operative.</w:t>
      </w:r>
    </w:p>
    <w:p w14:paraId="1293A0A8" w14:textId="110A5C95" w:rsidR="005F66C7" w:rsidRPr="00BE4B97" w:rsidRDefault="00BE4B97" w:rsidP="00E434DE">
      <w:pPr>
        <w:pStyle w:val="Heading2"/>
      </w:pPr>
      <w:bookmarkStart w:id="55" w:name="_Toc1171697220"/>
      <w:r>
        <w:t>Obiettivi e valore atteso</w:t>
      </w:r>
      <w:bookmarkEnd w:id="55"/>
    </w:p>
    <w:p w14:paraId="66D4C03E" w14:textId="77777777" w:rsidR="005F66C7" w:rsidRPr="00EF6B08" w:rsidRDefault="005F66C7" w:rsidP="00BE4B97">
      <w:pPr>
        <w:pStyle w:val="BodyText"/>
        <w:rPr>
          <w:lang w:val="it-IT"/>
        </w:rPr>
      </w:pPr>
      <w:r w:rsidRPr="00EF6B08">
        <w:rPr>
          <w:lang w:val="it-IT"/>
        </w:rPr>
        <w:t xml:space="preserve">L’obiettivo primario della nuova piattaforma CRM Operativa è abilitare una gestione realmente omnicanale della relazione cliente, superando la frammentazione dei dati e delle attività che spesso caratterizza i sistemi legacy. </w:t>
      </w:r>
    </w:p>
    <w:p w14:paraId="0ADFE8F0" w14:textId="7BEBF209" w:rsidR="005F66C7" w:rsidRPr="00EF6B08" w:rsidRDefault="005F66C7" w:rsidP="00BE4B97">
      <w:pPr>
        <w:pStyle w:val="BodyText"/>
        <w:rPr>
          <w:lang w:val="it-IT"/>
        </w:rPr>
      </w:pPr>
      <w:r w:rsidRPr="00EF6B08">
        <w:rPr>
          <w:lang w:val="it-IT"/>
        </w:rPr>
        <w:t xml:space="preserve">Il nuovo CRM consentirà a tutta la catena </w:t>
      </w:r>
      <w:r w:rsidR="008E638C">
        <w:rPr>
          <w:lang w:val="it-IT"/>
        </w:rPr>
        <w:t xml:space="preserve">di risalita </w:t>
      </w:r>
      <w:r w:rsidRPr="00EF6B08">
        <w:rPr>
          <w:lang w:val="it-IT"/>
        </w:rPr>
        <w:t xml:space="preserve">gerarchica della Rete e agli operatori del </w:t>
      </w:r>
      <w:r w:rsidR="007C1C7D">
        <w:rPr>
          <w:lang w:val="it-IT"/>
        </w:rPr>
        <w:t>S</w:t>
      </w:r>
      <w:r w:rsidRPr="00EF6B08">
        <w:rPr>
          <w:lang w:val="it-IT"/>
        </w:rPr>
        <w:t xml:space="preserve">ervizio </w:t>
      </w:r>
      <w:r w:rsidR="00911C54">
        <w:rPr>
          <w:lang w:val="it-IT"/>
        </w:rPr>
        <w:t>c</w:t>
      </w:r>
      <w:r w:rsidRPr="00EF6B08">
        <w:rPr>
          <w:lang w:val="it-IT"/>
        </w:rPr>
        <w:t>lienti di:</w:t>
      </w:r>
    </w:p>
    <w:p w14:paraId="4AF7ED91" w14:textId="77777777" w:rsidR="005F66C7" w:rsidRPr="00EF6B08" w:rsidRDefault="005F66C7" w:rsidP="00B5236E">
      <w:pPr>
        <w:pStyle w:val="BodyText"/>
        <w:numPr>
          <w:ilvl w:val="0"/>
          <w:numId w:val="48"/>
        </w:numPr>
        <w:spacing w:before="60" w:after="60"/>
        <w:rPr>
          <w:lang w:val="it-IT"/>
        </w:rPr>
      </w:pPr>
      <w:r w:rsidRPr="00EF6B08">
        <w:rPr>
          <w:lang w:val="it-IT"/>
        </w:rPr>
        <w:t>Visualizzare e analizzare in modo intuitivo e personalizzato il proprio portafoglio clienti</w:t>
      </w:r>
    </w:p>
    <w:p w14:paraId="2461BE3A" w14:textId="565FA5E7" w:rsidR="005F66C7" w:rsidRPr="00EF6B08" w:rsidRDefault="005F66C7" w:rsidP="00B5236E">
      <w:pPr>
        <w:pStyle w:val="BodyText"/>
        <w:numPr>
          <w:ilvl w:val="0"/>
          <w:numId w:val="48"/>
        </w:numPr>
        <w:spacing w:before="60" w:after="60"/>
        <w:rPr>
          <w:lang w:val="it-IT"/>
        </w:rPr>
      </w:pPr>
      <w:r w:rsidRPr="00EF6B08">
        <w:rPr>
          <w:lang w:val="it-IT"/>
        </w:rPr>
        <w:t xml:space="preserve">Pianificare e gestire in maniera efficace appuntamenti, attività e </w:t>
      </w:r>
      <w:r w:rsidR="00A87747">
        <w:rPr>
          <w:lang w:val="it-IT"/>
        </w:rPr>
        <w:t>contatti</w:t>
      </w:r>
      <w:r w:rsidRPr="00EF6B08">
        <w:rPr>
          <w:lang w:val="it-IT"/>
        </w:rPr>
        <w:t xml:space="preserve">, anche in ottica collaborativa tra filiale e </w:t>
      </w:r>
      <w:r w:rsidR="00FC4AA5">
        <w:rPr>
          <w:lang w:val="it-IT"/>
        </w:rPr>
        <w:t>S</w:t>
      </w:r>
      <w:r w:rsidRPr="00EF6B08">
        <w:rPr>
          <w:lang w:val="it-IT"/>
        </w:rPr>
        <w:t xml:space="preserve">ervizio </w:t>
      </w:r>
      <w:r w:rsidR="00911C54">
        <w:rPr>
          <w:lang w:val="it-IT"/>
        </w:rPr>
        <w:t>c</w:t>
      </w:r>
      <w:r w:rsidRPr="00EF6B08">
        <w:rPr>
          <w:lang w:val="it-IT"/>
        </w:rPr>
        <w:t>lienti</w:t>
      </w:r>
    </w:p>
    <w:p w14:paraId="54CB75C9" w14:textId="54EA773C" w:rsidR="005F66C7" w:rsidRPr="00EF6B08" w:rsidRDefault="005F66C7" w:rsidP="00B5236E">
      <w:pPr>
        <w:pStyle w:val="BodyText"/>
        <w:numPr>
          <w:ilvl w:val="0"/>
          <w:numId w:val="48"/>
        </w:numPr>
        <w:spacing w:before="60" w:after="60"/>
        <w:rPr>
          <w:lang w:val="it-IT"/>
        </w:rPr>
      </w:pPr>
      <w:r w:rsidRPr="00EF6B08">
        <w:rPr>
          <w:lang w:val="it-IT"/>
        </w:rPr>
        <w:t xml:space="preserve">Lavorare proattivamente le </w:t>
      </w:r>
      <w:r w:rsidR="00A87747">
        <w:rPr>
          <w:lang w:val="it-IT"/>
        </w:rPr>
        <w:t>lead</w:t>
      </w:r>
      <w:r w:rsidRPr="00EF6B08">
        <w:rPr>
          <w:lang w:val="it-IT"/>
        </w:rPr>
        <w:t>, con workflow guidati e suggerimenti intelligenti</w:t>
      </w:r>
    </w:p>
    <w:p w14:paraId="1C727B23" w14:textId="6B652B13" w:rsidR="005F66C7" w:rsidRPr="00EF6B08" w:rsidRDefault="005F66C7" w:rsidP="00B5236E">
      <w:pPr>
        <w:pStyle w:val="BodyText"/>
        <w:numPr>
          <w:ilvl w:val="0"/>
          <w:numId w:val="49"/>
        </w:numPr>
        <w:spacing w:before="60" w:after="60"/>
        <w:rPr>
          <w:lang w:val="it-IT"/>
        </w:rPr>
      </w:pPr>
      <w:r w:rsidRPr="00EF6B08">
        <w:rPr>
          <w:lang w:val="it-IT"/>
        </w:rPr>
        <w:lastRenderedPageBreak/>
        <w:t xml:space="preserve">Accedere rapidamente alle informazioni più rilevanti attraverso funzionalità di ricerca </w:t>
      </w:r>
    </w:p>
    <w:p w14:paraId="397EAEC0" w14:textId="77777777" w:rsidR="005F66C7" w:rsidRPr="00EF6B08" w:rsidRDefault="005F66C7" w:rsidP="00BE4B97">
      <w:pPr>
        <w:pStyle w:val="BodyText"/>
        <w:ind w:left="360"/>
        <w:rPr>
          <w:lang w:val="it-IT"/>
        </w:rPr>
      </w:pPr>
      <w:r w:rsidRPr="00EF6B08">
        <w:rPr>
          <w:lang w:val="it-IT"/>
        </w:rPr>
        <w:t>Attraverso queste leve, la piattaforma punta a incrementare il valore generato dalla relazione con il cliente, ottimizzare la produttività commerciale e rafforzare la capacità della banca di rispondere in modo tempestivo e personalizzato alle esigenze del mercato.</w:t>
      </w:r>
    </w:p>
    <w:p w14:paraId="5319ED8D" w14:textId="479CB02F" w:rsidR="00BA1742" w:rsidRDefault="00E65CC1" w:rsidP="00E434DE">
      <w:pPr>
        <w:pStyle w:val="Heading2"/>
      </w:pPr>
      <w:bookmarkStart w:id="56" w:name="_Toc427396296"/>
      <w:r>
        <w:t>Principi guida e best practice</w:t>
      </w:r>
      <w:bookmarkEnd w:id="56"/>
    </w:p>
    <w:p w14:paraId="31B4FD92" w14:textId="77777777" w:rsidR="007578D7" w:rsidRPr="00EF6B08" w:rsidRDefault="007578D7" w:rsidP="007578D7">
      <w:pPr>
        <w:pStyle w:val="BodyText"/>
        <w:rPr>
          <w:lang w:val="it-IT"/>
        </w:rPr>
      </w:pPr>
      <w:r w:rsidRPr="00EF6B08">
        <w:rPr>
          <w:lang w:val="it-IT"/>
        </w:rPr>
        <w:t xml:space="preserve">Nella progettazione del nuovo CRM sono stati adottati i seguenti principi guida, in linea con le best practice del settore e le soluzioni leader di mercato. </w:t>
      </w:r>
    </w:p>
    <w:p w14:paraId="0770A382" w14:textId="7F3A2DB5" w:rsidR="007578D7" w:rsidRPr="00EF6B08" w:rsidRDefault="007578D7" w:rsidP="00B5236E">
      <w:pPr>
        <w:pStyle w:val="BodyText"/>
        <w:numPr>
          <w:ilvl w:val="0"/>
          <w:numId w:val="50"/>
        </w:numPr>
        <w:spacing w:before="60" w:after="60"/>
        <w:rPr>
          <w:lang w:val="it-IT"/>
        </w:rPr>
      </w:pPr>
      <w:r w:rsidRPr="00EF6B08">
        <w:rPr>
          <w:lang w:val="it-IT"/>
        </w:rPr>
        <w:t>Centralità dell’utente: interfacce intuitive</w:t>
      </w:r>
      <w:r w:rsidR="004B6C61">
        <w:rPr>
          <w:lang w:val="it-IT"/>
        </w:rPr>
        <w:t xml:space="preserve"> e semplici</w:t>
      </w:r>
      <w:r w:rsidRPr="00EF6B08">
        <w:rPr>
          <w:lang w:val="it-IT"/>
        </w:rPr>
        <w:t>, workflow guidati</w:t>
      </w:r>
    </w:p>
    <w:p w14:paraId="073D610F" w14:textId="11070020" w:rsidR="007578D7" w:rsidRPr="00EF6B08" w:rsidRDefault="007578D7" w:rsidP="00B5236E">
      <w:pPr>
        <w:pStyle w:val="BodyText"/>
        <w:numPr>
          <w:ilvl w:val="0"/>
          <w:numId w:val="50"/>
        </w:numPr>
        <w:spacing w:before="60" w:after="60"/>
        <w:rPr>
          <w:lang w:val="it-IT"/>
        </w:rPr>
      </w:pPr>
      <w:r w:rsidRPr="00EF6B08">
        <w:rPr>
          <w:lang w:val="it-IT"/>
        </w:rPr>
        <w:t xml:space="preserve">Omnicanalità e collaborazione: integrazione nativa tra </w:t>
      </w:r>
      <w:r w:rsidR="004B6C61">
        <w:rPr>
          <w:lang w:val="it-IT"/>
        </w:rPr>
        <w:t>processi di</w:t>
      </w:r>
      <w:r w:rsidRPr="00EF6B08">
        <w:rPr>
          <w:lang w:val="it-IT"/>
        </w:rPr>
        <w:t xml:space="preserve"> filiale, </w:t>
      </w:r>
      <w:r w:rsidR="00FC4AA5">
        <w:rPr>
          <w:lang w:val="it-IT"/>
        </w:rPr>
        <w:t>S</w:t>
      </w:r>
      <w:r w:rsidRPr="00EF6B08">
        <w:rPr>
          <w:lang w:val="it-IT"/>
        </w:rPr>
        <w:t xml:space="preserve">ervizio </w:t>
      </w:r>
      <w:r w:rsidR="00911C54">
        <w:rPr>
          <w:lang w:val="it-IT"/>
        </w:rPr>
        <w:t>c</w:t>
      </w:r>
      <w:r w:rsidRPr="00EF6B08">
        <w:rPr>
          <w:lang w:val="it-IT"/>
        </w:rPr>
        <w:t xml:space="preserve">lienti, </w:t>
      </w:r>
      <w:r w:rsidR="004B6C61">
        <w:rPr>
          <w:lang w:val="it-IT"/>
        </w:rPr>
        <w:t xml:space="preserve">e </w:t>
      </w:r>
      <w:r w:rsidR="00AF3FF6">
        <w:rPr>
          <w:lang w:val="it-IT"/>
        </w:rPr>
        <w:t>piattaforma</w:t>
      </w:r>
    </w:p>
    <w:p w14:paraId="12EB99C7" w14:textId="77777777" w:rsidR="007578D7" w:rsidRPr="00EF6B08" w:rsidRDefault="007578D7" w:rsidP="007578D7">
      <w:pPr>
        <w:pStyle w:val="BodyText"/>
        <w:rPr>
          <w:lang w:val="it-IT"/>
        </w:rPr>
      </w:pPr>
      <w:r w:rsidRPr="00EF6B08">
        <w:rPr>
          <w:lang w:val="it-IT"/>
        </w:rPr>
        <w:t>La roadmap progettuale prevede, dopo la realizzazione dell’MVP0, una progressiva estensione del perimetro funzionale e l’integrazione di componenti evolute (marketing automation, advanced analytics, AI per il supporto alle decisioni) in linea con le esigenze di crescita del business.</w:t>
      </w:r>
    </w:p>
    <w:p w14:paraId="757D80F3" w14:textId="4B706D85" w:rsidR="004763B0" w:rsidRDefault="00FC4B3B" w:rsidP="00E434DE">
      <w:pPr>
        <w:pStyle w:val="Heading2"/>
      </w:pPr>
      <w:bookmarkStart w:id="57" w:name="_Toc537270437"/>
      <w:r>
        <w:t>Struttura del documento</w:t>
      </w:r>
      <w:bookmarkEnd w:id="57"/>
    </w:p>
    <w:p w14:paraId="033F0994" w14:textId="769E88F8" w:rsidR="00EF0271" w:rsidRPr="00EF0271" w:rsidRDefault="00EF0271" w:rsidP="00EF0271">
      <w:pPr>
        <w:pStyle w:val="FirstParagraph"/>
        <w:spacing w:line="276" w:lineRule="auto"/>
        <w:rPr>
          <w:rFonts w:cstheme="minorHAnsi"/>
          <w:lang w:val="it-IT"/>
        </w:rPr>
      </w:pPr>
      <w:r w:rsidRPr="00EF0271">
        <w:rPr>
          <w:rFonts w:cstheme="minorHAnsi"/>
          <w:lang w:val="it-IT"/>
        </w:rPr>
        <w:t xml:space="preserve">Il documento è organizzato per fornire un quadro completo e operativo dei requisiti </w:t>
      </w:r>
      <w:r w:rsidR="00505A61" w:rsidRPr="00EF0271">
        <w:rPr>
          <w:rFonts w:cstheme="minorHAnsi"/>
          <w:lang w:val="it-IT"/>
        </w:rPr>
        <w:t>funzionali</w:t>
      </w:r>
      <w:r w:rsidR="00505A61">
        <w:rPr>
          <w:rFonts w:cstheme="minorHAnsi"/>
          <w:lang w:val="it-IT"/>
        </w:rPr>
        <w:t>.</w:t>
      </w:r>
    </w:p>
    <w:p w14:paraId="245F12D6" w14:textId="77777777" w:rsidR="00EF0271" w:rsidRPr="00EF0271" w:rsidRDefault="00EF0271" w:rsidP="00EF0271">
      <w:pPr>
        <w:pStyle w:val="BodyText"/>
        <w:spacing w:line="276" w:lineRule="auto"/>
        <w:rPr>
          <w:rFonts w:cstheme="minorHAnsi"/>
          <w:lang w:val="it-IT"/>
        </w:rPr>
      </w:pPr>
      <w:r w:rsidRPr="00EF0271">
        <w:rPr>
          <w:rFonts w:cstheme="minorHAnsi"/>
          <w:lang w:val="it-IT"/>
        </w:rPr>
        <w:t>Questa introduzione offre la visione strategica e il razionale a supporto della trasformazione in atto, preparando il terreno per l’analisi dettagliata delle funzionalità e delle innovazioni che caratterizzeranno il nuovo CRM Operativo della banca.</w:t>
      </w:r>
    </w:p>
    <w:p w14:paraId="185EE217" w14:textId="11A29639" w:rsidR="00F0438A" w:rsidRDefault="00F0438A" w:rsidP="00372EC9">
      <w:pPr>
        <w:pStyle w:val="BodyText"/>
        <w:spacing w:line="276" w:lineRule="auto"/>
        <w:rPr>
          <w:rFonts w:cstheme="minorHAnsi"/>
          <w:lang w:val="it-IT"/>
        </w:rPr>
      </w:pPr>
      <w:r>
        <w:rPr>
          <w:rFonts w:cstheme="minorHAnsi"/>
          <w:lang w:val="it-IT"/>
        </w:rPr>
        <w:br w:type="page"/>
      </w:r>
    </w:p>
    <w:p w14:paraId="7D89ECB6" w14:textId="29171AA4" w:rsidR="00380905" w:rsidRDefault="00EF0271" w:rsidP="10CEFF33">
      <w:pPr>
        <w:pStyle w:val="Heading1"/>
        <w:spacing w:line="276" w:lineRule="auto"/>
        <w:rPr>
          <w:rFonts w:cstheme="minorHAnsi"/>
          <w:bCs/>
          <w:color w:val="000000" w:themeColor="text1"/>
          <w:szCs w:val="26"/>
          <w:lang w:val="it-IT"/>
        </w:rPr>
      </w:pPr>
      <w:bookmarkStart w:id="58" w:name="_Ref211865222"/>
      <w:bookmarkStart w:id="59" w:name="_Ref211865743"/>
      <w:bookmarkStart w:id="60" w:name="_Ref211867123"/>
      <w:bookmarkStart w:id="61" w:name="_Toc1518288986"/>
      <w:bookmarkStart w:id="62" w:name="_Hlk210998424"/>
      <w:r w:rsidRPr="007A5D6B">
        <w:rPr>
          <w:rFonts w:cstheme="minorHAnsi"/>
          <w:bCs/>
          <w:color w:val="000000" w:themeColor="text1"/>
          <w:szCs w:val="26"/>
          <w:lang w:val="it-IT"/>
        </w:rPr>
        <w:lastRenderedPageBreak/>
        <w:t>Attori coinvolti e gerarchia</w:t>
      </w:r>
      <w:bookmarkEnd w:id="58"/>
      <w:bookmarkEnd w:id="59"/>
      <w:bookmarkEnd w:id="60"/>
      <w:bookmarkEnd w:id="61"/>
    </w:p>
    <w:p w14:paraId="6736DA21" w14:textId="77777777" w:rsidR="00E72F54" w:rsidRDefault="00DF5A2C" w:rsidP="00E434DE">
      <w:pPr>
        <w:pStyle w:val="Heading2"/>
        <w:rPr>
          <w:lang w:val="it-IT"/>
        </w:rPr>
      </w:pPr>
      <w:bookmarkStart w:id="63" w:name="_Toc970642335"/>
      <w:bookmarkEnd w:id="62"/>
      <w:r w:rsidRPr="10CEFF33">
        <w:rPr>
          <w:lang w:val="it-IT"/>
        </w:rPr>
        <w:t>Ruoli e responsabilità – Descrizione dettagliata</w:t>
      </w:r>
      <w:bookmarkEnd w:id="63"/>
    </w:p>
    <w:p w14:paraId="6A40A575" w14:textId="77AD9770" w:rsidR="00B074EF" w:rsidRPr="006D7CC7" w:rsidRDefault="00050318" w:rsidP="00B5236E">
      <w:pPr>
        <w:pStyle w:val="FirstParagraph"/>
        <w:numPr>
          <w:ilvl w:val="0"/>
          <w:numId w:val="19"/>
        </w:numPr>
        <w:spacing w:line="276" w:lineRule="auto"/>
        <w:rPr>
          <w:rFonts w:cstheme="minorHAnsi"/>
          <w:color w:val="000000" w:themeColor="text1"/>
          <w:lang w:val="it-IT"/>
        </w:rPr>
      </w:pPr>
      <w:r w:rsidRPr="006D7CC7">
        <w:rPr>
          <w:rFonts w:cstheme="minorHAnsi"/>
          <w:b/>
          <w:bCs/>
          <w:lang w:val="it-IT"/>
        </w:rPr>
        <w:t>Centro</w:t>
      </w:r>
      <w:r w:rsidRPr="006D7CC7">
        <w:rPr>
          <w:rFonts w:cstheme="minorHAnsi"/>
          <w:lang w:val="it-IT"/>
        </w:rPr>
        <w:t xml:space="preserve">: </w:t>
      </w:r>
      <w:r w:rsidR="000D4598">
        <w:rPr>
          <w:rFonts w:cstheme="minorHAnsi"/>
          <w:lang w:val="it-IT"/>
        </w:rPr>
        <w:t>r</w:t>
      </w:r>
      <w:r w:rsidRPr="006D7CC7">
        <w:rPr>
          <w:rFonts w:cstheme="minorHAnsi"/>
          <w:lang w:val="it-IT"/>
        </w:rPr>
        <w:t>esponsabile</w:t>
      </w:r>
      <w:r w:rsidR="00996361" w:rsidRPr="006D7CC7">
        <w:rPr>
          <w:rFonts w:cstheme="minorHAnsi"/>
          <w:lang w:val="it-IT"/>
        </w:rPr>
        <w:t xml:space="preserve"> delle policy, processi, campagne nazionali e compliance. Ha visibilità e potere di intervento su tutta la </w:t>
      </w:r>
      <w:r w:rsidR="00FC4AA5">
        <w:rPr>
          <w:rFonts w:cstheme="minorHAnsi"/>
          <w:lang w:val="it-IT"/>
        </w:rPr>
        <w:t>R</w:t>
      </w:r>
      <w:r w:rsidR="00996361" w:rsidRPr="006D7CC7">
        <w:rPr>
          <w:rFonts w:cstheme="minorHAnsi"/>
          <w:lang w:val="it-IT"/>
        </w:rPr>
        <w:t>ete.</w:t>
      </w:r>
    </w:p>
    <w:p w14:paraId="1D65C08D" w14:textId="328EDBC9" w:rsidR="00E06FC3" w:rsidRDefault="00724309" w:rsidP="00B5236E">
      <w:pPr>
        <w:pStyle w:val="FirstParagraph"/>
        <w:numPr>
          <w:ilvl w:val="0"/>
          <w:numId w:val="19"/>
        </w:numPr>
        <w:spacing w:line="276" w:lineRule="auto"/>
        <w:rPr>
          <w:rFonts w:cstheme="minorHAnsi"/>
          <w:lang w:val="it-IT"/>
        </w:rPr>
      </w:pPr>
      <w:r w:rsidRPr="00AB4319">
        <w:rPr>
          <w:rFonts w:cstheme="minorHAnsi"/>
          <w:b/>
          <w:bCs/>
          <w:lang w:val="it-IT"/>
        </w:rPr>
        <w:t xml:space="preserve">Dipartimenti trasversali di Centro </w:t>
      </w:r>
      <w:r w:rsidR="006D7CC7" w:rsidRPr="00AB4319">
        <w:rPr>
          <w:rFonts w:cstheme="minorHAnsi"/>
          <w:b/>
          <w:bCs/>
          <w:lang w:val="it-IT"/>
        </w:rPr>
        <w:t>(CRM</w:t>
      </w:r>
      <w:r w:rsidR="00B51097" w:rsidRPr="00AB4319">
        <w:rPr>
          <w:rFonts w:cstheme="minorHAnsi"/>
          <w:b/>
          <w:bCs/>
          <w:lang w:val="it-IT"/>
        </w:rPr>
        <w:t>, MKT</w:t>
      </w:r>
      <w:r w:rsidR="00266CA8" w:rsidRPr="00AB4319">
        <w:rPr>
          <w:rFonts w:cstheme="minorHAnsi"/>
          <w:b/>
          <w:bCs/>
          <w:lang w:val="it-IT"/>
        </w:rPr>
        <w:t xml:space="preserve">, </w:t>
      </w:r>
      <w:r w:rsidR="007817A7" w:rsidRPr="00AB4319">
        <w:rPr>
          <w:rFonts w:cstheme="minorHAnsi"/>
          <w:b/>
          <w:bCs/>
          <w:lang w:val="it-IT"/>
        </w:rPr>
        <w:t>Distribuzioni)</w:t>
      </w:r>
      <w:r w:rsidR="00E873EE">
        <w:rPr>
          <w:rFonts w:cstheme="minorHAnsi"/>
          <w:lang w:val="it-IT"/>
        </w:rPr>
        <w:t xml:space="preserve">: </w:t>
      </w:r>
      <w:r w:rsidR="00B178CC">
        <w:rPr>
          <w:rFonts w:cstheme="minorHAnsi"/>
          <w:lang w:val="it-IT"/>
        </w:rPr>
        <w:t xml:space="preserve">responsabili di processi </w:t>
      </w:r>
      <w:r w:rsidR="00A775EB">
        <w:rPr>
          <w:rFonts w:cstheme="minorHAnsi"/>
          <w:lang w:val="it-IT"/>
        </w:rPr>
        <w:t xml:space="preserve">dedicati </w:t>
      </w:r>
      <w:r w:rsidR="00BF5602">
        <w:rPr>
          <w:rFonts w:cstheme="minorHAnsi"/>
          <w:lang w:val="it-IT"/>
        </w:rPr>
        <w:t>ai verticali di competenza con facoltà di</w:t>
      </w:r>
      <w:r w:rsidR="00C71342">
        <w:rPr>
          <w:rFonts w:cstheme="minorHAnsi"/>
          <w:lang w:val="it-IT"/>
        </w:rPr>
        <w:t xml:space="preserve"> monitoraggio e</w:t>
      </w:r>
      <w:r w:rsidR="00BF5602">
        <w:rPr>
          <w:rFonts w:cstheme="minorHAnsi"/>
          <w:lang w:val="it-IT"/>
        </w:rPr>
        <w:t xml:space="preserve"> </w:t>
      </w:r>
      <w:r w:rsidR="00C76EB8">
        <w:rPr>
          <w:rFonts w:cstheme="minorHAnsi"/>
          <w:lang w:val="it-IT"/>
        </w:rPr>
        <w:t>predispo</w:t>
      </w:r>
      <w:r w:rsidR="00C71342">
        <w:rPr>
          <w:rFonts w:cstheme="minorHAnsi"/>
          <w:lang w:val="it-IT"/>
        </w:rPr>
        <w:t xml:space="preserve">sizione </w:t>
      </w:r>
      <w:r w:rsidR="00C76EB8">
        <w:rPr>
          <w:rFonts w:cstheme="minorHAnsi"/>
          <w:lang w:val="it-IT"/>
        </w:rPr>
        <w:t>/configur</w:t>
      </w:r>
      <w:r w:rsidR="00C71342">
        <w:rPr>
          <w:rFonts w:cstheme="minorHAnsi"/>
          <w:lang w:val="it-IT"/>
        </w:rPr>
        <w:t>azione</w:t>
      </w:r>
      <w:r w:rsidR="00C76EB8">
        <w:rPr>
          <w:rFonts w:cstheme="minorHAnsi"/>
          <w:lang w:val="it-IT"/>
        </w:rPr>
        <w:t xml:space="preserve"> priorità </w:t>
      </w:r>
      <w:r w:rsidR="0077541D">
        <w:rPr>
          <w:rFonts w:cstheme="minorHAnsi"/>
          <w:lang w:val="it-IT"/>
        </w:rPr>
        <w:t xml:space="preserve">per la </w:t>
      </w:r>
      <w:r w:rsidR="00C61760">
        <w:rPr>
          <w:rFonts w:cstheme="minorHAnsi"/>
          <w:lang w:val="it-IT"/>
        </w:rPr>
        <w:t>rete</w:t>
      </w:r>
      <w:r w:rsidR="0077541D">
        <w:rPr>
          <w:rFonts w:cstheme="minorHAnsi"/>
          <w:lang w:val="it-IT"/>
        </w:rPr>
        <w:t xml:space="preserve"> e le strutture di Semicentro</w:t>
      </w:r>
      <w:r w:rsidR="00C71342">
        <w:rPr>
          <w:rFonts w:cstheme="minorHAnsi"/>
          <w:lang w:val="it-IT"/>
        </w:rPr>
        <w:t>.</w:t>
      </w:r>
    </w:p>
    <w:p w14:paraId="37B512EB" w14:textId="07E835B6" w:rsidR="004E6158" w:rsidRDefault="004E6158" w:rsidP="004E6158">
      <w:pPr>
        <w:pStyle w:val="BodyText"/>
        <w:numPr>
          <w:ilvl w:val="0"/>
          <w:numId w:val="19"/>
        </w:numPr>
        <w:spacing w:line="276" w:lineRule="auto"/>
        <w:rPr>
          <w:lang w:val="it-IT"/>
        </w:rPr>
      </w:pPr>
      <w:r w:rsidRPr="2E004E2F">
        <w:rPr>
          <w:b/>
          <w:lang w:val="it-IT"/>
        </w:rPr>
        <w:t>Direzione Regionale</w:t>
      </w:r>
      <w:r w:rsidRPr="2E004E2F">
        <w:rPr>
          <w:lang w:val="it-IT"/>
        </w:rPr>
        <w:t xml:space="preserve">: è </w:t>
      </w:r>
      <w:r w:rsidR="00D2791F" w:rsidRPr="2E004E2F">
        <w:rPr>
          <w:lang w:val="it-IT"/>
        </w:rPr>
        <w:t>la struttura che</w:t>
      </w:r>
      <w:r w:rsidRPr="2E004E2F">
        <w:rPr>
          <w:lang w:val="it-IT"/>
        </w:rPr>
        <w:t xml:space="preserve"> govern</w:t>
      </w:r>
      <w:r w:rsidR="00D2791F" w:rsidRPr="2E004E2F">
        <w:rPr>
          <w:lang w:val="it-IT"/>
        </w:rPr>
        <w:t>a</w:t>
      </w:r>
      <w:r w:rsidRPr="2E004E2F">
        <w:rPr>
          <w:lang w:val="it-IT"/>
        </w:rPr>
        <w:t>, indirizz</w:t>
      </w:r>
      <w:r w:rsidR="00D2791F" w:rsidRPr="2E004E2F">
        <w:rPr>
          <w:lang w:val="it-IT"/>
        </w:rPr>
        <w:t>a</w:t>
      </w:r>
      <w:r w:rsidRPr="2E004E2F">
        <w:rPr>
          <w:lang w:val="it-IT"/>
        </w:rPr>
        <w:t xml:space="preserve"> e monitora</w:t>
      </w:r>
      <w:r w:rsidR="00D2791F" w:rsidRPr="2E004E2F">
        <w:rPr>
          <w:lang w:val="it-IT"/>
        </w:rPr>
        <w:t xml:space="preserve"> </w:t>
      </w:r>
      <w:r w:rsidRPr="2E004E2F">
        <w:rPr>
          <w:lang w:val="it-IT"/>
        </w:rPr>
        <w:t xml:space="preserve">le Filiali, i Poli Affari </w:t>
      </w:r>
      <w:del w:id="64" w:author="Portogallo, Sara" w:date="2025-12-05T06:38:00Z">
        <w:r w:rsidRPr="2E004E2F">
          <w:rPr>
            <w:lang w:val="it-IT"/>
          </w:rPr>
          <w:delText>e  Nucleo</w:delText>
        </w:r>
      </w:del>
      <w:ins w:id="65" w:author="Portogallo, Sara" w:date="2025-12-05T06:38:00Z">
        <w:r w:rsidR="2BCCE88E" w:rsidRPr="2E004E2F">
          <w:rPr>
            <w:lang w:val="it-IT"/>
          </w:rPr>
          <w:t>e Nucleo</w:t>
        </w:r>
      </w:ins>
      <w:r w:rsidRPr="2E004E2F">
        <w:rPr>
          <w:lang w:val="it-IT"/>
        </w:rPr>
        <w:t xml:space="preserve"> Special Network </w:t>
      </w:r>
      <w:r w:rsidR="00860D8D" w:rsidRPr="2E004E2F">
        <w:rPr>
          <w:lang w:val="it-IT"/>
        </w:rPr>
        <w:t>attraverso i ruoli sotto riportati</w:t>
      </w:r>
    </w:p>
    <w:p w14:paraId="66D7A3CA" w14:textId="11558229" w:rsidR="00D867E0" w:rsidRPr="00D867E0" w:rsidRDefault="00D867E0" w:rsidP="00D867E0">
      <w:pPr>
        <w:pStyle w:val="BodyText"/>
        <w:numPr>
          <w:ilvl w:val="0"/>
          <w:numId w:val="19"/>
        </w:numPr>
        <w:spacing w:line="276" w:lineRule="auto"/>
        <w:rPr>
          <w:rFonts w:cstheme="minorHAnsi"/>
          <w:lang w:val="it-IT"/>
        </w:rPr>
      </w:pPr>
      <w:r>
        <w:rPr>
          <w:rFonts w:cstheme="minorHAnsi"/>
          <w:b/>
          <w:bCs/>
          <w:lang w:val="it-IT"/>
        </w:rPr>
        <w:t xml:space="preserve">Team vendita </w:t>
      </w:r>
      <w:r w:rsidRPr="00E72F54">
        <w:rPr>
          <w:rFonts w:cstheme="minorHAnsi"/>
          <w:b/>
          <w:bCs/>
          <w:lang w:val="it-IT"/>
        </w:rPr>
        <w:t>Direzione Regionale</w:t>
      </w:r>
      <w:r>
        <w:rPr>
          <w:rFonts w:cstheme="minorHAnsi"/>
          <w:lang w:val="it-IT"/>
        </w:rPr>
        <w:t>:</w:t>
      </w:r>
      <w:r w:rsidRPr="00E72F54">
        <w:rPr>
          <w:rFonts w:cstheme="minorHAnsi"/>
          <w:lang w:val="it-IT"/>
        </w:rPr>
        <w:t xml:space="preserve"> </w:t>
      </w:r>
      <w:r>
        <w:rPr>
          <w:rFonts w:cstheme="minorHAnsi"/>
          <w:lang w:val="it-IT"/>
        </w:rPr>
        <w:t>figure in corso di rilascio</w:t>
      </w:r>
      <w:r w:rsidR="009743BE">
        <w:rPr>
          <w:rFonts w:cstheme="minorHAnsi"/>
          <w:lang w:val="it-IT"/>
        </w:rPr>
        <w:t>, non ancora attivate, a livello di direzione regionale</w:t>
      </w:r>
    </w:p>
    <w:p w14:paraId="3C207382" w14:textId="2CE2854B" w:rsidR="00EC6918" w:rsidRPr="00B5236E" w:rsidRDefault="00EC6918" w:rsidP="00B5236E">
      <w:pPr>
        <w:pStyle w:val="BodyText"/>
        <w:numPr>
          <w:ilvl w:val="0"/>
          <w:numId w:val="73"/>
        </w:numPr>
        <w:rPr>
          <w:b/>
          <w:bCs/>
          <w:lang w:val="it-IT"/>
        </w:rPr>
      </w:pPr>
      <w:r w:rsidRPr="00B5236E">
        <w:rPr>
          <w:b/>
          <w:bCs/>
          <w:lang w:val="it-IT"/>
        </w:rPr>
        <w:t>Responsabile di Direzione region</w:t>
      </w:r>
      <w:r w:rsidR="00B5236E" w:rsidRPr="00B5236E">
        <w:rPr>
          <w:b/>
          <w:bCs/>
          <w:lang w:val="it-IT"/>
        </w:rPr>
        <w:t>ale</w:t>
      </w:r>
      <w:r w:rsidR="00B5236E" w:rsidRPr="00B5236E">
        <w:rPr>
          <w:lang w:val="it-IT"/>
        </w:rPr>
        <w:t>:</w:t>
      </w:r>
      <w:r w:rsidR="002824E4" w:rsidRPr="002824E4">
        <w:rPr>
          <w:lang w:val="it-IT"/>
        </w:rPr>
        <w:t xml:space="preserve"> rappresenta</w:t>
      </w:r>
      <w:r w:rsidR="00F40FCC">
        <w:rPr>
          <w:lang w:val="it-IT"/>
        </w:rPr>
        <w:t xml:space="preserve"> la </w:t>
      </w:r>
      <w:r w:rsidR="002824E4" w:rsidRPr="002824E4">
        <w:rPr>
          <w:lang w:val="it-IT"/>
        </w:rPr>
        <w:t>Banca sul territorio e garantisce il conseguimento degli obiettivi economici, patrimoniali e commerciali delle strutture di competenza. Coordina e sviluppa le attività della Direzione Regionale, promuovendo le sinergie tra i diversi canali commerciali e la diffusione della cultura aziendale. Assicura la qualità del servizio alla Clientela, la gestione delle relazioni istituzionali e il controllo dei rischi creditizi e operativi</w:t>
      </w:r>
      <w:r w:rsidR="00501C83">
        <w:rPr>
          <w:lang w:val="it-IT"/>
        </w:rPr>
        <w:t>.</w:t>
      </w:r>
    </w:p>
    <w:p w14:paraId="487A6E89" w14:textId="576741A9" w:rsidR="00D13C8A" w:rsidRPr="00AB4319" w:rsidRDefault="00D13C8A" w:rsidP="00B5236E">
      <w:pPr>
        <w:pStyle w:val="BodyText"/>
        <w:numPr>
          <w:ilvl w:val="0"/>
          <w:numId w:val="43"/>
        </w:numPr>
        <w:rPr>
          <w:lang w:val="it-IT"/>
        </w:rPr>
      </w:pPr>
      <w:r w:rsidRPr="00705B46">
        <w:rPr>
          <w:b/>
          <w:bCs/>
          <w:lang w:val="it-IT"/>
        </w:rPr>
        <w:t>Deputy</w:t>
      </w:r>
      <w:r w:rsidR="00511B22" w:rsidRPr="00705B46">
        <w:rPr>
          <w:b/>
          <w:bCs/>
          <w:lang w:val="it-IT"/>
        </w:rPr>
        <w:t xml:space="preserve"> di Direzione Regionale</w:t>
      </w:r>
      <w:r w:rsidRPr="00590E2B">
        <w:rPr>
          <w:lang w:val="it-IT"/>
        </w:rPr>
        <w:t xml:space="preserve">: </w:t>
      </w:r>
      <w:r w:rsidR="002C450E">
        <w:rPr>
          <w:lang w:val="it-IT"/>
        </w:rPr>
        <w:t>affianca</w:t>
      </w:r>
      <w:r w:rsidR="00AB4319" w:rsidRPr="00AB4319">
        <w:rPr>
          <w:lang w:val="it-IT"/>
        </w:rPr>
        <w:t xml:space="preserve"> il </w:t>
      </w:r>
      <w:r w:rsidR="001421D4">
        <w:rPr>
          <w:lang w:val="it-IT"/>
        </w:rPr>
        <w:t xml:space="preserve">responsabile </w:t>
      </w:r>
      <w:r w:rsidR="002C450E">
        <w:rPr>
          <w:lang w:val="it-IT"/>
        </w:rPr>
        <w:t>di direzione regionale n</w:t>
      </w:r>
      <w:r w:rsidR="001421D4">
        <w:rPr>
          <w:lang w:val="it-IT"/>
        </w:rPr>
        <w:t xml:space="preserve">ella </w:t>
      </w:r>
      <w:r w:rsidR="00AB4319" w:rsidRPr="00AB4319">
        <w:rPr>
          <w:lang w:val="it-IT"/>
        </w:rPr>
        <w:t>gestione e sviluppo delle attività territoriali, assicurando il coordinamento delle filiali e il raggiungimento degli obiettivi commerciali. Supporta la promozione della cultura aziendale e la qualità del servizio, contribuendo alla gestione delle sinergie tra i diversi canali e al monitoraggio dei rischi. Favorisce la crescita delle competenze dei collaboratori e la realizzazione delle iniziative di sviluppo e formazione.</w:t>
      </w:r>
    </w:p>
    <w:p w14:paraId="1A98E063" w14:textId="28DB60DC" w:rsidR="005200ED" w:rsidRDefault="005200ED" w:rsidP="00B5236E">
      <w:pPr>
        <w:pStyle w:val="BodyText"/>
        <w:numPr>
          <w:ilvl w:val="0"/>
          <w:numId w:val="19"/>
        </w:numPr>
        <w:rPr>
          <w:lang w:val="it-IT"/>
        </w:rPr>
      </w:pPr>
      <w:r w:rsidRPr="005200ED">
        <w:rPr>
          <w:rFonts w:cstheme="minorHAnsi"/>
          <w:b/>
          <w:bCs/>
          <w:lang w:val="it-IT"/>
        </w:rPr>
        <w:t>Advisor</w:t>
      </w:r>
      <w:r w:rsidR="003C787A">
        <w:rPr>
          <w:rFonts w:cstheme="minorHAnsi"/>
          <w:b/>
          <w:bCs/>
          <w:lang w:val="it-IT"/>
        </w:rPr>
        <w:t>:</w:t>
      </w:r>
      <w:r>
        <w:rPr>
          <w:rFonts w:cstheme="minorHAnsi"/>
          <w:b/>
          <w:lang w:val="it-IT"/>
        </w:rPr>
        <w:t xml:space="preserve"> </w:t>
      </w:r>
      <w:r w:rsidR="00B33137">
        <w:rPr>
          <w:lang w:val="it-IT"/>
        </w:rPr>
        <w:t>l</w:t>
      </w:r>
      <w:r w:rsidRPr="00006D83">
        <w:rPr>
          <w:lang w:val="it-IT"/>
        </w:rPr>
        <w:t>e tre tipologie di Advisor (Premium, Family e POE) supportano e affiancano i Gestori delle rispettive aree nelle filiali, diffondendo la metodologia commerciale, promuovendo la crescita della base clienti e il raggiungimento degli obiettivi commerciali, assicurando qualità del servizio, formazione e consulenza specialistica su prodotti e iniziative, in collaborazione con la Direzione Regionale.</w:t>
      </w:r>
    </w:p>
    <w:p w14:paraId="17AA65B1" w14:textId="1EE27BED" w:rsidR="00704A30" w:rsidRPr="00CA3C27" w:rsidRDefault="00704A30" w:rsidP="00B5236E">
      <w:pPr>
        <w:pStyle w:val="BodyText"/>
        <w:numPr>
          <w:ilvl w:val="0"/>
          <w:numId w:val="19"/>
        </w:numPr>
        <w:rPr>
          <w:lang w:val="it-IT"/>
        </w:rPr>
      </w:pPr>
      <w:r w:rsidRPr="00CA3C27">
        <w:rPr>
          <w:b/>
          <w:bCs/>
          <w:lang w:val="it-IT"/>
        </w:rPr>
        <w:t xml:space="preserve">Specialisti: </w:t>
      </w:r>
      <w:r w:rsidR="00AE3988">
        <w:rPr>
          <w:lang w:val="it-IT"/>
        </w:rPr>
        <w:t>g</w:t>
      </w:r>
      <w:r w:rsidRPr="00CA3C27">
        <w:rPr>
          <w:lang w:val="it-IT"/>
        </w:rPr>
        <w:t>li Specialisti (Affari, Agri-Agro, Mutui, Bancassicurazione Danni, POS/Canali Diretti/Monetica)</w:t>
      </w:r>
      <w:r w:rsidR="00F05BB1" w:rsidRPr="00CA3C27">
        <w:rPr>
          <w:lang w:val="it-IT"/>
        </w:rPr>
        <w:t xml:space="preserve"> operano all’interno della Direzione Regionale</w:t>
      </w:r>
      <w:r w:rsidR="00CA3C27" w:rsidRPr="00CA3C27">
        <w:rPr>
          <w:lang w:val="it-IT"/>
        </w:rPr>
        <w:t xml:space="preserve"> e</w:t>
      </w:r>
      <w:r w:rsidRPr="00CA3C27">
        <w:rPr>
          <w:lang w:val="it-IT"/>
        </w:rPr>
        <w:t xml:space="preserve"> rappresentano i riferimenti tecnici e consulenziali per la </w:t>
      </w:r>
      <w:r w:rsidR="003305E4">
        <w:rPr>
          <w:lang w:val="it-IT"/>
        </w:rPr>
        <w:t>R</w:t>
      </w:r>
      <w:r w:rsidRPr="00CA3C27">
        <w:rPr>
          <w:lang w:val="it-IT"/>
        </w:rPr>
        <w:t>ete, fornendo supporto operativo, formazione e consulenza su prodotti, mercato e processi, e affiancando i gestori e i responsabili nel raggiungimento degli obiettivi commerciali e nella diffusione di best practice, innovazione e cultura aziendale.</w:t>
      </w:r>
    </w:p>
    <w:p w14:paraId="7C2E5BF1" w14:textId="707CB731" w:rsidR="003F2098" w:rsidRPr="00CA3C27" w:rsidRDefault="003F2098" w:rsidP="00B5236E">
      <w:pPr>
        <w:pStyle w:val="BodyText"/>
        <w:numPr>
          <w:ilvl w:val="0"/>
          <w:numId w:val="19"/>
        </w:numPr>
        <w:rPr>
          <w:lang w:val="it-IT"/>
        </w:rPr>
      </w:pPr>
      <w:r w:rsidRPr="00CA3C27">
        <w:rPr>
          <w:b/>
          <w:bCs/>
          <w:lang w:val="it-IT"/>
        </w:rPr>
        <w:t>Spec</w:t>
      </w:r>
      <w:r w:rsidR="00CA3C27" w:rsidRPr="00CA3C27">
        <w:rPr>
          <w:b/>
          <w:bCs/>
          <w:lang w:val="it-IT"/>
        </w:rPr>
        <w:t xml:space="preserve">ialisti Unit </w:t>
      </w:r>
      <w:r w:rsidRPr="00CA3C27">
        <w:rPr>
          <w:b/>
          <w:bCs/>
          <w:lang w:val="it-IT"/>
        </w:rPr>
        <w:t>Mutui:</w:t>
      </w:r>
      <w:r w:rsidRPr="00CA3C27">
        <w:rPr>
          <w:lang w:val="it-IT"/>
        </w:rPr>
        <w:t xml:space="preserve"> </w:t>
      </w:r>
      <w:r w:rsidR="00714915">
        <w:rPr>
          <w:lang w:val="it-IT"/>
        </w:rPr>
        <w:t>l</w:t>
      </w:r>
      <w:r w:rsidR="00CA3C27" w:rsidRPr="00CA3C27">
        <w:rPr>
          <w:lang w:val="it-IT"/>
        </w:rPr>
        <w:t xml:space="preserve">a Unit </w:t>
      </w:r>
      <w:r w:rsidRPr="00CA3C27">
        <w:rPr>
          <w:lang w:val="it-IT"/>
        </w:rPr>
        <w:t xml:space="preserve">Mutui </w:t>
      </w:r>
      <w:r w:rsidR="00CA3C27" w:rsidRPr="00CA3C27">
        <w:rPr>
          <w:lang w:val="it-IT"/>
        </w:rPr>
        <w:t xml:space="preserve">e i suoi specialisti operano all’interno della Direzione Regionale e rappresentano </w:t>
      </w:r>
      <w:r w:rsidRPr="00CA3C27">
        <w:rPr>
          <w:lang w:val="it-IT"/>
        </w:rPr>
        <w:t xml:space="preserve">il riferimento specialistico per la </w:t>
      </w:r>
      <w:r w:rsidR="00714915">
        <w:rPr>
          <w:lang w:val="it-IT"/>
        </w:rPr>
        <w:t>R</w:t>
      </w:r>
      <w:r w:rsidRPr="00CA3C27">
        <w:rPr>
          <w:lang w:val="it-IT"/>
        </w:rPr>
        <w:t xml:space="preserve">ete, garantendo formazione, consulenza e supporto operativo alle Filiali sui prodotti mutui. Coordina attività di </w:t>
      </w:r>
      <w:r w:rsidRPr="00CA3C27">
        <w:rPr>
          <w:lang w:val="it-IT"/>
        </w:rPr>
        <w:lastRenderedPageBreak/>
        <w:t>assistenza su strumenti, gestione lead online e convenzioni, monitorando l’andamento commerciale e collaborando con Direzione Regionale e struttura Mutui.</w:t>
      </w:r>
    </w:p>
    <w:p w14:paraId="2185916B" w14:textId="63DB26DE" w:rsidR="00FF2FDE" w:rsidRPr="00FF2FDE" w:rsidRDefault="00FF2FDE" w:rsidP="00B5236E">
      <w:pPr>
        <w:pStyle w:val="BodyText"/>
        <w:numPr>
          <w:ilvl w:val="0"/>
          <w:numId w:val="19"/>
        </w:numPr>
        <w:spacing w:line="276" w:lineRule="auto"/>
        <w:rPr>
          <w:rFonts w:cstheme="minorHAnsi"/>
          <w:lang w:val="it-IT"/>
        </w:rPr>
      </w:pPr>
      <w:r w:rsidRPr="00E72F54">
        <w:rPr>
          <w:rFonts w:cstheme="minorHAnsi"/>
          <w:b/>
          <w:bCs/>
          <w:lang w:val="it-IT"/>
        </w:rPr>
        <w:t>Responsabile Commerciale Zona (RCZ)</w:t>
      </w:r>
      <w:r w:rsidR="003C787A">
        <w:rPr>
          <w:rFonts w:cstheme="minorHAnsi"/>
          <w:lang w:val="it-IT"/>
        </w:rPr>
        <w:t>:</w:t>
      </w:r>
      <w:r w:rsidRPr="00E72F54">
        <w:rPr>
          <w:rFonts w:cstheme="minorHAnsi"/>
          <w:lang w:val="it-IT"/>
        </w:rPr>
        <w:t xml:space="preserve"> </w:t>
      </w:r>
      <w:r w:rsidR="00714915">
        <w:rPr>
          <w:rFonts w:cstheme="minorHAnsi"/>
          <w:lang w:val="it-IT"/>
        </w:rPr>
        <w:t>c</w:t>
      </w:r>
      <w:r w:rsidR="001E45AB" w:rsidRPr="001E45AB">
        <w:rPr>
          <w:rFonts w:cstheme="minorHAnsi"/>
          <w:lang w:val="it-IT"/>
        </w:rPr>
        <w:t>oordina tutte le filiali e le risorse commerciali della zona, garantendo il raggiungimento degli obiettivi di budget, la crescita della base clienti e la qualità del servizio, promuovendo la cultura aziendale e assicurando la conformità e lo sviluppo delle attività sul territorio.</w:t>
      </w:r>
    </w:p>
    <w:p w14:paraId="4ECFE50D" w14:textId="62FFA037" w:rsidR="00BC01F0" w:rsidRPr="00BC01F0" w:rsidRDefault="00EA4313" w:rsidP="00B5236E">
      <w:pPr>
        <w:pStyle w:val="BodyText"/>
        <w:numPr>
          <w:ilvl w:val="0"/>
          <w:numId w:val="19"/>
        </w:numPr>
        <w:rPr>
          <w:lang w:val="it-IT"/>
        </w:rPr>
      </w:pPr>
      <w:r>
        <w:rPr>
          <w:b/>
          <w:bCs/>
          <w:lang w:val="it-IT"/>
        </w:rPr>
        <w:t>Responsabile Commerciale Affari</w:t>
      </w:r>
      <w:r w:rsidR="003C787A">
        <w:rPr>
          <w:b/>
          <w:bCs/>
          <w:lang w:val="it-IT"/>
        </w:rPr>
        <w:t>:</w:t>
      </w:r>
      <w:r w:rsidR="005E061B">
        <w:rPr>
          <w:b/>
          <w:bCs/>
          <w:lang w:val="it-IT"/>
        </w:rPr>
        <w:t xml:space="preserve"> </w:t>
      </w:r>
      <w:r w:rsidR="00714915">
        <w:rPr>
          <w:lang w:val="it-IT"/>
        </w:rPr>
        <w:t>c</w:t>
      </w:r>
      <w:r w:rsidR="00B703F9" w:rsidRPr="00B703F9">
        <w:rPr>
          <w:lang w:val="it-IT"/>
        </w:rPr>
        <w:t>oordina Poli Affari, Specialisti e Sviluppatori Agri-Agro, garantendo il raggiungimento degli obiettivi di budget, la crescita della base clienti e la qualità del servizio nei Poli Affari della Direzione Regionale, promuovendo cultura aziendale, best practice e conformità delle attività sul territorio</w:t>
      </w:r>
      <w:r w:rsidR="006D69F9">
        <w:rPr>
          <w:lang w:val="it-IT"/>
        </w:rPr>
        <w:t>.</w:t>
      </w:r>
    </w:p>
    <w:p w14:paraId="72526533" w14:textId="3F8FD4D2" w:rsidR="0059344D" w:rsidRDefault="0059344D" w:rsidP="00B5236E">
      <w:pPr>
        <w:pStyle w:val="BodyText"/>
        <w:numPr>
          <w:ilvl w:val="0"/>
          <w:numId w:val="19"/>
        </w:numPr>
        <w:spacing w:line="276" w:lineRule="auto"/>
        <w:rPr>
          <w:rFonts w:cstheme="minorHAnsi"/>
          <w:lang w:val="it-IT"/>
        </w:rPr>
      </w:pPr>
      <w:r w:rsidRPr="00E72F54">
        <w:rPr>
          <w:rFonts w:cstheme="minorHAnsi"/>
          <w:b/>
          <w:bCs/>
          <w:lang w:val="it-IT"/>
        </w:rPr>
        <w:t>Responsabile di Filiale</w:t>
      </w:r>
      <w:r w:rsidR="003C787A">
        <w:rPr>
          <w:rFonts w:cstheme="minorHAnsi"/>
          <w:lang w:val="it-IT"/>
        </w:rPr>
        <w:t>:</w:t>
      </w:r>
      <w:r w:rsidRPr="00E72F54">
        <w:rPr>
          <w:rFonts w:cstheme="minorHAnsi"/>
          <w:lang w:val="it-IT"/>
        </w:rPr>
        <w:t xml:space="preserve"> </w:t>
      </w:r>
      <w:r w:rsidR="00714915">
        <w:rPr>
          <w:rFonts w:cstheme="minorHAnsi"/>
          <w:lang w:val="it-IT"/>
        </w:rPr>
        <w:t>c</w:t>
      </w:r>
      <w:r w:rsidRPr="00E72F54">
        <w:rPr>
          <w:rFonts w:cstheme="minorHAnsi"/>
          <w:lang w:val="it-IT"/>
        </w:rPr>
        <w:t>oordina tutti i gestori della filiale (in media 5-8 gestori). Ha visione aggregata dei portafogli gestori e delle metriche di filiale</w:t>
      </w:r>
      <w:r w:rsidR="0075192D">
        <w:rPr>
          <w:rFonts w:cstheme="minorHAnsi"/>
          <w:lang w:val="it-IT"/>
        </w:rPr>
        <w:t xml:space="preserve"> ed è r</w:t>
      </w:r>
      <w:r w:rsidRPr="00E72F54">
        <w:rPr>
          <w:rFonts w:cstheme="minorHAnsi"/>
          <w:lang w:val="it-IT"/>
        </w:rPr>
        <w:t xml:space="preserve">esponsabile delle performance di filiale, compliance, qualità servizio e formazione. </w:t>
      </w:r>
    </w:p>
    <w:p w14:paraId="04EFBC5C" w14:textId="0BE45861" w:rsidR="00F70E9B" w:rsidRPr="007648AE" w:rsidRDefault="00F70E9B" w:rsidP="00B5236E">
      <w:pPr>
        <w:pStyle w:val="BodyText"/>
        <w:numPr>
          <w:ilvl w:val="0"/>
          <w:numId w:val="19"/>
        </w:numPr>
        <w:spacing w:line="276" w:lineRule="auto"/>
        <w:ind w:left="714" w:hanging="357"/>
        <w:rPr>
          <w:rFonts w:cstheme="minorHAnsi"/>
          <w:lang w:val="it-IT"/>
        </w:rPr>
      </w:pPr>
      <w:r w:rsidRPr="007648AE">
        <w:rPr>
          <w:rFonts w:cstheme="minorHAnsi"/>
          <w:b/>
          <w:bCs/>
          <w:lang w:val="it-IT"/>
        </w:rPr>
        <w:t>Responsabil</w:t>
      </w:r>
      <w:r w:rsidR="0041493A">
        <w:rPr>
          <w:rFonts w:cstheme="minorHAnsi"/>
          <w:b/>
          <w:bCs/>
          <w:lang w:val="it-IT"/>
        </w:rPr>
        <w:t>e</w:t>
      </w:r>
      <w:r w:rsidRPr="007648AE">
        <w:rPr>
          <w:rFonts w:cstheme="minorHAnsi"/>
          <w:b/>
          <w:bCs/>
          <w:lang w:val="it-IT"/>
        </w:rPr>
        <w:t xml:space="preserve"> Pol</w:t>
      </w:r>
      <w:r w:rsidR="00C940C6">
        <w:rPr>
          <w:rFonts w:cstheme="minorHAnsi"/>
          <w:b/>
          <w:bCs/>
          <w:lang w:val="it-IT"/>
        </w:rPr>
        <w:t>o</w:t>
      </w:r>
      <w:r w:rsidR="006E7E81" w:rsidRPr="007648AE">
        <w:rPr>
          <w:rFonts w:cstheme="minorHAnsi"/>
          <w:lang w:val="it-IT"/>
        </w:rPr>
        <w:t xml:space="preserve">: </w:t>
      </w:r>
      <w:r w:rsidR="007648AE" w:rsidRPr="007648AE">
        <w:rPr>
          <w:rFonts w:cstheme="minorHAnsi"/>
          <w:lang w:val="it-IT"/>
        </w:rPr>
        <w:t>coordina</w:t>
      </w:r>
      <w:r w:rsidR="00391F90">
        <w:rPr>
          <w:rFonts w:cstheme="minorHAnsi"/>
          <w:lang w:val="it-IT"/>
        </w:rPr>
        <w:t xml:space="preserve"> i gestori Affari di un polo</w:t>
      </w:r>
      <w:r w:rsidR="007E3D4B">
        <w:rPr>
          <w:rFonts w:cstheme="minorHAnsi"/>
          <w:lang w:val="it-IT"/>
        </w:rPr>
        <w:t>, supporta lo sviluppo delle relazioni</w:t>
      </w:r>
      <w:r w:rsidR="004542C8">
        <w:rPr>
          <w:rFonts w:cstheme="minorHAnsi"/>
          <w:lang w:val="it-IT"/>
        </w:rPr>
        <w:t xml:space="preserve"> per garantire la qualità del servizio</w:t>
      </w:r>
      <w:r w:rsidR="00970E63">
        <w:rPr>
          <w:rFonts w:cstheme="minorHAnsi"/>
          <w:lang w:val="it-IT"/>
        </w:rPr>
        <w:t>, presidio del rischio e raggiungimento deg</w:t>
      </w:r>
      <w:r w:rsidR="00375E92">
        <w:rPr>
          <w:rFonts w:cstheme="minorHAnsi"/>
          <w:lang w:val="it-IT"/>
        </w:rPr>
        <w:t>li obiettivi</w:t>
      </w:r>
      <w:r w:rsidR="0075192D">
        <w:rPr>
          <w:rFonts w:cstheme="minorHAnsi"/>
          <w:lang w:val="it-IT"/>
        </w:rPr>
        <w:t>.</w:t>
      </w:r>
    </w:p>
    <w:p w14:paraId="3631BB1F" w14:textId="47CD2F7E" w:rsidR="00D6682D" w:rsidRPr="0080593B" w:rsidRDefault="002D2614" w:rsidP="00B5236E">
      <w:pPr>
        <w:pStyle w:val="BodyText"/>
        <w:numPr>
          <w:ilvl w:val="0"/>
          <w:numId w:val="19"/>
        </w:numPr>
        <w:spacing w:line="276" w:lineRule="auto"/>
        <w:rPr>
          <w:lang w:val="it-IT"/>
        </w:rPr>
      </w:pPr>
      <w:r w:rsidRPr="00881BE6">
        <w:rPr>
          <w:b/>
          <w:lang w:val="it-IT"/>
        </w:rPr>
        <w:t>Special Network</w:t>
      </w:r>
      <w:r w:rsidR="00900331" w:rsidRPr="00881BE6">
        <w:rPr>
          <w:lang w:val="it-IT"/>
        </w:rPr>
        <w:t>:</w:t>
      </w:r>
      <w:r w:rsidR="00F95C52">
        <w:rPr>
          <w:lang w:val="it-IT"/>
        </w:rPr>
        <w:t xml:space="preserve"> referenti</w:t>
      </w:r>
      <w:r w:rsidR="00504FF9">
        <w:rPr>
          <w:lang w:val="it-IT"/>
        </w:rPr>
        <w:t xml:space="preserve"> che riportano al </w:t>
      </w:r>
      <w:r w:rsidR="00C75D07" w:rsidRPr="00881BE6">
        <w:rPr>
          <w:lang w:val="it-IT"/>
        </w:rPr>
        <w:t xml:space="preserve">Responsabile commerciale </w:t>
      </w:r>
      <w:r w:rsidR="00077C18" w:rsidRPr="00881BE6">
        <w:rPr>
          <w:lang w:val="it-IT"/>
        </w:rPr>
        <w:t>Affari</w:t>
      </w:r>
      <w:r w:rsidR="0075192D">
        <w:rPr>
          <w:lang w:val="it-IT"/>
        </w:rPr>
        <w:t xml:space="preserve"> e </w:t>
      </w:r>
      <w:r w:rsidR="00DB5192">
        <w:rPr>
          <w:lang w:val="it-IT"/>
        </w:rPr>
        <w:t xml:space="preserve">che </w:t>
      </w:r>
      <w:r w:rsidR="00DB5192" w:rsidRPr="00881BE6">
        <w:rPr>
          <w:lang w:val="it-IT"/>
        </w:rPr>
        <w:t>dispongono</w:t>
      </w:r>
      <w:r w:rsidR="00504FF9">
        <w:rPr>
          <w:lang w:val="it-IT"/>
        </w:rPr>
        <w:t xml:space="preserve"> di </w:t>
      </w:r>
      <w:r w:rsidR="00C21660" w:rsidRPr="00881BE6">
        <w:rPr>
          <w:lang w:val="it-IT"/>
        </w:rPr>
        <w:t>propri portafogli</w:t>
      </w:r>
      <w:r w:rsidR="0080593B">
        <w:rPr>
          <w:lang w:val="it-IT"/>
        </w:rPr>
        <w:t xml:space="preserve"> caratterizzati da</w:t>
      </w:r>
      <w:r w:rsidR="0075192D">
        <w:rPr>
          <w:lang w:val="it-IT"/>
        </w:rPr>
        <w:t xml:space="preserve"> una</w:t>
      </w:r>
      <w:r w:rsidR="0080593B">
        <w:rPr>
          <w:lang w:val="it-IT"/>
        </w:rPr>
        <w:t xml:space="preserve"> natura temporanea</w:t>
      </w:r>
      <w:r w:rsidR="00DE4C7E" w:rsidRPr="00881BE6">
        <w:rPr>
          <w:lang w:val="it-IT"/>
        </w:rPr>
        <w:t>. Si</w:t>
      </w:r>
      <w:r w:rsidR="003D5794" w:rsidRPr="00881BE6">
        <w:rPr>
          <w:lang w:val="it-IT"/>
        </w:rPr>
        <w:t xml:space="preserve"> occupa</w:t>
      </w:r>
      <w:r w:rsidR="00DE4C7E" w:rsidRPr="00881BE6">
        <w:rPr>
          <w:lang w:val="it-IT"/>
        </w:rPr>
        <w:t>no</w:t>
      </w:r>
      <w:r w:rsidR="00311616">
        <w:rPr>
          <w:lang w:val="it-IT"/>
        </w:rPr>
        <w:t xml:space="preserve"> principalmente</w:t>
      </w:r>
      <w:r w:rsidR="00EF7FE5" w:rsidRPr="00881BE6">
        <w:rPr>
          <w:lang w:val="it-IT"/>
        </w:rPr>
        <w:t xml:space="preserve"> di D</w:t>
      </w:r>
      <w:r w:rsidR="00311616">
        <w:rPr>
          <w:lang w:val="it-IT"/>
        </w:rPr>
        <w:t>emarketing</w:t>
      </w:r>
      <w:r w:rsidR="00DE4C7E" w:rsidRPr="00881BE6">
        <w:rPr>
          <w:lang w:val="it-IT"/>
        </w:rPr>
        <w:t xml:space="preserve"> e</w:t>
      </w:r>
      <w:r w:rsidR="00EA4FA5" w:rsidRPr="00881BE6">
        <w:rPr>
          <w:lang w:val="it-IT"/>
        </w:rPr>
        <w:t xml:space="preserve"> clienti Affari </w:t>
      </w:r>
      <w:r w:rsidR="008704AB" w:rsidRPr="00881BE6">
        <w:rPr>
          <w:lang w:val="it-IT"/>
        </w:rPr>
        <w:t>a rischio (e</w:t>
      </w:r>
      <w:r w:rsidR="00CE1280" w:rsidRPr="00881BE6">
        <w:rPr>
          <w:lang w:val="it-IT"/>
        </w:rPr>
        <w:t>.g. Churn)</w:t>
      </w:r>
      <w:r w:rsidR="004E5E5E" w:rsidRPr="00881BE6">
        <w:rPr>
          <w:lang w:val="it-IT"/>
        </w:rPr>
        <w:t>.</w:t>
      </w:r>
      <w:r w:rsidR="00335A8A" w:rsidRPr="00881BE6">
        <w:rPr>
          <w:lang w:val="it-IT"/>
        </w:rPr>
        <w:t xml:space="preserve"> </w:t>
      </w:r>
    </w:p>
    <w:p w14:paraId="4CAE77C9" w14:textId="2DA97F14" w:rsidR="007B3970" w:rsidRPr="007F7387" w:rsidRDefault="007B3970" w:rsidP="00B5236E">
      <w:pPr>
        <w:pStyle w:val="BodyText"/>
        <w:numPr>
          <w:ilvl w:val="0"/>
          <w:numId w:val="19"/>
        </w:numPr>
        <w:spacing w:line="276" w:lineRule="auto"/>
        <w:rPr>
          <w:rFonts w:cstheme="minorHAnsi"/>
          <w:b/>
          <w:bCs/>
          <w:lang w:val="it-IT"/>
        </w:rPr>
      </w:pPr>
      <w:r w:rsidRPr="007F7387">
        <w:rPr>
          <w:rFonts w:cstheme="minorHAnsi"/>
          <w:b/>
          <w:bCs/>
          <w:lang w:val="it-IT"/>
        </w:rPr>
        <w:t xml:space="preserve">Gestore Retail: </w:t>
      </w:r>
      <w:r w:rsidRPr="007F7387">
        <w:rPr>
          <w:rFonts w:cstheme="minorHAnsi"/>
          <w:lang w:val="it-IT"/>
        </w:rPr>
        <w:t>il gestore Retail si articola in 4 figure differenti a seconda del segmento di appartene</w:t>
      </w:r>
      <w:r w:rsidR="000A6E2A" w:rsidRPr="007F7387">
        <w:rPr>
          <w:rFonts w:cstheme="minorHAnsi"/>
          <w:lang w:val="it-IT"/>
        </w:rPr>
        <w:t>nza</w:t>
      </w:r>
      <w:r w:rsidR="00510F9B" w:rsidRPr="007F7387">
        <w:rPr>
          <w:rFonts w:cstheme="minorHAnsi"/>
          <w:lang w:val="it-IT"/>
        </w:rPr>
        <w:t xml:space="preserve"> (Fa</w:t>
      </w:r>
      <w:r w:rsidR="007F7387" w:rsidRPr="007F7387">
        <w:rPr>
          <w:rFonts w:cstheme="minorHAnsi"/>
          <w:lang w:val="it-IT"/>
        </w:rPr>
        <w:t>mily, Premium, POE, Affari). Si occupa di presidiare tutte le attività operative e commerciali quotidiane</w:t>
      </w:r>
      <w:r w:rsidR="00960B44">
        <w:rPr>
          <w:rFonts w:cstheme="minorHAnsi"/>
          <w:lang w:val="it-IT"/>
        </w:rPr>
        <w:t xml:space="preserve"> e </w:t>
      </w:r>
      <w:r w:rsidR="007F7387" w:rsidRPr="007F7387">
        <w:rPr>
          <w:rFonts w:cstheme="minorHAnsi"/>
          <w:lang w:val="it-IT"/>
        </w:rPr>
        <w:t xml:space="preserve">di riceve e guidare obiettivi e priorità operative </w:t>
      </w:r>
      <w:r w:rsidR="00417D18">
        <w:rPr>
          <w:rFonts w:cstheme="minorHAnsi"/>
          <w:lang w:val="it-IT"/>
        </w:rPr>
        <w:t xml:space="preserve">definite </w:t>
      </w:r>
      <w:r w:rsidR="007F7387" w:rsidRPr="007F7387">
        <w:rPr>
          <w:rFonts w:cstheme="minorHAnsi"/>
          <w:lang w:val="it-IT"/>
        </w:rPr>
        <w:t xml:space="preserve">dalla struttura gerarchica (Centro, Deputy, RCZ, Responsabile di Filiale) tramite dashboard, to-do-list, </w:t>
      </w:r>
      <w:r w:rsidR="005F3BE6">
        <w:rPr>
          <w:rFonts w:cstheme="minorHAnsi"/>
          <w:lang w:val="it-IT"/>
        </w:rPr>
        <w:t>notifiche</w:t>
      </w:r>
      <w:r w:rsidR="007F7387" w:rsidRPr="007F7387">
        <w:rPr>
          <w:rFonts w:cstheme="minorHAnsi"/>
          <w:lang w:val="it-IT"/>
        </w:rPr>
        <w:t xml:space="preserve"> e campagne.</w:t>
      </w:r>
    </w:p>
    <w:p w14:paraId="770B3098" w14:textId="22BB2FCB" w:rsidR="00B1370C" w:rsidRPr="0096453D" w:rsidRDefault="00B1370C" w:rsidP="00B5236E">
      <w:pPr>
        <w:pStyle w:val="FirstParagraph"/>
        <w:numPr>
          <w:ilvl w:val="1"/>
          <w:numId w:val="19"/>
        </w:numPr>
        <w:spacing w:line="276" w:lineRule="auto"/>
        <w:rPr>
          <w:rFonts w:cstheme="minorHAnsi"/>
          <w:lang w:val="it-IT"/>
        </w:rPr>
      </w:pPr>
      <w:r w:rsidRPr="00F05332">
        <w:rPr>
          <w:rFonts w:cstheme="minorHAnsi"/>
          <w:b/>
          <w:bCs/>
          <w:lang w:val="it-IT"/>
        </w:rPr>
        <w:t>Gestore Retail</w:t>
      </w:r>
      <w:r w:rsidR="00F63CBD" w:rsidRPr="00F05332">
        <w:rPr>
          <w:rFonts w:cstheme="minorHAnsi"/>
          <w:b/>
          <w:bCs/>
          <w:lang w:val="it-IT"/>
        </w:rPr>
        <w:t xml:space="preserve"> Family</w:t>
      </w:r>
      <w:r w:rsidRPr="00F05332">
        <w:rPr>
          <w:rFonts w:cstheme="minorHAnsi"/>
          <w:lang w:val="it-IT"/>
        </w:rPr>
        <w:t xml:space="preserve">: </w:t>
      </w:r>
      <w:r w:rsidR="00CC0F51">
        <w:rPr>
          <w:rFonts w:cstheme="minorHAnsi"/>
          <w:lang w:val="it-IT"/>
        </w:rPr>
        <w:t xml:space="preserve">i </w:t>
      </w:r>
      <w:r w:rsidR="00B3075B">
        <w:rPr>
          <w:rFonts w:cstheme="minorHAnsi"/>
          <w:lang w:val="it-IT"/>
        </w:rPr>
        <w:t>g</w:t>
      </w:r>
      <w:r w:rsidR="0096453D" w:rsidRPr="0096453D">
        <w:rPr>
          <w:rFonts w:cstheme="minorHAnsi"/>
          <w:lang w:val="it-IT"/>
        </w:rPr>
        <w:t>estori Family operano su portafogli retail, con 1200 clienti medi (con punte anche di 3000), tipicamente composti da clienti con patrimonio fino a 100.000 €; gestiscono la clientela mass market e offrono servizi bancari di base.</w:t>
      </w:r>
      <w:ins w:id="66" w:author="Pavia, Cristina" w:date="2026-01-19T16:32:00Z" w16du:dateUtc="2026-01-19T15:32:00Z">
        <w:r w:rsidR="00290895">
          <w:rPr>
            <w:rFonts w:cstheme="minorHAnsi"/>
            <w:lang w:val="it-IT"/>
          </w:rPr>
          <w:t xml:space="preserve"> </w:t>
        </w:r>
      </w:ins>
      <w:r w:rsidR="0096453D" w:rsidRPr="0096453D">
        <w:rPr>
          <w:rFonts w:cstheme="minorHAnsi"/>
          <w:lang w:val="it-IT"/>
        </w:rPr>
        <w:t>Sono radicati sulle filiali, hanno un elevato numero di clienti (oltre 1,9 milioni nel modello), e presidiano tutte le esigenze finanziarie quotidiane, come conti, carte, mutui, prestiti e prodotti assicurativi standard</w:t>
      </w:r>
      <w:r w:rsidR="0096453D">
        <w:rPr>
          <w:rFonts w:cstheme="minorHAnsi"/>
          <w:lang w:val="it-IT"/>
        </w:rPr>
        <w:t xml:space="preserve">. </w:t>
      </w:r>
      <w:r w:rsidR="0096453D" w:rsidRPr="0096453D">
        <w:rPr>
          <w:rFonts w:cstheme="minorHAnsi"/>
          <w:lang w:val="it-IT"/>
        </w:rPr>
        <w:t>L’obiettivo è fornire consulenza semplice, garantire la soddisfazione della clientela e promuovere la retention, agendo da primo punto di contatto per il gruppo bancario.</w:t>
      </w:r>
    </w:p>
    <w:p w14:paraId="460E9D87" w14:textId="08783247" w:rsidR="00F63CBD" w:rsidRPr="007B7295" w:rsidRDefault="00F63CBD" w:rsidP="00B5236E">
      <w:pPr>
        <w:pStyle w:val="BodyText"/>
        <w:numPr>
          <w:ilvl w:val="1"/>
          <w:numId w:val="43"/>
        </w:numPr>
        <w:rPr>
          <w:lang w:val="it-IT"/>
        </w:rPr>
      </w:pPr>
      <w:r w:rsidRPr="002F69AF">
        <w:rPr>
          <w:b/>
          <w:bCs/>
          <w:lang w:val="it-IT"/>
        </w:rPr>
        <w:t>Gestore Retail Premium</w:t>
      </w:r>
      <w:r w:rsidR="002F69AF">
        <w:rPr>
          <w:b/>
          <w:bCs/>
          <w:lang w:val="it-IT"/>
        </w:rPr>
        <w:t>:</w:t>
      </w:r>
      <w:r w:rsidR="00541BBA">
        <w:rPr>
          <w:b/>
          <w:bCs/>
          <w:lang w:val="it-IT"/>
        </w:rPr>
        <w:t xml:space="preserve"> </w:t>
      </w:r>
      <w:r w:rsidR="006C5433">
        <w:rPr>
          <w:lang w:val="it-IT"/>
        </w:rPr>
        <w:t xml:space="preserve">i </w:t>
      </w:r>
      <w:r w:rsidR="007B7295" w:rsidRPr="007B7295">
        <w:rPr>
          <w:lang w:val="it-IT"/>
        </w:rPr>
        <w:t>Gestori Premium si dedicano a clienti con patrimoni tra 100.000 € e 500.000 €, offrendo una consulenza più evoluta rispetto al segmento Family.</w:t>
      </w:r>
      <w:r w:rsidR="007B7295">
        <w:rPr>
          <w:lang w:val="it-IT"/>
        </w:rPr>
        <w:t xml:space="preserve"> </w:t>
      </w:r>
      <w:r w:rsidR="007B7295" w:rsidRPr="007B7295">
        <w:rPr>
          <w:lang w:val="it-IT"/>
        </w:rPr>
        <w:t xml:space="preserve">Gestiscono portafogli meno ampi rispetto al Family, di circa 300 clienti </w:t>
      </w:r>
      <w:r w:rsidR="006C5433" w:rsidRPr="007B7295">
        <w:rPr>
          <w:lang w:val="it-IT"/>
        </w:rPr>
        <w:t>(con</w:t>
      </w:r>
      <w:r w:rsidR="007B7295" w:rsidRPr="007B7295">
        <w:rPr>
          <w:lang w:val="it-IT"/>
        </w:rPr>
        <w:t xml:space="preserve"> punte anche di 500) per assicurare una relazione più personalizzata e una maggiore attenzione alle esigenze di investimento, pianificazione finanziaria, prodotti wealth </w:t>
      </w:r>
      <w:r w:rsidR="007B7295" w:rsidRPr="007B7295">
        <w:rPr>
          <w:lang w:val="it-IT"/>
        </w:rPr>
        <w:lastRenderedPageBreak/>
        <w:t>e soluzioni assicurative avanzate.</w:t>
      </w:r>
      <w:r w:rsidR="007B7295">
        <w:rPr>
          <w:lang w:val="it-IT"/>
        </w:rPr>
        <w:t xml:space="preserve"> </w:t>
      </w:r>
      <w:r w:rsidR="007B7295" w:rsidRPr="007B7295">
        <w:rPr>
          <w:lang w:val="it-IT"/>
        </w:rPr>
        <w:t>Sono orientati alla valorizzazione del cliente, con focus su proposte di investimento, pianificazione patrimoniale e servizi esclusivi per l’incremento del valore del portafoglio.</w:t>
      </w:r>
    </w:p>
    <w:p w14:paraId="64187BCC" w14:textId="15151F2E" w:rsidR="00F63CBD" w:rsidRPr="00DF1841" w:rsidRDefault="00F63CBD" w:rsidP="00B5236E">
      <w:pPr>
        <w:pStyle w:val="BodyText"/>
        <w:numPr>
          <w:ilvl w:val="1"/>
          <w:numId w:val="43"/>
        </w:numPr>
        <w:rPr>
          <w:lang w:val="it-IT"/>
        </w:rPr>
      </w:pPr>
      <w:r w:rsidRPr="002F69AF">
        <w:rPr>
          <w:b/>
          <w:bCs/>
          <w:lang w:val="it-IT"/>
        </w:rPr>
        <w:t>Gestore Retail POE</w:t>
      </w:r>
      <w:r w:rsidR="002F69AF">
        <w:rPr>
          <w:b/>
          <w:bCs/>
          <w:lang w:val="it-IT"/>
        </w:rPr>
        <w:t>:</w:t>
      </w:r>
      <w:r w:rsidR="00BE3D8C">
        <w:rPr>
          <w:b/>
          <w:bCs/>
          <w:lang w:val="it-IT"/>
        </w:rPr>
        <w:t xml:space="preserve"> </w:t>
      </w:r>
      <w:r w:rsidR="00D72BED">
        <w:rPr>
          <w:lang w:val="it-IT"/>
        </w:rPr>
        <w:t>i</w:t>
      </w:r>
      <w:r w:rsidR="00DF1841" w:rsidRPr="00DF1841">
        <w:rPr>
          <w:lang w:val="it-IT"/>
        </w:rPr>
        <w:t xml:space="preserve"> </w:t>
      </w:r>
      <w:r w:rsidR="006C5433">
        <w:rPr>
          <w:lang w:val="it-IT"/>
        </w:rPr>
        <w:t>g</w:t>
      </w:r>
      <w:r w:rsidR="00DF1841" w:rsidRPr="00DF1841">
        <w:rPr>
          <w:lang w:val="it-IT"/>
        </w:rPr>
        <w:t>estori POE seguono piccoli operatori economici (imprese fino a 1 milione di fatturato), spesso radicati sulle filiali e gestendo portafogli di circa 400 clienti.</w:t>
      </w:r>
      <w:r w:rsidR="00DF1841">
        <w:rPr>
          <w:lang w:val="it-IT"/>
        </w:rPr>
        <w:t xml:space="preserve"> </w:t>
      </w:r>
      <w:r w:rsidR="00DF1841" w:rsidRPr="00DF1841">
        <w:rPr>
          <w:lang w:val="it-IT"/>
        </w:rPr>
        <w:t>Offrono supporto su prodotti per la gestione operativa aziendale: conto business, finanziamenti, carte commerciali, servizi digitali e soluzioni di monetica.</w:t>
      </w:r>
      <w:r w:rsidR="00DF1841">
        <w:rPr>
          <w:lang w:val="it-IT"/>
        </w:rPr>
        <w:t xml:space="preserve"> </w:t>
      </w:r>
      <w:r w:rsidR="00DF1841" w:rsidRPr="00DF1841">
        <w:rPr>
          <w:lang w:val="it-IT"/>
        </w:rPr>
        <w:t>L’attività è focalizzata su consulenza di base, gestione delle pratiche e presidio delle esigenze finanziarie correnti, con attenzione alla qualità del credito e supporto per la crescita, acquisizione e retention.</w:t>
      </w:r>
    </w:p>
    <w:p w14:paraId="06A90B6A" w14:textId="7B48B8FC" w:rsidR="00F63CBD" w:rsidRPr="002F69AF" w:rsidRDefault="00F63CBD" w:rsidP="00B5236E">
      <w:pPr>
        <w:pStyle w:val="BodyText"/>
        <w:numPr>
          <w:ilvl w:val="1"/>
          <w:numId w:val="43"/>
        </w:numPr>
        <w:rPr>
          <w:lang w:val="it-IT"/>
        </w:rPr>
      </w:pPr>
      <w:r w:rsidRPr="002F69AF">
        <w:rPr>
          <w:b/>
          <w:bCs/>
          <w:lang w:val="it-IT"/>
        </w:rPr>
        <w:t>Gestore Re</w:t>
      </w:r>
      <w:r w:rsidR="00016390" w:rsidRPr="002F69AF">
        <w:rPr>
          <w:b/>
          <w:bCs/>
          <w:lang w:val="it-IT"/>
        </w:rPr>
        <w:t xml:space="preserve">tail </w:t>
      </w:r>
      <w:r w:rsidR="002F69AF" w:rsidRPr="002F69AF">
        <w:rPr>
          <w:b/>
          <w:bCs/>
          <w:lang w:val="it-IT"/>
        </w:rPr>
        <w:t>clientela</w:t>
      </w:r>
      <w:r w:rsidR="002F69AF">
        <w:rPr>
          <w:b/>
          <w:bCs/>
          <w:lang w:val="it-IT"/>
        </w:rPr>
        <w:t>:</w:t>
      </w:r>
      <w:r w:rsidR="00AE0B64">
        <w:rPr>
          <w:b/>
          <w:bCs/>
          <w:lang w:val="it-IT"/>
        </w:rPr>
        <w:t xml:space="preserve"> </w:t>
      </w:r>
      <w:r w:rsidR="00CB5A33" w:rsidRPr="00CB5A33">
        <w:rPr>
          <w:lang w:val="it-IT"/>
        </w:rPr>
        <w:t>operano all’interno della filiale</w:t>
      </w:r>
      <w:r w:rsidR="00CB5A33">
        <w:rPr>
          <w:lang w:val="it-IT"/>
        </w:rPr>
        <w:t>,</w:t>
      </w:r>
      <w:r w:rsidR="00CB5A33" w:rsidRPr="00CB5A33">
        <w:rPr>
          <w:lang w:val="it-IT"/>
        </w:rPr>
        <w:t xml:space="preserve"> </w:t>
      </w:r>
      <w:r w:rsidR="00681291">
        <w:rPr>
          <w:lang w:val="it-IT"/>
        </w:rPr>
        <w:t>gestiscono</w:t>
      </w:r>
      <w:r w:rsidR="00D23B78">
        <w:rPr>
          <w:lang w:val="it-IT"/>
        </w:rPr>
        <w:t xml:space="preserve"> portafogli in delega.</w:t>
      </w:r>
    </w:p>
    <w:p w14:paraId="08AB89EE" w14:textId="22347B5A" w:rsidR="002F519E" w:rsidRPr="0065627D" w:rsidRDefault="002F519E" w:rsidP="00B5236E">
      <w:pPr>
        <w:pStyle w:val="BodyText"/>
        <w:numPr>
          <w:ilvl w:val="0"/>
          <w:numId w:val="19"/>
        </w:numPr>
        <w:rPr>
          <w:rFonts w:cstheme="minorHAnsi"/>
          <w:lang w:val="it-IT"/>
        </w:rPr>
      </w:pPr>
      <w:r w:rsidRPr="002F519E">
        <w:rPr>
          <w:rFonts w:cstheme="minorHAnsi"/>
          <w:b/>
          <w:lang w:val="it-IT"/>
        </w:rPr>
        <w:t>Assistent</w:t>
      </w:r>
      <w:r w:rsidR="00D72BED">
        <w:rPr>
          <w:rFonts w:cstheme="minorHAnsi"/>
          <w:b/>
          <w:lang w:val="it-IT"/>
        </w:rPr>
        <w:t>e</w:t>
      </w:r>
      <w:r w:rsidRPr="002F519E">
        <w:rPr>
          <w:rFonts w:cstheme="minorHAnsi"/>
          <w:b/>
          <w:lang w:val="it-IT"/>
        </w:rPr>
        <w:t xml:space="preserve"> gestori Affari</w:t>
      </w:r>
      <w:r>
        <w:rPr>
          <w:rFonts w:cstheme="minorHAnsi"/>
          <w:b/>
          <w:lang w:val="it-IT"/>
        </w:rPr>
        <w:t xml:space="preserve">: </w:t>
      </w:r>
      <w:r w:rsidR="008A10F1" w:rsidRPr="0065627D">
        <w:rPr>
          <w:rFonts w:cstheme="minorHAnsi"/>
          <w:bCs/>
          <w:lang w:val="it-IT"/>
        </w:rPr>
        <w:t xml:space="preserve">supporta il gestore Affari </w:t>
      </w:r>
      <w:r w:rsidR="0065627D" w:rsidRPr="0065627D">
        <w:rPr>
          <w:rFonts w:cstheme="minorHAnsi"/>
          <w:bCs/>
          <w:lang w:val="it-IT"/>
        </w:rPr>
        <w:t>nel gestire la relazione con i clienti Affari</w:t>
      </w:r>
    </w:p>
    <w:p w14:paraId="4CDFC2EE" w14:textId="4C110BB0" w:rsidR="0059344D" w:rsidRPr="00F14ADE" w:rsidRDefault="00FF2FDE" w:rsidP="00B5236E">
      <w:pPr>
        <w:pStyle w:val="BodyText"/>
        <w:numPr>
          <w:ilvl w:val="0"/>
          <w:numId w:val="19"/>
        </w:numPr>
        <w:rPr>
          <w:rFonts w:cstheme="minorHAnsi"/>
          <w:bCs/>
          <w:lang w:val="it-IT"/>
        </w:rPr>
      </w:pPr>
      <w:r w:rsidRPr="00E72F54">
        <w:rPr>
          <w:rFonts w:cstheme="minorHAnsi"/>
          <w:b/>
          <w:bCs/>
          <w:lang w:val="it-IT"/>
        </w:rPr>
        <w:t xml:space="preserve">Gestore </w:t>
      </w:r>
      <w:r>
        <w:rPr>
          <w:rFonts w:cstheme="minorHAnsi"/>
          <w:b/>
          <w:bCs/>
          <w:lang w:val="it-IT"/>
        </w:rPr>
        <w:t>A</w:t>
      </w:r>
      <w:r w:rsidR="00996361">
        <w:rPr>
          <w:rFonts w:cstheme="minorHAnsi"/>
          <w:b/>
          <w:bCs/>
          <w:lang w:val="it-IT"/>
        </w:rPr>
        <w:t>ffari</w:t>
      </w:r>
      <w:r w:rsidR="003C787A">
        <w:rPr>
          <w:rFonts w:cstheme="minorHAnsi"/>
          <w:b/>
          <w:bCs/>
          <w:lang w:val="it-IT"/>
        </w:rPr>
        <w:t>:</w:t>
      </w:r>
      <w:r w:rsidR="009320E5">
        <w:rPr>
          <w:rFonts w:cstheme="minorHAnsi"/>
          <w:b/>
          <w:lang w:val="it-IT"/>
        </w:rPr>
        <w:t xml:space="preserve"> </w:t>
      </w:r>
      <w:r w:rsidR="002552A3">
        <w:rPr>
          <w:rFonts w:cstheme="minorHAnsi"/>
          <w:bCs/>
          <w:lang w:val="it-IT"/>
        </w:rPr>
        <w:t>i</w:t>
      </w:r>
      <w:r w:rsidR="00F14ADE" w:rsidRPr="00F14ADE">
        <w:rPr>
          <w:rFonts w:cstheme="minorHAnsi"/>
          <w:bCs/>
          <w:lang w:val="it-IT"/>
        </w:rPr>
        <w:t xml:space="preserve"> </w:t>
      </w:r>
      <w:r w:rsidR="00741010">
        <w:rPr>
          <w:rFonts w:cstheme="minorHAnsi"/>
          <w:bCs/>
          <w:lang w:val="it-IT"/>
        </w:rPr>
        <w:t>g</w:t>
      </w:r>
      <w:r w:rsidR="00F14ADE" w:rsidRPr="00F14ADE">
        <w:rPr>
          <w:rFonts w:cstheme="minorHAnsi"/>
          <w:bCs/>
          <w:lang w:val="it-IT"/>
        </w:rPr>
        <w:t>estori Affari si occupano di aziende di standing superiore (fatturato tra 1 e 7,5 milioni €), con portafogli più ridotti (circa 100–150 clienti) per garantire una consulenza altamente specializzata.</w:t>
      </w:r>
      <w:r w:rsidR="00F14ADE">
        <w:rPr>
          <w:rFonts w:cstheme="minorHAnsi"/>
          <w:bCs/>
          <w:lang w:val="it-IT"/>
        </w:rPr>
        <w:t xml:space="preserve"> </w:t>
      </w:r>
      <w:r w:rsidR="00F14ADE" w:rsidRPr="00F14ADE">
        <w:rPr>
          <w:rFonts w:cstheme="minorHAnsi"/>
          <w:bCs/>
          <w:lang w:val="it-IT"/>
        </w:rPr>
        <w:t>Sono inseriti nell’organizzazione dei Poli Affari, con il supporto di Capo Polo e Assistente, offrendo soluzioni finanziarie complesse, servizi di credito, prodotti strutturati, consulenza su investimenti aziendali e gestione rischi.</w:t>
      </w:r>
      <w:r w:rsidR="00F14ADE">
        <w:rPr>
          <w:rFonts w:cstheme="minorHAnsi"/>
          <w:bCs/>
          <w:lang w:val="it-IT"/>
        </w:rPr>
        <w:t xml:space="preserve"> </w:t>
      </w:r>
      <w:r w:rsidR="00F14ADE" w:rsidRPr="00F14ADE">
        <w:rPr>
          <w:rFonts w:cstheme="minorHAnsi"/>
          <w:bCs/>
          <w:lang w:val="it-IT"/>
        </w:rPr>
        <w:t>Collaborano attivamente per lo sviluppo commerciale del segmento, la personalizzazione delle offerte e la gestione delle relazioni con clienti strategici.</w:t>
      </w:r>
    </w:p>
    <w:p w14:paraId="7DEA2D0C" w14:textId="0A0C5E5D" w:rsidR="003C3448" w:rsidRDefault="003C3448" w:rsidP="00B5236E">
      <w:pPr>
        <w:pStyle w:val="BodyText"/>
        <w:numPr>
          <w:ilvl w:val="0"/>
          <w:numId w:val="19"/>
        </w:numPr>
        <w:rPr>
          <w:rFonts w:cstheme="minorHAnsi"/>
          <w:lang w:val="it-IT"/>
        </w:rPr>
      </w:pPr>
      <w:r w:rsidRPr="00860A86">
        <w:rPr>
          <w:rFonts w:cstheme="minorHAnsi"/>
          <w:b/>
          <w:bCs/>
          <w:lang w:val="it-IT"/>
        </w:rPr>
        <w:t>Direzione Centrale consulenti finanziari:</w:t>
      </w:r>
      <w:r w:rsidRPr="00860A86">
        <w:rPr>
          <w:rFonts w:cstheme="minorHAnsi"/>
          <w:lang w:val="it-IT"/>
        </w:rPr>
        <w:t xml:space="preserve"> </w:t>
      </w:r>
      <w:r w:rsidR="00456EEF">
        <w:rPr>
          <w:rFonts w:cstheme="minorHAnsi"/>
          <w:lang w:val="it-IT"/>
        </w:rPr>
        <w:t>i</w:t>
      </w:r>
      <w:r w:rsidR="003C6A6B">
        <w:rPr>
          <w:rFonts w:cstheme="minorHAnsi"/>
          <w:lang w:val="it-IT"/>
        </w:rPr>
        <w:t xml:space="preserve">l suo ruolo principale </w:t>
      </w:r>
      <w:r w:rsidR="00AE76F4">
        <w:rPr>
          <w:rFonts w:cstheme="minorHAnsi"/>
          <w:lang w:val="it-IT"/>
        </w:rPr>
        <w:t>è quello di coordinamento</w:t>
      </w:r>
      <w:r w:rsidR="00F4367C">
        <w:rPr>
          <w:rFonts w:cstheme="minorHAnsi"/>
          <w:lang w:val="it-IT"/>
        </w:rPr>
        <w:t xml:space="preserve"> d</w:t>
      </w:r>
      <w:r w:rsidR="0041493A">
        <w:rPr>
          <w:rFonts w:cstheme="minorHAnsi"/>
          <w:lang w:val="it-IT"/>
        </w:rPr>
        <w:t>i tutti i mercati dei consulenti finanziari.</w:t>
      </w:r>
    </w:p>
    <w:p w14:paraId="3B02098F" w14:textId="46AE6974" w:rsidR="00F630BC" w:rsidRPr="00860A86" w:rsidRDefault="00F630BC" w:rsidP="00B5236E">
      <w:pPr>
        <w:pStyle w:val="BodyText"/>
        <w:numPr>
          <w:ilvl w:val="0"/>
          <w:numId w:val="19"/>
        </w:numPr>
        <w:rPr>
          <w:rFonts w:cstheme="minorHAnsi"/>
          <w:lang w:val="it-IT"/>
        </w:rPr>
      </w:pPr>
      <w:r>
        <w:rPr>
          <w:rFonts w:cstheme="minorHAnsi"/>
          <w:b/>
          <w:bCs/>
          <w:lang w:val="it-IT"/>
        </w:rPr>
        <w:t>Capo mercato</w:t>
      </w:r>
      <w:r w:rsidR="00ED2F2C">
        <w:rPr>
          <w:rFonts w:cstheme="minorHAnsi"/>
          <w:b/>
          <w:bCs/>
          <w:lang w:val="it-IT"/>
        </w:rPr>
        <w:t xml:space="preserve"> consulenti finanziari</w:t>
      </w:r>
      <w:r>
        <w:rPr>
          <w:rFonts w:cstheme="minorHAnsi"/>
          <w:b/>
          <w:bCs/>
          <w:lang w:val="it-IT"/>
        </w:rPr>
        <w:t>:</w:t>
      </w:r>
      <w:r>
        <w:rPr>
          <w:rFonts w:cstheme="minorHAnsi"/>
          <w:lang w:val="it-IT"/>
        </w:rPr>
        <w:t xml:space="preserve"> </w:t>
      </w:r>
      <w:r w:rsidR="001D19AB">
        <w:rPr>
          <w:rFonts w:cstheme="minorHAnsi"/>
          <w:lang w:val="it-IT"/>
        </w:rPr>
        <w:t xml:space="preserve">responsabile dei consulenti </w:t>
      </w:r>
      <w:r w:rsidR="006B50F9">
        <w:rPr>
          <w:rFonts w:cstheme="minorHAnsi"/>
          <w:lang w:val="it-IT"/>
        </w:rPr>
        <w:t>finanziari</w:t>
      </w:r>
      <w:r w:rsidR="00101AC5">
        <w:rPr>
          <w:rFonts w:cstheme="minorHAnsi"/>
          <w:lang w:val="it-IT"/>
        </w:rPr>
        <w:t xml:space="preserve">, può </w:t>
      </w:r>
      <w:r w:rsidR="004B2976">
        <w:rPr>
          <w:rFonts w:cstheme="minorHAnsi"/>
          <w:lang w:val="it-IT"/>
        </w:rPr>
        <w:t xml:space="preserve">coordinare e supportare nella gestione della relazione </w:t>
      </w:r>
      <w:r w:rsidR="00456EEF">
        <w:rPr>
          <w:rFonts w:cstheme="minorHAnsi"/>
          <w:lang w:val="it-IT"/>
        </w:rPr>
        <w:t>di</w:t>
      </w:r>
      <w:r w:rsidR="00101AC5">
        <w:rPr>
          <w:rFonts w:cstheme="minorHAnsi"/>
          <w:lang w:val="it-IT"/>
        </w:rPr>
        <w:t xml:space="preserve"> tutti i clienti</w:t>
      </w:r>
      <w:r w:rsidR="007E2C4F">
        <w:rPr>
          <w:rFonts w:cstheme="minorHAnsi"/>
          <w:lang w:val="it-IT"/>
        </w:rPr>
        <w:t xml:space="preserve"> </w:t>
      </w:r>
      <w:r w:rsidR="004B2976">
        <w:rPr>
          <w:rFonts w:cstheme="minorHAnsi"/>
          <w:lang w:val="it-IT"/>
        </w:rPr>
        <w:t>del mercato di riferimento</w:t>
      </w:r>
      <w:r w:rsidR="00456EEF">
        <w:rPr>
          <w:rFonts w:cstheme="minorHAnsi"/>
          <w:lang w:val="it-IT"/>
        </w:rPr>
        <w:t>.</w:t>
      </w:r>
    </w:p>
    <w:p w14:paraId="24861CEB" w14:textId="3633273A" w:rsidR="007D1FAD" w:rsidRPr="00760279" w:rsidRDefault="007D1FAD" w:rsidP="00B5236E">
      <w:pPr>
        <w:pStyle w:val="BodyText"/>
        <w:numPr>
          <w:ilvl w:val="0"/>
          <w:numId w:val="19"/>
        </w:numPr>
        <w:rPr>
          <w:b/>
          <w:bCs/>
          <w:lang w:val="it-IT"/>
        </w:rPr>
      </w:pPr>
      <w:r w:rsidRPr="008D3E98">
        <w:rPr>
          <w:b/>
          <w:bCs/>
          <w:lang w:val="it-IT"/>
        </w:rPr>
        <w:t>Consulenti finanziari</w:t>
      </w:r>
      <w:r w:rsidR="003C787A" w:rsidRPr="008D3E98">
        <w:rPr>
          <w:b/>
          <w:bCs/>
          <w:lang w:val="it-IT"/>
        </w:rPr>
        <w:t>:</w:t>
      </w:r>
      <w:r w:rsidRPr="008D3E98">
        <w:rPr>
          <w:b/>
          <w:lang w:val="it-IT"/>
        </w:rPr>
        <w:t xml:space="preserve"> </w:t>
      </w:r>
      <w:r w:rsidR="00D72BED">
        <w:rPr>
          <w:rFonts w:cstheme="minorHAnsi"/>
          <w:lang w:val="it-IT"/>
        </w:rPr>
        <w:t>i</w:t>
      </w:r>
      <w:r w:rsidR="009B4F8F" w:rsidRPr="008D3E98">
        <w:rPr>
          <w:rFonts w:cstheme="minorHAnsi"/>
          <w:lang w:val="it-IT"/>
        </w:rPr>
        <w:t xml:space="preserve"> Consulenti Finanziari</w:t>
      </w:r>
      <w:r w:rsidR="0053106F" w:rsidRPr="008D3E98">
        <w:rPr>
          <w:rFonts w:cstheme="minorHAnsi"/>
          <w:lang w:val="it-IT"/>
        </w:rPr>
        <w:t xml:space="preserve"> </w:t>
      </w:r>
      <w:r w:rsidR="00083D98" w:rsidRPr="008D3E98">
        <w:rPr>
          <w:rFonts w:cstheme="minorHAnsi"/>
          <w:lang w:val="it-IT"/>
        </w:rPr>
        <w:t>differiscono dal Retail</w:t>
      </w:r>
      <w:r w:rsidR="00847B8E" w:rsidRPr="008D3E98">
        <w:rPr>
          <w:rFonts w:cstheme="minorHAnsi"/>
          <w:lang w:val="it-IT"/>
        </w:rPr>
        <w:t xml:space="preserve"> poiché, dotati di una loro filiera, </w:t>
      </w:r>
      <w:r w:rsidR="00D27245" w:rsidRPr="008D3E98">
        <w:rPr>
          <w:rFonts w:cstheme="minorHAnsi"/>
          <w:lang w:val="it-IT"/>
        </w:rPr>
        <w:t>presentano strutture e coni di visibilità div</w:t>
      </w:r>
      <w:r w:rsidR="00596083" w:rsidRPr="008D3E98">
        <w:rPr>
          <w:rFonts w:cstheme="minorHAnsi"/>
          <w:lang w:val="it-IT"/>
        </w:rPr>
        <w:t>ersi.</w:t>
      </w:r>
      <w:r w:rsidR="009B4F8F" w:rsidRPr="008D3E98">
        <w:rPr>
          <w:rFonts w:cstheme="minorHAnsi"/>
          <w:lang w:val="it-IT"/>
        </w:rPr>
        <w:t xml:space="preserve"> </w:t>
      </w:r>
      <w:r w:rsidR="00596083" w:rsidRPr="008D3E98">
        <w:rPr>
          <w:rFonts w:cstheme="minorHAnsi"/>
          <w:lang w:val="it-IT"/>
        </w:rPr>
        <w:t xml:space="preserve">Si occupano principalmente </w:t>
      </w:r>
      <w:r w:rsidR="007526EA" w:rsidRPr="008D3E98">
        <w:rPr>
          <w:rFonts w:cstheme="minorHAnsi"/>
          <w:lang w:val="it-IT"/>
        </w:rPr>
        <w:t xml:space="preserve">di </w:t>
      </w:r>
      <w:r w:rsidR="009B4F8F" w:rsidRPr="008D3E98">
        <w:rPr>
          <w:rFonts w:cstheme="minorHAnsi"/>
          <w:lang w:val="it-IT"/>
        </w:rPr>
        <w:t>clienti Private e ad alto potenziale, offrendo consulenza personalizzata su investimenti, fiscalità, successioni e soluzioni di private banking, garantendo un servizio proattivo e relazioni di lungo termine in collaborazione con la struttura Wealth Management.</w:t>
      </w:r>
    </w:p>
    <w:p w14:paraId="78665FC1" w14:textId="50280DF1" w:rsidR="00760279" w:rsidRDefault="00AB56EB" w:rsidP="00AB56EB">
      <w:pPr>
        <w:pStyle w:val="BodyText"/>
        <w:ind w:left="360"/>
        <w:rPr>
          <w:lang w:val="it-IT"/>
        </w:rPr>
      </w:pPr>
      <w:r w:rsidRPr="00DF471C">
        <w:rPr>
          <w:lang w:val="it-IT"/>
        </w:rPr>
        <w:t>Si rimanda alla tabella allegata dei ruoli Mo</w:t>
      </w:r>
      <w:r w:rsidR="002D3268" w:rsidRPr="00DF471C">
        <w:rPr>
          <w:lang w:val="it-IT"/>
        </w:rPr>
        <w:t xml:space="preserve">Di </w:t>
      </w:r>
      <w:r w:rsidR="009D7ACF" w:rsidRPr="00DF471C">
        <w:rPr>
          <w:lang w:val="it-IT"/>
        </w:rPr>
        <w:t>per ulteriori dettagli sui ruoli ed il collegamento ai profili abilitati</w:t>
      </w:r>
    </w:p>
    <w:p w14:paraId="44AFA142" w14:textId="7463E05A" w:rsidR="0064784F" w:rsidRPr="00DF471C" w:rsidRDefault="004E0EF7" w:rsidP="00AB56EB">
      <w:pPr>
        <w:pStyle w:val="BodyText"/>
        <w:ind w:left="360"/>
        <w:rPr>
          <w:lang w:val="it-IT"/>
        </w:rPr>
      </w:pPr>
      <w:del w:id="67" w:author="Castelli, Alessandro" w:date="2025-12-22T14:15:00Z" w16du:dateUtc="2025-12-22T13:15:00Z">
        <w:r w:rsidRPr="004E0EF7" w:rsidDel="00772B04">
          <w:rPr>
            <w:noProof/>
            <w:lang w:val="it-IT"/>
          </w:rPr>
          <w:lastRenderedPageBreak/>
          <w:drawing>
            <wp:inline distT="0" distB="0" distL="0" distR="0" wp14:anchorId="045F815A" wp14:editId="67FE5A35">
              <wp:extent cx="6120130" cy="2809875"/>
              <wp:effectExtent l="0" t="0" r="0" b="9525"/>
              <wp:docPr id="213158547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85470" name="Picture 1" descr="A diagram of a company&#10;&#10;AI-generated content may be incorrect."/>
                      <pic:cNvPicPr/>
                    </pic:nvPicPr>
                    <pic:blipFill>
                      <a:blip r:embed="rId13"/>
                      <a:stretch>
                        <a:fillRect/>
                      </a:stretch>
                    </pic:blipFill>
                    <pic:spPr>
                      <a:xfrm>
                        <a:off x="0" y="0"/>
                        <a:ext cx="6120130" cy="2809875"/>
                      </a:xfrm>
                      <a:prstGeom prst="rect">
                        <a:avLst/>
                      </a:prstGeom>
                    </pic:spPr>
                  </pic:pic>
                </a:graphicData>
              </a:graphic>
            </wp:inline>
          </w:drawing>
        </w:r>
      </w:del>
      <w:ins w:id="68" w:author="Castelli, Alessandro" w:date="2025-12-22T14:15:00Z" w16du:dateUtc="2025-12-22T13:15:00Z">
        <w:r w:rsidR="00772B04" w:rsidRPr="00E666CB">
          <w:rPr>
            <w:noProof/>
            <w:lang w:val="it-IT"/>
          </w:rPr>
          <w:drawing>
            <wp:anchor distT="0" distB="0" distL="114300" distR="114300" simplePos="0" relativeHeight="251658288" behindDoc="0" locked="0" layoutInCell="1" allowOverlap="1" wp14:anchorId="36A2DB1A" wp14:editId="45534C8E">
              <wp:simplePos x="0" y="0"/>
              <wp:positionH relativeFrom="column">
                <wp:posOffset>0</wp:posOffset>
              </wp:positionH>
              <wp:positionV relativeFrom="paragraph">
                <wp:posOffset>298450</wp:posOffset>
              </wp:positionV>
              <wp:extent cx="6120130" cy="2700020"/>
              <wp:effectExtent l="0" t="0" r="0" b="5080"/>
              <wp:wrapTopAndBottom/>
              <wp:docPr id="276840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40940"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2700020"/>
                      </a:xfrm>
                      <a:prstGeom prst="rect">
                        <a:avLst/>
                      </a:prstGeom>
                    </pic:spPr>
                  </pic:pic>
                </a:graphicData>
              </a:graphic>
            </wp:anchor>
          </w:drawing>
        </w:r>
      </w:ins>
    </w:p>
    <w:p w14:paraId="2233923B" w14:textId="7ED8BE68" w:rsidR="00EE04E6" w:rsidRPr="00220BCA" w:rsidRDefault="00615E87" w:rsidP="00255E88">
      <w:pPr>
        <w:pStyle w:val="Heading2"/>
        <w:rPr>
          <w:lang w:val="it-IT"/>
        </w:rPr>
      </w:pPr>
      <w:bookmarkStart w:id="69" w:name="_Toc1580316346"/>
      <w:r w:rsidRPr="10CEFF33">
        <w:rPr>
          <w:lang w:val="it-IT"/>
        </w:rPr>
        <w:t>Permessi,</w:t>
      </w:r>
      <w:r w:rsidR="00255E88" w:rsidRPr="10CEFF33">
        <w:rPr>
          <w:lang w:val="it-IT"/>
        </w:rPr>
        <w:t xml:space="preserve"> coni di</w:t>
      </w:r>
      <w:r w:rsidRPr="10CEFF33">
        <w:rPr>
          <w:lang w:val="it-IT"/>
        </w:rPr>
        <w:t xml:space="preserve"> visibilità e azioni consentite</w:t>
      </w:r>
      <w:bookmarkEnd w:id="69"/>
    </w:p>
    <w:p w14:paraId="4194A827" w14:textId="77777777" w:rsidR="00A27A5A" w:rsidRDefault="00A27A5A" w:rsidP="296613E3">
      <w:pPr>
        <w:rPr>
          <w:lang w:val="it-IT"/>
        </w:rPr>
      </w:pPr>
    </w:p>
    <w:tbl>
      <w:tblPr>
        <w:tblStyle w:val="TableGrid"/>
        <w:tblW w:w="465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70" w:author="Castelli, Alessandro" w:date="2025-12-22T14:29:00Z" w16du:dateUtc="2025-12-22T13:29:00Z">
          <w:tblPr>
            <w:tblStyle w:val="TableGrid"/>
            <w:tblW w:w="416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1603"/>
        <w:gridCol w:w="943"/>
        <w:gridCol w:w="943"/>
        <w:gridCol w:w="943"/>
        <w:gridCol w:w="992"/>
        <w:gridCol w:w="1134"/>
        <w:gridCol w:w="1134"/>
        <w:gridCol w:w="1276"/>
        <w:tblGridChange w:id="71">
          <w:tblGrid>
            <w:gridCol w:w="1603"/>
            <w:gridCol w:w="943"/>
            <w:gridCol w:w="943"/>
            <w:gridCol w:w="943"/>
            <w:gridCol w:w="992"/>
            <w:gridCol w:w="1134"/>
            <w:gridCol w:w="1134"/>
            <w:gridCol w:w="1276"/>
          </w:tblGrid>
        </w:tblGridChange>
      </w:tblGrid>
      <w:tr w:rsidR="006F5923" w:rsidRPr="004D0819" w14:paraId="544E6BBF" w14:textId="3488974B" w:rsidTr="00AF14AA">
        <w:tc>
          <w:tcPr>
            <w:tcW w:w="1603" w:type="dxa"/>
            <w:tcPrChange w:id="72" w:author="Castelli, Alessandro" w:date="2025-12-22T14:29:00Z" w16du:dateUtc="2025-12-22T13:29:00Z">
              <w:tcPr>
                <w:tcW w:w="1603" w:type="dxa"/>
              </w:tcPr>
            </w:tcPrChange>
          </w:tcPr>
          <w:p w14:paraId="2F7DB834" w14:textId="77777777" w:rsidR="006F5923" w:rsidRPr="00AF21BB" w:rsidRDefault="006F5923" w:rsidP="006F5923">
            <w:pPr>
              <w:pStyle w:val="Compact"/>
              <w:spacing w:line="276" w:lineRule="auto"/>
              <w:rPr>
                <w:rFonts w:cstheme="minorHAnsi"/>
                <w:b/>
                <w:bCs/>
                <w:i/>
                <w:iCs/>
              </w:rPr>
            </w:pPr>
            <w:r w:rsidRPr="00AF21BB">
              <w:rPr>
                <w:rFonts w:cstheme="minorHAnsi"/>
                <w:b/>
                <w:bCs/>
                <w:i/>
                <w:iCs/>
              </w:rPr>
              <w:t>Ruolo</w:t>
            </w:r>
          </w:p>
        </w:tc>
        <w:tc>
          <w:tcPr>
            <w:tcW w:w="943" w:type="dxa"/>
            <w:tcPrChange w:id="73" w:author="Castelli, Alessandro" w:date="2025-12-22T14:29:00Z" w16du:dateUtc="2025-12-22T13:29:00Z">
              <w:tcPr>
                <w:tcW w:w="943" w:type="dxa"/>
              </w:tcPr>
            </w:tcPrChange>
          </w:tcPr>
          <w:p w14:paraId="1863453A" w14:textId="127933E4" w:rsidR="006F5923" w:rsidRDefault="006F5923" w:rsidP="006F5923">
            <w:pPr>
              <w:pStyle w:val="Compact"/>
              <w:spacing w:line="276" w:lineRule="auto"/>
              <w:rPr>
                <w:rFonts w:cstheme="minorHAnsi"/>
                <w:b/>
                <w:bCs/>
                <w:i/>
                <w:iCs/>
              </w:rPr>
            </w:pPr>
            <w:ins w:id="74" w:author="Castelli, Alessandro" w:date="2025-12-22T14:32:00Z" w16du:dateUtc="2025-12-22T13:32:00Z">
              <w:r w:rsidRPr="00420E38">
                <w:rPr>
                  <w:rFonts w:cstheme="minorHAnsi"/>
                  <w:b/>
                  <w:i/>
                </w:rPr>
                <w:t>Codice Ruolo MoDi</w:t>
              </w:r>
            </w:ins>
          </w:p>
        </w:tc>
        <w:tc>
          <w:tcPr>
            <w:tcW w:w="943" w:type="dxa"/>
            <w:tcPrChange w:id="75" w:author="Castelli, Alessandro" w:date="2025-12-22T14:29:00Z" w16du:dateUtc="2025-12-22T13:29:00Z">
              <w:tcPr>
                <w:tcW w:w="943" w:type="dxa"/>
              </w:tcPr>
            </w:tcPrChange>
          </w:tcPr>
          <w:p w14:paraId="70BE2E11" w14:textId="4EC87FE7" w:rsidR="006F5923" w:rsidRDefault="006F5923" w:rsidP="006F5923">
            <w:pPr>
              <w:pStyle w:val="Compact"/>
              <w:spacing w:line="276" w:lineRule="auto"/>
              <w:rPr>
                <w:rFonts w:cstheme="minorHAnsi"/>
                <w:b/>
                <w:bCs/>
                <w:i/>
                <w:iCs/>
              </w:rPr>
            </w:pPr>
            <w:ins w:id="76" w:author="Castelli, Alessandro" w:date="2025-12-22T14:32:00Z" w16du:dateUtc="2025-12-22T13:32:00Z">
              <w:r w:rsidRPr="00420E38">
                <w:rPr>
                  <w:rFonts w:cstheme="minorHAnsi"/>
                  <w:b/>
                  <w:i/>
                </w:rPr>
                <w:t>Profilo Ping</w:t>
              </w:r>
            </w:ins>
          </w:p>
        </w:tc>
        <w:tc>
          <w:tcPr>
            <w:tcW w:w="943" w:type="dxa"/>
            <w:tcPrChange w:id="77" w:author="Castelli, Alessandro" w:date="2025-12-22T14:29:00Z" w16du:dateUtc="2025-12-22T13:29:00Z">
              <w:tcPr>
                <w:tcW w:w="943" w:type="dxa"/>
              </w:tcPr>
            </w:tcPrChange>
          </w:tcPr>
          <w:p w14:paraId="05106368" w14:textId="7147F63B" w:rsidR="006F5923" w:rsidRPr="00AF21BB" w:rsidRDefault="006F5923" w:rsidP="006F5923">
            <w:pPr>
              <w:pStyle w:val="Compact"/>
              <w:spacing w:line="276" w:lineRule="auto"/>
              <w:rPr>
                <w:rFonts w:cstheme="minorHAnsi"/>
                <w:b/>
                <w:bCs/>
                <w:i/>
                <w:iCs/>
              </w:rPr>
            </w:pPr>
            <w:r>
              <w:rPr>
                <w:rFonts w:cstheme="minorHAnsi"/>
                <w:b/>
                <w:bCs/>
                <w:i/>
                <w:iCs/>
              </w:rPr>
              <w:t>Cono di visibilità</w:t>
            </w:r>
          </w:p>
        </w:tc>
        <w:tc>
          <w:tcPr>
            <w:tcW w:w="992" w:type="dxa"/>
            <w:tcPrChange w:id="78" w:author="Castelli, Alessandro" w:date="2025-12-22T14:29:00Z" w16du:dateUtc="2025-12-22T13:29:00Z">
              <w:tcPr>
                <w:tcW w:w="992" w:type="dxa"/>
              </w:tcPr>
            </w:tcPrChange>
          </w:tcPr>
          <w:p w14:paraId="05CEE523" w14:textId="0072583F" w:rsidR="006F5923" w:rsidRPr="00AF21BB" w:rsidRDefault="006F5923" w:rsidP="006F5923">
            <w:pPr>
              <w:pStyle w:val="Compact"/>
              <w:spacing w:line="276" w:lineRule="auto"/>
              <w:rPr>
                <w:rFonts w:cstheme="minorHAnsi"/>
                <w:b/>
                <w:bCs/>
                <w:i/>
                <w:iCs/>
              </w:rPr>
            </w:pPr>
            <w:r w:rsidRPr="00AF21BB">
              <w:rPr>
                <w:rFonts w:cstheme="minorHAnsi"/>
                <w:b/>
                <w:bCs/>
                <w:i/>
                <w:iCs/>
              </w:rPr>
              <w:t>Livello gerarchico</w:t>
            </w:r>
          </w:p>
        </w:tc>
        <w:tc>
          <w:tcPr>
            <w:tcW w:w="1134" w:type="dxa"/>
            <w:tcPrChange w:id="79" w:author="Castelli, Alessandro" w:date="2025-12-22T14:29:00Z" w16du:dateUtc="2025-12-22T13:29:00Z">
              <w:tcPr>
                <w:tcW w:w="1134" w:type="dxa"/>
              </w:tcPr>
            </w:tcPrChange>
          </w:tcPr>
          <w:p w14:paraId="60C24F51" w14:textId="77777777" w:rsidR="006F5923" w:rsidRPr="00AF21BB" w:rsidRDefault="006F5923" w:rsidP="006F5923">
            <w:pPr>
              <w:pStyle w:val="Compact"/>
              <w:spacing w:line="276" w:lineRule="auto"/>
              <w:rPr>
                <w:rFonts w:cstheme="minorHAnsi"/>
                <w:b/>
                <w:bCs/>
                <w:i/>
                <w:iCs/>
              </w:rPr>
            </w:pPr>
            <w:r w:rsidRPr="00AF21BB">
              <w:rPr>
                <w:rFonts w:cstheme="minorHAnsi"/>
                <w:b/>
                <w:bCs/>
                <w:i/>
                <w:iCs/>
              </w:rPr>
              <w:t>Può lavorare task/opportunità</w:t>
            </w:r>
          </w:p>
        </w:tc>
        <w:tc>
          <w:tcPr>
            <w:tcW w:w="1134" w:type="dxa"/>
            <w:tcPrChange w:id="80" w:author="Castelli, Alessandro" w:date="2025-12-22T14:29:00Z" w16du:dateUtc="2025-12-22T13:29:00Z">
              <w:tcPr>
                <w:tcW w:w="1134" w:type="dxa"/>
              </w:tcPr>
            </w:tcPrChange>
          </w:tcPr>
          <w:p w14:paraId="0850DEB9" w14:textId="4B4BF522" w:rsidR="006F5923" w:rsidRPr="005F3BE6" w:rsidRDefault="006F5923" w:rsidP="006F5923">
            <w:pPr>
              <w:pStyle w:val="Compact"/>
              <w:spacing w:line="276" w:lineRule="auto"/>
              <w:rPr>
                <w:rFonts w:cstheme="minorHAnsi"/>
                <w:b/>
                <w:i/>
                <w:lang w:val="it-IT"/>
              </w:rPr>
            </w:pPr>
            <w:r w:rsidRPr="005F3BE6">
              <w:rPr>
                <w:rFonts w:cstheme="minorHAnsi"/>
                <w:b/>
                <w:i/>
                <w:lang w:val="it-IT"/>
              </w:rPr>
              <w:t xml:space="preserve">Riceve notifiche </w:t>
            </w:r>
            <w:r w:rsidRPr="005F3BE6">
              <w:rPr>
                <w:rFonts w:cstheme="minorHAnsi"/>
                <w:b/>
                <w:bCs/>
                <w:i/>
                <w:iCs/>
                <w:lang w:val="it-IT"/>
              </w:rPr>
              <w:t>standard</w:t>
            </w:r>
            <w:r w:rsidRPr="005F3BE6">
              <w:rPr>
                <w:rFonts w:cstheme="minorHAnsi"/>
                <w:b/>
                <w:i/>
                <w:lang w:val="it-IT"/>
              </w:rPr>
              <w:t xml:space="preserve"> di lead management</w:t>
            </w:r>
          </w:p>
        </w:tc>
        <w:tc>
          <w:tcPr>
            <w:tcW w:w="1276" w:type="dxa"/>
            <w:tcPrChange w:id="81" w:author="Castelli, Alessandro" w:date="2025-12-22T14:29:00Z" w16du:dateUtc="2025-12-22T13:29:00Z">
              <w:tcPr>
                <w:tcW w:w="1276" w:type="dxa"/>
              </w:tcPr>
            </w:tcPrChange>
          </w:tcPr>
          <w:p w14:paraId="1857DB05" w14:textId="2BC90589" w:rsidR="006F5923" w:rsidRPr="00AF21BB" w:rsidRDefault="006F5923" w:rsidP="006F5923">
            <w:pPr>
              <w:pStyle w:val="Compact"/>
              <w:spacing w:line="276" w:lineRule="auto"/>
              <w:rPr>
                <w:rFonts w:cstheme="minorHAnsi"/>
                <w:b/>
                <w:bCs/>
                <w:i/>
                <w:iCs/>
                <w:lang w:val="it-IT"/>
              </w:rPr>
            </w:pPr>
            <w:r w:rsidRPr="00AF21BB">
              <w:rPr>
                <w:rFonts w:cstheme="minorHAnsi"/>
                <w:b/>
                <w:bCs/>
                <w:i/>
                <w:iCs/>
                <w:lang w:val="it-IT"/>
              </w:rPr>
              <w:t xml:space="preserve">Riceve </w:t>
            </w:r>
            <w:r>
              <w:rPr>
                <w:rFonts w:cstheme="minorHAnsi"/>
                <w:b/>
                <w:bCs/>
                <w:i/>
                <w:iCs/>
                <w:lang w:val="it-IT"/>
              </w:rPr>
              <w:t xml:space="preserve">notifiche </w:t>
            </w:r>
            <w:r w:rsidRPr="00AF21BB">
              <w:rPr>
                <w:rFonts w:cstheme="minorHAnsi"/>
                <w:b/>
                <w:bCs/>
                <w:i/>
                <w:iCs/>
                <w:lang w:val="it-IT"/>
              </w:rPr>
              <w:t>di escalation per segnalare azioni specifiche da effettuare</w:t>
            </w:r>
          </w:p>
        </w:tc>
      </w:tr>
      <w:tr w:rsidR="00D42E7F" w:rsidRPr="00EE04E6" w14:paraId="5E1F1F50" w14:textId="1D2B8355" w:rsidTr="00AF14AA">
        <w:tc>
          <w:tcPr>
            <w:tcW w:w="1603" w:type="dxa"/>
            <w:tcPrChange w:id="82" w:author="Castelli, Alessandro" w:date="2025-12-22T14:29:00Z" w16du:dateUtc="2025-12-22T13:29:00Z">
              <w:tcPr>
                <w:tcW w:w="1603" w:type="dxa"/>
              </w:tcPr>
            </w:tcPrChange>
          </w:tcPr>
          <w:p w14:paraId="6703625D" w14:textId="47BB2146" w:rsidR="00D42E7F" w:rsidRPr="00AF21BB" w:rsidRDefault="00D42E7F" w:rsidP="00D42E7F">
            <w:pPr>
              <w:pStyle w:val="Compact"/>
              <w:spacing w:line="276" w:lineRule="auto"/>
              <w:rPr>
                <w:rFonts w:cstheme="minorHAnsi"/>
                <w:b/>
                <w:bCs/>
                <w:i/>
                <w:iCs/>
              </w:rPr>
            </w:pPr>
            <w:r w:rsidRPr="00AF21BB">
              <w:rPr>
                <w:rFonts w:cstheme="minorHAnsi"/>
                <w:b/>
                <w:bCs/>
                <w:i/>
                <w:iCs/>
              </w:rPr>
              <w:lastRenderedPageBreak/>
              <w:t>Centro</w:t>
            </w:r>
          </w:p>
        </w:tc>
        <w:tc>
          <w:tcPr>
            <w:tcW w:w="943" w:type="dxa"/>
            <w:tcPrChange w:id="83" w:author="Castelli, Alessandro" w:date="2025-12-22T14:29:00Z" w16du:dateUtc="2025-12-22T13:29:00Z">
              <w:tcPr>
                <w:tcW w:w="943" w:type="dxa"/>
              </w:tcPr>
            </w:tcPrChange>
          </w:tcPr>
          <w:p w14:paraId="2B591183" w14:textId="138C1476" w:rsidR="00D42E7F" w:rsidRPr="00AF21BB" w:rsidRDefault="00D42E7F" w:rsidP="00D42E7F">
            <w:pPr>
              <w:pStyle w:val="Compact"/>
              <w:spacing w:line="276" w:lineRule="auto"/>
              <w:rPr>
                <w:rFonts w:cstheme="minorHAnsi"/>
                <w:i/>
                <w:iCs/>
              </w:rPr>
            </w:pPr>
            <w:ins w:id="84" w:author="Castelli, Alessandro" w:date="2025-12-22T14:33:00Z" w16du:dateUtc="2025-12-22T13:33:00Z">
              <w:r w:rsidRPr="009862EB">
                <w:rPr>
                  <w:rFonts w:cstheme="minorHAnsi"/>
                  <w:i/>
                  <w:iCs/>
                </w:rPr>
                <w:t>DCA001 (Addetto direzione centrale)</w:t>
              </w:r>
            </w:ins>
          </w:p>
        </w:tc>
        <w:tc>
          <w:tcPr>
            <w:tcW w:w="943" w:type="dxa"/>
            <w:tcPrChange w:id="85" w:author="Castelli, Alessandro" w:date="2025-12-22T14:29:00Z" w16du:dateUtc="2025-12-22T13:29:00Z">
              <w:tcPr>
                <w:tcW w:w="943" w:type="dxa"/>
              </w:tcPr>
            </w:tcPrChange>
          </w:tcPr>
          <w:p w14:paraId="587CBFF3" w14:textId="7FF9A571" w:rsidR="00D42E7F" w:rsidRPr="00AF21BB" w:rsidRDefault="00D42E7F" w:rsidP="00D42E7F">
            <w:pPr>
              <w:pStyle w:val="Compact"/>
              <w:spacing w:line="276" w:lineRule="auto"/>
              <w:rPr>
                <w:rFonts w:cstheme="minorHAnsi"/>
                <w:i/>
                <w:iCs/>
              </w:rPr>
            </w:pPr>
            <w:ins w:id="86" w:author="Castelli, Alessandro" w:date="2025-12-22T14:33:00Z" w16du:dateUtc="2025-12-22T13:33:00Z">
              <w:r>
                <w:rPr>
                  <w:rFonts w:cstheme="minorHAnsi"/>
                  <w:i/>
                  <w:iCs/>
                </w:rPr>
                <w:t>Profilo read only</w:t>
              </w:r>
            </w:ins>
          </w:p>
        </w:tc>
        <w:tc>
          <w:tcPr>
            <w:tcW w:w="943" w:type="dxa"/>
            <w:tcPrChange w:id="87" w:author="Castelli, Alessandro" w:date="2025-12-22T14:29:00Z" w16du:dateUtc="2025-12-22T13:29:00Z">
              <w:tcPr>
                <w:tcW w:w="943" w:type="dxa"/>
              </w:tcPr>
            </w:tcPrChange>
          </w:tcPr>
          <w:p w14:paraId="07E181C0" w14:textId="0C98AEF6" w:rsidR="00D42E7F" w:rsidRPr="00AF21BB" w:rsidRDefault="00D42E7F" w:rsidP="00D42E7F">
            <w:pPr>
              <w:pStyle w:val="Compact"/>
              <w:spacing w:line="276" w:lineRule="auto"/>
              <w:rPr>
                <w:rFonts w:cstheme="minorHAnsi"/>
                <w:i/>
                <w:iCs/>
              </w:rPr>
            </w:pPr>
            <w:r w:rsidRPr="00AF21BB">
              <w:rPr>
                <w:rFonts w:cstheme="minorHAnsi"/>
                <w:i/>
                <w:iCs/>
              </w:rPr>
              <w:t>Tutti i clienti</w:t>
            </w:r>
          </w:p>
        </w:tc>
        <w:tc>
          <w:tcPr>
            <w:tcW w:w="992" w:type="dxa"/>
            <w:tcPrChange w:id="88" w:author="Castelli, Alessandro" w:date="2025-12-22T14:29:00Z" w16du:dateUtc="2025-12-22T13:29:00Z">
              <w:tcPr>
                <w:tcW w:w="992" w:type="dxa"/>
              </w:tcPr>
            </w:tcPrChange>
          </w:tcPr>
          <w:p w14:paraId="0A584DFE" w14:textId="75404A70" w:rsidR="00D42E7F" w:rsidRPr="00AF21BB" w:rsidRDefault="00D42E7F" w:rsidP="00D42E7F">
            <w:pPr>
              <w:pStyle w:val="Compact"/>
              <w:spacing w:line="276" w:lineRule="auto"/>
              <w:rPr>
                <w:rFonts w:cstheme="minorHAnsi"/>
                <w:i/>
                <w:iCs/>
              </w:rPr>
            </w:pPr>
            <w:r w:rsidRPr="00AF21BB">
              <w:rPr>
                <w:rFonts w:cstheme="minorHAnsi"/>
                <w:i/>
                <w:iCs/>
              </w:rPr>
              <w:t>Centro</w:t>
            </w:r>
          </w:p>
        </w:tc>
        <w:tc>
          <w:tcPr>
            <w:tcW w:w="1134" w:type="dxa"/>
            <w:tcPrChange w:id="89" w:author="Castelli, Alessandro" w:date="2025-12-22T14:29:00Z" w16du:dateUtc="2025-12-22T13:29:00Z">
              <w:tcPr>
                <w:tcW w:w="1134" w:type="dxa"/>
              </w:tcPr>
            </w:tcPrChange>
          </w:tcPr>
          <w:p w14:paraId="713B4ECE" w14:textId="314115C7" w:rsidR="00D42E7F" w:rsidRPr="00AF21BB" w:rsidRDefault="00D42E7F" w:rsidP="00D42E7F">
            <w:pPr>
              <w:pStyle w:val="Compact"/>
              <w:spacing w:line="276" w:lineRule="auto"/>
              <w:rPr>
                <w:rFonts w:cstheme="minorHAnsi"/>
                <w:i/>
                <w:iCs/>
              </w:rPr>
            </w:pPr>
            <w:r w:rsidRPr="00AF21BB">
              <w:rPr>
                <w:rFonts w:cstheme="minorHAnsi"/>
                <w:i/>
                <w:iCs/>
              </w:rPr>
              <w:t>Sì</w:t>
            </w:r>
          </w:p>
        </w:tc>
        <w:tc>
          <w:tcPr>
            <w:tcW w:w="1134" w:type="dxa"/>
            <w:tcPrChange w:id="90" w:author="Castelli, Alessandro" w:date="2025-12-22T14:29:00Z" w16du:dateUtc="2025-12-22T13:29:00Z">
              <w:tcPr>
                <w:tcW w:w="1134" w:type="dxa"/>
              </w:tcPr>
            </w:tcPrChange>
          </w:tcPr>
          <w:p w14:paraId="0B4B2D8D" w14:textId="339961D6" w:rsidR="00D42E7F" w:rsidRPr="00AF21BB" w:rsidRDefault="00D42E7F" w:rsidP="00D42E7F">
            <w:pPr>
              <w:pStyle w:val="Compact"/>
              <w:spacing w:line="276" w:lineRule="auto"/>
              <w:rPr>
                <w:rFonts w:cstheme="minorHAnsi"/>
                <w:i/>
                <w:iCs/>
              </w:rPr>
            </w:pPr>
            <w:r w:rsidRPr="00AF21BB">
              <w:rPr>
                <w:rFonts w:cstheme="minorHAnsi"/>
                <w:i/>
                <w:iCs/>
              </w:rPr>
              <w:t>No</w:t>
            </w:r>
          </w:p>
        </w:tc>
        <w:tc>
          <w:tcPr>
            <w:tcW w:w="1276" w:type="dxa"/>
            <w:tcPrChange w:id="91" w:author="Castelli, Alessandro" w:date="2025-12-22T14:29:00Z" w16du:dateUtc="2025-12-22T13:29:00Z">
              <w:tcPr>
                <w:tcW w:w="1276" w:type="dxa"/>
              </w:tcPr>
            </w:tcPrChange>
          </w:tcPr>
          <w:p w14:paraId="14EBBFC5" w14:textId="018835D1" w:rsidR="00D42E7F" w:rsidRPr="00AF21BB" w:rsidRDefault="00D42E7F" w:rsidP="00D42E7F">
            <w:pPr>
              <w:pStyle w:val="Compact"/>
              <w:spacing w:line="276" w:lineRule="auto"/>
              <w:rPr>
                <w:rFonts w:cstheme="minorHAnsi"/>
                <w:i/>
                <w:iCs/>
              </w:rPr>
            </w:pPr>
            <w:r w:rsidRPr="00AF21BB">
              <w:rPr>
                <w:rFonts w:cstheme="minorHAnsi"/>
                <w:i/>
                <w:iCs/>
              </w:rPr>
              <w:t>Sì</w:t>
            </w:r>
          </w:p>
        </w:tc>
      </w:tr>
      <w:tr w:rsidR="00D42E7F" w:rsidRPr="0041493A" w14:paraId="239C6F89" w14:textId="5D8177FD" w:rsidTr="00AF14AA">
        <w:tc>
          <w:tcPr>
            <w:tcW w:w="1603" w:type="dxa"/>
            <w:tcPrChange w:id="92" w:author="Castelli, Alessandro" w:date="2025-12-22T14:29:00Z" w16du:dateUtc="2025-12-22T13:29:00Z">
              <w:tcPr>
                <w:tcW w:w="1603" w:type="dxa"/>
              </w:tcPr>
            </w:tcPrChange>
          </w:tcPr>
          <w:p w14:paraId="4E2B8E14" w14:textId="5FCF0EC8" w:rsidR="00D42E7F" w:rsidRPr="00AF21BB" w:rsidRDefault="00D42E7F" w:rsidP="00D42E7F">
            <w:pPr>
              <w:pStyle w:val="Compact"/>
              <w:spacing w:line="276" w:lineRule="auto"/>
              <w:rPr>
                <w:rFonts w:cstheme="minorHAnsi"/>
                <w:b/>
                <w:bCs/>
                <w:i/>
                <w:iCs/>
                <w:lang w:val="it-IT"/>
              </w:rPr>
            </w:pPr>
            <w:r w:rsidRPr="00AF21BB">
              <w:rPr>
                <w:rFonts w:cstheme="minorHAnsi"/>
                <w:b/>
                <w:i/>
                <w:lang w:val="it-IT"/>
              </w:rPr>
              <w:t>Dipartimenti trasversali di centro</w:t>
            </w:r>
            <w:r w:rsidRPr="00AF21BB">
              <w:rPr>
                <w:rFonts w:cstheme="minorHAnsi"/>
                <w:b/>
                <w:bCs/>
                <w:i/>
                <w:iCs/>
                <w:lang w:val="it-IT"/>
              </w:rPr>
              <w:t xml:space="preserve"> (CRM,MKT,Distribuzioni)</w:t>
            </w:r>
          </w:p>
        </w:tc>
        <w:tc>
          <w:tcPr>
            <w:tcW w:w="943" w:type="dxa"/>
            <w:tcPrChange w:id="93" w:author="Castelli, Alessandro" w:date="2025-12-22T14:29:00Z" w16du:dateUtc="2025-12-22T13:29:00Z">
              <w:tcPr>
                <w:tcW w:w="943" w:type="dxa"/>
              </w:tcPr>
            </w:tcPrChange>
          </w:tcPr>
          <w:p w14:paraId="274CD132" w14:textId="77777777" w:rsidR="00D42E7F" w:rsidRPr="009862EB" w:rsidRDefault="00D42E7F" w:rsidP="00D42E7F">
            <w:pPr>
              <w:rPr>
                <w:ins w:id="94" w:author="Castelli, Alessandro" w:date="2025-12-22T14:33:00Z" w16du:dateUtc="2025-12-22T13:33:00Z"/>
                <w:rFonts w:ascii="Calibri" w:hAnsi="Calibri" w:cs="Calibri"/>
                <w:color w:val="000000"/>
                <w:sz w:val="22"/>
              </w:rPr>
            </w:pPr>
            <w:ins w:id="95" w:author="Castelli, Alessandro" w:date="2025-12-22T14:33:00Z" w16du:dateUtc="2025-12-22T13:33:00Z">
              <w:r w:rsidRPr="009862EB">
                <w:rPr>
                  <w:rFonts w:ascii="Calibri" w:hAnsi="Calibri" w:cs="Calibri"/>
                  <w:color w:val="000000"/>
                  <w:sz w:val="22"/>
                </w:rPr>
                <w:t xml:space="preserve">00957 </w:t>
              </w:r>
            </w:ins>
          </w:p>
          <w:p w14:paraId="4902296E" w14:textId="77777777" w:rsidR="00D42E7F" w:rsidRPr="009862EB" w:rsidRDefault="00D42E7F" w:rsidP="00D42E7F">
            <w:pPr>
              <w:rPr>
                <w:ins w:id="96" w:author="Castelli, Alessandro" w:date="2025-12-22T14:33:00Z" w16du:dateUtc="2025-12-22T13:33:00Z"/>
                <w:rFonts w:ascii="Calibri" w:hAnsi="Calibri" w:cs="Calibri"/>
                <w:color w:val="000000"/>
                <w:sz w:val="22"/>
              </w:rPr>
            </w:pPr>
            <w:ins w:id="97" w:author="Castelli, Alessandro" w:date="2025-12-22T14:33:00Z" w16du:dateUtc="2025-12-22T13:33:00Z">
              <w:r w:rsidRPr="009862EB">
                <w:rPr>
                  <w:rFonts w:ascii="Calibri" w:hAnsi="Calibri" w:cs="Calibri"/>
                  <w:color w:val="000000"/>
                  <w:sz w:val="22"/>
                </w:rPr>
                <w:t>CRM METODOLOGIE E CAMPAGNE</w:t>
              </w:r>
            </w:ins>
          </w:p>
          <w:p w14:paraId="711B85E5" w14:textId="77777777" w:rsidR="00D42E7F" w:rsidRPr="00AF21BB" w:rsidRDefault="00D42E7F" w:rsidP="00D42E7F">
            <w:pPr>
              <w:pStyle w:val="Compact"/>
              <w:spacing w:line="276" w:lineRule="auto"/>
              <w:rPr>
                <w:rFonts w:cstheme="minorHAnsi"/>
                <w:i/>
                <w:iCs/>
                <w:lang w:val="it-IT"/>
              </w:rPr>
            </w:pPr>
          </w:p>
        </w:tc>
        <w:tc>
          <w:tcPr>
            <w:tcW w:w="943" w:type="dxa"/>
            <w:tcPrChange w:id="98" w:author="Castelli, Alessandro" w:date="2025-12-22T14:29:00Z" w16du:dateUtc="2025-12-22T13:29:00Z">
              <w:tcPr>
                <w:tcW w:w="943" w:type="dxa"/>
              </w:tcPr>
            </w:tcPrChange>
          </w:tcPr>
          <w:p w14:paraId="72FC38A0" w14:textId="77777777" w:rsidR="00D42E7F" w:rsidRPr="0043659E" w:rsidRDefault="00D42E7F" w:rsidP="00D42E7F">
            <w:pPr>
              <w:rPr>
                <w:ins w:id="99" w:author="Castelli, Alessandro" w:date="2025-12-22T14:33:00Z" w16du:dateUtc="2025-12-22T13:33:00Z"/>
                <w:rFonts w:ascii="Calibri" w:hAnsi="Calibri" w:cs="Calibri"/>
                <w:color w:val="000000"/>
                <w:sz w:val="22"/>
                <w:lang w:val="it-IT"/>
              </w:rPr>
            </w:pPr>
            <w:ins w:id="100" w:author="Castelli, Alessandro" w:date="2025-12-22T14:33:00Z" w16du:dateUtc="2025-12-22T13:33:00Z">
              <w:r w:rsidRPr="0043659E">
                <w:rPr>
                  <w:rFonts w:ascii="Calibri" w:hAnsi="Calibri" w:cs="Calibri"/>
                  <w:color w:val="000000"/>
                  <w:sz w:val="22"/>
                  <w:lang w:val="it-IT"/>
                </w:rPr>
                <w:t>DIR_CRM</w:t>
              </w:r>
            </w:ins>
          </w:p>
          <w:p w14:paraId="37662718" w14:textId="51153FE5" w:rsidR="00D42E7F" w:rsidRPr="00AF21BB" w:rsidRDefault="00D42E7F" w:rsidP="00D42E7F">
            <w:pPr>
              <w:pStyle w:val="Compact"/>
              <w:spacing w:line="276" w:lineRule="auto"/>
              <w:rPr>
                <w:rFonts w:cstheme="minorHAnsi"/>
                <w:i/>
                <w:iCs/>
                <w:lang w:val="it-IT"/>
              </w:rPr>
            </w:pPr>
            <w:ins w:id="101" w:author="Castelli, Alessandro" w:date="2025-12-22T14:33:00Z" w16du:dateUtc="2025-12-22T13:33:00Z">
              <w:r>
                <w:rPr>
                  <w:rFonts w:cstheme="minorHAnsi"/>
                  <w:i/>
                  <w:iCs/>
                  <w:lang w:val="it-IT"/>
                </w:rPr>
                <w:t>(Nuovo da prevedere)</w:t>
              </w:r>
            </w:ins>
          </w:p>
        </w:tc>
        <w:tc>
          <w:tcPr>
            <w:tcW w:w="943" w:type="dxa"/>
            <w:tcPrChange w:id="102" w:author="Castelli, Alessandro" w:date="2025-12-22T14:29:00Z" w16du:dateUtc="2025-12-22T13:29:00Z">
              <w:tcPr>
                <w:tcW w:w="943" w:type="dxa"/>
              </w:tcPr>
            </w:tcPrChange>
          </w:tcPr>
          <w:p w14:paraId="77F68116" w14:textId="60910B2A" w:rsidR="00D42E7F" w:rsidRPr="00AF21BB" w:rsidRDefault="00D42E7F" w:rsidP="00D42E7F">
            <w:pPr>
              <w:pStyle w:val="Compact"/>
              <w:spacing w:line="276" w:lineRule="auto"/>
              <w:rPr>
                <w:rFonts w:cstheme="minorHAnsi"/>
                <w:i/>
                <w:iCs/>
                <w:lang w:val="it-IT"/>
              </w:rPr>
            </w:pPr>
            <w:r w:rsidRPr="00AF21BB">
              <w:rPr>
                <w:rFonts w:cstheme="minorHAnsi"/>
                <w:i/>
                <w:iCs/>
                <w:lang w:val="it-IT"/>
              </w:rPr>
              <w:t>Tutti i clienti</w:t>
            </w:r>
          </w:p>
        </w:tc>
        <w:tc>
          <w:tcPr>
            <w:tcW w:w="992" w:type="dxa"/>
            <w:tcPrChange w:id="103" w:author="Castelli, Alessandro" w:date="2025-12-22T14:29:00Z" w16du:dateUtc="2025-12-22T13:29:00Z">
              <w:tcPr>
                <w:tcW w:w="992" w:type="dxa"/>
              </w:tcPr>
            </w:tcPrChange>
          </w:tcPr>
          <w:p w14:paraId="00846B64" w14:textId="4A9E34FA" w:rsidR="00D42E7F" w:rsidRPr="00AF21BB" w:rsidRDefault="00D42E7F" w:rsidP="00D42E7F">
            <w:pPr>
              <w:pStyle w:val="Compact"/>
              <w:spacing w:line="276" w:lineRule="auto"/>
              <w:rPr>
                <w:rFonts w:cstheme="minorHAnsi"/>
                <w:i/>
                <w:iCs/>
                <w:lang w:val="it-IT"/>
              </w:rPr>
            </w:pPr>
            <w:r w:rsidRPr="00AF21BB">
              <w:rPr>
                <w:rFonts w:cstheme="minorHAnsi"/>
                <w:i/>
                <w:iCs/>
                <w:lang w:val="it-IT"/>
              </w:rPr>
              <w:t>Centro</w:t>
            </w:r>
          </w:p>
        </w:tc>
        <w:tc>
          <w:tcPr>
            <w:tcW w:w="1134" w:type="dxa"/>
            <w:tcPrChange w:id="104" w:author="Castelli, Alessandro" w:date="2025-12-22T14:29:00Z" w16du:dateUtc="2025-12-22T13:29:00Z">
              <w:tcPr>
                <w:tcW w:w="1134" w:type="dxa"/>
              </w:tcPr>
            </w:tcPrChange>
          </w:tcPr>
          <w:p w14:paraId="46C31171" w14:textId="39E22CBD" w:rsidR="00D42E7F" w:rsidRPr="00AF21BB" w:rsidRDefault="00D42E7F" w:rsidP="00D42E7F">
            <w:pPr>
              <w:pStyle w:val="Compact"/>
              <w:spacing w:line="276" w:lineRule="auto"/>
              <w:rPr>
                <w:rFonts w:cstheme="minorHAnsi"/>
                <w:i/>
                <w:iCs/>
                <w:lang w:val="it-IT"/>
              </w:rPr>
            </w:pPr>
            <w:r w:rsidRPr="00AF21BB">
              <w:rPr>
                <w:rFonts w:cstheme="minorHAnsi"/>
                <w:i/>
                <w:iCs/>
                <w:lang w:val="it-IT"/>
              </w:rPr>
              <w:t>Sì</w:t>
            </w:r>
          </w:p>
        </w:tc>
        <w:tc>
          <w:tcPr>
            <w:tcW w:w="1134" w:type="dxa"/>
            <w:tcPrChange w:id="105" w:author="Castelli, Alessandro" w:date="2025-12-22T14:29:00Z" w16du:dateUtc="2025-12-22T13:29:00Z">
              <w:tcPr>
                <w:tcW w:w="1134" w:type="dxa"/>
              </w:tcPr>
            </w:tcPrChange>
          </w:tcPr>
          <w:p w14:paraId="4480FDFB" w14:textId="0FE3BBC4" w:rsidR="00D42E7F" w:rsidRPr="00AF21BB" w:rsidRDefault="00D42E7F" w:rsidP="00D42E7F">
            <w:pPr>
              <w:pStyle w:val="Compact"/>
              <w:spacing w:line="276" w:lineRule="auto"/>
              <w:rPr>
                <w:rFonts w:cstheme="minorHAnsi"/>
                <w:i/>
                <w:iCs/>
                <w:lang w:val="it-IT"/>
              </w:rPr>
            </w:pPr>
            <w:r w:rsidRPr="00AF21BB">
              <w:rPr>
                <w:rFonts w:cstheme="minorHAnsi"/>
                <w:i/>
                <w:iCs/>
                <w:lang w:val="it-IT"/>
              </w:rPr>
              <w:t>No</w:t>
            </w:r>
          </w:p>
        </w:tc>
        <w:tc>
          <w:tcPr>
            <w:tcW w:w="1276" w:type="dxa"/>
            <w:tcPrChange w:id="106" w:author="Castelli, Alessandro" w:date="2025-12-22T14:29:00Z" w16du:dateUtc="2025-12-22T13:29:00Z">
              <w:tcPr>
                <w:tcW w:w="1276" w:type="dxa"/>
              </w:tcPr>
            </w:tcPrChange>
          </w:tcPr>
          <w:p w14:paraId="12A2D616" w14:textId="5018D888" w:rsidR="00D42E7F" w:rsidRPr="00AF21BB" w:rsidRDefault="00D42E7F" w:rsidP="00D42E7F">
            <w:pPr>
              <w:pStyle w:val="Compact"/>
              <w:spacing w:line="276" w:lineRule="auto"/>
              <w:rPr>
                <w:rFonts w:cstheme="minorHAnsi"/>
                <w:i/>
                <w:iCs/>
                <w:lang w:val="it-IT"/>
              </w:rPr>
            </w:pPr>
            <w:r w:rsidRPr="00AF21BB">
              <w:rPr>
                <w:rFonts w:cstheme="minorHAnsi"/>
                <w:i/>
                <w:iCs/>
                <w:lang w:val="it-IT"/>
              </w:rPr>
              <w:t>Sì</w:t>
            </w:r>
          </w:p>
        </w:tc>
      </w:tr>
      <w:tr w:rsidR="00D42E7F" w:rsidRPr="00F40FCC" w14:paraId="7E334844" w14:textId="77777777" w:rsidTr="00AF14AA">
        <w:tc>
          <w:tcPr>
            <w:tcW w:w="1603" w:type="dxa"/>
            <w:tcPrChange w:id="107" w:author="Castelli, Alessandro" w:date="2025-12-22T14:29:00Z" w16du:dateUtc="2025-12-22T13:29:00Z">
              <w:tcPr>
                <w:tcW w:w="1603" w:type="dxa"/>
              </w:tcPr>
            </w:tcPrChange>
          </w:tcPr>
          <w:p w14:paraId="4DEB0008" w14:textId="452DF628" w:rsidR="00D42E7F" w:rsidRPr="00AF21BB" w:rsidRDefault="00D42E7F" w:rsidP="00D42E7F">
            <w:pPr>
              <w:pStyle w:val="Compact"/>
              <w:spacing w:line="276" w:lineRule="auto"/>
              <w:rPr>
                <w:rFonts w:cstheme="minorHAnsi"/>
                <w:b/>
                <w:i/>
                <w:lang w:val="it-IT"/>
              </w:rPr>
            </w:pPr>
            <w:r>
              <w:rPr>
                <w:rFonts w:cstheme="minorHAnsi"/>
                <w:b/>
                <w:i/>
                <w:lang w:val="it-IT"/>
              </w:rPr>
              <w:t>Responsabile di Direzione regionale</w:t>
            </w:r>
          </w:p>
        </w:tc>
        <w:tc>
          <w:tcPr>
            <w:tcW w:w="943" w:type="dxa"/>
            <w:tcPrChange w:id="108" w:author="Castelli, Alessandro" w:date="2025-12-22T14:29:00Z" w16du:dateUtc="2025-12-22T13:29:00Z">
              <w:tcPr>
                <w:tcW w:w="943" w:type="dxa"/>
              </w:tcPr>
            </w:tcPrChange>
          </w:tcPr>
          <w:p w14:paraId="7CDFF077" w14:textId="37411214" w:rsidR="00D42E7F" w:rsidRPr="00AF21BB" w:rsidRDefault="00D42E7F" w:rsidP="00D42E7F">
            <w:pPr>
              <w:pStyle w:val="Compact"/>
              <w:spacing w:line="276" w:lineRule="auto"/>
              <w:rPr>
                <w:rFonts w:cstheme="minorHAnsi"/>
                <w:i/>
                <w:iCs/>
                <w:lang w:val="it-IT"/>
              </w:rPr>
            </w:pPr>
            <w:ins w:id="109" w:author="Castelli, Alessandro" w:date="2025-12-22T14:33:00Z" w16du:dateUtc="2025-12-22T13:33:00Z">
              <w:r w:rsidRPr="009862EB">
                <w:rPr>
                  <w:rFonts w:cstheme="minorHAnsi"/>
                  <w:i/>
                  <w:iCs/>
                  <w:lang w:val="it-IT"/>
                </w:rPr>
                <w:t>MORE61</w:t>
              </w:r>
            </w:ins>
          </w:p>
        </w:tc>
        <w:tc>
          <w:tcPr>
            <w:tcW w:w="943" w:type="dxa"/>
            <w:tcPrChange w:id="110" w:author="Castelli, Alessandro" w:date="2025-12-22T14:29:00Z" w16du:dateUtc="2025-12-22T13:29:00Z">
              <w:tcPr>
                <w:tcW w:w="943" w:type="dxa"/>
              </w:tcPr>
            </w:tcPrChange>
          </w:tcPr>
          <w:p w14:paraId="565F5398" w14:textId="77777777" w:rsidR="00D42E7F" w:rsidRDefault="00D42E7F" w:rsidP="00D42E7F">
            <w:pPr>
              <w:pStyle w:val="Compact"/>
              <w:spacing w:line="276" w:lineRule="auto"/>
              <w:rPr>
                <w:ins w:id="111" w:author="Castelli, Alessandro" w:date="2025-12-22T14:33:00Z" w16du:dateUtc="2025-12-22T13:33:00Z"/>
                <w:rFonts w:cstheme="minorHAnsi"/>
                <w:i/>
                <w:iCs/>
                <w:lang w:val="it-IT"/>
              </w:rPr>
            </w:pPr>
            <w:ins w:id="112" w:author="Castelli, Alessandro" w:date="2025-12-22T14:33:00Z" w16du:dateUtc="2025-12-22T13:33:00Z">
              <w:r w:rsidRPr="00C2250F">
                <w:rPr>
                  <w:rFonts w:cstheme="minorHAnsi"/>
                  <w:i/>
                  <w:iCs/>
                  <w:lang w:val="it-IT"/>
                </w:rPr>
                <w:t>DIR_REG</w:t>
              </w:r>
              <w:r>
                <w:rPr>
                  <w:rFonts w:cstheme="minorHAnsi"/>
                  <w:i/>
                  <w:iCs/>
                  <w:lang w:val="it-IT"/>
                </w:rPr>
                <w:t xml:space="preserve"> (Nuovo da prevedere)</w:t>
              </w:r>
            </w:ins>
          </w:p>
          <w:p w14:paraId="63FF7CDE" w14:textId="2216CF41" w:rsidR="00D42E7F" w:rsidRPr="00AF21BB" w:rsidRDefault="00D42E7F" w:rsidP="00D42E7F">
            <w:pPr>
              <w:pStyle w:val="Compact"/>
              <w:spacing w:line="276" w:lineRule="auto"/>
              <w:rPr>
                <w:rFonts w:cstheme="minorHAnsi"/>
                <w:i/>
                <w:iCs/>
                <w:lang w:val="it-IT"/>
              </w:rPr>
            </w:pPr>
            <w:ins w:id="113" w:author="Castelli, Alessandro" w:date="2025-12-22T14:33:00Z" w16du:dateUtc="2025-12-22T13:33:00Z">
              <w:r>
                <w:rPr>
                  <w:rFonts w:cstheme="minorHAnsi"/>
                  <w:i/>
                  <w:iCs/>
                  <w:lang w:val="it-IT"/>
                </w:rPr>
                <w:t>Non abilitato</w:t>
              </w:r>
            </w:ins>
          </w:p>
        </w:tc>
        <w:tc>
          <w:tcPr>
            <w:tcW w:w="943" w:type="dxa"/>
            <w:tcPrChange w:id="114" w:author="Castelli, Alessandro" w:date="2025-12-22T14:29:00Z" w16du:dateUtc="2025-12-22T13:29:00Z">
              <w:tcPr>
                <w:tcW w:w="943" w:type="dxa"/>
              </w:tcPr>
            </w:tcPrChange>
          </w:tcPr>
          <w:p w14:paraId="4B6D1A02" w14:textId="27E70033" w:rsidR="00D42E7F" w:rsidRPr="00AF21BB" w:rsidRDefault="00D42E7F" w:rsidP="00D42E7F">
            <w:pPr>
              <w:pStyle w:val="Compact"/>
              <w:spacing w:line="276" w:lineRule="auto"/>
              <w:rPr>
                <w:rFonts w:cstheme="minorHAnsi"/>
                <w:i/>
                <w:iCs/>
                <w:lang w:val="it-IT"/>
              </w:rPr>
            </w:pPr>
            <w:r w:rsidRPr="00AF21BB">
              <w:rPr>
                <w:rFonts w:cstheme="minorHAnsi"/>
                <w:i/>
                <w:iCs/>
                <w:lang w:val="it-IT"/>
              </w:rPr>
              <w:t>Tutti i clienti a livello di direzione regionale</w:t>
            </w:r>
          </w:p>
        </w:tc>
        <w:tc>
          <w:tcPr>
            <w:tcW w:w="992" w:type="dxa"/>
            <w:tcPrChange w:id="115" w:author="Castelli, Alessandro" w:date="2025-12-22T14:29:00Z" w16du:dateUtc="2025-12-22T13:29:00Z">
              <w:tcPr>
                <w:tcW w:w="992" w:type="dxa"/>
              </w:tcPr>
            </w:tcPrChange>
          </w:tcPr>
          <w:p w14:paraId="338B962B" w14:textId="06403671" w:rsidR="00D42E7F" w:rsidRPr="00AF21BB" w:rsidRDefault="00D42E7F" w:rsidP="00D42E7F">
            <w:pPr>
              <w:pStyle w:val="Compact"/>
              <w:spacing w:line="276" w:lineRule="auto"/>
              <w:rPr>
                <w:rFonts w:cstheme="minorHAnsi"/>
                <w:i/>
                <w:iCs/>
                <w:lang w:val="it-IT"/>
              </w:rPr>
            </w:pPr>
            <w:r>
              <w:rPr>
                <w:rFonts w:cstheme="minorHAnsi"/>
                <w:i/>
                <w:iCs/>
                <w:lang w:val="it-IT"/>
              </w:rPr>
              <w:t>DR</w:t>
            </w:r>
          </w:p>
        </w:tc>
        <w:tc>
          <w:tcPr>
            <w:tcW w:w="1134" w:type="dxa"/>
            <w:tcPrChange w:id="116" w:author="Castelli, Alessandro" w:date="2025-12-22T14:29:00Z" w16du:dateUtc="2025-12-22T13:29:00Z">
              <w:tcPr>
                <w:tcW w:w="1134" w:type="dxa"/>
              </w:tcPr>
            </w:tcPrChange>
          </w:tcPr>
          <w:p w14:paraId="0D0CC87D" w14:textId="16A60A04" w:rsidR="00D42E7F" w:rsidRPr="00AF21BB" w:rsidRDefault="00D42E7F" w:rsidP="00D42E7F">
            <w:pPr>
              <w:pStyle w:val="Compact"/>
              <w:spacing w:line="276" w:lineRule="auto"/>
              <w:rPr>
                <w:rFonts w:cstheme="minorHAnsi"/>
                <w:i/>
                <w:iCs/>
                <w:lang w:val="it-IT"/>
              </w:rPr>
            </w:pPr>
            <w:r>
              <w:rPr>
                <w:rFonts w:cstheme="minorHAnsi"/>
                <w:i/>
                <w:iCs/>
                <w:lang w:val="it-IT"/>
              </w:rPr>
              <w:t>Sì</w:t>
            </w:r>
          </w:p>
        </w:tc>
        <w:tc>
          <w:tcPr>
            <w:tcW w:w="1134" w:type="dxa"/>
            <w:tcPrChange w:id="117" w:author="Castelli, Alessandro" w:date="2025-12-22T14:29:00Z" w16du:dateUtc="2025-12-22T13:29:00Z">
              <w:tcPr>
                <w:tcW w:w="1134" w:type="dxa"/>
              </w:tcPr>
            </w:tcPrChange>
          </w:tcPr>
          <w:p w14:paraId="3E742738" w14:textId="72A2D98E" w:rsidR="00D42E7F" w:rsidRPr="00AF21BB" w:rsidRDefault="00D42E7F" w:rsidP="00D42E7F">
            <w:pPr>
              <w:pStyle w:val="Compact"/>
              <w:spacing w:line="276" w:lineRule="auto"/>
              <w:rPr>
                <w:rFonts w:cstheme="minorHAnsi"/>
                <w:i/>
                <w:iCs/>
                <w:lang w:val="it-IT"/>
              </w:rPr>
            </w:pPr>
            <w:r>
              <w:rPr>
                <w:rFonts w:cstheme="minorHAnsi"/>
                <w:i/>
                <w:iCs/>
                <w:lang w:val="it-IT"/>
              </w:rPr>
              <w:t>No</w:t>
            </w:r>
          </w:p>
        </w:tc>
        <w:tc>
          <w:tcPr>
            <w:tcW w:w="1276" w:type="dxa"/>
            <w:tcPrChange w:id="118" w:author="Castelli, Alessandro" w:date="2025-12-22T14:29:00Z" w16du:dateUtc="2025-12-22T13:29:00Z">
              <w:tcPr>
                <w:tcW w:w="1276" w:type="dxa"/>
              </w:tcPr>
            </w:tcPrChange>
          </w:tcPr>
          <w:p w14:paraId="091177F3" w14:textId="43E3B0B2" w:rsidR="00D42E7F" w:rsidRPr="00AF21BB" w:rsidRDefault="00D42E7F" w:rsidP="00D42E7F">
            <w:pPr>
              <w:pStyle w:val="Compact"/>
              <w:spacing w:line="276" w:lineRule="auto"/>
              <w:rPr>
                <w:rFonts w:cstheme="minorHAnsi"/>
                <w:i/>
                <w:iCs/>
                <w:lang w:val="it-IT"/>
              </w:rPr>
            </w:pPr>
            <w:r>
              <w:rPr>
                <w:rFonts w:cstheme="minorHAnsi"/>
                <w:i/>
                <w:iCs/>
                <w:lang w:val="it-IT"/>
              </w:rPr>
              <w:t>Sì</w:t>
            </w:r>
          </w:p>
        </w:tc>
      </w:tr>
      <w:tr w:rsidR="00A351F3" w:rsidRPr="005043B7" w14:paraId="7CA92F4B" w14:textId="5B6F1BC4" w:rsidTr="00AF14AA">
        <w:tc>
          <w:tcPr>
            <w:tcW w:w="1603" w:type="dxa"/>
            <w:tcPrChange w:id="119" w:author="Castelli, Alessandro" w:date="2025-12-22T14:29:00Z" w16du:dateUtc="2025-12-22T13:29:00Z">
              <w:tcPr>
                <w:tcW w:w="1603" w:type="dxa"/>
              </w:tcPr>
            </w:tcPrChange>
          </w:tcPr>
          <w:p w14:paraId="306C4F5B" w14:textId="69B02ADD" w:rsidR="00A351F3" w:rsidRPr="00AF21BB" w:rsidRDefault="00A351F3" w:rsidP="00A351F3">
            <w:pPr>
              <w:pStyle w:val="Compact"/>
              <w:spacing w:line="276" w:lineRule="auto"/>
              <w:rPr>
                <w:rFonts w:cstheme="minorHAnsi"/>
                <w:b/>
                <w:bCs/>
                <w:i/>
                <w:iCs/>
              </w:rPr>
            </w:pPr>
            <w:r w:rsidRPr="00AF21BB">
              <w:rPr>
                <w:rFonts w:cstheme="minorHAnsi"/>
                <w:b/>
                <w:bCs/>
                <w:i/>
                <w:iCs/>
              </w:rPr>
              <w:t>Deputy di Direzione regionale</w:t>
            </w:r>
          </w:p>
        </w:tc>
        <w:tc>
          <w:tcPr>
            <w:tcW w:w="943" w:type="dxa"/>
            <w:tcPrChange w:id="120" w:author="Castelli, Alessandro" w:date="2025-12-22T14:29:00Z" w16du:dateUtc="2025-12-22T13:29:00Z">
              <w:tcPr>
                <w:tcW w:w="943" w:type="dxa"/>
              </w:tcPr>
            </w:tcPrChange>
          </w:tcPr>
          <w:p w14:paraId="13003EAE" w14:textId="0C273AE4" w:rsidR="00A351F3" w:rsidRPr="00A351F3" w:rsidRDefault="00A351F3">
            <w:pPr>
              <w:rPr>
                <w:lang w:val="it-IT"/>
                <w:rPrChange w:id="121" w:author="Castelli, Alessandro" w:date="2025-12-22T14:33:00Z" w16du:dateUtc="2025-12-22T13:33:00Z">
                  <w:rPr>
                    <w:rFonts w:cstheme="minorHAnsi"/>
                    <w:i/>
                    <w:iCs/>
                    <w:lang w:val="it-IT"/>
                  </w:rPr>
                </w:rPrChange>
              </w:rPr>
              <w:pPrChange w:id="122" w:author="Castelli, Alessandro" w:date="2025-12-22T14:33:00Z" w16du:dateUtc="2025-12-22T13:33:00Z">
                <w:pPr>
                  <w:pStyle w:val="Compact"/>
                  <w:spacing w:line="276" w:lineRule="auto"/>
                </w:pPr>
              </w:pPrChange>
            </w:pPr>
            <w:ins w:id="123" w:author="Castelli, Alessandro" w:date="2025-12-22T14:33:00Z" w16du:dateUtc="2025-12-22T13:33:00Z">
              <w:r w:rsidRPr="009862EB">
                <w:rPr>
                  <w:rFonts w:cstheme="minorHAnsi"/>
                  <w:i/>
                  <w:iCs/>
                  <w:lang w:val="it-IT"/>
                </w:rPr>
                <w:t>MORE89</w:t>
              </w:r>
            </w:ins>
          </w:p>
        </w:tc>
        <w:tc>
          <w:tcPr>
            <w:tcW w:w="943" w:type="dxa"/>
            <w:tcPrChange w:id="124" w:author="Castelli, Alessandro" w:date="2025-12-22T14:29:00Z" w16du:dateUtc="2025-12-22T13:29:00Z">
              <w:tcPr>
                <w:tcW w:w="943" w:type="dxa"/>
              </w:tcPr>
            </w:tcPrChange>
          </w:tcPr>
          <w:p w14:paraId="55F1780F" w14:textId="580B0223" w:rsidR="00A351F3" w:rsidRPr="00AF21BB" w:rsidRDefault="00A351F3" w:rsidP="00A351F3">
            <w:pPr>
              <w:pStyle w:val="Compact"/>
              <w:spacing w:line="276" w:lineRule="auto"/>
              <w:rPr>
                <w:rFonts w:cstheme="minorHAnsi"/>
                <w:i/>
                <w:iCs/>
                <w:lang w:val="it-IT"/>
              </w:rPr>
            </w:pPr>
            <w:ins w:id="125" w:author="Castelli, Alessandro" w:date="2025-12-22T14:33:00Z" w16du:dateUtc="2025-12-22T13:33:00Z">
              <w:r w:rsidRPr="00C2250F">
                <w:rPr>
                  <w:rFonts w:cstheme="minorHAnsi"/>
                  <w:i/>
                  <w:iCs/>
                  <w:lang w:val="it-IT"/>
                </w:rPr>
                <w:t>DIR_REG</w:t>
              </w:r>
              <w:r>
                <w:rPr>
                  <w:rFonts w:cstheme="minorHAnsi"/>
                  <w:i/>
                  <w:iCs/>
                  <w:lang w:val="it-IT"/>
                </w:rPr>
                <w:t xml:space="preserve"> (Nuovo da prevedere)</w:t>
              </w:r>
            </w:ins>
          </w:p>
        </w:tc>
        <w:tc>
          <w:tcPr>
            <w:tcW w:w="943" w:type="dxa"/>
            <w:tcPrChange w:id="126" w:author="Castelli, Alessandro" w:date="2025-12-22T14:29:00Z" w16du:dateUtc="2025-12-22T13:29:00Z">
              <w:tcPr>
                <w:tcW w:w="943" w:type="dxa"/>
              </w:tcPr>
            </w:tcPrChange>
          </w:tcPr>
          <w:p w14:paraId="462D1FB7" w14:textId="3267DF62" w:rsidR="00A351F3" w:rsidRPr="00AF21BB" w:rsidRDefault="00A351F3" w:rsidP="00A351F3">
            <w:pPr>
              <w:pStyle w:val="Compact"/>
              <w:spacing w:line="276" w:lineRule="auto"/>
              <w:rPr>
                <w:rFonts w:cstheme="minorHAnsi"/>
                <w:i/>
                <w:iCs/>
                <w:lang w:val="it-IT"/>
              </w:rPr>
            </w:pPr>
            <w:r w:rsidRPr="00AF21BB">
              <w:rPr>
                <w:rFonts w:cstheme="minorHAnsi"/>
                <w:i/>
                <w:iCs/>
                <w:lang w:val="it-IT"/>
              </w:rPr>
              <w:t>Tutti i clienti a livello di direzione regionale</w:t>
            </w:r>
          </w:p>
        </w:tc>
        <w:tc>
          <w:tcPr>
            <w:tcW w:w="992" w:type="dxa"/>
            <w:tcPrChange w:id="127" w:author="Castelli, Alessandro" w:date="2025-12-22T14:29:00Z" w16du:dateUtc="2025-12-22T13:29:00Z">
              <w:tcPr>
                <w:tcW w:w="992" w:type="dxa"/>
              </w:tcPr>
            </w:tcPrChange>
          </w:tcPr>
          <w:p w14:paraId="7C6A4F16" w14:textId="22D839BE" w:rsidR="00A351F3" w:rsidRPr="00AF21BB" w:rsidRDefault="00A351F3" w:rsidP="00A351F3">
            <w:pPr>
              <w:pStyle w:val="Compact"/>
              <w:spacing w:line="276" w:lineRule="auto"/>
              <w:rPr>
                <w:rFonts w:cstheme="minorHAnsi"/>
                <w:i/>
                <w:iCs/>
                <w:lang w:val="it-IT"/>
              </w:rPr>
            </w:pPr>
            <w:r w:rsidRPr="00AF21BB">
              <w:rPr>
                <w:rFonts w:cstheme="minorHAnsi"/>
                <w:i/>
                <w:iCs/>
                <w:lang w:val="it-IT"/>
              </w:rPr>
              <w:t>DR</w:t>
            </w:r>
          </w:p>
        </w:tc>
        <w:tc>
          <w:tcPr>
            <w:tcW w:w="1134" w:type="dxa"/>
            <w:tcPrChange w:id="128" w:author="Castelli, Alessandro" w:date="2025-12-22T14:29:00Z" w16du:dateUtc="2025-12-22T13:29:00Z">
              <w:tcPr>
                <w:tcW w:w="1134" w:type="dxa"/>
              </w:tcPr>
            </w:tcPrChange>
          </w:tcPr>
          <w:p w14:paraId="4C267829" w14:textId="3496E99B" w:rsidR="00A351F3" w:rsidRPr="00AF21BB" w:rsidRDefault="00A351F3" w:rsidP="00A351F3">
            <w:pPr>
              <w:pStyle w:val="Compact"/>
              <w:spacing w:line="276" w:lineRule="auto"/>
              <w:rPr>
                <w:rFonts w:cstheme="minorHAnsi"/>
                <w:i/>
                <w:iCs/>
                <w:lang w:val="it-IT"/>
              </w:rPr>
            </w:pPr>
            <w:r w:rsidRPr="00AF21BB">
              <w:rPr>
                <w:rFonts w:cstheme="minorHAnsi"/>
                <w:i/>
                <w:iCs/>
                <w:lang w:val="it-IT"/>
              </w:rPr>
              <w:t>Sì</w:t>
            </w:r>
          </w:p>
        </w:tc>
        <w:tc>
          <w:tcPr>
            <w:tcW w:w="1134" w:type="dxa"/>
            <w:tcPrChange w:id="129" w:author="Castelli, Alessandro" w:date="2025-12-22T14:29:00Z" w16du:dateUtc="2025-12-22T13:29:00Z">
              <w:tcPr>
                <w:tcW w:w="1134" w:type="dxa"/>
              </w:tcPr>
            </w:tcPrChange>
          </w:tcPr>
          <w:p w14:paraId="7ADC9E13" w14:textId="1FAE3257" w:rsidR="00A351F3" w:rsidRPr="00AF21BB" w:rsidRDefault="00A351F3" w:rsidP="00A351F3">
            <w:pPr>
              <w:pStyle w:val="Compact"/>
              <w:spacing w:line="276" w:lineRule="auto"/>
              <w:rPr>
                <w:rFonts w:cstheme="minorHAnsi"/>
                <w:i/>
                <w:iCs/>
                <w:lang w:val="it-IT"/>
              </w:rPr>
            </w:pPr>
            <w:r w:rsidRPr="00AF21BB">
              <w:rPr>
                <w:rFonts w:cstheme="minorHAnsi"/>
                <w:i/>
                <w:iCs/>
                <w:lang w:val="it-IT"/>
              </w:rPr>
              <w:t>No</w:t>
            </w:r>
          </w:p>
        </w:tc>
        <w:tc>
          <w:tcPr>
            <w:tcW w:w="1276" w:type="dxa"/>
            <w:tcPrChange w:id="130" w:author="Castelli, Alessandro" w:date="2025-12-22T14:29:00Z" w16du:dateUtc="2025-12-22T13:29:00Z">
              <w:tcPr>
                <w:tcW w:w="1276" w:type="dxa"/>
              </w:tcPr>
            </w:tcPrChange>
          </w:tcPr>
          <w:p w14:paraId="49FBF300" w14:textId="48A20106" w:rsidR="00A351F3" w:rsidRPr="00AF21BB" w:rsidRDefault="00A351F3" w:rsidP="00A351F3">
            <w:pPr>
              <w:pStyle w:val="Compact"/>
              <w:spacing w:line="276" w:lineRule="auto"/>
              <w:rPr>
                <w:rFonts w:cstheme="minorHAnsi"/>
                <w:i/>
                <w:iCs/>
                <w:lang w:val="it-IT"/>
              </w:rPr>
            </w:pPr>
            <w:r w:rsidRPr="00AF21BB">
              <w:rPr>
                <w:rFonts w:cstheme="minorHAnsi"/>
                <w:i/>
                <w:iCs/>
                <w:lang w:val="it-IT"/>
              </w:rPr>
              <w:t>Sì</w:t>
            </w:r>
          </w:p>
        </w:tc>
      </w:tr>
      <w:tr w:rsidR="00A351F3" w:rsidRPr="004D0819" w:rsidDel="002C2CBF" w14:paraId="288BF5D6" w14:textId="546E4586" w:rsidTr="00AF14AA">
        <w:trPr>
          <w:del w:id="131" w:author="Castelli, Alessandro" w:date="2025-12-22T14:33:00Z"/>
        </w:trPr>
        <w:tc>
          <w:tcPr>
            <w:tcW w:w="1603" w:type="dxa"/>
            <w:tcPrChange w:id="132" w:author="Castelli, Alessandro" w:date="2025-12-22T14:29:00Z" w16du:dateUtc="2025-12-22T13:29:00Z">
              <w:tcPr>
                <w:tcW w:w="1603" w:type="dxa"/>
              </w:tcPr>
            </w:tcPrChange>
          </w:tcPr>
          <w:p w14:paraId="588812BD" w14:textId="6CEE4218" w:rsidR="00A351F3" w:rsidRPr="00AF21BB" w:rsidDel="002C2CBF" w:rsidRDefault="00A351F3" w:rsidP="00A351F3">
            <w:pPr>
              <w:pStyle w:val="Compact"/>
              <w:spacing w:line="276" w:lineRule="auto"/>
              <w:rPr>
                <w:del w:id="133" w:author="Castelli, Alessandro" w:date="2025-12-22T14:33:00Z" w16du:dateUtc="2025-12-22T13:33:00Z"/>
                <w:rFonts w:cstheme="minorHAnsi"/>
                <w:b/>
                <w:bCs/>
                <w:i/>
                <w:iCs/>
              </w:rPr>
            </w:pPr>
            <w:del w:id="134" w:author="Castelli, Alessandro" w:date="2025-12-22T14:33:00Z" w16du:dateUtc="2025-12-22T13:33:00Z">
              <w:r w:rsidRPr="00AF21BB" w:rsidDel="002C2CBF">
                <w:rPr>
                  <w:rFonts w:cstheme="minorHAnsi"/>
                  <w:b/>
                  <w:bCs/>
                  <w:i/>
                  <w:iCs/>
                </w:rPr>
                <w:delText>Direzione regionale</w:delText>
              </w:r>
            </w:del>
          </w:p>
        </w:tc>
        <w:tc>
          <w:tcPr>
            <w:tcW w:w="943" w:type="dxa"/>
            <w:tcPrChange w:id="135" w:author="Castelli, Alessandro" w:date="2025-12-22T14:29:00Z" w16du:dateUtc="2025-12-22T13:29:00Z">
              <w:tcPr>
                <w:tcW w:w="943" w:type="dxa"/>
              </w:tcPr>
            </w:tcPrChange>
          </w:tcPr>
          <w:p w14:paraId="6FB02879" w14:textId="395DD33B" w:rsidR="00A351F3" w:rsidRPr="00AF21BB" w:rsidDel="002C2CBF" w:rsidRDefault="00A351F3" w:rsidP="00A351F3">
            <w:pPr>
              <w:pStyle w:val="Compact"/>
              <w:spacing w:line="276" w:lineRule="auto"/>
              <w:rPr>
                <w:del w:id="136" w:author="Castelli, Alessandro" w:date="2025-12-22T14:33:00Z" w16du:dateUtc="2025-12-22T13:33:00Z"/>
                <w:rFonts w:cstheme="minorHAnsi"/>
                <w:i/>
                <w:iCs/>
                <w:lang w:val="it-IT"/>
              </w:rPr>
            </w:pPr>
            <w:ins w:id="137" w:author="Castelli, Alessandro" w:date="2025-12-22T14:33:00Z" w16du:dateUtc="2025-12-22T13:33:00Z">
              <w:r w:rsidRPr="009978C2">
                <w:rPr>
                  <w:rFonts w:cstheme="minorHAnsi"/>
                  <w:i/>
                  <w:iCs/>
                  <w:lang w:val="it-IT"/>
                </w:rPr>
                <w:t>MORE85</w:t>
              </w:r>
              <w:r>
                <w:rPr>
                  <w:rFonts w:cstheme="minorHAnsi"/>
                  <w:i/>
                  <w:iCs/>
                  <w:lang w:val="it-IT"/>
                </w:rPr>
                <w:t>-</w:t>
              </w:r>
              <w:r w:rsidRPr="0079405E">
                <w:rPr>
                  <w:rFonts w:cstheme="minorHAnsi"/>
                  <w:i/>
                  <w:iCs/>
                  <w:lang w:val="it-IT"/>
                </w:rPr>
                <w:t>MORE8</w:t>
              </w:r>
              <w:r>
                <w:rPr>
                  <w:rFonts w:cstheme="minorHAnsi"/>
                  <w:i/>
                  <w:iCs/>
                  <w:lang w:val="it-IT"/>
                </w:rPr>
                <w:t>6-</w:t>
              </w:r>
              <w:r w:rsidRPr="0079405E">
                <w:rPr>
                  <w:rFonts w:cstheme="minorHAnsi"/>
                  <w:i/>
                  <w:iCs/>
                  <w:lang w:val="it-IT"/>
                </w:rPr>
                <w:t>MORE8</w:t>
              </w:r>
              <w:r>
                <w:rPr>
                  <w:rFonts w:cstheme="minorHAnsi"/>
                  <w:i/>
                  <w:iCs/>
                  <w:lang w:val="it-IT"/>
                </w:rPr>
                <w:t>7</w:t>
              </w:r>
            </w:ins>
          </w:p>
        </w:tc>
        <w:tc>
          <w:tcPr>
            <w:tcW w:w="943" w:type="dxa"/>
            <w:tcPrChange w:id="138" w:author="Castelli, Alessandro" w:date="2025-12-22T14:29:00Z" w16du:dateUtc="2025-12-22T13:29:00Z">
              <w:tcPr>
                <w:tcW w:w="943" w:type="dxa"/>
              </w:tcPr>
            </w:tcPrChange>
          </w:tcPr>
          <w:p w14:paraId="76072E35" w14:textId="5F7D4218" w:rsidR="00A351F3" w:rsidRPr="00AF21BB" w:rsidDel="002C2CBF" w:rsidRDefault="00A351F3" w:rsidP="00A351F3">
            <w:pPr>
              <w:pStyle w:val="Compact"/>
              <w:spacing w:line="276" w:lineRule="auto"/>
              <w:rPr>
                <w:del w:id="139" w:author="Castelli, Alessandro" w:date="2025-12-22T14:33:00Z" w16du:dateUtc="2025-12-22T13:33:00Z"/>
                <w:rFonts w:cstheme="minorHAnsi"/>
                <w:i/>
                <w:iCs/>
                <w:lang w:val="it-IT"/>
              </w:rPr>
            </w:pPr>
            <w:ins w:id="140" w:author="Castelli, Alessandro" w:date="2025-12-22T14:33:00Z" w16du:dateUtc="2025-12-22T13:33:00Z">
              <w:r w:rsidRPr="00084379">
                <w:rPr>
                  <w:rFonts w:cstheme="minorHAnsi"/>
                  <w:i/>
                  <w:iCs/>
                  <w:lang w:val="it-IT"/>
                </w:rPr>
                <w:t>ADV_DIR_REG</w:t>
              </w:r>
              <w:r>
                <w:rPr>
                  <w:rFonts w:cstheme="minorHAnsi"/>
                  <w:i/>
                  <w:iCs/>
                  <w:lang w:val="it-IT"/>
                </w:rPr>
                <w:t xml:space="preserve"> (Nuovo da prevedere)</w:t>
              </w:r>
            </w:ins>
          </w:p>
        </w:tc>
        <w:tc>
          <w:tcPr>
            <w:tcW w:w="943" w:type="dxa"/>
            <w:tcPrChange w:id="141" w:author="Castelli, Alessandro" w:date="2025-12-22T14:29:00Z" w16du:dateUtc="2025-12-22T13:29:00Z">
              <w:tcPr>
                <w:tcW w:w="943" w:type="dxa"/>
              </w:tcPr>
            </w:tcPrChange>
          </w:tcPr>
          <w:p w14:paraId="7743CBDA" w14:textId="67BFACF2" w:rsidR="00A351F3" w:rsidRPr="00AF21BB" w:rsidDel="002C2CBF" w:rsidRDefault="00A351F3" w:rsidP="00A351F3">
            <w:pPr>
              <w:pStyle w:val="Compact"/>
              <w:spacing w:line="276" w:lineRule="auto"/>
              <w:rPr>
                <w:del w:id="142" w:author="Castelli, Alessandro" w:date="2025-12-22T14:33:00Z" w16du:dateUtc="2025-12-22T13:33:00Z"/>
                <w:rFonts w:cstheme="minorHAnsi"/>
                <w:b/>
                <w:bCs/>
                <w:i/>
                <w:iCs/>
                <w:lang w:val="it-IT"/>
              </w:rPr>
            </w:pPr>
            <w:del w:id="143" w:author="Castelli, Alessandro" w:date="2025-12-22T14:33:00Z" w16du:dateUtc="2025-12-22T13:33:00Z">
              <w:r w:rsidRPr="00AF21BB" w:rsidDel="002C2CBF">
                <w:rPr>
                  <w:rFonts w:cstheme="minorHAnsi"/>
                  <w:i/>
                  <w:iCs/>
                  <w:lang w:val="it-IT"/>
                </w:rPr>
                <w:delText xml:space="preserve">Tutti i clienti a livello di direzione regionale </w:delText>
              </w:r>
            </w:del>
          </w:p>
        </w:tc>
        <w:tc>
          <w:tcPr>
            <w:tcW w:w="992" w:type="dxa"/>
            <w:tcPrChange w:id="144" w:author="Castelli, Alessandro" w:date="2025-12-22T14:29:00Z" w16du:dateUtc="2025-12-22T13:29:00Z">
              <w:tcPr>
                <w:tcW w:w="992" w:type="dxa"/>
              </w:tcPr>
            </w:tcPrChange>
          </w:tcPr>
          <w:p w14:paraId="19DAB4DD" w14:textId="154D0A4F" w:rsidR="00A351F3" w:rsidRPr="00A351F3" w:rsidDel="002C2CBF" w:rsidRDefault="00A351F3" w:rsidP="00A351F3">
            <w:pPr>
              <w:pStyle w:val="Compact"/>
              <w:spacing w:line="276" w:lineRule="auto"/>
              <w:rPr>
                <w:del w:id="145" w:author="Castelli, Alessandro" w:date="2025-12-22T14:33:00Z" w16du:dateUtc="2025-12-22T13:33:00Z"/>
                <w:rFonts w:cstheme="minorHAnsi"/>
                <w:i/>
                <w:iCs/>
                <w:lang w:val="it-IT"/>
                <w:rPrChange w:id="146" w:author="Castelli, Alessandro" w:date="2025-12-22T14:33:00Z" w16du:dateUtc="2025-12-22T13:33:00Z">
                  <w:rPr>
                    <w:del w:id="147" w:author="Castelli, Alessandro" w:date="2025-12-22T14:33:00Z" w16du:dateUtc="2025-12-22T13:33:00Z"/>
                    <w:rFonts w:cstheme="minorHAnsi"/>
                    <w:i/>
                    <w:iCs/>
                  </w:rPr>
                </w:rPrChange>
              </w:rPr>
            </w:pPr>
            <w:del w:id="148" w:author="Castelli, Alessandro" w:date="2025-12-22T14:33:00Z" w16du:dateUtc="2025-12-22T13:33:00Z">
              <w:r w:rsidRPr="00A351F3" w:rsidDel="002C2CBF">
                <w:rPr>
                  <w:rFonts w:cstheme="minorHAnsi"/>
                  <w:i/>
                  <w:iCs/>
                  <w:lang w:val="it-IT"/>
                  <w:rPrChange w:id="149" w:author="Castelli, Alessandro" w:date="2025-12-22T14:33:00Z" w16du:dateUtc="2025-12-22T13:33:00Z">
                    <w:rPr>
                      <w:rFonts w:cstheme="minorHAnsi"/>
                      <w:i/>
                      <w:iCs/>
                    </w:rPr>
                  </w:rPrChange>
                </w:rPr>
                <w:delText>DR</w:delText>
              </w:r>
            </w:del>
          </w:p>
        </w:tc>
        <w:tc>
          <w:tcPr>
            <w:tcW w:w="1134" w:type="dxa"/>
            <w:tcPrChange w:id="150" w:author="Castelli, Alessandro" w:date="2025-12-22T14:29:00Z" w16du:dateUtc="2025-12-22T13:29:00Z">
              <w:tcPr>
                <w:tcW w:w="1134" w:type="dxa"/>
              </w:tcPr>
            </w:tcPrChange>
          </w:tcPr>
          <w:p w14:paraId="7EF0594F" w14:textId="297213D6" w:rsidR="00A351F3" w:rsidRPr="00A351F3" w:rsidDel="002C2CBF" w:rsidRDefault="00A351F3" w:rsidP="00A351F3">
            <w:pPr>
              <w:pStyle w:val="Compact"/>
              <w:spacing w:line="276" w:lineRule="auto"/>
              <w:rPr>
                <w:del w:id="151" w:author="Castelli, Alessandro" w:date="2025-12-22T14:33:00Z" w16du:dateUtc="2025-12-22T13:33:00Z"/>
                <w:rFonts w:cstheme="minorHAnsi"/>
                <w:b/>
                <w:bCs/>
                <w:i/>
                <w:iCs/>
                <w:lang w:val="it-IT"/>
                <w:rPrChange w:id="152" w:author="Castelli, Alessandro" w:date="2025-12-22T14:33:00Z" w16du:dateUtc="2025-12-22T13:33:00Z">
                  <w:rPr>
                    <w:del w:id="153" w:author="Castelli, Alessandro" w:date="2025-12-22T14:33:00Z" w16du:dateUtc="2025-12-22T13:33:00Z"/>
                    <w:rFonts w:cstheme="minorHAnsi"/>
                    <w:b/>
                    <w:bCs/>
                    <w:i/>
                    <w:iCs/>
                  </w:rPr>
                </w:rPrChange>
              </w:rPr>
            </w:pPr>
            <w:del w:id="154" w:author="Castelli, Alessandro" w:date="2025-12-22T14:33:00Z" w16du:dateUtc="2025-12-22T13:33:00Z">
              <w:r w:rsidRPr="00A351F3" w:rsidDel="002C2CBF">
                <w:rPr>
                  <w:rFonts w:cstheme="minorHAnsi"/>
                  <w:i/>
                  <w:iCs/>
                  <w:lang w:val="it-IT"/>
                  <w:rPrChange w:id="155" w:author="Castelli, Alessandro" w:date="2025-12-22T14:33:00Z" w16du:dateUtc="2025-12-22T13:33:00Z">
                    <w:rPr>
                      <w:rFonts w:cstheme="minorHAnsi"/>
                      <w:i/>
                      <w:iCs/>
                    </w:rPr>
                  </w:rPrChange>
                </w:rPr>
                <w:delText>Sì</w:delText>
              </w:r>
            </w:del>
          </w:p>
        </w:tc>
        <w:tc>
          <w:tcPr>
            <w:tcW w:w="1134" w:type="dxa"/>
            <w:tcPrChange w:id="156" w:author="Castelli, Alessandro" w:date="2025-12-22T14:29:00Z" w16du:dateUtc="2025-12-22T13:29:00Z">
              <w:tcPr>
                <w:tcW w:w="1134" w:type="dxa"/>
              </w:tcPr>
            </w:tcPrChange>
          </w:tcPr>
          <w:p w14:paraId="659F3A49" w14:textId="145BD666" w:rsidR="00A351F3" w:rsidRPr="00A351F3" w:rsidDel="002C2CBF" w:rsidRDefault="00A351F3" w:rsidP="00A351F3">
            <w:pPr>
              <w:pStyle w:val="Compact"/>
              <w:spacing w:line="276" w:lineRule="auto"/>
              <w:rPr>
                <w:del w:id="157" w:author="Castelli, Alessandro" w:date="2025-12-22T14:33:00Z" w16du:dateUtc="2025-12-22T13:33:00Z"/>
                <w:rFonts w:cstheme="minorHAnsi"/>
                <w:i/>
                <w:iCs/>
                <w:lang w:val="it-IT"/>
                <w:rPrChange w:id="158" w:author="Castelli, Alessandro" w:date="2025-12-22T14:33:00Z" w16du:dateUtc="2025-12-22T13:33:00Z">
                  <w:rPr>
                    <w:del w:id="159" w:author="Castelli, Alessandro" w:date="2025-12-22T14:33:00Z" w16du:dateUtc="2025-12-22T13:33:00Z"/>
                    <w:rFonts w:cstheme="minorHAnsi"/>
                    <w:i/>
                    <w:iCs/>
                  </w:rPr>
                </w:rPrChange>
              </w:rPr>
            </w:pPr>
            <w:del w:id="160" w:author="Castelli, Alessandro" w:date="2025-12-22T14:33:00Z" w16du:dateUtc="2025-12-22T13:33:00Z">
              <w:r w:rsidRPr="00A351F3" w:rsidDel="002C2CBF">
                <w:rPr>
                  <w:rFonts w:cstheme="minorHAnsi"/>
                  <w:i/>
                  <w:iCs/>
                  <w:lang w:val="it-IT"/>
                  <w:rPrChange w:id="161" w:author="Castelli, Alessandro" w:date="2025-12-22T14:33:00Z" w16du:dateUtc="2025-12-22T13:33:00Z">
                    <w:rPr>
                      <w:rFonts w:cstheme="minorHAnsi"/>
                      <w:i/>
                      <w:iCs/>
                    </w:rPr>
                  </w:rPrChange>
                </w:rPr>
                <w:delText>No</w:delText>
              </w:r>
            </w:del>
          </w:p>
        </w:tc>
        <w:tc>
          <w:tcPr>
            <w:tcW w:w="1276" w:type="dxa"/>
            <w:tcPrChange w:id="162" w:author="Castelli, Alessandro" w:date="2025-12-22T14:29:00Z" w16du:dateUtc="2025-12-22T13:29:00Z">
              <w:tcPr>
                <w:tcW w:w="1276" w:type="dxa"/>
              </w:tcPr>
            </w:tcPrChange>
          </w:tcPr>
          <w:p w14:paraId="564842B6" w14:textId="117BC62C" w:rsidR="00A351F3" w:rsidRPr="00AF21BB" w:rsidDel="002C2CBF" w:rsidRDefault="00A351F3" w:rsidP="00A351F3">
            <w:pPr>
              <w:pStyle w:val="Compact"/>
              <w:spacing w:line="276" w:lineRule="auto"/>
              <w:rPr>
                <w:del w:id="163" w:author="Castelli, Alessandro" w:date="2025-12-22T14:33:00Z" w16du:dateUtc="2025-12-22T13:33:00Z"/>
                <w:rFonts w:cstheme="minorHAnsi"/>
                <w:i/>
                <w:iCs/>
                <w:lang w:val="it-IT"/>
              </w:rPr>
            </w:pPr>
            <w:del w:id="164" w:author="Castelli, Alessandro" w:date="2025-12-22T14:33:00Z" w16du:dateUtc="2025-12-22T13:33:00Z">
              <w:r w:rsidRPr="00AF21BB" w:rsidDel="002C2CBF">
                <w:rPr>
                  <w:rFonts w:cstheme="minorHAnsi"/>
                  <w:i/>
                  <w:iCs/>
                  <w:lang w:val="it-IT"/>
                </w:rPr>
                <w:delText>Sì</w:delText>
              </w:r>
            </w:del>
          </w:p>
        </w:tc>
      </w:tr>
      <w:tr w:rsidR="00E94B50" w:rsidRPr="00EE04E6" w14:paraId="7D4DDC69" w14:textId="27B1BCF6" w:rsidTr="00AF14AA">
        <w:tc>
          <w:tcPr>
            <w:tcW w:w="1603" w:type="dxa"/>
            <w:tcPrChange w:id="165" w:author="Castelli, Alessandro" w:date="2025-12-22T14:29:00Z" w16du:dateUtc="2025-12-22T13:29:00Z">
              <w:tcPr>
                <w:tcW w:w="1603" w:type="dxa"/>
              </w:tcPr>
            </w:tcPrChange>
          </w:tcPr>
          <w:p w14:paraId="35730AEC" w14:textId="4DECF5EB" w:rsidR="00E94B50" w:rsidRPr="00AF21BB" w:rsidRDefault="00E94B50" w:rsidP="00E94B50">
            <w:pPr>
              <w:pStyle w:val="Compact"/>
              <w:spacing w:line="276" w:lineRule="auto"/>
              <w:rPr>
                <w:rFonts w:cstheme="minorHAnsi"/>
                <w:b/>
                <w:bCs/>
                <w:i/>
                <w:iCs/>
              </w:rPr>
            </w:pPr>
            <w:r w:rsidRPr="00AF21BB">
              <w:rPr>
                <w:rFonts w:cstheme="minorHAnsi"/>
                <w:b/>
                <w:bCs/>
                <w:i/>
                <w:iCs/>
              </w:rPr>
              <w:t>Advisor</w:t>
            </w:r>
          </w:p>
        </w:tc>
        <w:tc>
          <w:tcPr>
            <w:tcW w:w="943" w:type="dxa"/>
            <w:tcPrChange w:id="166" w:author="Castelli, Alessandro" w:date="2025-12-22T14:29:00Z" w16du:dateUtc="2025-12-22T13:29:00Z">
              <w:tcPr>
                <w:tcW w:w="943" w:type="dxa"/>
              </w:tcPr>
            </w:tcPrChange>
          </w:tcPr>
          <w:p w14:paraId="7D004752" w14:textId="13361B05" w:rsidR="00E94B50" w:rsidRPr="00AF21BB" w:rsidRDefault="00E94B50" w:rsidP="00E94B50">
            <w:pPr>
              <w:pStyle w:val="Compact"/>
              <w:spacing w:line="276" w:lineRule="auto"/>
              <w:rPr>
                <w:rFonts w:cstheme="minorHAnsi"/>
                <w:i/>
                <w:iCs/>
                <w:lang w:val="it-IT"/>
              </w:rPr>
            </w:pPr>
            <w:ins w:id="167" w:author="Castelli, Alessandro" w:date="2025-12-22T14:33:00Z" w16du:dateUtc="2025-12-22T13:33:00Z">
              <w:r w:rsidRPr="009978C2">
                <w:rPr>
                  <w:rFonts w:cstheme="minorHAnsi"/>
                  <w:i/>
                  <w:iCs/>
                  <w:lang w:val="it-IT"/>
                </w:rPr>
                <w:t>MORE85</w:t>
              </w:r>
              <w:r>
                <w:rPr>
                  <w:rFonts w:cstheme="minorHAnsi"/>
                  <w:i/>
                  <w:iCs/>
                  <w:lang w:val="it-IT"/>
                </w:rPr>
                <w:t>-</w:t>
              </w:r>
              <w:r w:rsidRPr="0079405E">
                <w:rPr>
                  <w:rFonts w:cstheme="minorHAnsi"/>
                  <w:i/>
                  <w:iCs/>
                  <w:lang w:val="it-IT"/>
                </w:rPr>
                <w:t>MORE8</w:t>
              </w:r>
              <w:r>
                <w:rPr>
                  <w:rFonts w:cstheme="minorHAnsi"/>
                  <w:i/>
                  <w:iCs/>
                  <w:lang w:val="it-IT"/>
                </w:rPr>
                <w:t>6-</w:t>
              </w:r>
              <w:r w:rsidRPr="0079405E">
                <w:rPr>
                  <w:rFonts w:cstheme="minorHAnsi"/>
                  <w:i/>
                  <w:iCs/>
                  <w:lang w:val="it-IT"/>
                </w:rPr>
                <w:t>MORE8</w:t>
              </w:r>
              <w:r>
                <w:rPr>
                  <w:rFonts w:cstheme="minorHAnsi"/>
                  <w:i/>
                  <w:iCs/>
                  <w:lang w:val="it-IT"/>
                </w:rPr>
                <w:t>7</w:t>
              </w:r>
            </w:ins>
          </w:p>
        </w:tc>
        <w:tc>
          <w:tcPr>
            <w:tcW w:w="943" w:type="dxa"/>
            <w:tcPrChange w:id="168" w:author="Castelli, Alessandro" w:date="2025-12-22T14:29:00Z" w16du:dateUtc="2025-12-22T13:29:00Z">
              <w:tcPr>
                <w:tcW w:w="943" w:type="dxa"/>
              </w:tcPr>
            </w:tcPrChange>
          </w:tcPr>
          <w:p w14:paraId="5EBE6E50" w14:textId="1DB739A3" w:rsidR="00E94B50" w:rsidRPr="00AF21BB" w:rsidRDefault="00E94B50" w:rsidP="00E94B50">
            <w:pPr>
              <w:pStyle w:val="Compact"/>
              <w:spacing w:line="276" w:lineRule="auto"/>
              <w:rPr>
                <w:rFonts w:cstheme="minorHAnsi"/>
                <w:i/>
                <w:iCs/>
                <w:lang w:val="it-IT"/>
              </w:rPr>
            </w:pPr>
            <w:ins w:id="169" w:author="Castelli, Alessandro" w:date="2025-12-22T14:33:00Z" w16du:dateUtc="2025-12-22T13:33:00Z">
              <w:r w:rsidRPr="00084379">
                <w:rPr>
                  <w:rFonts w:cstheme="minorHAnsi"/>
                  <w:i/>
                  <w:iCs/>
                  <w:lang w:val="it-IT"/>
                </w:rPr>
                <w:t>ADV_DIR_REG</w:t>
              </w:r>
              <w:r>
                <w:rPr>
                  <w:rFonts w:cstheme="minorHAnsi"/>
                  <w:i/>
                  <w:iCs/>
                  <w:lang w:val="it-IT"/>
                </w:rPr>
                <w:t xml:space="preserve"> (Nuovo da prevedere)</w:t>
              </w:r>
            </w:ins>
          </w:p>
        </w:tc>
        <w:tc>
          <w:tcPr>
            <w:tcW w:w="943" w:type="dxa"/>
            <w:tcPrChange w:id="170" w:author="Castelli, Alessandro" w:date="2025-12-22T14:29:00Z" w16du:dateUtc="2025-12-22T13:29:00Z">
              <w:tcPr>
                <w:tcW w:w="943" w:type="dxa"/>
              </w:tcPr>
            </w:tcPrChange>
          </w:tcPr>
          <w:p w14:paraId="1976E2CB" w14:textId="58DE2F03" w:rsidR="00E94B50" w:rsidRPr="00AF21BB" w:rsidRDefault="00E94B50" w:rsidP="00E94B50">
            <w:pPr>
              <w:pStyle w:val="Compact"/>
              <w:spacing w:line="276" w:lineRule="auto"/>
              <w:rPr>
                <w:rFonts w:cstheme="minorHAnsi"/>
                <w:b/>
                <w:bCs/>
                <w:i/>
                <w:iCs/>
                <w:lang w:val="it-IT"/>
              </w:rPr>
            </w:pPr>
            <w:r w:rsidRPr="00AF21BB">
              <w:rPr>
                <w:rFonts w:cstheme="minorHAnsi"/>
                <w:i/>
                <w:iCs/>
                <w:lang w:val="it-IT"/>
              </w:rPr>
              <w:t>Tutti i clienti a livello di direzione regionale</w:t>
            </w:r>
          </w:p>
        </w:tc>
        <w:tc>
          <w:tcPr>
            <w:tcW w:w="992" w:type="dxa"/>
            <w:tcPrChange w:id="171" w:author="Castelli, Alessandro" w:date="2025-12-22T14:29:00Z" w16du:dateUtc="2025-12-22T13:29:00Z">
              <w:tcPr>
                <w:tcW w:w="992" w:type="dxa"/>
              </w:tcPr>
            </w:tcPrChange>
          </w:tcPr>
          <w:p w14:paraId="59F0D81D" w14:textId="5FEB7E31" w:rsidR="00E94B50" w:rsidRPr="00AF21BB" w:rsidRDefault="00E94B50" w:rsidP="00E94B50">
            <w:pPr>
              <w:pStyle w:val="Compact"/>
              <w:spacing w:line="276" w:lineRule="auto"/>
              <w:rPr>
                <w:rFonts w:cstheme="minorHAnsi"/>
                <w:i/>
                <w:iCs/>
              </w:rPr>
            </w:pPr>
            <w:r w:rsidRPr="00AF21BB">
              <w:rPr>
                <w:rFonts w:cstheme="minorHAnsi"/>
                <w:i/>
                <w:iCs/>
              </w:rPr>
              <w:t>DR</w:t>
            </w:r>
          </w:p>
        </w:tc>
        <w:tc>
          <w:tcPr>
            <w:tcW w:w="1134" w:type="dxa"/>
            <w:tcPrChange w:id="172" w:author="Castelli, Alessandro" w:date="2025-12-22T14:29:00Z" w16du:dateUtc="2025-12-22T13:29:00Z">
              <w:tcPr>
                <w:tcW w:w="1134" w:type="dxa"/>
              </w:tcPr>
            </w:tcPrChange>
          </w:tcPr>
          <w:p w14:paraId="00E73E2C" w14:textId="4B42F1BD" w:rsidR="00E94B50" w:rsidRPr="00AF21BB" w:rsidRDefault="00E94B50" w:rsidP="00E94B50">
            <w:pPr>
              <w:pStyle w:val="Compact"/>
              <w:spacing w:line="276" w:lineRule="auto"/>
              <w:rPr>
                <w:rFonts w:cstheme="minorHAnsi"/>
                <w:b/>
                <w:bCs/>
                <w:i/>
                <w:iCs/>
              </w:rPr>
            </w:pPr>
            <w:r w:rsidRPr="00AF21BB">
              <w:rPr>
                <w:rFonts w:cstheme="minorHAnsi"/>
                <w:i/>
                <w:iCs/>
              </w:rPr>
              <w:t>Sì</w:t>
            </w:r>
          </w:p>
        </w:tc>
        <w:tc>
          <w:tcPr>
            <w:tcW w:w="1134" w:type="dxa"/>
            <w:tcPrChange w:id="173" w:author="Castelli, Alessandro" w:date="2025-12-22T14:29:00Z" w16du:dateUtc="2025-12-22T13:29:00Z">
              <w:tcPr>
                <w:tcW w:w="1134" w:type="dxa"/>
              </w:tcPr>
            </w:tcPrChange>
          </w:tcPr>
          <w:p w14:paraId="4248C8D8" w14:textId="68515593" w:rsidR="00E94B50" w:rsidRPr="00AF21BB" w:rsidRDefault="00E94B50" w:rsidP="00E94B50">
            <w:pPr>
              <w:pStyle w:val="Compact"/>
              <w:spacing w:line="276" w:lineRule="auto"/>
              <w:rPr>
                <w:rFonts w:cstheme="minorHAnsi"/>
                <w:i/>
                <w:iCs/>
              </w:rPr>
            </w:pPr>
            <w:r w:rsidRPr="00AF21BB">
              <w:rPr>
                <w:rFonts w:cstheme="minorHAnsi"/>
                <w:i/>
                <w:iCs/>
              </w:rPr>
              <w:t>No</w:t>
            </w:r>
          </w:p>
        </w:tc>
        <w:tc>
          <w:tcPr>
            <w:tcW w:w="1276" w:type="dxa"/>
            <w:tcPrChange w:id="174" w:author="Castelli, Alessandro" w:date="2025-12-22T14:29:00Z" w16du:dateUtc="2025-12-22T13:29:00Z">
              <w:tcPr>
                <w:tcW w:w="1276" w:type="dxa"/>
              </w:tcPr>
            </w:tcPrChange>
          </w:tcPr>
          <w:p w14:paraId="7CD4F809" w14:textId="0ABE6A28" w:rsidR="00E94B50" w:rsidRPr="00AF21BB" w:rsidRDefault="00E94B50" w:rsidP="00E94B50">
            <w:pPr>
              <w:pStyle w:val="Compact"/>
              <w:spacing w:line="276" w:lineRule="auto"/>
              <w:rPr>
                <w:rFonts w:cstheme="minorHAnsi"/>
                <w:i/>
                <w:iCs/>
                <w:lang w:val="it-IT"/>
              </w:rPr>
            </w:pPr>
            <w:r w:rsidRPr="00AF21BB">
              <w:rPr>
                <w:rFonts w:cstheme="minorHAnsi"/>
                <w:i/>
                <w:iCs/>
                <w:lang w:val="it-IT"/>
              </w:rPr>
              <w:t>Sì</w:t>
            </w:r>
          </w:p>
        </w:tc>
      </w:tr>
      <w:tr w:rsidR="00E94B50" w:rsidRPr="005043B7" w14:paraId="00D7B7E0" w14:textId="2DB409AC" w:rsidTr="00AF14AA">
        <w:tc>
          <w:tcPr>
            <w:tcW w:w="1603" w:type="dxa"/>
            <w:tcPrChange w:id="175" w:author="Castelli, Alessandro" w:date="2025-12-22T14:29:00Z" w16du:dateUtc="2025-12-22T13:29:00Z">
              <w:tcPr>
                <w:tcW w:w="1603" w:type="dxa"/>
              </w:tcPr>
            </w:tcPrChange>
          </w:tcPr>
          <w:p w14:paraId="01BBFA97" w14:textId="748545FC" w:rsidR="00E94B50" w:rsidRPr="00AF21BB" w:rsidRDefault="00E94B50" w:rsidP="00E94B50">
            <w:pPr>
              <w:pStyle w:val="Compact"/>
              <w:spacing w:line="276" w:lineRule="auto"/>
              <w:rPr>
                <w:rFonts w:cstheme="minorHAnsi"/>
                <w:b/>
                <w:bCs/>
                <w:i/>
                <w:iCs/>
              </w:rPr>
            </w:pPr>
            <w:r w:rsidRPr="00AF21BB">
              <w:rPr>
                <w:rFonts w:cstheme="minorHAnsi"/>
                <w:b/>
                <w:bCs/>
                <w:i/>
                <w:iCs/>
              </w:rPr>
              <w:t>Specialisti</w:t>
            </w:r>
          </w:p>
        </w:tc>
        <w:tc>
          <w:tcPr>
            <w:tcW w:w="943" w:type="dxa"/>
            <w:tcPrChange w:id="176" w:author="Castelli, Alessandro" w:date="2025-12-22T14:29:00Z" w16du:dateUtc="2025-12-22T13:29:00Z">
              <w:tcPr>
                <w:tcW w:w="943" w:type="dxa"/>
              </w:tcPr>
            </w:tcPrChange>
          </w:tcPr>
          <w:p w14:paraId="192AF0DB" w14:textId="77777777" w:rsidR="00E94B50" w:rsidRPr="00724B62" w:rsidRDefault="00E94B50" w:rsidP="00E94B50">
            <w:pPr>
              <w:pStyle w:val="Compact"/>
              <w:spacing w:line="276" w:lineRule="auto"/>
              <w:rPr>
                <w:ins w:id="177" w:author="Castelli, Alessandro" w:date="2025-12-22T14:33:00Z" w16du:dateUtc="2025-12-22T13:33:00Z"/>
                <w:rFonts w:cstheme="minorHAnsi"/>
                <w:i/>
              </w:rPr>
            </w:pPr>
            <w:ins w:id="178" w:author="Castelli, Alessandro" w:date="2025-12-22T14:33:00Z" w16du:dateUtc="2025-12-22T13:33:00Z">
              <w:r w:rsidRPr="00724B62">
                <w:rPr>
                  <w:rFonts w:cstheme="minorHAnsi"/>
                  <w:i/>
                </w:rPr>
                <w:t>MORE56-MORE60-</w:t>
              </w:r>
            </w:ins>
          </w:p>
          <w:p w14:paraId="1F66BA18" w14:textId="77777777" w:rsidR="00E94B50" w:rsidRPr="00724B62" w:rsidRDefault="00E94B50" w:rsidP="00E94B50">
            <w:pPr>
              <w:pStyle w:val="Compact"/>
              <w:spacing w:line="276" w:lineRule="auto"/>
              <w:rPr>
                <w:ins w:id="179" w:author="Castelli, Alessandro" w:date="2025-12-22T14:33:00Z" w16du:dateUtc="2025-12-22T13:33:00Z"/>
                <w:rFonts w:cstheme="minorHAnsi"/>
                <w:i/>
              </w:rPr>
            </w:pPr>
            <w:ins w:id="180" w:author="Castelli, Alessandro" w:date="2025-12-22T14:33:00Z" w16du:dateUtc="2025-12-22T13:33:00Z">
              <w:r w:rsidRPr="00724B62">
                <w:rPr>
                  <w:rFonts w:cstheme="minorHAnsi"/>
                  <w:i/>
                </w:rPr>
                <w:t>MORE88</w:t>
              </w:r>
            </w:ins>
          </w:p>
          <w:p w14:paraId="42FDF336" w14:textId="77777777" w:rsidR="00E94B50" w:rsidRPr="00724B62" w:rsidRDefault="00E94B50" w:rsidP="00E94B50">
            <w:pPr>
              <w:pStyle w:val="Compact"/>
              <w:spacing w:line="276" w:lineRule="auto"/>
              <w:rPr>
                <w:ins w:id="181" w:author="Castelli, Alessandro" w:date="2025-12-22T14:33:00Z" w16du:dateUtc="2025-12-22T13:33:00Z"/>
                <w:rFonts w:cstheme="minorHAnsi"/>
                <w:i/>
              </w:rPr>
            </w:pPr>
            <w:ins w:id="182" w:author="Castelli, Alessandro" w:date="2025-12-22T14:33:00Z" w16du:dateUtc="2025-12-22T13:33:00Z">
              <w:r w:rsidRPr="00724B62">
                <w:rPr>
                  <w:rFonts w:cstheme="minorHAnsi"/>
                  <w:i/>
                </w:rPr>
                <w:lastRenderedPageBreak/>
                <w:t>MORE92</w:t>
              </w:r>
            </w:ins>
          </w:p>
          <w:p w14:paraId="23684190" w14:textId="77777777" w:rsidR="00E94B50" w:rsidRPr="00724B62" w:rsidRDefault="00E94B50" w:rsidP="00E94B50">
            <w:pPr>
              <w:pStyle w:val="Compact"/>
              <w:spacing w:line="276" w:lineRule="auto"/>
              <w:rPr>
                <w:ins w:id="183" w:author="Castelli, Alessandro" w:date="2025-12-22T14:33:00Z" w16du:dateUtc="2025-12-22T13:33:00Z"/>
                <w:rFonts w:cstheme="minorHAnsi"/>
                <w:i/>
              </w:rPr>
            </w:pPr>
            <w:ins w:id="184" w:author="Castelli, Alessandro" w:date="2025-12-22T14:33:00Z" w16du:dateUtc="2025-12-22T13:33:00Z">
              <w:r w:rsidRPr="00724B62">
                <w:rPr>
                  <w:rFonts w:cstheme="minorHAnsi"/>
                  <w:i/>
                </w:rPr>
                <w:t>MORE95</w:t>
              </w:r>
            </w:ins>
          </w:p>
          <w:p w14:paraId="4D89783B" w14:textId="71A7F27F" w:rsidR="00E94B50" w:rsidRPr="00E94B50" w:rsidRDefault="00E94B50" w:rsidP="00E94B50">
            <w:pPr>
              <w:pStyle w:val="Compact"/>
              <w:spacing w:line="276" w:lineRule="auto"/>
              <w:rPr>
                <w:rFonts w:cstheme="minorHAnsi"/>
                <w:i/>
                <w:iCs/>
                <w:rPrChange w:id="185" w:author="Castelli, Alessandro" w:date="2025-12-22T14:33:00Z" w16du:dateUtc="2025-12-22T13:33:00Z">
                  <w:rPr>
                    <w:rFonts w:cstheme="minorHAnsi"/>
                    <w:i/>
                    <w:iCs/>
                    <w:lang w:val="it-IT"/>
                  </w:rPr>
                </w:rPrChange>
              </w:rPr>
            </w:pPr>
            <w:ins w:id="186" w:author="Castelli, Alessandro" w:date="2025-12-22T14:33:00Z" w16du:dateUtc="2025-12-22T13:33:00Z">
              <w:r w:rsidRPr="00724B62">
                <w:rPr>
                  <w:rFonts w:cstheme="minorHAnsi"/>
                  <w:i/>
                </w:rPr>
                <w:t>MORE96</w:t>
              </w:r>
            </w:ins>
          </w:p>
        </w:tc>
        <w:tc>
          <w:tcPr>
            <w:tcW w:w="943" w:type="dxa"/>
            <w:tcPrChange w:id="187" w:author="Castelli, Alessandro" w:date="2025-12-22T14:29:00Z" w16du:dateUtc="2025-12-22T13:29:00Z">
              <w:tcPr>
                <w:tcW w:w="943" w:type="dxa"/>
              </w:tcPr>
            </w:tcPrChange>
          </w:tcPr>
          <w:p w14:paraId="4FBAE8D9" w14:textId="530EF363" w:rsidR="00E94B50" w:rsidRPr="00AF21BB" w:rsidRDefault="00E94B50" w:rsidP="00E94B50">
            <w:pPr>
              <w:pStyle w:val="Compact"/>
              <w:spacing w:line="276" w:lineRule="auto"/>
              <w:rPr>
                <w:rFonts w:cstheme="minorHAnsi"/>
                <w:i/>
                <w:iCs/>
                <w:lang w:val="it-IT"/>
              </w:rPr>
            </w:pPr>
            <w:ins w:id="188" w:author="Castelli, Alessandro" w:date="2025-12-22T14:33:00Z" w16du:dateUtc="2025-12-22T13:33:00Z">
              <w:r w:rsidRPr="00351F8E">
                <w:rPr>
                  <w:rFonts w:cstheme="minorHAnsi"/>
                  <w:i/>
                  <w:iCs/>
                  <w:lang w:val="it-IT"/>
                </w:rPr>
                <w:lastRenderedPageBreak/>
                <w:t>SPEC_DIR_REG</w:t>
              </w:r>
              <w:r>
                <w:rPr>
                  <w:rFonts w:cstheme="minorHAnsi"/>
                  <w:i/>
                  <w:iCs/>
                  <w:lang w:val="it-IT"/>
                </w:rPr>
                <w:t xml:space="preserve"> (Nuovo da </w:t>
              </w:r>
              <w:r>
                <w:rPr>
                  <w:rFonts w:cstheme="minorHAnsi"/>
                  <w:i/>
                  <w:iCs/>
                  <w:lang w:val="it-IT"/>
                </w:rPr>
                <w:lastRenderedPageBreak/>
                <w:t>prevedere)</w:t>
              </w:r>
            </w:ins>
          </w:p>
        </w:tc>
        <w:tc>
          <w:tcPr>
            <w:tcW w:w="943" w:type="dxa"/>
            <w:tcPrChange w:id="189" w:author="Castelli, Alessandro" w:date="2025-12-22T14:29:00Z" w16du:dateUtc="2025-12-22T13:29:00Z">
              <w:tcPr>
                <w:tcW w:w="943" w:type="dxa"/>
              </w:tcPr>
            </w:tcPrChange>
          </w:tcPr>
          <w:p w14:paraId="23891925" w14:textId="1D3D322F" w:rsidR="00E94B50" w:rsidRPr="00AF21BB" w:rsidRDefault="00E94B50" w:rsidP="00E94B50">
            <w:pPr>
              <w:pStyle w:val="Compact"/>
              <w:spacing w:line="276" w:lineRule="auto"/>
              <w:rPr>
                <w:rFonts w:cstheme="minorHAnsi"/>
                <w:i/>
                <w:iCs/>
                <w:lang w:val="it-IT"/>
              </w:rPr>
            </w:pPr>
            <w:r w:rsidRPr="00AF21BB">
              <w:rPr>
                <w:rFonts w:cstheme="minorHAnsi"/>
                <w:i/>
                <w:iCs/>
                <w:lang w:val="it-IT"/>
              </w:rPr>
              <w:lastRenderedPageBreak/>
              <w:t xml:space="preserve">Tutti i clienti a livello di </w:t>
            </w:r>
            <w:r w:rsidRPr="00AF21BB">
              <w:rPr>
                <w:rFonts w:cstheme="minorHAnsi"/>
                <w:i/>
                <w:iCs/>
                <w:lang w:val="it-IT"/>
              </w:rPr>
              <w:lastRenderedPageBreak/>
              <w:t>direzione regionale</w:t>
            </w:r>
          </w:p>
        </w:tc>
        <w:tc>
          <w:tcPr>
            <w:tcW w:w="992" w:type="dxa"/>
            <w:tcPrChange w:id="190" w:author="Castelli, Alessandro" w:date="2025-12-22T14:29:00Z" w16du:dateUtc="2025-12-22T13:29:00Z">
              <w:tcPr>
                <w:tcW w:w="992" w:type="dxa"/>
              </w:tcPr>
            </w:tcPrChange>
          </w:tcPr>
          <w:p w14:paraId="37A45866" w14:textId="1F5F583C" w:rsidR="00E94B50" w:rsidRPr="00AF21BB" w:rsidRDefault="00E94B50" w:rsidP="00E94B50">
            <w:pPr>
              <w:pStyle w:val="Compact"/>
              <w:spacing w:line="276" w:lineRule="auto"/>
              <w:rPr>
                <w:rFonts w:cstheme="minorHAnsi"/>
                <w:i/>
                <w:iCs/>
              </w:rPr>
            </w:pPr>
            <w:r w:rsidRPr="00AF21BB">
              <w:rPr>
                <w:rFonts w:cstheme="minorHAnsi"/>
                <w:i/>
                <w:iCs/>
              </w:rPr>
              <w:lastRenderedPageBreak/>
              <w:t>DR</w:t>
            </w:r>
          </w:p>
        </w:tc>
        <w:tc>
          <w:tcPr>
            <w:tcW w:w="1134" w:type="dxa"/>
            <w:tcPrChange w:id="191" w:author="Castelli, Alessandro" w:date="2025-12-22T14:29:00Z" w16du:dateUtc="2025-12-22T13:29:00Z">
              <w:tcPr>
                <w:tcW w:w="1134" w:type="dxa"/>
              </w:tcPr>
            </w:tcPrChange>
          </w:tcPr>
          <w:p w14:paraId="5D967350" w14:textId="3280F6D8" w:rsidR="00E94B50" w:rsidRPr="00AF21BB" w:rsidRDefault="00E94B50" w:rsidP="00E94B50">
            <w:pPr>
              <w:pStyle w:val="Compact"/>
              <w:spacing w:line="276" w:lineRule="auto"/>
              <w:rPr>
                <w:rFonts w:cstheme="minorHAnsi"/>
                <w:i/>
                <w:iCs/>
                <w:lang w:val="it-IT"/>
              </w:rPr>
            </w:pPr>
            <w:r w:rsidRPr="00AF21BB">
              <w:rPr>
                <w:rFonts w:cstheme="minorHAnsi"/>
                <w:i/>
                <w:iCs/>
                <w:lang w:val="it-IT"/>
              </w:rPr>
              <w:t>Sì</w:t>
            </w:r>
          </w:p>
        </w:tc>
        <w:tc>
          <w:tcPr>
            <w:tcW w:w="1134" w:type="dxa"/>
            <w:tcPrChange w:id="192" w:author="Castelli, Alessandro" w:date="2025-12-22T14:29:00Z" w16du:dateUtc="2025-12-22T13:29:00Z">
              <w:tcPr>
                <w:tcW w:w="1134" w:type="dxa"/>
              </w:tcPr>
            </w:tcPrChange>
          </w:tcPr>
          <w:p w14:paraId="6FD2B0DB" w14:textId="1328E8A0" w:rsidR="00E94B50" w:rsidRPr="00AF21BB" w:rsidRDefault="00E94B50" w:rsidP="00E94B50">
            <w:pPr>
              <w:pStyle w:val="Compact"/>
              <w:spacing w:line="276" w:lineRule="auto"/>
              <w:rPr>
                <w:rFonts w:cstheme="minorHAnsi"/>
                <w:i/>
                <w:iCs/>
                <w:lang w:val="it-IT"/>
              </w:rPr>
            </w:pPr>
            <w:r w:rsidRPr="00AF21BB">
              <w:rPr>
                <w:rFonts w:cstheme="minorHAnsi"/>
                <w:i/>
                <w:iCs/>
                <w:lang w:val="it-IT"/>
              </w:rPr>
              <w:t>No</w:t>
            </w:r>
          </w:p>
        </w:tc>
        <w:tc>
          <w:tcPr>
            <w:tcW w:w="1276" w:type="dxa"/>
            <w:tcPrChange w:id="193" w:author="Castelli, Alessandro" w:date="2025-12-22T14:29:00Z" w16du:dateUtc="2025-12-22T13:29:00Z">
              <w:tcPr>
                <w:tcW w:w="1276" w:type="dxa"/>
              </w:tcPr>
            </w:tcPrChange>
          </w:tcPr>
          <w:p w14:paraId="42A17852" w14:textId="45FB4398" w:rsidR="00E94B50" w:rsidRPr="00AF21BB" w:rsidRDefault="00E94B50" w:rsidP="00E94B50">
            <w:pPr>
              <w:pStyle w:val="Compact"/>
              <w:spacing w:line="276" w:lineRule="auto"/>
              <w:rPr>
                <w:rFonts w:cstheme="minorHAnsi"/>
                <w:i/>
                <w:iCs/>
                <w:lang w:val="it-IT"/>
              </w:rPr>
            </w:pPr>
            <w:r w:rsidRPr="00AF21BB">
              <w:rPr>
                <w:rFonts w:cstheme="minorHAnsi"/>
                <w:i/>
                <w:iCs/>
                <w:lang w:val="it-IT"/>
              </w:rPr>
              <w:t>Sì</w:t>
            </w:r>
          </w:p>
        </w:tc>
      </w:tr>
      <w:tr w:rsidR="00D12467" w:rsidRPr="00610394" w14:paraId="3CCFA9CA" w14:textId="38D3D44F" w:rsidTr="00AF14AA">
        <w:tc>
          <w:tcPr>
            <w:tcW w:w="1603" w:type="dxa"/>
            <w:tcPrChange w:id="194" w:author="Castelli, Alessandro" w:date="2025-12-22T14:29:00Z" w16du:dateUtc="2025-12-22T13:29:00Z">
              <w:tcPr>
                <w:tcW w:w="1603" w:type="dxa"/>
              </w:tcPr>
            </w:tcPrChange>
          </w:tcPr>
          <w:p w14:paraId="66CD5844" w14:textId="3717B1EC" w:rsidR="00D12467" w:rsidRPr="00AF21BB" w:rsidRDefault="00D12467" w:rsidP="00D12467">
            <w:pPr>
              <w:pStyle w:val="Compact"/>
              <w:spacing w:line="276" w:lineRule="auto"/>
              <w:rPr>
                <w:rFonts w:cstheme="minorHAnsi"/>
                <w:b/>
                <w:bCs/>
                <w:i/>
                <w:iCs/>
              </w:rPr>
            </w:pPr>
            <w:r w:rsidRPr="00AF21BB">
              <w:rPr>
                <w:rFonts w:cstheme="minorHAnsi"/>
                <w:b/>
                <w:bCs/>
                <w:i/>
                <w:iCs/>
              </w:rPr>
              <w:t>Specialisti Unit Mutui</w:t>
            </w:r>
          </w:p>
        </w:tc>
        <w:tc>
          <w:tcPr>
            <w:tcW w:w="943" w:type="dxa"/>
            <w:tcPrChange w:id="195" w:author="Castelli, Alessandro" w:date="2025-12-22T14:29:00Z" w16du:dateUtc="2025-12-22T13:29:00Z">
              <w:tcPr>
                <w:tcW w:w="943" w:type="dxa"/>
              </w:tcPr>
            </w:tcPrChange>
          </w:tcPr>
          <w:p w14:paraId="06DDCDC9" w14:textId="1EDE1311" w:rsidR="00D12467" w:rsidRPr="00D12467" w:rsidRDefault="00D12467">
            <w:pPr>
              <w:rPr>
                <w:lang w:val="it-IT"/>
                <w:rPrChange w:id="196" w:author="Castelli, Alessandro" w:date="2025-12-22T14:34:00Z" w16du:dateUtc="2025-12-22T13:34:00Z">
                  <w:rPr>
                    <w:rFonts w:cstheme="minorHAnsi"/>
                    <w:i/>
                    <w:iCs/>
                    <w:lang w:val="it-IT"/>
                  </w:rPr>
                </w:rPrChange>
              </w:rPr>
              <w:pPrChange w:id="197" w:author="Castelli, Alessandro" w:date="2025-12-22T14:34:00Z" w16du:dateUtc="2025-12-22T13:34:00Z">
                <w:pPr>
                  <w:pStyle w:val="Compact"/>
                  <w:spacing w:line="276" w:lineRule="auto"/>
                </w:pPr>
              </w:pPrChange>
            </w:pPr>
            <w:ins w:id="198" w:author="Castelli, Alessandro" w:date="2025-12-22T14:34:00Z" w16du:dateUtc="2025-12-22T13:34:00Z">
              <w:r w:rsidRPr="0002482A">
                <w:rPr>
                  <w:rFonts w:cstheme="minorHAnsi"/>
                  <w:i/>
                  <w:iCs/>
                  <w:lang w:val="it-IT"/>
                </w:rPr>
                <w:t>MORE93</w:t>
              </w:r>
            </w:ins>
          </w:p>
        </w:tc>
        <w:tc>
          <w:tcPr>
            <w:tcW w:w="943" w:type="dxa"/>
            <w:tcPrChange w:id="199" w:author="Castelli, Alessandro" w:date="2025-12-22T14:29:00Z" w16du:dateUtc="2025-12-22T13:29:00Z">
              <w:tcPr>
                <w:tcW w:w="943" w:type="dxa"/>
              </w:tcPr>
            </w:tcPrChange>
          </w:tcPr>
          <w:p w14:paraId="1620424A" w14:textId="488E37A9" w:rsidR="00D12467" w:rsidRPr="00AF21BB" w:rsidRDefault="00D12467" w:rsidP="00D12467">
            <w:pPr>
              <w:pStyle w:val="Compact"/>
              <w:spacing w:line="276" w:lineRule="auto"/>
              <w:rPr>
                <w:rFonts w:cstheme="minorHAnsi"/>
                <w:i/>
                <w:iCs/>
                <w:lang w:val="it-IT"/>
              </w:rPr>
            </w:pPr>
            <w:ins w:id="200" w:author="Castelli, Alessandro" w:date="2025-12-22T14:34:00Z" w16du:dateUtc="2025-12-22T13:34:00Z">
              <w:r w:rsidRPr="00351F8E">
                <w:rPr>
                  <w:rFonts w:cstheme="minorHAnsi"/>
                  <w:i/>
                  <w:iCs/>
                  <w:lang w:val="it-IT"/>
                </w:rPr>
                <w:t>SPEC_DIR_REG</w:t>
              </w:r>
              <w:r>
                <w:rPr>
                  <w:rFonts w:cstheme="minorHAnsi"/>
                  <w:i/>
                  <w:iCs/>
                  <w:lang w:val="it-IT"/>
                </w:rPr>
                <w:t xml:space="preserve"> (Nuovo da prevedere)</w:t>
              </w:r>
            </w:ins>
          </w:p>
        </w:tc>
        <w:tc>
          <w:tcPr>
            <w:tcW w:w="943" w:type="dxa"/>
            <w:tcPrChange w:id="201" w:author="Castelli, Alessandro" w:date="2025-12-22T14:29:00Z" w16du:dateUtc="2025-12-22T13:29:00Z">
              <w:tcPr>
                <w:tcW w:w="943" w:type="dxa"/>
              </w:tcPr>
            </w:tcPrChange>
          </w:tcPr>
          <w:p w14:paraId="6EC00623" w14:textId="3FEA2F2A" w:rsidR="00D12467" w:rsidRPr="00AF21BB" w:rsidRDefault="00D12467" w:rsidP="00D12467">
            <w:pPr>
              <w:pStyle w:val="Compact"/>
              <w:spacing w:line="276" w:lineRule="auto"/>
              <w:rPr>
                <w:rFonts w:cstheme="minorHAnsi"/>
                <w:i/>
                <w:iCs/>
                <w:lang w:val="it-IT"/>
              </w:rPr>
            </w:pPr>
            <w:r w:rsidRPr="00AF21BB">
              <w:rPr>
                <w:rFonts w:cstheme="minorHAnsi"/>
                <w:i/>
                <w:iCs/>
                <w:lang w:val="it-IT"/>
              </w:rPr>
              <w:t>Tutti i clienti a livello di direzione regionale</w:t>
            </w:r>
          </w:p>
        </w:tc>
        <w:tc>
          <w:tcPr>
            <w:tcW w:w="992" w:type="dxa"/>
            <w:tcPrChange w:id="202" w:author="Castelli, Alessandro" w:date="2025-12-22T14:29:00Z" w16du:dateUtc="2025-12-22T13:29:00Z">
              <w:tcPr>
                <w:tcW w:w="992" w:type="dxa"/>
              </w:tcPr>
            </w:tcPrChange>
          </w:tcPr>
          <w:p w14:paraId="364E7FE6" w14:textId="7B113B58" w:rsidR="00D12467" w:rsidRPr="00AF21BB" w:rsidRDefault="00D12467" w:rsidP="00D12467">
            <w:pPr>
              <w:pStyle w:val="Compact"/>
              <w:spacing w:line="276" w:lineRule="auto"/>
              <w:rPr>
                <w:rFonts w:cstheme="minorHAnsi"/>
                <w:i/>
                <w:iCs/>
                <w:lang w:val="it-IT"/>
              </w:rPr>
            </w:pPr>
            <w:r w:rsidRPr="00AF21BB">
              <w:rPr>
                <w:rFonts w:cstheme="minorHAnsi"/>
                <w:i/>
                <w:iCs/>
              </w:rPr>
              <w:t>DR</w:t>
            </w:r>
          </w:p>
        </w:tc>
        <w:tc>
          <w:tcPr>
            <w:tcW w:w="1134" w:type="dxa"/>
            <w:tcPrChange w:id="203" w:author="Castelli, Alessandro" w:date="2025-12-22T14:29:00Z" w16du:dateUtc="2025-12-22T13:29:00Z">
              <w:tcPr>
                <w:tcW w:w="1134" w:type="dxa"/>
              </w:tcPr>
            </w:tcPrChange>
          </w:tcPr>
          <w:p w14:paraId="57B859F6" w14:textId="136780F1" w:rsidR="00D12467" w:rsidRPr="00AF21BB" w:rsidRDefault="00D12467" w:rsidP="00D12467">
            <w:pPr>
              <w:pStyle w:val="Compact"/>
              <w:spacing w:line="276" w:lineRule="auto"/>
              <w:rPr>
                <w:rFonts w:cstheme="minorHAnsi"/>
                <w:i/>
                <w:iCs/>
                <w:lang w:val="it-IT"/>
              </w:rPr>
            </w:pPr>
            <w:r w:rsidRPr="00AF21BB">
              <w:rPr>
                <w:rFonts w:cstheme="minorHAnsi"/>
                <w:i/>
                <w:iCs/>
                <w:lang w:val="it-IT"/>
              </w:rPr>
              <w:t>Sì</w:t>
            </w:r>
          </w:p>
        </w:tc>
        <w:tc>
          <w:tcPr>
            <w:tcW w:w="1134" w:type="dxa"/>
            <w:tcPrChange w:id="204" w:author="Castelli, Alessandro" w:date="2025-12-22T14:29:00Z" w16du:dateUtc="2025-12-22T13:29:00Z">
              <w:tcPr>
                <w:tcW w:w="1134" w:type="dxa"/>
              </w:tcPr>
            </w:tcPrChange>
          </w:tcPr>
          <w:p w14:paraId="566005E9" w14:textId="3FFDE172" w:rsidR="00D12467" w:rsidRPr="00AF21BB" w:rsidRDefault="00D12467" w:rsidP="00D12467">
            <w:pPr>
              <w:pStyle w:val="Compact"/>
              <w:spacing w:line="276" w:lineRule="auto"/>
              <w:rPr>
                <w:rFonts w:cstheme="minorHAnsi"/>
                <w:i/>
                <w:iCs/>
                <w:lang w:val="it-IT"/>
              </w:rPr>
            </w:pPr>
            <w:r w:rsidRPr="00AF21BB">
              <w:rPr>
                <w:rFonts w:cstheme="minorHAnsi"/>
                <w:i/>
                <w:iCs/>
                <w:lang w:val="it-IT"/>
              </w:rPr>
              <w:t>No</w:t>
            </w:r>
          </w:p>
        </w:tc>
        <w:tc>
          <w:tcPr>
            <w:tcW w:w="1276" w:type="dxa"/>
            <w:tcPrChange w:id="205" w:author="Castelli, Alessandro" w:date="2025-12-22T14:29:00Z" w16du:dateUtc="2025-12-22T13:29:00Z">
              <w:tcPr>
                <w:tcW w:w="1276" w:type="dxa"/>
              </w:tcPr>
            </w:tcPrChange>
          </w:tcPr>
          <w:p w14:paraId="295F6C1B" w14:textId="535CE77F" w:rsidR="00D12467" w:rsidRPr="00AF21BB" w:rsidRDefault="00D12467" w:rsidP="00D12467">
            <w:pPr>
              <w:pStyle w:val="Compact"/>
              <w:spacing w:line="276" w:lineRule="auto"/>
              <w:rPr>
                <w:rFonts w:cstheme="minorHAnsi"/>
                <w:i/>
                <w:iCs/>
                <w:lang w:val="it-IT"/>
              </w:rPr>
            </w:pPr>
            <w:r w:rsidRPr="00AF21BB">
              <w:rPr>
                <w:rFonts w:cstheme="minorHAnsi"/>
                <w:i/>
                <w:iCs/>
                <w:lang w:val="it-IT"/>
              </w:rPr>
              <w:t>Sì</w:t>
            </w:r>
          </w:p>
        </w:tc>
      </w:tr>
      <w:tr w:rsidR="00D12467" w:rsidRPr="000268FA" w14:paraId="37546BC4" w14:textId="5C8113FA" w:rsidTr="00AF14AA">
        <w:tc>
          <w:tcPr>
            <w:tcW w:w="1603" w:type="dxa"/>
            <w:tcPrChange w:id="206" w:author="Castelli, Alessandro" w:date="2025-12-22T14:29:00Z" w16du:dateUtc="2025-12-22T13:29:00Z">
              <w:tcPr>
                <w:tcW w:w="1603" w:type="dxa"/>
              </w:tcPr>
            </w:tcPrChange>
          </w:tcPr>
          <w:p w14:paraId="1AA648F8" w14:textId="29AD3DF1" w:rsidR="00D12467" w:rsidRPr="00AF21BB" w:rsidRDefault="00D12467" w:rsidP="00D12467">
            <w:pPr>
              <w:pStyle w:val="Compact"/>
              <w:spacing w:line="276" w:lineRule="auto"/>
              <w:rPr>
                <w:rFonts w:cstheme="minorHAnsi"/>
                <w:b/>
                <w:bCs/>
                <w:i/>
                <w:iCs/>
              </w:rPr>
            </w:pPr>
            <w:r w:rsidRPr="00AF21BB">
              <w:rPr>
                <w:rFonts w:cstheme="minorHAnsi"/>
                <w:b/>
                <w:bCs/>
                <w:i/>
                <w:iCs/>
              </w:rPr>
              <w:t>Responsabile commerciale di zona</w:t>
            </w:r>
          </w:p>
        </w:tc>
        <w:tc>
          <w:tcPr>
            <w:tcW w:w="943" w:type="dxa"/>
            <w:tcPrChange w:id="207" w:author="Castelli, Alessandro" w:date="2025-12-22T14:29:00Z" w16du:dateUtc="2025-12-22T13:29:00Z">
              <w:tcPr>
                <w:tcW w:w="943" w:type="dxa"/>
              </w:tcPr>
            </w:tcPrChange>
          </w:tcPr>
          <w:p w14:paraId="549DE5FC" w14:textId="12FA28FC" w:rsidR="00D12467" w:rsidRPr="00AF21BB" w:rsidRDefault="00D12467" w:rsidP="00D12467">
            <w:pPr>
              <w:pStyle w:val="Compact"/>
              <w:spacing w:line="276" w:lineRule="auto"/>
              <w:rPr>
                <w:rFonts w:cstheme="minorHAnsi"/>
                <w:i/>
                <w:iCs/>
                <w:lang w:val="it-IT"/>
              </w:rPr>
            </w:pPr>
            <w:ins w:id="208" w:author="Castelli, Alessandro" w:date="2025-12-22T14:34:00Z" w16du:dateUtc="2025-12-22T13:34:00Z">
              <w:r w:rsidRPr="00736187">
                <w:rPr>
                  <w:rFonts w:cstheme="minorHAnsi"/>
                  <w:i/>
                  <w:iCs/>
                  <w:lang w:val="it-IT"/>
                </w:rPr>
                <w:t>MORE65</w:t>
              </w:r>
            </w:ins>
          </w:p>
        </w:tc>
        <w:tc>
          <w:tcPr>
            <w:tcW w:w="943" w:type="dxa"/>
            <w:tcPrChange w:id="209" w:author="Castelli, Alessandro" w:date="2025-12-22T14:29:00Z" w16du:dateUtc="2025-12-22T13:29:00Z">
              <w:tcPr>
                <w:tcW w:w="943" w:type="dxa"/>
              </w:tcPr>
            </w:tcPrChange>
          </w:tcPr>
          <w:p w14:paraId="2203162D" w14:textId="77777777" w:rsidR="00D12467" w:rsidRPr="00724B62" w:rsidRDefault="00D12467" w:rsidP="00D12467">
            <w:pPr>
              <w:rPr>
                <w:ins w:id="210" w:author="Castelli, Alessandro" w:date="2025-12-22T14:34:00Z" w16du:dateUtc="2025-12-22T13:34:00Z"/>
                <w:rFonts w:ascii="Calibri" w:hAnsi="Calibri" w:cs="Calibri"/>
                <w:color w:val="000000"/>
                <w:sz w:val="22"/>
                <w:lang w:val="it-IT"/>
              </w:rPr>
            </w:pPr>
            <w:ins w:id="211" w:author="Castelli, Alessandro" w:date="2025-12-22T14:34:00Z" w16du:dateUtc="2025-12-22T13:34:00Z">
              <w:r w:rsidRPr="00724B62">
                <w:rPr>
                  <w:rFonts w:ascii="Calibri" w:hAnsi="Calibri" w:cs="Calibri"/>
                  <w:color w:val="000000"/>
                  <w:sz w:val="22"/>
                  <w:lang w:val="it-IT"/>
                </w:rPr>
                <w:t>RES_COM_ZON (Nuovo da prevedere)</w:t>
              </w:r>
            </w:ins>
          </w:p>
          <w:p w14:paraId="1449743D" w14:textId="4662BA9D" w:rsidR="00D12467" w:rsidRPr="00AF21BB" w:rsidRDefault="00D12467" w:rsidP="00D12467">
            <w:pPr>
              <w:pStyle w:val="Compact"/>
              <w:spacing w:line="276" w:lineRule="auto"/>
              <w:rPr>
                <w:rFonts w:cstheme="minorHAnsi"/>
                <w:i/>
                <w:iCs/>
                <w:lang w:val="it-IT"/>
              </w:rPr>
            </w:pPr>
          </w:p>
        </w:tc>
        <w:tc>
          <w:tcPr>
            <w:tcW w:w="943" w:type="dxa"/>
            <w:tcPrChange w:id="212" w:author="Castelli, Alessandro" w:date="2025-12-22T14:29:00Z" w16du:dateUtc="2025-12-22T13:29:00Z">
              <w:tcPr>
                <w:tcW w:w="943" w:type="dxa"/>
              </w:tcPr>
            </w:tcPrChange>
          </w:tcPr>
          <w:p w14:paraId="784A014C" w14:textId="19C777BE" w:rsidR="00D12467" w:rsidRPr="00AF21BB" w:rsidRDefault="00D12467" w:rsidP="00D12467">
            <w:pPr>
              <w:pStyle w:val="Compact"/>
              <w:spacing w:line="276" w:lineRule="auto"/>
              <w:rPr>
                <w:rFonts w:cstheme="minorHAnsi"/>
                <w:i/>
                <w:iCs/>
                <w:lang w:val="it-IT"/>
              </w:rPr>
            </w:pPr>
            <w:r w:rsidRPr="00AF21BB">
              <w:rPr>
                <w:rFonts w:cstheme="minorHAnsi"/>
                <w:i/>
                <w:iCs/>
                <w:lang w:val="it-IT"/>
              </w:rPr>
              <w:t>Tutti i clienti a livello di zona</w:t>
            </w:r>
          </w:p>
        </w:tc>
        <w:tc>
          <w:tcPr>
            <w:tcW w:w="992" w:type="dxa"/>
            <w:tcPrChange w:id="213" w:author="Castelli, Alessandro" w:date="2025-12-22T14:29:00Z" w16du:dateUtc="2025-12-22T13:29:00Z">
              <w:tcPr>
                <w:tcW w:w="992" w:type="dxa"/>
              </w:tcPr>
            </w:tcPrChange>
          </w:tcPr>
          <w:p w14:paraId="25684CEE" w14:textId="232543BD" w:rsidR="00D12467" w:rsidRPr="00AF21BB" w:rsidRDefault="00D12467" w:rsidP="00D12467">
            <w:pPr>
              <w:pStyle w:val="Compact"/>
              <w:spacing w:line="276" w:lineRule="auto"/>
              <w:rPr>
                <w:rFonts w:cstheme="minorHAnsi"/>
                <w:i/>
                <w:iCs/>
              </w:rPr>
            </w:pPr>
            <w:r w:rsidRPr="00AF21BB">
              <w:rPr>
                <w:rFonts w:cstheme="minorHAnsi"/>
                <w:i/>
                <w:iCs/>
              </w:rPr>
              <w:t>Zona</w:t>
            </w:r>
          </w:p>
        </w:tc>
        <w:tc>
          <w:tcPr>
            <w:tcW w:w="1134" w:type="dxa"/>
            <w:tcPrChange w:id="214" w:author="Castelli, Alessandro" w:date="2025-12-22T14:29:00Z" w16du:dateUtc="2025-12-22T13:29:00Z">
              <w:tcPr>
                <w:tcW w:w="1134" w:type="dxa"/>
              </w:tcPr>
            </w:tcPrChange>
          </w:tcPr>
          <w:p w14:paraId="4A20AB15" w14:textId="6240BAB2" w:rsidR="00D12467" w:rsidRPr="00AF21BB" w:rsidRDefault="00D12467" w:rsidP="00D12467">
            <w:pPr>
              <w:pStyle w:val="Compact"/>
              <w:spacing w:line="276" w:lineRule="auto"/>
              <w:rPr>
                <w:rFonts w:cstheme="minorHAnsi"/>
                <w:b/>
                <w:bCs/>
                <w:i/>
                <w:iCs/>
                <w:lang w:val="it-IT"/>
              </w:rPr>
            </w:pPr>
            <w:r w:rsidRPr="00AF21BB">
              <w:rPr>
                <w:rFonts w:cstheme="minorHAnsi"/>
                <w:i/>
                <w:iCs/>
              </w:rPr>
              <w:t>Sì</w:t>
            </w:r>
          </w:p>
        </w:tc>
        <w:tc>
          <w:tcPr>
            <w:tcW w:w="1134" w:type="dxa"/>
            <w:tcPrChange w:id="215" w:author="Castelli, Alessandro" w:date="2025-12-22T14:29:00Z" w16du:dateUtc="2025-12-22T13:29:00Z">
              <w:tcPr>
                <w:tcW w:w="1134" w:type="dxa"/>
              </w:tcPr>
            </w:tcPrChange>
          </w:tcPr>
          <w:p w14:paraId="625022D0" w14:textId="5258320A" w:rsidR="00D12467" w:rsidRPr="00AF21BB" w:rsidRDefault="00D12467" w:rsidP="00D12467">
            <w:pPr>
              <w:pStyle w:val="Compact"/>
              <w:spacing w:line="276" w:lineRule="auto"/>
              <w:rPr>
                <w:rFonts w:cstheme="minorHAnsi"/>
                <w:i/>
                <w:iCs/>
                <w:lang w:val="it-IT"/>
              </w:rPr>
            </w:pPr>
            <w:r w:rsidRPr="00AF21BB">
              <w:rPr>
                <w:rFonts w:cstheme="minorHAnsi"/>
                <w:i/>
                <w:iCs/>
                <w:lang w:val="it-IT"/>
              </w:rPr>
              <w:t>No</w:t>
            </w:r>
          </w:p>
        </w:tc>
        <w:tc>
          <w:tcPr>
            <w:tcW w:w="1276" w:type="dxa"/>
            <w:tcPrChange w:id="216" w:author="Castelli, Alessandro" w:date="2025-12-22T14:29:00Z" w16du:dateUtc="2025-12-22T13:29:00Z">
              <w:tcPr>
                <w:tcW w:w="1276" w:type="dxa"/>
              </w:tcPr>
            </w:tcPrChange>
          </w:tcPr>
          <w:p w14:paraId="48F77C74" w14:textId="2E29E5B4" w:rsidR="00D12467" w:rsidRPr="00AF21BB" w:rsidRDefault="00D12467" w:rsidP="00D12467">
            <w:pPr>
              <w:pStyle w:val="Compact"/>
              <w:spacing w:line="276" w:lineRule="auto"/>
              <w:rPr>
                <w:rFonts w:cstheme="minorHAnsi"/>
                <w:i/>
                <w:iCs/>
                <w:lang w:val="it-IT"/>
              </w:rPr>
            </w:pPr>
            <w:r w:rsidRPr="00AF21BB">
              <w:rPr>
                <w:rFonts w:cstheme="minorHAnsi"/>
                <w:i/>
                <w:iCs/>
                <w:lang w:val="it-IT"/>
              </w:rPr>
              <w:t>Sì</w:t>
            </w:r>
          </w:p>
        </w:tc>
      </w:tr>
      <w:tr w:rsidR="003C594C" w:rsidRPr="00EE04E6" w14:paraId="50D2AC7C" w14:textId="0BD015A7" w:rsidTr="00AF14AA">
        <w:tc>
          <w:tcPr>
            <w:tcW w:w="1603" w:type="dxa"/>
            <w:tcPrChange w:id="217" w:author="Castelli, Alessandro" w:date="2025-12-22T14:29:00Z" w16du:dateUtc="2025-12-22T13:29:00Z">
              <w:tcPr>
                <w:tcW w:w="1603" w:type="dxa"/>
              </w:tcPr>
            </w:tcPrChange>
          </w:tcPr>
          <w:p w14:paraId="3AEDE18F" w14:textId="4A8A7BAE" w:rsidR="003C594C" w:rsidRPr="00AF21BB" w:rsidRDefault="003C594C" w:rsidP="003C594C">
            <w:pPr>
              <w:pStyle w:val="Compact"/>
              <w:spacing w:line="276" w:lineRule="auto"/>
              <w:rPr>
                <w:rFonts w:cstheme="minorHAnsi"/>
                <w:b/>
                <w:bCs/>
                <w:i/>
                <w:iCs/>
              </w:rPr>
            </w:pPr>
            <w:r w:rsidRPr="00AF21BB">
              <w:rPr>
                <w:rFonts w:cstheme="minorHAnsi"/>
                <w:b/>
                <w:bCs/>
                <w:i/>
                <w:iCs/>
              </w:rPr>
              <w:t>Responsabile commerciale Affari</w:t>
            </w:r>
          </w:p>
        </w:tc>
        <w:tc>
          <w:tcPr>
            <w:tcW w:w="943" w:type="dxa"/>
            <w:tcPrChange w:id="218" w:author="Castelli, Alessandro" w:date="2025-12-22T14:29:00Z" w16du:dateUtc="2025-12-22T13:29:00Z">
              <w:tcPr>
                <w:tcW w:w="943" w:type="dxa"/>
              </w:tcPr>
            </w:tcPrChange>
          </w:tcPr>
          <w:p w14:paraId="19EF041C" w14:textId="7BF9ED84" w:rsidR="003C594C" w:rsidRPr="00AF21BB" w:rsidRDefault="003C594C" w:rsidP="003C594C">
            <w:pPr>
              <w:pStyle w:val="Compact"/>
              <w:spacing w:line="276" w:lineRule="auto"/>
              <w:rPr>
                <w:rFonts w:cstheme="minorHAnsi"/>
                <w:i/>
                <w:iCs/>
                <w:lang w:val="it-IT"/>
              </w:rPr>
            </w:pPr>
            <w:ins w:id="219" w:author="Castelli, Alessandro" w:date="2025-12-22T14:34:00Z" w16du:dateUtc="2025-12-22T13:34:00Z">
              <w:r w:rsidRPr="00F41BEC">
                <w:rPr>
                  <w:rFonts w:cstheme="minorHAnsi"/>
                  <w:i/>
                  <w:iCs/>
                  <w:lang w:val="it-IT"/>
                </w:rPr>
                <w:t>MORE94</w:t>
              </w:r>
            </w:ins>
          </w:p>
        </w:tc>
        <w:tc>
          <w:tcPr>
            <w:tcW w:w="943" w:type="dxa"/>
            <w:tcPrChange w:id="220" w:author="Castelli, Alessandro" w:date="2025-12-22T14:29:00Z" w16du:dateUtc="2025-12-22T13:29:00Z">
              <w:tcPr>
                <w:tcW w:w="943" w:type="dxa"/>
              </w:tcPr>
            </w:tcPrChange>
          </w:tcPr>
          <w:p w14:paraId="4FB552ED" w14:textId="3E19DC5C" w:rsidR="003C594C" w:rsidRPr="00AF21BB" w:rsidRDefault="003C594C" w:rsidP="003C594C">
            <w:pPr>
              <w:pStyle w:val="Compact"/>
              <w:spacing w:line="276" w:lineRule="auto"/>
              <w:rPr>
                <w:rFonts w:cstheme="minorHAnsi"/>
                <w:i/>
                <w:iCs/>
                <w:lang w:val="it-IT"/>
              </w:rPr>
            </w:pPr>
            <w:ins w:id="221" w:author="Castelli, Alessandro" w:date="2025-12-22T14:34:00Z" w16du:dateUtc="2025-12-22T13:34:00Z">
              <w:r>
                <w:rPr>
                  <w:rFonts w:cstheme="minorHAnsi"/>
                  <w:i/>
                  <w:iCs/>
                  <w:lang w:val="it-IT"/>
                </w:rPr>
                <w:t>RES_COM_AFF (Nuovo da prevedere)</w:t>
              </w:r>
            </w:ins>
          </w:p>
        </w:tc>
        <w:tc>
          <w:tcPr>
            <w:tcW w:w="943" w:type="dxa"/>
            <w:tcPrChange w:id="222" w:author="Castelli, Alessandro" w:date="2025-12-22T14:29:00Z" w16du:dateUtc="2025-12-22T13:29:00Z">
              <w:tcPr>
                <w:tcW w:w="943" w:type="dxa"/>
              </w:tcPr>
            </w:tcPrChange>
          </w:tcPr>
          <w:p w14:paraId="52F30E01" w14:textId="13A58393" w:rsidR="003C594C" w:rsidRPr="00AF21BB" w:rsidRDefault="003C594C" w:rsidP="003C594C">
            <w:pPr>
              <w:pStyle w:val="Compact"/>
              <w:spacing w:line="276" w:lineRule="auto"/>
              <w:rPr>
                <w:rFonts w:cstheme="minorHAnsi"/>
                <w:i/>
                <w:iCs/>
                <w:lang w:val="it-IT"/>
              </w:rPr>
            </w:pPr>
            <w:r w:rsidRPr="00AF21BB">
              <w:rPr>
                <w:rFonts w:cstheme="minorHAnsi"/>
                <w:i/>
                <w:iCs/>
                <w:lang w:val="it-IT"/>
              </w:rPr>
              <w:t>Tutti i clienti dei poli di competenza</w:t>
            </w:r>
          </w:p>
        </w:tc>
        <w:tc>
          <w:tcPr>
            <w:tcW w:w="992" w:type="dxa"/>
            <w:tcPrChange w:id="223" w:author="Castelli, Alessandro" w:date="2025-12-22T14:29:00Z" w16du:dateUtc="2025-12-22T13:29:00Z">
              <w:tcPr>
                <w:tcW w:w="992" w:type="dxa"/>
              </w:tcPr>
            </w:tcPrChange>
          </w:tcPr>
          <w:p w14:paraId="1C2FD946" w14:textId="079D0873" w:rsidR="003C594C" w:rsidRPr="00AF21BB" w:rsidRDefault="003C594C" w:rsidP="003C594C">
            <w:pPr>
              <w:pStyle w:val="Compact"/>
              <w:spacing w:line="276" w:lineRule="auto"/>
              <w:rPr>
                <w:rFonts w:cstheme="minorHAnsi"/>
                <w:i/>
                <w:iCs/>
                <w:lang w:val="it-IT"/>
              </w:rPr>
            </w:pPr>
            <w:r>
              <w:rPr>
                <w:rFonts w:cstheme="minorHAnsi"/>
                <w:i/>
                <w:iCs/>
                <w:lang w:val="it-IT"/>
              </w:rPr>
              <w:t>Zona</w:t>
            </w:r>
          </w:p>
        </w:tc>
        <w:tc>
          <w:tcPr>
            <w:tcW w:w="1134" w:type="dxa"/>
            <w:tcPrChange w:id="224" w:author="Castelli, Alessandro" w:date="2025-12-22T14:29:00Z" w16du:dateUtc="2025-12-22T13:29:00Z">
              <w:tcPr>
                <w:tcW w:w="1134" w:type="dxa"/>
              </w:tcPr>
            </w:tcPrChange>
          </w:tcPr>
          <w:p w14:paraId="516D1B26" w14:textId="0E8050A1" w:rsidR="003C594C" w:rsidRPr="00AF21BB" w:rsidRDefault="003C594C" w:rsidP="003C594C">
            <w:pPr>
              <w:pStyle w:val="Compact"/>
              <w:spacing w:line="276" w:lineRule="auto"/>
              <w:rPr>
                <w:rFonts w:cstheme="minorHAnsi"/>
                <w:b/>
                <w:bCs/>
                <w:i/>
                <w:iCs/>
              </w:rPr>
            </w:pPr>
            <w:r w:rsidRPr="00AF21BB">
              <w:rPr>
                <w:rFonts w:cstheme="minorHAnsi"/>
                <w:i/>
                <w:iCs/>
              </w:rPr>
              <w:t>Sì</w:t>
            </w:r>
          </w:p>
        </w:tc>
        <w:tc>
          <w:tcPr>
            <w:tcW w:w="1134" w:type="dxa"/>
            <w:tcPrChange w:id="225" w:author="Castelli, Alessandro" w:date="2025-12-22T14:29:00Z" w16du:dateUtc="2025-12-22T13:29:00Z">
              <w:tcPr>
                <w:tcW w:w="1134" w:type="dxa"/>
              </w:tcPr>
            </w:tcPrChange>
          </w:tcPr>
          <w:p w14:paraId="61B75206" w14:textId="7ED0CCDE" w:rsidR="003C594C" w:rsidRPr="00AF21BB" w:rsidRDefault="003C594C" w:rsidP="003C594C">
            <w:pPr>
              <w:pStyle w:val="Compact"/>
              <w:spacing w:line="276" w:lineRule="auto"/>
              <w:rPr>
                <w:rFonts w:cstheme="minorHAnsi"/>
                <w:i/>
                <w:iCs/>
              </w:rPr>
            </w:pPr>
            <w:del w:id="226" w:author="Castelli, Alessandro" w:date="2025-12-02T14:51:00Z" w16du:dateUtc="2025-12-02T13:51:00Z">
              <w:r w:rsidDel="000226C9">
                <w:rPr>
                  <w:rFonts w:cstheme="minorHAnsi"/>
                  <w:i/>
                  <w:iCs/>
                </w:rPr>
                <w:delText>Sì</w:delText>
              </w:r>
            </w:del>
            <w:ins w:id="227" w:author="Castelli, Alessandro" w:date="2025-12-02T14:51:00Z" w16du:dateUtc="2025-12-02T13:51:00Z">
              <w:r>
                <w:rPr>
                  <w:rFonts w:cstheme="minorHAnsi"/>
                  <w:i/>
                  <w:iCs/>
                </w:rPr>
                <w:t>No</w:t>
              </w:r>
            </w:ins>
          </w:p>
        </w:tc>
        <w:tc>
          <w:tcPr>
            <w:tcW w:w="1276" w:type="dxa"/>
            <w:tcPrChange w:id="228" w:author="Castelli, Alessandro" w:date="2025-12-22T14:29:00Z" w16du:dateUtc="2025-12-22T13:29:00Z">
              <w:tcPr>
                <w:tcW w:w="1276" w:type="dxa"/>
              </w:tcPr>
            </w:tcPrChange>
          </w:tcPr>
          <w:p w14:paraId="26A520C2" w14:textId="283891DE" w:rsidR="003C594C" w:rsidRPr="00AF21BB" w:rsidRDefault="003C594C" w:rsidP="003C594C">
            <w:pPr>
              <w:pStyle w:val="Compact"/>
              <w:spacing w:line="276" w:lineRule="auto"/>
              <w:rPr>
                <w:rFonts w:cstheme="minorHAnsi"/>
                <w:i/>
                <w:iCs/>
                <w:lang w:val="it-IT"/>
              </w:rPr>
            </w:pPr>
            <w:ins w:id="229" w:author="Castelli, Alessandro" w:date="2025-12-02T14:52:00Z" w16du:dateUtc="2025-12-02T13:52:00Z">
              <w:r>
                <w:rPr>
                  <w:rFonts w:cstheme="minorHAnsi"/>
                  <w:i/>
                  <w:iCs/>
                  <w:lang w:val="it-IT"/>
                </w:rPr>
                <w:t>Sì</w:t>
              </w:r>
            </w:ins>
            <w:del w:id="230" w:author="Castelli, Alessandro" w:date="2025-12-02T14:52:00Z" w16du:dateUtc="2025-12-02T13:52:00Z">
              <w:r w:rsidDel="000226C9">
                <w:rPr>
                  <w:rFonts w:cstheme="minorHAnsi"/>
                  <w:i/>
                  <w:iCs/>
                  <w:lang w:val="it-IT"/>
                </w:rPr>
                <w:delText>No</w:delText>
              </w:r>
            </w:del>
          </w:p>
        </w:tc>
      </w:tr>
      <w:tr w:rsidR="00D41669" w:rsidRPr="00EE04E6" w14:paraId="45546842" w14:textId="7F2C51DD" w:rsidTr="00AF14AA">
        <w:tc>
          <w:tcPr>
            <w:tcW w:w="1603" w:type="dxa"/>
            <w:tcPrChange w:id="231" w:author="Castelli, Alessandro" w:date="2025-12-22T14:29:00Z" w16du:dateUtc="2025-12-22T13:29:00Z">
              <w:tcPr>
                <w:tcW w:w="1603" w:type="dxa"/>
              </w:tcPr>
            </w:tcPrChange>
          </w:tcPr>
          <w:p w14:paraId="38A06D89" w14:textId="70C404EE" w:rsidR="00D41669" w:rsidRPr="00AF21BB" w:rsidRDefault="00D41669" w:rsidP="00D41669">
            <w:pPr>
              <w:pStyle w:val="Compact"/>
              <w:spacing w:line="276" w:lineRule="auto"/>
              <w:rPr>
                <w:rFonts w:cstheme="minorHAnsi"/>
                <w:b/>
                <w:bCs/>
                <w:i/>
                <w:iCs/>
              </w:rPr>
            </w:pPr>
            <w:r w:rsidRPr="00AF21BB">
              <w:rPr>
                <w:rFonts w:cstheme="minorHAnsi"/>
                <w:b/>
                <w:bCs/>
                <w:i/>
                <w:iCs/>
              </w:rPr>
              <w:t>Responsabile di filiale</w:t>
            </w:r>
          </w:p>
        </w:tc>
        <w:tc>
          <w:tcPr>
            <w:tcW w:w="943" w:type="dxa"/>
            <w:tcPrChange w:id="232" w:author="Castelli, Alessandro" w:date="2025-12-22T14:29:00Z" w16du:dateUtc="2025-12-22T13:29:00Z">
              <w:tcPr>
                <w:tcW w:w="943" w:type="dxa"/>
              </w:tcPr>
            </w:tcPrChange>
          </w:tcPr>
          <w:p w14:paraId="1BC3298A" w14:textId="706E33EB" w:rsidR="00D41669" w:rsidRPr="00AF21BB" w:rsidRDefault="00D41669" w:rsidP="00D41669">
            <w:pPr>
              <w:pStyle w:val="Compact"/>
              <w:spacing w:line="276" w:lineRule="auto"/>
              <w:rPr>
                <w:rFonts w:cstheme="minorHAnsi"/>
                <w:i/>
                <w:iCs/>
                <w:lang w:val="it-IT"/>
              </w:rPr>
            </w:pPr>
            <w:ins w:id="233" w:author="Castelli, Alessandro" w:date="2025-12-22T14:34:00Z" w16du:dateUtc="2025-12-22T13:34:00Z">
              <w:r w:rsidRPr="006C6584">
                <w:rPr>
                  <w:rFonts w:cstheme="minorHAnsi"/>
                  <w:i/>
                  <w:iCs/>
                  <w:lang w:val="it-IT"/>
                </w:rPr>
                <w:t>MOFR01</w:t>
              </w:r>
            </w:ins>
          </w:p>
        </w:tc>
        <w:tc>
          <w:tcPr>
            <w:tcW w:w="943" w:type="dxa"/>
            <w:tcPrChange w:id="234" w:author="Castelli, Alessandro" w:date="2025-12-22T14:29:00Z" w16du:dateUtc="2025-12-22T13:29:00Z">
              <w:tcPr>
                <w:tcW w:w="943" w:type="dxa"/>
              </w:tcPr>
            </w:tcPrChange>
          </w:tcPr>
          <w:p w14:paraId="48BC556D" w14:textId="4ECAAF36" w:rsidR="00D41669" w:rsidRPr="00AF21BB" w:rsidRDefault="00D41669" w:rsidP="00D41669">
            <w:pPr>
              <w:pStyle w:val="Compact"/>
              <w:spacing w:line="276" w:lineRule="auto"/>
              <w:rPr>
                <w:rFonts w:cstheme="minorHAnsi"/>
                <w:i/>
                <w:iCs/>
                <w:lang w:val="it-IT"/>
              </w:rPr>
            </w:pPr>
            <w:ins w:id="235" w:author="Castelli, Alessandro" w:date="2025-12-22T14:34:00Z" w16du:dateUtc="2025-12-22T13:34:00Z">
              <w:r>
                <w:rPr>
                  <w:rFonts w:cstheme="minorHAnsi"/>
                  <w:i/>
                  <w:iCs/>
                  <w:lang w:val="it-IT"/>
                </w:rPr>
                <w:t>RES_FIL</w:t>
              </w:r>
            </w:ins>
          </w:p>
        </w:tc>
        <w:tc>
          <w:tcPr>
            <w:tcW w:w="943" w:type="dxa"/>
            <w:tcPrChange w:id="236" w:author="Castelli, Alessandro" w:date="2025-12-22T14:29:00Z" w16du:dateUtc="2025-12-22T13:29:00Z">
              <w:tcPr>
                <w:tcW w:w="943" w:type="dxa"/>
              </w:tcPr>
            </w:tcPrChange>
          </w:tcPr>
          <w:p w14:paraId="7D970475" w14:textId="434EFFE9" w:rsidR="00D41669" w:rsidRPr="00AF21BB" w:rsidRDefault="00D41669" w:rsidP="00D41669">
            <w:pPr>
              <w:pStyle w:val="Compact"/>
              <w:spacing w:line="276" w:lineRule="auto"/>
              <w:rPr>
                <w:rFonts w:cstheme="minorHAnsi"/>
                <w:i/>
                <w:iCs/>
                <w:lang w:val="it-IT"/>
              </w:rPr>
            </w:pPr>
            <w:r w:rsidRPr="00AF21BB">
              <w:rPr>
                <w:rFonts w:cstheme="minorHAnsi"/>
                <w:i/>
                <w:iCs/>
                <w:lang w:val="it-IT"/>
              </w:rPr>
              <w:t>Tutti i clienti di filiale</w:t>
            </w:r>
          </w:p>
        </w:tc>
        <w:tc>
          <w:tcPr>
            <w:tcW w:w="992" w:type="dxa"/>
            <w:tcPrChange w:id="237" w:author="Castelli, Alessandro" w:date="2025-12-22T14:29:00Z" w16du:dateUtc="2025-12-22T13:29:00Z">
              <w:tcPr>
                <w:tcW w:w="992" w:type="dxa"/>
              </w:tcPr>
            </w:tcPrChange>
          </w:tcPr>
          <w:p w14:paraId="59AE55A1" w14:textId="62294A0B" w:rsidR="00D41669" w:rsidRPr="00AF21BB" w:rsidRDefault="00D41669" w:rsidP="00D41669">
            <w:pPr>
              <w:pStyle w:val="Compact"/>
              <w:spacing w:line="276" w:lineRule="auto"/>
              <w:rPr>
                <w:rFonts w:cstheme="minorHAnsi"/>
                <w:i/>
                <w:iCs/>
                <w:lang w:val="it-IT"/>
              </w:rPr>
            </w:pPr>
            <w:r w:rsidRPr="00AF21BB">
              <w:rPr>
                <w:rFonts w:cstheme="minorHAnsi"/>
                <w:i/>
                <w:iCs/>
                <w:lang w:val="it-IT"/>
              </w:rPr>
              <w:t>Unità organizzativa</w:t>
            </w:r>
          </w:p>
        </w:tc>
        <w:tc>
          <w:tcPr>
            <w:tcW w:w="1134" w:type="dxa"/>
            <w:tcPrChange w:id="238" w:author="Castelli, Alessandro" w:date="2025-12-22T14:29:00Z" w16du:dateUtc="2025-12-22T13:29:00Z">
              <w:tcPr>
                <w:tcW w:w="1134" w:type="dxa"/>
              </w:tcPr>
            </w:tcPrChange>
          </w:tcPr>
          <w:p w14:paraId="25930360" w14:textId="6BA1DE58" w:rsidR="00D41669" w:rsidRPr="00AF21BB" w:rsidRDefault="00D41669" w:rsidP="00D41669">
            <w:pPr>
              <w:pStyle w:val="Compact"/>
              <w:spacing w:line="276" w:lineRule="auto"/>
              <w:rPr>
                <w:rFonts w:cstheme="minorHAnsi"/>
                <w:b/>
                <w:bCs/>
                <w:i/>
                <w:iCs/>
              </w:rPr>
            </w:pPr>
            <w:r w:rsidRPr="00AF21BB">
              <w:rPr>
                <w:rFonts w:cstheme="minorHAnsi"/>
                <w:i/>
                <w:iCs/>
              </w:rPr>
              <w:t>Sì</w:t>
            </w:r>
          </w:p>
        </w:tc>
        <w:tc>
          <w:tcPr>
            <w:tcW w:w="1134" w:type="dxa"/>
            <w:tcPrChange w:id="239" w:author="Castelli, Alessandro" w:date="2025-12-22T14:29:00Z" w16du:dateUtc="2025-12-22T13:29:00Z">
              <w:tcPr>
                <w:tcW w:w="1134" w:type="dxa"/>
              </w:tcPr>
            </w:tcPrChange>
          </w:tcPr>
          <w:p w14:paraId="13F551EB" w14:textId="3E9EFBEA" w:rsidR="00D41669" w:rsidRPr="00AF21BB" w:rsidRDefault="00D41669" w:rsidP="00D41669">
            <w:pPr>
              <w:pStyle w:val="Compact"/>
              <w:spacing w:line="276" w:lineRule="auto"/>
              <w:rPr>
                <w:rFonts w:cstheme="minorHAnsi"/>
                <w:i/>
                <w:iCs/>
              </w:rPr>
            </w:pPr>
            <w:r w:rsidRPr="00AF21BB">
              <w:rPr>
                <w:rFonts w:cstheme="minorHAnsi"/>
                <w:i/>
                <w:iCs/>
              </w:rPr>
              <w:t>Sì</w:t>
            </w:r>
          </w:p>
        </w:tc>
        <w:tc>
          <w:tcPr>
            <w:tcW w:w="1276" w:type="dxa"/>
            <w:tcPrChange w:id="240" w:author="Castelli, Alessandro" w:date="2025-12-22T14:29:00Z" w16du:dateUtc="2025-12-22T13:29:00Z">
              <w:tcPr>
                <w:tcW w:w="1276" w:type="dxa"/>
              </w:tcPr>
            </w:tcPrChange>
          </w:tcPr>
          <w:p w14:paraId="5E73BD12" w14:textId="4F8EEF65" w:rsidR="00D41669" w:rsidRPr="00AF21BB" w:rsidRDefault="00D41669" w:rsidP="00D41669">
            <w:pPr>
              <w:pStyle w:val="Compact"/>
              <w:spacing w:line="276" w:lineRule="auto"/>
              <w:rPr>
                <w:rFonts w:cstheme="minorHAnsi"/>
                <w:i/>
                <w:iCs/>
              </w:rPr>
            </w:pPr>
            <w:r w:rsidRPr="00AF21BB">
              <w:rPr>
                <w:rFonts w:cstheme="minorHAnsi"/>
                <w:i/>
                <w:iCs/>
              </w:rPr>
              <w:t>No</w:t>
            </w:r>
          </w:p>
        </w:tc>
      </w:tr>
      <w:tr w:rsidR="00D41669" w:rsidRPr="00EB4E6D" w14:paraId="2915E97F" w14:textId="4E29AEDB" w:rsidTr="00AF14AA">
        <w:tc>
          <w:tcPr>
            <w:tcW w:w="1603" w:type="dxa"/>
            <w:tcPrChange w:id="241" w:author="Castelli, Alessandro" w:date="2025-12-22T14:29:00Z" w16du:dateUtc="2025-12-22T13:29:00Z">
              <w:tcPr>
                <w:tcW w:w="1603" w:type="dxa"/>
              </w:tcPr>
            </w:tcPrChange>
          </w:tcPr>
          <w:p w14:paraId="1021CB94" w14:textId="60F55CF3" w:rsidR="00D41669" w:rsidRPr="00AF21BB" w:rsidRDefault="00D41669" w:rsidP="00D41669">
            <w:pPr>
              <w:pStyle w:val="Compact"/>
              <w:spacing w:line="276" w:lineRule="auto"/>
              <w:rPr>
                <w:rFonts w:cstheme="minorHAnsi"/>
                <w:b/>
                <w:bCs/>
                <w:i/>
                <w:iCs/>
              </w:rPr>
            </w:pPr>
            <w:r w:rsidRPr="00AF21BB">
              <w:rPr>
                <w:rFonts w:cstheme="minorHAnsi"/>
                <w:b/>
                <w:bCs/>
                <w:i/>
                <w:iCs/>
              </w:rPr>
              <w:t>Responsabile Polo</w:t>
            </w:r>
          </w:p>
        </w:tc>
        <w:tc>
          <w:tcPr>
            <w:tcW w:w="943" w:type="dxa"/>
            <w:tcPrChange w:id="242" w:author="Castelli, Alessandro" w:date="2025-12-22T14:29:00Z" w16du:dateUtc="2025-12-22T13:29:00Z">
              <w:tcPr>
                <w:tcW w:w="943" w:type="dxa"/>
              </w:tcPr>
            </w:tcPrChange>
          </w:tcPr>
          <w:p w14:paraId="40AFE7A2" w14:textId="50B099BC" w:rsidR="00D41669" w:rsidRPr="00AF21BB" w:rsidRDefault="00D41669" w:rsidP="00D41669">
            <w:pPr>
              <w:pStyle w:val="Compact"/>
              <w:spacing w:line="276" w:lineRule="auto"/>
              <w:rPr>
                <w:rFonts w:cstheme="minorHAnsi"/>
                <w:i/>
                <w:iCs/>
                <w:lang w:val="it-IT"/>
              </w:rPr>
            </w:pPr>
            <w:ins w:id="243" w:author="Castelli, Alessandro" w:date="2025-12-22T14:34:00Z" w16du:dateUtc="2025-12-22T13:34:00Z">
              <w:r w:rsidRPr="006C6584">
                <w:rPr>
                  <w:rFonts w:cstheme="minorHAnsi"/>
                  <w:i/>
                  <w:iCs/>
                  <w:lang w:val="it-IT"/>
                </w:rPr>
                <w:t>MOFR36</w:t>
              </w:r>
            </w:ins>
          </w:p>
        </w:tc>
        <w:tc>
          <w:tcPr>
            <w:tcW w:w="943" w:type="dxa"/>
            <w:tcPrChange w:id="244" w:author="Castelli, Alessandro" w:date="2025-12-22T14:29:00Z" w16du:dateUtc="2025-12-22T13:29:00Z">
              <w:tcPr>
                <w:tcW w:w="943" w:type="dxa"/>
              </w:tcPr>
            </w:tcPrChange>
          </w:tcPr>
          <w:p w14:paraId="5FDCEF01" w14:textId="2206A973" w:rsidR="00D41669" w:rsidRPr="00AF21BB" w:rsidRDefault="00D41669" w:rsidP="00D41669">
            <w:pPr>
              <w:pStyle w:val="Compact"/>
              <w:spacing w:line="276" w:lineRule="auto"/>
              <w:rPr>
                <w:rFonts w:cstheme="minorHAnsi"/>
                <w:i/>
                <w:iCs/>
                <w:lang w:val="it-IT"/>
              </w:rPr>
            </w:pPr>
            <w:ins w:id="245" w:author="Castelli, Alessandro" w:date="2025-12-22T14:34:00Z" w16du:dateUtc="2025-12-22T13:34:00Z">
              <w:r w:rsidRPr="001B6A82">
                <w:rPr>
                  <w:rFonts w:cstheme="minorHAnsi"/>
                  <w:i/>
                  <w:iCs/>
                  <w:lang w:val="it-IT"/>
                </w:rPr>
                <w:t>RES_FIL_POLO_AFFARI</w:t>
              </w:r>
            </w:ins>
          </w:p>
        </w:tc>
        <w:tc>
          <w:tcPr>
            <w:tcW w:w="943" w:type="dxa"/>
            <w:tcPrChange w:id="246" w:author="Castelli, Alessandro" w:date="2025-12-22T14:29:00Z" w16du:dateUtc="2025-12-22T13:29:00Z">
              <w:tcPr>
                <w:tcW w:w="943" w:type="dxa"/>
              </w:tcPr>
            </w:tcPrChange>
          </w:tcPr>
          <w:p w14:paraId="7B8BB0CC" w14:textId="7310A027" w:rsidR="00D41669" w:rsidRPr="00AF21BB" w:rsidRDefault="00D41669" w:rsidP="00D41669">
            <w:pPr>
              <w:pStyle w:val="Compact"/>
              <w:spacing w:line="276" w:lineRule="auto"/>
              <w:rPr>
                <w:rFonts w:cstheme="minorHAnsi"/>
                <w:i/>
                <w:iCs/>
                <w:lang w:val="it-IT"/>
              </w:rPr>
            </w:pPr>
            <w:r w:rsidRPr="00AF21BB">
              <w:rPr>
                <w:rFonts w:cstheme="minorHAnsi"/>
                <w:i/>
                <w:iCs/>
                <w:lang w:val="it-IT"/>
              </w:rPr>
              <w:t xml:space="preserve">Tutti i clienti </w:t>
            </w:r>
            <w:r>
              <w:rPr>
                <w:rFonts w:cstheme="minorHAnsi"/>
                <w:i/>
                <w:iCs/>
                <w:lang w:val="it-IT"/>
              </w:rPr>
              <w:t>del suo polo (unità organizzativa)</w:t>
            </w:r>
          </w:p>
        </w:tc>
        <w:tc>
          <w:tcPr>
            <w:tcW w:w="992" w:type="dxa"/>
            <w:tcPrChange w:id="247" w:author="Castelli, Alessandro" w:date="2025-12-22T14:29:00Z" w16du:dateUtc="2025-12-22T13:29:00Z">
              <w:tcPr>
                <w:tcW w:w="992" w:type="dxa"/>
              </w:tcPr>
            </w:tcPrChange>
          </w:tcPr>
          <w:p w14:paraId="40EFF88E" w14:textId="1D9A8E50" w:rsidR="00D41669" w:rsidRPr="00AF21BB" w:rsidRDefault="00D41669" w:rsidP="00D41669">
            <w:pPr>
              <w:pStyle w:val="Compact"/>
              <w:spacing w:line="276" w:lineRule="auto"/>
              <w:rPr>
                <w:rFonts w:cstheme="minorHAnsi"/>
                <w:i/>
                <w:iCs/>
                <w:lang w:val="it-IT"/>
              </w:rPr>
            </w:pPr>
            <w:r w:rsidRPr="00AF21BB">
              <w:rPr>
                <w:rFonts w:cstheme="minorHAnsi"/>
                <w:i/>
                <w:iCs/>
                <w:lang w:val="it-IT"/>
              </w:rPr>
              <w:t>Unità organizzativa</w:t>
            </w:r>
          </w:p>
        </w:tc>
        <w:tc>
          <w:tcPr>
            <w:tcW w:w="1134" w:type="dxa"/>
            <w:tcPrChange w:id="248" w:author="Castelli, Alessandro" w:date="2025-12-22T14:29:00Z" w16du:dateUtc="2025-12-22T13:29:00Z">
              <w:tcPr>
                <w:tcW w:w="1134" w:type="dxa"/>
              </w:tcPr>
            </w:tcPrChange>
          </w:tcPr>
          <w:p w14:paraId="390A7F9D" w14:textId="70E11770" w:rsidR="00D41669" w:rsidRPr="00AF21BB" w:rsidRDefault="00D41669" w:rsidP="00D41669">
            <w:pPr>
              <w:pStyle w:val="Compact"/>
              <w:spacing w:line="276" w:lineRule="auto"/>
              <w:rPr>
                <w:rFonts w:cstheme="minorHAnsi"/>
                <w:i/>
                <w:iCs/>
                <w:lang w:val="it-IT"/>
              </w:rPr>
            </w:pPr>
            <w:r w:rsidRPr="00AF21BB">
              <w:rPr>
                <w:rFonts w:cstheme="minorHAnsi"/>
                <w:i/>
                <w:iCs/>
                <w:lang w:val="it-IT"/>
              </w:rPr>
              <w:t>Sì</w:t>
            </w:r>
          </w:p>
        </w:tc>
        <w:tc>
          <w:tcPr>
            <w:tcW w:w="1134" w:type="dxa"/>
            <w:tcPrChange w:id="249" w:author="Castelli, Alessandro" w:date="2025-12-22T14:29:00Z" w16du:dateUtc="2025-12-22T13:29:00Z">
              <w:tcPr>
                <w:tcW w:w="1134" w:type="dxa"/>
              </w:tcPr>
            </w:tcPrChange>
          </w:tcPr>
          <w:p w14:paraId="62CE8D77" w14:textId="3DDDBD32" w:rsidR="00D41669" w:rsidRPr="00AF21BB" w:rsidRDefault="00D41669" w:rsidP="00D41669">
            <w:pPr>
              <w:pStyle w:val="Compact"/>
              <w:spacing w:line="276" w:lineRule="auto"/>
              <w:rPr>
                <w:rFonts w:cstheme="minorHAnsi"/>
                <w:i/>
                <w:iCs/>
                <w:lang w:val="it-IT"/>
              </w:rPr>
            </w:pPr>
            <w:r w:rsidRPr="00AF21BB">
              <w:rPr>
                <w:rFonts w:cstheme="minorHAnsi"/>
                <w:i/>
                <w:iCs/>
                <w:lang w:val="it-IT"/>
              </w:rPr>
              <w:t>Sì</w:t>
            </w:r>
          </w:p>
        </w:tc>
        <w:tc>
          <w:tcPr>
            <w:tcW w:w="1276" w:type="dxa"/>
            <w:tcPrChange w:id="250" w:author="Castelli, Alessandro" w:date="2025-12-22T14:29:00Z" w16du:dateUtc="2025-12-22T13:29:00Z">
              <w:tcPr>
                <w:tcW w:w="1276" w:type="dxa"/>
              </w:tcPr>
            </w:tcPrChange>
          </w:tcPr>
          <w:p w14:paraId="0F366605" w14:textId="0314DFA2" w:rsidR="00D41669" w:rsidRPr="00AF21BB" w:rsidRDefault="00D41669" w:rsidP="00D41669">
            <w:pPr>
              <w:pStyle w:val="Compact"/>
              <w:spacing w:line="276" w:lineRule="auto"/>
              <w:rPr>
                <w:rFonts w:cstheme="minorHAnsi"/>
                <w:i/>
                <w:iCs/>
              </w:rPr>
            </w:pPr>
            <w:r w:rsidRPr="00AF21BB">
              <w:rPr>
                <w:rFonts w:cstheme="minorHAnsi"/>
                <w:i/>
                <w:iCs/>
              </w:rPr>
              <w:t>No</w:t>
            </w:r>
          </w:p>
        </w:tc>
      </w:tr>
      <w:tr w:rsidR="00B375BA" w:rsidRPr="00C522FE" w14:paraId="2AD2390B" w14:textId="77777777" w:rsidTr="00AF14AA">
        <w:trPr>
          <w:ins w:id="251" w:author="Castelli, Alessandro" w:date="2025-12-22T14:34:00Z"/>
        </w:trPr>
        <w:tc>
          <w:tcPr>
            <w:tcW w:w="1603" w:type="dxa"/>
          </w:tcPr>
          <w:p w14:paraId="571F1BCF" w14:textId="375ED9B2" w:rsidR="00B375BA" w:rsidRPr="00AF21BB" w:rsidRDefault="00B375BA" w:rsidP="00B375BA">
            <w:pPr>
              <w:pStyle w:val="Compact"/>
              <w:spacing w:line="276" w:lineRule="auto"/>
              <w:rPr>
                <w:ins w:id="252" w:author="Castelli, Alessandro" w:date="2025-12-22T14:34:00Z" w16du:dateUtc="2025-12-22T13:34:00Z"/>
                <w:rFonts w:cstheme="minorHAnsi"/>
                <w:b/>
                <w:bCs/>
                <w:i/>
                <w:iCs/>
              </w:rPr>
            </w:pPr>
            <w:ins w:id="253" w:author="Castelli, Alessandro" w:date="2025-12-22T14:35:00Z" w16du:dateUtc="2025-12-22T13:35:00Z">
              <w:r>
                <w:rPr>
                  <w:rFonts w:cstheme="minorHAnsi"/>
                  <w:b/>
                  <w:bCs/>
                  <w:i/>
                  <w:iCs/>
                </w:rPr>
                <w:t>Responsabile Privati</w:t>
              </w:r>
            </w:ins>
          </w:p>
        </w:tc>
        <w:tc>
          <w:tcPr>
            <w:tcW w:w="943" w:type="dxa"/>
          </w:tcPr>
          <w:p w14:paraId="5F7AAD06" w14:textId="4CD2421A" w:rsidR="00B375BA" w:rsidRPr="00AF21BB" w:rsidRDefault="00B375BA" w:rsidP="00B375BA">
            <w:pPr>
              <w:pStyle w:val="Compact"/>
              <w:spacing w:line="276" w:lineRule="auto"/>
              <w:rPr>
                <w:ins w:id="254" w:author="Castelli, Alessandro" w:date="2025-12-22T14:34:00Z" w16du:dateUtc="2025-12-22T13:34:00Z"/>
                <w:rFonts w:cstheme="minorHAnsi"/>
                <w:i/>
                <w:iCs/>
                <w:lang w:val="it-IT"/>
              </w:rPr>
            </w:pPr>
            <w:ins w:id="255" w:author="Castelli, Alessandro" w:date="2025-12-22T14:35:00Z" w16du:dateUtc="2025-12-22T13:35:00Z">
              <w:r w:rsidRPr="00D07E11">
                <w:rPr>
                  <w:rFonts w:cstheme="minorHAnsi"/>
                  <w:i/>
                  <w:iCs/>
                  <w:lang w:val="it-IT"/>
                </w:rPr>
                <w:t>MOFR02</w:t>
              </w:r>
            </w:ins>
          </w:p>
        </w:tc>
        <w:tc>
          <w:tcPr>
            <w:tcW w:w="943" w:type="dxa"/>
          </w:tcPr>
          <w:p w14:paraId="004CB904" w14:textId="393EC161" w:rsidR="00B375BA" w:rsidRPr="00AF21BB" w:rsidRDefault="00B375BA" w:rsidP="00B375BA">
            <w:pPr>
              <w:pStyle w:val="Compact"/>
              <w:spacing w:line="276" w:lineRule="auto"/>
              <w:rPr>
                <w:ins w:id="256" w:author="Castelli, Alessandro" w:date="2025-12-22T14:34:00Z" w16du:dateUtc="2025-12-22T13:34:00Z"/>
                <w:rFonts w:cstheme="minorHAnsi"/>
                <w:i/>
                <w:iCs/>
                <w:lang w:val="it-IT"/>
              </w:rPr>
            </w:pPr>
            <w:ins w:id="257" w:author="Castelli, Alessandro" w:date="2025-12-22T14:35:00Z" w16du:dateUtc="2025-12-22T13:35:00Z">
              <w:r w:rsidRPr="00C44E40">
                <w:rPr>
                  <w:rFonts w:cstheme="minorHAnsi"/>
                  <w:i/>
                  <w:iCs/>
                  <w:lang w:val="it-IT"/>
                </w:rPr>
                <w:t>RES_PRI</w:t>
              </w:r>
            </w:ins>
          </w:p>
        </w:tc>
        <w:tc>
          <w:tcPr>
            <w:tcW w:w="943" w:type="dxa"/>
          </w:tcPr>
          <w:p w14:paraId="1A628F45" w14:textId="5372072B" w:rsidR="00B375BA" w:rsidRPr="00AF21BB" w:rsidRDefault="00B375BA" w:rsidP="00B375BA">
            <w:pPr>
              <w:pStyle w:val="Compact"/>
              <w:spacing w:line="276" w:lineRule="auto"/>
              <w:rPr>
                <w:ins w:id="258" w:author="Castelli, Alessandro" w:date="2025-12-22T14:34:00Z" w16du:dateUtc="2025-12-22T13:34:00Z"/>
                <w:rFonts w:cstheme="minorHAnsi"/>
                <w:i/>
                <w:iCs/>
                <w:lang w:val="it-IT"/>
              </w:rPr>
            </w:pPr>
            <w:ins w:id="259" w:author="Castelli, Alessandro" w:date="2025-12-22T14:35:00Z" w16du:dateUtc="2025-12-22T13:35:00Z">
              <w:r w:rsidRPr="00AF21BB">
                <w:rPr>
                  <w:rFonts w:cstheme="minorHAnsi"/>
                  <w:i/>
                  <w:iCs/>
                  <w:lang w:val="it-IT"/>
                </w:rPr>
                <w:t>Tutti i clienti di filiale</w:t>
              </w:r>
            </w:ins>
          </w:p>
        </w:tc>
        <w:tc>
          <w:tcPr>
            <w:tcW w:w="992" w:type="dxa"/>
          </w:tcPr>
          <w:p w14:paraId="521F021D" w14:textId="5889DFC0" w:rsidR="00B375BA" w:rsidRPr="00AF21BB" w:rsidRDefault="00B375BA" w:rsidP="00B375BA">
            <w:pPr>
              <w:pStyle w:val="Compact"/>
              <w:spacing w:line="276" w:lineRule="auto"/>
              <w:rPr>
                <w:ins w:id="260" w:author="Castelli, Alessandro" w:date="2025-12-22T14:34:00Z" w16du:dateUtc="2025-12-22T13:34:00Z"/>
                <w:rFonts w:cstheme="minorHAnsi"/>
                <w:i/>
                <w:iCs/>
                <w:lang w:val="it-IT"/>
              </w:rPr>
            </w:pPr>
            <w:ins w:id="261" w:author="Castelli, Alessandro" w:date="2025-12-22T14:35:00Z" w16du:dateUtc="2025-12-22T13:35:00Z">
              <w:r w:rsidRPr="00AF21BB">
                <w:rPr>
                  <w:rFonts w:cstheme="minorHAnsi"/>
                  <w:i/>
                  <w:iCs/>
                  <w:lang w:val="it-IT"/>
                </w:rPr>
                <w:t>Unità organizzativa</w:t>
              </w:r>
            </w:ins>
          </w:p>
        </w:tc>
        <w:tc>
          <w:tcPr>
            <w:tcW w:w="1134" w:type="dxa"/>
          </w:tcPr>
          <w:p w14:paraId="0AA0F5A6" w14:textId="3C59AE81" w:rsidR="00B375BA" w:rsidRPr="00AF21BB" w:rsidRDefault="00B375BA" w:rsidP="00B375BA">
            <w:pPr>
              <w:pStyle w:val="Compact"/>
              <w:spacing w:line="276" w:lineRule="auto"/>
              <w:rPr>
                <w:ins w:id="262" w:author="Castelli, Alessandro" w:date="2025-12-22T14:34:00Z" w16du:dateUtc="2025-12-22T13:34:00Z"/>
                <w:rFonts w:cstheme="minorHAnsi"/>
                <w:i/>
                <w:iCs/>
                <w:lang w:val="it-IT"/>
              </w:rPr>
            </w:pPr>
            <w:ins w:id="263" w:author="Castelli, Alessandro" w:date="2025-12-22T14:35:00Z" w16du:dateUtc="2025-12-22T13:35:00Z">
              <w:r w:rsidRPr="00AF21BB">
                <w:rPr>
                  <w:rFonts w:cstheme="minorHAnsi"/>
                  <w:i/>
                  <w:iCs/>
                </w:rPr>
                <w:t>Sì</w:t>
              </w:r>
            </w:ins>
          </w:p>
        </w:tc>
        <w:tc>
          <w:tcPr>
            <w:tcW w:w="1134" w:type="dxa"/>
          </w:tcPr>
          <w:p w14:paraId="5BFCA88F" w14:textId="578857F7" w:rsidR="00B375BA" w:rsidRPr="00AF21BB" w:rsidRDefault="00B375BA" w:rsidP="00B375BA">
            <w:pPr>
              <w:pStyle w:val="Compact"/>
              <w:spacing w:line="276" w:lineRule="auto"/>
              <w:rPr>
                <w:ins w:id="264" w:author="Castelli, Alessandro" w:date="2025-12-22T14:34:00Z" w16du:dateUtc="2025-12-22T13:34:00Z"/>
                <w:rFonts w:cstheme="minorHAnsi"/>
                <w:i/>
                <w:iCs/>
                <w:lang w:val="it-IT"/>
              </w:rPr>
            </w:pPr>
            <w:ins w:id="265" w:author="Castelli, Alessandro" w:date="2025-12-22T14:35:00Z" w16du:dateUtc="2025-12-22T13:35:00Z">
              <w:r w:rsidRPr="00AF21BB">
                <w:rPr>
                  <w:rFonts w:cstheme="minorHAnsi"/>
                  <w:i/>
                  <w:iCs/>
                </w:rPr>
                <w:t>Sì</w:t>
              </w:r>
            </w:ins>
          </w:p>
        </w:tc>
        <w:tc>
          <w:tcPr>
            <w:tcW w:w="1276" w:type="dxa"/>
          </w:tcPr>
          <w:p w14:paraId="06DB6C31" w14:textId="24A3750D" w:rsidR="00B375BA" w:rsidRPr="00AF21BB" w:rsidRDefault="00B375BA" w:rsidP="00B375BA">
            <w:pPr>
              <w:pStyle w:val="Compact"/>
              <w:spacing w:line="276" w:lineRule="auto"/>
              <w:rPr>
                <w:ins w:id="266" w:author="Castelli, Alessandro" w:date="2025-12-22T14:34:00Z" w16du:dateUtc="2025-12-22T13:34:00Z"/>
                <w:rFonts w:cstheme="minorHAnsi"/>
                <w:i/>
                <w:iCs/>
              </w:rPr>
            </w:pPr>
            <w:ins w:id="267" w:author="Castelli, Alessandro" w:date="2025-12-22T14:35:00Z" w16du:dateUtc="2025-12-22T13:35:00Z">
              <w:r w:rsidRPr="00AF21BB">
                <w:rPr>
                  <w:rFonts w:cstheme="minorHAnsi"/>
                  <w:i/>
                  <w:iCs/>
                </w:rPr>
                <w:t>No</w:t>
              </w:r>
            </w:ins>
          </w:p>
        </w:tc>
      </w:tr>
      <w:tr w:rsidR="00B375BA" w:rsidRPr="00C522FE" w14:paraId="5B943014" w14:textId="77777777" w:rsidTr="00AF14AA">
        <w:trPr>
          <w:ins w:id="268" w:author="Castelli, Alessandro" w:date="2025-12-22T14:34:00Z"/>
        </w:trPr>
        <w:tc>
          <w:tcPr>
            <w:tcW w:w="1603" w:type="dxa"/>
          </w:tcPr>
          <w:p w14:paraId="157B6B22" w14:textId="378D693A" w:rsidR="00B375BA" w:rsidRPr="00AF21BB" w:rsidRDefault="00B375BA" w:rsidP="00B375BA">
            <w:pPr>
              <w:pStyle w:val="Compact"/>
              <w:spacing w:line="276" w:lineRule="auto"/>
              <w:rPr>
                <w:ins w:id="269" w:author="Castelli, Alessandro" w:date="2025-12-22T14:34:00Z" w16du:dateUtc="2025-12-22T13:34:00Z"/>
                <w:rFonts w:cstheme="minorHAnsi"/>
                <w:b/>
                <w:bCs/>
                <w:i/>
                <w:iCs/>
              </w:rPr>
            </w:pPr>
            <w:ins w:id="270" w:author="Castelli, Alessandro" w:date="2025-12-22T14:35:00Z" w16du:dateUtc="2025-12-22T13:35:00Z">
              <w:r>
                <w:rPr>
                  <w:rFonts w:cstheme="minorHAnsi"/>
                  <w:b/>
                  <w:bCs/>
                  <w:i/>
                  <w:iCs/>
                </w:rPr>
                <w:t>Referente Sportello leggero</w:t>
              </w:r>
            </w:ins>
          </w:p>
        </w:tc>
        <w:tc>
          <w:tcPr>
            <w:tcW w:w="943" w:type="dxa"/>
          </w:tcPr>
          <w:p w14:paraId="3AC9B864" w14:textId="470A9862" w:rsidR="00B375BA" w:rsidRPr="00AF21BB" w:rsidRDefault="00B375BA" w:rsidP="00B375BA">
            <w:pPr>
              <w:pStyle w:val="Compact"/>
              <w:spacing w:line="276" w:lineRule="auto"/>
              <w:rPr>
                <w:ins w:id="271" w:author="Castelli, Alessandro" w:date="2025-12-22T14:34:00Z" w16du:dateUtc="2025-12-22T13:34:00Z"/>
                <w:rFonts w:cstheme="minorHAnsi"/>
                <w:i/>
                <w:iCs/>
                <w:lang w:val="it-IT"/>
              </w:rPr>
            </w:pPr>
            <w:ins w:id="272" w:author="Castelli, Alessandro" w:date="2025-12-22T14:35:00Z" w16du:dateUtc="2025-12-22T13:35:00Z">
              <w:r w:rsidRPr="00D07E11">
                <w:rPr>
                  <w:rFonts w:cstheme="minorHAnsi"/>
                  <w:i/>
                  <w:iCs/>
                  <w:lang w:val="it-IT"/>
                </w:rPr>
                <w:t>MOFR23</w:t>
              </w:r>
            </w:ins>
          </w:p>
        </w:tc>
        <w:tc>
          <w:tcPr>
            <w:tcW w:w="943" w:type="dxa"/>
          </w:tcPr>
          <w:p w14:paraId="67B3A147" w14:textId="7C84B7EC" w:rsidR="00B375BA" w:rsidRPr="00AF21BB" w:rsidRDefault="00B375BA" w:rsidP="00B375BA">
            <w:pPr>
              <w:pStyle w:val="Compact"/>
              <w:spacing w:line="276" w:lineRule="auto"/>
              <w:rPr>
                <w:ins w:id="273" w:author="Castelli, Alessandro" w:date="2025-12-22T14:34:00Z" w16du:dateUtc="2025-12-22T13:34:00Z"/>
                <w:rFonts w:cstheme="minorHAnsi"/>
                <w:i/>
                <w:iCs/>
                <w:lang w:val="it-IT"/>
              </w:rPr>
            </w:pPr>
            <w:ins w:id="274" w:author="Castelli, Alessandro" w:date="2025-12-22T14:35:00Z" w16du:dateUtc="2025-12-22T13:35:00Z">
              <w:r w:rsidRPr="00DB7A37">
                <w:rPr>
                  <w:rFonts w:cstheme="minorHAnsi"/>
                  <w:i/>
                  <w:iCs/>
                  <w:lang w:val="it-IT"/>
                </w:rPr>
                <w:t>REF_SPO_LEG</w:t>
              </w:r>
            </w:ins>
          </w:p>
        </w:tc>
        <w:tc>
          <w:tcPr>
            <w:tcW w:w="943" w:type="dxa"/>
          </w:tcPr>
          <w:p w14:paraId="713F0F89" w14:textId="76455DDB" w:rsidR="00B375BA" w:rsidRPr="00AF21BB" w:rsidRDefault="00B375BA" w:rsidP="00B375BA">
            <w:pPr>
              <w:pStyle w:val="Compact"/>
              <w:spacing w:line="276" w:lineRule="auto"/>
              <w:rPr>
                <w:ins w:id="275" w:author="Castelli, Alessandro" w:date="2025-12-22T14:34:00Z" w16du:dateUtc="2025-12-22T13:34:00Z"/>
                <w:rFonts w:cstheme="minorHAnsi"/>
                <w:i/>
                <w:iCs/>
                <w:lang w:val="it-IT"/>
              </w:rPr>
            </w:pPr>
            <w:ins w:id="276" w:author="Castelli, Alessandro" w:date="2025-12-22T14:35:00Z" w16du:dateUtc="2025-12-22T13:35:00Z">
              <w:r w:rsidRPr="00AF21BB">
                <w:rPr>
                  <w:rFonts w:cstheme="minorHAnsi"/>
                  <w:i/>
                  <w:iCs/>
                  <w:lang w:val="it-IT"/>
                </w:rPr>
                <w:t>Tutti i clienti di filiale</w:t>
              </w:r>
            </w:ins>
          </w:p>
        </w:tc>
        <w:tc>
          <w:tcPr>
            <w:tcW w:w="992" w:type="dxa"/>
          </w:tcPr>
          <w:p w14:paraId="1B43E672" w14:textId="5E2E8721" w:rsidR="00B375BA" w:rsidRPr="00AF21BB" w:rsidRDefault="00B375BA" w:rsidP="00B375BA">
            <w:pPr>
              <w:pStyle w:val="Compact"/>
              <w:spacing w:line="276" w:lineRule="auto"/>
              <w:rPr>
                <w:ins w:id="277" w:author="Castelli, Alessandro" w:date="2025-12-22T14:34:00Z" w16du:dateUtc="2025-12-22T13:34:00Z"/>
                <w:rFonts w:cstheme="minorHAnsi"/>
                <w:i/>
                <w:iCs/>
                <w:lang w:val="it-IT"/>
              </w:rPr>
            </w:pPr>
            <w:ins w:id="278" w:author="Castelli, Alessandro" w:date="2025-12-22T14:35:00Z" w16du:dateUtc="2025-12-22T13:35:00Z">
              <w:r w:rsidRPr="00AF21BB">
                <w:rPr>
                  <w:rFonts w:cstheme="minorHAnsi"/>
                  <w:i/>
                  <w:iCs/>
                  <w:lang w:val="it-IT"/>
                </w:rPr>
                <w:t>Unità organizzativa</w:t>
              </w:r>
            </w:ins>
          </w:p>
        </w:tc>
        <w:tc>
          <w:tcPr>
            <w:tcW w:w="1134" w:type="dxa"/>
          </w:tcPr>
          <w:p w14:paraId="16EC57A4" w14:textId="3A02DE78" w:rsidR="00B375BA" w:rsidRPr="00AF21BB" w:rsidRDefault="00B375BA" w:rsidP="00B375BA">
            <w:pPr>
              <w:pStyle w:val="Compact"/>
              <w:spacing w:line="276" w:lineRule="auto"/>
              <w:rPr>
                <w:ins w:id="279" w:author="Castelli, Alessandro" w:date="2025-12-22T14:34:00Z" w16du:dateUtc="2025-12-22T13:34:00Z"/>
                <w:rFonts w:cstheme="minorHAnsi"/>
                <w:i/>
                <w:iCs/>
                <w:lang w:val="it-IT"/>
              </w:rPr>
            </w:pPr>
            <w:ins w:id="280" w:author="Castelli, Alessandro" w:date="2025-12-22T14:35:00Z" w16du:dateUtc="2025-12-22T13:35:00Z">
              <w:r w:rsidRPr="00AF21BB">
                <w:rPr>
                  <w:rFonts w:cstheme="minorHAnsi"/>
                  <w:i/>
                  <w:iCs/>
                </w:rPr>
                <w:t>Sì</w:t>
              </w:r>
            </w:ins>
          </w:p>
        </w:tc>
        <w:tc>
          <w:tcPr>
            <w:tcW w:w="1134" w:type="dxa"/>
          </w:tcPr>
          <w:p w14:paraId="03EAF936" w14:textId="1B1D8780" w:rsidR="00B375BA" w:rsidRPr="00AF21BB" w:rsidRDefault="00B375BA" w:rsidP="00B375BA">
            <w:pPr>
              <w:pStyle w:val="Compact"/>
              <w:spacing w:line="276" w:lineRule="auto"/>
              <w:rPr>
                <w:ins w:id="281" w:author="Castelli, Alessandro" w:date="2025-12-22T14:34:00Z" w16du:dateUtc="2025-12-22T13:34:00Z"/>
                <w:rFonts w:cstheme="minorHAnsi"/>
                <w:i/>
                <w:iCs/>
                <w:lang w:val="it-IT"/>
              </w:rPr>
            </w:pPr>
            <w:ins w:id="282" w:author="Castelli, Alessandro" w:date="2025-12-22T14:35:00Z" w16du:dateUtc="2025-12-22T13:35:00Z">
              <w:r w:rsidRPr="00AF21BB">
                <w:rPr>
                  <w:rFonts w:cstheme="minorHAnsi"/>
                  <w:i/>
                  <w:iCs/>
                </w:rPr>
                <w:t>Sì</w:t>
              </w:r>
            </w:ins>
          </w:p>
        </w:tc>
        <w:tc>
          <w:tcPr>
            <w:tcW w:w="1276" w:type="dxa"/>
          </w:tcPr>
          <w:p w14:paraId="68673CCB" w14:textId="56E3EE2C" w:rsidR="00B375BA" w:rsidRPr="00AF21BB" w:rsidRDefault="00B375BA" w:rsidP="00B375BA">
            <w:pPr>
              <w:pStyle w:val="Compact"/>
              <w:spacing w:line="276" w:lineRule="auto"/>
              <w:rPr>
                <w:ins w:id="283" w:author="Castelli, Alessandro" w:date="2025-12-22T14:34:00Z" w16du:dateUtc="2025-12-22T13:34:00Z"/>
                <w:rFonts w:cstheme="minorHAnsi"/>
                <w:i/>
                <w:iCs/>
              </w:rPr>
            </w:pPr>
            <w:ins w:id="284" w:author="Castelli, Alessandro" w:date="2025-12-22T14:35:00Z" w16du:dateUtc="2025-12-22T13:35:00Z">
              <w:r w:rsidRPr="00AF21BB">
                <w:rPr>
                  <w:rFonts w:cstheme="minorHAnsi"/>
                  <w:i/>
                  <w:iCs/>
                </w:rPr>
                <w:t>No</w:t>
              </w:r>
            </w:ins>
          </w:p>
        </w:tc>
      </w:tr>
      <w:tr w:rsidR="00BC5565" w:rsidRPr="00C522FE" w14:paraId="51FF19F6" w14:textId="5F6A9210" w:rsidTr="00AF14AA">
        <w:tc>
          <w:tcPr>
            <w:tcW w:w="1603" w:type="dxa"/>
            <w:tcPrChange w:id="285" w:author="Castelli, Alessandro" w:date="2025-12-22T14:29:00Z" w16du:dateUtc="2025-12-22T13:29:00Z">
              <w:tcPr>
                <w:tcW w:w="1603" w:type="dxa"/>
              </w:tcPr>
            </w:tcPrChange>
          </w:tcPr>
          <w:p w14:paraId="29EB884B" w14:textId="59920336" w:rsidR="00BC5565" w:rsidRPr="00AF21BB" w:rsidRDefault="00BC5565" w:rsidP="00BC5565">
            <w:pPr>
              <w:pStyle w:val="Compact"/>
              <w:spacing w:line="276" w:lineRule="auto"/>
              <w:rPr>
                <w:rFonts w:cstheme="minorHAnsi"/>
                <w:b/>
                <w:bCs/>
                <w:i/>
                <w:iCs/>
              </w:rPr>
            </w:pPr>
            <w:r w:rsidRPr="00AF21BB">
              <w:rPr>
                <w:rFonts w:cstheme="minorHAnsi"/>
                <w:b/>
                <w:bCs/>
                <w:i/>
                <w:iCs/>
              </w:rPr>
              <w:lastRenderedPageBreak/>
              <w:t>Special Network</w:t>
            </w:r>
          </w:p>
        </w:tc>
        <w:tc>
          <w:tcPr>
            <w:tcW w:w="943" w:type="dxa"/>
            <w:tcPrChange w:id="286" w:author="Castelli, Alessandro" w:date="2025-12-22T14:29:00Z" w16du:dateUtc="2025-12-22T13:29:00Z">
              <w:tcPr>
                <w:tcW w:w="943" w:type="dxa"/>
              </w:tcPr>
            </w:tcPrChange>
          </w:tcPr>
          <w:p w14:paraId="351C4FFA" w14:textId="0117088B" w:rsidR="00BC5565" w:rsidRPr="00AF21BB" w:rsidRDefault="00BC5565" w:rsidP="00BC5565">
            <w:pPr>
              <w:pStyle w:val="Compact"/>
              <w:spacing w:line="276" w:lineRule="auto"/>
              <w:rPr>
                <w:rFonts w:cstheme="minorHAnsi"/>
                <w:i/>
                <w:iCs/>
                <w:lang w:val="it-IT"/>
              </w:rPr>
            </w:pPr>
            <w:ins w:id="287" w:author="Castelli, Alessandro" w:date="2025-12-22T14:35:00Z" w16du:dateUtc="2025-12-22T13:35:00Z">
              <w:r w:rsidRPr="00D07E11">
                <w:rPr>
                  <w:rFonts w:cstheme="minorHAnsi"/>
                  <w:i/>
                  <w:iCs/>
                  <w:lang w:val="it-IT"/>
                </w:rPr>
                <w:t>MOFR32</w:t>
              </w:r>
            </w:ins>
          </w:p>
        </w:tc>
        <w:tc>
          <w:tcPr>
            <w:tcW w:w="943" w:type="dxa"/>
            <w:tcPrChange w:id="288" w:author="Castelli, Alessandro" w:date="2025-12-22T14:29:00Z" w16du:dateUtc="2025-12-22T13:29:00Z">
              <w:tcPr>
                <w:tcW w:w="943" w:type="dxa"/>
              </w:tcPr>
            </w:tcPrChange>
          </w:tcPr>
          <w:p w14:paraId="3918C48A" w14:textId="6BAF6DF2" w:rsidR="00BC5565" w:rsidRPr="00AF21BB" w:rsidRDefault="00BC5565" w:rsidP="00BC5565">
            <w:pPr>
              <w:pStyle w:val="Compact"/>
              <w:spacing w:line="276" w:lineRule="auto"/>
              <w:rPr>
                <w:rFonts w:cstheme="minorHAnsi"/>
                <w:i/>
                <w:iCs/>
                <w:lang w:val="it-IT"/>
              </w:rPr>
            </w:pPr>
            <w:ins w:id="289" w:author="Castelli, Alessandro" w:date="2025-12-22T14:35:00Z" w16du:dateUtc="2025-12-22T13:35:00Z">
              <w:r w:rsidRPr="00D31E35">
                <w:rPr>
                  <w:rFonts w:cstheme="minorHAnsi"/>
                  <w:i/>
                  <w:iCs/>
                  <w:lang w:val="it-IT"/>
                </w:rPr>
                <w:t>GES_AFF_SPE_NET</w:t>
              </w:r>
            </w:ins>
          </w:p>
        </w:tc>
        <w:tc>
          <w:tcPr>
            <w:tcW w:w="943" w:type="dxa"/>
            <w:tcPrChange w:id="290" w:author="Castelli, Alessandro" w:date="2025-12-22T14:29:00Z" w16du:dateUtc="2025-12-22T13:29:00Z">
              <w:tcPr>
                <w:tcW w:w="943" w:type="dxa"/>
              </w:tcPr>
            </w:tcPrChange>
          </w:tcPr>
          <w:p w14:paraId="4BD85CB1" w14:textId="421EF7E4" w:rsidR="00BC5565" w:rsidRPr="00AF21BB" w:rsidRDefault="00BC5565" w:rsidP="00BC5565">
            <w:pPr>
              <w:pStyle w:val="Compact"/>
              <w:spacing w:line="276" w:lineRule="auto"/>
              <w:rPr>
                <w:rFonts w:cstheme="minorHAnsi"/>
                <w:i/>
                <w:iCs/>
                <w:lang w:val="it-IT"/>
              </w:rPr>
            </w:pPr>
            <w:r w:rsidRPr="00AF21BB">
              <w:rPr>
                <w:rFonts w:cstheme="minorHAnsi"/>
                <w:i/>
                <w:iCs/>
                <w:lang w:val="it-IT"/>
              </w:rPr>
              <w:t xml:space="preserve">Tutti i </w:t>
            </w:r>
            <w:r>
              <w:rPr>
                <w:rFonts w:cstheme="minorHAnsi"/>
                <w:i/>
                <w:iCs/>
                <w:lang w:val="it-IT"/>
              </w:rPr>
              <w:t>clienti della propria unità organizzativa</w:t>
            </w:r>
          </w:p>
        </w:tc>
        <w:tc>
          <w:tcPr>
            <w:tcW w:w="992" w:type="dxa"/>
            <w:tcPrChange w:id="291" w:author="Castelli, Alessandro" w:date="2025-12-22T14:29:00Z" w16du:dateUtc="2025-12-22T13:29:00Z">
              <w:tcPr>
                <w:tcW w:w="992" w:type="dxa"/>
              </w:tcPr>
            </w:tcPrChange>
          </w:tcPr>
          <w:p w14:paraId="2BA7C121" w14:textId="6F11B9CC" w:rsidR="00BC5565" w:rsidRPr="00AF21BB" w:rsidRDefault="00BC5565" w:rsidP="00BC5565">
            <w:pPr>
              <w:pStyle w:val="Compact"/>
              <w:spacing w:line="276" w:lineRule="auto"/>
              <w:rPr>
                <w:rFonts w:cstheme="minorHAnsi"/>
                <w:i/>
                <w:iCs/>
                <w:lang w:val="it-IT"/>
              </w:rPr>
            </w:pPr>
            <w:r w:rsidRPr="00AF21BB">
              <w:rPr>
                <w:rFonts w:cstheme="minorHAnsi"/>
                <w:i/>
                <w:iCs/>
                <w:lang w:val="it-IT"/>
              </w:rPr>
              <w:t>Unità organizzativa</w:t>
            </w:r>
          </w:p>
        </w:tc>
        <w:tc>
          <w:tcPr>
            <w:tcW w:w="1134" w:type="dxa"/>
            <w:tcPrChange w:id="292" w:author="Castelli, Alessandro" w:date="2025-12-22T14:29:00Z" w16du:dateUtc="2025-12-22T13:29:00Z">
              <w:tcPr>
                <w:tcW w:w="1134" w:type="dxa"/>
              </w:tcPr>
            </w:tcPrChange>
          </w:tcPr>
          <w:p w14:paraId="4668DC06" w14:textId="064D1967" w:rsidR="00BC5565" w:rsidRPr="00AF21BB" w:rsidRDefault="00BC5565" w:rsidP="00BC5565">
            <w:pPr>
              <w:pStyle w:val="Compact"/>
              <w:spacing w:line="276" w:lineRule="auto"/>
              <w:rPr>
                <w:rFonts w:cstheme="minorHAnsi"/>
                <w:i/>
                <w:iCs/>
                <w:lang w:val="it-IT"/>
              </w:rPr>
            </w:pPr>
            <w:r w:rsidRPr="00AF21BB">
              <w:rPr>
                <w:rFonts w:cstheme="minorHAnsi"/>
                <w:i/>
                <w:iCs/>
                <w:lang w:val="it-IT"/>
              </w:rPr>
              <w:t>Sì</w:t>
            </w:r>
          </w:p>
        </w:tc>
        <w:tc>
          <w:tcPr>
            <w:tcW w:w="1134" w:type="dxa"/>
            <w:tcPrChange w:id="293" w:author="Castelli, Alessandro" w:date="2025-12-22T14:29:00Z" w16du:dateUtc="2025-12-22T13:29:00Z">
              <w:tcPr>
                <w:tcW w:w="1134" w:type="dxa"/>
              </w:tcPr>
            </w:tcPrChange>
          </w:tcPr>
          <w:p w14:paraId="3FCDB755" w14:textId="02B35195" w:rsidR="00BC5565" w:rsidRPr="00AF21BB" w:rsidRDefault="00BC5565" w:rsidP="00BC5565">
            <w:pPr>
              <w:pStyle w:val="Compact"/>
              <w:spacing w:line="276" w:lineRule="auto"/>
              <w:rPr>
                <w:rFonts w:cstheme="minorHAnsi"/>
                <w:i/>
                <w:iCs/>
                <w:lang w:val="it-IT"/>
              </w:rPr>
            </w:pPr>
            <w:r w:rsidRPr="00AF21BB">
              <w:rPr>
                <w:rFonts w:cstheme="minorHAnsi"/>
                <w:i/>
                <w:iCs/>
                <w:lang w:val="it-IT"/>
              </w:rPr>
              <w:t>Sì</w:t>
            </w:r>
          </w:p>
        </w:tc>
        <w:tc>
          <w:tcPr>
            <w:tcW w:w="1276" w:type="dxa"/>
            <w:tcPrChange w:id="294" w:author="Castelli, Alessandro" w:date="2025-12-22T14:29:00Z" w16du:dateUtc="2025-12-22T13:29:00Z">
              <w:tcPr>
                <w:tcW w:w="1276" w:type="dxa"/>
              </w:tcPr>
            </w:tcPrChange>
          </w:tcPr>
          <w:p w14:paraId="5E64D871" w14:textId="52D40C9D" w:rsidR="00BC5565" w:rsidRPr="00AF21BB" w:rsidRDefault="00BC5565" w:rsidP="00BC5565">
            <w:pPr>
              <w:pStyle w:val="Compact"/>
              <w:spacing w:line="276" w:lineRule="auto"/>
              <w:rPr>
                <w:rFonts w:cstheme="minorHAnsi"/>
                <w:i/>
                <w:iCs/>
              </w:rPr>
            </w:pPr>
            <w:r w:rsidRPr="00AF21BB">
              <w:rPr>
                <w:rFonts w:cstheme="minorHAnsi"/>
                <w:i/>
                <w:iCs/>
              </w:rPr>
              <w:t>No</w:t>
            </w:r>
          </w:p>
        </w:tc>
      </w:tr>
      <w:tr w:rsidR="0004395F" w:rsidRPr="0003529F" w14:paraId="35FE0624" w14:textId="395713F6" w:rsidTr="00AF14AA">
        <w:tc>
          <w:tcPr>
            <w:tcW w:w="1603" w:type="dxa"/>
            <w:tcPrChange w:id="295" w:author="Castelli, Alessandro" w:date="2025-12-22T14:29:00Z" w16du:dateUtc="2025-12-22T13:29:00Z">
              <w:tcPr>
                <w:tcW w:w="1603" w:type="dxa"/>
              </w:tcPr>
            </w:tcPrChange>
          </w:tcPr>
          <w:p w14:paraId="729FE601" w14:textId="67C68978" w:rsidR="0004395F" w:rsidRPr="00AF21BB" w:rsidRDefault="0004395F" w:rsidP="0004395F">
            <w:pPr>
              <w:pStyle w:val="Compact"/>
              <w:spacing w:line="276" w:lineRule="auto"/>
              <w:rPr>
                <w:rFonts w:cstheme="minorHAnsi"/>
                <w:b/>
                <w:bCs/>
                <w:i/>
                <w:iCs/>
              </w:rPr>
            </w:pPr>
            <w:r w:rsidRPr="00AF21BB">
              <w:rPr>
                <w:rFonts w:cstheme="minorHAnsi"/>
                <w:b/>
                <w:bCs/>
                <w:i/>
                <w:iCs/>
              </w:rPr>
              <w:t>Gestore Retail Family</w:t>
            </w:r>
          </w:p>
        </w:tc>
        <w:tc>
          <w:tcPr>
            <w:tcW w:w="943" w:type="dxa"/>
            <w:tcPrChange w:id="296" w:author="Castelli, Alessandro" w:date="2025-12-22T14:29:00Z" w16du:dateUtc="2025-12-22T13:29:00Z">
              <w:tcPr>
                <w:tcW w:w="943" w:type="dxa"/>
              </w:tcPr>
            </w:tcPrChange>
          </w:tcPr>
          <w:p w14:paraId="771F0AAD" w14:textId="5DE9346A" w:rsidR="0004395F" w:rsidRPr="002C76EF" w:rsidRDefault="0004395F" w:rsidP="0004395F">
            <w:pPr>
              <w:pStyle w:val="Compact"/>
              <w:spacing w:line="276" w:lineRule="auto"/>
              <w:rPr>
                <w:rFonts w:cstheme="minorHAnsi"/>
                <w:i/>
                <w:iCs/>
                <w:lang w:val="it-IT"/>
              </w:rPr>
            </w:pPr>
            <w:ins w:id="297" w:author="Castelli, Alessandro" w:date="2025-12-22T14:35:00Z" w16du:dateUtc="2025-12-22T13:35:00Z">
              <w:r w:rsidRPr="00D07E11">
                <w:rPr>
                  <w:rFonts w:cstheme="minorHAnsi"/>
                  <w:i/>
                  <w:iCs/>
                  <w:lang w:val="it-IT"/>
                </w:rPr>
                <w:t>MOFR19</w:t>
              </w:r>
            </w:ins>
          </w:p>
        </w:tc>
        <w:tc>
          <w:tcPr>
            <w:tcW w:w="943" w:type="dxa"/>
            <w:tcPrChange w:id="298" w:author="Castelli, Alessandro" w:date="2025-12-22T14:29:00Z" w16du:dateUtc="2025-12-22T13:29:00Z">
              <w:tcPr>
                <w:tcW w:w="943" w:type="dxa"/>
              </w:tcPr>
            </w:tcPrChange>
          </w:tcPr>
          <w:p w14:paraId="345D454A" w14:textId="568C9F26" w:rsidR="0004395F" w:rsidRPr="002C76EF" w:rsidRDefault="0004395F" w:rsidP="0004395F">
            <w:pPr>
              <w:pStyle w:val="Compact"/>
              <w:spacing w:line="276" w:lineRule="auto"/>
              <w:rPr>
                <w:rFonts w:cstheme="minorHAnsi"/>
                <w:i/>
                <w:iCs/>
                <w:lang w:val="it-IT"/>
              </w:rPr>
            </w:pPr>
            <w:ins w:id="299" w:author="Castelli, Alessandro" w:date="2025-12-22T14:35:00Z" w16du:dateUtc="2025-12-22T13:35:00Z">
              <w:r w:rsidRPr="00D47E55">
                <w:rPr>
                  <w:rFonts w:cstheme="minorHAnsi"/>
                  <w:i/>
                  <w:iCs/>
                  <w:lang w:val="it-IT"/>
                </w:rPr>
                <w:t>GES_FAM</w:t>
              </w:r>
            </w:ins>
          </w:p>
        </w:tc>
        <w:tc>
          <w:tcPr>
            <w:tcW w:w="943" w:type="dxa"/>
            <w:tcPrChange w:id="300" w:author="Castelli, Alessandro" w:date="2025-12-22T14:29:00Z" w16du:dateUtc="2025-12-22T13:29:00Z">
              <w:tcPr>
                <w:tcW w:w="943" w:type="dxa"/>
              </w:tcPr>
            </w:tcPrChange>
          </w:tcPr>
          <w:p w14:paraId="7B47A5CD" w14:textId="1DB7EF1F" w:rsidR="0004395F" w:rsidRPr="00AF21BB" w:rsidRDefault="0004395F" w:rsidP="0004395F">
            <w:pPr>
              <w:pStyle w:val="Compact"/>
              <w:spacing w:line="276" w:lineRule="auto"/>
              <w:rPr>
                <w:rFonts w:cstheme="minorHAnsi"/>
                <w:i/>
                <w:iCs/>
                <w:lang w:val="it-IT"/>
              </w:rPr>
            </w:pPr>
            <w:r w:rsidRPr="002C76EF">
              <w:rPr>
                <w:rFonts w:cstheme="minorHAnsi"/>
                <w:i/>
                <w:iCs/>
                <w:lang w:val="it-IT"/>
              </w:rPr>
              <w:t>Tutti i clienti della propria unità organizzativa</w:t>
            </w:r>
          </w:p>
        </w:tc>
        <w:tc>
          <w:tcPr>
            <w:tcW w:w="992" w:type="dxa"/>
            <w:tcPrChange w:id="301" w:author="Castelli, Alessandro" w:date="2025-12-22T14:29:00Z" w16du:dateUtc="2025-12-22T13:29:00Z">
              <w:tcPr>
                <w:tcW w:w="992" w:type="dxa"/>
              </w:tcPr>
            </w:tcPrChange>
          </w:tcPr>
          <w:p w14:paraId="21117BE4" w14:textId="1D10F3A5" w:rsidR="0004395F" w:rsidRPr="00AF21BB" w:rsidRDefault="0004395F" w:rsidP="0004395F">
            <w:pPr>
              <w:pStyle w:val="Compact"/>
              <w:spacing w:line="276" w:lineRule="auto"/>
              <w:rPr>
                <w:rFonts w:cstheme="minorHAnsi"/>
                <w:i/>
                <w:iCs/>
                <w:lang w:val="it-IT"/>
              </w:rPr>
            </w:pPr>
            <w:r w:rsidRPr="00AF21BB">
              <w:rPr>
                <w:rFonts w:cstheme="minorHAnsi"/>
                <w:i/>
                <w:iCs/>
                <w:lang w:val="it-IT"/>
              </w:rPr>
              <w:t>Unità organizzativa</w:t>
            </w:r>
          </w:p>
        </w:tc>
        <w:tc>
          <w:tcPr>
            <w:tcW w:w="1134" w:type="dxa"/>
            <w:tcPrChange w:id="302" w:author="Castelli, Alessandro" w:date="2025-12-22T14:29:00Z" w16du:dateUtc="2025-12-22T13:29:00Z">
              <w:tcPr>
                <w:tcW w:w="1134" w:type="dxa"/>
              </w:tcPr>
            </w:tcPrChange>
          </w:tcPr>
          <w:p w14:paraId="06B0A9FA" w14:textId="56D445AE" w:rsidR="0004395F" w:rsidRPr="00AF21BB" w:rsidRDefault="0004395F" w:rsidP="0004395F">
            <w:pPr>
              <w:pStyle w:val="Compact"/>
              <w:spacing w:line="276" w:lineRule="auto"/>
              <w:rPr>
                <w:rFonts w:cstheme="minorHAnsi"/>
                <w:i/>
                <w:iCs/>
                <w:lang w:val="it-IT"/>
              </w:rPr>
            </w:pPr>
            <w:r w:rsidRPr="00AF21BB">
              <w:rPr>
                <w:rFonts w:cstheme="minorHAnsi"/>
                <w:i/>
                <w:iCs/>
                <w:lang w:val="it-IT"/>
              </w:rPr>
              <w:t>Sì</w:t>
            </w:r>
          </w:p>
        </w:tc>
        <w:tc>
          <w:tcPr>
            <w:tcW w:w="1134" w:type="dxa"/>
            <w:tcPrChange w:id="303" w:author="Castelli, Alessandro" w:date="2025-12-22T14:29:00Z" w16du:dateUtc="2025-12-22T13:29:00Z">
              <w:tcPr>
                <w:tcW w:w="1134" w:type="dxa"/>
              </w:tcPr>
            </w:tcPrChange>
          </w:tcPr>
          <w:p w14:paraId="4275A314" w14:textId="18F84193" w:rsidR="0004395F" w:rsidRPr="00AF21BB" w:rsidRDefault="0004395F" w:rsidP="0004395F">
            <w:pPr>
              <w:pStyle w:val="Compact"/>
              <w:spacing w:line="276" w:lineRule="auto"/>
              <w:rPr>
                <w:rFonts w:cstheme="minorHAnsi"/>
                <w:i/>
                <w:iCs/>
                <w:lang w:val="it-IT"/>
              </w:rPr>
            </w:pPr>
            <w:r w:rsidRPr="00AF21BB">
              <w:rPr>
                <w:rFonts w:cstheme="minorHAnsi"/>
                <w:i/>
                <w:iCs/>
                <w:lang w:val="it-IT"/>
              </w:rPr>
              <w:t>Sì</w:t>
            </w:r>
          </w:p>
        </w:tc>
        <w:tc>
          <w:tcPr>
            <w:tcW w:w="1276" w:type="dxa"/>
            <w:tcPrChange w:id="304" w:author="Castelli, Alessandro" w:date="2025-12-22T14:29:00Z" w16du:dateUtc="2025-12-22T13:29:00Z">
              <w:tcPr>
                <w:tcW w:w="1276" w:type="dxa"/>
              </w:tcPr>
            </w:tcPrChange>
          </w:tcPr>
          <w:p w14:paraId="75E7862C" w14:textId="2BF4B6CF" w:rsidR="0004395F" w:rsidRPr="00AF21BB" w:rsidRDefault="0004395F" w:rsidP="0004395F">
            <w:pPr>
              <w:pStyle w:val="Compact"/>
              <w:spacing w:line="276" w:lineRule="auto"/>
              <w:rPr>
                <w:rFonts w:cstheme="minorHAnsi"/>
                <w:i/>
                <w:iCs/>
              </w:rPr>
            </w:pPr>
            <w:r w:rsidRPr="00AF21BB">
              <w:rPr>
                <w:rFonts w:cstheme="minorHAnsi"/>
                <w:i/>
                <w:iCs/>
              </w:rPr>
              <w:t>No</w:t>
            </w:r>
          </w:p>
        </w:tc>
      </w:tr>
      <w:tr w:rsidR="0004395F" w:rsidRPr="00081104" w14:paraId="3A0D45E3" w14:textId="072057E0" w:rsidTr="00AF14AA">
        <w:tc>
          <w:tcPr>
            <w:tcW w:w="1603" w:type="dxa"/>
            <w:tcPrChange w:id="305" w:author="Castelli, Alessandro" w:date="2025-12-22T14:29:00Z" w16du:dateUtc="2025-12-22T13:29:00Z">
              <w:tcPr>
                <w:tcW w:w="1603" w:type="dxa"/>
              </w:tcPr>
            </w:tcPrChange>
          </w:tcPr>
          <w:p w14:paraId="42ABFB36" w14:textId="04448610" w:rsidR="0004395F" w:rsidRPr="00AF21BB" w:rsidRDefault="0004395F" w:rsidP="0004395F">
            <w:pPr>
              <w:pStyle w:val="Compact"/>
              <w:spacing w:line="276" w:lineRule="auto"/>
              <w:rPr>
                <w:rFonts w:cstheme="minorHAnsi"/>
                <w:b/>
                <w:bCs/>
                <w:i/>
                <w:iCs/>
              </w:rPr>
            </w:pPr>
            <w:r w:rsidRPr="00AF21BB">
              <w:rPr>
                <w:rFonts w:cstheme="minorHAnsi"/>
                <w:b/>
                <w:bCs/>
                <w:i/>
                <w:iCs/>
              </w:rPr>
              <w:t>Gestore Retail Premium</w:t>
            </w:r>
          </w:p>
        </w:tc>
        <w:tc>
          <w:tcPr>
            <w:tcW w:w="943" w:type="dxa"/>
            <w:tcPrChange w:id="306" w:author="Castelli, Alessandro" w:date="2025-12-22T14:29:00Z" w16du:dateUtc="2025-12-22T13:29:00Z">
              <w:tcPr>
                <w:tcW w:w="943" w:type="dxa"/>
              </w:tcPr>
            </w:tcPrChange>
          </w:tcPr>
          <w:p w14:paraId="2B7DB95B" w14:textId="6BC24A12" w:rsidR="0004395F" w:rsidRPr="002C76EF" w:rsidRDefault="0004395F" w:rsidP="0004395F">
            <w:pPr>
              <w:pStyle w:val="Compact"/>
              <w:spacing w:line="276" w:lineRule="auto"/>
              <w:rPr>
                <w:rFonts w:cstheme="minorHAnsi"/>
                <w:i/>
                <w:iCs/>
                <w:lang w:val="it-IT"/>
              </w:rPr>
            </w:pPr>
            <w:ins w:id="307" w:author="Castelli, Alessandro" w:date="2025-12-22T14:35:00Z" w16du:dateUtc="2025-12-22T13:35:00Z">
              <w:r w:rsidRPr="00ED3AFF">
                <w:rPr>
                  <w:rFonts w:cstheme="minorHAnsi"/>
                  <w:i/>
                  <w:iCs/>
                  <w:lang w:val="it-IT"/>
                </w:rPr>
                <w:t>MOFR05</w:t>
              </w:r>
            </w:ins>
          </w:p>
        </w:tc>
        <w:tc>
          <w:tcPr>
            <w:tcW w:w="943" w:type="dxa"/>
            <w:tcPrChange w:id="308" w:author="Castelli, Alessandro" w:date="2025-12-22T14:29:00Z" w16du:dateUtc="2025-12-22T13:29:00Z">
              <w:tcPr>
                <w:tcW w:w="943" w:type="dxa"/>
              </w:tcPr>
            </w:tcPrChange>
          </w:tcPr>
          <w:p w14:paraId="3F62AFA5" w14:textId="17A08981" w:rsidR="0004395F" w:rsidRPr="002C76EF" w:rsidRDefault="0004395F" w:rsidP="0004395F">
            <w:pPr>
              <w:pStyle w:val="Compact"/>
              <w:spacing w:line="276" w:lineRule="auto"/>
              <w:rPr>
                <w:rFonts w:cstheme="minorHAnsi"/>
                <w:i/>
                <w:iCs/>
                <w:lang w:val="it-IT"/>
              </w:rPr>
            </w:pPr>
            <w:ins w:id="309" w:author="Castelli, Alessandro" w:date="2025-12-22T14:35:00Z" w16du:dateUtc="2025-12-22T13:35:00Z">
              <w:r w:rsidRPr="00D47E55">
                <w:rPr>
                  <w:rFonts w:cstheme="minorHAnsi"/>
                  <w:i/>
                  <w:iCs/>
                  <w:lang w:val="it-IT"/>
                </w:rPr>
                <w:t>GES_PRE</w:t>
              </w:r>
            </w:ins>
          </w:p>
        </w:tc>
        <w:tc>
          <w:tcPr>
            <w:tcW w:w="943" w:type="dxa"/>
            <w:tcPrChange w:id="310" w:author="Castelli, Alessandro" w:date="2025-12-22T14:29:00Z" w16du:dateUtc="2025-12-22T13:29:00Z">
              <w:tcPr>
                <w:tcW w:w="943" w:type="dxa"/>
              </w:tcPr>
            </w:tcPrChange>
          </w:tcPr>
          <w:p w14:paraId="5AD12074" w14:textId="73989395" w:rsidR="0004395F" w:rsidRPr="00AF21BB" w:rsidRDefault="0004395F" w:rsidP="0004395F">
            <w:pPr>
              <w:pStyle w:val="Compact"/>
              <w:spacing w:line="276" w:lineRule="auto"/>
              <w:rPr>
                <w:rFonts w:cstheme="minorHAnsi"/>
                <w:i/>
                <w:iCs/>
                <w:lang w:val="it-IT"/>
              </w:rPr>
            </w:pPr>
            <w:r w:rsidRPr="002C76EF">
              <w:rPr>
                <w:rFonts w:cstheme="minorHAnsi"/>
                <w:i/>
                <w:iCs/>
                <w:lang w:val="it-IT"/>
              </w:rPr>
              <w:t>Tutti i clienti della propria unità organizzativa</w:t>
            </w:r>
          </w:p>
        </w:tc>
        <w:tc>
          <w:tcPr>
            <w:tcW w:w="992" w:type="dxa"/>
            <w:tcPrChange w:id="311" w:author="Castelli, Alessandro" w:date="2025-12-22T14:29:00Z" w16du:dateUtc="2025-12-22T13:29:00Z">
              <w:tcPr>
                <w:tcW w:w="992" w:type="dxa"/>
              </w:tcPr>
            </w:tcPrChange>
          </w:tcPr>
          <w:p w14:paraId="7EEB36C8" w14:textId="2E5FBAF0" w:rsidR="0004395F" w:rsidRPr="00AF21BB" w:rsidRDefault="0004395F" w:rsidP="0004395F">
            <w:pPr>
              <w:pStyle w:val="Compact"/>
              <w:spacing w:line="276" w:lineRule="auto"/>
              <w:rPr>
                <w:rFonts w:cstheme="minorHAnsi"/>
                <w:i/>
                <w:iCs/>
                <w:lang w:val="it-IT"/>
              </w:rPr>
            </w:pPr>
            <w:r w:rsidRPr="00AF21BB">
              <w:rPr>
                <w:rFonts w:cstheme="minorHAnsi"/>
                <w:i/>
                <w:iCs/>
                <w:lang w:val="it-IT"/>
              </w:rPr>
              <w:t>Unità organizzativa</w:t>
            </w:r>
          </w:p>
        </w:tc>
        <w:tc>
          <w:tcPr>
            <w:tcW w:w="1134" w:type="dxa"/>
            <w:tcPrChange w:id="312" w:author="Castelli, Alessandro" w:date="2025-12-22T14:29:00Z" w16du:dateUtc="2025-12-22T13:29:00Z">
              <w:tcPr>
                <w:tcW w:w="1134" w:type="dxa"/>
              </w:tcPr>
            </w:tcPrChange>
          </w:tcPr>
          <w:p w14:paraId="23D6FA2E" w14:textId="28820612" w:rsidR="0004395F" w:rsidRPr="00AF21BB" w:rsidRDefault="0004395F" w:rsidP="0004395F">
            <w:pPr>
              <w:pStyle w:val="Compact"/>
              <w:spacing w:line="276" w:lineRule="auto"/>
              <w:rPr>
                <w:rFonts w:cstheme="minorHAnsi"/>
                <w:i/>
                <w:iCs/>
                <w:lang w:val="it-IT"/>
              </w:rPr>
            </w:pPr>
            <w:r w:rsidRPr="00AF21BB">
              <w:rPr>
                <w:rFonts w:cstheme="minorHAnsi"/>
                <w:i/>
                <w:iCs/>
                <w:lang w:val="it-IT"/>
              </w:rPr>
              <w:t>Sì</w:t>
            </w:r>
          </w:p>
        </w:tc>
        <w:tc>
          <w:tcPr>
            <w:tcW w:w="1134" w:type="dxa"/>
            <w:tcPrChange w:id="313" w:author="Castelli, Alessandro" w:date="2025-12-22T14:29:00Z" w16du:dateUtc="2025-12-22T13:29:00Z">
              <w:tcPr>
                <w:tcW w:w="1134" w:type="dxa"/>
              </w:tcPr>
            </w:tcPrChange>
          </w:tcPr>
          <w:p w14:paraId="094869BE" w14:textId="06E19D4F" w:rsidR="0004395F" w:rsidRPr="00AF21BB" w:rsidRDefault="0004395F" w:rsidP="0004395F">
            <w:pPr>
              <w:pStyle w:val="Compact"/>
              <w:spacing w:line="276" w:lineRule="auto"/>
              <w:rPr>
                <w:rFonts w:cstheme="minorHAnsi"/>
                <w:i/>
                <w:iCs/>
                <w:lang w:val="it-IT"/>
              </w:rPr>
            </w:pPr>
            <w:r w:rsidRPr="00AF21BB">
              <w:rPr>
                <w:rFonts w:cstheme="minorHAnsi"/>
                <w:i/>
                <w:iCs/>
                <w:lang w:val="it-IT"/>
              </w:rPr>
              <w:t>Sì</w:t>
            </w:r>
          </w:p>
        </w:tc>
        <w:tc>
          <w:tcPr>
            <w:tcW w:w="1276" w:type="dxa"/>
            <w:tcPrChange w:id="314" w:author="Castelli, Alessandro" w:date="2025-12-22T14:29:00Z" w16du:dateUtc="2025-12-22T13:29:00Z">
              <w:tcPr>
                <w:tcW w:w="1276" w:type="dxa"/>
              </w:tcPr>
            </w:tcPrChange>
          </w:tcPr>
          <w:p w14:paraId="53D5438B" w14:textId="6615F086" w:rsidR="0004395F" w:rsidRPr="00AF21BB" w:rsidRDefault="0004395F" w:rsidP="0004395F">
            <w:pPr>
              <w:pStyle w:val="Compact"/>
              <w:spacing w:line="276" w:lineRule="auto"/>
              <w:rPr>
                <w:rFonts w:cstheme="minorHAnsi"/>
                <w:i/>
                <w:iCs/>
              </w:rPr>
            </w:pPr>
            <w:r w:rsidRPr="00AF21BB">
              <w:rPr>
                <w:rFonts w:cstheme="minorHAnsi"/>
                <w:i/>
                <w:iCs/>
              </w:rPr>
              <w:t>No</w:t>
            </w:r>
          </w:p>
        </w:tc>
      </w:tr>
      <w:tr w:rsidR="00C56CE4" w:rsidRPr="00081104" w14:paraId="5384D15C" w14:textId="0E342CF5" w:rsidTr="00AF14AA">
        <w:tc>
          <w:tcPr>
            <w:tcW w:w="1603" w:type="dxa"/>
            <w:tcPrChange w:id="315" w:author="Castelli, Alessandro" w:date="2025-12-22T14:29:00Z" w16du:dateUtc="2025-12-22T13:29:00Z">
              <w:tcPr>
                <w:tcW w:w="1603" w:type="dxa"/>
              </w:tcPr>
            </w:tcPrChange>
          </w:tcPr>
          <w:p w14:paraId="57D25218" w14:textId="05D1CC07" w:rsidR="00C56CE4" w:rsidRPr="00AF21BB" w:rsidRDefault="00C56CE4" w:rsidP="00C56CE4">
            <w:pPr>
              <w:pStyle w:val="Compact"/>
              <w:spacing w:line="276" w:lineRule="auto"/>
              <w:rPr>
                <w:rFonts w:cstheme="minorHAnsi"/>
                <w:b/>
                <w:bCs/>
                <w:i/>
                <w:iCs/>
              </w:rPr>
            </w:pPr>
            <w:r w:rsidRPr="00AF21BB">
              <w:rPr>
                <w:rFonts w:cstheme="minorHAnsi"/>
                <w:b/>
                <w:bCs/>
                <w:i/>
                <w:iCs/>
              </w:rPr>
              <w:t>Gestore Retail POE</w:t>
            </w:r>
          </w:p>
        </w:tc>
        <w:tc>
          <w:tcPr>
            <w:tcW w:w="943" w:type="dxa"/>
            <w:tcPrChange w:id="316" w:author="Castelli, Alessandro" w:date="2025-12-22T14:29:00Z" w16du:dateUtc="2025-12-22T13:29:00Z">
              <w:tcPr>
                <w:tcW w:w="943" w:type="dxa"/>
              </w:tcPr>
            </w:tcPrChange>
          </w:tcPr>
          <w:p w14:paraId="16B6CFEF" w14:textId="3B613164" w:rsidR="00C56CE4" w:rsidRPr="002C76EF" w:rsidRDefault="00C56CE4" w:rsidP="00C56CE4">
            <w:pPr>
              <w:pStyle w:val="Compact"/>
              <w:spacing w:line="276" w:lineRule="auto"/>
              <w:rPr>
                <w:rFonts w:cstheme="minorHAnsi"/>
                <w:i/>
                <w:iCs/>
                <w:lang w:val="it-IT"/>
              </w:rPr>
            </w:pPr>
            <w:ins w:id="317" w:author="Castelli, Alessandro" w:date="2025-12-22T14:35:00Z" w16du:dateUtc="2025-12-22T13:35:00Z">
              <w:r w:rsidRPr="00ED3AFF">
                <w:rPr>
                  <w:rFonts w:cstheme="minorHAnsi"/>
                  <w:i/>
                  <w:iCs/>
                  <w:lang w:val="it-IT"/>
                </w:rPr>
                <w:t>MOFR34</w:t>
              </w:r>
            </w:ins>
          </w:p>
        </w:tc>
        <w:tc>
          <w:tcPr>
            <w:tcW w:w="943" w:type="dxa"/>
            <w:tcPrChange w:id="318" w:author="Castelli, Alessandro" w:date="2025-12-22T14:29:00Z" w16du:dateUtc="2025-12-22T13:29:00Z">
              <w:tcPr>
                <w:tcW w:w="943" w:type="dxa"/>
              </w:tcPr>
            </w:tcPrChange>
          </w:tcPr>
          <w:p w14:paraId="1FB784BC" w14:textId="1AB08C3E" w:rsidR="00C56CE4" w:rsidRPr="002C76EF" w:rsidRDefault="00C56CE4" w:rsidP="00C56CE4">
            <w:pPr>
              <w:pStyle w:val="Compact"/>
              <w:spacing w:line="276" w:lineRule="auto"/>
              <w:rPr>
                <w:rFonts w:cstheme="minorHAnsi"/>
                <w:i/>
                <w:iCs/>
                <w:lang w:val="it-IT"/>
              </w:rPr>
            </w:pPr>
            <w:ins w:id="319" w:author="Castelli, Alessandro" w:date="2025-12-22T14:35:00Z" w16du:dateUtc="2025-12-22T13:35:00Z">
              <w:r w:rsidRPr="0050121E">
                <w:rPr>
                  <w:rFonts w:cstheme="minorHAnsi"/>
                  <w:i/>
                  <w:iCs/>
                  <w:lang w:val="it-IT"/>
                </w:rPr>
                <w:t>GES_POE</w:t>
              </w:r>
            </w:ins>
          </w:p>
        </w:tc>
        <w:tc>
          <w:tcPr>
            <w:tcW w:w="943" w:type="dxa"/>
            <w:tcPrChange w:id="320" w:author="Castelli, Alessandro" w:date="2025-12-22T14:29:00Z" w16du:dateUtc="2025-12-22T13:29:00Z">
              <w:tcPr>
                <w:tcW w:w="943" w:type="dxa"/>
              </w:tcPr>
            </w:tcPrChange>
          </w:tcPr>
          <w:p w14:paraId="3AA43644" w14:textId="0449D686" w:rsidR="00C56CE4" w:rsidRPr="00AF21BB" w:rsidRDefault="00C56CE4" w:rsidP="00C56CE4">
            <w:pPr>
              <w:pStyle w:val="Compact"/>
              <w:spacing w:line="276" w:lineRule="auto"/>
              <w:rPr>
                <w:rFonts w:cstheme="minorHAnsi"/>
                <w:i/>
                <w:iCs/>
                <w:lang w:val="it-IT"/>
              </w:rPr>
            </w:pPr>
            <w:r w:rsidRPr="002C76EF">
              <w:rPr>
                <w:rFonts w:cstheme="minorHAnsi"/>
                <w:i/>
                <w:iCs/>
                <w:lang w:val="it-IT"/>
              </w:rPr>
              <w:t>Tutti i clienti della propria unità organizzativa</w:t>
            </w:r>
          </w:p>
        </w:tc>
        <w:tc>
          <w:tcPr>
            <w:tcW w:w="992" w:type="dxa"/>
            <w:tcPrChange w:id="321" w:author="Castelli, Alessandro" w:date="2025-12-22T14:29:00Z" w16du:dateUtc="2025-12-22T13:29:00Z">
              <w:tcPr>
                <w:tcW w:w="992" w:type="dxa"/>
              </w:tcPr>
            </w:tcPrChange>
          </w:tcPr>
          <w:p w14:paraId="6F0709C7" w14:textId="2993534B" w:rsidR="00C56CE4" w:rsidRPr="00AF21BB" w:rsidRDefault="00C56CE4" w:rsidP="00C56CE4">
            <w:pPr>
              <w:pStyle w:val="Compact"/>
              <w:spacing w:line="276" w:lineRule="auto"/>
              <w:rPr>
                <w:rFonts w:cstheme="minorHAnsi"/>
                <w:i/>
                <w:iCs/>
                <w:lang w:val="it-IT"/>
              </w:rPr>
            </w:pPr>
            <w:r w:rsidRPr="00AF21BB">
              <w:rPr>
                <w:rFonts w:cstheme="minorHAnsi"/>
                <w:i/>
                <w:iCs/>
                <w:lang w:val="it-IT"/>
              </w:rPr>
              <w:t>Unità organizzativa</w:t>
            </w:r>
          </w:p>
        </w:tc>
        <w:tc>
          <w:tcPr>
            <w:tcW w:w="1134" w:type="dxa"/>
            <w:tcPrChange w:id="322" w:author="Castelli, Alessandro" w:date="2025-12-22T14:29:00Z" w16du:dateUtc="2025-12-22T13:29:00Z">
              <w:tcPr>
                <w:tcW w:w="1134" w:type="dxa"/>
              </w:tcPr>
            </w:tcPrChange>
          </w:tcPr>
          <w:p w14:paraId="48C2967C" w14:textId="1F2F9C8F" w:rsidR="00C56CE4" w:rsidRPr="00AF21BB" w:rsidRDefault="00C56CE4" w:rsidP="00C56CE4">
            <w:pPr>
              <w:pStyle w:val="Compact"/>
              <w:spacing w:line="276" w:lineRule="auto"/>
              <w:rPr>
                <w:rFonts w:cstheme="minorHAnsi"/>
                <w:i/>
                <w:iCs/>
                <w:lang w:val="it-IT"/>
              </w:rPr>
            </w:pPr>
            <w:r w:rsidRPr="00AF21BB">
              <w:rPr>
                <w:rFonts w:cstheme="minorHAnsi"/>
                <w:i/>
                <w:iCs/>
                <w:lang w:val="it-IT"/>
              </w:rPr>
              <w:t>Sì</w:t>
            </w:r>
          </w:p>
        </w:tc>
        <w:tc>
          <w:tcPr>
            <w:tcW w:w="1134" w:type="dxa"/>
            <w:tcPrChange w:id="323" w:author="Castelli, Alessandro" w:date="2025-12-22T14:29:00Z" w16du:dateUtc="2025-12-22T13:29:00Z">
              <w:tcPr>
                <w:tcW w:w="1134" w:type="dxa"/>
              </w:tcPr>
            </w:tcPrChange>
          </w:tcPr>
          <w:p w14:paraId="6C13ED55" w14:textId="185C8EE8" w:rsidR="00C56CE4" w:rsidRPr="00AF21BB" w:rsidRDefault="00C56CE4" w:rsidP="00C56CE4">
            <w:pPr>
              <w:pStyle w:val="Compact"/>
              <w:spacing w:line="276" w:lineRule="auto"/>
              <w:rPr>
                <w:rFonts w:cstheme="minorHAnsi"/>
                <w:i/>
                <w:iCs/>
                <w:lang w:val="it-IT"/>
              </w:rPr>
            </w:pPr>
            <w:r w:rsidRPr="00AF21BB">
              <w:rPr>
                <w:rFonts w:cstheme="minorHAnsi"/>
                <w:i/>
                <w:iCs/>
                <w:lang w:val="it-IT"/>
              </w:rPr>
              <w:t>Sì</w:t>
            </w:r>
          </w:p>
        </w:tc>
        <w:tc>
          <w:tcPr>
            <w:tcW w:w="1276" w:type="dxa"/>
            <w:tcPrChange w:id="324" w:author="Castelli, Alessandro" w:date="2025-12-22T14:29:00Z" w16du:dateUtc="2025-12-22T13:29:00Z">
              <w:tcPr>
                <w:tcW w:w="1276" w:type="dxa"/>
              </w:tcPr>
            </w:tcPrChange>
          </w:tcPr>
          <w:p w14:paraId="23AA581B" w14:textId="72B92FE6" w:rsidR="00C56CE4" w:rsidRPr="00AF21BB" w:rsidRDefault="00C56CE4" w:rsidP="00C56CE4">
            <w:pPr>
              <w:pStyle w:val="Compact"/>
              <w:spacing w:line="276" w:lineRule="auto"/>
              <w:rPr>
                <w:rFonts w:cstheme="minorHAnsi"/>
                <w:i/>
                <w:iCs/>
              </w:rPr>
            </w:pPr>
            <w:r w:rsidRPr="00AF21BB">
              <w:rPr>
                <w:rFonts w:cstheme="minorHAnsi"/>
                <w:i/>
                <w:iCs/>
              </w:rPr>
              <w:t>No</w:t>
            </w:r>
          </w:p>
        </w:tc>
      </w:tr>
      <w:tr w:rsidR="00B74320" w:rsidRPr="005E5CA4" w14:paraId="3ADBB311" w14:textId="77777777" w:rsidTr="00AF14AA">
        <w:trPr>
          <w:ins w:id="325" w:author="Castelli, Alessandro" w:date="2025-12-22T14:35:00Z"/>
        </w:trPr>
        <w:tc>
          <w:tcPr>
            <w:tcW w:w="1603" w:type="dxa"/>
          </w:tcPr>
          <w:p w14:paraId="4FCF4B57" w14:textId="450EB853" w:rsidR="00B74320" w:rsidRPr="00AF21BB" w:rsidRDefault="00B74320" w:rsidP="00B74320">
            <w:pPr>
              <w:pStyle w:val="Compact"/>
              <w:spacing w:line="276" w:lineRule="auto"/>
              <w:rPr>
                <w:ins w:id="326" w:author="Castelli, Alessandro" w:date="2025-12-22T14:35:00Z" w16du:dateUtc="2025-12-22T13:35:00Z"/>
                <w:rFonts w:cstheme="minorHAnsi"/>
                <w:b/>
                <w:bCs/>
                <w:i/>
                <w:iCs/>
              </w:rPr>
            </w:pPr>
            <w:ins w:id="327" w:author="Castelli, Alessandro" w:date="2025-12-22T14:36:00Z" w16du:dateUtc="2025-12-22T13:36:00Z">
              <w:r w:rsidRPr="00AF21BB">
                <w:rPr>
                  <w:rFonts w:cstheme="minorHAnsi"/>
                  <w:b/>
                  <w:bCs/>
                  <w:i/>
                  <w:iCs/>
                </w:rPr>
                <w:t xml:space="preserve">Gestore </w:t>
              </w:r>
              <w:r>
                <w:rPr>
                  <w:rFonts w:cstheme="minorHAnsi"/>
                  <w:b/>
                  <w:bCs/>
                  <w:i/>
                  <w:iCs/>
                </w:rPr>
                <w:t>Agri</w:t>
              </w:r>
              <w:r w:rsidRPr="00AF21BB">
                <w:rPr>
                  <w:rFonts w:cstheme="minorHAnsi"/>
                  <w:b/>
                  <w:bCs/>
                  <w:i/>
                  <w:iCs/>
                </w:rPr>
                <w:t xml:space="preserve"> POE</w:t>
              </w:r>
            </w:ins>
          </w:p>
        </w:tc>
        <w:tc>
          <w:tcPr>
            <w:tcW w:w="943" w:type="dxa"/>
          </w:tcPr>
          <w:p w14:paraId="5E8A212B" w14:textId="60C22895" w:rsidR="00B74320" w:rsidRPr="002C76EF" w:rsidRDefault="00B74320" w:rsidP="00B74320">
            <w:pPr>
              <w:pStyle w:val="Compact"/>
              <w:spacing w:line="276" w:lineRule="auto"/>
              <w:rPr>
                <w:ins w:id="328" w:author="Castelli, Alessandro" w:date="2025-12-22T14:35:00Z" w16du:dateUtc="2025-12-22T13:35:00Z"/>
                <w:rFonts w:cstheme="minorHAnsi"/>
                <w:i/>
                <w:iCs/>
                <w:lang w:val="it-IT"/>
              </w:rPr>
            </w:pPr>
            <w:ins w:id="329" w:author="Castelli, Alessandro" w:date="2025-12-22T14:36:00Z" w16du:dateUtc="2025-12-22T13:36:00Z">
              <w:r w:rsidRPr="00ED3AFF">
                <w:rPr>
                  <w:rFonts w:cstheme="minorHAnsi"/>
                  <w:i/>
                  <w:iCs/>
                  <w:lang w:val="it-IT"/>
                </w:rPr>
                <w:t>MOFR35</w:t>
              </w:r>
            </w:ins>
          </w:p>
        </w:tc>
        <w:tc>
          <w:tcPr>
            <w:tcW w:w="943" w:type="dxa"/>
          </w:tcPr>
          <w:p w14:paraId="74276348" w14:textId="139BD391" w:rsidR="00B74320" w:rsidRPr="002C76EF" w:rsidRDefault="00B74320" w:rsidP="00B74320">
            <w:pPr>
              <w:pStyle w:val="Compact"/>
              <w:spacing w:line="276" w:lineRule="auto"/>
              <w:rPr>
                <w:ins w:id="330" w:author="Castelli, Alessandro" w:date="2025-12-22T14:35:00Z" w16du:dateUtc="2025-12-22T13:35:00Z"/>
                <w:rFonts w:cstheme="minorHAnsi"/>
                <w:i/>
                <w:iCs/>
                <w:lang w:val="it-IT"/>
              </w:rPr>
            </w:pPr>
            <w:ins w:id="331" w:author="Castelli, Alessandro" w:date="2025-12-22T14:36:00Z" w16du:dateUtc="2025-12-22T13:36:00Z">
              <w:r w:rsidRPr="00E820B3">
                <w:rPr>
                  <w:rFonts w:cstheme="minorHAnsi"/>
                  <w:i/>
                  <w:iCs/>
                  <w:lang w:val="it-IT"/>
                </w:rPr>
                <w:t>GES_AGR_POE</w:t>
              </w:r>
            </w:ins>
          </w:p>
        </w:tc>
        <w:tc>
          <w:tcPr>
            <w:tcW w:w="943" w:type="dxa"/>
          </w:tcPr>
          <w:p w14:paraId="2618BA3E" w14:textId="4811C8A1" w:rsidR="00B74320" w:rsidRPr="002C76EF" w:rsidRDefault="00B74320" w:rsidP="00B74320">
            <w:pPr>
              <w:pStyle w:val="Compact"/>
              <w:spacing w:line="276" w:lineRule="auto"/>
              <w:rPr>
                <w:ins w:id="332" w:author="Castelli, Alessandro" w:date="2025-12-22T14:35:00Z" w16du:dateUtc="2025-12-22T13:35:00Z"/>
                <w:rFonts w:cstheme="minorHAnsi"/>
                <w:i/>
                <w:iCs/>
                <w:lang w:val="it-IT"/>
              </w:rPr>
            </w:pPr>
            <w:ins w:id="333" w:author="Castelli, Alessandro" w:date="2025-12-22T14:38:00Z" w16du:dateUtc="2025-12-22T13:38:00Z">
              <w:r w:rsidRPr="002C76EF">
                <w:rPr>
                  <w:rFonts w:cstheme="minorHAnsi"/>
                  <w:i/>
                  <w:iCs/>
                  <w:lang w:val="it-IT"/>
                </w:rPr>
                <w:t>Tutti i clienti della propria unità organizzativa</w:t>
              </w:r>
            </w:ins>
          </w:p>
        </w:tc>
        <w:tc>
          <w:tcPr>
            <w:tcW w:w="992" w:type="dxa"/>
          </w:tcPr>
          <w:p w14:paraId="1DADA462" w14:textId="6D4A967C" w:rsidR="00B74320" w:rsidRPr="00AF21BB" w:rsidRDefault="00B74320" w:rsidP="00B74320">
            <w:pPr>
              <w:pStyle w:val="Compact"/>
              <w:spacing w:line="276" w:lineRule="auto"/>
              <w:rPr>
                <w:ins w:id="334" w:author="Castelli, Alessandro" w:date="2025-12-22T14:35:00Z" w16du:dateUtc="2025-12-22T13:35:00Z"/>
                <w:rFonts w:cstheme="minorHAnsi"/>
                <w:i/>
                <w:iCs/>
                <w:lang w:val="it-IT"/>
              </w:rPr>
            </w:pPr>
            <w:ins w:id="335" w:author="Castelli, Alessandro" w:date="2025-12-22T14:38:00Z" w16du:dateUtc="2025-12-22T13:38:00Z">
              <w:r w:rsidRPr="00AF21BB">
                <w:rPr>
                  <w:rFonts w:cstheme="minorHAnsi"/>
                  <w:i/>
                  <w:iCs/>
                  <w:lang w:val="it-IT"/>
                </w:rPr>
                <w:t>Unità organizzativa</w:t>
              </w:r>
            </w:ins>
          </w:p>
        </w:tc>
        <w:tc>
          <w:tcPr>
            <w:tcW w:w="1134" w:type="dxa"/>
          </w:tcPr>
          <w:p w14:paraId="2987FE7F" w14:textId="617C169F" w:rsidR="00B74320" w:rsidRPr="00AF21BB" w:rsidRDefault="00B74320" w:rsidP="00B74320">
            <w:pPr>
              <w:pStyle w:val="Compact"/>
              <w:spacing w:line="276" w:lineRule="auto"/>
              <w:rPr>
                <w:ins w:id="336" w:author="Castelli, Alessandro" w:date="2025-12-22T14:35:00Z" w16du:dateUtc="2025-12-22T13:35:00Z"/>
                <w:rFonts w:cstheme="minorHAnsi"/>
                <w:i/>
                <w:iCs/>
                <w:lang w:val="it-IT"/>
              </w:rPr>
            </w:pPr>
            <w:ins w:id="337" w:author="Castelli, Alessandro" w:date="2025-12-22T14:38:00Z" w16du:dateUtc="2025-12-22T13:38:00Z">
              <w:r w:rsidRPr="00AF21BB">
                <w:rPr>
                  <w:rFonts w:cstheme="minorHAnsi"/>
                  <w:i/>
                  <w:iCs/>
                  <w:lang w:val="it-IT"/>
                </w:rPr>
                <w:t>Sì</w:t>
              </w:r>
            </w:ins>
          </w:p>
        </w:tc>
        <w:tc>
          <w:tcPr>
            <w:tcW w:w="1134" w:type="dxa"/>
          </w:tcPr>
          <w:p w14:paraId="613B1F22" w14:textId="707CAA19" w:rsidR="00B74320" w:rsidRPr="00AF21BB" w:rsidRDefault="00B74320" w:rsidP="00B74320">
            <w:pPr>
              <w:pStyle w:val="Compact"/>
              <w:spacing w:line="276" w:lineRule="auto"/>
              <w:rPr>
                <w:ins w:id="338" w:author="Castelli, Alessandro" w:date="2025-12-22T14:35:00Z" w16du:dateUtc="2025-12-22T13:35:00Z"/>
                <w:rFonts w:cstheme="minorHAnsi"/>
                <w:i/>
                <w:iCs/>
                <w:lang w:val="it-IT"/>
              </w:rPr>
            </w:pPr>
            <w:ins w:id="339" w:author="Castelli, Alessandro" w:date="2025-12-22T14:38:00Z" w16du:dateUtc="2025-12-22T13:38:00Z">
              <w:r w:rsidRPr="00AF21BB">
                <w:rPr>
                  <w:rFonts w:cstheme="minorHAnsi"/>
                  <w:i/>
                  <w:iCs/>
                  <w:lang w:val="it-IT"/>
                </w:rPr>
                <w:t>Sì</w:t>
              </w:r>
            </w:ins>
          </w:p>
        </w:tc>
        <w:tc>
          <w:tcPr>
            <w:tcW w:w="1276" w:type="dxa"/>
          </w:tcPr>
          <w:p w14:paraId="342642C1" w14:textId="79968733" w:rsidR="00B74320" w:rsidRPr="00AF21BB" w:rsidRDefault="00B74320" w:rsidP="00B74320">
            <w:pPr>
              <w:pStyle w:val="Compact"/>
              <w:spacing w:line="276" w:lineRule="auto"/>
              <w:rPr>
                <w:ins w:id="340" w:author="Castelli, Alessandro" w:date="2025-12-22T14:35:00Z" w16du:dateUtc="2025-12-22T13:35:00Z"/>
                <w:rFonts w:cstheme="minorHAnsi"/>
                <w:i/>
                <w:iCs/>
              </w:rPr>
            </w:pPr>
            <w:ins w:id="341" w:author="Castelli, Alessandro" w:date="2025-12-22T14:38:00Z" w16du:dateUtc="2025-12-22T13:38:00Z">
              <w:r w:rsidRPr="00AF21BB">
                <w:rPr>
                  <w:rFonts w:cstheme="minorHAnsi"/>
                  <w:i/>
                  <w:iCs/>
                </w:rPr>
                <w:t>No</w:t>
              </w:r>
            </w:ins>
          </w:p>
        </w:tc>
      </w:tr>
      <w:tr w:rsidR="00B74320" w:rsidRPr="005E5CA4" w14:paraId="04CFBC4C" w14:textId="77777777" w:rsidTr="00AF14AA">
        <w:trPr>
          <w:ins w:id="342" w:author="Castelli, Alessandro" w:date="2025-12-22T14:36:00Z"/>
        </w:trPr>
        <w:tc>
          <w:tcPr>
            <w:tcW w:w="1603" w:type="dxa"/>
          </w:tcPr>
          <w:p w14:paraId="2C324A9E" w14:textId="4970867A" w:rsidR="00B74320" w:rsidRPr="00AF21BB" w:rsidRDefault="00B74320" w:rsidP="00B74320">
            <w:pPr>
              <w:pStyle w:val="Compact"/>
              <w:spacing w:line="276" w:lineRule="auto"/>
              <w:rPr>
                <w:ins w:id="343" w:author="Castelli, Alessandro" w:date="2025-12-22T14:36:00Z" w16du:dateUtc="2025-12-22T13:36:00Z"/>
                <w:rFonts w:cstheme="minorHAnsi"/>
                <w:b/>
                <w:bCs/>
                <w:i/>
                <w:iCs/>
              </w:rPr>
            </w:pPr>
            <w:ins w:id="344" w:author="Castelli, Alessandro" w:date="2025-12-22T14:36:00Z" w16du:dateUtc="2025-12-22T13:36:00Z">
              <w:r>
                <w:rPr>
                  <w:rFonts w:cstheme="minorHAnsi"/>
                  <w:b/>
                  <w:bCs/>
                  <w:i/>
                  <w:iCs/>
                </w:rPr>
                <w:t>Responsabile Operativo</w:t>
              </w:r>
            </w:ins>
          </w:p>
        </w:tc>
        <w:tc>
          <w:tcPr>
            <w:tcW w:w="943" w:type="dxa"/>
          </w:tcPr>
          <w:p w14:paraId="20654FEA" w14:textId="7CE3E057" w:rsidR="00B74320" w:rsidRPr="00ED3AFF" w:rsidRDefault="00B74320" w:rsidP="00B74320">
            <w:pPr>
              <w:pStyle w:val="Compact"/>
              <w:spacing w:line="276" w:lineRule="auto"/>
              <w:rPr>
                <w:ins w:id="345" w:author="Castelli, Alessandro" w:date="2025-12-22T14:36:00Z" w16du:dateUtc="2025-12-22T13:36:00Z"/>
                <w:rFonts w:cstheme="minorHAnsi"/>
                <w:i/>
                <w:iCs/>
                <w:lang w:val="it-IT"/>
              </w:rPr>
            </w:pPr>
            <w:ins w:id="346" w:author="Castelli, Alessandro" w:date="2025-12-22T14:36:00Z" w16du:dateUtc="2025-12-22T13:36:00Z">
              <w:r w:rsidRPr="00ED3AFF">
                <w:rPr>
                  <w:rFonts w:cstheme="minorHAnsi"/>
                  <w:i/>
                  <w:iCs/>
                  <w:lang w:val="it-IT"/>
                </w:rPr>
                <w:t>MOFR04</w:t>
              </w:r>
            </w:ins>
          </w:p>
        </w:tc>
        <w:tc>
          <w:tcPr>
            <w:tcW w:w="943" w:type="dxa"/>
          </w:tcPr>
          <w:p w14:paraId="69B7868B" w14:textId="4D226AA2" w:rsidR="00B74320" w:rsidRPr="00E820B3" w:rsidRDefault="00B74320" w:rsidP="00B74320">
            <w:pPr>
              <w:pStyle w:val="Compact"/>
              <w:spacing w:line="276" w:lineRule="auto"/>
              <w:rPr>
                <w:ins w:id="347" w:author="Castelli, Alessandro" w:date="2025-12-22T14:36:00Z" w16du:dateUtc="2025-12-22T13:36:00Z"/>
                <w:rFonts w:cstheme="minorHAnsi"/>
                <w:i/>
                <w:iCs/>
                <w:lang w:val="it-IT"/>
              </w:rPr>
            </w:pPr>
            <w:ins w:id="348" w:author="Castelli, Alessandro" w:date="2025-12-22T14:36:00Z" w16du:dateUtc="2025-12-22T13:36:00Z">
              <w:r>
                <w:rPr>
                  <w:rFonts w:cstheme="minorHAnsi"/>
                  <w:i/>
                  <w:iCs/>
                  <w:lang w:val="it-IT"/>
                </w:rPr>
                <w:t>RES_OPE</w:t>
              </w:r>
            </w:ins>
          </w:p>
        </w:tc>
        <w:tc>
          <w:tcPr>
            <w:tcW w:w="943" w:type="dxa"/>
          </w:tcPr>
          <w:p w14:paraId="40B167B9" w14:textId="0F5A6835" w:rsidR="00B74320" w:rsidRPr="002C76EF" w:rsidRDefault="00B74320" w:rsidP="00B74320">
            <w:pPr>
              <w:pStyle w:val="Compact"/>
              <w:spacing w:line="276" w:lineRule="auto"/>
              <w:rPr>
                <w:ins w:id="349" w:author="Castelli, Alessandro" w:date="2025-12-22T14:36:00Z" w16du:dateUtc="2025-12-22T13:36:00Z"/>
                <w:rFonts w:cstheme="minorHAnsi"/>
                <w:i/>
                <w:iCs/>
                <w:lang w:val="it-IT"/>
              </w:rPr>
            </w:pPr>
            <w:ins w:id="350" w:author="Castelli, Alessandro" w:date="2025-12-22T14:38:00Z" w16du:dateUtc="2025-12-22T13:38:00Z">
              <w:r w:rsidRPr="002C76EF">
                <w:rPr>
                  <w:rFonts w:cstheme="minorHAnsi"/>
                  <w:i/>
                  <w:iCs/>
                  <w:lang w:val="it-IT"/>
                </w:rPr>
                <w:t xml:space="preserve">Tutti i clienti della </w:t>
              </w:r>
              <w:r w:rsidRPr="002C76EF">
                <w:rPr>
                  <w:rFonts w:cstheme="minorHAnsi"/>
                  <w:i/>
                  <w:iCs/>
                  <w:lang w:val="it-IT"/>
                </w:rPr>
                <w:lastRenderedPageBreak/>
                <w:t>propria unità organizzativa</w:t>
              </w:r>
            </w:ins>
          </w:p>
        </w:tc>
        <w:tc>
          <w:tcPr>
            <w:tcW w:w="992" w:type="dxa"/>
          </w:tcPr>
          <w:p w14:paraId="70E50D41" w14:textId="1A5C7EB7" w:rsidR="00B74320" w:rsidRPr="00AF21BB" w:rsidRDefault="00B74320" w:rsidP="00B74320">
            <w:pPr>
              <w:pStyle w:val="Compact"/>
              <w:spacing w:line="276" w:lineRule="auto"/>
              <w:rPr>
                <w:ins w:id="351" w:author="Castelli, Alessandro" w:date="2025-12-22T14:36:00Z" w16du:dateUtc="2025-12-22T13:36:00Z"/>
                <w:rFonts w:cstheme="minorHAnsi"/>
                <w:i/>
                <w:iCs/>
                <w:lang w:val="it-IT"/>
              </w:rPr>
            </w:pPr>
            <w:ins w:id="352" w:author="Castelli, Alessandro" w:date="2025-12-22T14:38:00Z" w16du:dateUtc="2025-12-22T13:38:00Z">
              <w:r w:rsidRPr="00AF21BB">
                <w:rPr>
                  <w:rFonts w:cstheme="minorHAnsi"/>
                  <w:i/>
                  <w:iCs/>
                  <w:lang w:val="it-IT"/>
                </w:rPr>
                <w:lastRenderedPageBreak/>
                <w:t>Unità organizzativa</w:t>
              </w:r>
            </w:ins>
          </w:p>
        </w:tc>
        <w:tc>
          <w:tcPr>
            <w:tcW w:w="1134" w:type="dxa"/>
          </w:tcPr>
          <w:p w14:paraId="1E3A69C8" w14:textId="6975F491" w:rsidR="00B74320" w:rsidRPr="00AF21BB" w:rsidRDefault="00B74320" w:rsidP="00B74320">
            <w:pPr>
              <w:pStyle w:val="Compact"/>
              <w:spacing w:line="276" w:lineRule="auto"/>
              <w:rPr>
                <w:ins w:id="353" w:author="Castelli, Alessandro" w:date="2025-12-22T14:36:00Z" w16du:dateUtc="2025-12-22T13:36:00Z"/>
                <w:rFonts w:cstheme="minorHAnsi"/>
                <w:i/>
                <w:iCs/>
                <w:lang w:val="it-IT"/>
              </w:rPr>
            </w:pPr>
            <w:ins w:id="354" w:author="Castelli, Alessandro" w:date="2025-12-22T14:38:00Z" w16du:dateUtc="2025-12-22T13:38:00Z">
              <w:r w:rsidRPr="00AF21BB">
                <w:rPr>
                  <w:rFonts w:cstheme="minorHAnsi"/>
                  <w:i/>
                  <w:iCs/>
                  <w:lang w:val="it-IT"/>
                </w:rPr>
                <w:t>Sì</w:t>
              </w:r>
            </w:ins>
          </w:p>
        </w:tc>
        <w:tc>
          <w:tcPr>
            <w:tcW w:w="1134" w:type="dxa"/>
          </w:tcPr>
          <w:p w14:paraId="41F8D82D" w14:textId="6D344074" w:rsidR="00B74320" w:rsidRPr="00AF21BB" w:rsidRDefault="00B74320" w:rsidP="00B74320">
            <w:pPr>
              <w:pStyle w:val="Compact"/>
              <w:spacing w:line="276" w:lineRule="auto"/>
              <w:rPr>
                <w:ins w:id="355" w:author="Castelli, Alessandro" w:date="2025-12-22T14:36:00Z" w16du:dateUtc="2025-12-22T13:36:00Z"/>
                <w:rFonts w:cstheme="minorHAnsi"/>
                <w:i/>
                <w:iCs/>
                <w:lang w:val="it-IT"/>
              </w:rPr>
            </w:pPr>
            <w:ins w:id="356" w:author="Castelli, Alessandro" w:date="2025-12-22T14:38:00Z" w16du:dateUtc="2025-12-22T13:38:00Z">
              <w:r w:rsidRPr="00AF21BB">
                <w:rPr>
                  <w:rFonts w:cstheme="minorHAnsi"/>
                  <w:i/>
                  <w:iCs/>
                  <w:lang w:val="it-IT"/>
                </w:rPr>
                <w:t>Sì</w:t>
              </w:r>
            </w:ins>
          </w:p>
        </w:tc>
        <w:tc>
          <w:tcPr>
            <w:tcW w:w="1276" w:type="dxa"/>
          </w:tcPr>
          <w:p w14:paraId="028A0ADF" w14:textId="0899A3EC" w:rsidR="00B74320" w:rsidRPr="00AF21BB" w:rsidRDefault="00B74320" w:rsidP="00B74320">
            <w:pPr>
              <w:pStyle w:val="Compact"/>
              <w:spacing w:line="276" w:lineRule="auto"/>
              <w:rPr>
                <w:ins w:id="357" w:author="Castelli, Alessandro" w:date="2025-12-22T14:36:00Z" w16du:dateUtc="2025-12-22T13:36:00Z"/>
                <w:rFonts w:cstheme="minorHAnsi"/>
                <w:i/>
                <w:iCs/>
              </w:rPr>
            </w:pPr>
            <w:ins w:id="358" w:author="Castelli, Alessandro" w:date="2025-12-22T14:38:00Z" w16du:dateUtc="2025-12-22T13:38:00Z">
              <w:r w:rsidRPr="00AF21BB">
                <w:rPr>
                  <w:rFonts w:cstheme="minorHAnsi"/>
                  <w:i/>
                  <w:iCs/>
                </w:rPr>
                <w:t>No</w:t>
              </w:r>
            </w:ins>
          </w:p>
        </w:tc>
      </w:tr>
      <w:tr w:rsidR="00B74320" w:rsidRPr="005E5CA4" w14:paraId="3072B844" w14:textId="49111438" w:rsidTr="00AF14AA">
        <w:tc>
          <w:tcPr>
            <w:tcW w:w="1603" w:type="dxa"/>
            <w:tcPrChange w:id="359" w:author="Castelli, Alessandro" w:date="2025-12-22T14:29:00Z" w16du:dateUtc="2025-12-22T13:29:00Z">
              <w:tcPr>
                <w:tcW w:w="1603" w:type="dxa"/>
              </w:tcPr>
            </w:tcPrChange>
          </w:tcPr>
          <w:p w14:paraId="15059FB7" w14:textId="77777777" w:rsidR="00B74320" w:rsidRPr="00AF21BB" w:rsidRDefault="00B74320" w:rsidP="00B74320">
            <w:pPr>
              <w:pStyle w:val="Compact"/>
              <w:spacing w:line="276" w:lineRule="auto"/>
              <w:rPr>
                <w:rFonts w:cstheme="minorHAnsi"/>
                <w:b/>
                <w:bCs/>
                <w:i/>
                <w:iCs/>
              </w:rPr>
            </w:pPr>
            <w:r w:rsidRPr="00AF21BB">
              <w:rPr>
                <w:rFonts w:cstheme="minorHAnsi"/>
                <w:b/>
                <w:bCs/>
                <w:i/>
                <w:iCs/>
              </w:rPr>
              <w:t>Gestore Retail</w:t>
            </w:r>
          </w:p>
          <w:p w14:paraId="23738B04" w14:textId="19C4B718" w:rsidR="00B74320" w:rsidRPr="00AF21BB" w:rsidRDefault="00B74320" w:rsidP="00B74320">
            <w:pPr>
              <w:pStyle w:val="Compact"/>
              <w:spacing w:line="276" w:lineRule="auto"/>
              <w:rPr>
                <w:rFonts w:cstheme="minorHAnsi"/>
                <w:b/>
                <w:bCs/>
                <w:i/>
                <w:iCs/>
              </w:rPr>
            </w:pPr>
            <w:r w:rsidRPr="00AF21BB">
              <w:rPr>
                <w:rFonts w:cstheme="minorHAnsi"/>
                <w:b/>
                <w:bCs/>
                <w:i/>
                <w:iCs/>
              </w:rPr>
              <w:t>Clientela</w:t>
            </w:r>
          </w:p>
        </w:tc>
        <w:tc>
          <w:tcPr>
            <w:tcW w:w="943" w:type="dxa"/>
            <w:tcPrChange w:id="360" w:author="Castelli, Alessandro" w:date="2025-12-22T14:29:00Z" w16du:dateUtc="2025-12-22T13:29:00Z">
              <w:tcPr>
                <w:tcW w:w="943" w:type="dxa"/>
              </w:tcPr>
            </w:tcPrChange>
          </w:tcPr>
          <w:p w14:paraId="221ECB63" w14:textId="0B80E146" w:rsidR="00B74320" w:rsidRPr="002C76EF" w:rsidRDefault="00B74320" w:rsidP="00B74320">
            <w:pPr>
              <w:pStyle w:val="Compact"/>
              <w:spacing w:line="276" w:lineRule="auto"/>
              <w:rPr>
                <w:rFonts w:cstheme="minorHAnsi"/>
                <w:i/>
                <w:iCs/>
                <w:lang w:val="it-IT"/>
              </w:rPr>
            </w:pPr>
            <w:ins w:id="361" w:author="Castelli, Alessandro" w:date="2025-12-22T14:37:00Z" w16du:dateUtc="2025-12-22T13:37:00Z">
              <w:r w:rsidRPr="000A1DF1">
                <w:rPr>
                  <w:rFonts w:cstheme="minorHAnsi"/>
                  <w:i/>
                  <w:iCs/>
                  <w:lang w:val="it-IT"/>
                </w:rPr>
                <w:t>MOFR28</w:t>
              </w:r>
            </w:ins>
          </w:p>
        </w:tc>
        <w:tc>
          <w:tcPr>
            <w:tcW w:w="943" w:type="dxa"/>
            <w:tcPrChange w:id="362" w:author="Castelli, Alessandro" w:date="2025-12-22T14:29:00Z" w16du:dateUtc="2025-12-22T13:29:00Z">
              <w:tcPr>
                <w:tcW w:w="943" w:type="dxa"/>
              </w:tcPr>
            </w:tcPrChange>
          </w:tcPr>
          <w:p w14:paraId="7732F16A" w14:textId="6A4EEFA0" w:rsidR="00B74320" w:rsidRPr="002C76EF" w:rsidRDefault="00B74320" w:rsidP="00B74320">
            <w:pPr>
              <w:pStyle w:val="Compact"/>
              <w:spacing w:line="276" w:lineRule="auto"/>
              <w:rPr>
                <w:rFonts w:cstheme="minorHAnsi"/>
                <w:i/>
                <w:iCs/>
                <w:lang w:val="it-IT"/>
              </w:rPr>
            </w:pPr>
            <w:ins w:id="363" w:author="Castelli, Alessandro" w:date="2025-12-22T14:37:00Z" w16du:dateUtc="2025-12-22T13:37:00Z">
              <w:r w:rsidRPr="00E621F0">
                <w:rPr>
                  <w:rFonts w:cstheme="minorHAnsi"/>
                  <w:i/>
                  <w:iCs/>
                  <w:lang w:val="it-IT"/>
                </w:rPr>
                <w:t>GES_CLI</w:t>
              </w:r>
            </w:ins>
          </w:p>
        </w:tc>
        <w:tc>
          <w:tcPr>
            <w:tcW w:w="943" w:type="dxa"/>
            <w:tcPrChange w:id="364" w:author="Castelli, Alessandro" w:date="2025-12-22T14:29:00Z" w16du:dateUtc="2025-12-22T13:29:00Z">
              <w:tcPr>
                <w:tcW w:w="943" w:type="dxa"/>
              </w:tcPr>
            </w:tcPrChange>
          </w:tcPr>
          <w:p w14:paraId="22A8CC4E" w14:textId="09E02688" w:rsidR="00B74320" w:rsidRPr="00AF21BB" w:rsidRDefault="00B74320" w:rsidP="00B74320">
            <w:pPr>
              <w:pStyle w:val="Compact"/>
              <w:spacing w:line="276" w:lineRule="auto"/>
              <w:rPr>
                <w:rFonts w:cstheme="minorHAnsi"/>
                <w:i/>
                <w:iCs/>
                <w:lang w:val="it-IT"/>
              </w:rPr>
            </w:pPr>
            <w:r w:rsidRPr="002C76EF">
              <w:rPr>
                <w:rFonts w:cstheme="minorHAnsi"/>
                <w:i/>
                <w:iCs/>
                <w:lang w:val="it-IT"/>
              </w:rPr>
              <w:t>Tutti i clienti della propria unità organizzativa</w:t>
            </w:r>
          </w:p>
        </w:tc>
        <w:tc>
          <w:tcPr>
            <w:tcW w:w="992" w:type="dxa"/>
            <w:tcPrChange w:id="365" w:author="Castelli, Alessandro" w:date="2025-12-22T14:29:00Z" w16du:dateUtc="2025-12-22T13:29:00Z">
              <w:tcPr>
                <w:tcW w:w="992" w:type="dxa"/>
              </w:tcPr>
            </w:tcPrChange>
          </w:tcPr>
          <w:p w14:paraId="4109053B" w14:textId="13EF3060" w:rsidR="00B74320" w:rsidRPr="00AF21BB" w:rsidRDefault="00B74320" w:rsidP="00B74320">
            <w:pPr>
              <w:pStyle w:val="Compact"/>
              <w:spacing w:line="276" w:lineRule="auto"/>
              <w:rPr>
                <w:rFonts w:cstheme="minorHAnsi"/>
                <w:i/>
                <w:iCs/>
                <w:lang w:val="it-IT"/>
              </w:rPr>
            </w:pPr>
            <w:r w:rsidRPr="00AF21BB">
              <w:rPr>
                <w:rFonts w:cstheme="minorHAnsi"/>
                <w:i/>
                <w:iCs/>
                <w:lang w:val="it-IT"/>
              </w:rPr>
              <w:t>Unità organizzativa</w:t>
            </w:r>
          </w:p>
        </w:tc>
        <w:tc>
          <w:tcPr>
            <w:tcW w:w="1134" w:type="dxa"/>
            <w:tcPrChange w:id="366" w:author="Castelli, Alessandro" w:date="2025-12-22T14:29:00Z" w16du:dateUtc="2025-12-22T13:29:00Z">
              <w:tcPr>
                <w:tcW w:w="1134" w:type="dxa"/>
              </w:tcPr>
            </w:tcPrChange>
          </w:tcPr>
          <w:p w14:paraId="40B29A7D" w14:textId="23E1B266" w:rsidR="00B74320" w:rsidRPr="00AF21BB" w:rsidRDefault="00B74320" w:rsidP="00B74320">
            <w:pPr>
              <w:pStyle w:val="Compact"/>
              <w:spacing w:line="276" w:lineRule="auto"/>
              <w:rPr>
                <w:rFonts w:cstheme="minorHAnsi"/>
                <w:i/>
                <w:iCs/>
                <w:lang w:val="it-IT"/>
              </w:rPr>
            </w:pPr>
            <w:r w:rsidRPr="00AF21BB">
              <w:rPr>
                <w:rFonts w:cstheme="minorHAnsi"/>
                <w:i/>
                <w:iCs/>
                <w:lang w:val="it-IT"/>
              </w:rPr>
              <w:t>Sì</w:t>
            </w:r>
          </w:p>
        </w:tc>
        <w:tc>
          <w:tcPr>
            <w:tcW w:w="1134" w:type="dxa"/>
            <w:tcPrChange w:id="367" w:author="Castelli, Alessandro" w:date="2025-12-22T14:29:00Z" w16du:dateUtc="2025-12-22T13:29:00Z">
              <w:tcPr>
                <w:tcW w:w="1134" w:type="dxa"/>
              </w:tcPr>
            </w:tcPrChange>
          </w:tcPr>
          <w:p w14:paraId="1EDD7232" w14:textId="31E31E64" w:rsidR="00B74320" w:rsidRPr="00AF21BB" w:rsidRDefault="00B74320" w:rsidP="00B74320">
            <w:pPr>
              <w:pStyle w:val="Compact"/>
              <w:spacing w:line="276" w:lineRule="auto"/>
              <w:rPr>
                <w:rFonts w:cstheme="minorHAnsi"/>
                <w:i/>
                <w:iCs/>
                <w:lang w:val="it-IT"/>
              </w:rPr>
            </w:pPr>
            <w:r w:rsidRPr="00AF21BB">
              <w:rPr>
                <w:rFonts w:cstheme="minorHAnsi"/>
                <w:i/>
                <w:iCs/>
                <w:lang w:val="it-IT"/>
              </w:rPr>
              <w:t>Sì</w:t>
            </w:r>
          </w:p>
        </w:tc>
        <w:tc>
          <w:tcPr>
            <w:tcW w:w="1276" w:type="dxa"/>
            <w:tcPrChange w:id="368" w:author="Castelli, Alessandro" w:date="2025-12-22T14:29:00Z" w16du:dateUtc="2025-12-22T13:29:00Z">
              <w:tcPr>
                <w:tcW w:w="1276" w:type="dxa"/>
              </w:tcPr>
            </w:tcPrChange>
          </w:tcPr>
          <w:p w14:paraId="01B43BC6" w14:textId="456F87FC" w:rsidR="00B74320" w:rsidRPr="00AF21BB" w:rsidRDefault="00B74320" w:rsidP="00B74320">
            <w:pPr>
              <w:pStyle w:val="Compact"/>
              <w:spacing w:line="276" w:lineRule="auto"/>
              <w:rPr>
                <w:rFonts w:cstheme="minorHAnsi"/>
                <w:i/>
                <w:iCs/>
              </w:rPr>
            </w:pPr>
            <w:r w:rsidRPr="00AF21BB">
              <w:rPr>
                <w:rFonts w:cstheme="minorHAnsi"/>
                <w:i/>
                <w:iCs/>
              </w:rPr>
              <w:t>No</w:t>
            </w:r>
          </w:p>
        </w:tc>
      </w:tr>
      <w:tr w:rsidR="00B74320" w:rsidRPr="005E5CA4" w14:paraId="1DDFDBD6" w14:textId="77777777" w:rsidTr="00AF14AA">
        <w:tc>
          <w:tcPr>
            <w:tcW w:w="1603" w:type="dxa"/>
            <w:tcPrChange w:id="369" w:author="Castelli, Alessandro" w:date="2025-12-22T14:29:00Z" w16du:dateUtc="2025-12-22T13:29:00Z">
              <w:tcPr>
                <w:tcW w:w="1603" w:type="dxa"/>
              </w:tcPr>
            </w:tcPrChange>
          </w:tcPr>
          <w:p w14:paraId="5E695713" w14:textId="289D3EA7" w:rsidR="00B74320" w:rsidRPr="00AF21BB" w:rsidRDefault="00B74320" w:rsidP="00B74320">
            <w:pPr>
              <w:pStyle w:val="Compact"/>
              <w:spacing w:line="276" w:lineRule="auto"/>
              <w:rPr>
                <w:rFonts w:cstheme="minorHAnsi"/>
                <w:b/>
                <w:bCs/>
                <w:i/>
                <w:iCs/>
              </w:rPr>
            </w:pPr>
            <w:r w:rsidRPr="00AF21BB">
              <w:rPr>
                <w:rFonts w:cstheme="minorHAnsi"/>
                <w:b/>
                <w:bCs/>
                <w:i/>
                <w:iCs/>
              </w:rPr>
              <w:t>Assistenti gestori Affari</w:t>
            </w:r>
          </w:p>
        </w:tc>
        <w:tc>
          <w:tcPr>
            <w:tcW w:w="943" w:type="dxa"/>
            <w:tcPrChange w:id="370" w:author="Castelli, Alessandro" w:date="2025-12-22T14:29:00Z" w16du:dateUtc="2025-12-22T13:29:00Z">
              <w:tcPr>
                <w:tcW w:w="943" w:type="dxa"/>
              </w:tcPr>
            </w:tcPrChange>
          </w:tcPr>
          <w:p w14:paraId="48797FBA" w14:textId="4832E064" w:rsidR="00B74320" w:rsidRPr="002C76EF" w:rsidRDefault="00B74320" w:rsidP="00B74320">
            <w:pPr>
              <w:pStyle w:val="Compact"/>
              <w:spacing w:line="276" w:lineRule="auto"/>
              <w:rPr>
                <w:rFonts w:cstheme="minorHAnsi"/>
                <w:i/>
                <w:iCs/>
                <w:lang w:val="it-IT"/>
              </w:rPr>
            </w:pPr>
            <w:ins w:id="371" w:author="Castelli, Alessandro" w:date="2025-12-22T14:37:00Z" w16du:dateUtc="2025-12-22T13:37:00Z">
              <w:r w:rsidRPr="000A1DF1">
                <w:rPr>
                  <w:rFonts w:cstheme="minorHAnsi"/>
                  <w:i/>
                  <w:iCs/>
                  <w:lang w:val="it-IT"/>
                </w:rPr>
                <w:t>MOFR29</w:t>
              </w:r>
            </w:ins>
          </w:p>
        </w:tc>
        <w:tc>
          <w:tcPr>
            <w:tcW w:w="943" w:type="dxa"/>
            <w:tcPrChange w:id="372" w:author="Castelli, Alessandro" w:date="2025-12-22T14:29:00Z" w16du:dateUtc="2025-12-22T13:29:00Z">
              <w:tcPr>
                <w:tcW w:w="943" w:type="dxa"/>
              </w:tcPr>
            </w:tcPrChange>
          </w:tcPr>
          <w:p w14:paraId="6D4E8CA9" w14:textId="62D73604" w:rsidR="00B74320" w:rsidRPr="002C76EF" w:rsidRDefault="00B74320" w:rsidP="00B74320">
            <w:pPr>
              <w:pStyle w:val="Compact"/>
              <w:spacing w:line="276" w:lineRule="auto"/>
              <w:rPr>
                <w:rFonts w:cstheme="minorHAnsi"/>
                <w:i/>
                <w:iCs/>
                <w:lang w:val="it-IT"/>
              </w:rPr>
            </w:pPr>
            <w:ins w:id="373" w:author="Castelli, Alessandro" w:date="2025-12-22T14:37:00Z" w16du:dateUtc="2025-12-22T13:37:00Z">
              <w:r w:rsidRPr="00034AAB">
                <w:rPr>
                  <w:rFonts w:cstheme="minorHAnsi"/>
                  <w:i/>
                  <w:iCs/>
                  <w:lang w:val="it-IT"/>
                </w:rPr>
                <w:t>ASS_POL_AFF</w:t>
              </w:r>
            </w:ins>
          </w:p>
        </w:tc>
        <w:tc>
          <w:tcPr>
            <w:tcW w:w="943" w:type="dxa"/>
            <w:tcPrChange w:id="374" w:author="Castelli, Alessandro" w:date="2025-12-22T14:29:00Z" w16du:dateUtc="2025-12-22T13:29:00Z">
              <w:tcPr>
                <w:tcW w:w="943" w:type="dxa"/>
              </w:tcPr>
            </w:tcPrChange>
          </w:tcPr>
          <w:p w14:paraId="0A3E56E3" w14:textId="0387016E" w:rsidR="00B74320" w:rsidRPr="00AF21BB" w:rsidRDefault="00B74320" w:rsidP="00B74320">
            <w:pPr>
              <w:pStyle w:val="Compact"/>
              <w:spacing w:line="276" w:lineRule="auto"/>
              <w:rPr>
                <w:rFonts w:cstheme="minorHAnsi"/>
                <w:i/>
                <w:iCs/>
                <w:lang w:val="it-IT"/>
              </w:rPr>
            </w:pPr>
            <w:r w:rsidRPr="002C76EF">
              <w:rPr>
                <w:rFonts w:cstheme="minorHAnsi"/>
                <w:i/>
                <w:iCs/>
                <w:lang w:val="it-IT"/>
              </w:rPr>
              <w:t>Tutti i clienti della propria unità organizzativa</w:t>
            </w:r>
          </w:p>
        </w:tc>
        <w:tc>
          <w:tcPr>
            <w:tcW w:w="992" w:type="dxa"/>
            <w:tcPrChange w:id="375" w:author="Castelli, Alessandro" w:date="2025-12-22T14:29:00Z" w16du:dateUtc="2025-12-22T13:29:00Z">
              <w:tcPr>
                <w:tcW w:w="992" w:type="dxa"/>
              </w:tcPr>
            </w:tcPrChange>
          </w:tcPr>
          <w:p w14:paraId="31D1B14B" w14:textId="71A1289B" w:rsidR="00B74320" w:rsidRPr="00AF21BB" w:rsidRDefault="00B74320" w:rsidP="00B74320">
            <w:pPr>
              <w:pStyle w:val="Compact"/>
              <w:spacing w:line="276" w:lineRule="auto"/>
              <w:rPr>
                <w:rFonts w:cstheme="minorHAnsi"/>
                <w:i/>
                <w:iCs/>
                <w:lang w:val="it-IT"/>
              </w:rPr>
            </w:pPr>
            <w:r w:rsidRPr="00AF21BB">
              <w:rPr>
                <w:rFonts w:cstheme="minorHAnsi"/>
                <w:i/>
                <w:iCs/>
                <w:lang w:val="it-IT"/>
              </w:rPr>
              <w:t>Unità organizzativa</w:t>
            </w:r>
          </w:p>
        </w:tc>
        <w:tc>
          <w:tcPr>
            <w:tcW w:w="1134" w:type="dxa"/>
            <w:tcPrChange w:id="376" w:author="Castelli, Alessandro" w:date="2025-12-22T14:29:00Z" w16du:dateUtc="2025-12-22T13:29:00Z">
              <w:tcPr>
                <w:tcW w:w="1134" w:type="dxa"/>
              </w:tcPr>
            </w:tcPrChange>
          </w:tcPr>
          <w:p w14:paraId="1497F3EC" w14:textId="1CAFA62B" w:rsidR="00B74320" w:rsidRPr="00AF21BB" w:rsidRDefault="00B74320" w:rsidP="00B74320">
            <w:pPr>
              <w:pStyle w:val="Compact"/>
              <w:spacing w:line="276" w:lineRule="auto"/>
              <w:rPr>
                <w:rFonts w:cstheme="minorHAnsi"/>
                <w:i/>
                <w:iCs/>
                <w:lang w:val="it-IT"/>
              </w:rPr>
            </w:pPr>
            <w:r w:rsidRPr="00AF21BB">
              <w:rPr>
                <w:rFonts w:cstheme="minorHAnsi"/>
                <w:i/>
                <w:iCs/>
                <w:lang w:val="it-IT"/>
              </w:rPr>
              <w:t>Sì</w:t>
            </w:r>
          </w:p>
        </w:tc>
        <w:tc>
          <w:tcPr>
            <w:tcW w:w="1134" w:type="dxa"/>
            <w:tcPrChange w:id="377" w:author="Castelli, Alessandro" w:date="2025-12-22T14:29:00Z" w16du:dateUtc="2025-12-22T13:29:00Z">
              <w:tcPr>
                <w:tcW w:w="1134" w:type="dxa"/>
              </w:tcPr>
            </w:tcPrChange>
          </w:tcPr>
          <w:p w14:paraId="247553B7" w14:textId="5830A117" w:rsidR="00B74320" w:rsidRPr="00AF21BB" w:rsidRDefault="00B74320" w:rsidP="00B74320">
            <w:pPr>
              <w:pStyle w:val="Compact"/>
              <w:spacing w:line="276" w:lineRule="auto"/>
              <w:rPr>
                <w:rFonts w:cstheme="minorHAnsi"/>
                <w:i/>
                <w:iCs/>
                <w:lang w:val="it-IT"/>
              </w:rPr>
            </w:pPr>
            <w:r w:rsidRPr="00AF21BB">
              <w:rPr>
                <w:rFonts w:cstheme="minorHAnsi"/>
                <w:i/>
                <w:iCs/>
                <w:lang w:val="it-IT"/>
              </w:rPr>
              <w:t>Sì</w:t>
            </w:r>
          </w:p>
        </w:tc>
        <w:tc>
          <w:tcPr>
            <w:tcW w:w="1276" w:type="dxa"/>
            <w:tcPrChange w:id="378" w:author="Castelli, Alessandro" w:date="2025-12-22T14:29:00Z" w16du:dateUtc="2025-12-22T13:29:00Z">
              <w:tcPr>
                <w:tcW w:w="1276" w:type="dxa"/>
              </w:tcPr>
            </w:tcPrChange>
          </w:tcPr>
          <w:p w14:paraId="4419690C" w14:textId="22E28BD7" w:rsidR="00B74320" w:rsidRPr="00AF21BB" w:rsidRDefault="00B74320" w:rsidP="00B74320">
            <w:pPr>
              <w:pStyle w:val="Compact"/>
              <w:spacing w:line="276" w:lineRule="auto"/>
              <w:rPr>
                <w:rFonts w:cstheme="minorHAnsi"/>
                <w:i/>
                <w:iCs/>
                <w:lang w:val="it-IT"/>
              </w:rPr>
            </w:pPr>
            <w:r w:rsidRPr="00AF21BB">
              <w:rPr>
                <w:rFonts w:cstheme="minorHAnsi"/>
                <w:i/>
                <w:iCs/>
                <w:lang w:val="it-IT"/>
              </w:rPr>
              <w:t>No</w:t>
            </w:r>
          </w:p>
        </w:tc>
      </w:tr>
      <w:tr w:rsidR="00B74320" w:rsidRPr="00EE04E6" w14:paraId="322D044E" w14:textId="362F8FD6" w:rsidTr="00AF14AA">
        <w:tc>
          <w:tcPr>
            <w:tcW w:w="1603" w:type="dxa"/>
            <w:tcPrChange w:id="379" w:author="Castelli, Alessandro" w:date="2025-12-22T14:29:00Z" w16du:dateUtc="2025-12-22T13:29:00Z">
              <w:tcPr>
                <w:tcW w:w="1603" w:type="dxa"/>
              </w:tcPr>
            </w:tcPrChange>
          </w:tcPr>
          <w:p w14:paraId="367623D1" w14:textId="703F6945" w:rsidR="00B74320" w:rsidRPr="00AF21BB" w:rsidRDefault="00B74320" w:rsidP="00B74320">
            <w:pPr>
              <w:pStyle w:val="Compact"/>
              <w:spacing w:line="276" w:lineRule="auto"/>
              <w:rPr>
                <w:rFonts w:cstheme="minorHAnsi"/>
                <w:b/>
                <w:bCs/>
                <w:i/>
                <w:iCs/>
              </w:rPr>
            </w:pPr>
            <w:r w:rsidRPr="00AF21BB">
              <w:rPr>
                <w:rFonts w:cstheme="minorHAnsi"/>
                <w:b/>
                <w:bCs/>
                <w:i/>
                <w:iCs/>
              </w:rPr>
              <w:t>Gestore Affari</w:t>
            </w:r>
          </w:p>
        </w:tc>
        <w:tc>
          <w:tcPr>
            <w:tcW w:w="943" w:type="dxa"/>
            <w:tcPrChange w:id="380" w:author="Castelli, Alessandro" w:date="2025-12-22T14:29:00Z" w16du:dateUtc="2025-12-22T13:29:00Z">
              <w:tcPr>
                <w:tcW w:w="943" w:type="dxa"/>
              </w:tcPr>
            </w:tcPrChange>
          </w:tcPr>
          <w:p w14:paraId="5C84A259" w14:textId="7540218C" w:rsidR="00B74320" w:rsidRPr="002C76EF" w:rsidRDefault="00B74320" w:rsidP="00B74320">
            <w:pPr>
              <w:pStyle w:val="Compact"/>
              <w:spacing w:line="276" w:lineRule="auto"/>
              <w:rPr>
                <w:rFonts w:cstheme="minorHAnsi"/>
                <w:i/>
                <w:iCs/>
                <w:lang w:val="it-IT"/>
              </w:rPr>
            </w:pPr>
            <w:ins w:id="381" w:author="Castelli, Alessandro" w:date="2025-12-22T14:37:00Z" w16du:dateUtc="2025-12-22T13:37:00Z">
              <w:r w:rsidRPr="00CF4DF6">
                <w:rPr>
                  <w:rFonts w:cstheme="minorHAnsi"/>
                  <w:i/>
                  <w:iCs/>
                  <w:lang w:val="it-IT"/>
                </w:rPr>
                <w:t>MOFR06</w:t>
              </w:r>
            </w:ins>
          </w:p>
        </w:tc>
        <w:tc>
          <w:tcPr>
            <w:tcW w:w="943" w:type="dxa"/>
            <w:tcPrChange w:id="382" w:author="Castelli, Alessandro" w:date="2025-12-22T14:29:00Z" w16du:dateUtc="2025-12-22T13:29:00Z">
              <w:tcPr>
                <w:tcW w:w="943" w:type="dxa"/>
              </w:tcPr>
            </w:tcPrChange>
          </w:tcPr>
          <w:p w14:paraId="4021D601" w14:textId="3853FFDB" w:rsidR="00B74320" w:rsidRPr="002C76EF" w:rsidRDefault="00B74320" w:rsidP="00B74320">
            <w:pPr>
              <w:pStyle w:val="Compact"/>
              <w:spacing w:line="276" w:lineRule="auto"/>
              <w:rPr>
                <w:rFonts w:cstheme="minorHAnsi"/>
                <w:i/>
                <w:iCs/>
                <w:lang w:val="it-IT"/>
              </w:rPr>
            </w:pPr>
            <w:ins w:id="383" w:author="Castelli, Alessandro" w:date="2025-12-22T14:37:00Z" w16du:dateUtc="2025-12-22T13:37:00Z">
              <w:r w:rsidRPr="00913FB7">
                <w:rPr>
                  <w:rFonts w:cstheme="minorHAnsi"/>
                  <w:i/>
                  <w:iCs/>
                  <w:lang w:val="it-IT"/>
                </w:rPr>
                <w:t>GES_AFF</w:t>
              </w:r>
            </w:ins>
          </w:p>
        </w:tc>
        <w:tc>
          <w:tcPr>
            <w:tcW w:w="943" w:type="dxa"/>
            <w:tcPrChange w:id="384" w:author="Castelli, Alessandro" w:date="2025-12-22T14:29:00Z" w16du:dateUtc="2025-12-22T13:29:00Z">
              <w:tcPr>
                <w:tcW w:w="943" w:type="dxa"/>
              </w:tcPr>
            </w:tcPrChange>
          </w:tcPr>
          <w:p w14:paraId="6D48E0F7" w14:textId="60A54A57" w:rsidR="00B74320" w:rsidRPr="00AF21BB" w:rsidRDefault="00B74320" w:rsidP="00B74320">
            <w:pPr>
              <w:pStyle w:val="Compact"/>
              <w:spacing w:line="276" w:lineRule="auto"/>
              <w:rPr>
                <w:rFonts w:cstheme="minorHAnsi"/>
                <w:i/>
                <w:iCs/>
                <w:lang w:val="it-IT"/>
              </w:rPr>
            </w:pPr>
            <w:r w:rsidRPr="002C76EF">
              <w:rPr>
                <w:rFonts w:cstheme="minorHAnsi"/>
                <w:i/>
                <w:iCs/>
                <w:lang w:val="it-IT"/>
              </w:rPr>
              <w:t>Tutti i clienti della propria unità organizzativa</w:t>
            </w:r>
          </w:p>
        </w:tc>
        <w:tc>
          <w:tcPr>
            <w:tcW w:w="992" w:type="dxa"/>
            <w:tcPrChange w:id="385" w:author="Castelli, Alessandro" w:date="2025-12-22T14:29:00Z" w16du:dateUtc="2025-12-22T13:29:00Z">
              <w:tcPr>
                <w:tcW w:w="992" w:type="dxa"/>
              </w:tcPr>
            </w:tcPrChange>
          </w:tcPr>
          <w:p w14:paraId="27998D61" w14:textId="78D2DDB5" w:rsidR="00B74320" w:rsidRPr="00AF21BB" w:rsidRDefault="00B74320" w:rsidP="00B74320">
            <w:pPr>
              <w:pStyle w:val="Compact"/>
              <w:spacing w:line="276" w:lineRule="auto"/>
              <w:rPr>
                <w:rFonts w:cstheme="minorHAnsi"/>
                <w:i/>
                <w:iCs/>
                <w:lang w:val="it-IT"/>
              </w:rPr>
            </w:pPr>
            <w:r w:rsidRPr="00AF21BB">
              <w:rPr>
                <w:rFonts w:cstheme="minorHAnsi"/>
                <w:i/>
                <w:iCs/>
                <w:lang w:val="it-IT"/>
              </w:rPr>
              <w:t>Unità organizzativa</w:t>
            </w:r>
          </w:p>
        </w:tc>
        <w:tc>
          <w:tcPr>
            <w:tcW w:w="1134" w:type="dxa"/>
            <w:tcPrChange w:id="386" w:author="Castelli, Alessandro" w:date="2025-12-22T14:29:00Z" w16du:dateUtc="2025-12-22T13:29:00Z">
              <w:tcPr>
                <w:tcW w:w="1134" w:type="dxa"/>
              </w:tcPr>
            </w:tcPrChange>
          </w:tcPr>
          <w:p w14:paraId="1FEB4DFB" w14:textId="3BDBB61A" w:rsidR="00B74320" w:rsidRPr="00AF21BB" w:rsidRDefault="00B74320" w:rsidP="00B74320">
            <w:pPr>
              <w:pStyle w:val="Compact"/>
              <w:spacing w:line="276" w:lineRule="auto"/>
              <w:rPr>
                <w:rFonts w:cstheme="minorHAnsi"/>
                <w:b/>
                <w:bCs/>
                <w:i/>
                <w:iCs/>
              </w:rPr>
            </w:pPr>
            <w:r w:rsidRPr="00AF21BB">
              <w:rPr>
                <w:rFonts w:cstheme="minorHAnsi"/>
                <w:i/>
                <w:iCs/>
              </w:rPr>
              <w:t>Sì</w:t>
            </w:r>
          </w:p>
        </w:tc>
        <w:tc>
          <w:tcPr>
            <w:tcW w:w="1134" w:type="dxa"/>
            <w:tcPrChange w:id="387" w:author="Castelli, Alessandro" w:date="2025-12-22T14:29:00Z" w16du:dateUtc="2025-12-22T13:29:00Z">
              <w:tcPr>
                <w:tcW w:w="1134" w:type="dxa"/>
              </w:tcPr>
            </w:tcPrChange>
          </w:tcPr>
          <w:p w14:paraId="211B5F8A" w14:textId="62A14711" w:rsidR="00B74320" w:rsidRPr="00AF21BB" w:rsidRDefault="00B74320" w:rsidP="00B74320">
            <w:pPr>
              <w:pStyle w:val="Compact"/>
              <w:spacing w:line="276" w:lineRule="auto"/>
              <w:rPr>
                <w:rFonts w:cstheme="minorHAnsi"/>
                <w:i/>
                <w:iCs/>
              </w:rPr>
            </w:pPr>
            <w:r w:rsidRPr="00AF21BB">
              <w:rPr>
                <w:rFonts w:cstheme="minorHAnsi"/>
                <w:i/>
                <w:iCs/>
              </w:rPr>
              <w:t>Sì</w:t>
            </w:r>
          </w:p>
        </w:tc>
        <w:tc>
          <w:tcPr>
            <w:tcW w:w="1276" w:type="dxa"/>
            <w:tcPrChange w:id="388" w:author="Castelli, Alessandro" w:date="2025-12-22T14:29:00Z" w16du:dateUtc="2025-12-22T13:29:00Z">
              <w:tcPr>
                <w:tcW w:w="1276" w:type="dxa"/>
              </w:tcPr>
            </w:tcPrChange>
          </w:tcPr>
          <w:p w14:paraId="6EF52EEE" w14:textId="62C0AB15" w:rsidR="00B74320" w:rsidRPr="00AF21BB" w:rsidRDefault="00B74320" w:rsidP="00B74320">
            <w:pPr>
              <w:pStyle w:val="Compact"/>
              <w:spacing w:line="276" w:lineRule="auto"/>
              <w:rPr>
                <w:rFonts w:cstheme="minorHAnsi"/>
                <w:i/>
                <w:iCs/>
              </w:rPr>
            </w:pPr>
            <w:r w:rsidRPr="00AF21BB">
              <w:rPr>
                <w:rFonts w:cstheme="minorHAnsi"/>
                <w:i/>
                <w:iCs/>
              </w:rPr>
              <w:t>No</w:t>
            </w:r>
          </w:p>
        </w:tc>
      </w:tr>
      <w:tr w:rsidR="00B74320" w:rsidRPr="00EE04E6" w14:paraId="785D43B4" w14:textId="77777777" w:rsidTr="00AF14AA">
        <w:trPr>
          <w:ins w:id="389" w:author="Castelli, Alessandro" w:date="2025-12-22T14:36:00Z"/>
        </w:trPr>
        <w:tc>
          <w:tcPr>
            <w:tcW w:w="1603" w:type="dxa"/>
          </w:tcPr>
          <w:p w14:paraId="7B3556E6" w14:textId="18450130" w:rsidR="00B74320" w:rsidRPr="00AF21BB" w:rsidRDefault="00B74320" w:rsidP="00B74320">
            <w:pPr>
              <w:pStyle w:val="Compact"/>
              <w:spacing w:line="276" w:lineRule="auto"/>
              <w:rPr>
                <w:ins w:id="390" w:author="Castelli, Alessandro" w:date="2025-12-22T14:36:00Z" w16du:dateUtc="2025-12-22T13:36:00Z"/>
                <w:rFonts w:cstheme="minorHAnsi"/>
                <w:b/>
                <w:bCs/>
                <w:i/>
                <w:iCs/>
              </w:rPr>
            </w:pPr>
            <w:ins w:id="391" w:author="Castelli, Alessandro" w:date="2025-12-22T14:36:00Z" w16du:dateUtc="2025-12-22T13:36:00Z">
              <w:r w:rsidRPr="00AF21BB">
                <w:rPr>
                  <w:rFonts w:cstheme="minorHAnsi"/>
                  <w:b/>
                  <w:bCs/>
                  <w:i/>
                  <w:iCs/>
                </w:rPr>
                <w:t xml:space="preserve">Gestore </w:t>
              </w:r>
              <w:r>
                <w:rPr>
                  <w:rFonts w:cstheme="minorHAnsi"/>
                  <w:b/>
                  <w:bCs/>
                  <w:i/>
                  <w:iCs/>
                </w:rPr>
                <w:t xml:space="preserve">Agri </w:t>
              </w:r>
              <w:r w:rsidRPr="00AF21BB">
                <w:rPr>
                  <w:rFonts w:cstheme="minorHAnsi"/>
                  <w:b/>
                  <w:bCs/>
                  <w:i/>
                  <w:iCs/>
                </w:rPr>
                <w:t>Affari</w:t>
              </w:r>
            </w:ins>
          </w:p>
        </w:tc>
        <w:tc>
          <w:tcPr>
            <w:tcW w:w="943" w:type="dxa"/>
          </w:tcPr>
          <w:p w14:paraId="4853BB3A" w14:textId="2A4B6009" w:rsidR="00B74320" w:rsidRPr="002C76EF" w:rsidRDefault="00B74320" w:rsidP="00B74320">
            <w:pPr>
              <w:pStyle w:val="Compact"/>
              <w:spacing w:line="276" w:lineRule="auto"/>
              <w:rPr>
                <w:ins w:id="392" w:author="Castelli, Alessandro" w:date="2025-12-22T14:36:00Z" w16du:dateUtc="2025-12-22T13:36:00Z"/>
                <w:rFonts w:cstheme="minorHAnsi"/>
                <w:i/>
                <w:iCs/>
                <w:lang w:val="it-IT"/>
              </w:rPr>
            </w:pPr>
            <w:ins w:id="393" w:author="Castelli, Alessandro" w:date="2025-12-22T14:36:00Z" w16du:dateUtc="2025-12-22T13:36:00Z">
              <w:r w:rsidRPr="00CF4DF6">
                <w:rPr>
                  <w:rFonts w:cstheme="minorHAnsi"/>
                  <w:i/>
                  <w:iCs/>
                  <w:lang w:val="it-IT"/>
                </w:rPr>
                <w:t>MOFR33</w:t>
              </w:r>
            </w:ins>
          </w:p>
        </w:tc>
        <w:tc>
          <w:tcPr>
            <w:tcW w:w="943" w:type="dxa"/>
          </w:tcPr>
          <w:p w14:paraId="4F427BB5" w14:textId="28B00BB1" w:rsidR="00B74320" w:rsidRPr="002C76EF" w:rsidRDefault="00B74320" w:rsidP="00B74320">
            <w:pPr>
              <w:pStyle w:val="Compact"/>
              <w:spacing w:line="276" w:lineRule="auto"/>
              <w:rPr>
                <w:ins w:id="394" w:author="Castelli, Alessandro" w:date="2025-12-22T14:36:00Z" w16du:dateUtc="2025-12-22T13:36:00Z"/>
                <w:rFonts w:cstheme="minorHAnsi"/>
                <w:i/>
                <w:iCs/>
                <w:lang w:val="it-IT"/>
              </w:rPr>
            </w:pPr>
            <w:ins w:id="395" w:author="Castelli, Alessandro" w:date="2025-12-22T14:36:00Z" w16du:dateUtc="2025-12-22T13:36:00Z">
              <w:r w:rsidRPr="00D66480">
                <w:rPr>
                  <w:rFonts w:cstheme="minorHAnsi"/>
                  <w:i/>
                  <w:iCs/>
                  <w:lang w:val="it-IT"/>
                </w:rPr>
                <w:t>GES_AGR_AFF</w:t>
              </w:r>
            </w:ins>
          </w:p>
        </w:tc>
        <w:tc>
          <w:tcPr>
            <w:tcW w:w="943" w:type="dxa"/>
          </w:tcPr>
          <w:p w14:paraId="4490AE36" w14:textId="417924EE" w:rsidR="00B74320" w:rsidRPr="002C76EF" w:rsidRDefault="00B74320" w:rsidP="00B74320">
            <w:pPr>
              <w:pStyle w:val="Compact"/>
              <w:spacing w:line="276" w:lineRule="auto"/>
              <w:rPr>
                <w:ins w:id="396" w:author="Castelli, Alessandro" w:date="2025-12-22T14:36:00Z" w16du:dateUtc="2025-12-22T13:36:00Z"/>
                <w:rFonts w:cstheme="minorHAnsi"/>
                <w:i/>
                <w:iCs/>
                <w:lang w:val="it-IT"/>
              </w:rPr>
            </w:pPr>
            <w:ins w:id="397" w:author="Castelli, Alessandro" w:date="2025-12-22T14:38:00Z" w16du:dateUtc="2025-12-22T13:38:00Z">
              <w:r w:rsidRPr="002C76EF">
                <w:rPr>
                  <w:rFonts w:cstheme="minorHAnsi"/>
                  <w:i/>
                  <w:iCs/>
                  <w:lang w:val="it-IT"/>
                </w:rPr>
                <w:t>Tutti i clienti della propria unità organizzativa</w:t>
              </w:r>
            </w:ins>
          </w:p>
        </w:tc>
        <w:tc>
          <w:tcPr>
            <w:tcW w:w="992" w:type="dxa"/>
          </w:tcPr>
          <w:p w14:paraId="7D783730" w14:textId="5F8A9AB2" w:rsidR="00B74320" w:rsidRPr="00AF21BB" w:rsidRDefault="00B74320" w:rsidP="00B74320">
            <w:pPr>
              <w:pStyle w:val="Compact"/>
              <w:spacing w:line="276" w:lineRule="auto"/>
              <w:rPr>
                <w:ins w:id="398" w:author="Castelli, Alessandro" w:date="2025-12-22T14:36:00Z" w16du:dateUtc="2025-12-22T13:36:00Z"/>
                <w:rFonts w:cstheme="minorHAnsi"/>
                <w:i/>
                <w:iCs/>
                <w:lang w:val="it-IT"/>
              </w:rPr>
            </w:pPr>
            <w:ins w:id="399" w:author="Castelli, Alessandro" w:date="2025-12-22T14:38:00Z" w16du:dateUtc="2025-12-22T13:38:00Z">
              <w:r w:rsidRPr="00AF21BB">
                <w:rPr>
                  <w:rFonts w:cstheme="minorHAnsi"/>
                  <w:i/>
                  <w:iCs/>
                  <w:lang w:val="it-IT"/>
                </w:rPr>
                <w:t>Unità organizzativa</w:t>
              </w:r>
            </w:ins>
          </w:p>
        </w:tc>
        <w:tc>
          <w:tcPr>
            <w:tcW w:w="1134" w:type="dxa"/>
          </w:tcPr>
          <w:p w14:paraId="07EA2A05" w14:textId="635D8F81" w:rsidR="00B74320" w:rsidRPr="00AF21BB" w:rsidRDefault="00B74320" w:rsidP="00B74320">
            <w:pPr>
              <w:pStyle w:val="Compact"/>
              <w:spacing w:line="276" w:lineRule="auto"/>
              <w:rPr>
                <w:ins w:id="400" w:author="Castelli, Alessandro" w:date="2025-12-22T14:36:00Z" w16du:dateUtc="2025-12-22T13:36:00Z"/>
                <w:rFonts w:cstheme="minorHAnsi"/>
                <w:i/>
                <w:iCs/>
              </w:rPr>
            </w:pPr>
            <w:ins w:id="401" w:author="Castelli, Alessandro" w:date="2025-12-22T14:38:00Z" w16du:dateUtc="2025-12-22T13:38:00Z">
              <w:r w:rsidRPr="00AF21BB">
                <w:rPr>
                  <w:rFonts w:cstheme="minorHAnsi"/>
                  <w:i/>
                  <w:iCs/>
                </w:rPr>
                <w:t>Sì</w:t>
              </w:r>
            </w:ins>
          </w:p>
        </w:tc>
        <w:tc>
          <w:tcPr>
            <w:tcW w:w="1134" w:type="dxa"/>
          </w:tcPr>
          <w:p w14:paraId="3D5AC5C7" w14:textId="175736D6" w:rsidR="00B74320" w:rsidRPr="00AF21BB" w:rsidRDefault="00B74320" w:rsidP="00B74320">
            <w:pPr>
              <w:pStyle w:val="Compact"/>
              <w:spacing w:line="276" w:lineRule="auto"/>
              <w:rPr>
                <w:ins w:id="402" w:author="Castelli, Alessandro" w:date="2025-12-22T14:36:00Z" w16du:dateUtc="2025-12-22T13:36:00Z"/>
                <w:rFonts w:cstheme="minorHAnsi"/>
                <w:i/>
                <w:iCs/>
              </w:rPr>
            </w:pPr>
            <w:ins w:id="403" w:author="Castelli, Alessandro" w:date="2025-12-22T14:38:00Z" w16du:dateUtc="2025-12-22T13:38:00Z">
              <w:r w:rsidRPr="00AF21BB">
                <w:rPr>
                  <w:rFonts w:cstheme="minorHAnsi"/>
                  <w:i/>
                  <w:iCs/>
                </w:rPr>
                <w:t>Sì</w:t>
              </w:r>
            </w:ins>
          </w:p>
        </w:tc>
        <w:tc>
          <w:tcPr>
            <w:tcW w:w="1276" w:type="dxa"/>
          </w:tcPr>
          <w:p w14:paraId="5E623377" w14:textId="07DF6399" w:rsidR="00B74320" w:rsidRPr="00AF21BB" w:rsidRDefault="00B74320" w:rsidP="00B74320">
            <w:pPr>
              <w:pStyle w:val="Compact"/>
              <w:spacing w:line="276" w:lineRule="auto"/>
              <w:rPr>
                <w:ins w:id="404" w:author="Castelli, Alessandro" w:date="2025-12-22T14:36:00Z" w16du:dateUtc="2025-12-22T13:36:00Z"/>
                <w:rFonts w:cstheme="minorHAnsi"/>
                <w:i/>
                <w:iCs/>
              </w:rPr>
            </w:pPr>
            <w:ins w:id="405" w:author="Castelli, Alessandro" w:date="2025-12-22T14:38:00Z" w16du:dateUtc="2025-12-22T13:38:00Z">
              <w:r w:rsidRPr="00AF21BB">
                <w:rPr>
                  <w:rFonts w:cstheme="minorHAnsi"/>
                  <w:i/>
                  <w:iCs/>
                </w:rPr>
                <w:t>No</w:t>
              </w:r>
            </w:ins>
          </w:p>
        </w:tc>
      </w:tr>
      <w:tr w:rsidR="00B74320" w:rsidRPr="005E5CA4" w14:paraId="798391BD" w14:textId="773A198F" w:rsidTr="00AF14AA">
        <w:tc>
          <w:tcPr>
            <w:tcW w:w="1603" w:type="dxa"/>
            <w:tcPrChange w:id="406" w:author="Castelli, Alessandro" w:date="2025-12-22T14:29:00Z" w16du:dateUtc="2025-12-22T13:29:00Z">
              <w:tcPr>
                <w:tcW w:w="1603" w:type="dxa"/>
              </w:tcPr>
            </w:tcPrChange>
          </w:tcPr>
          <w:p w14:paraId="1B59528E" w14:textId="71D3F758" w:rsidR="00B74320" w:rsidRPr="00AF21BB" w:rsidRDefault="00B74320" w:rsidP="00B74320">
            <w:pPr>
              <w:pStyle w:val="Compact"/>
              <w:spacing w:line="276" w:lineRule="auto"/>
              <w:rPr>
                <w:rFonts w:cstheme="minorHAnsi"/>
                <w:b/>
                <w:bCs/>
                <w:i/>
                <w:iCs/>
              </w:rPr>
            </w:pPr>
            <w:r w:rsidRPr="00AF21BB">
              <w:rPr>
                <w:rFonts w:cstheme="minorHAnsi"/>
                <w:b/>
                <w:bCs/>
                <w:i/>
                <w:iCs/>
              </w:rPr>
              <w:t>Direzione centrale consulenti finanziari</w:t>
            </w:r>
          </w:p>
        </w:tc>
        <w:tc>
          <w:tcPr>
            <w:tcW w:w="943" w:type="dxa"/>
            <w:tcPrChange w:id="407" w:author="Castelli, Alessandro" w:date="2025-12-22T14:29:00Z" w16du:dateUtc="2025-12-22T13:29:00Z">
              <w:tcPr>
                <w:tcW w:w="943" w:type="dxa"/>
              </w:tcPr>
            </w:tcPrChange>
          </w:tcPr>
          <w:p w14:paraId="742778AB" w14:textId="463CCF51" w:rsidR="00B74320" w:rsidRPr="00AF21BB" w:rsidRDefault="00B74320" w:rsidP="00B74320">
            <w:pPr>
              <w:pStyle w:val="Compact"/>
              <w:spacing w:line="276" w:lineRule="auto"/>
              <w:rPr>
                <w:rFonts w:cstheme="minorHAnsi"/>
                <w:i/>
                <w:iCs/>
                <w:lang w:val="it-IT"/>
              </w:rPr>
            </w:pPr>
            <w:ins w:id="408" w:author="Castelli, Alessandro" w:date="2025-12-22T14:37:00Z" w16du:dateUtc="2025-12-22T13:37:00Z">
              <w:r w:rsidRPr="00311E0A">
                <w:rPr>
                  <w:rFonts w:cstheme="minorHAnsi"/>
                  <w:i/>
                  <w:iCs/>
                  <w:lang w:val="it-IT"/>
                </w:rPr>
                <w:t>DCA408</w:t>
              </w:r>
            </w:ins>
          </w:p>
        </w:tc>
        <w:tc>
          <w:tcPr>
            <w:tcW w:w="943" w:type="dxa"/>
            <w:tcPrChange w:id="409" w:author="Castelli, Alessandro" w:date="2025-12-22T14:29:00Z" w16du:dateUtc="2025-12-22T13:29:00Z">
              <w:tcPr>
                <w:tcW w:w="943" w:type="dxa"/>
              </w:tcPr>
            </w:tcPrChange>
          </w:tcPr>
          <w:p w14:paraId="62770B0E" w14:textId="25EA2301" w:rsidR="00B74320" w:rsidRPr="00AF21BB" w:rsidRDefault="00B74320" w:rsidP="00B74320">
            <w:pPr>
              <w:pStyle w:val="Compact"/>
              <w:spacing w:line="276" w:lineRule="auto"/>
              <w:rPr>
                <w:rFonts w:cstheme="minorHAnsi"/>
                <w:i/>
                <w:iCs/>
                <w:lang w:val="it-IT"/>
              </w:rPr>
            </w:pPr>
            <w:ins w:id="410" w:author="Castelli, Alessandro" w:date="2025-12-22T14:37:00Z" w16du:dateUtc="2025-12-22T13:37:00Z">
              <w:r w:rsidRPr="00441719">
                <w:rPr>
                  <w:rFonts w:cstheme="minorHAnsi"/>
                  <w:i/>
                  <w:iCs/>
                  <w:lang w:val="it-IT"/>
                </w:rPr>
                <w:t>(Nuovo da prevedere)</w:t>
              </w:r>
            </w:ins>
          </w:p>
        </w:tc>
        <w:tc>
          <w:tcPr>
            <w:tcW w:w="943" w:type="dxa"/>
            <w:tcPrChange w:id="411" w:author="Castelli, Alessandro" w:date="2025-12-22T14:29:00Z" w16du:dateUtc="2025-12-22T13:29:00Z">
              <w:tcPr>
                <w:tcW w:w="943" w:type="dxa"/>
              </w:tcPr>
            </w:tcPrChange>
          </w:tcPr>
          <w:p w14:paraId="4CC0DB8A" w14:textId="66EE63C9" w:rsidR="00B74320" w:rsidRPr="00AF21BB" w:rsidRDefault="00B74320" w:rsidP="00B74320">
            <w:pPr>
              <w:pStyle w:val="Compact"/>
              <w:spacing w:line="276" w:lineRule="auto"/>
              <w:rPr>
                <w:rFonts w:cstheme="minorHAnsi"/>
                <w:i/>
                <w:iCs/>
                <w:lang w:val="it-IT"/>
              </w:rPr>
            </w:pPr>
            <w:r w:rsidRPr="00AF21BB">
              <w:rPr>
                <w:rFonts w:cstheme="minorHAnsi"/>
                <w:i/>
                <w:iCs/>
                <w:lang w:val="it-IT"/>
              </w:rPr>
              <w:t xml:space="preserve">Tutti i clienti </w:t>
            </w:r>
            <w:r>
              <w:rPr>
                <w:rFonts w:cstheme="minorHAnsi"/>
                <w:i/>
                <w:iCs/>
                <w:lang w:val="it-IT"/>
              </w:rPr>
              <w:t>del canale</w:t>
            </w:r>
            <w:r w:rsidRPr="00AF21BB">
              <w:rPr>
                <w:rFonts w:cstheme="minorHAnsi"/>
                <w:i/>
                <w:iCs/>
                <w:lang w:val="it-IT"/>
              </w:rPr>
              <w:t xml:space="preserve"> consulenti finanziari</w:t>
            </w:r>
          </w:p>
        </w:tc>
        <w:tc>
          <w:tcPr>
            <w:tcW w:w="992" w:type="dxa"/>
            <w:tcPrChange w:id="412" w:author="Castelli, Alessandro" w:date="2025-12-22T14:29:00Z" w16du:dateUtc="2025-12-22T13:29:00Z">
              <w:tcPr>
                <w:tcW w:w="992" w:type="dxa"/>
              </w:tcPr>
            </w:tcPrChange>
          </w:tcPr>
          <w:p w14:paraId="4733BC28" w14:textId="2B5C5CA8" w:rsidR="00B74320" w:rsidRPr="00AF21BB" w:rsidRDefault="00B74320" w:rsidP="00B74320">
            <w:pPr>
              <w:pStyle w:val="Compact"/>
              <w:spacing w:line="276" w:lineRule="auto"/>
              <w:rPr>
                <w:rFonts w:cstheme="minorHAnsi"/>
                <w:i/>
                <w:iCs/>
                <w:lang w:val="it-IT"/>
              </w:rPr>
            </w:pPr>
            <w:r w:rsidRPr="00AF21BB">
              <w:rPr>
                <w:rFonts w:cstheme="minorHAnsi"/>
                <w:i/>
                <w:iCs/>
                <w:lang w:val="it-IT"/>
              </w:rPr>
              <w:t>Centro</w:t>
            </w:r>
          </w:p>
        </w:tc>
        <w:tc>
          <w:tcPr>
            <w:tcW w:w="1134" w:type="dxa"/>
            <w:tcPrChange w:id="413" w:author="Castelli, Alessandro" w:date="2025-12-22T14:29:00Z" w16du:dateUtc="2025-12-22T13:29:00Z">
              <w:tcPr>
                <w:tcW w:w="1134" w:type="dxa"/>
              </w:tcPr>
            </w:tcPrChange>
          </w:tcPr>
          <w:p w14:paraId="1DB321B0" w14:textId="62DF4394" w:rsidR="00B74320" w:rsidRPr="00AF21BB" w:rsidRDefault="00B74320" w:rsidP="00B74320">
            <w:pPr>
              <w:pStyle w:val="Compact"/>
              <w:spacing w:line="276" w:lineRule="auto"/>
              <w:rPr>
                <w:rFonts w:cstheme="minorHAnsi"/>
                <w:i/>
                <w:iCs/>
                <w:lang w:val="it-IT"/>
              </w:rPr>
            </w:pPr>
            <w:r w:rsidRPr="00AF21BB">
              <w:rPr>
                <w:rFonts w:cstheme="minorHAnsi"/>
                <w:i/>
                <w:iCs/>
                <w:lang w:val="it-IT"/>
              </w:rPr>
              <w:t>Sì</w:t>
            </w:r>
          </w:p>
        </w:tc>
        <w:tc>
          <w:tcPr>
            <w:tcW w:w="1134" w:type="dxa"/>
            <w:tcPrChange w:id="414" w:author="Castelli, Alessandro" w:date="2025-12-22T14:29:00Z" w16du:dateUtc="2025-12-22T13:29:00Z">
              <w:tcPr>
                <w:tcW w:w="1134" w:type="dxa"/>
              </w:tcPr>
            </w:tcPrChange>
          </w:tcPr>
          <w:p w14:paraId="7C202DA2" w14:textId="7D68CAD2" w:rsidR="00B74320" w:rsidRPr="00AF21BB" w:rsidRDefault="00B74320" w:rsidP="00B74320">
            <w:pPr>
              <w:pStyle w:val="Compact"/>
              <w:spacing w:line="276" w:lineRule="auto"/>
              <w:rPr>
                <w:rFonts w:cstheme="minorHAnsi"/>
                <w:i/>
                <w:iCs/>
                <w:lang w:val="it-IT"/>
              </w:rPr>
            </w:pPr>
            <w:r w:rsidRPr="00AF21BB">
              <w:rPr>
                <w:rFonts w:cstheme="minorHAnsi"/>
                <w:i/>
                <w:iCs/>
                <w:lang w:val="it-IT"/>
              </w:rPr>
              <w:t>No</w:t>
            </w:r>
          </w:p>
        </w:tc>
        <w:tc>
          <w:tcPr>
            <w:tcW w:w="1276" w:type="dxa"/>
            <w:tcPrChange w:id="415" w:author="Castelli, Alessandro" w:date="2025-12-22T14:29:00Z" w16du:dateUtc="2025-12-22T13:29:00Z">
              <w:tcPr>
                <w:tcW w:w="1276" w:type="dxa"/>
              </w:tcPr>
            </w:tcPrChange>
          </w:tcPr>
          <w:p w14:paraId="7E234219" w14:textId="2E2DBDAB" w:rsidR="00B74320" w:rsidRPr="00AF21BB" w:rsidRDefault="00B74320" w:rsidP="00B74320">
            <w:pPr>
              <w:pStyle w:val="Compact"/>
              <w:spacing w:line="276" w:lineRule="auto"/>
              <w:rPr>
                <w:rFonts w:cstheme="minorHAnsi"/>
                <w:i/>
                <w:iCs/>
                <w:lang w:val="it-IT"/>
              </w:rPr>
            </w:pPr>
            <w:r w:rsidRPr="00AF21BB">
              <w:rPr>
                <w:rFonts w:cstheme="minorHAnsi"/>
                <w:i/>
                <w:iCs/>
                <w:lang w:val="it-IT"/>
              </w:rPr>
              <w:t>Sì</w:t>
            </w:r>
          </w:p>
        </w:tc>
      </w:tr>
      <w:tr w:rsidR="00B74320" w:rsidRPr="005E5CA4" w14:paraId="7FF1B490" w14:textId="01CCB7C0" w:rsidTr="00AF14AA">
        <w:tc>
          <w:tcPr>
            <w:tcW w:w="1603" w:type="dxa"/>
            <w:tcPrChange w:id="416" w:author="Castelli, Alessandro" w:date="2025-12-22T14:29:00Z" w16du:dateUtc="2025-12-22T13:29:00Z">
              <w:tcPr>
                <w:tcW w:w="1603" w:type="dxa"/>
              </w:tcPr>
            </w:tcPrChange>
          </w:tcPr>
          <w:p w14:paraId="756BD8AA" w14:textId="0EC8F529" w:rsidR="00B74320" w:rsidRPr="00AF21BB" w:rsidRDefault="00B74320" w:rsidP="00B74320">
            <w:pPr>
              <w:pStyle w:val="Compact"/>
              <w:spacing w:line="276" w:lineRule="auto"/>
              <w:rPr>
                <w:rFonts w:cstheme="minorHAnsi"/>
                <w:b/>
                <w:bCs/>
                <w:i/>
                <w:iCs/>
              </w:rPr>
            </w:pPr>
            <w:r w:rsidRPr="00AF21BB">
              <w:rPr>
                <w:rFonts w:cstheme="minorHAnsi"/>
                <w:b/>
                <w:bCs/>
                <w:i/>
                <w:iCs/>
              </w:rPr>
              <w:lastRenderedPageBreak/>
              <w:t>Capo mercato consulenti finanziari</w:t>
            </w:r>
          </w:p>
        </w:tc>
        <w:tc>
          <w:tcPr>
            <w:tcW w:w="943" w:type="dxa"/>
            <w:tcPrChange w:id="417" w:author="Castelli, Alessandro" w:date="2025-12-22T14:29:00Z" w16du:dateUtc="2025-12-22T13:29:00Z">
              <w:tcPr>
                <w:tcW w:w="943" w:type="dxa"/>
              </w:tcPr>
            </w:tcPrChange>
          </w:tcPr>
          <w:p w14:paraId="72BD3AC2" w14:textId="224DA945" w:rsidR="00B74320" w:rsidRPr="00AF21BB" w:rsidRDefault="00B74320" w:rsidP="00B74320">
            <w:pPr>
              <w:pStyle w:val="Compact"/>
              <w:spacing w:line="276" w:lineRule="auto"/>
              <w:rPr>
                <w:rFonts w:cstheme="minorHAnsi"/>
                <w:i/>
                <w:iCs/>
                <w:lang w:val="it-IT"/>
              </w:rPr>
            </w:pPr>
            <w:ins w:id="418" w:author="Castelli, Alessandro" w:date="2025-12-22T14:37:00Z" w16du:dateUtc="2025-12-22T13:37:00Z">
              <w:r w:rsidRPr="006555A9">
                <w:rPr>
                  <w:rFonts w:cstheme="minorHAnsi"/>
                  <w:i/>
                  <w:iCs/>
                  <w:lang w:val="it-IT"/>
                </w:rPr>
                <w:t>MOCF01</w:t>
              </w:r>
            </w:ins>
          </w:p>
        </w:tc>
        <w:tc>
          <w:tcPr>
            <w:tcW w:w="943" w:type="dxa"/>
            <w:tcPrChange w:id="419" w:author="Castelli, Alessandro" w:date="2025-12-22T14:29:00Z" w16du:dateUtc="2025-12-22T13:29:00Z">
              <w:tcPr>
                <w:tcW w:w="943" w:type="dxa"/>
              </w:tcPr>
            </w:tcPrChange>
          </w:tcPr>
          <w:p w14:paraId="4D810841" w14:textId="18636F9F" w:rsidR="00B74320" w:rsidRPr="00AF21BB" w:rsidRDefault="00B74320" w:rsidP="00B74320">
            <w:pPr>
              <w:pStyle w:val="Compact"/>
              <w:spacing w:line="276" w:lineRule="auto"/>
              <w:rPr>
                <w:rFonts w:cstheme="minorHAnsi"/>
                <w:i/>
                <w:iCs/>
                <w:lang w:val="it-IT"/>
              </w:rPr>
            </w:pPr>
            <w:ins w:id="420" w:author="Castelli, Alessandro" w:date="2025-12-22T14:37:00Z" w16du:dateUtc="2025-12-22T13:37:00Z">
              <w:r w:rsidRPr="00441719">
                <w:rPr>
                  <w:rFonts w:cstheme="minorHAnsi"/>
                  <w:i/>
                  <w:iCs/>
                  <w:lang w:val="it-IT"/>
                </w:rPr>
                <w:t>(Nuovo da prevedere)</w:t>
              </w:r>
            </w:ins>
          </w:p>
        </w:tc>
        <w:tc>
          <w:tcPr>
            <w:tcW w:w="943" w:type="dxa"/>
            <w:tcPrChange w:id="421" w:author="Castelli, Alessandro" w:date="2025-12-22T14:29:00Z" w16du:dateUtc="2025-12-22T13:29:00Z">
              <w:tcPr>
                <w:tcW w:w="943" w:type="dxa"/>
              </w:tcPr>
            </w:tcPrChange>
          </w:tcPr>
          <w:p w14:paraId="4563F3E9" w14:textId="5D6D8480" w:rsidR="00B74320" w:rsidRPr="00AF21BB" w:rsidRDefault="00B74320" w:rsidP="00B74320">
            <w:pPr>
              <w:pStyle w:val="Compact"/>
              <w:spacing w:line="276" w:lineRule="auto"/>
              <w:rPr>
                <w:rFonts w:cstheme="minorHAnsi"/>
                <w:i/>
                <w:iCs/>
                <w:lang w:val="it-IT"/>
              </w:rPr>
            </w:pPr>
            <w:r w:rsidRPr="00AF21BB">
              <w:rPr>
                <w:rFonts w:cstheme="minorHAnsi"/>
                <w:i/>
                <w:iCs/>
                <w:lang w:val="it-IT"/>
              </w:rPr>
              <w:t>Tutti i clienti del proprio mercato</w:t>
            </w:r>
          </w:p>
        </w:tc>
        <w:tc>
          <w:tcPr>
            <w:tcW w:w="992" w:type="dxa"/>
            <w:tcPrChange w:id="422" w:author="Castelli, Alessandro" w:date="2025-12-22T14:29:00Z" w16du:dateUtc="2025-12-22T13:29:00Z">
              <w:tcPr>
                <w:tcW w:w="992" w:type="dxa"/>
              </w:tcPr>
            </w:tcPrChange>
          </w:tcPr>
          <w:p w14:paraId="1DFE2637" w14:textId="6904C431" w:rsidR="00B74320" w:rsidRPr="00AF21BB" w:rsidRDefault="00B74320" w:rsidP="00B74320">
            <w:pPr>
              <w:pStyle w:val="Compact"/>
              <w:spacing w:line="276" w:lineRule="auto"/>
              <w:rPr>
                <w:rFonts w:cstheme="minorHAnsi"/>
                <w:i/>
                <w:iCs/>
                <w:lang w:val="it-IT"/>
              </w:rPr>
            </w:pPr>
            <w:r w:rsidRPr="00AF21BB">
              <w:rPr>
                <w:rFonts w:cstheme="minorHAnsi"/>
                <w:i/>
                <w:iCs/>
                <w:lang w:val="it-IT"/>
              </w:rPr>
              <w:t>Unità organizzativa</w:t>
            </w:r>
          </w:p>
        </w:tc>
        <w:tc>
          <w:tcPr>
            <w:tcW w:w="1134" w:type="dxa"/>
            <w:tcPrChange w:id="423" w:author="Castelli, Alessandro" w:date="2025-12-22T14:29:00Z" w16du:dateUtc="2025-12-22T13:29:00Z">
              <w:tcPr>
                <w:tcW w:w="1134" w:type="dxa"/>
              </w:tcPr>
            </w:tcPrChange>
          </w:tcPr>
          <w:p w14:paraId="2690F8C1" w14:textId="6DC5F284" w:rsidR="00B74320" w:rsidRPr="00AF21BB" w:rsidRDefault="00B74320" w:rsidP="00B74320">
            <w:pPr>
              <w:pStyle w:val="Compact"/>
              <w:spacing w:line="276" w:lineRule="auto"/>
              <w:rPr>
                <w:rFonts w:cstheme="minorHAnsi"/>
                <w:i/>
                <w:iCs/>
                <w:lang w:val="it-IT"/>
              </w:rPr>
            </w:pPr>
            <w:r w:rsidRPr="00AF21BB">
              <w:rPr>
                <w:rFonts w:cstheme="minorHAnsi"/>
                <w:i/>
                <w:iCs/>
              </w:rPr>
              <w:t>Sì</w:t>
            </w:r>
          </w:p>
        </w:tc>
        <w:tc>
          <w:tcPr>
            <w:tcW w:w="1134" w:type="dxa"/>
            <w:tcPrChange w:id="424" w:author="Castelli, Alessandro" w:date="2025-12-22T14:29:00Z" w16du:dateUtc="2025-12-22T13:29:00Z">
              <w:tcPr>
                <w:tcW w:w="1134" w:type="dxa"/>
              </w:tcPr>
            </w:tcPrChange>
          </w:tcPr>
          <w:p w14:paraId="22A3C60D" w14:textId="23785AB0" w:rsidR="00B74320" w:rsidRPr="00AF21BB" w:rsidRDefault="00B74320" w:rsidP="00B74320">
            <w:pPr>
              <w:pStyle w:val="Compact"/>
              <w:spacing w:line="276" w:lineRule="auto"/>
              <w:rPr>
                <w:rFonts w:cstheme="minorHAnsi"/>
                <w:i/>
                <w:iCs/>
                <w:lang w:val="it-IT"/>
              </w:rPr>
            </w:pPr>
            <w:r>
              <w:rPr>
                <w:rFonts w:cstheme="minorHAnsi"/>
                <w:i/>
                <w:iCs/>
                <w:lang w:val="it-IT"/>
              </w:rPr>
              <w:t>Sì</w:t>
            </w:r>
          </w:p>
        </w:tc>
        <w:tc>
          <w:tcPr>
            <w:tcW w:w="1276" w:type="dxa"/>
            <w:tcPrChange w:id="425" w:author="Castelli, Alessandro" w:date="2025-12-22T14:29:00Z" w16du:dateUtc="2025-12-22T13:29:00Z">
              <w:tcPr>
                <w:tcW w:w="1276" w:type="dxa"/>
              </w:tcPr>
            </w:tcPrChange>
          </w:tcPr>
          <w:p w14:paraId="71D3AA1E" w14:textId="37DBE5CF" w:rsidR="00B74320" w:rsidRPr="00AF21BB" w:rsidRDefault="00B74320" w:rsidP="00B74320">
            <w:pPr>
              <w:pStyle w:val="Compact"/>
              <w:spacing w:line="276" w:lineRule="auto"/>
              <w:rPr>
                <w:rFonts w:cstheme="minorHAnsi"/>
                <w:i/>
                <w:iCs/>
                <w:lang w:val="it-IT"/>
              </w:rPr>
            </w:pPr>
            <w:r w:rsidRPr="00AF21BB">
              <w:rPr>
                <w:rFonts w:cstheme="minorHAnsi"/>
                <w:i/>
                <w:iCs/>
                <w:lang w:val="it-IT"/>
              </w:rPr>
              <w:t>Sì</w:t>
            </w:r>
          </w:p>
        </w:tc>
      </w:tr>
      <w:tr w:rsidR="00B74320" w:rsidRPr="00EE04E6" w14:paraId="102AC538" w14:textId="5E805104" w:rsidTr="00AF14AA">
        <w:tc>
          <w:tcPr>
            <w:tcW w:w="1603" w:type="dxa"/>
            <w:tcPrChange w:id="426" w:author="Castelli, Alessandro" w:date="2025-12-22T14:29:00Z" w16du:dateUtc="2025-12-22T13:29:00Z">
              <w:tcPr>
                <w:tcW w:w="1603" w:type="dxa"/>
              </w:tcPr>
            </w:tcPrChange>
          </w:tcPr>
          <w:p w14:paraId="04382909" w14:textId="0FD6E39C" w:rsidR="00B74320" w:rsidRPr="00AF21BB" w:rsidRDefault="00B74320" w:rsidP="00B74320">
            <w:pPr>
              <w:pStyle w:val="Compact"/>
              <w:spacing w:line="276" w:lineRule="auto"/>
              <w:rPr>
                <w:rFonts w:cstheme="minorHAnsi"/>
                <w:b/>
                <w:bCs/>
                <w:i/>
                <w:iCs/>
              </w:rPr>
            </w:pPr>
            <w:r w:rsidRPr="00AF21BB">
              <w:rPr>
                <w:rFonts w:cstheme="minorHAnsi"/>
                <w:b/>
                <w:bCs/>
                <w:i/>
                <w:iCs/>
              </w:rPr>
              <w:t>Consulenti finaziari</w:t>
            </w:r>
          </w:p>
        </w:tc>
        <w:tc>
          <w:tcPr>
            <w:tcW w:w="943" w:type="dxa"/>
            <w:tcPrChange w:id="427" w:author="Castelli, Alessandro" w:date="2025-12-22T14:29:00Z" w16du:dateUtc="2025-12-22T13:29:00Z">
              <w:tcPr>
                <w:tcW w:w="943" w:type="dxa"/>
              </w:tcPr>
            </w:tcPrChange>
          </w:tcPr>
          <w:p w14:paraId="39BDD90A" w14:textId="77777777" w:rsidR="00B74320" w:rsidRDefault="00B74320" w:rsidP="00B74320">
            <w:pPr>
              <w:pStyle w:val="Compact"/>
              <w:spacing w:line="276" w:lineRule="auto"/>
              <w:rPr>
                <w:ins w:id="428" w:author="Castelli, Alessandro" w:date="2025-12-22T14:37:00Z" w16du:dateUtc="2025-12-22T13:37:00Z"/>
                <w:rFonts w:cstheme="minorHAnsi"/>
                <w:i/>
                <w:iCs/>
                <w:lang w:val="it-IT"/>
              </w:rPr>
            </w:pPr>
            <w:ins w:id="429" w:author="Castelli, Alessandro" w:date="2025-12-22T14:37:00Z" w16du:dateUtc="2025-12-22T13:37:00Z">
              <w:r w:rsidRPr="007A610C">
                <w:rPr>
                  <w:rFonts w:cstheme="minorHAnsi"/>
                  <w:i/>
                  <w:iCs/>
                  <w:lang w:val="it-IT"/>
                </w:rPr>
                <w:t>MOCF02</w:t>
              </w:r>
              <w:r>
                <w:rPr>
                  <w:rFonts w:cstheme="minorHAnsi"/>
                  <w:i/>
                  <w:iCs/>
                  <w:lang w:val="it-IT"/>
                </w:rPr>
                <w:t>,</w:t>
              </w:r>
            </w:ins>
          </w:p>
          <w:p w14:paraId="433C29E7" w14:textId="77777777" w:rsidR="00B74320" w:rsidRDefault="00B74320" w:rsidP="00B74320">
            <w:pPr>
              <w:pStyle w:val="Compact"/>
              <w:spacing w:line="276" w:lineRule="auto"/>
              <w:rPr>
                <w:ins w:id="430" w:author="Castelli, Alessandro" w:date="2025-12-22T14:37:00Z" w16du:dateUtc="2025-12-22T13:37:00Z"/>
                <w:rFonts w:cstheme="minorHAnsi"/>
                <w:i/>
                <w:iCs/>
                <w:lang w:val="it-IT"/>
              </w:rPr>
            </w:pPr>
            <w:ins w:id="431" w:author="Castelli, Alessandro" w:date="2025-12-22T14:37:00Z" w16du:dateUtc="2025-12-22T13:37:00Z">
              <w:r w:rsidRPr="007A610C">
                <w:rPr>
                  <w:rFonts w:cstheme="minorHAnsi"/>
                  <w:i/>
                  <w:iCs/>
                  <w:lang w:val="it-IT"/>
                </w:rPr>
                <w:t>MOCF0</w:t>
              </w:r>
              <w:r>
                <w:rPr>
                  <w:rFonts w:cstheme="minorHAnsi"/>
                  <w:i/>
                  <w:iCs/>
                  <w:lang w:val="it-IT"/>
                </w:rPr>
                <w:t xml:space="preserve">5, </w:t>
              </w:r>
            </w:ins>
          </w:p>
          <w:p w14:paraId="24E325C5" w14:textId="76205184" w:rsidR="00B74320" w:rsidRPr="00AF21BB" w:rsidRDefault="00B74320" w:rsidP="00B74320">
            <w:pPr>
              <w:pStyle w:val="Compact"/>
              <w:spacing w:line="276" w:lineRule="auto"/>
              <w:rPr>
                <w:rFonts w:cstheme="minorHAnsi"/>
                <w:i/>
                <w:iCs/>
                <w:lang w:val="it-IT"/>
              </w:rPr>
            </w:pPr>
            <w:ins w:id="432" w:author="Castelli, Alessandro" w:date="2025-12-22T14:37:00Z" w16du:dateUtc="2025-12-22T13:37:00Z">
              <w:r w:rsidRPr="007A610C">
                <w:rPr>
                  <w:rFonts w:cstheme="minorHAnsi"/>
                  <w:i/>
                  <w:iCs/>
                  <w:lang w:val="it-IT"/>
                </w:rPr>
                <w:t>MOCF0</w:t>
              </w:r>
              <w:r>
                <w:rPr>
                  <w:rFonts w:cstheme="minorHAnsi"/>
                  <w:i/>
                  <w:iCs/>
                  <w:lang w:val="it-IT"/>
                </w:rPr>
                <w:t xml:space="preserve">6,  </w:t>
              </w:r>
            </w:ins>
          </w:p>
        </w:tc>
        <w:tc>
          <w:tcPr>
            <w:tcW w:w="943" w:type="dxa"/>
            <w:tcPrChange w:id="433" w:author="Castelli, Alessandro" w:date="2025-12-22T14:29:00Z" w16du:dateUtc="2025-12-22T13:29:00Z">
              <w:tcPr>
                <w:tcW w:w="943" w:type="dxa"/>
              </w:tcPr>
            </w:tcPrChange>
          </w:tcPr>
          <w:p w14:paraId="486F1665" w14:textId="50E4238C" w:rsidR="00B74320" w:rsidRPr="00AF21BB" w:rsidRDefault="00B74320" w:rsidP="00B74320">
            <w:pPr>
              <w:pStyle w:val="Compact"/>
              <w:spacing w:line="276" w:lineRule="auto"/>
              <w:rPr>
                <w:rFonts w:cstheme="minorHAnsi"/>
                <w:i/>
                <w:iCs/>
                <w:lang w:val="it-IT"/>
              </w:rPr>
            </w:pPr>
            <w:ins w:id="434" w:author="Castelli, Alessandro" w:date="2025-12-22T14:37:00Z" w16du:dateUtc="2025-12-22T13:37:00Z">
              <w:r w:rsidRPr="00441719">
                <w:rPr>
                  <w:rFonts w:cstheme="minorHAnsi"/>
                  <w:i/>
                  <w:iCs/>
                  <w:lang w:val="it-IT"/>
                </w:rPr>
                <w:t>(Nuovo da prevedere)</w:t>
              </w:r>
            </w:ins>
          </w:p>
        </w:tc>
        <w:tc>
          <w:tcPr>
            <w:tcW w:w="943" w:type="dxa"/>
            <w:tcPrChange w:id="435" w:author="Castelli, Alessandro" w:date="2025-12-22T14:29:00Z" w16du:dateUtc="2025-12-22T13:29:00Z">
              <w:tcPr>
                <w:tcW w:w="943" w:type="dxa"/>
              </w:tcPr>
            </w:tcPrChange>
          </w:tcPr>
          <w:p w14:paraId="798AFB08" w14:textId="3AF0F18A" w:rsidR="00B74320" w:rsidRPr="00AF21BB" w:rsidRDefault="00B74320" w:rsidP="00B74320">
            <w:pPr>
              <w:pStyle w:val="Compact"/>
              <w:spacing w:line="276" w:lineRule="auto"/>
              <w:rPr>
                <w:rFonts w:cstheme="minorHAnsi"/>
                <w:i/>
                <w:iCs/>
                <w:lang w:val="it-IT"/>
              </w:rPr>
            </w:pPr>
            <w:r w:rsidRPr="00AF21BB">
              <w:rPr>
                <w:rFonts w:cstheme="minorHAnsi"/>
                <w:i/>
                <w:iCs/>
                <w:lang w:val="it-IT"/>
              </w:rPr>
              <w:t>Tutti i clienti nel proprio portafoglio</w:t>
            </w:r>
          </w:p>
        </w:tc>
        <w:tc>
          <w:tcPr>
            <w:tcW w:w="992" w:type="dxa"/>
            <w:tcPrChange w:id="436" w:author="Castelli, Alessandro" w:date="2025-12-22T14:29:00Z" w16du:dateUtc="2025-12-22T13:29:00Z">
              <w:tcPr>
                <w:tcW w:w="992" w:type="dxa"/>
              </w:tcPr>
            </w:tcPrChange>
          </w:tcPr>
          <w:p w14:paraId="62EFAB6D" w14:textId="3448A0CD" w:rsidR="00B74320" w:rsidRPr="00AF21BB" w:rsidRDefault="00B74320" w:rsidP="00B74320">
            <w:pPr>
              <w:pStyle w:val="Compact"/>
              <w:spacing w:line="276" w:lineRule="auto"/>
              <w:rPr>
                <w:rFonts w:cstheme="minorHAnsi"/>
                <w:i/>
                <w:iCs/>
                <w:lang w:val="it-IT"/>
              </w:rPr>
            </w:pPr>
            <w:r w:rsidRPr="00AF21BB">
              <w:rPr>
                <w:rFonts w:cstheme="minorHAnsi"/>
                <w:i/>
                <w:iCs/>
                <w:lang w:val="it-IT"/>
              </w:rPr>
              <w:t>Unità organizzativa</w:t>
            </w:r>
          </w:p>
        </w:tc>
        <w:tc>
          <w:tcPr>
            <w:tcW w:w="1134" w:type="dxa"/>
            <w:tcPrChange w:id="437" w:author="Castelli, Alessandro" w:date="2025-12-22T14:29:00Z" w16du:dateUtc="2025-12-22T13:29:00Z">
              <w:tcPr>
                <w:tcW w:w="1134" w:type="dxa"/>
              </w:tcPr>
            </w:tcPrChange>
          </w:tcPr>
          <w:p w14:paraId="63CD6E05" w14:textId="6BAC0816" w:rsidR="00B74320" w:rsidRPr="00AF21BB" w:rsidRDefault="00B74320" w:rsidP="00B74320">
            <w:pPr>
              <w:pStyle w:val="Compact"/>
              <w:spacing w:line="276" w:lineRule="auto"/>
              <w:rPr>
                <w:rFonts w:cstheme="minorHAnsi"/>
                <w:b/>
                <w:bCs/>
                <w:i/>
                <w:iCs/>
              </w:rPr>
            </w:pPr>
            <w:r w:rsidRPr="00AF21BB">
              <w:rPr>
                <w:rFonts w:cstheme="minorHAnsi"/>
                <w:i/>
                <w:iCs/>
              </w:rPr>
              <w:t>Sì</w:t>
            </w:r>
          </w:p>
        </w:tc>
        <w:tc>
          <w:tcPr>
            <w:tcW w:w="1134" w:type="dxa"/>
            <w:tcPrChange w:id="438" w:author="Castelli, Alessandro" w:date="2025-12-22T14:29:00Z" w16du:dateUtc="2025-12-22T13:29:00Z">
              <w:tcPr>
                <w:tcW w:w="1134" w:type="dxa"/>
              </w:tcPr>
            </w:tcPrChange>
          </w:tcPr>
          <w:p w14:paraId="5B02A96E" w14:textId="1AD6C0F7" w:rsidR="00B74320" w:rsidRPr="00AF21BB" w:rsidRDefault="00B74320" w:rsidP="00B74320">
            <w:pPr>
              <w:pStyle w:val="Compact"/>
              <w:spacing w:line="276" w:lineRule="auto"/>
              <w:rPr>
                <w:rFonts w:cstheme="minorHAnsi"/>
                <w:i/>
                <w:iCs/>
              </w:rPr>
            </w:pPr>
            <w:r w:rsidRPr="00AF21BB">
              <w:rPr>
                <w:rFonts w:cstheme="minorHAnsi"/>
                <w:i/>
                <w:iCs/>
              </w:rPr>
              <w:t>Sì</w:t>
            </w:r>
          </w:p>
        </w:tc>
        <w:tc>
          <w:tcPr>
            <w:tcW w:w="1276" w:type="dxa"/>
            <w:tcPrChange w:id="439" w:author="Castelli, Alessandro" w:date="2025-12-22T14:29:00Z" w16du:dateUtc="2025-12-22T13:29:00Z">
              <w:tcPr>
                <w:tcW w:w="1276" w:type="dxa"/>
              </w:tcPr>
            </w:tcPrChange>
          </w:tcPr>
          <w:p w14:paraId="29508F8B" w14:textId="07CDEF7A" w:rsidR="00B74320" w:rsidRPr="00AF21BB" w:rsidRDefault="00B74320" w:rsidP="00B74320">
            <w:pPr>
              <w:pStyle w:val="Compact"/>
              <w:spacing w:line="276" w:lineRule="auto"/>
              <w:rPr>
                <w:rFonts w:cstheme="minorHAnsi"/>
                <w:i/>
                <w:iCs/>
              </w:rPr>
            </w:pPr>
            <w:r w:rsidRPr="00AF21BB">
              <w:rPr>
                <w:rFonts w:cstheme="minorHAnsi"/>
                <w:i/>
                <w:iCs/>
              </w:rPr>
              <w:t>No</w:t>
            </w:r>
          </w:p>
        </w:tc>
      </w:tr>
    </w:tbl>
    <w:p w14:paraId="09664D4E" w14:textId="77777777" w:rsidR="00EE04E6" w:rsidRDefault="00EE04E6" w:rsidP="004D3480">
      <w:pPr>
        <w:pStyle w:val="BodyText"/>
        <w:spacing w:line="276" w:lineRule="auto"/>
        <w:rPr>
          <w:rFonts w:cstheme="minorHAnsi"/>
          <w:lang w:val="it-IT"/>
        </w:rPr>
      </w:pPr>
      <w:r w:rsidRPr="00EE04E6">
        <w:rPr>
          <w:rFonts w:cstheme="minorHAnsi"/>
          <w:lang w:val="it-IT"/>
        </w:rPr>
        <w:t>Nota: da questi profili è escluso il profilo Admin, in uso all’IT</w:t>
      </w:r>
    </w:p>
    <w:p w14:paraId="02F967A6" w14:textId="52D0DF7D" w:rsidR="00180D7E" w:rsidRDefault="00180D7E" w:rsidP="004D3480">
      <w:pPr>
        <w:pStyle w:val="BodyText"/>
        <w:spacing w:line="276" w:lineRule="auto"/>
        <w:rPr>
          <w:rFonts w:cstheme="minorHAnsi"/>
          <w:lang w:val="it-IT"/>
        </w:rPr>
      </w:pPr>
      <w:r>
        <w:rPr>
          <w:rFonts w:cstheme="minorHAnsi"/>
          <w:lang w:val="it-IT"/>
        </w:rPr>
        <w:t xml:space="preserve">Si specifica che </w:t>
      </w:r>
      <w:r w:rsidR="00B245A6">
        <w:rPr>
          <w:rFonts w:cstheme="minorHAnsi"/>
          <w:lang w:val="it-IT"/>
        </w:rPr>
        <w:t xml:space="preserve">portafogli temporaneamente non associati a matricole dovranno permanere in visibilità </w:t>
      </w:r>
      <w:r w:rsidR="00866EB8">
        <w:rPr>
          <w:rFonts w:cstheme="minorHAnsi"/>
          <w:lang w:val="it-IT"/>
        </w:rPr>
        <w:t xml:space="preserve">dell’unità organizzativa </w:t>
      </w:r>
      <w:r w:rsidR="00C04ACA">
        <w:rPr>
          <w:rFonts w:cstheme="minorHAnsi"/>
          <w:lang w:val="it-IT"/>
        </w:rPr>
        <w:t>di riferimento</w:t>
      </w:r>
      <w:r w:rsidR="00866EB8">
        <w:rPr>
          <w:rFonts w:cstheme="minorHAnsi"/>
          <w:lang w:val="it-IT"/>
        </w:rPr>
        <w:t xml:space="preserve"> e dei suoi membri</w:t>
      </w:r>
      <w:r w:rsidR="00C04ACA">
        <w:rPr>
          <w:rFonts w:cstheme="minorHAnsi"/>
          <w:lang w:val="it-IT"/>
        </w:rPr>
        <w:t>.</w:t>
      </w:r>
    </w:p>
    <w:p w14:paraId="0562F211" w14:textId="4F8F923D" w:rsidR="00223737" w:rsidRDefault="00223737" w:rsidP="00223737">
      <w:pPr>
        <w:rPr>
          <w:bCs/>
          <w:lang w:val="it-IT"/>
        </w:rPr>
      </w:pPr>
      <w:r>
        <w:rPr>
          <w:bCs/>
          <w:lang w:val="it-IT"/>
        </w:rPr>
        <w:t>Per i clienti anagrati ma senza rapporti è possibile prevedere appuntamento in agenda anche con gestori di filiale diversa da qualle dell’anagrafica</w:t>
      </w:r>
      <w:ins w:id="440" w:author="Pavia, Cristina" w:date="2026-01-19T16:58:00Z" w16du:dateUtc="2026-01-19T15:58:00Z">
        <w:r w:rsidR="007176D8">
          <w:rPr>
            <w:bCs/>
            <w:lang w:val="it-IT"/>
          </w:rPr>
          <w:t>.</w:t>
        </w:r>
      </w:ins>
    </w:p>
    <w:p w14:paraId="5542F94D" w14:textId="77777777" w:rsidR="00223737" w:rsidRDefault="00223737" w:rsidP="004D3480">
      <w:pPr>
        <w:pStyle w:val="BodyText"/>
        <w:spacing w:line="276" w:lineRule="auto"/>
        <w:rPr>
          <w:rFonts w:cstheme="minorHAnsi"/>
          <w:lang w:val="it-IT"/>
        </w:rPr>
      </w:pPr>
    </w:p>
    <w:p w14:paraId="03E97959" w14:textId="7DE710AE" w:rsidR="00F0438A" w:rsidRDefault="00F0438A" w:rsidP="004D3480">
      <w:pPr>
        <w:pStyle w:val="BodyText"/>
        <w:spacing w:line="276" w:lineRule="auto"/>
        <w:rPr>
          <w:rFonts w:cstheme="minorHAnsi"/>
          <w:lang w:val="it-IT"/>
        </w:rPr>
      </w:pPr>
      <w:r>
        <w:rPr>
          <w:rFonts w:cstheme="minorHAnsi"/>
          <w:lang w:val="it-IT"/>
        </w:rPr>
        <w:br w:type="page"/>
      </w:r>
    </w:p>
    <w:p w14:paraId="0E75A465" w14:textId="52308178" w:rsidR="00855F54" w:rsidRPr="00855F54" w:rsidRDefault="00855F54" w:rsidP="004D3480">
      <w:pPr>
        <w:pStyle w:val="Heading1"/>
        <w:ind w:left="312"/>
        <w:rPr>
          <w:lang w:val="it-IT"/>
        </w:rPr>
      </w:pPr>
      <w:bookmarkStart w:id="441" w:name="_Toc1079472069"/>
      <w:r w:rsidRPr="10CEFF33">
        <w:rPr>
          <w:color w:val="000000" w:themeColor="text1"/>
          <w:lang w:val="it-IT"/>
        </w:rPr>
        <w:lastRenderedPageBreak/>
        <w:t>Modalità di navigazione sui dispositivi</w:t>
      </w:r>
      <w:bookmarkEnd w:id="441"/>
    </w:p>
    <w:p w14:paraId="20781E38" w14:textId="6144CECE" w:rsidR="00E95B7C" w:rsidRPr="00EF6B08" w:rsidRDefault="00E95B7C" w:rsidP="00B5236E">
      <w:pPr>
        <w:pStyle w:val="BodyText"/>
        <w:numPr>
          <w:ilvl w:val="0"/>
          <w:numId w:val="45"/>
        </w:numPr>
        <w:spacing w:before="60" w:after="60"/>
        <w:ind w:left="714" w:hanging="357"/>
        <w:rPr>
          <w:lang w:val="it-IT"/>
        </w:rPr>
      </w:pPr>
      <w:r w:rsidRPr="00EF6B08">
        <w:rPr>
          <w:lang w:val="it-IT"/>
        </w:rPr>
        <w:t xml:space="preserve">Via Browser: la piattaforma è </w:t>
      </w:r>
      <w:r w:rsidR="00522848" w:rsidRPr="00EF6B08">
        <w:rPr>
          <w:lang w:val="it-IT"/>
        </w:rPr>
        <w:t>accessibile</w:t>
      </w:r>
      <w:r w:rsidRPr="00EF6B08">
        <w:rPr>
          <w:lang w:val="it-IT"/>
        </w:rPr>
        <w:t xml:space="preserve"> da web browser utilizzando PC Windows o Mac</w:t>
      </w:r>
    </w:p>
    <w:p w14:paraId="233062C4" w14:textId="791227ED" w:rsidR="00C24707" w:rsidRDefault="00CC33CF" w:rsidP="00B5236E">
      <w:pPr>
        <w:pStyle w:val="BodyText"/>
        <w:numPr>
          <w:ilvl w:val="0"/>
          <w:numId w:val="45"/>
        </w:numPr>
        <w:spacing w:before="60" w:after="60"/>
        <w:ind w:left="714" w:hanging="357"/>
        <w:rPr>
          <w:lang w:val="it-IT"/>
        </w:rPr>
      </w:pPr>
      <w:r w:rsidRPr="00B23713">
        <w:rPr>
          <w:lang w:val="it-IT"/>
        </w:rPr>
        <w:t>Via Mobile Browser: la piattaforma è accessibile da browser anche in versione adattata a dispositivi tablet</w:t>
      </w:r>
    </w:p>
    <w:p w14:paraId="583DC8B3" w14:textId="26AC1595" w:rsidR="00E254CF" w:rsidRDefault="00E254CF" w:rsidP="00E254CF">
      <w:pPr>
        <w:pStyle w:val="BodyText"/>
        <w:spacing w:before="60" w:after="60"/>
        <w:ind w:left="240"/>
        <w:rPr>
          <w:lang w:val="it-IT"/>
        </w:rPr>
      </w:pPr>
      <w:r>
        <w:rPr>
          <w:lang w:val="it-IT"/>
        </w:rPr>
        <w:t>Per ulteriori dettagli inerenti la visualizzazione e navigazione si rimanda alle linee</w:t>
      </w:r>
      <w:r w:rsidR="00A44AA2">
        <w:rPr>
          <w:lang w:val="it-IT"/>
        </w:rPr>
        <w:t xml:space="preserve"> guida FrEE: </w:t>
      </w:r>
      <w:r w:rsidR="00A44AA2">
        <w:fldChar w:fldCharType="begin"/>
      </w:r>
      <w:r w:rsidR="00A44AA2" w:rsidRPr="005A311F">
        <w:rPr>
          <w:lang w:val="it-IT"/>
          <w:rPrChange w:id="442" w:author="Portogallo, Sara" w:date="2025-12-04T07:24:00Z" w16du:dateUtc="2025-12-04T06:24:00Z">
            <w:rPr/>
          </w:rPrChange>
        </w:rPr>
        <w:instrText>HYPERLINK "https://www.figma.com/design/pSxAh1oVgzJWdgTso5BUPW/FREE---UX-Guidelines?node-id=1812-38704&amp;p=f&amp;t=UBtaEbulrAgx8TaQ-0"</w:instrText>
      </w:r>
      <w:r w:rsidR="00A44AA2">
        <w:fldChar w:fldCharType="separate"/>
      </w:r>
      <w:r w:rsidR="00A44AA2" w:rsidRPr="00A44AA2">
        <w:rPr>
          <w:rStyle w:val="Hyperlink"/>
          <w:lang w:val="it-IT"/>
        </w:rPr>
        <w:t>FREE - UX Guidelines – Figma</w:t>
      </w:r>
      <w:r w:rsidR="00A44AA2">
        <w:fldChar w:fldCharType="end"/>
      </w:r>
    </w:p>
    <w:p w14:paraId="050C20E2" w14:textId="77777777" w:rsidR="00A44AA2" w:rsidRPr="00220994" w:rsidRDefault="00A44AA2" w:rsidP="00E254CF">
      <w:pPr>
        <w:pStyle w:val="BodyText"/>
        <w:spacing w:before="60" w:after="60"/>
        <w:ind w:left="240"/>
        <w:rPr>
          <w:lang w:val="it-IT"/>
        </w:rPr>
      </w:pPr>
    </w:p>
    <w:p w14:paraId="649F599E" w14:textId="77777777" w:rsidR="00324FDF" w:rsidRDefault="00324FDF" w:rsidP="10CEFF33">
      <w:pPr>
        <w:pStyle w:val="Heading1"/>
        <w:ind w:left="312"/>
        <w:rPr>
          <w:rFonts w:cstheme="minorHAnsi"/>
          <w:color w:val="000000" w:themeColor="text1"/>
          <w:szCs w:val="26"/>
          <w:lang w:val="it-IT"/>
        </w:rPr>
      </w:pPr>
      <w:bookmarkStart w:id="443" w:name="_Ref211865646"/>
      <w:bookmarkStart w:id="444" w:name="_Ref211865674"/>
      <w:bookmarkStart w:id="445" w:name="_Ref211865786"/>
      <w:bookmarkStart w:id="446" w:name="_Ref211865869"/>
      <w:bookmarkStart w:id="447" w:name="_Ref211865937"/>
      <w:bookmarkStart w:id="448" w:name="_Ref211866291"/>
      <w:bookmarkStart w:id="449" w:name="_Ref211866342"/>
      <w:bookmarkStart w:id="450" w:name="_Ref211867300"/>
      <w:bookmarkStart w:id="451" w:name="_Toc2024633406"/>
      <w:r>
        <w:rPr>
          <w:rFonts w:cstheme="minorHAnsi"/>
          <w:color w:val="000000" w:themeColor="text1"/>
          <w:szCs w:val="26"/>
          <w:lang w:val="it-IT"/>
        </w:rPr>
        <w:t>Configurazioni trasversali</w:t>
      </w:r>
      <w:bookmarkEnd w:id="443"/>
      <w:bookmarkEnd w:id="444"/>
      <w:bookmarkEnd w:id="445"/>
      <w:bookmarkEnd w:id="446"/>
      <w:bookmarkEnd w:id="447"/>
      <w:bookmarkEnd w:id="448"/>
      <w:bookmarkEnd w:id="449"/>
      <w:bookmarkEnd w:id="450"/>
      <w:bookmarkEnd w:id="451"/>
    </w:p>
    <w:p w14:paraId="64BA2736" w14:textId="04725B8D" w:rsidR="00B229C2" w:rsidRDefault="0080443F" w:rsidP="10CEFF33">
      <w:pPr>
        <w:pStyle w:val="Heading2"/>
        <w:ind w:left="1023"/>
        <w:rPr>
          <w:bCs/>
          <w:lang w:val="it-IT"/>
        </w:rPr>
      </w:pPr>
      <w:bookmarkStart w:id="452" w:name="_Toc1609535113"/>
      <w:r>
        <w:rPr>
          <w:bCs/>
          <w:lang w:val="it-IT"/>
        </w:rPr>
        <w:t>Configurazioni di portafoglio</w:t>
      </w:r>
      <w:r w:rsidR="0031023C">
        <w:rPr>
          <w:bCs/>
          <w:lang w:val="it-IT"/>
        </w:rPr>
        <w:t xml:space="preserve"> retail</w:t>
      </w:r>
      <w:bookmarkEnd w:id="452"/>
    </w:p>
    <w:p w14:paraId="0133A797" w14:textId="2B59703C" w:rsidR="0080443F" w:rsidRDefault="00F87F70" w:rsidP="00B5236E">
      <w:pPr>
        <w:pStyle w:val="ListParagraph"/>
        <w:numPr>
          <w:ilvl w:val="0"/>
          <w:numId w:val="43"/>
        </w:numPr>
        <w:ind w:left="714" w:hanging="357"/>
        <w:rPr>
          <w:lang w:val="it-IT"/>
        </w:rPr>
      </w:pPr>
      <w:r>
        <w:rPr>
          <w:lang w:val="it-IT"/>
        </w:rPr>
        <w:t>Ogni cliente è riconducibile ad un portafoglio di riferimento</w:t>
      </w:r>
      <w:r w:rsidR="00A108D3">
        <w:rPr>
          <w:lang w:val="it-IT"/>
        </w:rPr>
        <w:t>.</w:t>
      </w:r>
    </w:p>
    <w:p w14:paraId="455FF145" w14:textId="78FB1664" w:rsidR="009E4333" w:rsidRDefault="009E4333" w:rsidP="00B5236E">
      <w:pPr>
        <w:pStyle w:val="ListParagraph"/>
        <w:numPr>
          <w:ilvl w:val="0"/>
          <w:numId w:val="43"/>
        </w:numPr>
        <w:ind w:left="714" w:hanging="357"/>
        <w:rPr>
          <w:lang w:val="it-IT"/>
        </w:rPr>
      </w:pPr>
      <w:r>
        <w:rPr>
          <w:lang w:val="it-IT"/>
        </w:rPr>
        <w:t>Ad ogni portafoglio è associata un’unità organizzativa.</w:t>
      </w:r>
    </w:p>
    <w:p w14:paraId="197A08E2" w14:textId="7CCD3C99" w:rsidR="006900DF" w:rsidRDefault="001A5F5E" w:rsidP="00B5236E">
      <w:pPr>
        <w:pStyle w:val="ListParagraph"/>
        <w:numPr>
          <w:ilvl w:val="0"/>
          <w:numId w:val="43"/>
        </w:numPr>
        <w:ind w:left="714" w:hanging="357"/>
        <w:rPr>
          <w:lang w:val="it-IT"/>
        </w:rPr>
      </w:pPr>
      <w:r>
        <w:rPr>
          <w:lang w:val="it-IT"/>
        </w:rPr>
        <w:t>Una matricola</w:t>
      </w:r>
      <w:r w:rsidR="009E4333">
        <w:rPr>
          <w:lang w:val="it-IT"/>
        </w:rPr>
        <w:t xml:space="preserve"> (titolare)</w:t>
      </w:r>
      <w:r>
        <w:rPr>
          <w:lang w:val="it-IT"/>
        </w:rPr>
        <w:t xml:space="preserve"> </w:t>
      </w:r>
      <w:r w:rsidR="00AA47D5">
        <w:rPr>
          <w:lang w:val="it-IT"/>
        </w:rPr>
        <w:t>pu</w:t>
      </w:r>
      <w:r w:rsidR="002C4AC2">
        <w:rPr>
          <w:lang w:val="it-IT"/>
        </w:rPr>
        <w:t>ò essere associata ad uno o più portafogli</w:t>
      </w:r>
      <w:r w:rsidR="0010361E">
        <w:rPr>
          <w:lang w:val="it-IT"/>
        </w:rPr>
        <w:t>, anche di segmenti diversi e potenzialmente di filiali diverse</w:t>
      </w:r>
    </w:p>
    <w:p w14:paraId="225F42CE" w14:textId="0869215F" w:rsidR="002C4AC2" w:rsidRDefault="002C4AC2" w:rsidP="00B5236E">
      <w:pPr>
        <w:pStyle w:val="ListParagraph"/>
        <w:numPr>
          <w:ilvl w:val="0"/>
          <w:numId w:val="43"/>
        </w:numPr>
        <w:ind w:left="714" w:hanging="357"/>
        <w:rPr>
          <w:lang w:val="it-IT"/>
        </w:rPr>
      </w:pPr>
      <w:r>
        <w:rPr>
          <w:lang w:val="it-IT"/>
        </w:rPr>
        <w:t xml:space="preserve">È prevista la </w:t>
      </w:r>
      <w:r w:rsidR="00CE6A6B">
        <w:rPr>
          <w:lang w:val="it-IT"/>
        </w:rPr>
        <w:t xml:space="preserve">possibilità </w:t>
      </w:r>
      <w:r>
        <w:rPr>
          <w:lang w:val="it-IT"/>
        </w:rPr>
        <w:t xml:space="preserve">delega di portafoglio </w:t>
      </w:r>
      <w:r w:rsidR="009E4333">
        <w:rPr>
          <w:lang w:val="it-IT"/>
        </w:rPr>
        <w:t>temporanea su un’altra matricola (e.g. gestore clientela).</w:t>
      </w:r>
    </w:p>
    <w:p w14:paraId="63431658" w14:textId="061D86E4" w:rsidR="009E4333" w:rsidRPr="0080443F" w:rsidRDefault="009E4333" w:rsidP="00B5236E">
      <w:pPr>
        <w:pStyle w:val="ListParagraph"/>
        <w:numPr>
          <w:ilvl w:val="0"/>
          <w:numId w:val="43"/>
        </w:numPr>
        <w:ind w:left="714" w:hanging="357"/>
        <w:rPr>
          <w:lang w:val="it-IT"/>
        </w:rPr>
      </w:pPr>
      <w:r>
        <w:rPr>
          <w:lang w:val="it-IT"/>
        </w:rPr>
        <w:t>È previsto che la visibilità di portafogli temporaneamente sprovvisti di matricola permanga all’interno dell’unità organizzativa di riferimento</w:t>
      </w:r>
      <w:r w:rsidR="00FE5260">
        <w:rPr>
          <w:lang w:val="it-IT"/>
        </w:rPr>
        <w:t xml:space="preserve"> tra i membri della medesima</w:t>
      </w:r>
    </w:p>
    <w:p w14:paraId="503DF111" w14:textId="64E9499E" w:rsidR="00324FDF" w:rsidRDefault="00324FDF" w:rsidP="004D3480">
      <w:pPr>
        <w:pStyle w:val="Heading2"/>
        <w:ind w:left="1023"/>
        <w:rPr>
          <w:lang w:val="it-IT"/>
        </w:rPr>
      </w:pPr>
      <w:bookmarkStart w:id="453" w:name="_Ref211845241"/>
      <w:bookmarkStart w:id="454" w:name="_Toc542525448"/>
      <w:r w:rsidRPr="10CEFF33">
        <w:rPr>
          <w:lang w:val="it-IT"/>
        </w:rPr>
        <w:t>Catalogo prodotti</w:t>
      </w:r>
      <w:bookmarkEnd w:id="453"/>
      <w:bookmarkEnd w:id="454"/>
    </w:p>
    <w:p w14:paraId="7436FDE8" w14:textId="77777777" w:rsidR="001705FA" w:rsidRDefault="001705FA" w:rsidP="001705FA">
      <w:pPr>
        <w:rPr>
          <w:lang w:val="it-IT"/>
        </w:rPr>
      </w:pPr>
    </w:p>
    <w:p w14:paraId="2E16F954" w14:textId="24A5C8C8" w:rsidR="001705FA" w:rsidRDefault="001705FA" w:rsidP="001705FA">
      <w:pPr>
        <w:rPr>
          <w:lang w:val="it-IT"/>
        </w:rPr>
      </w:pPr>
      <w:r>
        <w:rPr>
          <w:lang w:val="it-IT"/>
        </w:rPr>
        <w:t xml:space="preserve">In assenza di un catalogo prodotti, si prevede di </w:t>
      </w:r>
      <w:r w:rsidR="00BA70BA">
        <w:rPr>
          <w:lang w:val="it-IT"/>
        </w:rPr>
        <w:t xml:space="preserve">mantenere la struttura del catalogo prodotti attualmente </w:t>
      </w:r>
      <w:r w:rsidR="00952CC7">
        <w:rPr>
          <w:lang w:val="it-IT"/>
        </w:rPr>
        <w:t>disponbile</w:t>
      </w:r>
      <w:r w:rsidR="00787C8A">
        <w:rPr>
          <w:lang w:val="it-IT"/>
        </w:rPr>
        <w:t xml:space="preserve"> in NowDesk ed alimentata da DSS.</w:t>
      </w:r>
    </w:p>
    <w:p w14:paraId="7F382671" w14:textId="17809204" w:rsidR="00787C8A" w:rsidRDefault="00787C8A" w:rsidP="001705FA">
      <w:pPr>
        <w:rPr>
          <w:lang w:val="it-IT"/>
        </w:rPr>
      </w:pPr>
      <w:r>
        <w:rPr>
          <w:lang w:val="it-IT"/>
        </w:rPr>
        <w:t>Si preve</w:t>
      </w:r>
      <w:r w:rsidR="00952CC7">
        <w:rPr>
          <w:lang w:val="it-IT"/>
        </w:rPr>
        <w:t>de che</w:t>
      </w:r>
      <w:r w:rsidR="00250D87">
        <w:rPr>
          <w:lang w:val="it-IT"/>
        </w:rPr>
        <w:t xml:space="preserve">, ai fini del seguente </w:t>
      </w:r>
      <w:r w:rsidR="003A491E">
        <w:rPr>
          <w:lang w:val="it-IT"/>
        </w:rPr>
        <w:t xml:space="preserve">documento, </w:t>
      </w:r>
      <w:r w:rsidR="009F7E9F">
        <w:rPr>
          <w:lang w:val="it-IT"/>
        </w:rPr>
        <w:t>l’</w:t>
      </w:r>
      <w:r w:rsidR="00930061">
        <w:rPr>
          <w:lang w:val="it-IT"/>
        </w:rPr>
        <w:t>”A</w:t>
      </w:r>
      <w:r w:rsidR="009F7E9F">
        <w:rPr>
          <w:lang w:val="it-IT"/>
        </w:rPr>
        <w:t>rgomento</w:t>
      </w:r>
      <w:r w:rsidR="00930061">
        <w:rPr>
          <w:lang w:val="it-IT"/>
        </w:rPr>
        <w:t>”</w:t>
      </w:r>
      <w:r w:rsidR="009F7E9F">
        <w:rPr>
          <w:lang w:val="it-IT"/>
        </w:rPr>
        <w:t xml:space="preserve"> si identifichi con la </w:t>
      </w:r>
      <w:r w:rsidR="00E9363E">
        <w:rPr>
          <w:lang w:val="it-IT"/>
        </w:rPr>
        <w:t>voce</w:t>
      </w:r>
      <w:ins w:id="455" w:author="Pavia, Cristina" w:date="2026-01-19T18:06:00Z" w16du:dateUtc="2026-01-19T17:06:00Z">
        <w:r w:rsidR="004F7A3D">
          <w:rPr>
            <w:lang w:val="it-IT"/>
          </w:rPr>
          <w:t xml:space="preserve"> </w:t>
        </w:r>
      </w:ins>
      <w:r w:rsidR="00930061">
        <w:rPr>
          <w:lang w:val="it-IT"/>
        </w:rPr>
        <w:t>“</w:t>
      </w:r>
      <w:r w:rsidR="009F7E9F">
        <w:rPr>
          <w:lang w:val="it-IT"/>
        </w:rPr>
        <w:t>Categoria</w:t>
      </w:r>
      <w:r w:rsidR="00930061">
        <w:rPr>
          <w:lang w:val="it-IT"/>
        </w:rPr>
        <w:t>”</w:t>
      </w:r>
      <w:r w:rsidR="00F30815">
        <w:rPr>
          <w:lang w:val="it-IT"/>
        </w:rPr>
        <w:t xml:space="preserve"> riportata nel documento</w:t>
      </w:r>
      <w:r w:rsidR="009F7E9F">
        <w:rPr>
          <w:lang w:val="it-IT"/>
        </w:rPr>
        <w:t xml:space="preserve">, </w:t>
      </w:r>
      <w:r w:rsidR="009715A2">
        <w:rPr>
          <w:lang w:val="it-IT"/>
        </w:rPr>
        <w:t xml:space="preserve">il </w:t>
      </w:r>
      <w:r w:rsidR="00930061">
        <w:rPr>
          <w:lang w:val="it-IT"/>
        </w:rPr>
        <w:t>“</w:t>
      </w:r>
      <w:r w:rsidR="009715A2">
        <w:rPr>
          <w:lang w:val="it-IT"/>
        </w:rPr>
        <w:t>Gruppo prodotto</w:t>
      </w:r>
      <w:r w:rsidR="00930061">
        <w:rPr>
          <w:lang w:val="it-IT"/>
        </w:rPr>
        <w:t>”</w:t>
      </w:r>
      <w:r w:rsidR="009715A2">
        <w:rPr>
          <w:lang w:val="it-IT"/>
        </w:rPr>
        <w:t xml:space="preserve"> al</w:t>
      </w:r>
      <w:r w:rsidR="00930061">
        <w:rPr>
          <w:lang w:val="it-IT"/>
        </w:rPr>
        <w:t xml:space="preserve"> </w:t>
      </w:r>
      <w:r w:rsidR="00F30815">
        <w:rPr>
          <w:lang w:val="it-IT"/>
        </w:rPr>
        <w:t>“</w:t>
      </w:r>
      <w:r w:rsidR="00930061">
        <w:rPr>
          <w:lang w:val="it-IT"/>
        </w:rPr>
        <w:t>Prodotto</w:t>
      </w:r>
      <w:r w:rsidR="00F30815">
        <w:rPr>
          <w:lang w:val="it-IT"/>
        </w:rPr>
        <w:t>”</w:t>
      </w:r>
      <w:r w:rsidR="004F79E4">
        <w:rPr>
          <w:lang w:val="it-IT"/>
        </w:rPr>
        <w:t xml:space="preserve"> </w:t>
      </w:r>
      <w:r w:rsidR="007302E4">
        <w:rPr>
          <w:lang w:val="it-IT"/>
        </w:rPr>
        <w:t>riportata nel documento</w:t>
      </w:r>
      <w:r w:rsidR="009C1F33">
        <w:rPr>
          <w:lang w:val="it-IT"/>
        </w:rPr>
        <w:t>.</w:t>
      </w:r>
      <w:r w:rsidR="00992DD4">
        <w:rPr>
          <w:lang w:val="it-IT"/>
        </w:rPr>
        <w:t xml:space="preserve"> Si propone eventualmente una quadratura per il raccordo dei processi.</w:t>
      </w:r>
    </w:p>
    <w:p w14:paraId="0871B00C" w14:textId="77777777" w:rsidR="009C1F33" w:rsidRDefault="009C1F33" w:rsidP="001705FA">
      <w:pPr>
        <w:rPr>
          <w:lang w:val="it-IT"/>
        </w:rPr>
      </w:pPr>
    </w:p>
    <w:p w14:paraId="45D918E4" w14:textId="772B7F72" w:rsidR="009C1F33" w:rsidRDefault="009C1F33" w:rsidP="001705FA">
      <w:pPr>
        <w:rPr>
          <w:lang w:val="it-IT"/>
        </w:rPr>
      </w:pPr>
      <w:r>
        <w:rPr>
          <w:lang w:val="it-IT"/>
        </w:rPr>
        <w:t>Si prevede a target lo sviluppo di un nuovo catalogo prodotti armonizzato.</w:t>
      </w:r>
    </w:p>
    <w:p w14:paraId="1E6858F1" w14:textId="77777777" w:rsidR="00922B07" w:rsidRDefault="00922B07" w:rsidP="00922B07">
      <w:pPr>
        <w:pStyle w:val="Heading2"/>
        <w:rPr>
          <w:ins w:id="456" w:author="Di Donna, Enrica Maria" w:date="2026-02-27T14:09:00Z" w16du:dateUtc="2026-02-27T13:09:00Z"/>
          <w:lang w:val="it-IT"/>
        </w:rPr>
      </w:pPr>
      <w:bookmarkStart w:id="457" w:name="_Toc971525042"/>
      <w:ins w:id="458" w:author="Di Donna, Enrica Maria" w:date="2026-02-27T14:09:00Z" w16du:dateUtc="2026-02-27T13:09:00Z">
        <w:r w:rsidRPr="10CEFF33">
          <w:rPr>
            <w:lang w:val="it-IT"/>
          </w:rPr>
          <w:t>Riportafogliazioni</w:t>
        </w:r>
        <w:bookmarkEnd w:id="457"/>
      </w:ins>
    </w:p>
    <w:p w14:paraId="2428DD42" w14:textId="77777777" w:rsidR="00922B07" w:rsidRDefault="00922B07" w:rsidP="00922B07">
      <w:pPr>
        <w:rPr>
          <w:ins w:id="459" w:author="Di Donna, Enrica Maria" w:date="2026-02-27T14:09:00Z" w16du:dateUtc="2026-02-27T13:09:00Z"/>
          <w:bCs/>
          <w:lang w:val="it-IT"/>
        </w:rPr>
      </w:pPr>
    </w:p>
    <w:p w14:paraId="4EBD004C" w14:textId="77777777" w:rsidR="00922B07" w:rsidRPr="008352AB" w:rsidRDefault="00922B07" w:rsidP="00922B07">
      <w:pPr>
        <w:numPr>
          <w:ilvl w:val="0"/>
          <w:numId w:val="90"/>
        </w:numPr>
        <w:rPr>
          <w:ins w:id="460" w:author="Di Donna, Enrica Maria" w:date="2026-02-27T14:09:00Z" w16du:dateUtc="2026-02-27T13:09:00Z"/>
          <w:bCs/>
          <w:lang w:val="it-IT"/>
        </w:rPr>
      </w:pPr>
      <w:ins w:id="461" w:author="Di Donna, Enrica Maria" w:date="2026-02-27T14:09:00Z" w16du:dateUtc="2026-02-27T13:09:00Z">
        <w:r w:rsidRPr="008352AB">
          <w:rPr>
            <w:bCs/>
            <w:lang w:val="it-IT"/>
          </w:rPr>
          <w:t xml:space="preserve">Gli item di lead e suggerimenti in volo dovranno essere migrati </w:t>
        </w:r>
      </w:ins>
    </w:p>
    <w:p w14:paraId="43C13CD9" w14:textId="77777777" w:rsidR="00922B07" w:rsidRPr="008352AB" w:rsidRDefault="00922B07" w:rsidP="00922B07">
      <w:pPr>
        <w:numPr>
          <w:ilvl w:val="0"/>
          <w:numId w:val="90"/>
        </w:numPr>
        <w:rPr>
          <w:ins w:id="462" w:author="Di Donna, Enrica Maria" w:date="2026-02-27T14:09:00Z" w16du:dateUtc="2026-02-27T13:09:00Z"/>
          <w:bCs/>
          <w:lang w:val="it-IT"/>
        </w:rPr>
      </w:pPr>
      <w:ins w:id="463" w:author="Di Donna, Enrica Maria" w:date="2026-02-27T14:09:00Z" w16du:dateUtc="2026-02-27T13:09:00Z">
        <w:r w:rsidRPr="008352AB">
          <w:rPr>
            <w:bCs/>
            <w:lang w:val="it-IT"/>
          </w:rPr>
          <w:t>Per storico contatti , dato su dynamics (non contacthistory) , i dati dovranno essere visibili al nuovo gestore</w:t>
        </w:r>
      </w:ins>
    </w:p>
    <w:p w14:paraId="6748377B" w14:textId="77777777" w:rsidR="00922B07" w:rsidRPr="008352AB" w:rsidRDefault="00922B07" w:rsidP="00922B07">
      <w:pPr>
        <w:numPr>
          <w:ilvl w:val="0"/>
          <w:numId w:val="90"/>
        </w:numPr>
        <w:rPr>
          <w:ins w:id="464" w:author="Di Donna, Enrica Maria" w:date="2026-02-27T14:09:00Z" w16du:dateUtc="2026-02-27T13:09:00Z"/>
          <w:bCs/>
          <w:lang w:val="it-IT"/>
        </w:rPr>
      </w:pPr>
      <w:ins w:id="465" w:author="Di Donna, Enrica Maria" w:date="2026-02-27T14:09:00Z" w16du:dateUtc="2026-02-27T13:09:00Z">
        <w:r w:rsidRPr="008352AB">
          <w:rPr>
            <w:bCs/>
            <w:lang w:val="it-IT"/>
          </w:rPr>
          <w:t>Per gli appuntamenti ancora da eseguire</w:t>
        </w:r>
      </w:ins>
    </w:p>
    <w:p w14:paraId="5885640A" w14:textId="77777777" w:rsidR="00922B07" w:rsidRPr="008352AB" w:rsidRDefault="00922B07" w:rsidP="00922B07">
      <w:pPr>
        <w:numPr>
          <w:ilvl w:val="1"/>
          <w:numId w:val="90"/>
        </w:numPr>
        <w:rPr>
          <w:ins w:id="466" w:author="Di Donna, Enrica Maria" w:date="2026-02-27T14:09:00Z" w16du:dateUtc="2026-02-27T13:09:00Z"/>
          <w:bCs/>
          <w:lang w:val="it-IT"/>
        </w:rPr>
      </w:pPr>
      <w:ins w:id="467" w:author="Di Donna, Enrica Maria" w:date="2026-02-27T14:09:00Z" w16du:dateUtc="2026-02-27T13:09:00Z">
        <w:r w:rsidRPr="008352AB">
          <w:rPr>
            <w:bCs/>
            <w:lang w:val="it-IT"/>
          </w:rPr>
          <w:t>Se resta sulla stessa filiale l’appuntamento non va spostato. Sarà compito della filiale presentare il cliente al nuovo collega</w:t>
        </w:r>
      </w:ins>
    </w:p>
    <w:p w14:paraId="105BC53A" w14:textId="77777777" w:rsidR="00922B07" w:rsidRPr="008352AB" w:rsidRDefault="00922B07" w:rsidP="00922B07">
      <w:pPr>
        <w:numPr>
          <w:ilvl w:val="1"/>
          <w:numId w:val="90"/>
        </w:numPr>
        <w:rPr>
          <w:ins w:id="468" w:author="Di Donna, Enrica Maria" w:date="2026-02-27T14:09:00Z" w16du:dateUtc="2026-02-27T13:09:00Z"/>
          <w:bCs/>
          <w:lang w:val="it-IT"/>
        </w:rPr>
      </w:pPr>
      <w:ins w:id="469" w:author="Di Donna, Enrica Maria" w:date="2026-02-27T14:09:00Z" w16du:dateUtc="2026-02-27T13:09:00Z">
        <w:r w:rsidRPr="008352AB">
          <w:rPr>
            <w:bCs/>
            <w:lang w:val="it-IT"/>
          </w:rPr>
          <w:t>In caso di cambio filiale l’appuntamento dovrà essere migrato. Sarà compito del RF risolvere eventuali conflitti in agenda</w:t>
        </w:r>
      </w:ins>
    </w:p>
    <w:p w14:paraId="2BAA03A2" w14:textId="77777777" w:rsidR="00922B07" w:rsidRPr="008352AB" w:rsidRDefault="00922B07" w:rsidP="00922B07">
      <w:pPr>
        <w:numPr>
          <w:ilvl w:val="0"/>
          <w:numId w:val="90"/>
        </w:numPr>
        <w:rPr>
          <w:ins w:id="470" w:author="Di Donna, Enrica Maria" w:date="2026-02-27T14:09:00Z" w16du:dateUtc="2026-02-27T13:09:00Z"/>
          <w:bCs/>
          <w:lang w:val="it-IT"/>
        </w:rPr>
      </w:pPr>
      <w:ins w:id="471" w:author="Di Donna, Enrica Maria" w:date="2026-02-27T14:09:00Z" w16du:dateUtc="2026-02-27T13:09:00Z">
        <w:r w:rsidRPr="008352AB">
          <w:rPr>
            <w:bCs/>
            <w:lang w:val="it-IT"/>
          </w:rPr>
          <w:t>Contacthistory (dato mongo) , non è necessario aggiornare i dati storici, ma bisogna gestire gli appuntamenti ancora da esitare come descritto al punto precedente</w:t>
        </w:r>
      </w:ins>
    </w:p>
    <w:p w14:paraId="1ADFD2AD" w14:textId="1D333A15" w:rsidR="00992DD4" w:rsidRDefault="00992DD4" w:rsidP="001705FA">
      <w:pPr>
        <w:rPr>
          <w:lang w:val="it-IT"/>
        </w:rPr>
      </w:pPr>
    </w:p>
    <w:p w14:paraId="759401D9" w14:textId="77777777" w:rsidR="001D1BA2" w:rsidRDefault="001D1BA2" w:rsidP="001705FA">
      <w:pPr>
        <w:rPr>
          <w:lang w:val="it-IT"/>
        </w:rPr>
      </w:pPr>
    </w:p>
    <w:p w14:paraId="2A4C8E2C" w14:textId="3F2E380B" w:rsidR="00324FDF" w:rsidRPr="00A26E34" w:rsidRDefault="00324FDF" w:rsidP="10CEFF33">
      <w:pPr>
        <w:pStyle w:val="Heading2"/>
        <w:ind w:left="1023"/>
        <w:rPr>
          <w:bCs/>
          <w:lang w:val="it-IT"/>
        </w:rPr>
      </w:pPr>
      <w:bookmarkStart w:id="472" w:name="_Toc527807985"/>
      <w:r w:rsidRPr="10CEFF33">
        <w:rPr>
          <w:lang w:val="it-IT"/>
        </w:rPr>
        <w:lastRenderedPageBreak/>
        <w:t xml:space="preserve">Tassonomia </w:t>
      </w:r>
      <w:r w:rsidR="00C706B0" w:rsidRPr="10CEFF33">
        <w:rPr>
          <w:lang w:val="it-IT"/>
        </w:rPr>
        <w:t>generale</w:t>
      </w:r>
      <w:bookmarkEnd w:id="472"/>
      <w:r w:rsidR="00C706B0" w:rsidRPr="10CEFF33">
        <w:rPr>
          <w:lang w:val="it-IT"/>
        </w:rPr>
        <w:t xml:space="preserve"> </w:t>
      </w:r>
    </w:p>
    <w:p w14:paraId="55F6E641" w14:textId="62BA08C9" w:rsidR="00324FDF" w:rsidRPr="006E7D7C" w:rsidRDefault="00324FDF" w:rsidP="00B5236E">
      <w:pPr>
        <w:pStyle w:val="ListParagraph"/>
        <w:numPr>
          <w:ilvl w:val="0"/>
          <w:numId w:val="7"/>
        </w:numPr>
        <w:ind w:left="714" w:hanging="357"/>
        <w:rPr>
          <w:lang w:val="it-IT"/>
        </w:rPr>
      </w:pPr>
      <w:r w:rsidRPr="006F265B">
        <w:rPr>
          <w:bCs/>
          <w:lang w:val="it-IT"/>
        </w:rPr>
        <w:t xml:space="preserve">Si </w:t>
      </w:r>
      <w:r>
        <w:rPr>
          <w:bCs/>
          <w:lang w:val="it-IT"/>
        </w:rPr>
        <w:t>definisce “Lead” la combinazione di un’anagrafica (Persona Fisica o Persona Giuridica) cliente o prospect ed un interesse manifestato da parte del medesimo</w:t>
      </w:r>
    </w:p>
    <w:p w14:paraId="4F78113B" w14:textId="3A383CE4" w:rsidR="006E7D7C" w:rsidRPr="006E7D7C" w:rsidRDefault="006E7D7C" w:rsidP="00B5236E">
      <w:pPr>
        <w:pStyle w:val="ListParagraph"/>
        <w:numPr>
          <w:ilvl w:val="0"/>
          <w:numId w:val="7"/>
        </w:numPr>
        <w:ind w:left="714" w:hanging="357"/>
        <w:rPr>
          <w:lang w:val="it-IT"/>
        </w:rPr>
      </w:pPr>
      <w:r>
        <w:rPr>
          <w:bCs/>
          <w:lang w:val="it-IT"/>
        </w:rPr>
        <w:t>Si definisce “Lead Espl</w:t>
      </w:r>
      <w:r w:rsidR="00C96A70">
        <w:rPr>
          <w:bCs/>
          <w:lang w:val="it-IT"/>
        </w:rPr>
        <w:t>i</w:t>
      </w:r>
      <w:r>
        <w:rPr>
          <w:bCs/>
          <w:lang w:val="it-IT"/>
        </w:rPr>
        <w:t>cita” la manifestazione di un interesse tramite una richiesta di ricontatto.</w:t>
      </w:r>
    </w:p>
    <w:p w14:paraId="6E53BFBE" w14:textId="6B50AE57" w:rsidR="006E7D7C" w:rsidRPr="0005257C" w:rsidRDefault="006E7D7C" w:rsidP="00B5236E">
      <w:pPr>
        <w:pStyle w:val="ListParagraph"/>
        <w:numPr>
          <w:ilvl w:val="0"/>
          <w:numId w:val="7"/>
        </w:numPr>
        <w:ind w:left="714" w:hanging="357"/>
        <w:rPr>
          <w:lang w:val="it-IT"/>
        </w:rPr>
      </w:pPr>
      <w:r>
        <w:rPr>
          <w:lang w:val="it-IT"/>
        </w:rPr>
        <w:t xml:space="preserve">Altre </w:t>
      </w:r>
      <w:r w:rsidR="00C96A70">
        <w:rPr>
          <w:lang w:val="it-IT"/>
        </w:rPr>
        <w:t>Lead non incluse nella definizione di esplic</w:t>
      </w:r>
      <w:ins w:id="473" w:author="Clerici, Alessandro" w:date="2026-02-03T11:15:00Z" w16du:dateUtc="2026-02-03T10:15:00Z">
        <w:r w:rsidR="002E1E96">
          <w:rPr>
            <w:lang w:val="it-IT"/>
          </w:rPr>
          <w:t>i</w:t>
        </w:r>
      </w:ins>
      <w:r w:rsidR="00C96A70">
        <w:rPr>
          <w:lang w:val="it-IT"/>
        </w:rPr>
        <w:t>ta, saranno identificate come “Lead Implicita”</w:t>
      </w:r>
    </w:p>
    <w:p w14:paraId="2FC42987" w14:textId="368EADE9" w:rsidR="00324FDF" w:rsidRPr="006578C1" w:rsidRDefault="063D17BF" w:rsidP="5D35CD4F">
      <w:pPr>
        <w:pStyle w:val="ListParagraph"/>
        <w:numPr>
          <w:ilvl w:val="0"/>
          <w:numId w:val="7"/>
        </w:numPr>
        <w:ind w:left="714" w:hanging="357"/>
        <w:rPr>
          <w:lang w:val="it-IT"/>
          <w:rPrChange w:id="474" w:author="Castelli, Alessandro" w:date="2026-04-07T09:24:00Z" w16du:dateUtc="2026-04-07T07:24:00Z">
            <w:rPr/>
          </w:rPrChange>
        </w:rPr>
      </w:pPr>
      <w:r w:rsidRPr="006578C1">
        <w:rPr>
          <w:lang w:val="it-IT"/>
          <w:rPrChange w:id="475" w:author="Castelli, Alessandro" w:date="2026-04-07T09:24:00Z" w16du:dateUtc="2026-04-07T07:24:00Z">
            <w:rPr/>
          </w:rPrChange>
        </w:rPr>
        <w:t>Clienti in audience di campagna, che tuttavia non hanno manifestato concretamente un interesse tramite un’azione richiesta dalla campagna stessa sono “</w:t>
      </w:r>
      <w:r w:rsidR="7F0FC70F" w:rsidRPr="006578C1">
        <w:rPr>
          <w:lang w:val="it-IT"/>
          <w:rPrChange w:id="476" w:author="Castelli, Alessandro" w:date="2026-04-07T09:24:00Z" w16du:dateUtc="2026-04-07T07:24:00Z">
            <w:rPr/>
          </w:rPrChange>
        </w:rPr>
        <w:t>Suggerimenti</w:t>
      </w:r>
      <w:r w:rsidRPr="006578C1">
        <w:rPr>
          <w:lang w:val="it-IT"/>
          <w:rPrChange w:id="477" w:author="Castelli, Alessandro" w:date="2026-04-07T09:24:00Z" w16du:dateUtc="2026-04-07T07:24:00Z">
            <w:rPr/>
          </w:rPrChange>
        </w:rPr>
        <w:t xml:space="preserve">”. </w:t>
      </w:r>
      <w:r w:rsidR="134D789E" w:rsidRPr="006578C1">
        <w:rPr>
          <w:lang w:val="it-IT"/>
          <w:rPrChange w:id="478" w:author="Castelli, Alessandro" w:date="2026-04-07T09:24:00Z" w16du:dateUtc="2026-04-07T07:24:00Z">
            <w:rPr/>
          </w:rPrChange>
        </w:rPr>
        <w:t>Saranno</w:t>
      </w:r>
      <w:r w:rsidRPr="006578C1">
        <w:rPr>
          <w:lang w:val="it-IT"/>
          <w:rPrChange w:id="479" w:author="Castelli, Alessandro" w:date="2026-04-07T09:24:00Z" w16du:dateUtc="2026-04-07T07:24:00Z">
            <w:rPr/>
          </w:rPrChange>
        </w:rPr>
        <w:t xml:space="preserve"> visibili nella to-do list (</w:t>
      </w:r>
      <w:r w:rsidR="5BFA0827" w:rsidRPr="006578C1">
        <w:rPr>
          <w:lang w:val="it-IT"/>
          <w:rPrChange w:id="480" w:author="Castelli, Alessandro" w:date="2026-04-07T09:24:00Z" w16du:dateUtc="2026-04-07T07:24:00Z">
            <w:rPr/>
          </w:rPrChange>
        </w:rPr>
        <w:t>pagina di Gestione lead</w:t>
      </w:r>
      <w:r w:rsidRPr="006578C1">
        <w:rPr>
          <w:lang w:val="it-IT"/>
          <w:rPrChange w:id="481" w:author="Castelli, Alessandro" w:date="2026-04-07T09:24:00Z" w16du:dateUtc="2026-04-07T07:24:00Z">
            <w:rPr/>
          </w:rPrChange>
        </w:rPr>
        <w:t>) di contatto</w:t>
      </w:r>
    </w:p>
    <w:p w14:paraId="5998632B" w14:textId="348BBB32" w:rsidR="002C709D" w:rsidRDefault="002C709D" w:rsidP="002C709D">
      <w:pPr>
        <w:pStyle w:val="ListParagraph"/>
        <w:numPr>
          <w:ilvl w:val="0"/>
          <w:numId w:val="7"/>
        </w:numPr>
        <w:ind w:left="714" w:hanging="357"/>
        <w:rPr>
          <w:lang w:val="it-IT"/>
        </w:rPr>
      </w:pPr>
      <w:r>
        <w:rPr>
          <w:lang w:val="it-IT"/>
        </w:rPr>
        <w:t>Nella pagina di gestione</w:t>
      </w:r>
      <w:r w:rsidR="00AF2FCF">
        <w:rPr>
          <w:lang w:val="it-IT"/>
        </w:rPr>
        <w:t>/to-do list</w:t>
      </w:r>
      <w:r>
        <w:rPr>
          <w:lang w:val="it-IT"/>
        </w:rPr>
        <w:t xml:space="preserve">, vista e scheda </w:t>
      </w:r>
      <w:r w:rsidR="00676112">
        <w:rPr>
          <w:lang w:val="it-IT"/>
        </w:rPr>
        <w:t>di dettaglio</w:t>
      </w:r>
      <w:r>
        <w:rPr>
          <w:lang w:val="it-IT"/>
        </w:rPr>
        <w:t xml:space="preserve">, le lead </w:t>
      </w:r>
      <w:r w:rsidR="00676112">
        <w:rPr>
          <w:lang w:val="it-IT"/>
        </w:rPr>
        <w:t xml:space="preserve">ed i suggerimenti </w:t>
      </w:r>
      <w:r>
        <w:rPr>
          <w:lang w:val="it-IT"/>
        </w:rPr>
        <w:t>saranno aggregat</w:t>
      </w:r>
      <w:r w:rsidR="00676112">
        <w:rPr>
          <w:lang w:val="it-IT"/>
        </w:rPr>
        <w:t>i</w:t>
      </w:r>
      <w:r>
        <w:rPr>
          <w:lang w:val="it-IT"/>
        </w:rPr>
        <w:t xml:space="preserve"> sul livello di anagrafica</w:t>
      </w:r>
      <w:r w:rsidR="00676112">
        <w:rPr>
          <w:lang w:val="it-IT"/>
        </w:rPr>
        <w:t xml:space="preserve"> cliente o prospect</w:t>
      </w:r>
      <w:r>
        <w:rPr>
          <w:lang w:val="it-IT"/>
        </w:rPr>
        <w:t xml:space="preserve">. Pertanto, un item sarà composto da un’anagrafica ed uno o più </w:t>
      </w:r>
      <w:r w:rsidR="00676112">
        <w:rPr>
          <w:lang w:val="it-IT"/>
        </w:rPr>
        <w:t>lead/suggerimenti collegati</w:t>
      </w:r>
    </w:p>
    <w:p w14:paraId="00B7AC6E" w14:textId="77777777" w:rsidR="00436DB1" w:rsidRDefault="00436DB1" w:rsidP="006E7D7C">
      <w:pPr>
        <w:pStyle w:val="ListParagraph"/>
        <w:ind w:left="714"/>
        <w:rPr>
          <w:lang w:val="it-IT"/>
        </w:rPr>
      </w:pPr>
    </w:p>
    <w:p w14:paraId="5D351CA2" w14:textId="1C0825C4" w:rsidR="002C709D" w:rsidRDefault="002C709D" w:rsidP="002C709D">
      <w:pPr>
        <w:pStyle w:val="ListParagraph"/>
        <w:ind w:left="714"/>
        <w:rPr>
          <w:lang w:val="it-IT"/>
        </w:rPr>
      </w:pPr>
    </w:p>
    <w:p w14:paraId="005AA744" w14:textId="0754D9DF" w:rsidR="005C2027" w:rsidRDefault="00772DC5" w:rsidP="10CEFF33">
      <w:pPr>
        <w:pStyle w:val="Heading2"/>
        <w:ind w:left="1023"/>
        <w:rPr>
          <w:bCs/>
          <w:lang w:val="it-IT"/>
        </w:rPr>
      </w:pPr>
      <w:bookmarkStart w:id="482" w:name="_Toc463788864"/>
      <w:r>
        <w:rPr>
          <w:bCs/>
          <w:lang w:val="it-IT"/>
        </w:rPr>
        <w:t>Interazione filtro FrEE e coni di visibilità su CRM</w:t>
      </w:r>
      <w:r w:rsidR="009E6C62">
        <w:rPr>
          <w:bCs/>
          <w:lang w:val="it-IT"/>
        </w:rPr>
        <w:t xml:space="preserve"> </w:t>
      </w:r>
      <w:r w:rsidR="00E30848">
        <w:rPr>
          <w:bCs/>
          <w:lang w:val="it-IT"/>
        </w:rPr>
        <w:t>in gestione lead</w:t>
      </w:r>
      <w:bookmarkEnd w:id="482"/>
    </w:p>
    <w:p w14:paraId="6A599423" w14:textId="4E806C35" w:rsidR="00772DC5" w:rsidRDefault="00772DC5" w:rsidP="00B5236E">
      <w:pPr>
        <w:pStyle w:val="ListParagraph"/>
        <w:numPr>
          <w:ilvl w:val="0"/>
          <w:numId w:val="44"/>
        </w:numPr>
        <w:ind w:left="714" w:hanging="357"/>
        <w:rPr>
          <w:lang w:val="it-IT"/>
        </w:rPr>
      </w:pPr>
      <w:r>
        <w:rPr>
          <w:lang w:val="it-IT"/>
        </w:rPr>
        <w:t>Se</w:t>
      </w:r>
      <w:r w:rsidR="00BC003A">
        <w:rPr>
          <w:lang w:val="it-IT"/>
        </w:rPr>
        <w:t xml:space="preserve"> l’utente </w:t>
      </w:r>
      <w:r w:rsidR="004E74A3">
        <w:rPr>
          <w:lang w:val="it-IT"/>
        </w:rPr>
        <w:t>impost</w:t>
      </w:r>
      <w:r w:rsidR="00BC003A">
        <w:rPr>
          <w:lang w:val="it-IT"/>
        </w:rPr>
        <w:t>a il</w:t>
      </w:r>
      <w:r w:rsidR="004E74A3">
        <w:rPr>
          <w:lang w:val="it-IT"/>
        </w:rPr>
        <w:t xml:space="preserve"> filtro</w:t>
      </w:r>
      <w:r w:rsidR="00BC003A">
        <w:rPr>
          <w:lang w:val="it-IT"/>
        </w:rPr>
        <w:t xml:space="preserve"> relativo ad</w:t>
      </w:r>
      <w:r w:rsidR="004E74A3">
        <w:rPr>
          <w:lang w:val="it-IT"/>
        </w:rPr>
        <w:t xml:space="preserve"> </w:t>
      </w:r>
      <w:r w:rsidR="006104F1">
        <w:rPr>
          <w:lang w:val="it-IT"/>
        </w:rPr>
        <w:t>“</w:t>
      </w:r>
      <w:r w:rsidR="004E74A3">
        <w:rPr>
          <w:lang w:val="it-IT"/>
        </w:rPr>
        <w:t>UO</w:t>
      </w:r>
      <w:r w:rsidR="006104F1">
        <w:rPr>
          <w:lang w:val="it-IT"/>
        </w:rPr>
        <w:t xml:space="preserve">” </w:t>
      </w:r>
      <w:r w:rsidR="00C62DAE">
        <w:rPr>
          <w:lang w:val="it-IT"/>
        </w:rPr>
        <w:t>vedr</w:t>
      </w:r>
      <w:r w:rsidR="00BC003A">
        <w:rPr>
          <w:lang w:val="it-IT"/>
        </w:rPr>
        <w:t>à</w:t>
      </w:r>
      <w:r w:rsidR="00C62DAE">
        <w:rPr>
          <w:lang w:val="it-IT"/>
        </w:rPr>
        <w:t xml:space="preserve"> </w:t>
      </w:r>
      <w:r w:rsidR="00CD16A7">
        <w:rPr>
          <w:lang w:val="it-IT"/>
        </w:rPr>
        <w:t xml:space="preserve">tutte </w:t>
      </w:r>
      <w:r w:rsidR="007C7A71">
        <w:rPr>
          <w:lang w:val="it-IT"/>
        </w:rPr>
        <w:t xml:space="preserve">le </w:t>
      </w:r>
      <w:r w:rsidR="006F19EB">
        <w:rPr>
          <w:lang w:val="it-IT"/>
        </w:rPr>
        <w:t>anagrafiche lead</w:t>
      </w:r>
      <w:r w:rsidR="00C27C83">
        <w:rPr>
          <w:lang w:val="it-IT"/>
        </w:rPr>
        <w:t xml:space="preserve"> portafogliate all’interno dell’unità organizzativa di riferimento</w:t>
      </w:r>
    </w:p>
    <w:p w14:paraId="48CF6765" w14:textId="4398E405" w:rsidR="00331DC1" w:rsidRPr="00BC003A" w:rsidRDefault="00707280" w:rsidP="00B5236E">
      <w:pPr>
        <w:pStyle w:val="ListParagraph"/>
        <w:numPr>
          <w:ilvl w:val="0"/>
          <w:numId w:val="44"/>
        </w:numPr>
        <w:ind w:left="714" w:hanging="357"/>
        <w:rPr>
          <w:lang w:val="it-IT"/>
        </w:rPr>
      </w:pPr>
      <w:r>
        <w:rPr>
          <w:lang w:val="it-IT"/>
        </w:rPr>
        <w:t xml:space="preserve">Se l’utente imposta </w:t>
      </w:r>
      <w:r w:rsidR="00167B5A">
        <w:rPr>
          <w:lang w:val="it-IT"/>
        </w:rPr>
        <w:t xml:space="preserve">il filtro relativo ad un portafoglio </w:t>
      </w:r>
      <w:r w:rsidR="0019484E">
        <w:rPr>
          <w:lang w:val="it-IT"/>
        </w:rPr>
        <w:t xml:space="preserve">su cui detiene diritti di visibilità (focus </w:t>
      </w:r>
      <w:r w:rsidR="005D0CC5">
        <w:rPr>
          <w:lang w:val="it-IT"/>
        </w:rPr>
        <w:t xml:space="preserve">nel paragrafo </w:t>
      </w:r>
      <w:r w:rsidR="005D0CC5" w:rsidRPr="005D0CC5">
        <w:rPr>
          <w:i/>
          <w:iCs/>
          <w:lang w:val="it-IT"/>
        </w:rPr>
        <w:t>Permessi, coni di visibilità e azioni consentite</w:t>
      </w:r>
      <w:r w:rsidR="005D0CC5">
        <w:rPr>
          <w:lang w:val="it-IT"/>
        </w:rPr>
        <w:t>)</w:t>
      </w:r>
      <w:r w:rsidR="004C139A">
        <w:rPr>
          <w:lang w:val="it-IT"/>
        </w:rPr>
        <w:t xml:space="preserve"> </w:t>
      </w:r>
      <w:r w:rsidR="001D28BC">
        <w:rPr>
          <w:lang w:val="it-IT"/>
        </w:rPr>
        <w:t xml:space="preserve">vedrà </w:t>
      </w:r>
      <w:r w:rsidR="007D6D46">
        <w:rPr>
          <w:lang w:val="it-IT"/>
        </w:rPr>
        <w:t xml:space="preserve">le anagrafiche </w:t>
      </w:r>
      <w:r w:rsidR="00331DC1">
        <w:rPr>
          <w:lang w:val="it-IT"/>
        </w:rPr>
        <w:t>presenti nel portafoglio selezionato</w:t>
      </w:r>
      <w:r w:rsidR="00F5428C">
        <w:rPr>
          <w:lang w:val="it-IT"/>
        </w:rPr>
        <w:t>. In aggiunta vedrà anche</w:t>
      </w:r>
      <w:r w:rsidR="00C50BC9">
        <w:rPr>
          <w:lang w:val="it-IT"/>
        </w:rPr>
        <w:t xml:space="preserve"> posizion</w:t>
      </w:r>
      <w:r w:rsidR="00F5428C">
        <w:rPr>
          <w:lang w:val="it-IT"/>
        </w:rPr>
        <w:t>i di altri portafogli che si è preso in carico</w:t>
      </w:r>
    </w:p>
    <w:p w14:paraId="3EA1489F" w14:textId="55556829" w:rsidR="00293023" w:rsidRDefault="00293023" w:rsidP="00293023">
      <w:pPr>
        <w:pStyle w:val="ListParagraph"/>
        <w:numPr>
          <w:ilvl w:val="0"/>
          <w:numId w:val="43"/>
        </w:numPr>
        <w:ind w:left="714" w:hanging="357"/>
        <w:rPr>
          <w:lang w:val="it-IT"/>
        </w:rPr>
      </w:pPr>
      <w:r>
        <w:rPr>
          <w:lang w:val="it-IT"/>
        </w:rPr>
        <w:t>Come precedentemente precisato, è previsto che la visibilità di portafogli temporaneamente sprovvisti di matricola permanga all’interno dell’unità organizzativa di riferimento tra i membri della medesima</w:t>
      </w:r>
    </w:p>
    <w:p w14:paraId="7B6F0BB1" w14:textId="77777777" w:rsidR="00321B29" w:rsidRPr="0080443F" w:rsidRDefault="00321B29" w:rsidP="00321B29">
      <w:pPr>
        <w:pStyle w:val="ListParagraph"/>
        <w:ind w:left="714"/>
        <w:rPr>
          <w:lang w:val="it-IT"/>
        </w:rPr>
      </w:pPr>
    </w:p>
    <w:p w14:paraId="45919185" w14:textId="0AA53E7B" w:rsidR="00324FDF" w:rsidRDefault="00324FDF" w:rsidP="004D3480">
      <w:pPr>
        <w:pStyle w:val="Heading2"/>
        <w:ind w:left="1023"/>
        <w:rPr>
          <w:lang w:val="it-IT"/>
        </w:rPr>
      </w:pPr>
      <w:bookmarkStart w:id="483" w:name="_Ref211865597"/>
      <w:bookmarkStart w:id="484" w:name="_Ref211865829"/>
      <w:bookmarkStart w:id="485" w:name="_Ref211866168"/>
      <w:bookmarkStart w:id="486" w:name="_Ref211867339"/>
      <w:bookmarkStart w:id="487" w:name="_Ref211878719"/>
      <w:bookmarkStart w:id="488" w:name="_Toc422904401"/>
      <w:r w:rsidRPr="10CEFF33">
        <w:rPr>
          <w:lang w:val="it-IT"/>
        </w:rPr>
        <w:t>Classificazione di lead per flusso di origine</w:t>
      </w:r>
      <w:bookmarkEnd w:id="483"/>
      <w:bookmarkEnd w:id="484"/>
      <w:bookmarkEnd w:id="485"/>
      <w:bookmarkEnd w:id="486"/>
      <w:bookmarkEnd w:id="487"/>
      <w:bookmarkEnd w:id="488"/>
    </w:p>
    <w:p w14:paraId="7C887B25" w14:textId="5D248B74" w:rsidR="00324FDF" w:rsidRDefault="00324FDF" w:rsidP="004D3480">
      <w:pPr>
        <w:rPr>
          <w:lang w:val="it-IT"/>
        </w:rPr>
      </w:pPr>
      <w:r>
        <w:rPr>
          <w:lang w:val="it-IT"/>
        </w:rPr>
        <w:t xml:space="preserve">Le tipologie di origini previste per Lead e </w:t>
      </w:r>
      <w:r w:rsidR="007D28AB">
        <w:rPr>
          <w:lang w:val="it-IT"/>
        </w:rPr>
        <w:t>Suggerim</w:t>
      </w:r>
      <w:r w:rsidR="00782BA7">
        <w:rPr>
          <w:lang w:val="it-IT"/>
        </w:rPr>
        <w:t>enti</w:t>
      </w:r>
      <w:r>
        <w:rPr>
          <w:lang w:val="it-IT"/>
        </w:rPr>
        <w:t xml:space="preserve"> sono:</w:t>
      </w:r>
    </w:p>
    <w:p w14:paraId="1AE946DC" w14:textId="5D53F5DF" w:rsidR="00324FDF" w:rsidRPr="00BB7605" w:rsidRDefault="00324FDF" w:rsidP="00B5236E">
      <w:pPr>
        <w:pStyle w:val="ListParagraph"/>
        <w:numPr>
          <w:ilvl w:val="0"/>
          <w:numId w:val="8"/>
        </w:numPr>
        <w:ind w:left="714" w:hanging="357"/>
        <w:rPr>
          <w:lang w:val="it-IT"/>
        </w:rPr>
      </w:pPr>
      <w:r w:rsidRPr="00BB7605">
        <w:rPr>
          <w:b/>
          <w:bCs/>
          <w:lang w:val="it-IT"/>
        </w:rPr>
        <w:t>Lead da CJ</w:t>
      </w:r>
      <w:r w:rsidRPr="00BB7605">
        <w:rPr>
          <w:lang w:val="it-IT"/>
        </w:rPr>
        <w:t xml:space="preserve">: nel campo origine si prevede che tali lead presentino </w:t>
      </w:r>
      <w:r w:rsidR="0020637C" w:rsidRPr="00BB7605">
        <w:rPr>
          <w:lang w:val="it-IT"/>
        </w:rPr>
        <w:t>la nomenclatura “</w:t>
      </w:r>
      <w:r w:rsidR="00F1336B" w:rsidRPr="00BB7605">
        <w:rPr>
          <w:lang w:val="it-IT"/>
        </w:rPr>
        <w:t>CJ-</w:t>
      </w:r>
      <w:del w:id="489" w:author="Castelli, Alessandro" w:date="2026-04-07T09:27:00Z" w16du:dateUtc="2026-04-07T07:27:00Z">
        <w:r w:rsidR="00264F02" w:rsidRPr="003D3DBA" w:rsidDel="006578C1">
          <w:rPr>
            <w:i/>
            <w:iCs/>
            <w:lang w:val="it-IT"/>
            <w:rPrChange w:id="490" w:author="Castelli, Alessandro" w:date="2026-04-07T09:27:00Z" w16du:dateUtc="2026-04-07T07:27:00Z">
              <w:rPr>
                <w:lang w:val="it-IT"/>
              </w:rPr>
            </w:rPrChange>
          </w:rPr>
          <w:delText>C</w:delText>
        </w:r>
        <w:r w:rsidR="002843D8" w:rsidRPr="003D3DBA" w:rsidDel="006578C1">
          <w:rPr>
            <w:i/>
            <w:iCs/>
            <w:lang w:val="it-IT"/>
          </w:rPr>
          <w:delText xml:space="preserve">ategoria </w:delText>
        </w:r>
      </w:del>
      <w:ins w:id="491" w:author="Castelli, Alessandro" w:date="2026-04-07T09:27:00Z" w16du:dateUtc="2026-04-07T07:27:00Z">
        <w:r w:rsidR="006578C1" w:rsidRPr="003D3DBA">
          <w:rPr>
            <w:i/>
            <w:iCs/>
            <w:lang w:val="it-IT"/>
            <w:rPrChange w:id="492" w:author="Castelli, Alessandro" w:date="2026-04-07T09:27:00Z" w16du:dateUtc="2026-04-07T07:27:00Z">
              <w:rPr>
                <w:lang w:val="it-IT"/>
              </w:rPr>
            </w:rPrChange>
          </w:rPr>
          <w:t>Macro</w:t>
        </w:r>
        <w:r w:rsidR="006578C1">
          <w:rPr>
            <w:lang w:val="it-IT"/>
          </w:rPr>
          <w:t xml:space="preserve"> </w:t>
        </w:r>
      </w:ins>
      <w:r w:rsidR="002843D8" w:rsidRPr="00BB7605">
        <w:rPr>
          <w:i/>
          <w:iCs/>
          <w:lang w:val="it-IT"/>
        </w:rPr>
        <w:t>prodotto</w:t>
      </w:r>
      <w:r w:rsidR="002843D8" w:rsidRPr="00BB7605">
        <w:rPr>
          <w:lang w:val="it-IT"/>
        </w:rPr>
        <w:t xml:space="preserve">” </w:t>
      </w:r>
      <w:r w:rsidRPr="00BB7605">
        <w:rPr>
          <w:lang w:val="it-IT"/>
        </w:rPr>
        <w:t>ed in tooltip</w:t>
      </w:r>
      <w:r w:rsidR="002843D8" w:rsidRPr="00BB7605">
        <w:rPr>
          <w:lang w:val="it-IT"/>
        </w:rPr>
        <w:t xml:space="preserve"> </w:t>
      </w:r>
      <w:r w:rsidRPr="00BB7605">
        <w:rPr>
          <w:lang w:val="it-IT"/>
        </w:rPr>
        <w:t xml:space="preserve">il codice del CJ </w:t>
      </w:r>
      <w:r w:rsidR="00961FA1">
        <w:rPr>
          <w:lang w:val="it-IT"/>
        </w:rPr>
        <w:t xml:space="preserve"> e </w:t>
      </w:r>
      <w:r w:rsidRPr="00BB7605">
        <w:rPr>
          <w:lang w:val="it-IT"/>
        </w:rPr>
        <w:t>la descrizione del medesimo (Adobe)</w:t>
      </w:r>
      <w:r w:rsidR="00C07DAC" w:rsidRPr="00BB7605">
        <w:rPr>
          <w:lang w:val="it-IT"/>
        </w:rPr>
        <w:t>. Possono essere sia Lead Esplicite sia Lead Implicite. Nell’anagrafica campagna target si prevede un flag apposito per censire le lead derivanti da ogni nuovo CJ secondo questa categorizzazione</w:t>
      </w:r>
    </w:p>
    <w:p w14:paraId="025028B0" w14:textId="7FE74FB7" w:rsidR="00324FDF" w:rsidRPr="00BB7605" w:rsidRDefault="00324FDF">
      <w:pPr>
        <w:pStyle w:val="ListParagraph"/>
        <w:numPr>
          <w:ilvl w:val="0"/>
          <w:numId w:val="8"/>
        </w:numPr>
        <w:ind w:left="714" w:hanging="357"/>
        <w:rPr>
          <w:lang w:val="it-IT"/>
        </w:rPr>
      </w:pPr>
      <w:r w:rsidRPr="00BB7605">
        <w:rPr>
          <w:b/>
          <w:bCs/>
          <w:lang w:val="it-IT"/>
        </w:rPr>
        <w:t>Lead</w:t>
      </w:r>
      <w:r w:rsidR="005D0247" w:rsidRPr="00BB7605">
        <w:rPr>
          <w:b/>
          <w:bCs/>
          <w:lang w:val="it-IT"/>
        </w:rPr>
        <w:t xml:space="preserve"> mutui</w:t>
      </w:r>
      <w:r w:rsidRPr="00BB7605">
        <w:rPr>
          <w:b/>
          <w:bCs/>
          <w:lang w:val="it-IT"/>
        </w:rPr>
        <w:t xml:space="preserve"> da portali terzi</w:t>
      </w:r>
      <w:r w:rsidRPr="00BB7605">
        <w:rPr>
          <w:lang w:val="it-IT"/>
        </w:rPr>
        <w:t>: nel campo origine si prevede che tali lead presentino la denominazione “</w:t>
      </w:r>
      <w:r w:rsidR="005D0247" w:rsidRPr="00BB7605">
        <w:rPr>
          <w:lang w:val="it-IT"/>
        </w:rPr>
        <w:t>Nome del broker</w:t>
      </w:r>
      <w:r w:rsidR="00DA2BF7" w:rsidRPr="00BB7605">
        <w:rPr>
          <w:lang w:val="it-IT"/>
        </w:rPr>
        <w:t>-</w:t>
      </w:r>
      <w:r w:rsidR="00DA2BF7" w:rsidRPr="00BB7605">
        <w:rPr>
          <w:i/>
          <w:iCs/>
          <w:lang w:val="it-IT"/>
        </w:rPr>
        <w:t xml:space="preserve"> </w:t>
      </w:r>
      <w:r w:rsidR="00D82DAD" w:rsidRPr="00BB7605">
        <w:rPr>
          <w:i/>
          <w:iCs/>
          <w:lang w:val="it-IT"/>
        </w:rPr>
        <w:t>Mutuo</w:t>
      </w:r>
      <w:r w:rsidRPr="00BB7605">
        <w:rPr>
          <w:lang w:val="it-IT"/>
        </w:rPr>
        <w:t>”</w:t>
      </w:r>
      <w:r w:rsidR="000A6616" w:rsidRPr="00BB7605">
        <w:rPr>
          <w:lang w:val="it-IT"/>
        </w:rPr>
        <w:t>. Sono Lead Esplicite</w:t>
      </w:r>
    </w:p>
    <w:p w14:paraId="10C1D822" w14:textId="15729093" w:rsidR="0063248B" w:rsidRPr="00BB7605" w:rsidRDefault="0063248B" w:rsidP="0063248B">
      <w:pPr>
        <w:pStyle w:val="ListParagraph"/>
        <w:numPr>
          <w:ilvl w:val="0"/>
          <w:numId w:val="8"/>
        </w:numPr>
        <w:ind w:left="714" w:hanging="357"/>
        <w:rPr>
          <w:lang w:val="it-IT"/>
        </w:rPr>
      </w:pPr>
      <w:r w:rsidRPr="00BB7605">
        <w:rPr>
          <w:b/>
          <w:bCs/>
          <w:lang w:val="it-IT"/>
        </w:rPr>
        <w:t>Lead mutui da sito</w:t>
      </w:r>
      <w:r w:rsidRPr="00BB7605">
        <w:rPr>
          <w:lang w:val="it-IT"/>
        </w:rPr>
        <w:t>: nel campo origine si prevede che tali lead presentino la denominazione “Simulatore mutuo-</w:t>
      </w:r>
      <w:r w:rsidRPr="00BB7605">
        <w:rPr>
          <w:i/>
          <w:iCs/>
          <w:lang w:val="it-IT"/>
        </w:rPr>
        <w:t xml:space="preserve"> </w:t>
      </w:r>
      <w:r w:rsidR="00D82DAD" w:rsidRPr="00BB7605">
        <w:rPr>
          <w:i/>
          <w:iCs/>
          <w:lang w:val="it-IT"/>
        </w:rPr>
        <w:t>Mutuo</w:t>
      </w:r>
      <w:r w:rsidRPr="00BB7605">
        <w:rPr>
          <w:lang w:val="it-IT"/>
        </w:rPr>
        <w:t>”. Sono Lead Esplicite</w:t>
      </w:r>
    </w:p>
    <w:p w14:paraId="32465F20" w14:textId="57C8DB3C" w:rsidR="003209E3" w:rsidRPr="003D3DBA" w:rsidRDefault="00725B6E" w:rsidP="28F18391">
      <w:pPr>
        <w:pStyle w:val="ListParagraph"/>
        <w:numPr>
          <w:ilvl w:val="0"/>
          <w:numId w:val="8"/>
        </w:numPr>
        <w:ind w:left="714" w:hanging="357"/>
        <w:rPr>
          <w:lang w:val="it-IT"/>
          <w:rPrChange w:id="493" w:author="Castelli, Alessandro" w:date="2026-04-07T09:28:00Z" w16du:dateUtc="2026-04-07T07:28:00Z">
            <w:rPr/>
          </w:rPrChange>
        </w:rPr>
      </w:pPr>
      <w:r w:rsidRPr="00FB581D">
        <w:rPr>
          <w:b/>
          <w:bCs/>
          <w:lang w:val="it-IT"/>
        </w:rPr>
        <w:t xml:space="preserve">Lead con fonte </w:t>
      </w:r>
      <w:r w:rsidR="00E5222A" w:rsidRPr="00FB581D">
        <w:rPr>
          <w:b/>
          <w:bCs/>
          <w:lang w:val="it-IT"/>
        </w:rPr>
        <w:t>sito</w:t>
      </w:r>
      <w:r w:rsidR="00C618E1" w:rsidRPr="00FB581D">
        <w:rPr>
          <w:lang w:val="it-IT"/>
        </w:rPr>
        <w:t>:</w:t>
      </w:r>
      <w:r w:rsidR="004F525E" w:rsidRPr="00FB581D">
        <w:rPr>
          <w:lang w:val="it-IT"/>
        </w:rPr>
        <w:t xml:space="preserve"> nel campo origine si prevede che tali lead presentino la nomenclatura “</w:t>
      </w:r>
      <w:r w:rsidR="00402442" w:rsidRPr="00FB581D">
        <w:rPr>
          <w:lang w:val="it-IT"/>
        </w:rPr>
        <w:t>S</w:t>
      </w:r>
      <w:r w:rsidR="00E5222A" w:rsidRPr="00FB581D">
        <w:rPr>
          <w:lang w:val="it-IT"/>
        </w:rPr>
        <w:t>ito</w:t>
      </w:r>
      <w:r w:rsidR="004F525E" w:rsidRPr="00FB581D">
        <w:rPr>
          <w:lang w:val="it-IT"/>
        </w:rPr>
        <w:t>-</w:t>
      </w:r>
      <w:ins w:id="494" w:author="Castelli, Alessandro" w:date="2026-04-07T09:28:00Z" w16du:dateUtc="2026-04-07T07:28:00Z">
        <w:r w:rsidR="003D3DBA" w:rsidRPr="003D3DBA">
          <w:rPr>
            <w:i/>
            <w:iCs/>
            <w:lang w:val="it-IT"/>
          </w:rPr>
          <w:t xml:space="preserve"> </w:t>
        </w:r>
        <w:r w:rsidR="003D3DBA" w:rsidRPr="00E06F58">
          <w:rPr>
            <w:i/>
            <w:iCs/>
            <w:lang w:val="it-IT"/>
          </w:rPr>
          <w:t>Macro</w:t>
        </w:r>
        <w:r w:rsidR="003D3DBA">
          <w:rPr>
            <w:lang w:val="it-IT"/>
          </w:rPr>
          <w:t xml:space="preserve"> </w:t>
        </w:r>
        <w:r w:rsidR="003D3DBA" w:rsidRPr="00BB7605">
          <w:rPr>
            <w:i/>
            <w:iCs/>
            <w:lang w:val="it-IT"/>
          </w:rPr>
          <w:t>prodotto</w:t>
        </w:r>
        <w:r w:rsidR="003D3DBA" w:rsidRPr="00FB581D" w:rsidDel="003D3DBA">
          <w:rPr>
            <w:i/>
            <w:iCs/>
            <w:lang w:val="it-IT"/>
          </w:rPr>
          <w:t xml:space="preserve"> </w:t>
        </w:r>
      </w:ins>
      <w:del w:id="495" w:author="Castelli, Alessandro" w:date="2026-04-07T09:28:00Z" w16du:dateUtc="2026-04-07T07:28:00Z">
        <w:r w:rsidR="00F47BA2" w:rsidRPr="00FB581D" w:rsidDel="003D3DBA">
          <w:rPr>
            <w:i/>
            <w:iCs/>
            <w:lang w:val="it-IT"/>
          </w:rPr>
          <w:delText>C</w:delText>
        </w:r>
        <w:r w:rsidR="004F525E" w:rsidRPr="00FB581D" w:rsidDel="003D3DBA">
          <w:rPr>
            <w:i/>
            <w:iCs/>
            <w:lang w:val="it-IT"/>
          </w:rPr>
          <w:delText>ategoria prodotto</w:delText>
        </w:r>
      </w:del>
      <w:r w:rsidR="004F525E" w:rsidRPr="00FB581D">
        <w:rPr>
          <w:lang w:val="it-IT"/>
        </w:rPr>
        <w:t>”</w:t>
      </w:r>
      <w:r w:rsidR="00AE188D" w:rsidRPr="00FB581D">
        <w:rPr>
          <w:lang w:val="it-IT"/>
        </w:rPr>
        <w:t xml:space="preserve">. </w:t>
      </w:r>
      <w:r w:rsidR="00841259" w:rsidRPr="003D3DBA">
        <w:rPr>
          <w:lang w:val="it-IT"/>
          <w:rPrChange w:id="496" w:author="Castelli, Alessandro" w:date="2026-04-07T09:28:00Z" w16du:dateUtc="2026-04-07T07:28:00Z">
            <w:rPr/>
          </w:rPrChange>
        </w:rPr>
        <w:t>Sono Lead Esplicite</w:t>
      </w:r>
    </w:p>
    <w:p w14:paraId="71E83CD5" w14:textId="47DF4F42" w:rsidR="00725B6E" w:rsidRPr="003D3DBA" w:rsidRDefault="00725B6E" w:rsidP="28F18391">
      <w:pPr>
        <w:pStyle w:val="ListParagraph"/>
        <w:numPr>
          <w:ilvl w:val="0"/>
          <w:numId w:val="8"/>
        </w:numPr>
        <w:ind w:left="714" w:hanging="357"/>
        <w:rPr>
          <w:lang w:val="it-IT"/>
          <w:rPrChange w:id="497" w:author="Castelli, Alessandro" w:date="2026-04-07T09:28:00Z" w16du:dateUtc="2026-04-07T07:28:00Z">
            <w:rPr/>
          </w:rPrChange>
        </w:rPr>
      </w:pPr>
      <w:r w:rsidRPr="00FB581D">
        <w:rPr>
          <w:b/>
          <w:bCs/>
          <w:lang w:val="it-IT"/>
        </w:rPr>
        <w:t>Lead con fonte</w:t>
      </w:r>
      <w:r w:rsidR="00677B3A" w:rsidRPr="00FB581D">
        <w:rPr>
          <w:b/>
          <w:bCs/>
          <w:lang w:val="it-IT"/>
        </w:rPr>
        <w:t xml:space="preserve"> ricontatto da DEM (escluse DEM CJ)</w:t>
      </w:r>
      <w:r w:rsidR="00C618E1" w:rsidRPr="00FB581D">
        <w:rPr>
          <w:lang w:val="it-IT"/>
        </w:rPr>
        <w:t>:</w:t>
      </w:r>
      <w:r w:rsidR="0078480B" w:rsidRPr="00FB581D">
        <w:rPr>
          <w:lang w:val="it-IT"/>
        </w:rPr>
        <w:t xml:space="preserve"> nel campo origine si prevede che tali lead presentino la nomenclatura “DEM-</w:t>
      </w:r>
      <w:del w:id="498" w:author="Castelli, Alessandro" w:date="2026-04-07T09:28:00Z" w16du:dateUtc="2026-04-07T07:28:00Z">
        <w:r w:rsidR="0078480B" w:rsidRPr="00FB581D" w:rsidDel="003D3DBA">
          <w:rPr>
            <w:i/>
            <w:iCs/>
            <w:lang w:val="it-IT"/>
          </w:rPr>
          <w:delText>Sottocategoria p</w:delText>
        </w:r>
      </w:del>
      <w:ins w:id="499" w:author="Castelli, Alessandro" w:date="2026-04-07T09:28:00Z" w16du:dateUtc="2026-04-07T07:28:00Z">
        <w:r w:rsidR="000F4186">
          <w:rPr>
            <w:i/>
            <w:iCs/>
            <w:lang w:val="it-IT"/>
          </w:rPr>
          <w:t>Nome</w:t>
        </w:r>
      </w:ins>
      <w:del w:id="500" w:author="Castelli, Alessandro" w:date="2026-04-07T09:28:00Z" w16du:dateUtc="2026-04-07T07:28:00Z">
        <w:r w:rsidR="0078480B" w:rsidRPr="00FB581D" w:rsidDel="000F4186">
          <w:rPr>
            <w:i/>
            <w:iCs/>
            <w:lang w:val="it-IT"/>
          </w:rPr>
          <w:delText>rodotto</w:delText>
        </w:r>
      </w:del>
      <w:r w:rsidR="0078480B" w:rsidRPr="00FB581D">
        <w:rPr>
          <w:lang w:val="it-IT"/>
        </w:rPr>
        <w:t>”.</w:t>
      </w:r>
      <w:r w:rsidR="007F6731" w:rsidRPr="00FB581D">
        <w:rPr>
          <w:lang w:val="it-IT"/>
        </w:rPr>
        <w:t xml:space="preserve"> </w:t>
      </w:r>
      <w:r w:rsidR="007F6731" w:rsidRPr="003D3DBA">
        <w:rPr>
          <w:lang w:val="it-IT"/>
          <w:rPrChange w:id="501" w:author="Castelli, Alessandro" w:date="2026-04-07T09:28:00Z" w16du:dateUtc="2026-04-07T07:28:00Z">
            <w:rPr/>
          </w:rPrChange>
        </w:rPr>
        <w:t>Sono Lead Esplicite</w:t>
      </w:r>
    </w:p>
    <w:p w14:paraId="04B8770D" w14:textId="4E78DEAF" w:rsidR="00C618E1" w:rsidRPr="003D3DBA" w:rsidRDefault="006F0754" w:rsidP="28F18391">
      <w:pPr>
        <w:pStyle w:val="ListParagraph"/>
        <w:numPr>
          <w:ilvl w:val="0"/>
          <w:numId w:val="8"/>
        </w:numPr>
        <w:ind w:left="714" w:hanging="357"/>
        <w:rPr>
          <w:lang w:val="it-IT"/>
          <w:rPrChange w:id="502" w:author="Castelli, Alessandro" w:date="2026-04-07T09:28:00Z" w16du:dateUtc="2026-04-07T07:28:00Z">
            <w:rPr/>
          </w:rPrChange>
        </w:rPr>
      </w:pPr>
      <w:r>
        <w:rPr>
          <w:b/>
          <w:bCs/>
          <w:lang w:val="it-IT"/>
        </w:rPr>
        <w:softHyphen/>
      </w:r>
      <w:r>
        <w:rPr>
          <w:b/>
          <w:bCs/>
          <w:lang w:val="it-IT"/>
        </w:rPr>
        <w:softHyphen/>
      </w:r>
      <w:r>
        <w:rPr>
          <w:b/>
          <w:bCs/>
          <w:lang w:val="it-IT"/>
        </w:rPr>
        <w:softHyphen/>
      </w:r>
      <w:r>
        <w:rPr>
          <w:b/>
          <w:bCs/>
          <w:lang w:val="it-IT"/>
        </w:rPr>
        <w:softHyphen/>
      </w:r>
      <w:r w:rsidR="00BE1423" w:rsidRPr="00FB581D">
        <w:rPr>
          <w:b/>
          <w:bCs/>
          <w:lang w:val="it-IT"/>
        </w:rPr>
        <w:t>Lead con fonte</w:t>
      </w:r>
      <w:del w:id="503" w:author="Castelli, Alessandro" w:date="2025-11-29T13:02:00Z" w16du:dateUtc="2025-11-29T12:02:00Z">
        <w:r w:rsidR="00BE1423" w:rsidRPr="00FB581D" w:rsidDel="006B58D6">
          <w:rPr>
            <w:b/>
            <w:bCs/>
            <w:lang w:val="it-IT"/>
          </w:rPr>
          <w:delText xml:space="preserve"> </w:delText>
        </w:r>
      </w:del>
      <w:r w:rsidR="0036394E" w:rsidRPr="00FB581D">
        <w:rPr>
          <w:b/>
          <w:bCs/>
          <w:lang w:val="it-IT"/>
        </w:rPr>
        <w:t xml:space="preserve"> APP </w:t>
      </w:r>
      <w:r w:rsidR="00702B0E" w:rsidRPr="00FB581D">
        <w:rPr>
          <w:b/>
          <w:bCs/>
          <w:lang w:val="it-IT"/>
        </w:rPr>
        <w:t>M</w:t>
      </w:r>
      <w:r w:rsidR="00BE1423" w:rsidRPr="00FB581D">
        <w:rPr>
          <w:b/>
          <w:bCs/>
          <w:lang w:val="it-IT"/>
        </w:rPr>
        <w:t>obile</w:t>
      </w:r>
      <w:r w:rsidR="00702B0E" w:rsidRPr="00FB581D">
        <w:rPr>
          <w:lang w:val="it-IT"/>
        </w:rPr>
        <w:t>:</w:t>
      </w:r>
      <w:r w:rsidR="0078480B" w:rsidRPr="00FB581D">
        <w:rPr>
          <w:lang w:val="it-IT"/>
        </w:rPr>
        <w:t xml:space="preserve"> nel campo origine si prevede che tali lead presentino la nomenclatura “</w:t>
      </w:r>
      <w:r w:rsidR="0036394E" w:rsidRPr="00FB581D">
        <w:rPr>
          <w:lang w:val="it-IT"/>
        </w:rPr>
        <w:t xml:space="preserve">App </w:t>
      </w:r>
      <w:r w:rsidR="0078480B" w:rsidRPr="00FB581D">
        <w:rPr>
          <w:lang w:val="it-IT"/>
        </w:rPr>
        <w:t>Mobile-</w:t>
      </w:r>
      <w:ins w:id="504" w:author="Castelli, Alessandro" w:date="2026-04-07T09:28:00Z" w16du:dateUtc="2026-04-07T07:28:00Z">
        <w:r w:rsidR="003D3DBA" w:rsidRPr="003D3DBA">
          <w:rPr>
            <w:i/>
            <w:iCs/>
            <w:lang w:val="it-IT"/>
          </w:rPr>
          <w:t xml:space="preserve"> </w:t>
        </w:r>
        <w:r w:rsidR="003D3DBA" w:rsidRPr="00E06F58">
          <w:rPr>
            <w:i/>
            <w:iCs/>
            <w:lang w:val="it-IT"/>
          </w:rPr>
          <w:t>Macro</w:t>
        </w:r>
        <w:r w:rsidR="003D3DBA">
          <w:rPr>
            <w:lang w:val="it-IT"/>
          </w:rPr>
          <w:t xml:space="preserve"> </w:t>
        </w:r>
        <w:r w:rsidR="003D3DBA" w:rsidRPr="00BB7605">
          <w:rPr>
            <w:i/>
            <w:iCs/>
            <w:lang w:val="it-IT"/>
          </w:rPr>
          <w:t>prodotto</w:t>
        </w:r>
        <w:r w:rsidR="003D3DBA" w:rsidRPr="00FB581D" w:rsidDel="003D3DBA">
          <w:rPr>
            <w:i/>
            <w:iCs/>
            <w:lang w:val="it-IT"/>
          </w:rPr>
          <w:t xml:space="preserve"> </w:t>
        </w:r>
      </w:ins>
      <w:del w:id="505" w:author="Castelli, Alessandro" w:date="2026-04-07T09:28:00Z" w16du:dateUtc="2026-04-07T07:28:00Z">
        <w:r w:rsidR="00F47BA2" w:rsidRPr="00FB581D" w:rsidDel="003D3DBA">
          <w:rPr>
            <w:i/>
            <w:iCs/>
            <w:lang w:val="it-IT"/>
          </w:rPr>
          <w:delText>C</w:delText>
        </w:r>
        <w:r w:rsidR="0078480B" w:rsidRPr="00FB581D" w:rsidDel="003D3DBA">
          <w:rPr>
            <w:i/>
            <w:iCs/>
            <w:lang w:val="it-IT"/>
          </w:rPr>
          <w:delText>ategoria prodotto</w:delText>
        </w:r>
      </w:del>
      <w:r w:rsidR="0078480B" w:rsidRPr="00FB581D">
        <w:rPr>
          <w:lang w:val="it-IT"/>
        </w:rPr>
        <w:t>”.</w:t>
      </w:r>
      <w:r w:rsidR="00360E47" w:rsidRPr="00FB581D">
        <w:rPr>
          <w:lang w:val="it-IT"/>
        </w:rPr>
        <w:t xml:space="preserve"> </w:t>
      </w:r>
      <w:r w:rsidR="00360E47" w:rsidRPr="003D3DBA">
        <w:rPr>
          <w:lang w:val="it-IT"/>
          <w:rPrChange w:id="506" w:author="Castelli, Alessandro" w:date="2026-04-07T09:28:00Z" w16du:dateUtc="2026-04-07T07:28:00Z">
            <w:rPr/>
          </w:rPrChange>
        </w:rPr>
        <w:t>Sono Lead Esplicite</w:t>
      </w:r>
    </w:p>
    <w:p w14:paraId="5D616AD7" w14:textId="11B83E32" w:rsidR="00E45379" w:rsidRPr="003D3DBA" w:rsidRDefault="00E45379" w:rsidP="28F18391">
      <w:pPr>
        <w:pStyle w:val="ListParagraph"/>
        <w:numPr>
          <w:ilvl w:val="0"/>
          <w:numId w:val="8"/>
        </w:numPr>
        <w:ind w:left="714" w:hanging="357"/>
        <w:rPr>
          <w:lang w:val="it-IT"/>
          <w:rPrChange w:id="507" w:author="Castelli, Alessandro" w:date="2026-04-07T09:28:00Z" w16du:dateUtc="2026-04-07T07:28:00Z">
            <w:rPr/>
          </w:rPrChange>
        </w:rPr>
      </w:pPr>
      <w:r w:rsidRPr="00FB581D">
        <w:rPr>
          <w:b/>
          <w:bCs/>
          <w:lang w:val="it-IT"/>
        </w:rPr>
        <w:lastRenderedPageBreak/>
        <w:t xml:space="preserve">Lead con fonte </w:t>
      </w:r>
      <w:r w:rsidR="00445563" w:rsidRPr="00FB581D">
        <w:rPr>
          <w:b/>
          <w:bCs/>
          <w:lang w:val="it-IT"/>
        </w:rPr>
        <w:t xml:space="preserve">da </w:t>
      </w:r>
      <w:r w:rsidR="00061BFB" w:rsidRPr="00FB581D">
        <w:rPr>
          <w:b/>
          <w:bCs/>
          <w:lang w:val="it-IT"/>
        </w:rPr>
        <w:t>H</w:t>
      </w:r>
      <w:r w:rsidRPr="00FB581D">
        <w:rPr>
          <w:b/>
          <w:bCs/>
          <w:lang w:val="it-IT"/>
        </w:rPr>
        <w:t>ome</w:t>
      </w:r>
      <w:r w:rsidR="00061BFB" w:rsidRPr="00FB581D">
        <w:rPr>
          <w:b/>
          <w:bCs/>
          <w:lang w:val="it-IT"/>
        </w:rPr>
        <w:t xml:space="preserve"> B</w:t>
      </w:r>
      <w:r w:rsidRPr="00FB581D">
        <w:rPr>
          <w:b/>
          <w:bCs/>
          <w:lang w:val="it-IT"/>
        </w:rPr>
        <w:t>ankin</w:t>
      </w:r>
      <w:r w:rsidR="00061BFB" w:rsidRPr="00FB581D">
        <w:rPr>
          <w:b/>
          <w:bCs/>
          <w:lang w:val="it-IT"/>
        </w:rPr>
        <w:t>g</w:t>
      </w:r>
      <w:r w:rsidR="00061BFB" w:rsidRPr="00FB581D">
        <w:rPr>
          <w:lang w:val="it-IT"/>
        </w:rPr>
        <w:t>:</w:t>
      </w:r>
      <w:r w:rsidR="0078480B" w:rsidRPr="00FB581D">
        <w:rPr>
          <w:lang w:val="it-IT"/>
        </w:rPr>
        <w:t xml:space="preserve"> nel campo origine si prevede che tali lead presentino la nomenclatura “Home Banking -</w:t>
      </w:r>
      <w:ins w:id="508" w:author="Castelli, Alessandro" w:date="2026-04-07T09:28:00Z" w16du:dateUtc="2026-04-07T07:28:00Z">
        <w:r w:rsidR="003D3DBA" w:rsidRPr="003D3DBA">
          <w:rPr>
            <w:i/>
            <w:iCs/>
            <w:lang w:val="it-IT"/>
          </w:rPr>
          <w:t xml:space="preserve"> </w:t>
        </w:r>
        <w:r w:rsidR="003D3DBA" w:rsidRPr="00E06F58">
          <w:rPr>
            <w:i/>
            <w:iCs/>
            <w:lang w:val="it-IT"/>
          </w:rPr>
          <w:t>Macro</w:t>
        </w:r>
        <w:r w:rsidR="003D3DBA">
          <w:rPr>
            <w:lang w:val="it-IT"/>
          </w:rPr>
          <w:t xml:space="preserve"> </w:t>
        </w:r>
        <w:r w:rsidR="003D3DBA" w:rsidRPr="00BB7605">
          <w:rPr>
            <w:i/>
            <w:iCs/>
            <w:lang w:val="it-IT"/>
          </w:rPr>
          <w:t>prodotto</w:t>
        </w:r>
        <w:r w:rsidR="003D3DBA" w:rsidRPr="00FB581D" w:rsidDel="003D3DBA">
          <w:rPr>
            <w:i/>
            <w:iCs/>
            <w:lang w:val="it-IT"/>
          </w:rPr>
          <w:t xml:space="preserve"> </w:t>
        </w:r>
      </w:ins>
      <w:del w:id="509" w:author="Castelli, Alessandro" w:date="2026-04-07T09:28:00Z" w16du:dateUtc="2026-04-07T07:28:00Z">
        <w:r w:rsidR="0078480B" w:rsidRPr="00FB581D" w:rsidDel="003D3DBA">
          <w:rPr>
            <w:i/>
            <w:iCs/>
            <w:lang w:val="it-IT"/>
          </w:rPr>
          <w:delText>categoria prodotto</w:delText>
        </w:r>
      </w:del>
      <w:r w:rsidR="0078480B" w:rsidRPr="00FB581D">
        <w:rPr>
          <w:lang w:val="it-IT"/>
        </w:rPr>
        <w:t>”.</w:t>
      </w:r>
      <w:r w:rsidR="008E6F03" w:rsidRPr="00FB581D">
        <w:rPr>
          <w:lang w:val="it-IT"/>
        </w:rPr>
        <w:t xml:space="preserve"> </w:t>
      </w:r>
      <w:r w:rsidR="008E6F03" w:rsidRPr="003D3DBA">
        <w:rPr>
          <w:lang w:val="it-IT"/>
          <w:rPrChange w:id="510" w:author="Castelli, Alessandro" w:date="2026-04-07T09:28:00Z" w16du:dateUtc="2026-04-07T07:28:00Z">
            <w:rPr/>
          </w:rPrChange>
        </w:rPr>
        <w:t>Sono Lead Esplicite</w:t>
      </w:r>
    </w:p>
    <w:p w14:paraId="58359558" w14:textId="0EB3287B" w:rsidR="00324FDF" w:rsidRPr="00BB7605" w:rsidRDefault="00324FDF" w:rsidP="00B5236E">
      <w:pPr>
        <w:pStyle w:val="ListParagraph"/>
        <w:numPr>
          <w:ilvl w:val="0"/>
          <w:numId w:val="8"/>
        </w:numPr>
        <w:ind w:left="714" w:hanging="357"/>
        <w:rPr>
          <w:lang w:val="it-IT"/>
        </w:rPr>
      </w:pPr>
      <w:r w:rsidRPr="00BB7605">
        <w:rPr>
          <w:b/>
          <w:bCs/>
          <w:lang w:val="it-IT"/>
        </w:rPr>
        <w:t>Lead con richiesta appuntamento via APP</w:t>
      </w:r>
      <w:r w:rsidRPr="00BB7605">
        <w:rPr>
          <w:lang w:val="it-IT"/>
        </w:rPr>
        <w:t>: nel campo origine si prevede che tali lead presentino la denominazione “APP</w:t>
      </w:r>
      <w:r w:rsidR="005962FB" w:rsidRPr="00BB7605">
        <w:rPr>
          <w:lang w:val="it-IT"/>
        </w:rPr>
        <w:t>-</w:t>
      </w:r>
      <w:ins w:id="511" w:author="Castelli, Alessandro" w:date="2026-04-07T09:28:00Z" w16du:dateUtc="2026-04-07T07:28:00Z">
        <w:r w:rsidR="003D3DBA" w:rsidRPr="003D3DBA">
          <w:rPr>
            <w:i/>
            <w:iCs/>
            <w:lang w:val="it-IT"/>
          </w:rPr>
          <w:t xml:space="preserve"> </w:t>
        </w:r>
        <w:r w:rsidR="003D3DBA" w:rsidRPr="00E06F58">
          <w:rPr>
            <w:i/>
            <w:iCs/>
            <w:lang w:val="it-IT"/>
          </w:rPr>
          <w:t>Macro</w:t>
        </w:r>
        <w:r w:rsidR="003D3DBA">
          <w:rPr>
            <w:lang w:val="it-IT"/>
          </w:rPr>
          <w:t xml:space="preserve"> </w:t>
        </w:r>
        <w:r w:rsidR="003D3DBA" w:rsidRPr="00BB7605">
          <w:rPr>
            <w:i/>
            <w:iCs/>
            <w:lang w:val="it-IT"/>
          </w:rPr>
          <w:t>prodotto</w:t>
        </w:r>
        <w:r w:rsidR="003D3DBA" w:rsidRPr="00FB581D" w:rsidDel="003D3DBA">
          <w:rPr>
            <w:i/>
            <w:iCs/>
            <w:lang w:val="it-IT"/>
          </w:rPr>
          <w:t xml:space="preserve"> </w:t>
        </w:r>
      </w:ins>
      <w:del w:id="512" w:author="Castelli, Alessandro" w:date="2026-04-07T09:28:00Z" w16du:dateUtc="2026-04-07T07:28:00Z">
        <w:r w:rsidR="005962FB" w:rsidRPr="00BB7605" w:rsidDel="003D3DBA">
          <w:rPr>
            <w:i/>
            <w:iCs/>
            <w:lang w:val="it-IT"/>
          </w:rPr>
          <w:delText>categoria prodotto</w:delText>
        </w:r>
      </w:del>
      <w:r w:rsidRPr="00BB7605">
        <w:rPr>
          <w:lang w:val="it-IT"/>
        </w:rPr>
        <w:t>”</w:t>
      </w:r>
      <w:r w:rsidR="00360E47" w:rsidRPr="00BB7605">
        <w:rPr>
          <w:lang w:val="it-IT"/>
        </w:rPr>
        <w:t xml:space="preserve"> Sono Lead Esplicite</w:t>
      </w:r>
    </w:p>
    <w:p w14:paraId="0752BA98" w14:textId="0FAECCFB" w:rsidR="00C062CC" w:rsidRPr="003D3DBA" w:rsidRDefault="00C062CC" w:rsidP="00B5236E">
      <w:pPr>
        <w:pStyle w:val="ListParagraph"/>
        <w:numPr>
          <w:ilvl w:val="0"/>
          <w:numId w:val="8"/>
        </w:numPr>
        <w:ind w:left="714" w:hanging="357"/>
        <w:rPr>
          <w:lang w:val="it-IT"/>
          <w:rPrChange w:id="513" w:author="Castelli, Alessandro" w:date="2026-04-07T09:28:00Z" w16du:dateUtc="2026-04-07T07:28:00Z">
            <w:rPr/>
          </w:rPrChange>
        </w:rPr>
      </w:pPr>
      <w:r w:rsidRPr="00BB7605">
        <w:rPr>
          <w:b/>
          <w:bCs/>
          <w:lang w:val="it-IT"/>
        </w:rPr>
        <w:t xml:space="preserve">Lead derivante da </w:t>
      </w:r>
      <w:r w:rsidR="00606C75" w:rsidRPr="00BB7605">
        <w:rPr>
          <w:b/>
          <w:bCs/>
          <w:lang w:val="it-IT"/>
        </w:rPr>
        <w:t>Next Best Product offerto</w:t>
      </w:r>
      <w:r w:rsidR="00606C75" w:rsidRPr="00BB7605">
        <w:rPr>
          <w:lang w:val="it-IT"/>
        </w:rPr>
        <w:t>: nel campo origine si prevede che tali lead presentino la nomenclatura “NBP-</w:t>
      </w:r>
      <w:ins w:id="514" w:author="Castelli, Alessandro" w:date="2026-04-07T09:28:00Z" w16du:dateUtc="2026-04-07T07:28:00Z">
        <w:r w:rsidR="003D3DBA" w:rsidRPr="003D3DBA">
          <w:rPr>
            <w:i/>
            <w:iCs/>
            <w:lang w:val="it-IT"/>
          </w:rPr>
          <w:t xml:space="preserve"> </w:t>
        </w:r>
        <w:r w:rsidR="003D3DBA" w:rsidRPr="00E06F58">
          <w:rPr>
            <w:i/>
            <w:iCs/>
            <w:lang w:val="it-IT"/>
          </w:rPr>
          <w:t>Macro</w:t>
        </w:r>
        <w:r w:rsidR="003D3DBA">
          <w:rPr>
            <w:lang w:val="it-IT"/>
          </w:rPr>
          <w:t xml:space="preserve"> </w:t>
        </w:r>
        <w:r w:rsidR="003D3DBA" w:rsidRPr="00BB7605">
          <w:rPr>
            <w:i/>
            <w:iCs/>
            <w:lang w:val="it-IT"/>
          </w:rPr>
          <w:t>prodotto</w:t>
        </w:r>
        <w:r w:rsidR="003D3DBA" w:rsidRPr="00FB581D" w:rsidDel="003D3DBA">
          <w:rPr>
            <w:i/>
            <w:iCs/>
            <w:lang w:val="it-IT"/>
          </w:rPr>
          <w:t xml:space="preserve"> </w:t>
        </w:r>
      </w:ins>
      <w:del w:id="515" w:author="Castelli, Alessandro" w:date="2026-04-07T09:28:00Z" w16du:dateUtc="2026-04-07T07:28:00Z">
        <w:r w:rsidR="00606C75" w:rsidRPr="00BB7605" w:rsidDel="003D3DBA">
          <w:rPr>
            <w:i/>
            <w:iCs/>
            <w:lang w:val="it-IT"/>
          </w:rPr>
          <w:delText>categoria prodotto</w:delText>
        </w:r>
      </w:del>
      <w:r w:rsidR="00606C75" w:rsidRPr="00BB7605">
        <w:rPr>
          <w:lang w:val="it-IT"/>
        </w:rPr>
        <w:t>”.</w:t>
      </w:r>
      <w:r w:rsidR="00841259" w:rsidRPr="00BB7605">
        <w:rPr>
          <w:lang w:val="it-IT"/>
        </w:rPr>
        <w:t xml:space="preserve"> </w:t>
      </w:r>
      <w:r w:rsidR="00841259" w:rsidRPr="003D3DBA">
        <w:rPr>
          <w:lang w:val="it-IT"/>
          <w:rPrChange w:id="516" w:author="Castelli, Alessandro" w:date="2026-04-07T09:28:00Z" w16du:dateUtc="2026-04-07T07:28:00Z">
            <w:rPr/>
          </w:rPrChange>
        </w:rPr>
        <w:t>Sono Lead Esplicite</w:t>
      </w:r>
    </w:p>
    <w:p w14:paraId="1AAF2DA9" w14:textId="1F986872" w:rsidR="00324FDF" w:rsidRPr="00BB7605" w:rsidRDefault="00324FDF" w:rsidP="00B5236E">
      <w:pPr>
        <w:pStyle w:val="ListParagraph"/>
        <w:numPr>
          <w:ilvl w:val="0"/>
          <w:numId w:val="8"/>
        </w:numPr>
        <w:ind w:left="714" w:hanging="357"/>
        <w:rPr>
          <w:lang w:val="it-IT"/>
        </w:rPr>
      </w:pPr>
      <w:r w:rsidRPr="00BB7605">
        <w:rPr>
          <w:b/>
          <w:bCs/>
          <w:lang w:val="it-IT"/>
        </w:rPr>
        <w:t>Lead spontanea, ovvero censita manualmente da gestore a valle di contatto diretto avviato proattivamente da cliente o prospect interessato</w:t>
      </w:r>
      <w:r w:rsidRPr="00BB7605">
        <w:rPr>
          <w:lang w:val="it-IT"/>
        </w:rPr>
        <w:t>: nel campo origine si prevede che tali lead presentino la denominazione “</w:t>
      </w:r>
      <w:r w:rsidR="000C1BEF" w:rsidRPr="00BB7605">
        <w:rPr>
          <w:lang w:val="it-IT"/>
        </w:rPr>
        <w:t>Proposta gestore</w:t>
      </w:r>
      <w:r w:rsidR="005962FB" w:rsidRPr="00BB7605">
        <w:rPr>
          <w:lang w:val="it-IT"/>
        </w:rPr>
        <w:t>-</w:t>
      </w:r>
      <w:del w:id="517" w:author="Castelli, Alessandro" w:date="2026-04-07T09:28:00Z" w16du:dateUtc="2026-04-07T07:28:00Z">
        <w:r w:rsidR="005962FB" w:rsidRPr="00BB7605" w:rsidDel="003D3DBA">
          <w:rPr>
            <w:i/>
            <w:iCs/>
            <w:lang w:val="it-IT"/>
          </w:rPr>
          <w:delText>Sottocategoria p</w:delText>
        </w:r>
      </w:del>
      <w:ins w:id="518" w:author="Castelli, Alessandro" w:date="2026-04-07T09:28:00Z" w16du:dateUtc="2026-04-07T07:28:00Z">
        <w:r w:rsidR="000F4186">
          <w:rPr>
            <w:i/>
            <w:iCs/>
            <w:lang w:val="it-IT"/>
          </w:rPr>
          <w:t>Nome</w:t>
        </w:r>
      </w:ins>
      <w:del w:id="519" w:author="Castelli, Alessandro" w:date="2026-04-07T09:28:00Z" w16du:dateUtc="2026-04-07T07:28:00Z">
        <w:r w:rsidR="005962FB" w:rsidRPr="00BB7605" w:rsidDel="000F4186">
          <w:rPr>
            <w:i/>
            <w:iCs/>
            <w:lang w:val="it-IT"/>
          </w:rPr>
          <w:delText>rodotto</w:delText>
        </w:r>
      </w:del>
      <w:r w:rsidRPr="00BB7605">
        <w:rPr>
          <w:lang w:val="it-IT"/>
        </w:rPr>
        <w:t>”</w:t>
      </w:r>
      <w:r w:rsidR="00841259" w:rsidRPr="00BB7605">
        <w:rPr>
          <w:lang w:val="it-IT"/>
        </w:rPr>
        <w:t>. Sono Lead Esplicite</w:t>
      </w:r>
    </w:p>
    <w:p w14:paraId="5BDA0B92" w14:textId="695605B1" w:rsidR="009E0FD5" w:rsidRPr="00BB7605" w:rsidRDefault="003209E3" w:rsidP="00B5236E">
      <w:pPr>
        <w:pStyle w:val="ListParagraph"/>
        <w:numPr>
          <w:ilvl w:val="0"/>
          <w:numId w:val="8"/>
        </w:numPr>
        <w:ind w:left="714" w:hanging="357"/>
        <w:rPr>
          <w:lang w:val="it-IT"/>
        </w:rPr>
      </w:pPr>
      <w:r w:rsidRPr="00BB7605">
        <w:rPr>
          <w:b/>
          <w:bCs/>
          <w:lang w:val="it-IT"/>
        </w:rPr>
        <w:t>Suggerimenti</w:t>
      </w:r>
      <w:r w:rsidR="00324FDF" w:rsidRPr="00BB7605">
        <w:rPr>
          <w:lang w:val="it-IT"/>
        </w:rPr>
        <w:t xml:space="preserve"> (in audience di campagna): nel campo origine si prevede che tali </w:t>
      </w:r>
      <w:r w:rsidR="00272F30" w:rsidRPr="00BB7605">
        <w:rPr>
          <w:lang w:val="it-IT"/>
        </w:rPr>
        <w:t>anagrafiche</w:t>
      </w:r>
      <w:r w:rsidR="00324FDF" w:rsidRPr="00BB7605">
        <w:rPr>
          <w:lang w:val="it-IT"/>
        </w:rPr>
        <w:t xml:space="preserve"> presentino il nome di campagna in cui sono inseriti</w:t>
      </w:r>
    </w:p>
    <w:p w14:paraId="577C05D3" w14:textId="31B5DDB1" w:rsidR="00E30C47" w:rsidRDefault="00324FDF" w:rsidP="004D3480">
      <w:pPr>
        <w:rPr>
          <w:lang w:val="it-IT"/>
        </w:rPr>
      </w:pPr>
      <w:r w:rsidRPr="003B2FFF">
        <w:rPr>
          <w:lang w:val="it-IT"/>
        </w:rPr>
        <w:t>Le lead</w:t>
      </w:r>
      <w:r>
        <w:rPr>
          <w:lang w:val="it-IT"/>
        </w:rPr>
        <w:t xml:space="preserve"> che sono pre-lavorate d</w:t>
      </w:r>
      <w:r w:rsidR="00C336B0">
        <w:rPr>
          <w:lang w:val="it-IT"/>
        </w:rPr>
        <w:t xml:space="preserve">al </w:t>
      </w:r>
      <w:r>
        <w:rPr>
          <w:lang w:val="it-IT"/>
        </w:rPr>
        <w:t>S</w:t>
      </w:r>
      <w:r w:rsidR="00C336B0">
        <w:rPr>
          <w:lang w:val="it-IT"/>
        </w:rPr>
        <w:t xml:space="preserve">ervizio </w:t>
      </w:r>
      <w:r>
        <w:rPr>
          <w:lang w:val="it-IT"/>
        </w:rPr>
        <w:t>C</w:t>
      </w:r>
      <w:r w:rsidR="00C336B0">
        <w:rPr>
          <w:lang w:val="it-IT"/>
        </w:rPr>
        <w:t>lienti</w:t>
      </w:r>
      <w:r>
        <w:rPr>
          <w:lang w:val="it-IT"/>
        </w:rPr>
        <w:t xml:space="preserve"> e che compaiano successivamente sulla scrivania dei gestori di filiale per conferma appuntamento prenotato (focus paragrafo successivo) presenteranno nel campo origine la modalità di origine effettiva della lead (secondo le categorie sopra elencate)</w:t>
      </w:r>
    </w:p>
    <w:p w14:paraId="7C7B8B8E" w14:textId="77777777" w:rsidR="00425D35" w:rsidRDefault="00425D35" w:rsidP="004D3480">
      <w:pPr>
        <w:rPr>
          <w:lang w:val="it-IT"/>
        </w:rPr>
      </w:pPr>
    </w:p>
    <w:p w14:paraId="358B7C56" w14:textId="4CF4E926" w:rsidR="00425D35" w:rsidRDefault="00425D35" w:rsidP="004D3480">
      <w:pPr>
        <w:rPr>
          <w:lang w:val="it-IT"/>
        </w:rPr>
      </w:pPr>
      <w:r>
        <w:rPr>
          <w:lang w:val="it-IT"/>
        </w:rPr>
        <w:t>Si prevede un focus dedicato alla visualizzazione delle lead di conferma appuntamento all’interno dell’analisi funzionale dell’agenda</w:t>
      </w:r>
    </w:p>
    <w:p w14:paraId="108128EE" w14:textId="77777777" w:rsidR="00E30C47" w:rsidRDefault="00E30C47" w:rsidP="004D3480">
      <w:pPr>
        <w:rPr>
          <w:lang w:val="it-IT"/>
        </w:rPr>
      </w:pPr>
    </w:p>
    <w:p w14:paraId="7D53B109" w14:textId="17D67E2F" w:rsidR="00324FDF" w:rsidRPr="006F265B" w:rsidRDefault="00324FDF" w:rsidP="10CEFF33">
      <w:pPr>
        <w:pStyle w:val="Heading2"/>
        <w:ind w:left="1023"/>
        <w:rPr>
          <w:bCs/>
          <w:lang w:val="it-IT"/>
        </w:rPr>
      </w:pPr>
      <w:bookmarkStart w:id="520" w:name="_Toc1091875505"/>
      <w:r w:rsidRPr="10CEFF33">
        <w:rPr>
          <w:lang w:val="it-IT"/>
        </w:rPr>
        <w:t xml:space="preserve">Visualizzazione lead e </w:t>
      </w:r>
      <w:r w:rsidR="00B917CC" w:rsidRPr="10CEFF33">
        <w:rPr>
          <w:lang w:val="it-IT"/>
        </w:rPr>
        <w:t>suggerimenti,</w:t>
      </w:r>
      <w:r w:rsidRPr="10CEFF33">
        <w:rPr>
          <w:lang w:val="it-IT"/>
        </w:rPr>
        <w:t xml:space="preserve"> tempistiche di assegnazione/lavorazione e presa in carico</w:t>
      </w:r>
      <w:bookmarkEnd w:id="520"/>
    </w:p>
    <w:p w14:paraId="341DB066" w14:textId="77777777" w:rsidR="00F82C0F" w:rsidRDefault="00F82C0F" w:rsidP="004D3480">
      <w:pPr>
        <w:rPr>
          <w:bCs/>
          <w:lang w:val="it-IT"/>
        </w:rPr>
      </w:pPr>
    </w:p>
    <w:p w14:paraId="51417271" w14:textId="5B29A77B" w:rsidR="00324FDF" w:rsidRPr="006C4ED6" w:rsidRDefault="00324FDF" w:rsidP="004D3480">
      <w:pPr>
        <w:rPr>
          <w:bCs/>
          <w:lang w:val="it-IT"/>
        </w:rPr>
      </w:pPr>
      <w:r w:rsidRPr="00A474B7">
        <w:rPr>
          <w:bCs/>
          <w:lang w:val="it-IT"/>
        </w:rPr>
        <w:t xml:space="preserve">Premessa: Si prevede che tutti i parametri orari </w:t>
      </w:r>
      <w:r w:rsidR="00287418" w:rsidRPr="00A474B7">
        <w:rPr>
          <w:bCs/>
          <w:lang w:val="it-IT"/>
        </w:rPr>
        <w:t>sottoindicati</w:t>
      </w:r>
      <w:r w:rsidRPr="00A474B7">
        <w:rPr>
          <w:bCs/>
          <w:lang w:val="it-IT"/>
        </w:rPr>
        <w:t xml:space="preserve"> siano da intendere come default</w:t>
      </w:r>
      <w:r w:rsidR="000D77A9">
        <w:rPr>
          <w:bCs/>
          <w:lang w:val="it-IT"/>
        </w:rPr>
        <w:t xml:space="preserve"> e dunque </w:t>
      </w:r>
      <w:r w:rsidR="000D77A9" w:rsidRPr="000D77A9">
        <w:rPr>
          <w:bCs/>
          <w:lang w:val="it-IT"/>
        </w:rPr>
        <w:t>in MVP0 sono non modificabili dall’utente e di natura prettamente tecnica</w:t>
      </w:r>
      <w:r w:rsidRPr="00A474B7">
        <w:rPr>
          <w:bCs/>
          <w:lang w:val="it-IT"/>
        </w:rPr>
        <w:t>. Tali orari potranno essere configurati centralmente tramite motore di configurazione</w:t>
      </w:r>
      <w:r w:rsidR="00BE1F55">
        <w:rPr>
          <w:bCs/>
          <w:lang w:val="it-IT"/>
        </w:rPr>
        <w:t xml:space="preserve"> che terrà in contro parametri quali </w:t>
      </w:r>
      <w:r w:rsidR="00121318">
        <w:rPr>
          <w:bCs/>
          <w:lang w:val="it-IT"/>
        </w:rPr>
        <w:t>le orgini lead ed i prodotti di interesse</w:t>
      </w:r>
      <w:r w:rsidR="00A66A26">
        <w:rPr>
          <w:bCs/>
          <w:lang w:val="it-IT"/>
        </w:rPr>
        <w:t>, i segmenti dei clienti</w:t>
      </w:r>
      <w:r w:rsidR="006D3EBD">
        <w:rPr>
          <w:bCs/>
          <w:lang w:val="it-IT"/>
        </w:rPr>
        <w:t>, altre variabil</w:t>
      </w:r>
      <w:r w:rsidR="00F37025">
        <w:rPr>
          <w:bCs/>
          <w:lang w:val="it-IT"/>
        </w:rPr>
        <w:t>i</w:t>
      </w:r>
      <w:r w:rsidR="006D3EBD">
        <w:rPr>
          <w:bCs/>
          <w:lang w:val="it-IT"/>
        </w:rPr>
        <w:t xml:space="preserve"> che saranno definite nel corso degli </w:t>
      </w:r>
      <w:r w:rsidRPr="00A474B7">
        <w:rPr>
          <w:bCs/>
          <w:lang w:val="it-IT"/>
        </w:rPr>
        <w:t>MVP successivi</w:t>
      </w:r>
      <w:r w:rsidR="00623BD0">
        <w:rPr>
          <w:bCs/>
          <w:lang w:val="it-IT"/>
        </w:rPr>
        <w:t>.</w:t>
      </w:r>
      <w:r w:rsidR="000D77A9">
        <w:rPr>
          <w:bCs/>
          <w:lang w:val="it-IT"/>
        </w:rPr>
        <w:t xml:space="preserve"> </w:t>
      </w:r>
      <w:r w:rsidR="00623BD0">
        <w:rPr>
          <w:bCs/>
          <w:lang w:val="it-IT"/>
        </w:rPr>
        <w:t xml:space="preserve">A target le regole configurabili centralmente </w:t>
      </w:r>
      <w:r w:rsidR="001472D8">
        <w:rPr>
          <w:bCs/>
          <w:lang w:val="it-IT"/>
        </w:rPr>
        <w:t>saranno</w:t>
      </w:r>
      <w:r w:rsidR="00376C51">
        <w:rPr>
          <w:bCs/>
          <w:lang w:val="it-IT"/>
        </w:rPr>
        <w:t>:</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4"/>
        <w:gridCol w:w="4814"/>
      </w:tblGrid>
      <w:tr w:rsidR="00AE59AA" w14:paraId="00CD38E8" w14:textId="77777777" w:rsidTr="00CA5128">
        <w:tc>
          <w:tcPr>
            <w:tcW w:w="4814" w:type="dxa"/>
          </w:tcPr>
          <w:p w14:paraId="3638C7E8" w14:textId="1C1606BF" w:rsidR="00AE59AA" w:rsidRPr="00CB10A5" w:rsidRDefault="005B0D4A" w:rsidP="00376C51">
            <w:pPr>
              <w:rPr>
                <w:b/>
                <w:lang w:val="it-IT"/>
              </w:rPr>
            </w:pPr>
            <w:r w:rsidRPr="00CB10A5">
              <w:rPr>
                <w:b/>
                <w:lang w:val="it-IT"/>
              </w:rPr>
              <w:t>Regola</w:t>
            </w:r>
            <w:r w:rsidR="00A550B1" w:rsidRPr="00CB10A5">
              <w:rPr>
                <w:b/>
                <w:lang w:val="it-IT"/>
              </w:rPr>
              <w:t xml:space="preserve"> configurabile a target</w:t>
            </w:r>
          </w:p>
        </w:tc>
        <w:tc>
          <w:tcPr>
            <w:tcW w:w="4814" w:type="dxa"/>
          </w:tcPr>
          <w:p w14:paraId="3B59D856" w14:textId="0A26C244" w:rsidR="00AE59AA" w:rsidRPr="00CB10A5" w:rsidRDefault="00A550B1" w:rsidP="00376C51">
            <w:pPr>
              <w:rPr>
                <w:b/>
                <w:lang w:val="it-IT"/>
              </w:rPr>
            </w:pPr>
            <w:r w:rsidRPr="00CB10A5">
              <w:rPr>
                <w:b/>
                <w:lang w:val="it-IT"/>
              </w:rPr>
              <w:t>Default MVP0</w:t>
            </w:r>
          </w:p>
        </w:tc>
      </w:tr>
      <w:tr w:rsidR="002628CA" w:rsidRPr="004D0819" w14:paraId="59C51630" w14:textId="77777777" w:rsidTr="00CA5128">
        <w:tc>
          <w:tcPr>
            <w:tcW w:w="4814" w:type="dxa"/>
          </w:tcPr>
          <w:p w14:paraId="172C1975" w14:textId="5A0A9CB4" w:rsidR="002628CA" w:rsidRDefault="002628CA" w:rsidP="00376C51">
            <w:pPr>
              <w:rPr>
                <w:bCs/>
                <w:lang w:val="it-IT"/>
              </w:rPr>
            </w:pPr>
            <w:r>
              <w:rPr>
                <w:bCs/>
                <w:lang w:val="it-IT"/>
              </w:rPr>
              <w:t>Prima gestione dei lead clienti</w:t>
            </w:r>
            <w:r w:rsidR="00B3357F">
              <w:rPr>
                <w:bCs/>
                <w:lang w:val="it-IT"/>
              </w:rPr>
              <w:t xml:space="preserve"> anagrafati</w:t>
            </w:r>
          </w:p>
        </w:tc>
        <w:tc>
          <w:tcPr>
            <w:tcW w:w="4814" w:type="dxa"/>
          </w:tcPr>
          <w:p w14:paraId="11D95601" w14:textId="560EB521" w:rsidR="002628CA" w:rsidRDefault="00D41CF5" w:rsidP="00376C51">
            <w:pPr>
              <w:rPr>
                <w:bCs/>
                <w:lang w:val="it-IT"/>
              </w:rPr>
            </w:pPr>
            <w:r>
              <w:rPr>
                <w:bCs/>
                <w:lang w:val="it-IT"/>
              </w:rPr>
              <w:t>Unità organizzativa su cui il cliente è portafogliato (Rete)</w:t>
            </w:r>
            <w:r w:rsidR="00123D98">
              <w:rPr>
                <w:bCs/>
                <w:lang w:val="it-IT"/>
              </w:rPr>
              <w:t xml:space="preserve"> | Regole di dettaglio </w:t>
            </w:r>
            <w:r w:rsidR="002E2D8C">
              <w:rPr>
                <w:bCs/>
                <w:lang w:val="it-IT"/>
              </w:rPr>
              <w:t>previste per differenti plugin</w:t>
            </w:r>
            <w:r w:rsidR="00552B6B">
              <w:rPr>
                <w:bCs/>
                <w:lang w:val="it-IT"/>
              </w:rPr>
              <w:t xml:space="preserve"> di lead attualmente gestite su Solead</w:t>
            </w:r>
          </w:p>
        </w:tc>
      </w:tr>
      <w:tr w:rsidR="00AE59AA" w:rsidRPr="004D0819" w14:paraId="48A57E32" w14:textId="77777777" w:rsidTr="00CA5128">
        <w:tc>
          <w:tcPr>
            <w:tcW w:w="4814" w:type="dxa"/>
          </w:tcPr>
          <w:p w14:paraId="511ACBE0" w14:textId="6E194784" w:rsidR="00AE59AA" w:rsidRDefault="00102015" w:rsidP="00376C51">
            <w:pPr>
              <w:rPr>
                <w:bCs/>
                <w:lang w:val="it-IT"/>
              </w:rPr>
            </w:pPr>
            <w:r>
              <w:rPr>
                <w:bCs/>
                <w:lang w:val="it-IT"/>
              </w:rPr>
              <w:t>Prima gestione del lead prospect</w:t>
            </w:r>
            <w:r w:rsidR="008F1D5F">
              <w:rPr>
                <w:bCs/>
                <w:lang w:val="it-IT"/>
              </w:rPr>
              <w:t xml:space="preserve">, lead mutui clienti, </w:t>
            </w:r>
            <w:r w:rsidR="00B3357F">
              <w:rPr>
                <w:bCs/>
                <w:lang w:val="it-IT"/>
              </w:rPr>
              <w:t xml:space="preserve"> lead mutui</w:t>
            </w:r>
            <w:r w:rsidR="006270E0">
              <w:rPr>
                <w:bCs/>
                <w:lang w:val="it-IT"/>
              </w:rPr>
              <w:t xml:space="preserve"> ex clienti (anagrafati) e lead mutui prospect</w:t>
            </w:r>
          </w:p>
        </w:tc>
        <w:tc>
          <w:tcPr>
            <w:tcW w:w="4814" w:type="dxa"/>
          </w:tcPr>
          <w:p w14:paraId="0C0C22F3" w14:textId="2817E593" w:rsidR="00AE59AA" w:rsidRDefault="00644818" w:rsidP="00376C51">
            <w:pPr>
              <w:rPr>
                <w:bCs/>
                <w:lang w:val="it-IT"/>
              </w:rPr>
            </w:pPr>
            <w:r>
              <w:rPr>
                <w:bCs/>
                <w:lang w:val="it-IT"/>
              </w:rPr>
              <w:t>Servizio clienti</w:t>
            </w:r>
            <w:r w:rsidR="00123D98">
              <w:rPr>
                <w:bCs/>
                <w:lang w:val="it-IT"/>
              </w:rPr>
              <w:t xml:space="preserve"> | </w:t>
            </w:r>
            <w:r w:rsidR="00552B6B">
              <w:rPr>
                <w:bCs/>
                <w:lang w:val="it-IT"/>
              </w:rPr>
              <w:t>Regole di dettaglio previste per differenti plugin di lead attualmente gestite su Solead</w:t>
            </w:r>
          </w:p>
        </w:tc>
      </w:tr>
      <w:tr w:rsidR="000E01DA" w:rsidRPr="004D0819" w14:paraId="445D9D8A" w14:textId="77777777" w:rsidTr="00CA5128">
        <w:tc>
          <w:tcPr>
            <w:tcW w:w="4814" w:type="dxa"/>
          </w:tcPr>
          <w:p w14:paraId="35306ED8" w14:textId="04720A51" w:rsidR="000E01DA" w:rsidRDefault="000E01DA" w:rsidP="000E01DA">
            <w:pPr>
              <w:rPr>
                <w:bCs/>
                <w:lang w:val="it-IT"/>
              </w:rPr>
            </w:pPr>
            <w:r>
              <w:rPr>
                <w:bCs/>
                <w:lang w:val="it-IT"/>
              </w:rPr>
              <w:t>Tempistica di passaggio alla gestione di concorrenza con Servizio clienti</w:t>
            </w:r>
          </w:p>
        </w:tc>
        <w:tc>
          <w:tcPr>
            <w:tcW w:w="4814" w:type="dxa"/>
          </w:tcPr>
          <w:p w14:paraId="1E191C41" w14:textId="7F8E0C84" w:rsidR="000E01DA" w:rsidRDefault="00ED6235" w:rsidP="000E01DA">
            <w:pPr>
              <w:rPr>
                <w:bCs/>
                <w:lang w:val="it-IT"/>
              </w:rPr>
            </w:pPr>
            <w:r>
              <w:rPr>
                <w:bCs/>
                <w:lang w:val="it-IT"/>
              </w:rPr>
              <w:t xml:space="preserve">Focus </w:t>
            </w:r>
            <w:r w:rsidR="004074AC">
              <w:rPr>
                <w:bCs/>
                <w:lang w:val="it-IT"/>
              </w:rPr>
              <w:t>di seguito nella vista di regole</w:t>
            </w:r>
          </w:p>
        </w:tc>
      </w:tr>
      <w:tr w:rsidR="000E01DA" w:rsidRPr="004D0819" w14:paraId="62AD4BCE" w14:textId="77777777" w:rsidTr="00CA5128">
        <w:tc>
          <w:tcPr>
            <w:tcW w:w="4814" w:type="dxa"/>
          </w:tcPr>
          <w:p w14:paraId="0FE72DAB" w14:textId="01BDC221" w:rsidR="000E01DA" w:rsidRDefault="000E01DA" w:rsidP="000E01DA">
            <w:pPr>
              <w:rPr>
                <w:bCs/>
                <w:lang w:val="it-IT"/>
              </w:rPr>
            </w:pPr>
            <w:r>
              <w:rPr>
                <w:bCs/>
                <w:lang w:val="it-IT"/>
              </w:rPr>
              <w:t>Tempistica standard di passaggio della lead al Servizio clienti in caso di mancata presa in carico di Rete (scadenza lead per Rete)</w:t>
            </w:r>
          </w:p>
        </w:tc>
        <w:tc>
          <w:tcPr>
            <w:tcW w:w="4814" w:type="dxa"/>
          </w:tcPr>
          <w:p w14:paraId="32CFA302" w14:textId="1D5AAD71" w:rsidR="000E01DA" w:rsidRDefault="00552B6B" w:rsidP="000E01DA">
            <w:pPr>
              <w:rPr>
                <w:bCs/>
                <w:lang w:val="it-IT"/>
              </w:rPr>
            </w:pPr>
            <w:r>
              <w:rPr>
                <w:bCs/>
                <w:lang w:val="it-IT"/>
              </w:rPr>
              <w:t>Regole di dettaglio previste per differenti plugin di lead attualmente gestite su Solead</w:t>
            </w:r>
          </w:p>
        </w:tc>
      </w:tr>
      <w:tr w:rsidR="000E01DA" w14:paraId="60E616CC" w14:textId="77777777" w:rsidTr="00CA5128">
        <w:tc>
          <w:tcPr>
            <w:tcW w:w="4814" w:type="dxa"/>
          </w:tcPr>
          <w:p w14:paraId="603BA6A0" w14:textId="6E56A6FA" w:rsidR="000E01DA" w:rsidRDefault="000E01DA" w:rsidP="000E01DA">
            <w:pPr>
              <w:rPr>
                <w:bCs/>
                <w:lang w:val="it-IT"/>
              </w:rPr>
            </w:pPr>
            <w:r>
              <w:rPr>
                <w:bCs/>
                <w:lang w:val="it-IT"/>
              </w:rPr>
              <w:lastRenderedPageBreak/>
              <w:t>Numero massimo di tentativi di mancato contatto da parte del Servizio clienti prima della chiusura automatica della lead</w:t>
            </w:r>
          </w:p>
        </w:tc>
        <w:tc>
          <w:tcPr>
            <w:tcW w:w="4814" w:type="dxa"/>
          </w:tcPr>
          <w:p w14:paraId="6B741F6A" w14:textId="6CF9DC10" w:rsidR="000E01DA" w:rsidRDefault="000E01DA" w:rsidP="000E01DA">
            <w:pPr>
              <w:rPr>
                <w:bCs/>
                <w:lang w:val="it-IT"/>
              </w:rPr>
            </w:pPr>
            <w:r>
              <w:rPr>
                <w:bCs/>
                <w:lang w:val="it-IT"/>
              </w:rPr>
              <w:t>10</w:t>
            </w:r>
          </w:p>
        </w:tc>
      </w:tr>
      <w:tr w:rsidR="000E01DA" w14:paraId="738A85C6" w14:textId="77777777" w:rsidTr="00CA5128">
        <w:tc>
          <w:tcPr>
            <w:tcW w:w="4814" w:type="dxa"/>
          </w:tcPr>
          <w:p w14:paraId="3D79BED2" w14:textId="06730CCB" w:rsidR="000E01DA" w:rsidRDefault="000E01DA" w:rsidP="000E01DA">
            <w:pPr>
              <w:rPr>
                <w:bCs/>
                <w:lang w:val="it-IT"/>
              </w:rPr>
            </w:pPr>
            <w:r>
              <w:rPr>
                <w:bCs/>
                <w:lang w:val="it-IT"/>
              </w:rPr>
              <w:t>Tempistica di conferma appuntamento APP per il singolo gestore destinatario, prima della visibilità dell’appuntamento per tutti i gestori dell’unità organizzativa di riferimento</w:t>
            </w:r>
          </w:p>
        </w:tc>
        <w:tc>
          <w:tcPr>
            <w:tcW w:w="4814" w:type="dxa"/>
          </w:tcPr>
          <w:p w14:paraId="029A4660" w14:textId="1C87AD6F" w:rsidR="000E01DA" w:rsidRDefault="000E01DA" w:rsidP="000E01DA">
            <w:pPr>
              <w:rPr>
                <w:bCs/>
                <w:lang w:val="it-IT"/>
              </w:rPr>
            </w:pPr>
            <w:r>
              <w:rPr>
                <w:bCs/>
                <w:lang w:val="it-IT"/>
              </w:rPr>
              <w:t>3h lavorative</w:t>
            </w:r>
          </w:p>
        </w:tc>
      </w:tr>
      <w:tr w:rsidR="000E01DA" w14:paraId="2EB464BD" w14:textId="77777777" w:rsidTr="00CA5128">
        <w:tc>
          <w:tcPr>
            <w:tcW w:w="4814" w:type="dxa"/>
          </w:tcPr>
          <w:p w14:paraId="3DF8017F" w14:textId="4D290F6B" w:rsidR="000E01DA" w:rsidRDefault="000E01DA" w:rsidP="000E01DA">
            <w:pPr>
              <w:rPr>
                <w:bCs/>
                <w:lang w:val="it-IT"/>
              </w:rPr>
            </w:pPr>
            <w:r>
              <w:rPr>
                <w:bCs/>
                <w:lang w:val="it-IT"/>
              </w:rPr>
              <w:t>Tempistica limite di conferma appuntamento APP prima dell’annullo automatico</w:t>
            </w:r>
          </w:p>
        </w:tc>
        <w:tc>
          <w:tcPr>
            <w:tcW w:w="4814" w:type="dxa"/>
          </w:tcPr>
          <w:p w14:paraId="6E5E3216" w14:textId="25F3386C" w:rsidR="000E01DA" w:rsidRDefault="000E01DA" w:rsidP="000E01DA">
            <w:pPr>
              <w:rPr>
                <w:bCs/>
                <w:lang w:val="it-IT"/>
              </w:rPr>
            </w:pPr>
            <w:r>
              <w:rPr>
                <w:bCs/>
                <w:lang w:val="it-IT"/>
              </w:rPr>
              <w:t>24h lavorative</w:t>
            </w:r>
          </w:p>
        </w:tc>
      </w:tr>
      <w:tr w:rsidR="000E01DA" w:rsidRPr="008934D5" w14:paraId="1B6CAC5A" w14:textId="77777777" w:rsidTr="00CA5128">
        <w:tc>
          <w:tcPr>
            <w:tcW w:w="4814" w:type="dxa"/>
          </w:tcPr>
          <w:p w14:paraId="6688822C" w14:textId="43EE45F1" w:rsidR="000E01DA" w:rsidRDefault="000E01DA" w:rsidP="000E01DA">
            <w:pPr>
              <w:rPr>
                <w:bCs/>
                <w:lang w:val="it-IT"/>
              </w:rPr>
            </w:pPr>
            <w:r>
              <w:rPr>
                <w:bCs/>
                <w:lang w:val="it-IT"/>
              </w:rPr>
              <w:t>Tempisitica di presa in carico appuntamento fissato da SC o terzi per il singolo gestore destinatario</w:t>
            </w:r>
          </w:p>
        </w:tc>
        <w:tc>
          <w:tcPr>
            <w:tcW w:w="4814" w:type="dxa"/>
          </w:tcPr>
          <w:p w14:paraId="1DF6AD8D" w14:textId="0C8FDE10" w:rsidR="000E01DA" w:rsidRDefault="000E01DA" w:rsidP="000E01DA">
            <w:pPr>
              <w:rPr>
                <w:bCs/>
                <w:lang w:val="it-IT"/>
              </w:rPr>
            </w:pPr>
            <w:r>
              <w:rPr>
                <w:bCs/>
                <w:lang w:val="it-IT"/>
              </w:rPr>
              <w:t xml:space="preserve">Entro 8h lavorative dall’appuntamento </w:t>
            </w:r>
          </w:p>
        </w:tc>
      </w:tr>
      <w:tr w:rsidR="000E01DA" w:rsidRPr="006062D3" w14:paraId="1FA22AE6" w14:textId="77777777" w:rsidTr="00CA5128">
        <w:tc>
          <w:tcPr>
            <w:tcW w:w="4814" w:type="dxa"/>
          </w:tcPr>
          <w:p w14:paraId="56C083A9" w14:textId="09A7F6B2" w:rsidR="000E01DA" w:rsidRDefault="005F3BE6" w:rsidP="000E01DA">
            <w:pPr>
              <w:rPr>
                <w:bCs/>
                <w:lang w:val="it-IT"/>
              </w:rPr>
            </w:pPr>
            <w:r>
              <w:rPr>
                <w:bCs/>
                <w:lang w:val="it-IT"/>
              </w:rPr>
              <w:t>Notifiche</w:t>
            </w:r>
            <w:r w:rsidR="000E01DA">
              <w:rPr>
                <w:bCs/>
                <w:lang w:val="it-IT"/>
              </w:rPr>
              <w:t xml:space="preserve"> per lead non prese in carico (in scadenza)</w:t>
            </w:r>
          </w:p>
        </w:tc>
        <w:tc>
          <w:tcPr>
            <w:tcW w:w="4814" w:type="dxa"/>
          </w:tcPr>
          <w:p w14:paraId="3287D279" w14:textId="6B8C74F5" w:rsidR="000E01DA" w:rsidRDefault="000E01DA" w:rsidP="000E01DA">
            <w:pPr>
              <w:rPr>
                <w:bCs/>
                <w:lang w:val="it-IT"/>
              </w:rPr>
            </w:pPr>
            <w:r>
              <w:rPr>
                <w:bCs/>
                <w:lang w:val="it-IT"/>
              </w:rPr>
              <w:t>12h lavorative</w:t>
            </w:r>
          </w:p>
        </w:tc>
      </w:tr>
    </w:tbl>
    <w:p w14:paraId="3884039D" w14:textId="77777777" w:rsidR="009E0672" w:rsidRDefault="009E0672" w:rsidP="004D3480">
      <w:pPr>
        <w:rPr>
          <w:bCs/>
          <w:lang w:val="it-IT"/>
        </w:rPr>
      </w:pPr>
    </w:p>
    <w:p w14:paraId="6BE17B74" w14:textId="64EF5860" w:rsidR="00552B6B" w:rsidRDefault="00552B6B" w:rsidP="004D3480">
      <w:pPr>
        <w:rPr>
          <w:bCs/>
          <w:lang w:val="it-IT"/>
        </w:rPr>
      </w:pPr>
      <w:r>
        <w:rPr>
          <w:bCs/>
          <w:lang w:val="it-IT"/>
        </w:rPr>
        <w:t>Si prevedono le seguenti regole</w:t>
      </w:r>
      <w:r w:rsidR="005B3B59">
        <w:rPr>
          <w:bCs/>
          <w:lang w:val="it-IT"/>
        </w:rPr>
        <w:t xml:space="preserve"> applicabili ai differenti plugin di lead attualmente gestite su Solead</w:t>
      </w:r>
    </w:p>
    <w:p w14:paraId="60646848" w14:textId="77777777" w:rsidR="005B3B59" w:rsidRPr="006C4ED6" w:rsidRDefault="005B3B59" w:rsidP="004D3480">
      <w:pPr>
        <w:rPr>
          <w:bCs/>
          <w:lang w:val="it-IT"/>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7"/>
        <w:gridCol w:w="2536"/>
        <w:gridCol w:w="1678"/>
        <w:gridCol w:w="2536"/>
        <w:gridCol w:w="961"/>
      </w:tblGrid>
      <w:tr w:rsidR="00ED6235" w:rsidRPr="004D0819" w14:paraId="54A02393" w14:textId="77777777" w:rsidTr="00CA5128">
        <w:trPr>
          <w:trHeight w:val="292"/>
        </w:trPr>
        <w:tc>
          <w:tcPr>
            <w:tcW w:w="1923" w:type="dxa"/>
            <w:noWrap/>
            <w:hideMark/>
          </w:tcPr>
          <w:p w14:paraId="7AC1F5CE" w14:textId="77777777" w:rsidR="00ED6235" w:rsidRPr="00ED6235" w:rsidRDefault="00ED6235" w:rsidP="00ED6235">
            <w:pPr>
              <w:rPr>
                <w:bCs/>
              </w:rPr>
            </w:pPr>
            <w:r w:rsidRPr="00ED6235">
              <w:rPr>
                <w:bCs/>
              </w:rPr>
              <w:t># Regola</w:t>
            </w:r>
          </w:p>
        </w:tc>
        <w:tc>
          <w:tcPr>
            <w:tcW w:w="2543" w:type="dxa"/>
            <w:noWrap/>
            <w:hideMark/>
          </w:tcPr>
          <w:p w14:paraId="7DFFDE89" w14:textId="77777777" w:rsidR="00ED6235" w:rsidRPr="00ED6235" w:rsidRDefault="00ED6235" w:rsidP="00ED6235">
            <w:pPr>
              <w:rPr>
                <w:bCs/>
              </w:rPr>
            </w:pPr>
            <w:r w:rsidRPr="00ED6235">
              <w:rPr>
                <w:bCs/>
              </w:rPr>
              <w:t>Owner prima lavorazione</w:t>
            </w:r>
          </w:p>
        </w:tc>
        <w:tc>
          <w:tcPr>
            <w:tcW w:w="1683" w:type="dxa"/>
            <w:noWrap/>
            <w:hideMark/>
          </w:tcPr>
          <w:p w14:paraId="5C0933F7" w14:textId="77777777" w:rsidR="00ED6235" w:rsidRPr="00ED6235" w:rsidRDefault="00ED6235" w:rsidP="00ED6235">
            <w:pPr>
              <w:rPr>
                <w:bCs/>
                <w:lang w:val="it-IT"/>
              </w:rPr>
            </w:pPr>
            <w:r w:rsidRPr="00ED6235">
              <w:rPr>
                <w:bCs/>
                <w:lang w:val="it-IT"/>
              </w:rPr>
              <w:t>Tempo di scadenza presa in carico</w:t>
            </w:r>
          </w:p>
        </w:tc>
        <w:tc>
          <w:tcPr>
            <w:tcW w:w="2543" w:type="dxa"/>
            <w:noWrap/>
            <w:hideMark/>
          </w:tcPr>
          <w:p w14:paraId="681B70DB" w14:textId="77777777" w:rsidR="00ED6235" w:rsidRPr="00ED6235" w:rsidRDefault="00ED6235" w:rsidP="00ED6235">
            <w:pPr>
              <w:rPr>
                <w:bCs/>
              </w:rPr>
            </w:pPr>
            <w:r w:rsidRPr="00ED6235">
              <w:rPr>
                <w:bCs/>
              </w:rPr>
              <w:t>Tempo di concorrenza</w:t>
            </w:r>
          </w:p>
        </w:tc>
        <w:tc>
          <w:tcPr>
            <w:tcW w:w="936" w:type="dxa"/>
            <w:noWrap/>
            <w:hideMark/>
          </w:tcPr>
          <w:p w14:paraId="7FC5717F" w14:textId="77777777" w:rsidR="00ED6235" w:rsidRPr="00ED6235" w:rsidRDefault="00ED6235" w:rsidP="00ED6235">
            <w:pPr>
              <w:rPr>
                <w:bCs/>
                <w:lang w:val="it-IT"/>
              </w:rPr>
            </w:pPr>
            <w:r w:rsidRPr="00ED6235">
              <w:rPr>
                <w:bCs/>
                <w:lang w:val="it-IT"/>
              </w:rPr>
              <w:t># tentativi prima di passaggio a SC</w:t>
            </w:r>
          </w:p>
        </w:tc>
      </w:tr>
      <w:tr w:rsidR="00ED6235" w:rsidRPr="00ED6235" w14:paraId="7B1217E2" w14:textId="77777777" w:rsidTr="00CA5128">
        <w:trPr>
          <w:trHeight w:val="292"/>
        </w:trPr>
        <w:tc>
          <w:tcPr>
            <w:tcW w:w="1923" w:type="dxa"/>
            <w:noWrap/>
            <w:hideMark/>
          </w:tcPr>
          <w:p w14:paraId="1E81A3C8" w14:textId="77777777" w:rsidR="00ED6235" w:rsidRPr="00ED6235" w:rsidRDefault="00ED6235" w:rsidP="00ED6235">
            <w:pPr>
              <w:pStyle w:val="ListParagraph"/>
              <w:ind w:left="714"/>
              <w:rPr>
                <w:bCs/>
              </w:rPr>
            </w:pPr>
            <w:r w:rsidRPr="00ED6235">
              <w:rPr>
                <w:bCs/>
              </w:rPr>
              <w:t>1</w:t>
            </w:r>
          </w:p>
        </w:tc>
        <w:tc>
          <w:tcPr>
            <w:tcW w:w="2543" w:type="dxa"/>
            <w:noWrap/>
            <w:hideMark/>
          </w:tcPr>
          <w:p w14:paraId="6E750047" w14:textId="77777777" w:rsidR="00ED6235" w:rsidRPr="00ED6235" w:rsidRDefault="00ED6235" w:rsidP="00ED6235">
            <w:pPr>
              <w:rPr>
                <w:bCs/>
              </w:rPr>
            </w:pPr>
            <w:r w:rsidRPr="00ED6235">
              <w:rPr>
                <w:bCs/>
              </w:rPr>
              <w:t>Servizio clienti</w:t>
            </w:r>
          </w:p>
        </w:tc>
        <w:tc>
          <w:tcPr>
            <w:tcW w:w="1683" w:type="dxa"/>
            <w:noWrap/>
            <w:hideMark/>
          </w:tcPr>
          <w:p w14:paraId="19988EB8" w14:textId="1048E081" w:rsidR="00ED6235" w:rsidRPr="00ED6235" w:rsidRDefault="00ED6235" w:rsidP="00ED6235">
            <w:pPr>
              <w:ind w:left="357"/>
              <w:rPr>
                <w:bCs/>
              </w:rPr>
            </w:pPr>
            <w:r w:rsidRPr="00ED6235">
              <w:rPr>
                <w:bCs/>
              </w:rPr>
              <w:t>NA</w:t>
            </w:r>
          </w:p>
        </w:tc>
        <w:tc>
          <w:tcPr>
            <w:tcW w:w="2543" w:type="dxa"/>
            <w:noWrap/>
            <w:hideMark/>
          </w:tcPr>
          <w:p w14:paraId="0CA7E41E" w14:textId="6E61F951" w:rsidR="00ED6235" w:rsidRPr="00ED6235" w:rsidRDefault="00ED6235" w:rsidP="00ED6235">
            <w:pPr>
              <w:ind w:left="357"/>
              <w:rPr>
                <w:bCs/>
              </w:rPr>
            </w:pPr>
            <w:r w:rsidRPr="00ED6235">
              <w:rPr>
                <w:bCs/>
              </w:rPr>
              <w:t>NA</w:t>
            </w:r>
          </w:p>
        </w:tc>
        <w:tc>
          <w:tcPr>
            <w:tcW w:w="936" w:type="dxa"/>
            <w:noWrap/>
            <w:hideMark/>
          </w:tcPr>
          <w:p w14:paraId="1FE6FA03" w14:textId="73995D0F" w:rsidR="00ED6235" w:rsidRPr="00ED6235" w:rsidRDefault="00ED6235" w:rsidP="00ED6235">
            <w:pPr>
              <w:ind w:left="357"/>
              <w:rPr>
                <w:bCs/>
              </w:rPr>
            </w:pPr>
            <w:r w:rsidRPr="00ED6235">
              <w:rPr>
                <w:bCs/>
              </w:rPr>
              <w:t>NA</w:t>
            </w:r>
          </w:p>
        </w:tc>
      </w:tr>
      <w:tr w:rsidR="00ED6235" w:rsidRPr="00ED6235" w14:paraId="0AFF677A" w14:textId="77777777" w:rsidTr="00CA5128">
        <w:trPr>
          <w:trHeight w:val="292"/>
        </w:trPr>
        <w:tc>
          <w:tcPr>
            <w:tcW w:w="1923" w:type="dxa"/>
            <w:noWrap/>
            <w:hideMark/>
          </w:tcPr>
          <w:p w14:paraId="002B2E4B" w14:textId="77777777" w:rsidR="00ED6235" w:rsidRPr="00ED6235" w:rsidRDefault="00ED6235" w:rsidP="00ED6235">
            <w:pPr>
              <w:pStyle w:val="ListParagraph"/>
              <w:ind w:left="714"/>
              <w:rPr>
                <w:bCs/>
              </w:rPr>
            </w:pPr>
            <w:r w:rsidRPr="00ED6235">
              <w:rPr>
                <w:bCs/>
              </w:rPr>
              <w:t>2</w:t>
            </w:r>
          </w:p>
        </w:tc>
        <w:tc>
          <w:tcPr>
            <w:tcW w:w="2543" w:type="dxa"/>
            <w:noWrap/>
            <w:hideMark/>
          </w:tcPr>
          <w:p w14:paraId="139BAA06" w14:textId="77777777" w:rsidR="00ED6235" w:rsidRPr="00ED6235" w:rsidRDefault="00ED6235" w:rsidP="00ED6235">
            <w:pPr>
              <w:rPr>
                <w:bCs/>
              </w:rPr>
            </w:pPr>
            <w:r w:rsidRPr="00ED6235">
              <w:rPr>
                <w:bCs/>
              </w:rPr>
              <w:t>Rete</w:t>
            </w:r>
          </w:p>
        </w:tc>
        <w:tc>
          <w:tcPr>
            <w:tcW w:w="1683" w:type="dxa"/>
            <w:noWrap/>
            <w:hideMark/>
          </w:tcPr>
          <w:p w14:paraId="55D65330" w14:textId="12B26547" w:rsidR="00ED6235" w:rsidRPr="00ED6235" w:rsidRDefault="00ED6235" w:rsidP="00ED6235">
            <w:pPr>
              <w:ind w:left="357"/>
              <w:rPr>
                <w:bCs/>
              </w:rPr>
            </w:pPr>
            <w:r w:rsidRPr="00ED6235">
              <w:rPr>
                <w:bCs/>
              </w:rPr>
              <w:t>NA</w:t>
            </w:r>
          </w:p>
        </w:tc>
        <w:tc>
          <w:tcPr>
            <w:tcW w:w="2543" w:type="dxa"/>
            <w:noWrap/>
            <w:hideMark/>
          </w:tcPr>
          <w:p w14:paraId="1A424AB0" w14:textId="28FE1B24" w:rsidR="00ED6235" w:rsidRPr="00ED6235" w:rsidRDefault="00ED6235" w:rsidP="00ED6235">
            <w:pPr>
              <w:ind w:left="357"/>
              <w:rPr>
                <w:bCs/>
              </w:rPr>
            </w:pPr>
            <w:r w:rsidRPr="00ED6235">
              <w:rPr>
                <w:bCs/>
              </w:rPr>
              <w:t>NA</w:t>
            </w:r>
          </w:p>
        </w:tc>
        <w:tc>
          <w:tcPr>
            <w:tcW w:w="936" w:type="dxa"/>
            <w:noWrap/>
            <w:hideMark/>
          </w:tcPr>
          <w:p w14:paraId="7C37FD5A" w14:textId="14BE9ED0" w:rsidR="00ED6235" w:rsidRPr="00ED6235" w:rsidRDefault="00ED6235" w:rsidP="00ED6235">
            <w:pPr>
              <w:ind w:left="357"/>
              <w:rPr>
                <w:bCs/>
              </w:rPr>
            </w:pPr>
            <w:r w:rsidRPr="00ED6235">
              <w:rPr>
                <w:bCs/>
              </w:rPr>
              <w:t>NA</w:t>
            </w:r>
          </w:p>
        </w:tc>
      </w:tr>
      <w:tr w:rsidR="00ED6235" w:rsidRPr="00ED6235" w14:paraId="51319B62" w14:textId="77777777" w:rsidTr="00CA5128">
        <w:trPr>
          <w:trHeight w:val="292"/>
        </w:trPr>
        <w:tc>
          <w:tcPr>
            <w:tcW w:w="1923" w:type="dxa"/>
            <w:noWrap/>
            <w:hideMark/>
          </w:tcPr>
          <w:p w14:paraId="03315784" w14:textId="77777777" w:rsidR="00ED6235" w:rsidRPr="00ED6235" w:rsidRDefault="00ED6235" w:rsidP="00ED6235">
            <w:pPr>
              <w:pStyle w:val="ListParagraph"/>
              <w:ind w:left="714"/>
              <w:rPr>
                <w:bCs/>
              </w:rPr>
            </w:pPr>
            <w:r w:rsidRPr="00ED6235">
              <w:rPr>
                <w:bCs/>
              </w:rPr>
              <w:t>3</w:t>
            </w:r>
          </w:p>
        </w:tc>
        <w:tc>
          <w:tcPr>
            <w:tcW w:w="2543" w:type="dxa"/>
            <w:noWrap/>
            <w:hideMark/>
          </w:tcPr>
          <w:p w14:paraId="16F70C2B" w14:textId="77777777" w:rsidR="00ED6235" w:rsidRPr="00ED6235" w:rsidRDefault="00ED6235" w:rsidP="00ED6235">
            <w:pPr>
              <w:rPr>
                <w:bCs/>
              </w:rPr>
            </w:pPr>
            <w:r w:rsidRPr="00ED6235">
              <w:rPr>
                <w:bCs/>
              </w:rPr>
              <w:t>Rete</w:t>
            </w:r>
          </w:p>
        </w:tc>
        <w:tc>
          <w:tcPr>
            <w:tcW w:w="1683" w:type="dxa"/>
            <w:noWrap/>
            <w:hideMark/>
          </w:tcPr>
          <w:p w14:paraId="1E9A7D5B" w14:textId="77777777" w:rsidR="00ED6235" w:rsidRPr="00ED6235" w:rsidRDefault="00ED6235" w:rsidP="00ED6235">
            <w:pPr>
              <w:ind w:left="357"/>
              <w:rPr>
                <w:bCs/>
              </w:rPr>
            </w:pPr>
            <w:r w:rsidRPr="00ED6235">
              <w:rPr>
                <w:bCs/>
              </w:rPr>
              <w:t>24h</w:t>
            </w:r>
          </w:p>
        </w:tc>
        <w:tc>
          <w:tcPr>
            <w:tcW w:w="2543" w:type="dxa"/>
            <w:noWrap/>
            <w:hideMark/>
          </w:tcPr>
          <w:p w14:paraId="27C7CB3A" w14:textId="77777777" w:rsidR="00ED6235" w:rsidRPr="00ED6235" w:rsidRDefault="00ED6235" w:rsidP="00ED6235">
            <w:pPr>
              <w:ind w:left="357"/>
              <w:rPr>
                <w:bCs/>
              </w:rPr>
            </w:pPr>
            <w:r w:rsidRPr="00ED6235">
              <w:rPr>
                <w:bCs/>
              </w:rPr>
              <w:t>12h</w:t>
            </w:r>
          </w:p>
        </w:tc>
        <w:tc>
          <w:tcPr>
            <w:tcW w:w="936" w:type="dxa"/>
            <w:noWrap/>
            <w:hideMark/>
          </w:tcPr>
          <w:p w14:paraId="36CC2844" w14:textId="77777777" w:rsidR="00ED6235" w:rsidRPr="00ED6235" w:rsidRDefault="00ED6235" w:rsidP="00ED6235">
            <w:pPr>
              <w:ind w:left="357"/>
              <w:rPr>
                <w:bCs/>
              </w:rPr>
            </w:pPr>
            <w:r w:rsidRPr="00ED6235">
              <w:rPr>
                <w:bCs/>
              </w:rPr>
              <w:t>3</w:t>
            </w:r>
          </w:p>
        </w:tc>
      </w:tr>
      <w:tr w:rsidR="00ED6235" w:rsidRPr="00ED6235" w14:paraId="05D4E9FE" w14:textId="77777777" w:rsidTr="00CA5128">
        <w:trPr>
          <w:trHeight w:val="292"/>
        </w:trPr>
        <w:tc>
          <w:tcPr>
            <w:tcW w:w="1923" w:type="dxa"/>
            <w:noWrap/>
            <w:hideMark/>
          </w:tcPr>
          <w:p w14:paraId="7722E0E8" w14:textId="77777777" w:rsidR="00ED6235" w:rsidRPr="00ED6235" w:rsidRDefault="00ED6235" w:rsidP="00ED6235">
            <w:pPr>
              <w:pStyle w:val="ListParagraph"/>
              <w:ind w:left="714"/>
              <w:rPr>
                <w:bCs/>
              </w:rPr>
            </w:pPr>
            <w:r w:rsidRPr="00ED6235">
              <w:rPr>
                <w:bCs/>
              </w:rPr>
              <w:t>4</w:t>
            </w:r>
          </w:p>
        </w:tc>
        <w:tc>
          <w:tcPr>
            <w:tcW w:w="2543" w:type="dxa"/>
            <w:noWrap/>
            <w:hideMark/>
          </w:tcPr>
          <w:p w14:paraId="101B0A1D" w14:textId="77777777" w:rsidR="00ED6235" w:rsidRPr="00ED6235" w:rsidRDefault="00ED6235" w:rsidP="00ED6235">
            <w:pPr>
              <w:rPr>
                <w:bCs/>
              </w:rPr>
            </w:pPr>
            <w:r w:rsidRPr="00ED6235">
              <w:rPr>
                <w:bCs/>
              </w:rPr>
              <w:t>Servizio clienti</w:t>
            </w:r>
          </w:p>
        </w:tc>
        <w:tc>
          <w:tcPr>
            <w:tcW w:w="1683" w:type="dxa"/>
            <w:noWrap/>
            <w:hideMark/>
          </w:tcPr>
          <w:p w14:paraId="785FA850" w14:textId="77777777" w:rsidR="00ED6235" w:rsidRPr="00ED6235" w:rsidRDefault="00ED6235" w:rsidP="00ED6235">
            <w:pPr>
              <w:ind w:left="357"/>
              <w:rPr>
                <w:bCs/>
              </w:rPr>
            </w:pPr>
            <w:r w:rsidRPr="00ED6235">
              <w:rPr>
                <w:bCs/>
              </w:rPr>
              <w:t>NA</w:t>
            </w:r>
          </w:p>
        </w:tc>
        <w:tc>
          <w:tcPr>
            <w:tcW w:w="2543" w:type="dxa"/>
            <w:noWrap/>
            <w:hideMark/>
          </w:tcPr>
          <w:p w14:paraId="08C90498" w14:textId="77777777" w:rsidR="00ED6235" w:rsidRPr="00ED6235" w:rsidRDefault="00ED6235" w:rsidP="00ED6235">
            <w:pPr>
              <w:ind w:left="357"/>
              <w:rPr>
                <w:bCs/>
              </w:rPr>
            </w:pPr>
            <w:r w:rsidRPr="00ED6235">
              <w:rPr>
                <w:bCs/>
              </w:rPr>
              <w:t>NA</w:t>
            </w:r>
          </w:p>
        </w:tc>
        <w:tc>
          <w:tcPr>
            <w:tcW w:w="936" w:type="dxa"/>
            <w:noWrap/>
            <w:hideMark/>
          </w:tcPr>
          <w:p w14:paraId="22C1F4B1" w14:textId="77777777" w:rsidR="00ED6235" w:rsidRPr="00ED6235" w:rsidRDefault="00ED6235" w:rsidP="00ED6235">
            <w:pPr>
              <w:ind w:left="357"/>
              <w:rPr>
                <w:bCs/>
              </w:rPr>
            </w:pPr>
            <w:r w:rsidRPr="00ED6235">
              <w:rPr>
                <w:bCs/>
              </w:rPr>
              <w:t>NA</w:t>
            </w:r>
          </w:p>
        </w:tc>
      </w:tr>
    </w:tbl>
    <w:p w14:paraId="1EBBB568" w14:textId="77777777" w:rsidR="005B3B59" w:rsidRDefault="005B3B59" w:rsidP="00C00C41">
      <w:pPr>
        <w:rPr>
          <w:bCs/>
          <w:lang w:val="it-IT"/>
        </w:rPr>
      </w:pPr>
    </w:p>
    <w:p w14:paraId="5AC2E916" w14:textId="616E9574" w:rsidR="00C00C41" w:rsidRPr="00C00C41" w:rsidRDefault="00C00C41" w:rsidP="00C00C41">
      <w:pPr>
        <w:rPr>
          <w:bCs/>
          <w:lang w:val="it-IT"/>
        </w:rPr>
      </w:pPr>
      <w:r w:rsidRPr="007D6950">
        <w:rPr>
          <w:bCs/>
          <w:lang w:val="it-IT"/>
        </w:rPr>
        <w:t>In calce al documento,</w:t>
      </w:r>
      <w:r w:rsidR="00806060" w:rsidRPr="007D6950">
        <w:rPr>
          <w:bCs/>
          <w:lang w:val="it-IT"/>
        </w:rPr>
        <w:t xml:space="preserve"> nel </w:t>
      </w:r>
      <w:r w:rsidR="00806060" w:rsidRPr="007D6950">
        <w:rPr>
          <w:bCs/>
          <w:u w:val="single"/>
          <w:lang w:val="it-IT"/>
        </w:rPr>
        <w:t>capitolo</w:t>
      </w:r>
      <w:r w:rsidR="007D6950" w:rsidRPr="007D6950">
        <w:rPr>
          <w:bCs/>
          <w:u w:val="single"/>
          <w:lang w:val="it-IT"/>
        </w:rPr>
        <w:t xml:space="preserve"> </w:t>
      </w:r>
      <w:r w:rsidR="007D6950" w:rsidRPr="007D6950">
        <w:rPr>
          <w:bCs/>
          <w:u w:val="single"/>
          <w:lang w:val="it-IT"/>
        </w:rPr>
        <w:fldChar w:fldCharType="begin"/>
      </w:r>
      <w:r w:rsidR="007D6950" w:rsidRPr="007D6950">
        <w:rPr>
          <w:bCs/>
          <w:u w:val="single"/>
          <w:lang w:val="it-IT"/>
        </w:rPr>
        <w:instrText xml:space="preserve"> REF _Ref212121417 \h  \* MERGEFORMAT </w:instrText>
      </w:r>
      <w:r w:rsidR="007D6950" w:rsidRPr="007D6950">
        <w:rPr>
          <w:bCs/>
          <w:u w:val="single"/>
          <w:lang w:val="it-IT"/>
        </w:rPr>
      </w:r>
      <w:r w:rsidR="007D6950" w:rsidRPr="007D6950">
        <w:rPr>
          <w:bCs/>
          <w:u w:val="single"/>
          <w:lang w:val="it-IT"/>
        </w:rPr>
        <w:fldChar w:fldCharType="separate"/>
      </w:r>
      <w:r w:rsidR="007D6950" w:rsidRPr="007D6950">
        <w:rPr>
          <w:u w:val="single"/>
          <w:lang w:val="it-IT"/>
        </w:rPr>
        <w:t>Elenco delle configurazioni lead gestite da Rete, regole associate e fonte prevista</w:t>
      </w:r>
      <w:r w:rsidR="007D6950" w:rsidRPr="007D6950">
        <w:rPr>
          <w:bCs/>
          <w:u w:val="single"/>
          <w:lang w:val="it-IT"/>
        </w:rPr>
        <w:fldChar w:fldCharType="end"/>
      </w:r>
      <w:r w:rsidR="00806060" w:rsidRPr="007D6950">
        <w:rPr>
          <w:bCs/>
          <w:lang w:val="it-IT"/>
        </w:rPr>
        <w:t xml:space="preserve">, </w:t>
      </w:r>
      <w:r w:rsidRPr="007D6950">
        <w:rPr>
          <w:bCs/>
          <w:lang w:val="it-IT"/>
        </w:rPr>
        <w:t xml:space="preserve"> si propone la lista di Plugin attualmente censiti</w:t>
      </w:r>
      <w:r w:rsidR="0004184F" w:rsidRPr="007D6950">
        <w:rPr>
          <w:bCs/>
          <w:lang w:val="it-IT"/>
        </w:rPr>
        <w:t>,</w:t>
      </w:r>
      <w:r w:rsidRPr="007D6950">
        <w:rPr>
          <w:bCs/>
          <w:lang w:val="it-IT"/>
        </w:rPr>
        <w:t xml:space="preserve"> </w:t>
      </w:r>
      <w:r w:rsidR="00D0762F" w:rsidRPr="007D6950">
        <w:rPr>
          <w:bCs/>
          <w:lang w:val="it-IT"/>
        </w:rPr>
        <w:t xml:space="preserve">con il remapping sulle fonti attese a Front-End a target e le regole di </w:t>
      </w:r>
      <w:r w:rsidR="00806060" w:rsidRPr="007D6950">
        <w:rPr>
          <w:bCs/>
          <w:lang w:val="it-IT"/>
        </w:rPr>
        <w:t>distribuzione associate</w:t>
      </w:r>
    </w:p>
    <w:p w14:paraId="5D36AA0A" w14:textId="2FD7705E" w:rsidR="00324FDF" w:rsidRDefault="00324FDF" w:rsidP="00B5236E">
      <w:pPr>
        <w:pStyle w:val="ListParagraph"/>
        <w:numPr>
          <w:ilvl w:val="0"/>
          <w:numId w:val="7"/>
        </w:numPr>
        <w:ind w:left="714" w:hanging="357"/>
        <w:rPr>
          <w:bCs/>
          <w:lang w:val="it-IT"/>
        </w:rPr>
      </w:pPr>
      <w:r w:rsidRPr="00ED6235">
        <w:rPr>
          <w:bCs/>
          <w:lang w:val="it-IT"/>
        </w:rPr>
        <w:t xml:space="preserve">Si specifica che la presa in carico di una lead non impedisce ad altri attori di visualizzare la </w:t>
      </w:r>
      <w:r w:rsidRPr="006F265B">
        <w:rPr>
          <w:bCs/>
          <w:lang w:val="it-IT"/>
        </w:rPr>
        <w:t>scheda di dettaglio di quella lead ed operare azioni di contatto o di esito</w:t>
      </w:r>
      <w:r w:rsidR="00131B98">
        <w:rPr>
          <w:bCs/>
          <w:lang w:val="it-IT"/>
        </w:rPr>
        <w:t xml:space="preserve"> (attivabili dall</w:t>
      </w:r>
      <w:r w:rsidR="00005530">
        <w:rPr>
          <w:bCs/>
          <w:lang w:val="it-IT"/>
        </w:rPr>
        <w:t>a scheda lead e descritti nei flussi specifici nel corso dell’AF)</w:t>
      </w:r>
      <w:r w:rsidRPr="006F265B">
        <w:rPr>
          <w:bCs/>
          <w:lang w:val="it-IT"/>
        </w:rPr>
        <w:t>. Qualora un attore non assegnatario (in carico) della lead operi un’azione di contatto ed esitazione sulla lead registrandola a sistema, la lead passerà automaticamente in carico a questo nuovo attore</w:t>
      </w:r>
    </w:p>
    <w:p w14:paraId="152627D7" w14:textId="3602D130" w:rsidR="00324FDF" w:rsidRDefault="00324FDF" w:rsidP="00B5236E">
      <w:pPr>
        <w:pStyle w:val="ListParagraph"/>
        <w:numPr>
          <w:ilvl w:val="0"/>
          <w:numId w:val="7"/>
        </w:numPr>
        <w:ind w:left="714" w:hanging="357"/>
        <w:rPr>
          <w:bCs/>
          <w:lang w:val="it-IT"/>
        </w:rPr>
      </w:pPr>
      <w:r>
        <w:rPr>
          <w:bCs/>
          <w:lang w:val="it-IT"/>
        </w:rPr>
        <w:t>Le lead provenienti da richiesta appuntamento (inputato dal cliente tramite APP) saranno visibili solo al gestore su cui il cliente è portafogliato</w:t>
      </w:r>
      <w:r w:rsidR="00221821">
        <w:rPr>
          <w:bCs/>
          <w:lang w:val="it-IT"/>
        </w:rPr>
        <w:t xml:space="preserve"> per le prime </w:t>
      </w:r>
      <w:r w:rsidR="00C2006A">
        <w:rPr>
          <w:bCs/>
          <w:lang w:val="it-IT"/>
        </w:rPr>
        <w:t>3</w:t>
      </w:r>
      <w:r w:rsidR="00221821">
        <w:rPr>
          <w:bCs/>
          <w:lang w:val="it-IT"/>
        </w:rPr>
        <w:t>h lavorative dal momento di creazione dell’item</w:t>
      </w:r>
    </w:p>
    <w:p w14:paraId="73D30D4A" w14:textId="251FEF5D" w:rsidR="00324FDF" w:rsidRDefault="00324FDF" w:rsidP="00B5236E">
      <w:pPr>
        <w:pStyle w:val="ListParagraph"/>
        <w:numPr>
          <w:ilvl w:val="0"/>
          <w:numId w:val="7"/>
        </w:numPr>
        <w:ind w:left="714" w:hanging="357"/>
        <w:rPr>
          <w:bCs/>
          <w:lang w:val="it-IT"/>
        </w:rPr>
      </w:pPr>
      <w:r>
        <w:rPr>
          <w:bCs/>
          <w:lang w:val="it-IT"/>
        </w:rPr>
        <w:t>Per lead provenienti da richiesta appuntamento (inputato dal cliente tramite APP) la conferma dell’appuntamento coincide anche con la presa in carico da parte del gestore</w:t>
      </w:r>
    </w:p>
    <w:p w14:paraId="02B1B3D7" w14:textId="21743C3B" w:rsidR="00324FDF" w:rsidRDefault="00324FDF" w:rsidP="00B5236E">
      <w:pPr>
        <w:pStyle w:val="ListParagraph"/>
        <w:numPr>
          <w:ilvl w:val="0"/>
          <w:numId w:val="7"/>
        </w:numPr>
        <w:ind w:left="714" w:hanging="357"/>
        <w:rPr>
          <w:bCs/>
          <w:lang w:val="it-IT"/>
        </w:rPr>
      </w:pPr>
      <w:r>
        <w:rPr>
          <w:bCs/>
          <w:lang w:val="it-IT"/>
        </w:rPr>
        <w:lastRenderedPageBreak/>
        <w:t>Nel caso di mancata conferma appuntamento</w:t>
      </w:r>
      <w:r w:rsidR="00BC2DFE">
        <w:rPr>
          <w:bCs/>
          <w:lang w:val="it-IT"/>
        </w:rPr>
        <w:t xml:space="preserve"> richiesto da APP</w:t>
      </w:r>
      <w:r>
        <w:rPr>
          <w:bCs/>
          <w:lang w:val="it-IT"/>
        </w:rPr>
        <w:t xml:space="preserve"> entro </w:t>
      </w:r>
      <w:r w:rsidR="00C2006A">
        <w:rPr>
          <w:bCs/>
          <w:lang w:val="it-IT"/>
        </w:rPr>
        <w:t>3</w:t>
      </w:r>
      <w:r>
        <w:rPr>
          <w:bCs/>
          <w:lang w:val="it-IT"/>
        </w:rPr>
        <w:t xml:space="preserve"> h lavorative, la lead sarà visibile a tutti i gestori </w:t>
      </w:r>
      <w:r w:rsidR="00DB21EA">
        <w:rPr>
          <w:bCs/>
          <w:lang w:val="it-IT"/>
        </w:rPr>
        <w:t>dell’unità organizzativa</w:t>
      </w:r>
      <w:r>
        <w:rPr>
          <w:bCs/>
          <w:lang w:val="it-IT"/>
        </w:rPr>
        <w:t xml:space="preserve"> su cui il cliente è portafogliato e qualunque gestore potrà confermare l’appuntamento</w:t>
      </w:r>
    </w:p>
    <w:p w14:paraId="764CFE91" w14:textId="0F896ED3" w:rsidR="00324FDF" w:rsidRDefault="00324FDF" w:rsidP="00B5236E">
      <w:pPr>
        <w:pStyle w:val="ListParagraph"/>
        <w:numPr>
          <w:ilvl w:val="0"/>
          <w:numId w:val="7"/>
        </w:numPr>
        <w:ind w:left="714" w:hanging="357"/>
        <w:rPr>
          <w:bCs/>
          <w:lang w:val="it-IT"/>
        </w:rPr>
      </w:pPr>
      <w:r>
        <w:rPr>
          <w:bCs/>
          <w:lang w:val="it-IT"/>
        </w:rPr>
        <w:t>Nel caso di mancata conferma appuntamento</w:t>
      </w:r>
      <w:r w:rsidR="00260203">
        <w:rPr>
          <w:bCs/>
          <w:lang w:val="it-IT"/>
        </w:rPr>
        <w:t xml:space="preserve"> APP</w:t>
      </w:r>
      <w:r>
        <w:rPr>
          <w:bCs/>
          <w:lang w:val="it-IT"/>
        </w:rPr>
        <w:t xml:space="preserve"> entro 24 h lavorative, la richiesta di appuntamento avrà stato “Non confermato”</w:t>
      </w:r>
      <w:r w:rsidR="00260203">
        <w:rPr>
          <w:bCs/>
          <w:lang w:val="it-IT"/>
        </w:rPr>
        <w:t xml:space="preserve"> e</w:t>
      </w:r>
      <w:r>
        <w:rPr>
          <w:bCs/>
          <w:lang w:val="it-IT"/>
        </w:rPr>
        <w:t xml:space="preserve"> si prevede che il cliente riceva una notifica</w:t>
      </w:r>
      <w:r w:rsidR="005E5E46">
        <w:rPr>
          <w:bCs/>
          <w:lang w:val="it-IT"/>
        </w:rPr>
        <w:t xml:space="preserve"> su</w:t>
      </w:r>
      <w:r w:rsidR="00A55B46">
        <w:rPr>
          <w:bCs/>
          <w:lang w:val="it-IT"/>
        </w:rPr>
        <w:t>ll’</w:t>
      </w:r>
      <w:r>
        <w:rPr>
          <w:bCs/>
          <w:lang w:val="it-IT"/>
        </w:rPr>
        <w:t>App di mancata conferma</w:t>
      </w:r>
    </w:p>
    <w:p w14:paraId="4852A654" w14:textId="5061356D" w:rsidR="00690C03" w:rsidRPr="00B67CAF" w:rsidRDefault="00690C03" w:rsidP="00B5236E">
      <w:pPr>
        <w:pStyle w:val="ListParagraph"/>
        <w:numPr>
          <w:ilvl w:val="0"/>
          <w:numId w:val="7"/>
        </w:numPr>
        <w:ind w:left="714" w:hanging="357"/>
        <w:rPr>
          <w:bCs/>
          <w:lang w:val="it-IT"/>
        </w:rPr>
      </w:pPr>
      <w:r>
        <w:rPr>
          <w:bCs/>
          <w:lang w:val="it-IT"/>
        </w:rPr>
        <w:t xml:space="preserve">Nel caso </w:t>
      </w:r>
      <w:r w:rsidR="00C2006A">
        <w:rPr>
          <w:bCs/>
          <w:lang w:val="it-IT"/>
        </w:rPr>
        <w:t>di appuntamenti organizzati sull’agenda del</w:t>
      </w:r>
      <w:r w:rsidR="00291C41">
        <w:rPr>
          <w:bCs/>
          <w:lang w:val="it-IT"/>
        </w:rPr>
        <w:t>l’utente da parte di servizio clienti o altri utenti, si prevede la po</w:t>
      </w:r>
      <w:ins w:id="521" w:author="Portogallo, Sara" w:date="2026-02-02T11:28:00Z" w16du:dateUtc="2026-02-02T10:28:00Z">
        <w:r w:rsidR="00EA3AAD">
          <w:rPr>
            <w:bCs/>
            <w:lang w:val="it-IT"/>
          </w:rPr>
          <w:t>s</w:t>
        </w:r>
      </w:ins>
      <w:r w:rsidR="00291C41">
        <w:rPr>
          <w:bCs/>
          <w:lang w:val="it-IT"/>
        </w:rPr>
        <w:t>si</w:t>
      </w:r>
      <w:del w:id="522" w:author="Portogallo, Sara" w:date="2026-02-02T11:28:00Z" w16du:dateUtc="2026-02-02T10:28:00Z">
        <w:r w:rsidR="00291C41" w:rsidDel="00EA3AAD">
          <w:rPr>
            <w:bCs/>
            <w:lang w:val="it-IT"/>
          </w:rPr>
          <w:delText>s</w:delText>
        </w:r>
      </w:del>
      <w:r w:rsidR="00291C41">
        <w:rPr>
          <w:bCs/>
          <w:lang w:val="it-IT"/>
        </w:rPr>
        <w:t>bilità per solo l’utente destinatario dell’appuntamento di prendere coscienza del medesimo entro 8h lavorative dal momento di avvio dell’appuntamento. Qualora questo step non avvenisse, l’appuntamento resterebbe valido e in ogn</w:t>
      </w:r>
      <w:r w:rsidR="00260203">
        <w:rPr>
          <w:bCs/>
          <w:lang w:val="it-IT"/>
        </w:rPr>
        <w:t>i</w:t>
      </w:r>
      <w:r w:rsidR="00291C41">
        <w:rPr>
          <w:bCs/>
          <w:lang w:val="it-IT"/>
        </w:rPr>
        <w:t xml:space="preserve"> caso lavorabile dall’utente o da altri utenti della medesima unità organizzativa</w:t>
      </w:r>
    </w:p>
    <w:p w14:paraId="02CEFB1D" w14:textId="53BDD5C2" w:rsidR="00324FDF" w:rsidRDefault="00324FDF" w:rsidP="00B5236E">
      <w:pPr>
        <w:pStyle w:val="ListParagraph"/>
        <w:numPr>
          <w:ilvl w:val="0"/>
          <w:numId w:val="7"/>
        </w:numPr>
        <w:ind w:left="714" w:hanging="357"/>
        <w:rPr>
          <w:bCs/>
          <w:lang w:val="it-IT"/>
        </w:rPr>
      </w:pPr>
      <w:r w:rsidRPr="006F265B">
        <w:rPr>
          <w:bCs/>
          <w:lang w:val="it-IT"/>
        </w:rPr>
        <w:t>Qualora un cliente censito registri da sistema un nuovo interesse si prevede che il nuovo interesse ricada all’interno della medesima gestione e rimanga in carico al gestore che aveva già preso in carico la lead precedentemente</w:t>
      </w:r>
      <w:r w:rsidR="00A6621B">
        <w:rPr>
          <w:bCs/>
          <w:lang w:val="it-IT"/>
        </w:rPr>
        <w:t>. Non è previsto un</w:t>
      </w:r>
      <w:r w:rsidR="005F3BE6">
        <w:rPr>
          <w:bCs/>
          <w:lang w:val="it-IT"/>
        </w:rPr>
        <w:t xml:space="preserve">a </w:t>
      </w:r>
      <w:r w:rsidR="00A6621B">
        <w:rPr>
          <w:bCs/>
          <w:lang w:val="it-IT"/>
        </w:rPr>
        <w:t>notifica specific</w:t>
      </w:r>
      <w:r w:rsidR="005F3BE6">
        <w:rPr>
          <w:bCs/>
          <w:lang w:val="it-IT"/>
        </w:rPr>
        <w:t>a</w:t>
      </w:r>
      <w:r w:rsidR="00A6621B">
        <w:rPr>
          <w:bCs/>
          <w:lang w:val="it-IT"/>
        </w:rPr>
        <w:t xml:space="preserve"> al gestore, bensì sarà visibile sulla lead un’icona dedicata che segnala l’aggiunta di un nuovo interesse sulla lead esistente (focus </w:t>
      </w:r>
      <w:r w:rsidR="00724A19" w:rsidRPr="00724A19">
        <w:rPr>
          <w:bCs/>
          <w:u w:val="single"/>
          <w:lang w:val="it-IT"/>
        </w:rPr>
        <w:fldChar w:fldCharType="begin"/>
      </w:r>
      <w:r w:rsidR="00724A19" w:rsidRPr="00724A19">
        <w:rPr>
          <w:bCs/>
          <w:u w:val="single"/>
          <w:lang w:val="it-IT"/>
        </w:rPr>
        <w:instrText xml:space="preserve"> REF _Ref211955417 \h </w:instrText>
      </w:r>
      <w:r w:rsidR="00724A19" w:rsidRPr="00724A19">
        <w:rPr>
          <w:bCs/>
          <w:u w:val="single"/>
          <w:lang w:val="it-IT"/>
        </w:rPr>
      </w:r>
      <w:r w:rsidR="00724A19" w:rsidRPr="00724A19">
        <w:rPr>
          <w:bCs/>
          <w:u w:val="single"/>
          <w:lang w:val="it-IT"/>
        </w:rPr>
        <w:fldChar w:fldCharType="separate"/>
      </w:r>
      <w:r w:rsidR="00724A19" w:rsidRPr="00724A19">
        <w:rPr>
          <w:u w:val="single"/>
          <w:lang w:val="it-IT"/>
        </w:rPr>
        <w:t>Gestione lead</w:t>
      </w:r>
      <w:r w:rsidR="00724A19" w:rsidRPr="00724A19">
        <w:rPr>
          <w:bCs/>
          <w:u w:val="single"/>
          <w:lang w:val="it-IT"/>
        </w:rPr>
        <w:fldChar w:fldCharType="end"/>
      </w:r>
      <w:r w:rsidR="00A6621B">
        <w:rPr>
          <w:bCs/>
          <w:lang w:val="it-IT"/>
        </w:rPr>
        <w:t>)</w:t>
      </w:r>
    </w:p>
    <w:p w14:paraId="597976DB" w14:textId="16D8640C" w:rsidR="002B202F" w:rsidRDefault="00324FDF" w:rsidP="002B202F">
      <w:pPr>
        <w:pStyle w:val="ListParagraph"/>
        <w:numPr>
          <w:ilvl w:val="0"/>
          <w:numId w:val="7"/>
        </w:numPr>
        <w:ind w:left="714" w:hanging="357"/>
        <w:rPr>
          <w:bCs/>
          <w:lang w:val="it-IT"/>
        </w:rPr>
      </w:pPr>
      <w:r>
        <w:rPr>
          <w:bCs/>
          <w:lang w:val="it-IT"/>
        </w:rPr>
        <w:t>Le lead non prese in carico avranno stato “</w:t>
      </w:r>
      <w:del w:id="523" w:author="Castelli, Alessandro" w:date="2026-03-27T12:15:00Z" w16du:dateUtc="2026-03-27T11:15:00Z">
        <w:r w:rsidDel="00F67949">
          <w:rPr>
            <w:bCs/>
            <w:lang w:val="it-IT"/>
          </w:rPr>
          <w:delText>Open</w:delText>
        </w:r>
      </w:del>
      <w:ins w:id="524" w:author="Castelli, Alessandro" w:date="2026-03-27T12:15:00Z" w16du:dateUtc="2026-03-27T11:15:00Z">
        <w:r w:rsidR="00F67949">
          <w:rPr>
            <w:bCs/>
            <w:lang w:val="it-IT"/>
          </w:rPr>
          <w:t>Apert</w:t>
        </w:r>
        <w:r w:rsidR="00E47F0C">
          <w:rPr>
            <w:bCs/>
            <w:lang w:val="it-IT"/>
          </w:rPr>
          <w:t>o</w:t>
        </w:r>
      </w:ins>
      <w:r>
        <w:rPr>
          <w:bCs/>
          <w:lang w:val="it-IT"/>
        </w:rPr>
        <w:t>”. Le lead prese in carico avranno status “In lavorazione”. Le lead con stati di esitazione definitivi avranno sta</w:t>
      </w:r>
      <w:r w:rsidR="006354A4">
        <w:rPr>
          <w:bCs/>
          <w:lang w:val="it-IT"/>
        </w:rPr>
        <w:t>t</w:t>
      </w:r>
      <w:r>
        <w:rPr>
          <w:bCs/>
          <w:lang w:val="it-IT"/>
        </w:rPr>
        <w:t>o “Chiuso”</w:t>
      </w:r>
    </w:p>
    <w:p w14:paraId="5874A194" w14:textId="277416A3" w:rsidR="002B202F" w:rsidRDefault="002B202F" w:rsidP="002B202F">
      <w:pPr>
        <w:pStyle w:val="ListParagraph"/>
        <w:numPr>
          <w:ilvl w:val="0"/>
          <w:numId w:val="7"/>
        </w:numPr>
        <w:ind w:left="714" w:hanging="357"/>
        <w:rPr>
          <w:bCs/>
          <w:lang w:val="it-IT"/>
        </w:rPr>
      </w:pPr>
      <w:r w:rsidRPr="002B202F">
        <w:rPr>
          <w:bCs/>
          <w:lang w:val="it-IT"/>
        </w:rPr>
        <w:t>Di seguito si rappresenta</w:t>
      </w:r>
      <w:r>
        <w:rPr>
          <w:bCs/>
          <w:lang w:val="it-IT"/>
        </w:rPr>
        <w:t xml:space="preserve"> le possibili casistic</w:t>
      </w:r>
      <w:r w:rsidR="007E53F1">
        <w:rPr>
          <w:bCs/>
          <w:lang w:val="it-IT"/>
        </w:rPr>
        <w:t>he di rimando di gestione lead, suggerimenti, proposte da parte della rete al Servizio clienti</w:t>
      </w:r>
    </w:p>
    <w:p w14:paraId="299F1063" w14:textId="4E89D8DF" w:rsidR="00D36C17" w:rsidRPr="002B202F" w:rsidRDefault="00D36C17" w:rsidP="002B202F">
      <w:pPr>
        <w:pStyle w:val="ListParagraph"/>
        <w:numPr>
          <w:ilvl w:val="0"/>
          <w:numId w:val="7"/>
        </w:numPr>
        <w:ind w:left="714" w:hanging="357"/>
        <w:rPr>
          <w:bCs/>
          <w:lang w:val="it-IT"/>
        </w:rPr>
      </w:pPr>
      <w:r>
        <w:rPr>
          <w:bCs/>
          <w:lang w:val="it-IT"/>
        </w:rPr>
        <w:t>I</w:t>
      </w:r>
      <w:r w:rsidRPr="00D36C17">
        <w:rPr>
          <w:bCs/>
          <w:lang w:val="it-IT"/>
        </w:rPr>
        <w:t>l censimento di una nuova lead o di un nuovo alert di gestione lead sarà visibile in homepage e in vista aggregata al successivo caricamento della pagina</w:t>
      </w:r>
    </w:p>
    <w:tbl>
      <w:tblPr>
        <w:tblW w:w="8400" w:type="dxa"/>
        <w:tblLook w:val="04A0" w:firstRow="1" w:lastRow="0" w:firstColumn="1" w:lastColumn="0" w:noHBand="0" w:noVBand="1"/>
      </w:tblPr>
      <w:tblGrid>
        <w:gridCol w:w="1720"/>
        <w:gridCol w:w="3320"/>
        <w:gridCol w:w="3360"/>
      </w:tblGrid>
      <w:tr w:rsidR="00D67F86" w:rsidRPr="00D67F86" w14:paraId="014E0333" w14:textId="77777777" w:rsidTr="002B1448">
        <w:trPr>
          <w:trHeight w:val="489"/>
        </w:trPr>
        <w:tc>
          <w:tcPr>
            <w:tcW w:w="1720" w:type="dxa"/>
            <w:tcBorders>
              <w:top w:val="single" w:sz="8" w:space="0" w:color="auto"/>
              <w:left w:val="single" w:sz="8" w:space="0" w:color="auto"/>
              <w:bottom w:val="single" w:sz="8" w:space="0" w:color="auto"/>
              <w:right w:val="single" w:sz="8" w:space="0" w:color="auto"/>
            </w:tcBorders>
            <w:shd w:val="clear" w:color="000000" w:fill="4472C4"/>
            <w:noWrap/>
            <w:vAlign w:val="center"/>
            <w:hideMark/>
          </w:tcPr>
          <w:p w14:paraId="6DF03ECD" w14:textId="77777777" w:rsidR="00D67F86" w:rsidRPr="00D67F86" w:rsidRDefault="00D67F86" w:rsidP="00D67F86">
            <w:pPr>
              <w:rPr>
                <w:rFonts w:ascii="Calibri" w:eastAsia="Times New Roman" w:hAnsi="Calibri" w:cs="Calibri"/>
                <w:color w:val="FFFFFF"/>
                <w:kern w:val="0"/>
                <w:sz w:val="22"/>
                <w:lang w:val="en-US"/>
                <w14:ligatures w14:val="none"/>
              </w:rPr>
            </w:pPr>
            <w:r w:rsidRPr="00D67F86">
              <w:rPr>
                <w:rFonts w:ascii="Calibri" w:eastAsia="Times New Roman" w:hAnsi="Calibri" w:cs="Calibri"/>
                <w:color w:val="FFFFFF"/>
                <w:kern w:val="0"/>
                <w:sz w:val="22"/>
                <w:lang w:val="en-US"/>
                <w14:ligatures w14:val="none"/>
              </w:rPr>
              <w:t>Gestione lead</w:t>
            </w:r>
          </w:p>
        </w:tc>
        <w:tc>
          <w:tcPr>
            <w:tcW w:w="3320" w:type="dxa"/>
            <w:tcBorders>
              <w:top w:val="single" w:sz="8" w:space="0" w:color="auto"/>
              <w:left w:val="nil"/>
              <w:bottom w:val="single" w:sz="8" w:space="0" w:color="auto"/>
              <w:right w:val="single" w:sz="8" w:space="0" w:color="auto"/>
            </w:tcBorders>
            <w:shd w:val="clear" w:color="000000" w:fill="4472C4"/>
            <w:noWrap/>
            <w:vAlign w:val="center"/>
            <w:hideMark/>
          </w:tcPr>
          <w:p w14:paraId="34A62E7E" w14:textId="3AF35177" w:rsidR="00D67F86" w:rsidRPr="00D67F86" w:rsidRDefault="007E53F1" w:rsidP="00D67F86">
            <w:pPr>
              <w:rPr>
                <w:rFonts w:ascii="Calibri" w:eastAsia="Times New Roman" w:hAnsi="Calibri" w:cs="Calibri"/>
                <w:color w:val="FFFFFF"/>
                <w:kern w:val="0"/>
                <w:sz w:val="22"/>
                <w:lang w:val="en-US"/>
                <w14:ligatures w14:val="none"/>
              </w:rPr>
            </w:pPr>
            <w:r>
              <w:rPr>
                <w:rFonts w:ascii="Calibri" w:eastAsia="Times New Roman" w:hAnsi="Calibri" w:cs="Calibri"/>
                <w:color w:val="FFFFFF"/>
                <w:kern w:val="0"/>
                <w:sz w:val="22"/>
                <w:lang w:val="en-US"/>
                <w14:ligatures w14:val="none"/>
              </w:rPr>
              <w:t>Se p</w:t>
            </w:r>
            <w:r w:rsidR="00D67F86" w:rsidRPr="00D67F86">
              <w:rPr>
                <w:rFonts w:ascii="Calibri" w:eastAsia="Times New Roman" w:hAnsi="Calibri" w:cs="Calibri"/>
                <w:color w:val="FFFFFF"/>
                <w:kern w:val="0"/>
                <w:sz w:val="22"/>
                <w:lang w:val="en-US"/>
                <w14:ligatures w14:val="none"/>
              </w:rPr>
              <w:t>rima lavorazione rete</w:t>
            </w:r>
          </w:p>
        </w:tc>
        <w:tc>
          <w:tcPr>
            <w:tcW w:w="3360" w:type="dxa"/>
            <w:tcBorders>
              <w:top w:val="single" w:sz="8" w:space="0" w:color="auto"/>
              <w:left w:val="nil"/>
              <w:bottom w:val="single" w:sz="8" w:space="0" w:color="auto"/>
              <w:right w:val="single" w:sz="8" w:space="0" w:color="auto"/>
            </w:tcBorders>
            <w:shd w:val="clear" w:color="000000" w:fill="4472C4"/>
            <w:noWrap/>
            <w:vAlign w:val="center"/>
            <w:hideMark/>
          </w:tcPr>
          <w:p w14:paraId="66526087" w14:textId="2A53BBD0" w:rsidR="00D67F86" w:rsidRPr="00D67F86" w:rsidRDefault="007E53F1" w:rsidP="00D67F86">
            <w:pPr>
              <w:rPr>
                <w:rFonts w:ascii="Calibri" w:eastAsia="Times New Roman" w:hAnsi="Calibri" w:cs="Calibri"/>
                <w:color w:val="FFFFFF"/>
                <w:kern w:val="0"/>
                <w:sz w:val="22"/>
                <w:lang w:val="en-US"/>
                <w14:ligatures w14:val="none"/>
              </w:rPr>
            </w:pPr>
            <w:r>
              <w:rPr>
                <w:rFonts w:ascii="Calibri" w:eastAsia="Times New Roman" w:hAnsi="Calibri" w:cs="Calibri"/>
                <w:color w:val="FFFFFF"/>
                <w:kern w:val="0"/>
                <w:sz w:val="22"/>
                <w:lang w:val="en-US"/>
                <w14:ligatures w14:val="none"/>
              </w:rPr>
              <w:t xml:space="preserve">Se </w:t>
            </w:r>
            <w:r w:rsidR="00D67F86" w:rsidRPr="00D67F86">
              <w:rPr>
                <w:rFonts w:ascii="Calibri" w:eastAsia="Times New Roman" w:hAnsi="Calibri" w:cs="Calibri"/>
                <w:color w:val="FFFFFF"/>
                <w:kern w:val="0"/>
                <w:sz w:val="22"/>
                <w:lang w:val="en-US"/>
                <w14:ligatures w14:val="none"/>
              </w:rPr>
              <w:t>Prima lavorazione SC</w:t>
            </w:r>
          </w:p>
        </w:tc>
      </w:tr>
      <w:tr w:rsidR="00D67F86" w:rsidRPr="004D0819" w14:paraId="3F7A14DF" w14:textId="77777777" w:rsidTr="002B1448">
        <w:trPr>
          <w:trHeight w:val="926"/>
        </w:trPr>
        <w:tc>
          <w:tcPr>
            <w:tcW w:w="1720" w:type="dxa"/>
            <w:tcBorders>
              <w:top w:val="nil"/>
              <w:left w:val="single" w:sz="8" w:space="0" w:color="auto"/>
              <w:bottom w:val="single" w:sz="8" w:space="0" w:color="auto"/>
              <w:right w:val="single" w:sz="8" w:space="0" w:color="auto"/>
            </w:tcBorders>
            <w:vAlign w:val="center"/>
            <w:hideMark/>
          </w:tcPr>
          <w:p w14:paraId="28DD5B13" w14:textId="77777777" w:rsidR="00D67F86" w:rsidRPr="00D67F86" w:rsidRDefault="00D67F86" w:rsidP="00D67F86">
            <w:pPr>
              <w:rPr>
                <w:rFonts w:ascii="Calibri" w:eastAsia="Times New Roman" w:hAnsi="Calibri" w:cs="Calibri"/>
                <w:kern w:val="0"/>
                <w:sz w:val="22"/>
                <w:lang w:val="en-US"/>
                <w14:ligatures w14:val="none"/>
              </w:rPr>
            </w:pPr>
            <w:r w:rsidRPr="00D67F86">
              <w:rPr>
                <w:rFonts w:ascii="Calibri" w:eastAsia="Times New Roman" w:hAnsi="Calibri" w:cs="Calibri"/>
                <w:kern w:val="0"/>
                <w:sz w:val="22"/>
                <w:lang w:val="en-US"/>
                <w14:ligatures w14:val="none"/>
              </w:rPr>
              <w:t>Lead esplicite</w:t>
            </w:r>
          </w:p>
        </w:tc>
        <w:tc>
          <w:tcPr>
            <w:tcW w:w="3320" w:type="dxa"/>
            <w:tcBorders>
              <w:top w:val="nil"/>
              <w:left w:val="nil"/>
              <w:bottom w:val="single" w:sz="8" w:space="0" w:color="auto"/>
              <w:right w:val="single" w:sz="8" w:space="0" w:color="auto"/>
            </w:tcBorders>
            <w:vAlign w:val="center"/>
            <w:hideMark/>
          </w:tcPr>
          <w:p w14:paraId="4EFBAD70" w14:textId="77777777" w:rsidR="00D67F86" w:rsidRPr="00D67F86" w:rsidRDefault="00D67F86" w:rsidP="00D67F86">
            <w:pPr>
              <w:rPr>
                <w:rFonts w:ascii="Calibri" w:eastAsia="Times New Roman" w:hAnsi="Calibri" w:cs="Calibri"/>
                <w:kern w:val="0"/>
                <w:sz w:val="22"/>
                <w:lang w:val="it-IT"/>
                <w14:ligatures w14:val="none"/>
              </w:rPr>
            </w:pPr>
            <w:r w:rsidRPr="00D67F86">
              <w:rPr>
                <w:rFonts w:ascii="Calibri" w:eastAsia="Times New Roman" w:hAnsi="Calibri" w:cs="Calibri"/>
                <w:kern w:val="0"/>
                <w:sz w:val="22"/>
                <w:lang w:val="it-IT"/>
                <w14:ligatures w14:val="none"/>
              </w:rPr>
              <w:t>Possibile rimando ad SC, all’effettuazione del 3 tentativo</w:t>
            </w:r>
          </w:p>
        </w:tc>
        <w:tc>
          <w:tcPr>
            <w:tcW w:w="3360" w:type="dxa"/>
            <w:tcBorders>
              <w:top w:val="nil"/>
              <w:left w:val="nil"/>
              <w:bottom w:val="single" w:sz="8" w:space="0" w:color="auto"/>
              <w:right w:val="single" w:sz="8" w:space="0" w:color="auto"/>
            </w:tcBorders>
            <w:vAlign w:val="center"/>
            <w:hideMark/>
          </w:tcPr>
          <w:p w14:paraId="2839763F" w14:textId="78C4DDDD" w:rsidR="00D67F86" w:rsidRPr="00D67F86" w:rsidRDefault="00D67F86" w:rsidP="00D67F86">
            <w:pPr>
              <w:rPr>
                <w:rFonts w:ascii="Calibri" w:eastAsia="Times New Roman" w:hAnsi="Calibri" w:cs="Calibri"/>
                <w:kern w:val="0"/>
                <w:sz w:val="22"/>
                <w:lang w:val="it-IT"/>
                <w14:ligatures w14:val="none"/>
              </w:rPr>
            </w:pPr>
            <w:r w:rsidRPr="00D67F86">
              <w:rPr>
                <w:rFonts w:ascii="Calibri" w:eastAsia="Times New Roman" w:hAnsi="Calibri" w:cs="Calibri"/>
                <w:kern w:val="0"/>
                <w:sz w:val="22"/>
                <w:lang w:val="it-IT"/>
                <w14:ligatures w14:val="none"/>
              </w:rPr>
              <w:t xml:space="preserve">Non possibile rimando ad SC, chiusura </w:t>
            </w:r>
            <w:r w:rsidR="005B637E">
              <w:rPr>
                <w:rFonts w:ascii="Calibri" w:eastAsia="Times New Roman" w:hAnsi="Calibri" w:cs="Calibri"/>
                <w:kern w:val="0"/>
                <w:sz w:val="22"/>
                <w:lang w:val="it-IT"/>
                <w14:ligatures w14:val="none"/>
              </w:rPr>
              <w:t>automatica</w:t>
            </w:r>
            <w:r w:rsidRPr="00D67F86">
              <w:rPr>
                <w:rFonts w:ascii="Calibri" w:eastAsia="Times New Roman" w:hAnsi="Calibri" w:cs="Calibri"/>
                <w:kern w:val="0"/>
                <w:sz w:val="22"/>
                <w:lang w:val="it-IT"/>
                <w14:ligatures w14:val="none"/>
              </w:rPr>
              <w:t xml:space="preserve"> dopo effettuazione 3 tentativi di contatto </w:t>
            </w:r>
          </w:p>
        </w:tc>
      </w:tr>
      <w:tr w:rsidR="00D67F86" w:rsidRPr="004D0819" w14:paraId="213373C5" w14:textId="77777777" w:rsidTr="002B1448">
        <w:trPr>
          <w:trHeight w:val="926"/>
        </w:trPr>
        <w:tc>
          <w:tcPr>
            <w:tcW w:w="1720" w:type="dxa"/>
            <w:tcBorders>
              <w:top w:val="nil"/>
              <w:left w:val="single" w:sz="8" w:space="0" w:color="auto"/>
              <w:bottom w:val="single" w:sz="8" w:space="0" w:color="auto"/>
              <w:right w:val="single" w:sz="8" w:space="0" w:color="auto"/>
            </w:tcBorders>
            <w:vAlign w:val="center"/>
            <w:hideMark/>
          </w:tcPr>
          <w:p w14:paraId="497F7B83" w14:textId="77777777" w:rsidR="00D67F86" w:rsidRPr="00D67F86" w:rsidRDefault="00D67F86" w:rsidP="00D67F86">
            <w:pPr>
              <w:rPr>
                <w:rFonts w:ascii="Calibri" w:eastAsia="Times New Roman" w:hAnsi="Calibri" w:cs="Calibri"/>
                <w:kern w:val="0"/>
                <w:sz w:val="22"/>
                <w:lang w:val="en-US"/>
                <w14:ligatures w14:val="none"/>
              </w:rPr>
            </w:pPr>
            <w:r w:rsidRPr="00D67F86">
              <w:rPr>
                <w:rFonts w:ascii="Calibri" w:eastAsia="Times New Roman" w:hAnsi="Calibri" w:cs="Calibri"/>
                <w:kern w:val="0"/>
                <w:sz w:val="22"/>
                <w:lang w:val="en-US"/>
                <w14:ligatures w14:val="none"/>
              </w:rPr>
              <w:t>Lead implicite</w:t>
            </w:r>
          </w:p>
        </w:tc>
        <w:tc>
          <w:tcPr>
            <w:tcW w:w="3320" w:type="dxa"/>
            <w:tcBorders>
              <w:top w:val="nil"/>
              <w:left w:val="nil"/>
              <w:bottom w:val="single" w:sz="8" w:space="0" w:color="auto"/>
              <w:right w:val="single" w:sz="8" w:space="0" w:color="auto"/>
            </w:tcBorders>
            <w:vAlign w:val="center"/>
            <w:hideMark/>
          </w:tcPr>
          <w:p w14:paraId="3AB23BE3" w14:textId="77777777" w:rsidR="00D67F86" w:rsidRPr="00D67F86" w:rsidRDefault="00D67F86" w:rsidP="00D67F86">
            <w:pPr>
              <w:rPr>
                <w:rFonts w:ascii="Calibri" w:eastAsia="Times New Roman" w:hAnsi="Calibri" w:cs="Calibri"/>
                <w:kern w:val="0"/>
                <w:sz w:val="22"/>
                <w:lang w:val="it-IT"/>
                <w14:ligatures w14:val="none"/>
              </w:rPr>
            </w:pPr>
            <w:r w:rsidRPr="00D67F86">
              <w:rPr>
                <w:rFonts w:ascii="Calibri" w:eastAsia="Times New Roman" w:hAnsi="Calibri" w:cs="Calibri"/>
                <w:kern w:val="0"/>
                <w:sz w:val="22"/>
                <w:lang w:val="it-IT"/>
                <w14:ligatures w14:val="none"/>
              </w:rPr>
              <w:t>Possibile rimando ad SC, all’effettuazione del 3 tentativo</w:t>
            </w:r>
          </w:p>
        </w:tc>
        <w:tc>
          <w:tcPr>
            <w:tcW w:w="3360" w:type="dxa"/>
            <w:tcBorders>
              <w:top w:val="nil"/>
              <w:left w:val="nil"/>
              <w:bottom w:val="single" w:sz="8" w:space="0" w:color="auto"/>
              <w:right w:val="single" w:sz="8" w:space="0" w:color="auto"/>
            </w:tcBorders>
            <w:vAlign w:val="center"/>
            <w:hideMark/>
          </w:tcPr>
          <w:p w14:paraId="62B05180" w14:textId="4F17469D" w:rsidR="00D67F86" w:rsidRPr="00D67F86" w:rsidRDefault="00D67F86" w:rsidP="00D67F86">
            <w:pPr>
              <w:rPr>
                <w:rFonts w:ascii="Calibri" w:eastAsia="Times New Roman" w:hAnsi="Calibri" w:cs="Calibri"/>
                <w:kern w:val="0"/>
                <w:sz w:val="22"/>
                <w:lang w:val="it-IT"/>
                <w14:ligatures w14:val="none"/>
              </w:rPr>
            </w:pPr>
            <w:r w:rsidRPr="00D67F86">
              <w:rPr>
                <w:rFonts w:ascii="Calibri" w:eastAsia="Times New Roman" w:hAnsi="Calibri" w:cs="Calibri"/>
                <w:kern w:val="0"/>
                <w:sz w:val="22"/>
                <w:lang w:val="it-IT"/>
                <w14:ligatures w14:val="none"/>
              </w:rPr>
              <w:t xml:space="preserve">Non possibile rimando ad SC, chiusura </w:t>
            </w:r>
            <w:r w:rsidR="005B637E">
              <w:rPr>
                <w:rFonts w:ascii="Calibri" w:eastAsia="Times New Roman" w:hAnsi="Calibri" w:cs="Calibri"/>
                <w:kern w:val="0"/>
                <w:sz w:val="22"/>
                <w:lang w:val="it-IT"/>
                <w14:ligatures w14:val="none"/>
              </w:rPr>
              <w:t>automatica</w:t>
            </w:r>
            <w:r w:rsidRPr="00D67F86">
              <w:rPr>
                <w:rFonts w:ascii="Calibri" w:eastAsia="Times New Roman" w:hAnsi="Calibri" w:cs="Calibri"/>
                <w:kern w:val="0"/>
                <w:sz w:val="22"/>
                <w:lang w:val="it-IT"/>
                <w14:ligatures w14:val="none"/>
              </w:rPr>
              <w:t xml:space="preserve"> dopo effettuazione 3 tentativi di contatto</w:t>
            </w:r>
          </w:p>
        </w:tc>
      </w:tr>
      <w:tr w:rsidR="00D67F86" w:rsidRPr="00D67F86" w14:paraId="62BB70F9" w14:textId="77777777" w:rsidTr="002B1448">
        <w:trPr>
          <w:trHeight w:val="926"/>
        </w:trPr>
        <w:tc>
          <w:tcPr>
            <w:tcW w:w="1720" w:type="dxa"/>
            <w:tcBorders>
              <w:top w:val="nil"/>
              <w:left w:val="single" w:sz="8" w:space="0" w:color="auto"/>
              <w:bottom w:val="single" w:sz="8" w:space="0" w:color="auto"/>
              <w:right w:val="single" w:sz="8" w:space="0" w:color="auto"/>
            </w:tcBorders>
            <w:vAlign w:val="center"/>
            <w:hideMark/>
          </w:tcPr>
          <w:p w14:paraId="4DECFEFE" w14:textId="1B1B6045" w:rsidR="00D67F86" w:rsidRPr="00D67F86" w:rsidRDefault="00D67F86" w:rsidP="00D67F86">
            <w:pPr>
              <w:rPr>
                <w:rFonts w:ascii="Calibri" w:eastAsia="Times New Roman" w:hAnsi="Calibri" w:cs="Calibri"/>
                <w:kern w:val="0"/>
                <w:sz w:val="22"/>
                <w:lang w:val="en-US"/>
                <w14:ligatures w14:val="none"/>
              </w:rPr>
            </w:pPr>
            <w:r w:rsidRPr="00D67F86">
              <w:rPr>
                <w:rFonts w:ascii="Calibri" w:eastAsia="Times New Roman" w:hAnsi="Calibri" w:cs="Calibri"/>
                <w:kern w:val="0"/>
                <w:sz w:val="22"/>
                <w:lang w:val="en-US"/>
                <w14:ligatures w14:val="none"/>
              </w:rPr>
              <w:t xml:space="preserve">Suggerimenti </w:t>
            </w:r>
          </w:p>
        </w:tc>
        <w:tc>
          <w:tcPr>
            <w:tcW w:w="3320" w:type="dxa"/>
            <w:tcBorders>
              <w:top w:val="nil"/>
              <w:left w:val="nil"/>
              <w:bottom w:val="single" w:sz="8" w:space="0" w:color="auto"/>
              <w:right w:val="single" w:sz="8" w:space="0" w:color="auto"/>
            </w:tcBorders>
            <w:vAlign w:val="center"/>
            <w:hideMark/>
          </w:tcPr>
          <w:p w14:paraId="17FF397B" w14:textId="77777777" w:rsidR="00D67F86" w:rsidRPr="00D67F86" w:rsidRDefault="00D67F86" w:rsidP="00D67F86">
            <w:pPr>
              <w:rPr>
                <w:rFonts w:ascii="Calibri" w:eastAsia="Times New Roman" w:hAnsi="Calibri" w:cs="Calibri"/>
                <w:kern w:val="0"/>
                <w:sz w:val="22"/>
                <w:lang w:val="en-US"/>
                <w14:ligatures w14:val="none"/>
              </w:rPr>
            </w:pPr>
            <w:r w:rsidRPr="00D67F86">
              <w:rPr>
                <w:rFonts w:ascii="Calibri" w:eastAsia="Times New Roman" w:hAnsi="Calibri" w:cs="Calibri"/>
                <w:kern w:val="0"/>
                <w:sz w:val="22"/>
                <w:lang w:val="en-US"/>
                <w14:ligatures w14:val="none"/>
              </w:rPr>
              <w:t>No</w:t>
            </w:r>
          </w:p>
        </w:tc>
        <w:tc>
          <w:tcPr>
            <w:tcW w:w="3360" w:type="dxa"/>
            <w:tcBorders>
              <w:top w:val="nil"/>
              <w:left w:val="nil"/>
              <w:bottom w:val="single" w:sz="8" w:space="0" w:color="auto"/>
              <w:right w:val="single" w:sz="8" w:space="0" w:color="auto"/>
            </w:tcBorders>
            <w:vAlign w:val="center"/>
            <w:hideMark/>
          </w:tcPr>
          <w:p w14:paraId="354CEA0B" w14:textId="77777777" w:rsidR="00D67F86" w:rsidRPr="00D67F86" w:rsidRDefault="00D67F86" w:rsidP="00D67F86">
            <w:pPr>
              <w:rPr>
                <w:rFonts w:ascii="Calibri" w:eastAsia="Times New Roman" w:hAnsi="Calibri" w:cs="Calibri"/>
                <w:kern w:val="0"/>
                <w:sz w:val="22"/>
                <w:lang w:val="en-US"/>
                <w14:ligatures w14:val="none"/>
              </w:rPr>
            </w:pPr>
            <w:r w:rsidRPr="00D67F86">
              <w:rPr>
                <w:rFonts w:ascii="Calibri" w:eastAsia="Times New Roman" w:hAnsi="Calibri" w:cs="Calibri"/>
                <w:kern w:val="0"/>
                <w:sz w:val="22"/>
                <w:lang w:val="en-US"/>
                <w14:ligatures w14:val="none"/>
              </w:rPr>
              <w:t>No</w:t>
            </w:r>
          </w:p>
        </w:tc>
      </w:tr>
      <w:tr w:rsidR="00D67F86" w:rsidRPr="00D67F86" w14:paraId="0F091E63" w14:textId="77777777" w:rsidTr="002B1448">
        <w:trPr>
          <w:trHeight w:val="926"/>
        </w:trPr>
        <w:tc>
          <w:tcPr>
            <w:tcW w:w="1720" w:type="dxa"/>
            <w:tcBorders>
              <w:top w:val="nil"/>
              <w:left w:val="single" w:sz="8" w:space="0" w:color="auto"/>
              <w:bottom w:val="single" w:sz="8" w:space="0" w:color="auto"/>
              <w:right w:val="single" w:sz="8" w:space="0" w:color="auto"/>
            </w:tcBorders>
            <w:vAlign w:val="center"/>
            <w:hideMark/>
          </w:tcPr>
          <w:p w14:paraId="4BE9FD83" w14:textId="100B4323" w:rsidR="00D67F86" w:rsidRPr="00D67F86" w:rsidRDefault="00D67F86" w:rsidP="00D67F86">
            <w:pPr>
              <w:rPr>
                <w:rFonts w:ascii="Calibri" w:eastAsia="Times New Roman" w:hAnsi="Calibri" w:cs="Calibri"/>
                <w:kern w:val="0"/>
                <w:sz w:val="22"/>
                <w:lang w:val="en-US"/>
                <w14:ligatures w14:val="none"/>
              </w:rPr>
            </w:pPr>
            <w:r w:rsidRPr="00D67F86">
              <w:rPr>
                <w:rFonts w:ascii="Calibri" w:eastAsia="Times New Roman" w:hAnsi="Calibri" w:cs="Calibri"/>
                <w:kern w:val="0"/>
                <w:sz w:val="22"/>
                <w:lang w:val="en-US"/>
                <w14:ligatures w14:val="none"/>
              </w:rPr>
              <w:t>Proposta gestore (</w:t>
            </w:r>
            <w:r w:rsidR="00E84F1C">
              <w:rPr>
                <w:rFonts w:ascii="Calibri" w:eastAsia="Times New Roman" w:hAnsi="Calibri" w:cs="Calibri"/>
                <w:kern w:val="0"/>
                <w:sz w:val="22"/>
                <w:lang w:val="en-US"/>
                <w14:ligatures w14:val="none"/>
              </w:rPr>
              <w:t xml:space="preserve">incluso </w:t>
            </w:r>
            <w:r w:rsidRPr="00D67F86">
              <w:rPr>
                <w:rFonts w:ascii="Calibri" w:eastAsia="Times New Roman" w:hAnsi="Calibri" w:cs="Calibri"/>
                <w:kern w:val="0"/>
                <w:sz w:val="22"/>
                <w:lang w:val="en-US"/>
                <w14:ligatures w14:val="none"/>
              </w:rPr>
              <w:t>Next best Product)</w:t>
            </w:r>
          </w:p>
        </w:tc>
        <w:tc>
          <w:tcPr>
            <w:tcW w:w="3320" w:type="dxa"/>
            <w:tcBorders>
              <w:top w:val="nil"/>
              <w:left w:val="nil"/>
              <w:bottom w:val="single" w:sz="8" w:space="0" w:color="auto"/>
              <w:right w:val="single" w:sz="8" w:space="0" w:color="auto"/>
            </w:tcBorders>
            <w:vAlign w:val="center"/>
            <w:hideMark/>
          </w:tcPr>
          <w:p w14:paraId="6AAF6A7F" w14:textId="77777777" w:rsidR="00D67F86" w:rsidRPr="00D67F86" w:rsidRDefault="00D67F86" w:rsidP="00D67F86">
            <w:pPr>
              <w:rPr>
                <w:rFonts w:ascii="Calibri" w:eastAsia="Times New Roman" w:hAnsi="Calibri" w:cs="Calibri"/>
                <w:kern w:val="0"/>
                <w:sz w:val="22"/>
                <w:lang w:val="en-US"/>
                <w14:ligatures w14:val="none"/>
              </w:rPr>
            </w:pPr>
            <w:r w:rsidRPr="00D67F86">
              <w:rPr>
                <w:rFonts w:ascii="Calibri" w:eastAsia="Times New Roman" w:hAnsi="Calibri" w:cs="Calibri"/>
                <w:kern w:val="0"/>
                <w:sz w:val="22"/>
                <w:lang w:val="en-US"/>
                <w14:ligatures w14:val="none"/>
              </w:rPr>
              <w:t>No</w:t>
            </w:r>
          </w:p>
        </w:tc>
        <w:tc>
          <w:tcPr>
            <w:tcW w:w="3360" w:type="dxa"/>
            <w:tcBorders>
              <w:top w:val="nil"/>
              <w:left w:val="nil"/>
              <w:bottom w:val="single" w:sz="8" w:space="0" w:color="auto"/>
              <w:right w:val="single" w:sz="8" w:space="0" w:color="auto"/>
            </w:tcBorders>
            <w:vAlign w:val="center"/>
            <w:hideMark/>
          </w:tcPr>
          <w:p w14:paraId="66957728" w14:textId="77777777" w:rsidR="00D67F86" w:rsidRPr="00D67F86" w:rsidRDefault="00D67F86" w:rsidP="00D67F86">
            <w:pPr>
              <w:rPr>
                <w:rFonts w:ascii="Calibri" w:eastAsia="Times New Roman" w:hAnsi="Calibri" w:cs="Calibri"/>
                <w:kern w:val="0"/>
                <w:sz w:val="22"/>
                <w:lang w:val="en-US"/>
                <w14:ligatures w14:val="none"/>
              </w:rPr>
            </w:pPr>
            <w:r w:rsidRPr="00D67F86">
              <w:rPr>
                <w:rFonts w:ascii="Calibri" w:eastAsia="Times New Roman" w:hAnsi="Calibri" w:cs="Calibri"/>
                <w:kern w:val="0"/>
                <w:sz w:val="22"/>
                <w:lang w:val="en-US"/>
                <w14:ligatures w14:val="none"/>
              </w:rPr>
              <w:t>NA</w:t>
            </w:r>
          </w:p>
        </w:tc>
      </w:tr>
    </w:tbl>
    <w:p w14:paraId="196A5BB5" w14:textId="77777777" w:rsidR="00AD29C0" w:rsidRDefault="00AD29C0" w:rsidP="00AD29C0">
      <w:pPr>
        <w:rPr>
          <w:bCs/>
          <w:lang w:val="it-IT"/>
        </w:rPr>
      </w:pPr>
    </w:p>
    <w:p w14:paraId="7A12EEB8" w14:textId="4916B91F" w:rsidR="00AD29C0" w:rsidRDefault="00FE021C" w:rsidP="00AD29C0">
      <w:pPr>
        <w:rPr>
          <w:ins w:id="525" w:author="Di Donna, Enrica Maria" w:date="2026-02-27T14:06:00Z" w16du:dateUtc="2026-02-27T13:06:00Z"/>
          <w:bCs/>
          <w:lang w:val="it-IT"/>
        </w:rPr>
      </w:pPr>
      <w:r>
        <w:rPr>
          <w:bCs/>
          <w:lang w:val="it-IT"/>
        </w:rPr>
        <w:t>*Si prevedono specifici monitoraggi riguardo la gestione di tutti gli appuntamenti e delle lead</w:t>
      </w:r>
      <w:r w:rsidR="00170112">
        <w:rPr>
          <w:bCs/>
          <w:lang w:val="it-IT"/>
        </w:rPr>
        <w:t>.</w:t>
      </w:r>
    </w:p>
    <w:p w14:paraId="107714DA" w14:textId="77777777" w:rsidR="00E24E06" w:rsidRDefault="00E24E06" w:rsidP="00AD29C0">
      <w:pPr>
        <w:rPr>
          <w:ins w:id="526" w:author="Di Donna, Enrica Maria" w:date="2026-02-27T14:06:00Z" w16du:dateUtc="2026-02-27T13:06:00Z"/>
          <w:bCs/>
          <w:lang w:val="it-IT"/>
        </w:rPr>
      </w:pPr>
    </w:p>
    <w:p w14:paraId="4231CE0B" w14:textId="4A63031A" w:rsidR="00E24E06" w:rsidDel="00922B07" w:rsidRDefault="00E24E06">
      <w:pPr>
        <w:pStyle w:val="Heading2"/>
        <w:rPr>
          <w:del w:id="527" w:author="Di Donna, Enrica Maria" w:date="2026-02-27T14:09:00Z" w16du:dateUtc="2026-02-27T13:09:00Z"/>
          <w:lang w:val="it-IT"/>
        </w:rPr>
        <w:pPrChange w:id="528" w:author="Di Donna, Enrica Maria" w:date="2026-02-27T14:07:00Z" w16du:dateUtc="2026-02-27T13:07:00Z">
          <w:pPr/>
        </w:pPrChange>
      </w:pPr>
    </w:p>
    <w:p w14:paraId="04F89F4E" w14:textId="537AD83B" w:rsidR="00AD29C0" w:rsidDel="00922B07" w:rsidRDefault="00AD29C0" w:rsidP="00AD29C0">
      <w:pPr>
        <w:rPr>
          <w:del w:id="529" w:author="Di Donna, Enrica Maria" w:date="2026-02-27T14:09:00Z" w16du:dateUtc="2026-02-27T13:09:00Z"/>
          <w:bCs/>
          <w:lang w:val="it-IT"/>
        </w:rPr>
      </w:pPr>
    </w:p>
    <w:p w14:paraId="0673BE09" w14:textId="77777777" w:rsidR="00AD29C0" w:rsidRPr="00AD29C0" w:rsidRDefault="00AD29C0" w:rsidP="00AD29C0">
      <w:pPr>
        <w:rPr>
          <w:bCs/>
          <w:lang w:val="it-IT"/>
        </w:rPr>
      </w:pPr>
    </w:p>
    <w:p w14:paraId="681E860A" w14:textId="131602F3" w:rsidR="00A65769" w:rsidRPr="00C96A41" w:rsidRDefault="00EC6F02">
      <w:pPr>
        <w:pStyle w:val="Heading2"/>
        <w:rPr>
          <w:rPrChange w:id="530" w:author="Di Donna, Enrica Maria" w:date="2026-02-27T14:08:00Z" w16du:dateUtc="2026-02-27T13:08:00Z">
            <w:rPr>
              <w:lang w:val="it-IT"/>
            </w:rPr>
          </w:rPrChange>
        </w:rPr>
        <w:pPrChange w:id="531" w:author="Di Donna, Enrica Maria" w:date="2026-02-27T14:08:00Z" w16du:dateUtc="2026-02-27T13:08:00Z">
          <w:pPr>
            <w:pStyle w:val="Heading2"/>
            <w:ind w:left="1023"/>
          </w:pPr>
        </w:pPrChange>
      </w:pPr>
      <w:bookmarkStart w:id="532" w:name="_Ref211866444"/>
      <w:bookmarkStart w:id="533" w:name="_Toc545415983"/>
      <w:r w:rsidRPr="10CEFF33">
        <w:rPr>
          <w:rPrChange w:id="534" w:author="Di Donna, Enrica Maria" w:date="2026-02-27T14:08:00Z" w16du:dateUtc="2026-02-27T13:08:00Z">
            <w:rPr>
              <w:lang w:val="it-IT"/>
            </w:rPr>
          </w:rPrChange>
        </w:rPr>
        <w:lastRenderedPageBreak/>
        <w:t>Esiti per tipologie di iniziative</w:t>
      </w:r>
      <w:bookmarkEnd w:id="532"/>
      <w:bookmarkEnd w:id="533"/>
      <w:r w:rsidRPr="10CEFF33">
        <w:rPr>
          <w:rPrChange w:id="535" w:author="Di Donna, Enrica Maria" w:date="2026-02-27T14:08:00Z" w16du:dateUtc="2026-02-27T13:08:00Z">
            <w:rPr>
              <w:lang w:val="it-IT"/>
            </w:rPr>
          </w:rPrChange>
        </w:rPr>
        <w:t xml:space="preserve"> </w:t>
      </w:r>
    </w:p>
    <w:p w14:paraId="7528AAD0" w14:textId="77777777" w:rsidR="00C93EB3" w:rsidRDefault="00C93EB3" w:rsidP="004D3480">
      <w:pPr>
        <w:rPr>
          <w:bCs/>
          <w:lang w:val="it-IT"/>
        </w:rPr>
      </w:pPr>
    </w:p>
    <w:p w14:paraId="60E2ED05" w14:textId="7BEB6832" w:rsidR="00C93EB3" w:rsidRDefault="00C93EB3" w:rsidP="004D3480">
      <w:pPr>
        <w:rPr>
          <w:bCs/>
          <w:lang w:val="it-IT"/>
        </w:rPr>
      </w:pPr>
      <w:r>
        <w:rPr>
          <w:bCs/>
          <w:lang w:val="it-IT"/>
        </w:rPr>
        <w:t xml:space="preserve">Di seguito si evidenziano le </w:t>
      </w:r>
      <w:r w:rsidR="00D63752">
        <w:rPr>
          <w:bCs/>
          <w:lang w:val="it-IT"/>
        </w:rPr>
        <w:t>tipologie di esito</w:t>
      </w:r>
      <w:r w:rsidR="008C1D5D">
        <w:rPr>
          <w:bCs/>
          <w:lang w:val="it-IT"/>
        </w:rPr>
        <w:t xml:space="preserve"> previste</w:t>
      </w:r>
      <w:r w:rsidR="00EC6F02">
        <w:rPr>
          <w:bCs/>
          <w:lang w:val="it-IT"/>
        </w:rPr>
        <w:t xml:space="preserve"> per tipologie di inziative </w:t>
      </w:r>
      <w:r w:rsidR="007D0B36">
        <w:rPr>
          <w:bCs/>
          <w:lang w:val="it-IT"/>
        </w:rPr>
        <w:t>di marketing</w:t>
      </w:r>
    </w:p>
    <w:p w14:paraId="794F8CE4" w14:textId="77777777" w:rsidR="00BD1262" w:rsidRDefault="00BD1262" w:rsidP="004D3480">
      <w:pPr>
        <w:rPr>
          <w:bCs/>
          <w:lang w:val="it-IT"/>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536" w:author="Di Donna, Enrica Maria" w:date="2026-02-24T14:29:00Z" w16du:dateUtc="2026-02-24T13:29:00Z">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803"/>
        <w:gridCol w:w="497"/>
        <w:gridCol w:w="648"/>
        <w:gridCol w:w="865"/>
        <w:gridCol w:w="651"/>
        <w:gridCol w:w="779"/>
        <w:gridCol w:w="499"/>
        <w:gridCol w:w="883"/>
        <w:gridCol w:w="879"/>
        <w:gridCol w:w="741"/>
        <w:gridCol w:w="658"/>
        <w:gridCol w:w="679"/>
        <w:gridCol w:w="538"/>
        <w:gridCol w:w="508"/>
        <w:tblGridChange w:id="537">
          <w:tblGrid>
            <w:gridCol w:w="803"/>
            <w:gridCol w:w="497"/>
            <w:gridCol w:w="648"/>
            <w:gridCol w:w="865"/>
            <w:gridCol w:w="651"/>
            <w:gridCol w:w="779"/>
            <w:gridCol w:w="499"/>
            <w:gridCol w:w="883"/>
            <w:gridCol w:w="879"/>
            <w:gridCol w:w="741"/>
            <w:gridCol w:w="658"/>
            <w:gridCol w:w="679"/>
            <w:gridCol w:w="538"/>
            <w:gridCol w:w="508"/>
          </w:tblGrid>
        </w:tblGridChange>
      </w:tblGrid>
      <w:tr w:rsidR="00156328" w:rsidRPr="0054437B" w14:paraId="5DC378BA" w14:textId="77777777" w:rsidTr="00C424F2">
        <w:trPr>
          <w:trHeight w:val="1935"/>
          <w:trPrChange w:id="538" w:author="Di Donna, Enrica Maria" w:date="2026-02-24T14:29:00Z" w16du:dateUtc="2026-02-24T13:29:00Z">
            <w:trPr>
              <w:trHeight w:val="1935"/>
            </w:trPr>
          </w:trPrChange>
        </w:trPr>
        <w:tc>
          <w:tcPr>
            <w:tcW w:w="803" w:type="dxa"/>
            <w:vMerge w:val="restart"/>
            <w:hideMark/>
            <w:tcPrChange w:id="539" w:author="Di Donna, Enrica Maria" w:date="2026-02-24T14:29:00Z" w16du:dateUtc="2026-02-24T13:29:00Z">
              <w:tcPr>
                <w:tcW w:w="756" w:type="dxa"/>
                <w:vMerge w:val="restart"/>
                <w:hideMark/>
              </w:tcPr>
            </w:tcPrChange>
          </w:tcPr>
          <w:p w14:paraId="37837DC7" w14:textId="3B3D0F9E" w:rsidR="00156328" w:rsidRPr="003A123A" w:rsidRDefault="00156328" w:rsidP="0054437B">
            <w:pPr>
              <w:rPr>
                <w:rFonts w:cstheme="minorHAnsi"/>
                <w:b/>
                <w:sz w:val="22"/>
              </w:rPr>
            </w:pPr>
            <w:r w:rsidRPr="003A123A">
              <w:rPr>
                <w:rFonts w:cstheme="minorHAnsi"/>
                <w:b/>
                <w:sz w:val="22"/>
              </w:rPr>
              <w:t xml:space="preserve">Obiettivi dimarketing (campagne, </w:t>
            </w:r>
            <w:r>
              <w:rPr>
                <w:rFonts w:cstheme="minorHAnsi"/>
                <w:b/>
                <w:sz w:val="22"/>
              </w:rPr>
              <w:t>CJ</w:t>
            </w:r>
            <w:r w:rsidRPr="003A123A">
              <w:rPr>
                <w:rFonts w:cstheme="minorHAnsi"/>
                <w:b/>
                <w:sz w:val="22"/>
              </w:rPr>
              <w:t>)</w:t>
            </w:r>
          </w:p>
        </w:tc>
        <w:tc>
          <w:tcPr>
            <w:tcW w:w="7100" w:type="dxa"/>
            <w:gridSpan w:val="10"/>
            <w:hideMark/>
            <w:tcPrChange w:id="540" w:author="Di Donna, Enrica Maria" w:date="2026-02-24T14:29:00Z" w16du:dateUtc="2026-02-24T13:29:00Z">
              <w:tcPr>
                <w:tcW w:w="6944" w:type="dxa"/>
                <w:gridSpan w:val="10"/>
                <w:hideMark/>
              </w:tcPr>
            </w:tcPrChange>
          </w:tcPr>
          <w:p w14:paraId="4A7D1BE0" w14:textId="77777777" w:rsidR="00156328" w:rsidRPr="003A123A" w:rsidRDefault="00156328" w:rsidP="00EC6F02">
            <w:pPr>
              <w:jc w:val="center"/>
              <w:rPr>
                <w:rFonts w:cstheme="minorHAnsi"/>
                <w:b/>
                <w:sz w:val="22"/>
              </w:rPr>
            </w:pPr>
            <w:r w:rsidRPr="003A123A">
              <w:rPr>
                <w:rFonts w:cstheme="minorHAnsi"/>
                <w:b/>
                <w:sz w:val="22"/>
              </w:rPr>
              <w:t>Esiti</w:t>
            </w:r>
          </w:p>
        </w:tc>
        <w:tc>
          <w:tcPr>
            <w:tcW w:w="1725" w:type="dxa"/>
            <w:gridSpan w:val="3"/>
            <w:tcPrChange w:id="541" w:author="Di Donna, Enrica Maria" w:date="2026-02-24T14:29:00Z" w16du:dateUtc="2026-02-24T13:29:00Z">
              <w:tcPr>
                <w:tcW w:w="1928" w:type="dxa"/>
                <w:gridSpan w:val="3"/>
              </w:tcPr>
            </w:tcPrChange>
          </w:tcPr>
          <w:p w14:paraId="3CA33F62" w14:textId="34F8D327" w:rsidR="00156328" w:rsidRPr="003A123A" w:rsidRDefault="00156328" w:rsidP="0054437B">
            <w:pPr>
              <w:rPr>
                <w:rFonts w:cstheme="minorHAnsi"/>
                <w:b/>
                <w:sz w:val="22"/>
              </w:rPr>
            </w:pPr>
            <w:r w:rsidRPr="003A123A">
              <w:rPr>
                <w:rFonts w:cstheme="minorHAnsi"/>
                <w:b/>
                <w:sz w:val="22"/>
              </w:rPr>
              <w:t>Tentativi di Contatto</w:t>
            </w:r>
          </w:p>
        </w:tc>
      </w:tr>
      <w:tr w:rsidR="00CD6155" w:rsidRPr="0054437B" w14:paraId="3148B99A" w14:textId="77777777" w:rsidTr="00C424F2">
        <w:trPr>
          <w:trHeight w:val="5094"/>
          <w:trPrChange w:id="542" w:author="Di Donna, Enrica Maria" w:date="2026-02-24T14:29:00Z" w16du:dateUtc="2026-02-24T13:29:00Z">
            <w:trPr>
              <w:trHeight w:val="5094"/>
            </w:trPr>
          </w:trPrChange>
        </w:trPr>
        <w:tc>
          <w:tcPr>
            <w:tcW w:w="803" w:type="dxa"/>
            <w:vMerge/>
            <w:hideMark/>
            <w:tcPrChange w:id="543" w:author="Di Donna, Enrica Maria" w:date="2026-02-24T14:29:00Z" w16du:dateUtc="2026-02-24T13:29:00Z">
              <w:tcPr>
                <w:tcW w:w="756" w:type="dxa"/>
                <w:vMerge/>
                <w:hideMark/>
              </w:tcPr>
            </w:tcPrChange>
          </w:tcPr>
          <w:p w14:paraId="2EFB6784" w14:textId="77777777" w:rsidR="00845B27" w:rsidRPr="003A123A" w:rsidRDefault="00845B27">
            <w:pPr>
              <w:rPr>
                <w:rFonts w:cstheme="minorHAnsi"/>
                <w:bCs/>
                <w:sz w:val="22"/>
              </w:rPr>
            </w:pPr>
          </w:p>
        </w:tc>
        <w:tc>
          <w:tcPr>
            <w:tcW w:w="497" w:type="dxa"/>
            <w:hideMark/>
            <w:tcPrChange w:id="544" w:author="Di Donna, Enrica Maria" w:date="2026-02-24T14:29:00Z" w16du:dateUtc="2026-02-24T13:29:00Z">
              <w:tcPr>
                <w:tcW w:w="549" w:type="dxa"/>
                <w:hideMark/>
              </w:tcPr>
            </w:tcPrChange>
          </w:tcPr>
          <w:p w14:paraId="7DBEF4A9" w14:textId="77777777" w:rsidR="00845B27" w:rsidRPr="003A123A" w:rsidRDefault="00845B27" w:rsidP="0054437B">
            <w:pPr>
              <w:rPr>
                <w:rFonts w:cstheme="minorHAnsi"/>
                <w:bCs/>
                <w:sz w:val="22"/>
              </w:rPr>
            </w:pPr>
            <w:r w:rsidRPr="003A123A">
              <w:rPr>
                <w:rFonts w:cstheme="minorHAnsi"/>
                <w:bCs/>
                <w:sz w:val="22"/>
              </w:rPr>
              <w:t>Venduto</w:t>
            </w:r>
          </w:p>
        </w:tc>
        <w:tc>
          <w:tcPr>
            <w:tcW w:w="648" w:type="dxa"/>
            <w:hideMark/>
            <w:tcPrChange w:id="545" w:author="Di Donna, Enrica Maria" w:date="2026-02-24T14:29:00Z" w16du:dateUtc="2026-02-24T13:29:00Z">
              <w:tcPr>
                <w:tcW w:w="652" w:type="dxa"/>
                <w:hideMark/>
              </w:tcPr>
            </w:tcPrChange>
          </w:tcPr>
          <w:p w14:paraId="21BD0310" w14:textId="77777777" w:rsidR="00845B27" w:rsidRPr="003A123A" w:rsidRDefault="00845B27" w:rsidP="0054437B">
            <w:pPr>
              <w:rPr>
                <w:rFonts w:cstheme="minorHAnsi"/>
                <w:bCs/>
                <w:sz w:val="22"/>
              </w:rPr>
            </w:pPr>
            <w:r w:rsidRPr="003A123A">
              <w:rPr>
                <w:rFonts w:cstheme="minorHAnsi"/>
                <w:bCs/>
                <w:sz w:val="22"/>
              </w:rPr>
              <w:t>Non interessato</w:t>
            </w:r>
          </w:p>
        </w:tc>
        <w:tc>
          <w:tcPr>
            <w:tcW w:w="865" w:type="dxa"/>
            <w:hideMark/>
            <w:tcPrChange w:id="546" w:author="Di Donna, Enrica Maria" w:date="2026-02-24T14:29:00Z" w16du:dateUtc="2026-02-24T13:29:00Z">
              <w:tcPr>
                <w:tcW w:w="800" w:type="dxa"/>
                <w:hideMark/>
              </w:tcPr>
            </w:tcPrChange>
          </w:tcPr>
          <w:p w14:paraId="6B2B4677" w14:textId="77777777" w:rsidR="00845B27" w:rsidRPr="003A123A" w:rsidRDefault="00845B27" w:rsidP="0054437B">
            <w:pPr>
              <w:rPr>
                <w:rFonts w:cstheme="minorHAnsi"/>
                <w:bCs/>
                <w:sz w:val="22"/>
              </w:rPr>
            </w:pPr>
            <w:r w:rsidRPr="003A123A">
              <w:rPr>
                <w:rFonts w:cstheme="minorHAnsi"/>
                <w:bCs/>
                <w:sz w:val="22"/>
              </w:rPr>
              <w:t>Fissato un appuntamento</w:t>
            </w:r>
          </w:p>
        </w:tc>
        <w:tc>
          <w:tcPr>
            <w:tcW w:w="651" w:type="dxa"/>
            <w:hideMark/>
            <w:tcPrChange w:id="547" w:author="Di Donna, Enrica Maria" w:date="2026-02-24T14:29:00Z" w16du:dateUtc="2026-02-24T13:29:00Z">
              <w:tcPr>
                <w:tcW w:w="654" w:type="dxa"/>
                <w:hideMark/>
              </w:tcPr>
            </w:tcPrChange>
          </w:tcPr>
          <w:p w14:paraId="763B3245" w14:textId="77777777" w:rsidR="00845B27" w:rsidRPr="003A123A" w:rsidRDefault="00845B27" w:rsidP="0054437B">
            <w:pPr>
              <w:rPr>
                <w:rFonts w:cstheme="minorHAnsi"/>
                <w:bCs/>
                <w:sz w:val="22"/>
              </w:rPr>
            </w:pPr>
            <w:r w:rsidRPr="003A123A">
              <w:rPr>
                <w:rFonts w:cstheme="minorHAnsi"/>
                <w:bCs/>
                <w:sz w:val="22"/>
              </w:rPr>
              <w:t>Interessato per il futuro</w:t>
            </w:r>
          </w:p>
        </w:tc>
        <w:tc>
          <w:tcPr>
            <w:tcW w:w="779" w:type="dxa"/>
            <w:hideMark/>
            <w:tcPrChange w:id="548" w:author="Di Donna, Enrica Maria" w:date="2026-02-24T14:29:00Z" w16du:dateUtc="2026-02-24T13:29:00Z">
              <w:tcPr>
                <w:tcW w:w="742" w:type="dxa"/>
                <w:hideMark/>
              </w:tcPr>
            </w:tcPrChange>
          </w:tcPr>
          <w:p w14:paraId="580488C3" w14:textId="77777777" w:rsidR="00845B27" w:rsidRPr="003A123A" w:rsidRDefault="00845B27" w:rsidP="0054437B">
            <w:pPr>
              <w:rPr>
                <w:rFonts w:cstheme="minorHAnsi"/>
                <w:bCs/>
                <w:sz w:val="22"/>
              </w:rPr>
            </w:pPr>
            <w:r w:rsidRPr="003A123A">
              <w:rPr>
                <w:rFonts w:cstheme="minorHAnsi"/>
                <w:bCs/>
                <w:sz w:val="22"/>
              </w:rPr>
              <w:t>Cancellato (Impossibilità a procedere)</w:t>
            </w:r>
          </w:p>
        </w:tc>
        <w:tc>
          <w:tcPr>
            <w:tcW w:w="499" w:type="dxa"/>
            <w:hideMark/>
            <w:tcPrChange w:id="549" w:author="Di Donna, Enrica Maria" w:date="2026-02-24T14:29:00Z" w16du:dateUtc="2026-02-24T13:29:00Z">
              <w:tcPr>
                <w:tcW w:w="550" w:type="dxa"/>
                <w:hideMark/>
              </w:tcPr>
            </w:tcPrChange>
          </w:tcPr>
          <w:p w14:paraId="40FF78E1" w14:textId="77777777" w:rsidR="00845B27" w:rsidRPr="003A123A" w:rsidRDefault="00845B27" w:rsidP="0054437B">
            <w:pPr>
              <w:rPr>
                <w:rFonts w:cstheme="minorHAnsi"/>
                <w:bCs/>
                <w:sz w:val="22"/>
              </w:rPr>
            </w:pPr>
            <w:r w:rsidRPr="003A123A">
              <w:rPr>
                <w:rFonts w:cstheme="minorHAnsi"/>
                <w:bCs/>
                <w:sz w:val="22"/>
              </w:rPr>
              <w:t>Eseguito</w:t>
            </w:r>
          </w:p>
        </w:tc>
        <w:tc>
          <w:tcPr>
            <w:tcW w:w="883" w:type="dxa"/>
            <w:hideMark/>
            <w:tcPrChange w:id="550" w:author="Di Donna, Enrica Maria" w:date="2026-02-24T14:29:00Z" w16du:dateUtc="2026-02-24T13:29:00Z">
              <w:tcPr>
                <w:tcW w:w="813" w:type="dxa"/>
                <w:hideMark/>
              </w:tcPr>
            </w:tcPrChange>
          </w:tcPr>
          <w:p w14:paraId="23CD39FD" w14:textId="77777777" w:rsidR="00845B27" w:rsidRPr="003A123A" w:rsidRDefault="00845B27" w:rsidP="0054437B">
            <w:pPr>
              <w:rPr>
                <w:rFonts w:cstheme="minorHAnsi"/>
                <w:bCs/>
                <w:sz w:val="22"/>
                <w:lang w:val="it-IT"/>
              </w:rPr>
            </w:pPr>
            <w:r w:rsidRPr="003A123A">
              <w:rPr>
                <w:rFonts w:cstheme="minorHAnsi"/>
                <w:bCs/>
                <w:sz w:val="22"/>
                <w:lang w:val="it-IT"/>
              </w:rPr>
              <w:t>Appuntamento riprogrammato (esito automatico valido per gli appuntamenti riprogrammati)</w:t>
            </w:r>
          </w:p>
        </w:tc>
        <w:tc>
          <w:tcPr>
            <w:tcW w:w="879" w:type="dxa"/>
            <w:hideMark/>
            <w:tcPrChange w:id="551" w:author="Di Donna, Enrica Maria" w:date="2026-02-24T14:29:00Z" w16du:dateUtc="2026-02-24T13:29:00Z">
              <w:tcPr>
                <w:tcW w:w="810" w:type="dxa"/>
                <w:hideMark/>
              </w:tcPr>
            </w:tcPrChange>
          </w:tcPr>
          <w:p w14:paraId="1336681E" w14:textId="77777777" w:rsidR="00845B27" w:rsidRPr="003A123A" w:rsidRDefault="00845B27" w:rsidP="0054437B">
            <w:pPr>
              <w:rPr>
                <w:rFonts w:cstheme="minorHAnsi"/>
                <w:bCs/>
                <w:sz w:val="22"/>
                <w:lang w:val="it-IT"/>
              </w:rPr>
            </w:pPr>
            <w:r w:rsidRPr="003A123A">
              <w:rPr>
                <w:rFonts w:cstheme="minorHAnsi"/>
                <w:bCs/>
                <w:sz w:val="22"/>
                <w:lang w:val="it-IT"/>
              </w:rPr>
              <w:t>Appuntamento annullato (esito automatico valido per gli appuntamenti annullati)</w:t>
            </w:r>
          </w:p>
        </w:tc>
        <w:tc>
          <w:tcPr>
            <w:tcW w:w="741" w:type="dxa"/>
            <w:hideMark/>
            <w:tcPrChange w:id="552" w:author="Di Donna, Enrica Maria" w:date="2026-02-24T14:29:00Z" w16du:dateUtc="2026-02-24T13:29:00Z">
              <w:tcPr>
                <w:tcW w:w="715" w:type="dxa"/>
                <w:hideMark/>
              </w:tcPr>
            </w:tcPrChange>
          </w:tcPr>
          <w:p w14:paraId="29450C22" w14:textId="3E94FFBB" w:rsidR="00845B27" w:rsidRPr="003A123A" w:rsidRDefault="00845B27" w:rsidP="0054437B">
            <w:pPr>
              <w:rPr>
                <w:rFonts w:cstheme="minorHAnsi"/>
                <w:bCs/>
                <w:sz w:val="22"/>
                <w:lang w:val="it-IT"/>
              </w:rPr>
            </w:pPr>
            <w:r w:rsidRPr="003A123A">
              <w:rPr>
                <w:rFonts w:cstheme="minorHAnsi"/>
                <w:bCs/>
                <w:sz w:val="22"/>
                <w:lang w:val="it-IT"/>
              </w:rPr>
              <w:t>Non Eseguito (automatico, di default dopo 10 tentativi di contatto, solo per Servizio clienti</w:t>
            </w:r>
            <w:r>
              <w:rPr>
                <w:rFonts w:cstheme="minorHAnsi"/>
                <w:sz w:val="22"/>
                <w:lang w:val="it-IT"/>
              </w:rPr>
              <w:t xml:space="preserve"> o per rete su Lead pre-lavorate da SC</w:t>
            </w:r>
            <w:r w:rsidRPr="003A123A">
              <w:rPr>
                <w:rFonts w:cstheme="minorHAnsi"/>
                <w:bCs/>
                <w:sz w:val="22"/>
                <w:lang w:val="it-IT"/>
              </w:rPr>
              <w:t>)</w:t>
            </w:r>
          </w:p>
        </w:tc>
        <w:tc>
          <w:tcPr>
            <w:tcW w:w="658" w:type="dxa"/>
            <w:hideMark/>
            <w:tcPrChange w:id="553" w:author="Di Donna, Enrica Maria" w:date="2026-02-24T14:29:00Z" w16du:dateUtc="2026-02-24T13:29:00Z">
              <w:tcPr>
                <w:tcW w:w="659" w:type="dxa"/>
                <w:hideMark/>
              </w:tcPr>
            </w:tcPrChange>
          </w:tcPr>
          <w:p w14:paraId="58EF47E5" w14:textId="77777777" w:rsidR="00845B27" w:rsidRPr="003A123A" w:rsidRDefault="00845B27" w:rsidP="0054437B">
            <w:pPr>
              <w:rPr>
                <w:rFonts w:cstheme="minorHAnsi"/>
                <w:bCs/>
                <w:sz w:val="22"/>
                <w:lang w:val="it-IT"/>
              </w:rPr>
            </w:pPr>
            <w:r w:rsidRPr="003A123A">
              <w:rPr>
                <w:rFonts w:cstheme="minorHAnsi"/>
                <w:bCs/>
                <w:sz w:val="22"/>
                <w:lang w:val="it-IT"/>
              </w:rPr>
              <w:t>Sospeso sede (utilizzabile solo da funzioni centrali)</w:t>
            </w:r>
          </w:p>
        </w:tc>
        <w:tc>
          <w:tcPr>
            <w:tcW w:w="679" w:type="dxa"/>
            <w:hideMark/>
            <w:tcPrChange w:id="554" w:author="Di Donna, Enrica Maria" w:date="2026-02-24T14:29:00Z" w16du:dateUtc="2026-02-24T13:29:00Z">
              <w:tcPr>
                <w:tcW w:w="794" w:type="dxa"/>
                <w:hideMark/>
              </w:tcPr>
            </w:tcPrChange>
          </w:tcPr>
          <w:p w14:paraId="6EA60A55" w14:textId="04EC45D1" w:rsidR="00845B27" w:rsidRPr="00845B27" w:rsidRDefault="00845B27" w:rsidP="0054437B">
            <w:pPr>
              <w:rPr>
                <w:rFonts w:cstheme="minorHAnsi"/>
                <w:bCs/>
                <w:sz w:val="22"/>
                <w:lang w:val="it-IT"/>
              </w:rPr>
            </w:pPr>
            <w:r w:rsidRPr="00845B27">
              <w:rPr>
                <w:rFonts w:cstheme="minorHAnsi"/>
                <w:bCs/>
                <w:sz w:val="22"/>
                <w:lang w:val="it-IT"/>
              </w:rPr>
              <w:t>Non reperibile (con chiusura c</w:t>
            </w:r>
            <w:r>
              <w:rPr>
                <w:rFonts w:cstheme="minorHAnsi"/>
                <w:bCs/>
                <w:sz w:val="22"/>
                <w:lang w:val="it-IT"/>
              </w:rPr>
              <w:t>ontestuale della lead</w:t>
            </w:r>
            <w:r w:rsidR="006C6FFF">
              <w:rPr>
                <w:rFonts w:cstheme="minorHAnsi"/>
                <w:bCs/>
                <w:sz w:val="22"/>
                <w:lang w:val="it-IT"/>
              </w:rPr>
              <w:t>)</w:t>
            </w:r>
          </w:p>
        </w:tc>
        <w:tc>
          <w:tcPr>
            <w:tcW w:w="538" w:type="dxa"/>
            <w:tcPrChange w:id="555" w:author="Di Donna, Enrica Maria" w:date="2026-02-24T14:29:00Z" w16du:dateUtc="2026-02-24T13:29:00Z">
              <w:tcPr>
                <w:tcW w:w="577" w:type="dxa"/>
              </w:tcPr>
            </w:tcPrChange>
          </w:tcPr>
          <w:p w14:paraId="5861C25A" w14:textId="747F6236" w:rsidR="00845B27" w:rsidRPr="003A123A" w:rsidRDefault="00CD6155" w:rsidP="0054437B">
            <w:pPr>
              <w:rPr>
                <w:rFonts w:cstheme="minorHAnsi"/>
                <w:bCs/>
                <w:sz w:val="22"/>
              </w:rPr>
            </w:pPr>
            <w:r>
              <w:rPr>
                <w:rFonts w:cstheme="minorHAnsi"/>
                <w:bCs/>
                <w:sz w:val="22"/>
              </w:rPr>
              <w:t>Tentativo di contatto</w:t>
            </w:r>
          </w:p>
        </w:tc>
        <w:tc>
          <w:tcPr>
            <w:tcW w:w="508" w:type="dxa"/>
            <w:hideMark/>
            <w:tcPrChange w:id="556" w:author="Di Donna, Enrica Maria" w:date="2026-02-24T14:29:00Z" w16du:dateUtc="2026-02-24T13:29:00Z">
              <w:tcPr>
                <w:tcW w:w="557" w:type="dxa"/>
                <w:hideMark/>
              </w:tcPr>
            </w:tcPrChange>
          </w:tcPr>
          <w:p w14:paraId="72E75F87" w14:textId="03D68966" w:rsidR="00845B27" w:rsidRPr="003A123A" w:rsidRDefault="00845B27" w:rsidP="0054437B">
            <w:pPr>
              <w:rPr>
                <w:rFonts w:cstheme="minorHAnsi"/>
                <w:bCs/>
                <w:sz w:val="22"/>
              </w:rPr>
            </w:pPr>
            <w:r w:rsidRPr="003A123A">
              <w:rPr>
                <w:rFonts w:cstheme="minorHAnsi"/>
                <w:bCs/>
                <w:sz w:val="22"/>
              </w:rPr>
              <w:t>Contatto non valido</w:t>
            </w:r>
          </w:p>
        </w:tc>
      </w:tr>
      <w:tr w:rsidR="00CD6155" w:rsidRPr="0054437B" w14:paraId="2BB05825" w14:textId="77777777" w:rsidTr="00C424F2">
        <w:trPr>
          <w:trHeight w:val="609"/>
          <w:trPrChange w:id="557" w:author="Di Donna, Enrica Maria" w:date="2026-02-24T14:29:00Z" w16du:dateUtc="2026-02-24T13:29:00Z">
            <w:trPr>
              <w:trHeight w:val="609"/>
            </w:trPr>
          </w:trPrChange>
        </w:trPr>
        <w:tc>
          <w:tcPr>
            <w:tcW w:w="803" w:type="dxa"/>
            <w:hideMark/>
            <w:tcPrChange w:id="558" w:author="Di Donna, Enrica Maria" w:date="2026-02-24T14:29:00Z" w16du:dateUtc="2026-02-24T13:29:00Z">
              <w:tcPr>
                <w:tcW w:w="756" w:type="dxa"/>
                <w:hideMark/>
              </w:tcPr>
            </w:tcPrChange>
          </w:tcPr>
          <w:p w14:paraId="041FED70" w14:textId="77777777" w:rsidR="00CD6155" w:rsidRPr="003A123A" w:rsidRDefault="00CD6155" w:rsidP="00CD6155">
            <w:pPr>
              <w:rPr>
                <w:rFonts w:cstheme="minorHAnsi"/>
                <w:bCs/>
                <w:sz w:val="22"/>
              </w:rPr>
            </w:pPr>
            <w:r w:rsidRPr="003A123A">
              <w:rPr>
                <w:rFonts w:cstheme="minorHAnsi"/>
                <w:bCs/>
                <w:sz w:val="22"/>
              </w:rPr>
              <w:t>Cross-selling</w:t>
            </w:r>
          </w:p>
        </w:tc>
        <w:tc>
          <w:tcPr>
            <w:tcW w:w="497" w:type="dxa"/>
            <w:hideMark/>
            <w:tcPrChange w:id="559" w:author="Di Donna, Enrica Maria" w:date="2026-02-24T14:29:00Z" w16du:dateUtc="2026-02-24T13:29:00Z">
              <w:tcPr>
                <w:tcW w:w="549" w:type="dxa"/>
                <w:hideMark/>
              </w:tcPr>
            </w:tcPrChange>
          </w:tcPr>
          <w:p w14:paraId="57E48B59" w14:textId="77777777" w:rsidR="00CD6155" w:rsidRPr="003A123A" w:rsidRDefault="00CD6155" w:rsidP="00CD6155">
            <w:pPr>
              <w:rPr>
                <w:rFonts w:cstheme="minorHAnsi"/>
                <w:bCs/>
                <w:sz w:val="22"/>
              </w:rPr>
            </w:pPr>
            <w:r w:rsidRPr="003A123A">
              <w:rPr>
                <w:rFonts w:cstheme="minorHAnsi"/>
                <w:bCs/>
                <w:sz w:val="22"/>
              </w:rPr>
              <w:t>x</w:t>
            </w:r>
          </w:p>
        </w:tc>
        <w:tc>
          <w:tcPr>
            <w:tcW w:w="648" w:type="dxa"/>
            <w:hideMark/>
            <w:tcPrChange w:id="560" w:author="Di Donna, Enrica Maria" w:date="2026-02-24T14:29:00Z" w16du:dateUtc="2026-02-24T13:29:00Z">
              <w:tcPr>
                <w:tcW w:w="652" w:type="dxa"/>
                <w:hideMark/>
              </w:tcPr>
            </w:tcPrChange>
          </w:tcPr>
          <w:p w14:paraId="75C2C5DD" w14:textId="77777777" w:rsidR="00CD6155" w:rsidRPr="003A123A" w:rsidRDefault="00CD6155" w:rsidP="00CD6155">
            <w:pPr>
              <w:rPr>
                <w:rFonts w:cstheme="minorHAnsi"/>
                <w:bCs/>
                <w:sz w:val="22"/>
              </w:rPr>
            </w:pPr>
            <w:r w:rsidRPr="003A123A">
              <w:rPr>
                <w:rFonts w:cstheme="minorHAnsi"/>
                <w:bCs/>
                <w:sz w:val="22"/>
              </w:rPr>
              <w:t>x</w:t>
            </w:r>
          </w:p>
        </w:tc>
        <w:tc>
          <w:tcPr>
            <w:tcW w:w="865" w:type="dxa"/>
            <w:hideMark/>
            <w:tcPrChange w:id="561" w:author="Di Donna, Enrica Maria" w:date="2026-02-24T14:29:00Z" w16du:dateUtc="2026-02-24T13:29:00Z">
              <w:tcPr>
                <w:tcW w:w="800" w:type="dxa"/>
                <w:hideMark/>
              </w:tcPr>
            </w:tcPrChange>
          </w:tcPr>
          <w:p w14:paraId="4C2D9975" w14:textId="77777777" w:rsidR="00CD6155" w:rsidRPr="003A123A" w:rsidRDefault="00CD6155" w:rsidP="00CD6155">
            <w:pPr>
              <w:rPr>
                <w:rFonts w:cstheme="minorHAnsi"/>
                <w:bCs/>
                <w:sz w:val="22"/>
              </w:rPr>
            </w:pPr>
            <w:r w:rsidRPr="003A123A">
              <w:rPr>
                <w:rFonts w:cstheme="minorHAnsi"/>
                <w:bCs/>
                <w:sz w:val="22"/>
              </w:rPr>
              <w:t>x</w:t>
            </w:r>
          </w:p>
        </w:tc>
        <w:tc>
          <w:tcPr>
            <w:tcW w:w="651" w:type="dxa"/>
            <w:hideMark/>
            <w:tcPrChange w:id="562" w:author="Di Donna, Enrica Maria" w:date="2026-02-24T14:29:00Z" w16du:dateUtc="2026-02-24T13:29:00Z">
              <w:tcPr>
                <w:tcW w:w="654" w:type="dxa"/>
                <w:hideMark/>
              </w:tcPr>
            </w:tcPrChange>
          </w:tcPr>
          <w:p w14:paraId="0C65062F" w14:textId="77777777" w:rsidR="00CD6155" w:rsidRPr="003A123A" w:rsidRDefault="00CD6155" w:rsidP="00CD6155">
            <w:pPr>
              <w:rPr>
                <w:rFonts w:cstheme="minorHAnsi"/>
                <w:bCs/>
                <w:sz w:val="22"/>
              </w:rPr>
            </w:pPr>
            <w:r w:rsidRPr="003A123A">
              <w:rPr>
                <w:rFonts w:cstheme="minorHAnsi"/>
                <w:bCs/>
                <w:sz w:val="22"/>
              </w:rPr>
              <w:t>x</w:t>
            </w:r>
          </w:p>
        </w:tc>
        <w:tc>
          <w:tcPr>
            <w:tcW w:w="779" w:type="dxa"/>
            <w:hideMark/>
            <w:tcPrChange w:id="563" w:author="Di Donna, Enrica Maria" w:date="2026-02-24T14:29:00Z" w16du:dateUtc="2026-02-24T13:29:00Z">
              <w:tcPr>
                <w:tcW w:w="742" w:type="dxa"/>
                <w:hideMark/>
              </w:tcPr>
            </w:tcPrChange>
          </w:tcPr>
          <w:p w14:paraId="1AAAE309" w14:textId="77777777" w:rsidR="00CD6155" w:rsidRPr="003A123A" w:rsidRDefault="00CD6155" w:rsidP="00CD6155">
            <w:pPr>
              <w:rPr>
                <w:rFonts w:cstheme="minorHAnsi"/>
                <w:bCs/>
                <w:sz w:val="22"/>
              </w:rPr>
            </w:pPr>
            <w:r w:rsidRPr="003A123A">
              <w:rPr>
                <w:rFonts w:cstheme="minorHAnsi"/>
                <w:bCs/>
                <w:sz w:val="22"/>
              </w:rPr>
              <w:t>x</w:t>
            </w:r>
          </w:p>
        </w:tc>
        <w:tc>
          <w:tcPr>
            <w:tcW w:w="499" w:type="dxa"/>
            <w:hideMark/>
            <w:tcPrChange w:id="564" w:author="Di Donna, Enrica Maria" w:date="2026-02-24T14:29:00Z" w16du:dateUtc="2026-02-24T13:29:00Z">
              <w:tcPr>
                <w:tcW w:w="550" w:type="dxa"/>
                <w:hideMark/>
              </w:tcPr>
            </w:tcPrChange>
          </w:tcPr>
          <w:p w14:paraId="28D49F52" w14:textId="77777777" w:rsidR="00CD6155" w:rsidRPr="003A123A" w:rsidRDefault="00CD6155" w:rsidP="00CD6155">
            <w:pPr>
              <w:rPr>
                <w:rFonts w:cstheme="minorHAnsi"/>
                <w:bCs/>
                <w:sz w:val="22"/>
              </w:rPr>
            </w:pPr>
            <w:r w:rsidRPr="003A123A">
              <w:rPr>
                <w:rFonts w:cstheme="minorHAnsi"/>
                <w:bCs/>
                <w:sz w:val="22"/>
              </w:rPr>
              <w:t> </w:t>
            </w:r>
          </w:p>
        </w:tc>
        <w:tc>
          <w:tcPr>
            <w:tcW w:w="883" w:type="dxa"/>
            <w:hideMark/>
            <w:tcPrChange w:id="565" w:author="Di Donna, Enrica Maria" w:date="2026-02-24T14:29:00Z" w16du:dateUtc="2026-02-24T13:29:00Z">
              <w:tcPr>
                <w:tcW w:w="813" w:type="dxa"/>
                <w:hideMark/>
              </w:tcPr>
            </w:tcPrChange>
          </w:tcPr>
          <w:p w14:paraId="7FF0D877" w14:textId="77777777" w:rsidR="00CD6155" w:rsidRPr="003A123A" w:rsidRDefault="00CD6155" w:rsidP="00CD6155">
            <w:pPr>
              <w:rPr>
                <w:rFonts w:cstheme="minorHAnsi"/>
                <w:bCs/>
                <w:sz w:val="22"/>
              </w:rPr>
            </w:pPr>
            <w:r w:rsidRPr="003A123A">
              <w:rPr>
                <w:rFonts w:cstheme="minorHAnsi"/>
                <w:bCs/>
                <w:sz w:val="22"/>
              </w:rPr>
              <w:t>x</w:t>
            </w:r>
          </w:p>
        </w:tc>
        <w:tc>
          <w:tcPr>
            <w:tcW w:w="879" w:type="dxa"/>
            <w:hideMark/>
            <w:tcPrChange w:id="566" w:author="Di Donna, Enrica Maria" w:date="2026-02-24T14:29:00Z" w16du:dateUtc="2026-02-24T13:29:00Z">
              <w:tcPr>
                <w:tcW w:w="810" w:type="dxa"/>
                <w:hideMark/>
              </w:tcPr>
            </w:tcPrChange>
          </w:tcPr>
          <w:p w14:paraId="55AD389A" w14:textId="77777777" w:rsidR="00CD6155" w:rsidRPr="003A123A" w:rsidRDefault="00CD6155" w:rsidP="00CD6155">
            <w:pPr>
              <w:rPr>
                <w:rFonts w:cstheme="minorHAnsi"/>
                <w:bCs/>
                <w:sz w:val="22"/>
              </w:rPr>
            </w:pPr>
            <w:r w:rsidRPr="003A123A">
              <w:rPr>
                <w:rFonts w:cstheme="minorHAnsi"/>
                <w:bCs/>
                <w:sz w:val="22"/>
              </w:rPr>
              <w:t>x</w:t>
            </w:r>
          </w:p>
        </w:tc>
        <w:tc>
          <w:tcPr>
            <w:tcW w:w="741" w:type="dxa"/>
            <w:hideMark/>
            <w:tcPrChange w:id="567" w:author="Di Donna, Enrica Maria" w:date="2026-02-24T14:29:00Z" w16du:dateUtc="2026-02-24T13:29:00Z">
              <w:tcPr>
                <w:tcW w:w="715" w:type="dxa"/>
                <w:hideMark/>
              </w:tcPr>
            </w:tcPrChange>
          </w:tcPr>
          <w:p w14:paraId="71615105" w14:textId="77777777" w:rsidR="00CD6155" w:rsidRPr="003A123A" w:rsidRDefault="00CD6155" w:rsidP="00CD6155">
            <w:pPr>
              <w:rPr>
                <w:rFonts w:cstheme="minorHAnsi"/>
                <w:bCs/>
                <w:sz w:val="22"/>
              </w:rPr>
            </w:pPr>
            <w:r w:rsidRPr="003A123A">
              <w:rPr>
                <w:rFonts w:cstheme="minorHAnsi"/>
                <w:bCs/>
                <w:sz w:val="22"/>
              </w:rPr>
              <w:t>x</w:t>
            </w:r>
          </w:p>
        </w:tc>
        <w:tc>
          <w:tcPr>
            <w:tcW w:w="658" w:type="dxa"/>
            <w:hideMark/>
            <w:tcPrChange w:id="568" w:author="Di Donna, Enrica Maria" w:date="2026-02-24T14:29:00Z" w16du:dateUtc="2026-02-24T13:29:00Z">
              <w:tcPr>
                <w:tcW w:w="659" w:type="dxa"/>
                <w:hideMark/>
              </w:tcPr>
            </w:tcPrChange>
          </w:tcPr>
          <w:p w14:paraId="3D6E2E4B" w14:textId="77777777" w:rsidR="00CD6155" w:rsidRPr="003A123A" w:rsidRDefault="00CD6155" w:rsidP="00CD6155">
            <w:pPr>
              <w:rPr>
                <w:rFonts w:cstheme="minorHAnsi"/>
                <w:bCs/>
                <w:sz w:val="22"/>
              </w:rPr>
            </w:pPr>
            <w:r w:rsidRPr="003A123A">
              <w:rPr>
                <w:rFonts w:cstheme="minorHAnsi"/>
                <w:bCs/>
                <w:sz w:val="22"/>
              </w:rPr>
              <w:t>x</w:t>
            </w:r>
          </w:p>
        </w:tc>
        <w:tc>
          <w:tcPr>
            <w:tcW w:w="679" w:type="dxa"/>
            <w:hideMark/>
            <w:tcPrChange w:id="569" w:author="Di Donna, Enrica Maria" w:date="2026-02-24T14:29:00Z" w16du:dateUtc="2026-02-24T13:29:00Z">
              <w:tcPr>
                <w:tcW w:w="794" w:type="dxa"/>
                <w:hideMark/>
              </w:tcPr>
            </w:tcPrChange>
          </w:tcPr>
          <w:p w14:paraId="46F2C84A" w14:textId="77777777" w:rsidR="00CD6155" w:rsidRPr="003A123A" w:rsidRDefault="00CD6155" w:rsidP="00CD6155">
            <w:pPr>
              <w:rPr>
                <w:rFonts w:cstheme="minorHAnsi"/>
                <w:bCs/>
                <w:sz w:val="22"/>
              </w:rPr>
            </w:pPr>
            <w:r w:rsidRPr="003A123A">
              <w:rPr>
                <w:rFonts w:cstheme="minorHAnsi"/>
                <w:bCs/>
                <w:sz w:val="22"/>
              </w:rPr>
              <w:t>x</w:t>
            </w:r>
          </w:p>
        </w:tc>
        <w:tc>
          <w:tcPr>
            <w:tcW w:w="538" w:type="dxa"/>
            <w:tcPrChange w:id="570" w:author="Di Donna, Enrica Maria" w:date="2026-02-24T14:29:00Z" w16du:dateUtc="2026-02-24T13:29:00Z">
              <w:tcPr>
                <w:tcW w:w="577" w:type="dxa"/>
              </w:tcPr>
            </w:tcPrChange>
          </w:tcPr>
          <w:p w14:paraId="1AEA47CA" w14:textId="0DC6877E" w:rsidR="00CD6155" w:rsidRPr="003A123A" w:rsidRDefault="00CD6155" w:rsidP="00CD6155">
            <w:pPr>
              <w:rPr>
                <w:rFonts w:cstheme="minorHAnsi"/>
                <w:bCs/>
                <w:sz w:val="22"/>
              </w:rPr>
            </w:pPr>
            <w:r w:rsidRPr="003A123A">
              <w:rPr>
                <w:rFonts w:cstheme="minorHAnsi"/>
                <w:bCs/>
                <w:sz w:val="22"/>
              </w:rPr>
              <w:t>x</w:t>
            </w:r>
          </w:p>
        </w:tc>
        <w:tc>
          <w:tcPr>
            <w:tcW w:w="508" w:type="dxa"/>
            <w:hideMark/>
            <w:tcPrChange w:id="571" w:author="Di Donna, Enrica Maria" w:date="2026-02-24T14:29:00Z" w16du:dateUtc="2026-02-24T13:29:00Z">
              <w:tcPr>
                <w:tcW w:w="557" w:type="dxa"/>
                <w:hideMark/>
              </w:tcPr>
            </w:tcPrChange>
          </w:tcPr>
          <w:p w14:paraId="6AFA9EF0" w14:textId="76A7B57C" w:rsidR="00CD6155" w:rsidRPr="003A123A" w:rsidRDefault="00CD6155" w:rsidP="00CD6155">
            <w:pPr>
              <w:rPr>
                <w:rFonts w:cstheme="minorHAnsi"/>
                <w:bCs/>
                <w:sz w:val="22"/>
              </w:rPr>
            </w:pPr>
            <w:r w:rsidRPr="003A123A">
              <w:rPr>
                <w:rFonts w:cstheme="minorHAnsi"/>
                <w:bCs/>
                <w:sz w:val="22"/>
              </w:rPr>
              <w:t>x</w:t>
            </w:r>
          </w:p>
        </w:tc>
      </w:tr>
      <w:tr w:rsidR="00CD6155" w:rsidRPr="0054437B" w14:paraId="51C4F6B9" w14:textId="77777777" w:rsidTr="00C424F2">
        <w:trPr>
          <w:trHeight w:val="609"/>
          <w:trPrChange w:id="572" w:author="Di Donna, Enrica Maria" w:date="2026-02-24T14:29:00Z" w16du:dateUtc="2026-02-24T13:29:00Z">
            <w:trPr>
              <w:trHeight w:val="609"/>
            </w:trPr>
          </w:trPrChange>
        </w:trPr>
        <w:tc>
          <w:tcPr>
            <w:tcW w:w="803" w:type="dxa"/>
            <w:hideMark/>
            <w:tcPrChange w:id="573" w:author="Di Donna, Enrica Maria" w:date="2026-02-24T14:29:00Z" w16du:dateUtc="2026-02-24T13:29:00Z">
              <w:tcPr>
                <w:tcW w:w="756" w:type="dxa"/>
                <w:hideMark/>
              </w:tcPr>
            </w:tcPrChange>
          </w:tcPr>
          <w:p w14:paraId="27326021" w14:textId="77777777" w:rsidR="00CD6155" w:rsidRPr="003A123A" w:rsidRDefault="00CD6155" w:rsidP="00CD6155">
            <w:pPr>
              <w:rPr>
                <w:rFonts w:cstheme="minorHAnsi"/>
                <w:bCs/>
                <w:sz w:val="22"/>
              </w:rPr>
            </w:pPr>
            <w:r w:rsidRPr="003A123A">
              <w:rPr>
                <w:rFonts w:cstheme="minorHAnsi"/>
                <w:bCs/>
                <w:sz w:val="22"/>
              </w:rPr>
              <w:t>Acquisition</w:t>
            </w:r>
          </w:p>
        </w:tc>
        <w:tc>
          <w:tcPr>
            <w:tcW w:w="497" w:type="dxa"/>
            <w:hideMark/>
            <w:tcPrChange w:id="574" w:author="Di Donna, Enrica Maria" w:date="2026-02-24T14:29:00Z" w16du:dateUtc="2026-02-24T13:29:00Z">
              <w:tcPr>
                <w:tcW w:w="549" w:type="dxa"/>
                <w:hideMark/>
              </w:tcPr>
            </w:tcPrChange>
          </w:tcPr>
          <w:p w14:paraId="529E9FEA" w14:textId="77777777" w:rsidR="00CD6155" w:rsidRPr="003A123A" w:rsidRDefault="00CD6155" w:rsidP="00CD6155">
            <w:pPr>
              <w:rPr>
                <w:rFonts w:cstheme="minorHAnsi"/>
                <w:bCs/>
                <w:sz w:val="22"/>
              </w:rPr>
            </w:pPr>
            <w:r w:rsidRPr="003A123A">
              <w:rPr>
                <w:rFonts w:cstheme="minorHAnsi"/>
                <w:bCs/>
                <w:sz w:val="22"/>
              </w:rPr>
              <w:t>x</w:t>
            </w:r>
          </w:p>
        </w:tc>
        <w:tc>
          <w:tcPr>
            <w:tcW w:w="648" w:type="dxa"/>
            <w:hideMark/>
            <w:tcPrChange w:id="575" w:author="Di Donna, Enrica Maria" w:date="2026-02-24T14:29:00Z" w16du:dateUtc="2026-02-24T13:29:00Z">
              <w:tcPr>
                <w:tcW w:w="652" w:type="dxa"/>
                <w:hideMark/>
              </w:tcPr>
            </w:tcPrChange>
          </w:tcPr>
          <w:p w14:paraId="2A69AA40" w14:textId="77777777" w:rsidR="00CD6155" w:rsidRPr="003A123A" w:rsidRDefault="00CD6155" w:rsidP="00CD6155">
            <w:pPr>
              <w:rPr>
                <w:rFonts w:cstheme="minorHAnsi"/>
                <w:bCs/>
                <w:sz w:val="22"/>
              </w:rPr>
            </w:pPr>
            <w:r w:rsidRPr="003A123A">
              <w:rPr>
                <w:rFonts w:cstheme="minorHAnsi"/>
                <w:bCs/>
                <w:sz w:val="22"/>
              </w:rPr>
              <w:t>x</w:t>
            </w:r>
          </w:p>
        </w:tc>
        <w:tc>
          <w:tcPr>
            <w:tcW w:w="865" w:type="dxa"/>
            <w:hideMark/>
            <w:tcPrChange w:id="576" w:author="Di Donna, Enrica Maria" w:date="2026-02-24T14:29:00Z" w16du:dateUtc="2026-02-24T13:29:00Z">
              <w:tcPr>
                <w:tcW w:w="800" w:type="dxa"/>
                <w:hideMark/>
              </w:tcPr>
            </w:tcPrChange>
          </w:tcPr>
          <w:p w14:paraId="32B535B6" w14:textId="77777777" w:rsidR="00CD6155" w:rsidRPr="003A123A" w:rsidRDefault="00CD6155" w:rsidP="00CD6155">
            <w:pPr>
              <w:rPr>
                <w:rFonts w:cstheme="minorHAnsi"/>
                <w:bCs/>
                <w:sz w:val="22"/>
              </w:rPr>
            </w:pPr>
            <w:r w:rsidRPr="003A123A">
              <w:rPr>
                <w:rFonts w:cstheme="minorHAnsi"/>
                <w:bCs/>
                <w:sz w:val="22"/>
              </w:rPr>
              <w:t>x</w:t>
            </w:r>
          </w:p>
        </w:tc>
        <w:tc>
          <w:tcPr>
            <w:tcW w:w="651" w:type="dxa"/>
            <w:hideMark/>
            <w:tcPrChange w:id="577" w:author="Di Donna, Enrica Maria" w:date="2026-02-24T14:29:00Z" w16du:dateUtc="2026-02-24T13:29:00Z">
              <w:tcPr>
                <w:tcW w:w="654" w:type="dxa"/>
                <w:hideMark/>
              </w:tcPr>
            </w:tcPrChange>
          </w:tcPr>
          <w:p w14:paraId="6CDA6680" w14:textId="77777777" w:rsidR="00CD6155" w:rsidRPr="003A123A" w:rsidRDefault="00CD6155" w:rsidP="00CD6155">
            <w:pPr>
              <w:rPr>
                <w:rFonts w:cstheme="minorHAnsi"/>
                <w:bCs/>
                <w:sz w:val="22"/>
              </w:rPr>
            </w:pPr>
            <w:r w:rsidRPr="003A123A">
              <w:rPr>
                <w:rFonts w:cstheme="minorHAnsi"/>
                <w:bCs/>
                <w:sz w:val="22"/>
              </w:rPr>
              <w:t>x</w:t>
            </w:r>
          </w:p>
        </w:tc>
        <w:tc>
          <w:tcPr>
            <w:tcW w:w="779" w:type="dxa"/>
            <w:hideMark/>
            <w:tcPrChange w:id="578" w:author="Di Donna, Enrica Maria" w:date="2026-02-24T14:29:00Z" w16du:dateUtc="2026-02-24T13:29:00Z">
              <w:tcPr>
                <w:tcW w:w="742" w:type="dxa"/>
                <w:hideMark/>
              </w:tcPr>
            </w:tcPrChange>
          </w:tcPr>
          <w:p w14:paraId="119B1F1C" w14:textId="77777777" w:rsidR="00CD6155" w:rsidRPr="003A123A" w:rsidRDefault="00CD6155" w:rsidP="00CD6155">
            <w:pPr>
              <w:rPr>
                <w:rFonts w:cstheme="minorHAnsi"/>
                <w:bCs/>
                <w:sz w:val="22"/>
              </w:rPr>
            </w:pPr>
            <w:r w:rsidRPr="003A123A">
              <w:rPr>
                <w:rFonts w:cstheme="minorHAnsi"/>
                <w:bCs/>
                <w:sz w:val="22"/>
              </w:rPr>
              <w:t>x</w:t>
            </w:r>
          </w:p>
        </w:tc>
        <w:tc>
          <w:tcPr>
            <w:tcW w:w="499" w:type="dxa"/>
            <w:hideMark/>
            <w:tcPrChange w:id="579" w:author="Di Donna, Enrica Maria" w:date="2026-02-24T14:29:00Z" w16du:dateUtc="2026-02-24T13:29:00Z">
              <w:tcPr>
                <w:tcW w:w="550" w:type="dxa"/>
                <w:hideMark/>
              </w:tcPr>
            </w:tcPrChange>
          </w:tcPr>
          <w:p w14:paraId="07052A26" w14:textId="4EBAF570" w:rsidR="00CD6155" w:rsidRPr="003A123A" w:rsidRDefault="004B7CE7" w:rsidP="00CD6155">
            <w:pPr>
              <w:rPr>
                <w:rFonts w:cstheme="minorHAnsi"/>
                <w:bCs/>
                <w:sz w:val="22"/>
              </w:rPr>
            </w:pPr>
            <w:r w:rsidRPr="003A123A">
              <w:rPr>
                <w:rFonts w:cstheme="minorHAnsi"/>
                <w:bCs/>
                <w:sz w:val="22"/>
              </w:rPr>
              <w:t>X</w:t>
            </w:r>
          </w:p>
        </w:tc>
        <w:tc>
          <w:tcPr>
            <w:tcW w:w="883" w:type="dxa"/>
            <w:hideMark/>
            <w:tcPrChange w:id="580" w:author="Di Donna, Enrica Maria" w:date="2026-02-24T14:29:00Z" w16du:dateUtc="2026-02-24T13:29:00Z">
              <w:tcPr>
                <w:tcW w:w="813" w:type="dxa"/>
                <w:hideMark/>
              </w:tcPr>
            </w:tcPrChange>
          </w:tcPr>
          <w:p w14:paraId="6C2EB763" w14:textId="77777777" w:rsidR="00CD6155" w:rsidRPr="003A123A" w:rsidRDefault="00CD6155" w:rsidP="00CD6155">
            <w:pPr>
              <w:rPr>
                <w:rFonts w:cstheme="minorHAnsi"/>
                <w:bCs/>
                <w:sz w:val="22"/>
              </w:rPr>
            </w:pPr>
            <w:r w:rsidRPr="003A123A">
              <w:rPr>
                <w:rFonts w:cstheme="minorHAnsi"/>
                <w:bCs/>
                <w:sz w:val="22"/>
              </w:rPr>
              <w:t>x</w:t>
            </w:r>
          </w:p>
        </w:tc>
        <w:tc>
          <w:tcPr>
            <w:tcW w:w="879" w:type="dxa"/>
            <w:hideMark/>
            <w:tcPrChange w:id="581" w:author="Di Donna, Enrica Maria" w:date="2026-02-24T14:29:00Z" w16du:dateUtc="2026-02-24T13:29:00Z">
              <w:tcPr>
                <w:tcW w:w="810" w:type="dxa"/>
                <w:hideMark/>
              </w:tcPr>
            </w:tcPrChange>
          </w:tcPr>
          <w:p w14:paraId="573E4B06" w14:textId="77777777" w:rsidR="00CD6155" w:rsidRPr="003A123A" w:rsidRDefault="00CD6155" w:rsidP="00CD6155">
            <w:pPr>
              <w:rPr>
                <w:rFonts w:cstheme="minorHAnsi"/>
                <w:bCs/>
                <w:sz w:val="22"/>
              </w:rPr>
            </w:pPr>
            <w:r w:rsidRPr="003A123A">
              <w:rPr>
                <w:rFonts w:cstheme="minorHAnsi"/>
                <w:bCs/>
                <w:sz w:val="22"/>
              </w:rPr>
              <w:t>x</w:t>
            </w:r>
          </w:p>
        </w:tc>
        <w:tc>
          <w:tcPr>
            <w:tcW w:w="741" w:type="dxa"/>
            <w:hideMark/>
            <w:tcPrChange w:id="582" w:author="Di Donna, Enrica Maria" w:date="2026-02-24T14:29:00Z" w16du:dateUtc="2026-02-24T13:29:00Z">
              <w:tcPr>
                <w:tcW w:w="715" w:type="dxa"/>
                <w:hideMark/>
              </w:tcPr>
            </w:tcPrChange>
          </w:tcPr>
          <w:p w14:paraId="0BD0FAFA" w14:textId="77777777" w:rsidR="00CD6155" w:rsidRPr="003A123A" w:rsidRDefault="00CD6155" w:rsidP="00CD6155">
            <w:pPr>
              <w:rPr>
                <w:rFonts w:cstheme="minorHAnsi"/>
                <w:bCs/>
                <w:sz w:val="22"/>
              </w:rPr>
            </w:pPr>
            <w:r w:rsidRPr="003A123A">
              <w:rPr>
                <w:rFonts w:cstheme="minorHAnsi"/>
                <w:bCs/>
                <w:sz w:val="22"/>
              </w:rPr>
              <w:t>x</w:t>
            </w:r>
          </w:p>
        </w:tc>
        <w:tc>
          <w:tcPr>
            <w:tcW w:w="658" w:type="dxa"/>
            <w:hideMark/>
            <w:tcPrChange w:id="583" w:author="Di Donna, Enrica Maria" w:date="2026-02-24T14:29:00Z" w16du:dateUtc="2026-02-24T13:29:00Z">
              <w:tcPr>
                <w:tcW w:w="659" w:type="dxa"/>
                <w:hideMark/>
              </w:tcPr>
            </w:tcPrChange>
          </w:tcPr>
          <w:p w14:paraId="6B38FB78" w14:textId="77777777" w:rsidR="00CD6155" w:rsidRPr="003A123A" w:rsidRDefault="00CD6155" w:rsidP="00CD6155">
            <w:pPr>
              <w:rPr>
                <w:rFonts w:cstheme="minorHAnsi"/>
                <w:bCs/>
                <w:sz w:val="22"/>
              </w:rPr>
            </w:pPr>
            <w:r w:rsidRPr="003A123A">
              <w:rPr>
                <w:rFonts w:cstheme="minorHAnsi"/>
                <w:bCs/>
                <w:sz w:val="22"/>
              </w:rPr>
              <w:t>x</w:t>
            </w:r>
          </w:p>
        </w:tc>
        <w:tc>
          <w:tcPr>
            <w:tcW w:w="679" w:type="dxa"/>
            <w:hideMark/>
            <w:tcPrChange w:id="584" w:author="Di Donna, Enrica Maria" w:date="2026-02-24T14:29:00Z" w16du:dateUtc="2026-02-24T13:29:00Z">
              <w:tcPr>
                <w:tcW w:w="794" w:type="dxa"/>
                <w:hideMark/>
              </w:tcPr>
            </w:tcPrChange>
          </w:tcPr>
          <w:p w14:paraId="041422B5" w14:textId="77777777" w:rsidR="00CD6155" w:rsidRPr="003A123A" w:rsidRDefault="00CD6155" w:rsidP="00CD6155">
            <w:pPr>
              <w:rPr>
                <w:rFonts w:cstheme="minorHAnsi"/>
                <w:bCs/>
                <w:sz w:val="22"/>
              </w:rPr>
            </w:pPr>
            <w:r w:rsidRPr="003A123A">
              <w:rPr>
                <w:rFonts w:cstheme="minorHAnsi"/>
                <w:bCs/>
                <w:sz w:val="22"/>
              </w:rPr>
              <w:t>x</w:t>
            </w:r>
          </w:p>
        </w:tc>
        <w:tc>
          <w:tcPr>
            <w:tcW w:w="538" w:type="dxa"/>
            <w:tcPrChange w:id="585" w:author="Di Donna, Enrica Maria" w:date="2026-02-24T14:29:00Z" w16du:dateUtc="2026-02-24T13:29:00Z">
              <w:tcPr>
                <w:tcW w:w="577" w:type="dxa"/>
              </w:tcPr>
            </w:tcPrChange>
          </w:tcPr>
          <w:p w14:paraId="51AEBB36" w14:textId="1448AA84" w:rsidR="00CD6155" w:rsidRPr="003A123A" w:rsidRDefault="00CD6155" w:rsidP="00CD6155">
            <w:pPr>
              <w:rPr>
                <w:rFonts w:cstheme="minorHAnsi"/>
                <w:bCs/>
                <w:sz w:val="22"/>
              </w:rPr>
            </w:pPr>
            <w:r w:rsidRPr="003A123A">
              <w:rPr>
                <w:rFonts w:cstheme="minorHAnsi"/>
                <w:bCs/>
                <w:sz w:val="22"/>
              </w:rPr>
              <w:t>x</w:t>
            </w:r>
          </w:p>
        </w:tc>
        <w:tc>
          <w:tcPr>
            <w:tcW w:w="508" w:type="dxa"/>
            <w:hideMark/>
            <w:tcPrChange w:id="586" w:author="Di Donna, Enrica Maria" w:date="2026-02-24T14:29:00Z" w16du:dateUtc="2026-02-24T13:29:00Z">
              <w:tcPr>
                <w:tcW w:w="557" w:type="dxa"/>
                <w:hideMark/>
              </w:tcPr>
            </w:tcPrChange>
          </w:tcPr>
          <w:p w14:paraId="138433D4" w14:textId="66E7477F" w:rsidR="00CD6155" w:rsidRPr="003A123A" w:rsidRDefault="00CD6155" w:rsidP="00CD6155">
            <w:pPr>
              <w:rPr>
                <w:rFonts w:cstheme="minorHAnsi"/>
                <w:bCs/>
                <w:sz w:val="22"/>
              </w:rPr>
            </w:pPr>
            <w:r w:rsidRPr="003A123A">
              <w:rPr>
                <w:rFonts w:cstheme="minorHAnsi"/>
                <w:bCs/>
                <w:sz w:val="22"/>
              </w:rPr>
              <w:t>x</w:t>
            </w:r>
          </w:p>
        </w:tc>
      </w:tr>
      <w:tr w:rsidR="00CD6155" w:rsidRPr="0054437B" w14:paraId="4B85DA6F" w14:textId="77777777" w:rsidTr="00C424F2">
        <w:trPr>
          <w:trHeight w:val="309"/>
          <w:trPrChange w:id="587" w:author="Di Donna, Enrica Maria" w:date="2026-02-24T14:29:00Z" w16du:dateUtc="2026-02-24T13:29:00Z">
            <w:trPr>
              <w:trHeight w:val="309"/>
            </w:trPr>
          </w:trPrChange>
        </w:trPr>
        <w:tc>
          <w:tcPr>
            <w:tcW w:w="803" w:type="dxa"/>
            <w:hideMark/>
            <w:tcPrChange w:id="588" w:author="Di Donna, Enrica Maria" w:date="2026-02-24T14:29:00Z" w16du:dateUtc="2026-02-24T13:29:00Z">
              <w:tcPr>
                <w:tcW w:w="756" w:type="dxa"/>
                <w:hideMark/>
              </w:tcPr>
            </w:tcPrChange>
          </w:tcPr>
          <w:p w14:paraId="0C3A0594" w14:textId="77777777" w:rsidR="00CD6155" w:rsidRPr="003A123A" w:rsidRDefault="00CD6155" w:rsidP="00CD6155">
            <w:pPr>
              <w:rPr>
                <w:rFonts w:cstheme="minorHAnsi"/>
                <w:bCs/>
                <w:sz w:val="22"/>
              </w:rPr>
            </w:pPr>
            <w:r w:rsidRPr="003A123A">
              <w:rPr>
                <w:rFonts w:cstheme="minorHAnsi"/>
                <w:bCs/>
                <w:sz w:val="22"/>
              </w:rPr>
              <w:t>Alert</w:t>
            </w:r>
          </w:p>
        </w:tc>
        <w:tc>
          <w:tcPr>
            <w:tcW w:w="497" w:type="dxa"/>
            <w:hideMark/>
            <w:tcPrChange w:id="589" w:author="Di Donna, Enrica Maria" w:date="2026-02-24T14:29:00Z" w16du:dateUtc="2026-02-24T13:29:00Z">
              <w:tcPr>
                <w:tcW w:w="549" w:type="dxa"/>
                <w:hideMark/>
              </w:tcPr>
            </w:tcPrChange>
          </w:tcPr>
          <w:p w14:paraId="28F4C799" w14:textId="77777777" w:rsidR="00CD6155" w:rsidRPr="003A123A" w:rsidRDefault="00CD6155" w:rsidP="00CD6155">
            <w:pPr>
              <w:rPr>
                <w:rFonts w:cstheme="minorHAnsi"/>
                <w:bCs/>
                <w:sz w:val="22"/>
              </w:rPr>
            </w:pPr>
            <w:r w:rsidRPr="003A123A">
              <w:rPr>
                <w:rFonts w:cstheme="minorHAnsi"/>
                <w:bCs/>
                <w:sz w:val="22"/>
              </w:rPr>
              <w:t> </w:t>
            </w:r>
          </w:p>
        </w:tc>
        <w:tc>
          <w:tcPr>
            <w:tcW w:w="648" w:type="dxa"/>
            <w:hideMark/>
            <w:tcPrChange w:id="590" w:author="Di Donna, Enrica Maria" w:date="2026-02-24T14:29:00Z" w16du:dateUtc="2026-02-24T13:29:00Z">
              <w:tcPr>
                <w:tcW w:w="652" w:type="dxa"/>
                <w:hideMark/>
              </w:tcPr>
            </w:tcPrChange>
          </w:tcPr>
          <w:p w14:paraId="519A0156" w14:textId="77777777" w:rsidR="00CD6155" w:rsidRPr="003A123A" w:rsidRDefault="00CD6155" w:rsidP="00CD6155">
            <w:pPr>
              <w:rPr>
                <w:rFonts w:cstheme="minorHAnsi"/>
                <w:bCs/>
                <w:sz w:val="22"/>
              </w:rPr>
            </w:pPr>
            <w:r w:rsidRPr="003A123A">
              <w:rPr>
                <w:rFonts w:cstheme="minorHAnsi"/>
                <w:bCs/>
                <w:sz w:val="22"/>
              </w:rPr>
              <w:t> </w:t>
            </w:r>
          </w:p>
        </w:tc>
        <w:tc>
          <w:tcPr>
            <w:tcW w:w="865" w:type="dxa"/>
            <w:hideMark/>
            <w:tcPrChange w:id="591" w:author="Di Donna, Enrica Maria" w:date="2026-02-24T14:29:00Z" w16du:dateUtc="2026-02-24T13:29:00Z">
              <w:tcPr>
                <w:tcW w:w="800" w:type="dxa"/>
                <w:hideMark/>
              </w:tcPr>
            </w:tcPrChange>
          </w:tcPr>
          <w:p w14:paraId="1C322865" w14:textId="77777777" w:rsidR="00CD6155" w:rsidRPr="003A123A" w:rsidRDefault="00CD6155" w:rsidP="00CD6155">
            <w:pPr>
              <w:rPr>
                <w:rFonts w:cstheme="minorHAnsi"/>
                <w:bCs/>
                <w:sz w:val="22"/>
              </w:rPr>
            </w:pPr>
            <w:r w:rsidRPr="003A123A">
              <w:rPr>
                <w:rFonts w:cstheme="minorHAnsi"/>
                <w:bCs/>
                <w:sz w:val="22"/>
              </w:rPr>
              <w:t>x</w:t>
            </w:r>
          </w:p>
        </w:tc>
        <w:tc>
          <w:tcPr>
            <w:tcW w:w="651" w:type="dxa"/>
            <w:hideMark/>
            <w:tcPrChange w:id="592" w:author="Di Donna, Enrica Maria" w:date="2026-02-24T14:29:00Z" w16du:dateUtc="2026-02-24T13:29:00Z">
              <w:tcPr>
                <w:tcW w:w="654" w:type="dxa"/>
                <w:hideMark/>
              </w:tcPr>
            </w:tcPrChange>
          </w:tcPr>
          <w:p w14:paraId="4B447099" w14:textId="77777777" w:rsidR="00CD6155" w:rsidRPr="003A123A" w:rsidRDefault="00CD6155" w:rsidP="00CD6155">
            <w:pPr>
              <w:rPr>
                <w:rFonts w:cstheme="minorHAnsi"/>
                <w:bCs/>
                <w:sz w:val="22"/>
              </w:rPr>
            </w:pPr>
            <w:r w:rsidRPr="003A123A">
              <w:rPr>
                <w:rFonts w:cstheme="minorHAnsi"/>
                <w:bCs/>
                <w:sz w:val="22"/>
              </w:rPr>
              <w:t> </w:t>
            </w:r>
          </w:p>
        </w:tc>
        <w:tc>
          <w:tcPr>
            <w:tcW w:w="779" w:type="dxa"/>
            <w:hideMark/>
            <w:tcPrChange w:id="593" w:author="Di Donna, Enrica Maria" w:date="2026-02-24T14:29:00Z" w16du:dateUtc="2026-02-24T13:29:00Z">
              <w:tcPr>
                <w:tcW w:w="742" w:type="dxa"/>
                <w:hideMark/>
              </w:tcPr>
            </w:tcPrChange>
          </w:tcPr>
          <w:p w14:paraId="1BA0897B" w14:textId="77777777" w:rsidR="00CD6155" w:rsidRPr="003A123A" w:rsidRDefault="00CD6155" w:rsidP="00CD6155">
            <w:pPr>
              <w:rPr>
                <w:rFonts w:cstheme="minorHAnsi"/>
                <w:bCs/>
                <w:sz w:val="22"/>
              </w:rPr>
            </w:pPr>
            <w:r w:rsidRPr="003A123A">
              <w:rPr>
                <w:rFonts w:cstheme="minorHAnsi"/>
                <w:bCs/>
                <w:sz w:val="22"/>
              </w:rPr>
              <w:t>x</w:t>
            </w:r>
          </w:p>
        </w:tc>
        <w:tc>
          <w:tcPr>
            <w:tcW w:w="499" w:type="dxa"/>
            <w:hideMark/>
            <w:tcPrChange w:id="594" w:author="Di Donna, Enrica Maria" w:date="2026-02-24T14:29:00Z" w16du:dateUtc="2026-02-24T13:29:00Z">
              <w:tcPr>
                <w:tcW w:w="550" w:type="dxa"/>
                <w:hideMark/>
              </w:tcPr>
            </w:tcPrChange>
          </w:tcPr>
          <w:p w14:paraId="78C6FCBC" w14:textId="058EEA40" w:rsidR="00CD6155" w:rsidRPr="003A123A" w:rsidRDefault="004B7CE7" w:rsidP="00CD6155">
            <w:pPr>
              <w:rPr>
                <w:rFonts w:cstheme="minorHAnsi"/>
                <w:bCs/>
                <w:sz w:val="22"/>
              </w:rPr>
            </w:pPr>
            <w:r w:rsidRPr="003A123A">
              <w:rPr>
                <w:rFonts w:cstheme="minorHAnsi"/>
                <w:bCs/>
                <w:sz w:val="22"/>
              </w:rPr>
              <w:t>X</w:t>
            </w:r>
          </w:p>
        </w:tc>
        <w:tc>
          <w:tcPr>
            <w:tcW w:w="883" w:type="dxa"/>
            <w:hideMark/>
            <w:tcPrChange w:id="595" w:author="Di Donna, Enrica Maria" w:date="2026-02-24T14:29:00Z" w16du:dateUtc="2026-02-24T13:29:00Z">
              <w:tcPr>
                <w:tcW w:w="813" w:type="dxa"/>
                <w:hideMark/>
              </w:tcPr>
            </w:tcPrChange>
          </w:tcPr>
          <w:p w14:paraId="04DABC53" w14:textId="77777777" w:rsidR="00CD6155" w:rsidRPr="003A123A" w:rsidRDefault="00CD6155" w:rsidP="00CD6155">
            <w:pPr>
              <w:rPr>
                <w:rFonts w:cstheme="minorHAnsi"/>
                <w:bCs/>
                <w:sz w:val="22"/>
              </w:rPr>
            </w:pPr>
            <w:r w:rsidRPr="003A123A">
              <w:rPr>
                <w:rFonts w:cstheme="minorHAnsi"/>
                <w:bCs/>
                <w:sz w:val="22"/>
              </w:rPr>
              <w:t>x</w:t>
            </w:r>
          </w:p>
        </w:tc>
        <w:tc>
          <w:tcPr>
            <w:tcW w:w="879" w:type="dxa"/>
            <w:hideMark/>
            <w:tcPrChange w:id="596" w:author="Di Donna, Enrica Maria" w:date="2026-02-24T14:29:00Z" w16du:dateUtc="2026-02-24T13:29:00Z">
              <w:tcPr>
                <w:tcW w:w="810" w:type="dxa"/>
                <w:hideMark/>
              </w:tcPr>
            </w:tcPrChange>
          </w:tcPr>
          <w:p w14:paraId="567771BA" w14:textId="77777777" w:rsidR="00CD6155" w:rsidRPr="003A123A" w:rsidRDefault="00CD6155" w:rsidP="00CD6155">
            <w:pPr>
              <w:rPr>
                <w:rFonts w:cstheme="minorHAnsi"/>
                <w:bCs/>
                <w:sz w:val="22"/>
              </w:rPr>
            </w:pPr>
            <w:r w:rsidRPr="003A123A">
              <w:rPr>
                <w:rFonts w:cstheme="minorHAnsi"/>
                <w:bCs/>
                <w:sz w:val="22"/>
              </w:rPr>
              <w:t>x</w:t>
            </w:r>
          </w:p>
        </w:tc>
        <w:tc>
          <w:tcPr>
            <w:tcW w:w="741" w:type="dxa"/>
            <w:hideMark/>
            <w:tcPrChange w:id="597" w:author="Di Donna, Enrica Maria" w:date="2026-02-24T14:29:00Z" w16du:dateUtc="2026-02-24T13:29:00Z">
              <w:tcPr>
                <w:tcW w:w="715" w:type="dxa"/>
                <w:hideMark/>
              </w:tcPr>
            </w:tcPrChange>
          </w:tcPr>
          <w:p w14:paraId="3F52C18A" w14:textId="77777777" w:rsidR="00CD6155" w:rsidRPr="003A123A" w:rsidRDefault="00CD6155" w:rsidP="00CD6155">
            <w:pPr>
              <w:rPr>
                <w:rFonts w:cstheme="minorHAnsi"/>
                <w:bCs/>
                <w:sz w:val="22"/>
              </w:rPr>
            </w:pPr>
            <w:r w:rsidRPr="003A123A">
              <w:rPr>
                <w:rFonts w:cstheme="minorHAnsi"/>
                <w:bCs/>
                <w:sz w:val="22"/>
              </w:rPr>
              <w:t>x</w:t>
            </w:r>
          </w:p>
        </w:tc>
        <w:tc>
          <w:tcPr>
            <w:tcW w:w="658" w:type="dxa"/>
            <w:hideMark/>
            <w:tcPrChange w:id="598" w:author="Di Donna, Enrica Maria" w:date="2026-02-24T14:29:00Z" w16du:dateUtc="2026-02-24T13:29:00Z">
              <w:tcPr>
                <w:tcW w:w="659" w:type="dxa"/>
                <w:hideMark/>
              </w:tcPr>
            </w:tcPrChange>
          </w:tcPr>
          <w:p w14:paraId="64D7A438" w14:textId="77777777" w:rsidR="00CD6155" w:rsidRPr="003A123A" w:rsidRDefault="00CD6155" w:rsidP="00CD6155">
            <w:pPr>
              <w:rPr>
                <w:rFonts w:cstheme="minorHAnsi"/>
                <w:bCs/>
                <w:sz w:val="22"/>
              </w:rPr>
            </w:pPr>
            <w:r w:rsidRPr="003A123A">
              <w:rPr>
                <w:rFonts w:cstheme="minorHAnsi"/>
                <w:bCs/>
                <w:sz w:val="22"/>
              </w:rPr>
              <w:t>x</w:t>
            </w:r>
          </w:p>
        </w:tc>
        <w:tc>
          <w:tcPr>
            <w:tcW w:w="679" w:type="dxa"/>
            <w:hideMark/>
            <w:tcPrChange w:id="599" w:author="Di Donna, Enrica Maria" w:date="2026-02-24T14:29:00Z" w16du:dateUtc="2026-02-24T13:29:00Z">
              <w:tcPr>
                <w:tcW w:w="794" w:type="dxa"/>
                <w:hideMark/>
              </w:tcPr>
            </w:tcPrChange>
          </w:tcPr>
          <w:p w14:paraId="3FC3F76C" w14:textId="77777777" w:rsidR="00CD6155" w:rsidRPr="003A123A" w:rsidRDefault="00CD6155" w:rsidP="00CD6155">
            <w:pPr>
              <w:rPr>
                <w:rFonts w:cstheme="minorHAnsi"/>
                <w:bCs/>
                <w:sz w:val="22"/>
              </w:rPr>
            </w:pPr>
            <w:r w:rsidRPr="003A123A">
              <w:rPr>
                <w:rFonts w:cstheme="minorHAnsi"/>
                <w:bCs/>
                <w:sz w:val="22"/>
              </w:rPr>
              <w:t>x</w:t>
            </w:r>
          </w:p>
        </w:tc>
        <w:tc>
          <w:tcPr>
            <w:tcW w:w="538" w:type="dxa"/>
            <w:tcPrChange w:id="600" w:author="Di Donna, Enrica Maria" w:date="2026-02-24T14:29:00Z" w16du:dateUtc="2026-02-24T13:29:00Z">
              <w:tcPr>
                <w:tcW w:w="577" w:type="dxa"/>
              </w:tcPr>
            </w:tcPrChange>
          </w:tcPr>
          <w:p w14:paraId="0F27F4E9" w14:textId="42C25734" w:rsidR="00CD6155" w:rsidRPr="003A123A" w:rsidRDefault="00CD6155" w:rsidP="00CD6155">
            <w:pPr>
              <w:rPr>
                <w:rFonts w:cstheme="minorHAnsi"/>
                <w:bCs/>
                <w:sz w:val="22"/>
              </w:rPr>
            </w:pPr>
            <w:r w:rsidRPr="003A123A">
              <w:rPr>
                <w:rFonts w:cstheme="minorHAnsi"/>
                <w:bCs/>
                <w:sz w:val="22"/>
              </w:rPr>
              <w:t>x</w:t>
            </w:r>
          </w:p>
        </w:tc>
        <w:tc>
          <w:tcPr>
            <w:tcW w:w="508" w:type="dxa"/>
            <w:hideMark/>
            <w:tcPrChange w:id="601" w:author="Di Donna, Enrica Maria" w:date="2026-02-24T14:29:00Z" w16du:dateUtc="2026-02-24T13:29:00Z">
              <w:tcPr>
                <w:tcW w:w="557" w:type="dxa"/>
                <w:hideMark/>
              </w:tcPr>
            </w:tcPrChange>
          </w:tcPr>
          <w:p w14:paraId="5BF7C678" w14:textId="226B7303" w:rsidR="00CD6155" w:rsidRPr="003A123A" w:rsidRDefault="00CD6155" w:rsidP="00CD6155">
            <w:pPr>
              <w:rPr>
                <w:rFonts w:cstheme="minorHAnsi"/>
                <w:bCs/>
                <w:sz w:val="22"/>
              </w:rPr>
            </w:pPr>
            <w:r w:rsidRPr="003A123A">
              <w:rPr>
                <w:rFonts w:cstheme="minorHAnsi"/>
                <w:bCs/>
                <w:sz w:val="22"/>
              </w:rPr>
              <w:t>x</w:t>
            </w:r>
          </w:p>
        </w:tc>
      </w:tr>
      <w:tr w:rsidR="00CD6155" w:rsidRPr="0054437B" w14:paraId="00F3F4C3" w14:textId="77777777" w:rsidTr="00C424F2">
        <w:trPr>
          <w:trHeight w:val="309"/>
          <w:trPrChange w:id="602" w:author="Di Donna, Enrica Maria" w:date="2026-02-24T14:29:00Z" w16du:dateUtc="2026-02-24T13:29:00Z">
            <w:trPr>
              <w:trHeight w:val="309"/>
            </w:trPr>
          </w:trPrChange>
        </w:trPr>
        <w:tc>
          <w:tcPr>
            <w:tcW w:w="803" w:type="dxa"/>
            <w:hideMark/>
            <w:tcPrChange w:id="603" w:author="Di Donna, Enrica Maria" w:date="2026-02-24T14:29:00Z" w16du:dateUtc="2026-02-24T13:29:00Z">
              <w:tcPr>
                <w:tcW w:w="756" w:type="dxa"/>
                <w:hideMark/>
              </w:tcPr>
            </w:tcPrChange>
          </w:tcPr>
          <w:p w14:paraId="6919C34A" w14:textId="77777777" w:rsidR="00CD6155" w:rsidRPr="003A123A" w:rsidRDefault="00CD6155" w:rsidP="00CD6155">
            <w:pPr>
              <w:rPr>
                <w:rFonts w:cstheme="minorHAnsi"/>
                <w:bCs/>
                <w:sz w:val="22"/>
              </w:rPr>
            </w:pPr>
            <w:r w:rsidRPr="003A123A">
              <w:rPr>
                <w:rFonts w:cstheme="minorHAnsi"/>
                <w:bCs/>
                <w:sz w:val="22"/>
              </w:rPr>
              <w:t>Caring</w:t>
            </w:r>
          </w:p>
        </w:tc>
        <w:tc>
          <w:tcPr>
            <w:tcW w:w="497" w:type="dxa"/>
            <w:hideMark/>
            <w:tcPrChange w:id="604" w:author="Di Donna, Enrica Maria" w:date="2026-02-24T14:29:00Z" w16du:dateUtc="2026-02-24T13:29:00Z">
              <w:tcPr>
                <w:tcW w:w="549" w:type="dxa"/>
                <w:hideMark/>
              </w:tcPr>
            </w:tcPrChange>
          </w:tcPr>
          <w:p w14:paraId="1C65EE76" w14:textId="77777777" w:rsidR="00CD6155" w:rsidRPr="003A123A" w:rsidRDefault="00CD6155" w:rsidP="00CD6155">
            <w:pPr>
              <w:rPr>
                <w:rFonts w:cstheme="minorHAnsi"/>
                <w:bCs/>
                <w:sz w:val="22"/>
              </w:rPr>
            </w:pPr>
            <w:r w:rsidRPr="003A123A">
              <w:rPr>
                <w:rFonts w:cstheme="minorHAnsi"/>
                <w:bCs/>
                <w:sz w:val="22"/>
              </w:rPr>
              <w:t> </w:t>
            </w:r>
          </w:p>
        </w:tc>
        <w:tc>
          <w:tcPr>
            <w:tcW w:w="648" w:type="dxa"/>
            <w:hideMark/>
            <w:tcPrChange w:id="605" w:author="Di Donna, Enrica Maria" w:date="2026-02-24T14:29:00Z" w16du:dateUtc="2026-02-24T13:29:00Z">
              <w:tcPr>
                <w:tcW w:w="652" w:type="dxa"/>
                <w:hideMark/>
              </w:tcPr>
            </w:tcPrChange>
          </w:tcPr>
          <w:p w14:paraId="0D79F305" w14:textId="77777777" w:rsidR="00CD6155" w:rsidRPr="003A123A" w:rsidRDefault="00CD6155" w:rsidP="00CD6155">
            <w:pPr>
              <w:rPr>
                <w:rFonts w:cstheme="minorHAnsi"/>
                <w:bCs/>
                <w:sz w:val="22"/>
              </w:rPr>
            </w:pPr>
            <w:r w:rsidRPr="003A123A">
              <w:rPr>
                <w:rFonts w:cstheme="minorHAnsi"/>
                <w:bCs/>
                <w:sz w:val="22"/>
              </w:rPr>
              <w:t> </w:t>
            </w:r>
          </w:p>
        </w:tc>
        <w:tc>
          <w:tcPr>
            <w:tcW w:w="865" w:type="dxa"/>
            <w:hideMark/>
            <w:tcPrChange w:id="606" w:author="Di Donna, Enrica Maria" w:date="2026-02-24T14:29:00Z" w16du:dateUtc="2026-02-24T13:29:00Z">
              <w:tcPr>
                <w:tcW w:w="800" w:type="dxa"/>
                <w:hideMark/>
              </w:tcPr>
            </w:tcPrChange>
          </w:tcPr>
          <w:p w14:paraId="1A6CCB9A" w14:textId="77777777" w:rsidR="00CD6155" w:rsidRPr="003A123A" w:rsidRDefault="00CD6155" w:rsidP="00CD6155">
            <w:pPr>
              <w:rPr>
                <w:rFonts w:cstheme="minorHAnsi"/>
                <w:bCs/>
                <w:sz w:val="22"/>
              </w:rPr>
            </w:pPr>
            <w:r w:rsidRPr="003A123A">
              <w:rPr>
                <w:rFonts w:cstheme="minorHAnsi"/>
                <w:bCs/>
                <w:sz w:val="22"/>
              </w:rPr>
              <w:t>x</w:t>
            </w:r>
          </w:p>
        </w:tc>
        <w:tc>
          <w:tcPr>
            <w:tcW w:w="651" w:type="dxa"/>
            <w:hideMark/>
            <w:tcPrChange w:id="607" w:author="Di Donna, Enrica Maria" w:date="2026-02-24T14:29:00Z" w16du:dateUtc="2026-02-24T13:29:00Z">
              <w:tcPr>
                <w:tcW w:w="654" w:type="dxa"/>
                <w:hideMark/>
              </w:tcPr>
            </w:tcPrChange>
          </w:tcPr>
          <w:p w14:paraId="5ACBA30B" w14:textId="77777777" w:rsidR="00CD6155" w:rsidRPr="003A123A" w:rsidRDefault="00CD6155" w:rsidP="00CD6155">
            <w:pPr>
              <w:rPr>
                <w:rFonts w:cstheme="minorHAnsi"/>
                <w:bCs/>
                <w:sz w:val="22"/>
              </w:rPr>
            </w:pPr>
            <w:r w:rsidRPr="003A123A">
              <w:rPr>
                <w:rFonts w:cstheme="minorHAnsi"/>
                <w:bCs/>
                <w:sz w:val="22"/>
              </w:rPr>
              <w:t> </w:t>
            </w:r>
          </w:p>
        </w:tc>
        <w:tc>
          <w:tcPr>
            <w:tcW w:w="779" w:type="dxa"/>
            <w:hideMark/>
            <w:tcPrChange w:id="608" w:author="Di Donna, Enrica Maria" w:date="2026-02-24T14:29:00Z" w16du:dateUtc="2026-02-24T13:29:00Z">
              <w:tcPr>
                <w:tcW w:w="742" w:type="dxa"/>
                <w:hideMark/>
              </w:tcPr>
            </w:tcPrChange>
          </w:tcPr>
          <w:p w14:paraId="513ABD81" w14:textId="77777777" w:rsidR="00CD6155" w:rsidRPr="003A123A" w:rsidRDefault="00CD6155" w:rsidP="00CD6155">
            <w:pPr>
              <w:rPr>
                <w:rFonts w:cstheme="minorHAnsi"/>
                <w:bCs/>
                <w:sz w:val="22"/>
              </w:rPr>
            </w:pPr>
            <w:r w:rsidRPr="003A123A">
              <w:rPr>
                <w:rFonts w:cstheme="minorHAnsi"/>
                <w:bCs/>
                <w:sz w:val="22"/>
              </w:rPr>
              <w:t>x</w:t>
            </w:r>
          </w:p>
        </w:tc>
        <w:tc>
          <w:tcPr>
            <w:tcW w:w="499" w:type="dxa"/>
            <w:hideMark/>
            <w:tcPrChange w:id="609" w:author="Di Donna, Enrica Maria" w:date="2026-02-24T14:29:00Z" w16du:dateUtc="2026-02-24T13:29:00Z">
              <w:tcPr>
                <w:tcW w:w="550" w:type="dxa"/>
                <w:hideMark/>
              </w:tcPr>
            </w:tcPrChange>
          </w:tcPr>
          <w:p w14:paraId="5584D5E7" w14:textId="09304214" w:rsidR="00CD6155" w:rsidRPr="003A123A" w:rsidRDefault="004B7CE7" w:rsidP="00CD6155">
            <w:pPr>
              <w:rPr>
                <w:rFonts w:cstheme="minorHAnsi"/>
                <w:bCs/>
                <w:sz w:val="22"/>
              </w:rPr>
            </w:pPr>
            <w:r w:rsidRPr="003A123A">
              <w:rPr>
                <w:rFonts w:cstheme="minorHAnsi"/>
                <w:bCs/>
                <w:sz w:val="22"/>
              </w:rPr>
              <w:t>X</w:t>
            </w:r>
          </w:p>
        </w:tc>
        <w:tc>
          <w:tcPr>
            <w:tcW w:w="883" w:type="dxa"/>
            <w:hideMark/>
            <w:tcPrChange w:id="610" w:author="Di Donna, Enrica Maria" w:date="2026-02-24T14:29:00Z" w16du:dateUtc="2026-02-24T13:29:00Z">
              <w:tcPr>
                <w:tcW w:w="813" w:type="dxa"/>
                <w:hideMark/>
              </w:tcPr>
            </w:tcPrChange>
          </w:tcPr>
          <w:p w14:paraId="640EE92A" w14:textId="77777777" w:rsidR="00CD6155" w:rsidRPr="003A123A" w:rsidRDefault="00CD6155" w:rsidP="00CD6155">
            <w:pPr>
              <w:rPr>
                <w:rFonts w:cstheme="minorHAnsi"/>
                <w:bCs/>
                <w:sz w:val="22"/>
              </w:rPr>
            </w:pPr>
            <w:r w:rsidRPr="003A123A">
              <w:rPr>
                <w:rFonts w:cstheme="minorHAnsi"/>
                <w:bCs/>
                <w:sz w:val="22"/>
              </w:rPr>
              <w:t>x</w:t>
            </w:r>
          </w:p>
        </w:tc>
        <w:tc>
          <w:tcPr>
            <w:tcW w:w="879" w:type="dxa"/>
            <w:hideMark/>
            <w:tcPrChange w:id="611" w:author="Di Donna, Enrica Maria" w:date="2026-02-24T14:29:00Z" w16du:dateUtc="2026-02-24T13:29:00Z">
              <w:tcPr>
                <w:tcW w:w="810" w:type="dxa"/>
                <w:hideMark/>
              </w:tcPr>
            </w:tcPrChange>
          </w:tcPr>
          <w:p w14:paraId="2B13DFD4" w14:textId="77777777" w:rsidR="00CD6155" w:rsidRPr="003A123A" w:rsidRDefault="00CD6155" w:rsidP="00CD6155">
            <w:pPr>
              <w:rPr>
                <w:rFonts w:cstheme="minorHAnsi"/>
                <w:bCs/>
                <w:sz w:val="22"/>
              </w:rPr>
            </w:pPr>
            <w:r w:rsidRPr="003A123A">
              <w:rPr>
                <w:rFonts w:cstheme="minorHAnsi"/>
                <w:bCs/>
                <w:sz w:val="22"/>
              </w:rPr>
              <w:t>x</w:t>
            </w:r>
          </w:p>
        </w:tc>
        <w:tc>
          <w:tcPr>
            <w:tcW w:w="741" w:type="dxa"/>
            <w:hideMark/>
            <w:tcPrChange w:id="612" w:author="Di Donna, Enrica Maria" w:date="2026-02-24T14:29:00Z" w16du:dateUtc="2026-02-24T13:29:00Z">
              <w:tcPr>
                <w:tcW w:w="715" w:type="dxa"/>
                <w:hideMark/>
              </w:tcPr>
            </w:tcPrChange>
          </w:tcPr>
          <w:p w14:paraId="347E8D40" w14:textId="77777777" w:rsidR="00CD6155" w:rsidRPr="003A123A" w:rsidRDefault="00CD6155" w:rsidP="00CD6155">
            <w:pPr>
              <w:rPr>
                <w:rFonts w:cstheme="minorHAnsi"/>
                <w:bCs/>
                <w:sz w:val="22"/>
              </w:rPr>
            </w:pPr>
            <w:r w:rsidRPr="003A123A">
              <w:rPr>
                <w:rFonts w:cstheme="minorHAnsi"/>
                <w:bCs/>
                <w:sz w:val="22"/>
              </w:rPr>
              <w:t>x</w:t>
            </w:r>
          </w:p>
        </w:tc>
        <w:tc>
          <w:tcPr>
            <w:tcW w:w="658" w:type="dxa"/>
            <w:hideMark/>
            <w:tcPrChange w:id="613" w:author="Di Donna, Enrica Maria" w:date="2026-02-24T14:29:00Z" w16du:dateUtc="2026-02-24T13:29:00Z">
              <w:tcPr>
                <w:tcW w:w="659" w:type="dxa"/>
                <w:hideMark/>
              </w:tcPr>
            </w:tcPrChange>
          </w:tcPr>
          <w:p w14:paraId="75FDA3CB" w14:textId="77777777" w:rsidR="00CD6155" w:rsidRPr="003A123A" w:rsidRDefault="00CD6155" w:rsidP="00CD6155">
            <w:pPr>
              <w:rPr>
                <w:rFonts w:cstheme="minorHAnsi"/>
                <w:bCs/>
                <w:sz w:val="22"/>
              </w:rPr>
            </w:pPr>
            <w:r w:rsidRPr="003A123A">
              <w:rPr>
                <w:rFonts w:cstheme="minorHAnsi"/>
                <w:bCs/>
                <w:sz w:val="22"/>
              </w:rPr>
              <w:t>x</w:t>
            </w:r>
          </w:p>
        </w:tc>
        <w:tc>
          <w:tcPr>
            <w:tcW w:w="679" w:type="dxa"/>
            <w:hideMark/>
            <w:tcPrChange w:id="614" w:author="Di Donna, Enrica Maria" w:date="2026-02-24T14:29:00Z" w16du:dateUtc="2026-02-24T13:29:00Z">
              <w:tcPr>
                <w:tcW w:w="794" w:type="dxa"/>
                <w:hideMark/>
              </w:tcPr>
            </w:tcPrChange>
          </w:tcPr>
          <w:p w14:paraId="1E8190E5" w14:textId="77777777" w:rsidR="00CD6155" w:rsidRPr="003A123A" w:rsidRDefault="00CD6155" w:rsidP="00CD6155">
            <w:pPr>
              <w:rPr>
                <w:rFonts w:cstheme="minorHAnsi"/>
                <w:bCs/>
                <w:sz w:val="22"/>
              </w:rPr>
            </w:pPr>
            <w:r w:rsidRPr="003A123A">
              <w:rPr>
                <w:rFonts w:cstheme="minorHAnsi"/>
                <w:bCs/>
                <w:sz w:val="22"/>
              </w:rPr>
              <w:t>x</w:t>
            </w:r>
          </w:p>
        </w:tc>
        <w:tc>
          <w:tcPr>
            <w:tcW w:w="538" w:type="dxa"/>
            <w:tcPrChange w:id="615" w:author="Di Donna, Enrica Maria" w:date="2026-02-24T14:29:00Z" w16du:dateUtc="2026-02-24T13:29:00Z">
              <w:tcPr>
                <w:tcW w:w="577" w:type="dxa"/>
              </w:tcPr>
            </w:tcPrChange>
          </w:tcPr>
          <w:p w14:paraId="2CB50B3E" w14:textId="34984A25" w:rsidR="00CD6155" w:rsidRPr="003A123A" w:rsidRDefault="00CD6155" w:rsidP="00CD6155">
            <w:pPr>
              <w:rPr>
                <w:rFonts w:cstheme="minorHAnsi"/>
                <w:bCs/>
                <w:sz w:val="22"/>
              </w:rPr>
            </w:pPr>
            <w:r w:rsidRPr="003A123A">
              <w:rPr>
                <w:rFonts w:cstheme="minorHAnsi"/>
                <w:bCs/>
                <w:sz w:val="22"/>
              </w:rPr>
              <w:t>x</w:t>
            </w:r>
          </w:p>
        </w:tc>
        <w:tc>
          <w:tcPr>
            <w:tcW w:w="508" w:type="dxa"/>
            <w:hideMark/>
            <w:tcPrChange w:id="616" w:author="Di Donna, Enrica Maria" w:date="2026-02-24T14:29:00Z" w16du:dateUtc="2026-02-24T13:29:00Z">
              <w:tcPr>
                <w:tcW w:w="557" w:type="dxa"/>
                <w:hideMark/>
              </w:tcPr>
            </w:tcPrChange>
          </w:tcPr>
          <w:p w14:paraId="6BA05544" w14:textId="3147DB4E" w:rsidR="00CD6155" w:rsidRPr="003A123A" w:rsidRDefault="00CD6155" w:rsidP="00CD6155">
            <w:pPr>
              <w:rPr>
                <w:rFonts w:cstheme="minorHAnsi"/>
                <w:bCs/>
                <w:sz w:val="22"/>
              </w:rPr>
            </w:pPr>
            <w:r w:rsidRPr="003A123A">
              <w:rPr>
                <w:rFonts w:cstheme="minorHAnsi"/>
                <w:bCs/>
                <w:sz w:val="22"/>
              </w:rPr>
              <w:t>x</w:t>
            </w:r>
          </w:p>
        </w:tc>
      </w:tr>
      <w:tr w:rsidR="00CD6155" w:rsidRPr="0054437B" w14:paraId="113924FF" w14:textId="77777777" w:rsidTr="00C424F2">
        <w:trPr>
          <w:trHeight w:val="609"/>
          <w:trPrChange w:id="617" w:author="Di Donna, Enrica Maria" w:date="2026-02-24T14:29:00Z" w16du:dateUtc="2026-02-24T13:29:00Z">
            <w:trPr>
              <w:trHeight w:val="609"/>
            </w:trPr>
          </w:trPrChange>
        </w:trPr>
        <w:tc>
          <w:tcPr>
            <w:tcW w:w="803" w:type="dxa"/>
            <w:hideMark/>
            <w:tcPrChange w:id="618" w:author="Di Donna, Enrica Maria" w:date="2026-02-24T14:29:00Z" w16du:dateUtc="2026-02-24T13:29:00Z">
              <w:tcPr>
                <w:tcW w:w="756" w:type="dxa"/>
                <w:hideMark/>
              </w:tcPr>
            </w:tcPrChange>
          </w:tcPr>
          <w:p w14:paraId="2A01956A" w14:textId="77777777" w:rsidR="00CD6155" w:rsidRPr="003A123A" w:rsidRDefault="00CD6155" w:rsidP="00CD6155">
            <w:pPr>
              <w:rPr>
                <w:rFonts w:cstheme="minorHAnsi"/>
                <w:bCs/>
                <w:sz w:val="22"/>
              </w:rPr>
            </w:pPr>
            <w:r w:rsidRPr="003A123A">
              <w:rPr>
                <w:rFonts w:cstheme="minorHAnsi"/>
                <w:bCs/>
                <w:sz w:val="22"/>
              </w:rPr>
              <w:t>Conversion</w:t>
            </w:r>
          </w:p>
        </w:tc>
        <w:tc>
          <w:tcPr>
            <w:tcW w:w="497" w:type="dxa"/>
            <w:hideMark/>
            <w:tcPrChange w:id="619" w:author="Di Donna, Enrica Maria" w:date="2026-02-24T14:29:00Z" w16du:dateUtc="2026-02-24T13:29:00Z">
              <w:tcPr>
                <w:tcW w:w="549" w:type="dxa"/>
                <w:hideMark/>
              </w:tcPr>
            </w:tcPrChange>
          </w:tcPr>
          <w:p w14:paraId="19CDBC4F" w14:textId="77777777" w:rsidR="00CD6155" w:rsidRPr="003A123A" w:rsidRDefault="00CD6155" w:rsidP="00CD6155">
            <w:pPr>
              <w:rPr>
                <w:rFonts w:cstheme="minorHAnsi"/>
                <w:bCs/>
                <w:sz w:val="22"/>
              </w:rPr>
            </w:pPr>
            <w:r w:rsidRPr="003A123A">
              <w:rPr>
                <w:rFonts w:cstheme="minorHAnsi"/>
                <w:bCs/>
                <w:sz w:val="22"/>
              </w:rPr>
              <w:t>x</w:t>
            </w:r>
          </w:p>
        </w:tc>
        <w:tc>
          <w:tcPr>
            <w:tcW w:w="648" w:type="dxa"/>
            <w:hideMark/>
            <w:tcPrChange w:id="620" w:author="Di Donna, Enrica Maria" w:date="2026-02-24T14:29:00Z" w16du:dateUtc="2026-02-24T13:29:00Z">
              <w:tcPr>
                <w:tcW w:w="652" w:type="dxa"/>
                <w:hideMark/>
              </w:tcPr>
            </w:tcPrChange>
          </w:tcPr>
          <w:p w14:paraId="04BDD58B" w14:textId="77777777" w:rsidR="00CD6155" w:rsidRPr="003A123A" w:rsidRDefault="00CD6155" w:rsidP="00CD6155">
            <w:pPr>
              <w:rPr>
                <w:rFonts w:cstheme="minorHAnsi"/>
                <w:bCs/>
                <w:sz w:val="22"/>
              </w:rPr>
            </w:pPr>
            <w:r w:rsidRPr="003A123A">
              <w:rPr>
                <w:rFonts w:cstheme="minorHAnsi"/>
                <w:bCs/>
                <w:sz w:val="22"/>
              </w:rPr>
              <w:t>x</w:t>
            </w:r>
          </w:p>
        </w:tc>
        <w:tc>
          <w:tcPr>
            <w:tcW w:w="865" w:type="dxa"/>
            <w:hideMark/>
            <w:tcPrChange w:id="621" w:author="Di Donna, Enrica Maria" w:date="2026-02-24T14:29:00Z" w16du:dateUtc="2026-02-24T13:29:00Z">
              <w:tcPr>
                <w:tcW w:w="800" w:type="dxa"/>
                <w:hideMark/>
              </w:tcPr>
            </w:tcPrChange>
          </w:tcPr>
          <w:p w14:paraId="01B5DF1F" w14:textId="77777777" w:rsidR="00CD6155" w:rsidRPr="003A123A" w:rsidRDefault="00CD6155" w:rsidP="00CD6155">
            <w:pPr>
              <w:rPr>
                <w:rFonts w:cstheme="minorHAnsi"/>
                <w:bCs/>
                <w:sz w:val="22"/>
              </w:rPr>
            </w:pPr>
            <w:r w:rsidRPr="003A123A">
              <w:rPr>
                <w:rFonts w:cstheme="minorHAnsi"/>
                <w:bCs/>
                <w:sz w:val="22"/>
              </w:rPr>
              <w:t>x</w:t>
            </w:r>
          </w:p>
        </w:tc>
        <w:tc>
          <w:tcPr>
            <w:tcW w:w="651" w:type="dxa"/>
            <w:hideMark/>
            <w:tcPrChange w:id="622" w:author="Di Donna, Enrica Maria" w:date="2026-02-24T14:29:00Z" w16du:dateUtc="2026-02-24T13:29:00Z">
              <w:tcPr>
                <w:tcW w:w="654" w:type="dxa"/>
                <w:hideMark/>
              </w:tcPr>
            </w:tcPrChange>
          </w:tcPr>
          <w:p w14:paraId="393D6B23" w14:textId="77777777" w:rsidR="00CD6155" w:rsidRPr="003A123A" w:rsidRDefault="00CD6155" w:rsidP="00CD6155">
            <w:pPr>
              <w:rPr>
                <w:rFonts w:cstheme="minorHAnsi"/>
                <w:bCs/>
                <w:sz w:val="22"/>
              </w:rPr>
            </w:pPr>
            <w:r w:rsidRPr="003A123A">
              <w:rPr>
                <w:rFonts w:cstheme="minorHAnsi"/>
                <w:bCs/>
                <w:sz w:val="22"/>
              </w:rPr>
              <w:t>x</w:t>
            </w:r>
          </w:p>
        </w:tc>
        <w:tc>
          <w:tcPr>
            <w:tcW w:w="779" w:type="dxa"/>
            <w:hideMark/>
            <w:tcPrChange w:id="623" w:author="Di Donna, Enrica Maria" w:date="2026-02-24T14:29:00Z" w16du:dateUtc="2026-02-24T13:29:00Z">
              <w:tcPr>
                <w:tcW w:w="742" w:type="dxa"/>
                <w:hideMark/>
              </w:tcPr>
            </w:tcPrChange>
          </w:tcPr>
          <w:p w14:paraId="0443E8C3" w14:textId="77777777" w:rsidR="00CD6155" w:rsidRPr="003A123A" w:rsidRDefault="00CD6155" w:rsidP="00CD6155">
            <w:pPr>
              <w:rPr>
                <w:rFonts w:cstheme="minorHAnsi"/>
                <w:bCs/>
                <w:sz w:val="22"/>
              </w:rPr>
            </w:pPr>
            <w:r w:rsidRPr="003A123A">
              <w:rPr>
                <w:rFonts w:cstheme="minorHAnsi"/>
                <w:bCs/>
                <w:sz w:val="22"/>
              </w:rPr>
              <w:t>x</w:t>
            </w:r>
          </w:p>
        </w:tc>
        <w:tc>
          <w:tcPr>
            <w:tcW w:w="499" w:type="dxa"/>
            <w:hideMark/>
            <w:tcPrChange w:id="624" w:author="Di Donna, Enrica Maria" w:date="2026-02-24T14:29:00Z" w16du:dateUtc="2026-02-24T13:29:00Z">
              <w:tcPr>
                <w:tcW w:w="550" w:type="dxa"/>
                <w:hideMark/>
              </w:tcPr>
            </w:tcPrChange>
          </w:tcPr>
          <w:p w14:paraId="3C4534C4" w14:textId="77777777" w:rsidR="00CD6155" w:rsidRPr="003A123A" w:rsidRDefault="00CD6155" w:rsidP="00CD6155">
            <w:pPr>
              <w:rPr>
                <w:rFonts w:cstheme="minorHAnsi"/>
                <w:bCs/>
                <w:sz w:val="22"/>
              </w:rPr>
            </w:pPr>
            <w:r w:rsidRPr="003A123A">
              <w:rPr>
                <w:rFonts w:cstheme="minorHAnsi"/>
                <w:bCs/>
                <w:sz w:val="22"/>
              </w:rPr>
              <w:t> </w:t>
            </w:r>
          </w:p>
        </w:tc>
        <w:tc>
          <w:tcPr>
            <w:tcW w:w="883" w:type="dxa"/>
            <w:hideMark/>
            <w:tcPrChange w:id="625" w:author="Di Donna, Enrica Maria" w:date="2026-02-24T14:29:00Z" w16du:dateUtc="2026-02-24T13:29:00Z">
              <w:tcPr>
                <w:tcW w:w="813" w:type="dxa"/>
                <w:hideMark/>
              </w:tcPr>
            </w:tcPrChange>
          </w:tcPr>
          <w:p w14:paraId="46061852" w14:textId="77777777" w:rsidR="00CD6155" w:rsidRPr="003A123A" w:rsidRDefault="00CD6155" w:rsidP="00CD6155">
            <w:pPr>
              <w:rPr>
                <w:rFonts w:cstheme="minorHAnsi"/>
                <w:bCs/>
                <w:sz w:val="22"/>
              </w:rPr>
            </w:pPr>
            <w:r w:rsidRPr="003A123A">
              <w:rPr>
                <w:rFonts w:cstheme="minorHAnsi"/>
                <w:bCs/>
                <w:sz w:val="22"/>
              </w:rPr>
              <w:t>x</w:t>
            </w:r>
          </w:p>
        </w:tc>
        <w:tc>
          <w:tcPr>
            <w:tcW w:w="879" w:type="dxa"/>
            <w:hideMark/>
            <w:tcPrChange w:id="626" w:author="Di Donna, Enrica Maria" w:date="2026-02-24T14:29:00Z" w16du:dateUtc="2026-02-24T13:29:00Z">
              <w:tcPr>
                <w:tcW w:w="810" w:type="dxa"/>
                <w:hideMark/>
              </w:tcPr>
            </w:tcPrChange>
          </w:tcPr>
          <w:p w14:paraId="72DFE8D0" w14:textId="77777777" w:rsidR="00CD6155" w:rsidRPr="003A123A" w:rsidRDefault="00CD6155" w:rsidP="00CD6155">
            <w:pPr>
              <w:rPr>
                <w:rFonts w:cstheme="minorHAnsi"/>
                <w:bCs/>
                <w:sz w:val="22"/>
              </w:rPr>
            </w:pPr>
            <w:r w:rsidRPr="003A123A">
              <w:rPr>
                <w:rFonts w:cstheme="minorHAnsi"/>
                <w:bCs/>
                <w:sz w:val="22"/>
              </w:rPr>
              <w:t>x</w:t>
            </w:r>
          </w:p>
        </w:tc>
        <w:tc>
          <w:tcPr>
            <w:tcW w:w="741" w:type="dxa"/>
            <w:hideMark/>
            <w:tcPrChange w:id="627" w:author="Di Donna, Enrica Maria" w:date="2026-02-24T14:29:00Z" w16du:dateUtc="2026-02-24T13:29:00Z">
              <w:tcPr>
                <w:tcW w:w="715" w:type="dxa"/>
                <w:hideMark/>
              </w:tcPr>
            </w:tcPrChange>
          </w:tcPr>
          <w:p w14:paraId="12F36A67" w14:textId="77777777" w:rsidR="00CD6155" w:rsidRPr="003A123A" w:rsidRDefault="00CD6155" w:rsidP="00CD6155">
            <w:pPr>
              <w:rPr>
                <w:rFonts w:cstheme="minorHAnsi"/>
                <w:bCs/>
                <w:sz w:val="22"/>
              </w:rPr>
            </w:pPr>
            <w:r w:rsidRPr="003A123A">
              <w:rPr>
                <w:rFonts w:cstheme="minorHAnsi"/>
                <w:bCs/>
                <w:sz w:val="22"/>
              </w:rPr>
              <w:t>x</w:t>
            </w:r>
          </w:p>
        </w:tc>
        <w:tc>
          <w:tcPr>
            <w:tcW w:w="658" w:type="dxa"/>
            <w:hideMark/>
            <w:tcPrChange w:id="628" w:author="Di Donna, Enrica Maria" w:date="2026-02-24T14:29:00Z" w16du:dateUtc="2026-02-24T13:29:00Z">
              <w:tcPr>
                <w:tcW w:w="659" w:type="dxa"/>
                <w:hideMark/>
              </w:tcPr>
            </w:tcPrChange>
          </w:tcPr>
          <w:p w14:paraId="1F45A831" w14:textId="77777777" w:rsidR="00CD6155" w:rsidRPr="003A123A" w:rsidRDefault="00CD6155" w:rsidP="00CD6155">
            <w:pPr>
              <w:rPr>
                <w:rFonts w:cstheme="minorHAnsi"/>
                <w:bCs/>
                <w:sz w:val="22"/>
              </w:rPr>
            </w:pPr>
            <w:r w:rsidRPr="003A123A">
              <w:rPr>
                <w:rFonts w:cstheme="minorHAnsi"/>
                <w:bCs/>
                <w:sz w:val="22"/>
              </w:rPr>
              <w:t>x</w:t>
            </w:r>
          </w:p>
        </w:tc>
        <w:tc>
          <w:tcPr>
            <w:tcW w:w="679" w:type="dxa"/>
            <w:hideMark/>
            <w:tcPrChange w:id="629" w:author="Di Donna, Enrica Maria" w:date="2026-02-24T14:29:00Z" w16du:dateUtc="2026-02-24T13:29:00Z">
              <w:tcPr>
                <w:tcW w:w="794" w:type="dxa"/>
                <w:hideMark/>
              </w:tcPr>
            </w:tcPrChange>
          </w:tcPr>
          <w:p w14:paraId="4E52312C" w14:textId="77777777" w:rsidR="00CD6155" w:rsidRPr="003A123A" w:rsidRDefault="00CD6155" w:rsidP="00CD6155">
            <w:pPr>
              <w:rPr>
                <w:rFonts w:cstheme="minorHAnsi"/>
                <w:bCs/>
                <w:sz w:val="22"/>
              </w:rPr>
            </w:pPr>
            <w:r w:rsidRPr="003A123A">
              <w:rPr>
                <w:rFonts w:cstheme="minorHAnsi"/>
                <w:bCs/>
                <w:sz w:val="22"/>
              </w:rPr>
              <w:t>x</w:t>
            </w:r>
          </w:p>
        </w:tc>
        <w:tc>
          <w:tcPr>
            <w:tcW w:w="538" w:type="dxa"/>
            <w:tcPrChange w:id="630" w:author="Di Donna, Enrica Maria" w:date="2026-02-24T14:29:00Z" w16du:dateUtc="2026-02-24T13:29:00Z">
              <w:tcPr>
                <w:tcW w:w="577" w:type="dxa"/>
              </w:tcPr>
            </w:tcPrChange>
          </w:tcPr>
          <w:p w14:paraId="1516AB0E" w14:textId="516148A1" w:rsidR="00CD6155" w:rsidRPr="003A123A" w:rsidRDefault="00CD6155" w:rsidP="00CD6155">
            <w:pPr>
              <w:rPr>
                <w:rFonts w:cstheme="minorHAnsi"/>
                <w:bCs/>
                <w:sz w:val="22"/>
              </w:rPr>
            </w:pPr>
            <w:r w:rsidRPr="003A123A">
              <w:rPr>
                <w:rFonts w:cstheme="minorHAnsi"/>
                <w:bCs/>
                <w:sz w:val="22"/>
              </w:rPr>
              <w:t>x</w:t>
            </w:r>
          </w:p>
        </w:tc>
        <w:tc>
          <w:tcPr>
            <w:tcW w:w="508" w:type="dxa"/>
            <w:hideMark/>
            <w:tcPrChange w:id="631" w:author="Di Donna, Enrica Maria" w:date="2026-02-24T14:29:00Z" w16du:dateUtc="2026-02-24T13:29:00Z">
              <w:tcPr>
                <w:tcW w:w="557" w:type="dxa"/>
                <w:hideMark/>
              </w:tcPr>
            </w:tcPrChange>
          </w:tcPr>
          <w:p w14:paraId="423548DD" w14:textId="66779832" w:rsidR="00CD6155" w:rsidRPr="003A123A" w:rsidRDefault="00CD6155" w:rsidP="00CD6155">
            <w:pPr>
              <w:rPr>
                <w:rFonts w:cstheme="minorHAnsi"/>
                <w:bCs/>
                <w:sz w:val="22"/>
              </w:rPr>
            </w:pPr>
            <w:r w:rsidRPr="003A123A">
              <w:rPr>
                <w:rFonts w:cstheme="minorHAnsi"/>
                <w:bCs/>
                <w:sz w:val="22"/>
              </w:rPr>
              <w:t>x</w:t>
            </w:r>
          </w:p>
        </w:tc>
      </w:tr>
      <w:tr w:rsidR="00CD6155" w:rsidRPr="0054437B" w14:paraId="3BA0AECD" w14:textId="77777777" w:rsidTr="00C424F2">
        <w:trPr>
          <w:trHeight w:val="309"/>
          <w:trPrChange w:id="632" w:author="Di Donna, Enrica Maria" w:date="2026-02-24T14:29:00Z" w16du:dateUtc="2026-02-24T13:29:00Z">
            <w:trPr>
              <w:trHeight w:val="309"/>
            </w:trPr>
          </w:trPrChange>
        </w:trPr>
        <w:tc>
          <w:tcPr>
            <w:tcW w:w="803" w:type="dxa"/>
            <w:hideMark/>
            <w:tcPrChange w:id="633" w:author="Di Donna, Enrica Maria" w:date="2026-02-24T14:29:00Z" w16du:dateUtc="2026-02-24T13:29:00Z">
              <w:tcPr>
                <w:tcW w:w="756" w:type="dxa"/>
                <w:hideMark/>
              </w:tcPr>
            </w:tcPrChange>
          </w:tcPr>
          <w:p w14:paraId="584D14E4" w14:textId="77777777" w:rsidR="00CD6155" w:rsidRPr="003A123A" w:rsidRDefault="00CD6155" w:rsidP="00CD6155">
            <w:pPr>
              <w:rPr>
                <w:rFonts w:cstheme="minorHAnsi"/>
                <w:bCs/>
                <w:sz w:val="22"/>
              </w:rPr>
            </w:pPr>
            <w:r w:rsidRPr="003A123A">
              <w:rPr>
                <w:rFonts w:cstheme="minorHAnsi"/>
                <w:bCs/>
                <w:sz w:val="22"/>
              </w:rPr>
              <w:t>Education</w:t>
            </w:r>
          </w:p>
        </w:tc>
        <w:tc>
          <w:tcPr>
            <w:tcW w:w="497" w:type="dxa"/>
            <w:hideMark/>
            <w:tcPrChange w:id="634" w:author="Di Donna, Enrica Maria" w:date="2026-02-24T14:29:00Z" w16du:dateUtc="2026-02-24T13:29:00Z">
              <w:tcPr>
                <w:tcW w:w="549" w:type="dxa"/>
                <w:hideMark/>
              </w:tcPr>
            </w:tcPrChange>
          </w:tcPr>
          <w:p w14:paraId="202748E5" w14:textId="77777777" w:rsidR="00CD6155" w:rsidRPr="003A123A" w:rsidRDefault="00CD6155" w:rsidP="00CD6155">
            <w:pPr>
              <w:rPr>
                <w:rFonts w:cstheme="minorHAnsi"/>
                <w:bCs/>
                <w:sz w:val="22"/>
              </w:rPr>
            </w:pPr>
            <w:r w:rsidRPr="003A123A">
              <w:rPr>
                <w:rFonts w:cstheme="minorHAnsi"/>
                <w:bCs/>
                <w:sz w:val="22"/>
              </w:rPr>
              <w:t> </w:t>
            </w:r>
          </w:p>
        </w:tc>
        <w:tc>
          <w:tcPr>
            <w:tcW w:w="648" w:type="dxa"/>
            <w:hideMark/>
            <w:tcPrChange w:id="635" w:author="Di Donna, Enrica Maria" w:date="2026-02-24T14:29:00Z" w16du:dateUtc="2026-02-24T13:29:00Z">
              <w:tcPr>
                <w:tcW w:w="652" w:type="dxa"/>
                <w:hideMark/>
              </w:tcPr>
            </w:tcPrChange>
          </w:tcPr>
          <w:p w14:paraId="1E243968" w14:textId="77777777" w:rsidR="00CD6155" w:rsidRPr="003A123A" w:rsidRDefault="00CD6155" w:rsidP="00CD6155">
            <w:pPr>
              <w:rPr>
                <w:rFonts w:cstheme="minorHAnsi"/>
                <w:bCs/>
                <w:sz w:val="22"/>
              </w:rPr>
            </w:pPr>
            <w:r w:rsidRPr="003A123A">
              <w:rPr>
                <w:rFonts w:cstheme="minorHAnsi"/>
                <w:bCs/>
                <w:sz w:val="22"/>
              </w:rPr>
              <w:t> </w:t>
            </w:r>
          </w:p>
        </w:tc>
        <w:tc>
          <w:tcPr>
            <w:tcW w:w="865" w:type="dxa"/>
            <w:hideMark/>
            <w:tcPrChange w:id="636" w:author="Di Donna, Enrica Maria" w:date="2026-02-24T14:29:00Z" w16du:dateUtc="2026-02-24T13:29:00Z">
              <w:tcPr>
                <w:tcW w:w="800" w:type="dxa"/>
                <w:hideMark/>
              </w:tcPr>
            </w:tcPrChange>
          </w:tcPr>
          <w:p w14:paraId="6EBB17CE" w14:textId="77777777" w:rsidR="00CD6155" w:rsidRPr="003A123A" w:rsidRDefault="00CD6155" w:rsidP="00CD6155">
            <w:pPr>
              <w:rPr>
                <w:rFonts w:cstheme="minorHAnsi"/>
                <w:bCs/>
                <w:sz w:val="22"/>
              </w:rPr>
            </w:pPr>
            <w:r w:rsidRPr="003A123A">
              <w:rPr>
                <w:rFonts w:cstheme="minorHAnsi"/>
                <w:bCs/>
                <w:sz w:val="22"/>
              </w:rPr>
              <w:t>x</w:t>
            </w:r>
          </w:p>
        </w:tc>
        <w:tc>
          <w:tcPr>
            <w:tcW w:w="651" w:type="dxa"/>
            <w:hideMark/>
            <w:tcPrChange w:id="637" w:author="Di Donna, Enrica Maria" w:date="2026-02-24T14:29:00Z" w16du:dateUtc="2026-02-24T13:29:00Z">
              <w:tcPr>
                <w:tcW w:w="654" w:type="dxa"/>
                <w:hideMark/>
              </w:tcPr>
            </w:tcPrChange>
          </w:tcPr>
          <w:p w14:paraId="1A8D2F8D" w14:textId="77777777" w:rsidR="00CD6155" w:rsidRPr="003A123A" w:rsidRDefault="00CD6155" w:rsidP="00CD6155">
            <w:pPr>
              <w:rPr>
                <w:rFonts w:cstheme="minorHAnsi"/>
                <w:bCs/>
                <w:sz w:val="22"/>
              </w:rPr>
            </w:pPr>
            <w:r w:rsidRPr="003A123A">
              <w:rPr>
                <w:rFonts w:cstheme="minorHAnsi"/>
                <w:bCs/>
                <w:sz w:val="22"/>
              </w:rPr>
              <w:t> </w:t>
            </w:r>
          </w:p>
        </w:tc>
        <w:tc>
          <w:tcPr>
            <w:tcW w:w="779" w:type="dxa"/>
            <w:hideMark/>
            <w:tcPrChange w:id="638" w:author="Di Donna, Enrica Maria" w:date="2026-02-24T14:29:00Z" w16du:dateUtc="2026-02-24T13:29:00Z">
              <w:tcPr>
                <w:tcW w:w="742" w:type="dxa"/>
                <w:hideMark/>
              </w:tcPr>
            </w:tcPrChange>
          </w:tcPr>
          <w:p w14:paraId="3565F57C" w14:textId="77777777" w:rsidR="00CD6155" w:rsidRPr="003A123A" w:rsidRDefault="00CD6155" w:rsidP="00CD6155">
            <w:pPr>
              <w:rPr>
                <w:rFonts w:cstheme="minorHAnsi"/>
                <w:bCs/>
                <w:sz w:val="22"/>
              </w:rPr>
            </w:pPr>
            <w:r w:rsidRPr="003A123A">
              <w:rPr>
                <w:rFonts w:cstheme="minorHAnsi"/>
                <w:bCs/>
                <w:sz w:val="22"/>
              </w:rPr>
              <w:t>x </w:t>
            </w:r>
          </w:p>
        </w:tc>
        <w:tc>
          <w:tcPr>
            <w:tcW w:w="499" w:type="dxa"/>
            <w:hideMark/>
            <w:tcPrChange w:id="639" w:author="Di Donna, Enrica Maria" w:date="2026-02-24T14:29:00Z" w16du:dateUtc="2026-02-24T13:29:00Z">
              <w:tcPr>
                <w:tcW w:w="550" w:type="dxa"/>
                <w:hideMark/>
              </w:tcPr>
            </w:tcPrChange>
          </w:tcPr>
          <w:p w14:paraId="238777E8" w14:textId="33F4A7BF" w:rsidR="00CD6155" w:rsidRPr="003A123A" w:rsidRDefault="004B7CE7" w:rsidP="00CD6155">
            <w:pPr>
              <w:rPr>
                <w:rFonts w:cstheme="minorHAnsi"/>
                <w:bCs/>
                <w:sz w:val="22"/>
              </w:rPr>
            </w:pPr>
            <w:r w:rsidRPr="003A123A">
              <w:rPr>
                <w:rFonts w:cstheme="minorHAnsi"/>
                <w:bCs/>
                <w:sz w:val="22"/>
              </w:rPr>
              <w:t>X</w:t>
            </w:r>
          </w:p>
        </w:tc>
        <w:tc>
          <w:tcPr>
            <w:tcW w:w="883" w:type="dxa"/>
            <w:hideMark/>
            <w:tcPrChange w:id="640" w:author="Di Donna, Enrica Maria" w:date="2026-02-24T14:29:00Z" w16du:dateUtc="2026-02-24T13:29:00Z">
              <w:tcPr>
                <w:tcW w:w="813" w:type="dxa"/>
                <w:hideMark/>
              </w:tcPr>
            </w:tcPrChange>
          </w:tcPr>
          <w:p w14:paraId="1F0FBB4D" w14:textId="77777777" w:rsidR="00CD6155" w:rsidRPr="003A123A" w:rsidRDefault="00CD6155" w:rsidP="00CD6155">
            <w:pPr>
              <w:rPr>
                <w:rFonts w:cstheme="minorHAnsi"/>
                <w:bCs/>
                <w:sz w:val="22"/>
              </w:rPr>
            </w:pPr>
            <w:r w:rsidRPr="003A123A">
              <w:rPr>
                <w:rFonts w:cstheme="minorHAnsi"/>
                <w:bCs/>
                <w:sz w:val="22"/>
              </w:rPr>
              <w:t>x</w:t>
            </w:r>
          </w:p>
        </w:tc>
        <w:tc>
          <w:tcPr>
            <w:tcW w:w="879" w:type="dxa"/>
            <w:hideMark/>
            <w:tcPrChange w:id="641" w:author="Di Donna, Enrica Maria" w:date="2026-02-24T14:29:00Z" w16du:dateUtc="2026-02-24T13:29:00Z">
              <w:tcPr>
                <w:tcW w:w="810" w:type="dxa"/>
                <w:hideMark/>
              </w:tcPr>
            </w:tcPrChange>
          </w:tcPr>
          <w:p w14:paraId="39913F68" w14:textId="77777777" w:rsidR="00CD6155" w:rsidRPr="003A123A" w:rsidRDefault="00CD6155" w:rsidP="00CD6155">
            <w:pPr>
              <w:rPr>
                <w:rFonts w:cstheme="minorHAnsi"/>
                <w:bCs/>
                <w:sz w:val="22"/>
              </w:rPr>
            </w:pPr>
            <w:r w:rsidRPr="003A123A">
              <w:rPr>
                <w:rFonts w:cstheme="minorHAnsi"/>
                <w:bCs/>
                <w:sz w:val="22"/>
              </w:rPr>
              <w:t>x</w:t>
            </w:r>
          </w:p>
        </w:tc>
        <w:tc>
          <w:tcPr>
            <w:tcW w:w="741" w:type="dxa"/>
            <w:hideMark/>
            <w:tcPrChange w:id="642" w:author="Di Donna, Enrica Maria" w:date="2026-02-24T14:29:00Z" w16du:dateUtc="2026-02-24T13:29:00Z">
              <w:tcPr>
                <w:tcW w:w="715" w:type="dxa"/>
                <w:hideMark/>
              </w:tcPr>
            </w:tcPrChange>
          </w:tcPr>
          <w:p w14:paraId="143A48BC" w14:textId="77777777" w:rsidR="00CD6155" w:rsidRPr="003A123A" w:rsidRDefault="00CD6155" w:rsidP="00CD6155">
            <w:pPr>
              <w:rPr>
                <w:rFonts w:cstheme="minorHAnsi"/>
                <w:bCs/>
                <w:sz w:val="22"/>
              </w:rPr>
            </w:pPr>
            <w:r w:rsidRPr="003A123A">
              <w:rPr>
                <w:rFonts w:cstheme="minorHAnsi"/>
                <w:bCs/>
                <w:sz w:val="22"/>
              </w:rPr>
              <w:t>x</w:t>
            </w:r>
          </w:p>
        </w:tc>
        <w:tc>
          <w:tcPr>
            <w:tcW w:w="658" w:type="dxa"/>
            <w:hideMark/>
            <w:tcPrChange w:id="643" w:author="Di Donna, Enrica Maria" w:date="2026-02-24T14:29:00Z" w16du:dateUtc="2026-02-24T13:29:00Z">
              <w:tcPr>
                <w:tcW w:w="659" w:type="dxa"/>
                <w:hideMark/>
              </w:tcPr>
            </w:tcPrChange>
          </w:tcPr>
          <w:p w14:paraId="1B050082" w14:textId="77777777" w:rsidR="00CD6155" w:rsidRPr="003A123A" w:rsidRDefault="00CD6155" w:rsidP="00CD6155">
            <w:pPr>
              <w:rPr>
                <w:rFonts w:cstheme="minorHAnsi"/>
                <w:bCs/>
                <w:sz w:val="22"/>
              </w:rPr>
            </w:pPr>
            <w:r w:rsidRPr="003A123A">
              <w:rPr>
                <w:rFonts w:cstheme="minorHAnsi"/>
                <w:bCs/>
                <w:sz w:val="22"/>
              </w:rPr>
              <w:t>x</w:t>
            </w:r>
          </w:p>
        </w:tc>
        <w:tc>
          <w:tcPr>
            <w:tcW w:w="679" w:type="dxa"/>
            <w:hideMark/>
            <w:tcPrChange w:id="644" w:author="Di Donna, Enrica Maria" w:date="2026-02-24T14:29:00Z" w16du:dateUtc="2026-02-24T13:29:00Z">
              <w:tcPr>
                <w:tcW w:w="794" w:type="dxa"/>
                <w:hideMark/>
              </w:tcPr>
            </w:tcPrChange>
          </w:tcPr>
          <w:p w14:paraId="29F13526" w14:textId="77777777" w:rsidR="00CD6155" w:rsidRPr="003A123A" w:rsidRDefault="00CD6155" w:rsidP="00CD6155">
            <w:pPr>
              <w:rPr>
                <w:rFonts w:cstheme="minorHAnsi"/>
                <w:bCs/>
                <w:sz w:val="22"/>
              </w:rPr>
            </w:pPr>
            <w:r w:rsidRPr="003A123A">
              <w:rPr>
                <w:rFonts w:cstheme="minorHAnsi"/>
                <w:bCs/>
                <w:sz w:val="22"/>
              </w:rPr>
              <w:t>x</w:t>
            </w:r>
          </w:p>
        </w:tc>
        <w:tc>
          <w:tcPr>
            <w:tcW w:w="538" w:type="dxa"/>
            <w:tcPrChange w:id="645" w:author="Di Donna, Enrica Maria" w:date="2026-02-24T14:29:00Z" w16du:dateUtc="2026-02-24T13:29:00Z">
              <w:tcPr>
                <w:tcW w:w="577" w:type="dxa"/>
              </w:tcPr>
            </w:tcPrChange>
          </w:tcPr>
          <w:p w14:paraId="5D1FFAB8" w14:textId="1C2C2481" w:rsidR="00CD6155" w:rsidRPr="003A123A" w:rsidRDefault="00CD6155" w:rsidP="00CD6155">
            <w:pPr>
              <w:rPr>
                <w:rFonts w:cstheme="minorHAnsi"/>
                <w:bCs/>
                <w:sz w:val="22"/>
              </w:rPr>
            </w:pPr>
            <w:r w:rsidRPr="003A123A">
              <w:rPr>
                <w:rFonts w:cstheme="minorHAnsi"/>
                <w:bCs/>
                <w:sz w:val="22"/>
              </w:rPr>
              <w:t>x</w:t>
            </w:r>
          </w:p>
        </w:tc>
        <w:tc>
          <w:tcPr>
            <w:tcW w:w="508" w:type="dxa"/>
            <w:hideMark/>
            <w:tcPrChange w:id="646" w:author="Di Donna, Enrica Maria" w:date="2026-02-24T14:29:00Z" w16du:dateUtc="2026-02-24T13:29:00Z">
              <w:tcPr>
                <w:tcW w:w="557" w:type="dxa"/>
                <w:hideMark/>
              </w:tcPr>
            </w:tcPrChange>
          </w:tcPr>
          <w:p w14:paraId="2590B5F1" w14:textId="438EECD2" w:rsidR="00CD6155" w:rsidRPr="003A123A" w:rsidRDefault="00CD6155" w:rsidP="00CD6155">
            <w:pPr>
              <w:rPr>
                <w:rFonts w:cstheme="minorHAnsi"/>
                <w:bCs/>
                <w:sz w:val="22"/>
              </w:rPr>
            </w:pPr>
            <w:r w:rsidRPr="003A123A">
              <w:rPr>
                <w:rFonts w:cstheme="minorHAnsi"/>
                <w:bCs/>
                <w:sz w:val="22"/>
              </w:rPr>
              <w:t>x</w:t>
            </w:r>
          </w:p>
        </w:tc>
      </w:tr>
      <w:tr w:rsidR="00CD6155" w:rsidRPr="0054437B" w14:paraId="3E266656" w14:textId="77777777" w:rsidTr="00C424F2">
        <w:trPr>
          <w:trHeight w:val="609"/>
          <w:trPrChange w:id="647" w:author="Di Donna, Enrica Maria" w:date="2026-02-24T14:29:00Z" w16du:dateUtc="2026-02-24T13:29:00Z">
            <w:trPr>
              <w:trHeight w:val="609"/>
            </w:trPr>
          </w:trPrChange>
        </w:trPr>
        <w:tc>
          <w:tcPr>
            <w:tcW w:w="803" w:type="dxa"/>
            <w:hideMark/>
            <w:tcPrChange w:id="648" w:author="Di Donna, Enrica Maria" w:date="2026-02-24T14:29:00Z" w16du:dateUtc="2026-02-24T13:29:00Z">
              <w:tcPr>
                <w:tcW w:w="756" w:type="dxa"/>
                <w:hideMark/>
              </w:tcPr>
            </w:tcPrChange>
          </w:tcPr>
          <w:p w14:paraId="1E5EB68E" w14:textId="77777777" w:rsidR="00CD6155" w:rsidRPr="003A123A" w:rsidRDefault="00CD6155" w:rsidP="00CD6155">
            <w:pPr>
              <w:rPr>
                <w:rFonts w:cstheme="minorHAnsi"/>
                <w:bCs/>
                <w:sz w:val="22"/>
              </w:rPr>
            </w:pPr>
            <w:r w:rsidRPr="003A123A">
              <w:rPr>
                <w:rFonts w:cstheme="minorHAnsi"/>
                <w:bCs/>
                <w:sz w:val="22"/>
              </w:rPr>
              <w:t xml:space="preserve">Fidelizzazione </w:t>
            </w:r>
          </w:p>
        </w:tc>
        <w:tc>
          <w:tcPr>
            <w:tcW w:w="497" w:type="dxa"/>
            <w:hideMark/>
            <w:tcPrChange w:id="649" w:author="Di Donna, Enrica Maria" w:date="2026-02-24T14:29:00Z" w16du:dateUtc="2026-02-24T13:29:00Z">
              <w:tcPr>
                <w:tcW w:w="549" w:type="dxa"/>
                <w:hideMark/>
              </w:tcPr>
            </w:tcPrChange>
          </w:tcPr>
          <w:p w14:paraId="328E3563" w14:textId="77777777" w:rsidR="00CD6155" w:rsidRPr="003A123A" w:rsidRDefault="00CD6155" w:rsidP="00CD6155">
            <w:pPr>
              <w:rPr>
                <w:rFonts w:cstheme="minorHAnsi"/>
                <w:bCs/>
                <w:sz w:val="22"/>
              </w:rPr>
            </w:pPr>
            <w:r w:rsidRPr="003A123A">
              <w:rPr>
                <w:rFonts w:cstheme="minorHAnsi"/>
                <w:bCs/>
                <w:sz w:val="22"/>
              </w:rPr>
              <w:t>x</w:t>
            </w:r>
          </w:p>
        </w:tc>
        <w:tc>
          <w:tcPr>
            <w:tcW w:w="648" w:type="dxa"/>
            <w:hideMark/>
            <w:tcPrChange w:id="650" w:author="Di Donna, Enrica Maria" w:date="2026-02-24T14:29:00Z" w16du:dateUtc="2026-02-24T13:29:00Z">
              <w:tcPr>
                <w:tcW w:w="652" w:type="dxa"/>
                <w:hideMark/>
              </w:tcPr>
            </w:tcPrChange>
          </w:tcPr>
          <w:p w14:paraId="14A2DB9A" w14:textId="77777777" w:rsidR="00CD6155" w:rsidRPr="003A123A" w:rsidRDefault="00CD6155" w:rsidP="00CD6155">
            <w:pPr>
              <w:rPr>
                <w:rFonts w:cstheme="minorHAnsi"/>
                <w:bCs/>
                <w:sz w:val="22"/>
              </w:rPr>
            </w:pPr>
            <w:r w:rsidRPr="003A123A">
              <w:rPr>
                <w:rFonts w:cstheme="minorHAnsi"/>
                <w:bCs/>
                <w:sz w:val="22"/>
              </w:rPr>
              <w:t>x</w:t>
            </w:r>
          </w:p>
        </w:tc>
        <w:tc>
          <w:tcPr>
            <w:tcW w:w="865" w:type="dxa"/>
            <w:hideMark/>
            <w:tcPrChange w:id="651" w:author="Di Donna, Enrica Maria" w:date="2026-02-24T14:29:00Z" w16du:dateUtc="2026-02-24T13:29:00Z">
              <w:tcPr>
                <w:tcW w:w="800" w:type="dxa"/>
                <w:hideMark/>
              </w:tcPr>
            </w:tcPrChange>
          </w:tcPr>
          <w:p w14:paraId="46CF651B" w14:textId="77777777" w:rsidR="00CD6155" w:rsidRPr="003A123A" w:rsidRDefault="00CD6155" w:rsidP="00CD6155">
            <w:pPr>
              <w:rPr>
                <w:rFonts w:cstheme="minorHAnsi"/>
                <w:bCs/>
                <w:sz w:val="22"/>
              </w:rPr>
            </w:pPr>
            <w:r w:rsidRPr="003A123A">
              <w:rPr>
                <w:rFonts w:cstheme="minorHAnsi"/>
                <w:bCs/>
                <w:sz w:val="22"/>
              </w:rPr>
              <w:t>x</w:t>
            </w:r>
          </w:p>
        </w:tc>
        <w:tc>
          <w:tcPr>
            <w:tcW w:w="651" w:type="dxa"/>
            <w:hideMark/>
            <w:tcPrChange w:id="652" w:author="Di Donna, Enrica Maria" w:date="2026-02-24T14:29:00Z" w16du:dateUtc="2026-02-24T13:29:00Z">
              <w:tcPr>
                <w:tcW w:w="654" w:type="dxa"/>
                <w:hideMark/>
              </w:tcPr>
            </w:tcPrChange>
          </w:tcPr>
          <w:p w14:paraId="1D66A590" w14:textId="77777777" w:rsidR="00CD6155" w:rsidRPr="003A123A" w:rsidRDefault="00CD6155" w:rsidP="00CD6155">
            <w:pPr>
              <w:rPr>
                <w:rFonts w:cstheme="minorHAnsi"/>
                <w:bCs/>
                <w:sz w:val="22"/>
              </w:rPr>
            </w:pPr>
            <w:r w:rsidRPr="003A123A">
              <w:rPr>
                <w:rFonts w:cstheme="minorHAnsi"/>
                <w:bCs/>
                <w:sz w:val="22"/>
              </w:rPr>
              <w:t>x</w:t>
            </w:r>
          </w:p>
        </w:tc>
        <w:tc>
          <w:tcPr>
            <w:tcW w:w="779" w:type="dxa"/>
            <w:hideMark/>
            <w:tcPrChange w:id="653" w:author="Di Donna, Enrica Maria" w:date="2026-02-24T14:29:00Z" w16du:dateUtc="2026-02-24T13:29:00Z">
              <w:tcPr>
                <w:tcW w:w="742" w:type="dxa"/>
                <w:hideMark/>
              </w:tcPr>
            </w:tcPrChange>
          </w:tcPr>
          <w:p w14:paraId="05EA363F" w14:textId="77777777" w:rsidR="00CD6155" w:rsidRPr="003A123A" w:rsidRDefault="00CD6155" w:rsidP="00CD6155">
            <w:pPr>
              <w:rPr>
                <w:rFonts w:cstheme="minorHAnsi"/>
                <w:bCs/>
                <w:sz w:val="22"/>
              </w:rPr>
            </w:pPr>
            <w:r w:rsidRPr="003A123A">
              <w:rPr>
                <w:rFonts w:cstheme="minorHAnsi"/>
                <w:bCs/>
                <w:sz w:val="22"/>
              </w:rPr>
              <w:t>x</w:t>
            </w:r>
          </w:p>
        </w:tc>
        <w:tc>
          <w:tcPr>
            <w:tcW w:w="499" w:type="dxa"/>
            <w:hideMark/>
            <w:tcPrChange w:id="654" w:author="Di Donna, Enrica Maria" w:date="2026-02-24T14:29:00Z" w16du:dateUtc="2026-02-24T13:29:00Z">
              <w:tcPr>
                <w:tcW w:w="550" w:type="dxa"/>
                <w:hideMark/>
              </w:tcPr>
            </w:tcPrChange>
          </w:tcPr>
          <w:p w14:paraId="052FB375" w14:textId="77777777" w:rsidR="00CD6155" w:rsidRPr="003A123A" w:rsidRDefault="00CD6155" w:rsidP="00CD6155">
            <w:pPr>
              <w:rPr>
                <w:rFonts w:cstheme="minorHAnsi"/>
                <w:bCs/>
                <w:sz w:val="22"/>
              </w:rPr>
            </w:pPr>
            <w:r w:rsidRPr="003A123A">
              <w:rPr>
                <w:rFonts w:cstheme="minorHAnsi"/>
                <w:bCs/>
                <w:sz w:val="22"/>
              </w:rPr>
              <w:t> </w:t>
            </w:r>
          </w:p>
        </w:tc>
        <w:tc>
          <w:tcPr>
            <w:tcW w:w="883" w:type="dxa"/>
            <w:hideMark/>
            <w:tcPrChange w:id="655" w:author="Di Donna, Enrica Maria" w:date="2026-02-24T14:29:00Z" w16du:dateUtc="2026-02-24T13:29:00Z">
              <w:tcPr>
                <w:tcW w:w="813" w:type="dxa"/>
                <w:hideMark/>
              </w:tcPr>
            </w:tcPrChange>
          </w:tcPr>
          <w:p w14:paraId="12043532" w14:textId="77777777" w:rsidR="00CD6155" w:rsidRPr="003A123A" w:rsidRDefault="00CD6155" w:rsidP="00CD6155">
            <w:pPr>
              <w:rPr>
                <w:rFonts w:cstheme="minorHAnsi"/>
                <w:bCs/>
                <w:sz w:val="22"/>
              </w:rPr>
            </w:pPr>
            <w:r w:rsidRPr="003A123A">
              <w:rPr>
                <w:rFonts w:cstheme="minorHAnsi"/>
                <w:bCs/>
                <w:sz w:val="22"/>
              </w:rPr>
              <w:t>x</w:t>
            </w:r>
          </w:p>
        </w:tc>
        <w:tc>
          <w:tcPr>
            <w:tcW w:w="879" w:type="dxa"/>
            <w:hideMark/>
            <w:tcPrChange w:id="656" w:author="Di Donna, Enrica Maria" w:date="2026-02-24T14:29:00Z" w16du:dateUtc="2026-02-24T13:29:00Z">
              <w:tcPr>
                <w:tcW w:w="810" w:type="dxa"/>
                <w:hideMark/>
              </w:tcPr>
            </w:tcPrChange>
          </w:tcPr>
          <w:p w14:paraId="467980A7" w14:textId="77777777" w:rsidR="00CD6155" w:rsidRPr="003A123A" w:rsidRDefault="00CD6155" w:rsidP="00CD6155">
            <w:pPr>
              <w:rPr>
                <w:rFonts w:cstheme="minorHAnsi"/>
                <w:bCs/>
                <w:sz w:val="22"/>
              </w:rPr>
            </w:pPr>
            <w:r w:rsidRPr="003A123A">
              <w:rPr>
                <w:rFonts w:cstheme="minorHAnsi"/>
                <w:bCs/>
                <w:sz w:val="22"/>
              </w:rPr>
              <w:t>x</w:t>
            </w:r>
          </w:p>
        </w:tc>
        <w:tc>
          <w:tcPr>
            <w:tcW w:w="741" w:type="dxa"/>
            <w:hideMark/>
            <w:tcPrChange w:id="657" w:author="Di Donna, Enrica Maria" w:date="2026-02-24T14:29:00Z" w16du:dateUtc="2026-02-24T13:29:00Z">
              <w:tcPr>
                <w:tcW w:w="715" w:type="dxa"/>
                <w:hideMark/>
              </w:tcPr>
            </w:tcPrChange>
          </w:tcPr>
          <w:p w14:paraId="3E495711" w14:textId="77777777" w:rsidR="00CD6155" w:rsidRPr="003A123A" w:rsidRDefault="00CD6155" w:rsidP="00CD6155">
            <w:pPr>
              <w:rPr>
                <w:rFonts w:cstheme="minorHAnsi"/>
                <w:bCs/>
                <w:sz w:val="22"/>
              </w:rPr>
            </w:pPr>
            <w:r w:rsidRPr="003A123A">
              <w:rPr>
                <w:rFonts w:cstheme="minorHAnsi"/>
                <w:bCs/>
                <w:sz w:val="22"/>
              </w:rPr>
              <w:t>x</w:t>
            </w:r>
          </w:p>
        </w:tc>
        <w:tc>
          <w:tcPr>
            <w:tcW w:w="658" w:type="dxa"/>
            <w:hideMark/>
            <w:tcPrChange w:id="658" w:author="Di Donna, Enrica Maria" w:date="2026-02-24T14:29:00Z" w16du:dateUtc="2026-02-24T13:29:00Z">
              <w:tcPr>
                <w:tcW w:w="659" w:type="dxa"/>
                <w:hideMark/>
              </w:tcPr>
            </w:tcPrChange>
          </w:tcPr>
          <w:p w14:paraId="1E9DFD32" w14:textId="77777777" w:rsidR="00CD6155" w:rsidRPr="003A123A" w:rsidRDefault="00CD6155" w:rsidP="00CD6155">
            <w:pPr>
              <w:rPr>
                <w:rFonts w:cstheme="minorHAnsi"/>
                <w:bCs/>
                <w:sz w:val="22"/>
              </w:rPr>
            </w:pPr>
            <w:r w:rsidRPr="003A123A">
              <w:rPr>
                <w:rFonts w:cstheme="minorHAnsi"/>
                <w:bCs/>
                <w:sz w:val="22"/>
              </w:rPr>
              <w:t>x</w:t>
            </w:r>
          </w:p>
        </w:tc>
        <w:tc>
          <w:tcPr>
            <w:tcW w:w="679" w:type="dxa"/>
            <w:hideMark/>
            <w:tcPrChange w:id="659" w:author="Di Donna, Enrica Maria" w:date="2026-02-24T14:29:00Z" w16du:dateUtc="2026-02-24T13:29:00Z">
              <w:tcPr>
                <w:tcW w:w="794" w:type="dxa"/>
                <w:hideMark/>
              </w:tcPr>
            </w:tcPrChange>
          </w:tcPr>
          <w:p w14:paraId="2E072EB9" w14:textId="77777777" w:rsidR="00CD6155" w:rsidRPr="003A123A" w:rsidRDefault="00CD6155" w:rsidP="00CD6155">
            <w:pPr>
              <w:rPr>
                <w:rFonts w:cstheme="minorHAnsi"/>
                <w:bCs/>
                <w:sz w:val="22"/>
              </w:rPr>
            </w:pPr>
            <w:r w:rsidRPr="003A123A">
              <w:rPr>
                <w:rFonts w:cstheme="minorHAnsi"/>
                <w:bCs/>
                <w:sz w:val="22"/>
              </w:rPr>
              <w:t>x</w:t>
            </w:r>
          </w:p>
        </w:tc>
        <w:tc>
          <w:tcPr>
            <w:tcW w:w="538" w:type="dxa"/>
            <w:tcPrChange w:id="660" w:author="Di Donna, Enrica Maria" w:date="2026-02-24T14:29:00Z" w16du:dateUtc="2026-02-24T13:29:00Z">
              <w:tcPr>
                <w:tcW w:w="577" w:type="dxa"/>
              </w:tcPr>
            </w:tcPrChange>
          </w:tcPr>
          <w:p w14:paraId="45153A12" w14:textId="64811E6F" w:rsidR="00CD6155" w:rsidRPr="003A123A" w:rsidRDefault="00CD6155" w:rsidP="00CD6155">
            <w:pPr>
              <w:rPr>
                <w:rFonts w:cstheme="minorHAnsi"/>
                <w:bCs/>
                <w:sz w:val="22"/>
              </w:rPr>
            </w:pPr>
            <w:r w:rsidRPr="003A123A">
              <w:rPr>
                <w:rFonts w:cstheme="minorHAnsi"/>
                <w:bCs/>
                <w:sz w:val="22"/>
              </w:rPr>
              <w:t>x</w:t>
            </w:r>
          </w:p>
        </w:tc>
        <w:tc>
          <w:tcPr>
            <w:tcW w:w="508" w:type="dxa"/>
            <w:hideMark/>
            <w:tcPrChange w:id="661" w:author="Di Donna, Enrica Maria" w:date="2026-02-24T14:29:00Z" w16du:dateUtc="2026-02-24T13:29:00Z">
              <w:tcPr>
                <w:tcW w:w="557" w:type="dxa"/>
                <w:hideMark/>
              </w:tcPr>
            </w:tcPrChange>
          </w:tcPr>
          <w:p w14:paraId="64983497" w14:textId="0DD525BB" w:rsidR="00CD6155" w:rsidRPr="003A123A" w:rsidRDefault="00CD6155" w:rsidP="00CD6155">
            <w:pPr>
              <w:rPr>
                <w:rFonts w:cstheme="minorHAnsi"/>
                <w:bCs/>
                <w:sz w:val="22"/>
              </w:rPr>
            </w:pPr>
            <w:r w:rsidRPr="003A123A">
              <w:rPr>
                <w:rFonts w:cstheme="minorHAnsi"/>
                <w:bCs/>
                <w:sz w:val="22"/>
              </w:rPr>
              <w:t>x</w:t>
            </w:r>
          </w:p>
        </w:tc>
      </w:tr>
      <w:tr w:rsidR="00CD6155" w:rsidRPr="0054437B" w14:paraId="0C3D1FFD" w14:textId="77777777" w:rsidTr="00C424F2">
        <w:trPr>
          <w:trHeight w:val="609"/>
          <w:trPrChange w:id="662" w:author="Di Donna, Enrica Maria" w:date="2026-02-24T14:29:00Z" w16du:dateUtc="2026-02-24T13:29:00Z">
            <w:trPr>
              <w:trHeight w:val="609"/>
            </w:trPr>
          </w:trPrChange>
        </w:trPr>
        <w:tc>
          <w:tcPr>
            <w:tcW w:w="803" w:type="dxa"/>
            <w:hideMark/>
            <w:tcPrChange w:id="663" w:author="Di Donna, Enrica Maria" w:date="2026-02-24T14:29:00Z" w16du:dateUtc="2026-02-24T13:29:00Z">
              <w:tcPr>
                <w:tcW w:w="756" w:type="dxa"/>
                <w:hideMark/>
              </w:tcPr>
            </w:tcPrChange>
          </w:tcPr>
          <w:p w14:paraId="6230D725" w14:textId="77777777" w:rsidR="00CD6155" w:rsidRPr="003A123A" w:rsidRDefault="00CD6155" w:rsidP="00CD6155">
            <w:pPr>
              <w:rPr>
                <w:rFonts w:cstheme="minorHAnsi"/>
                <w:bCs/>
                <w:sz w:val="22"/>
              </w:rPr>
            </w:pPr>
            <w:r w:rsidRPr="003A123A">
              <w:rPr>
                <w:rFonts w:cstheme="minorHAnsi"/>
                <w:bCs/>
                <w:sz w:val="22"/>
              </w:rPr>
              <w:t xml:space="preserve">Onboarding </w:t>
            </w:r>
          </w:p>
        </w:tc>
        <w:tc>
          <w:tcPr>
            <w:tcW w:w="497" w:type="dxa"/>
            <w:hideMark/>
            <w:tcPrChange w:id="664" w:author="Di Donna, Enrica Maria" w:date="2026-02-24T14:29:00Z" w16du:dateUtc="2026-02-24T13:29:00Z">
              <w:tcPr>
                <w:tcW w:w="549" w:type="dxa"/>
                <w:hideMark/>
              </w:tcPr>
            </w:tcPrChange>
          </w:tcPr>
          <w:p w14:paraId="06BA817C" w14:textId="77777777" w:rsidR="00CD6155" w:rsidRPr="003A123A" w:rsidRDefault="00CD6155" w:rsidP="00CD6155">
            <w:pPr>
              <w:rPr>
                <w:rFonts w:cstheme="minorHAnsi"/>
                <w:bCs/>
                <w:sz w:val="22"/>
              </w:rPr>
            </w:pPr>
            <w:r w:rsidRPr="003A123A">
              <w:rPr>
                <w:rFonts w:cstheme="minorHAnsi"/>
                <w:bCs/>
                <w:sz w:val="22"/>
              </w:rPr>
              <w:t>x</w:t>
            </w:r>
          </w:p>
        </w:tc>
        <w:tc>
          <w:tcPr>
            <w:tcW w:w="648" w:type="dxa"/>
            <w:hideMark/>
            <w:tcPrChange w:id="665" w:author="Di Donna, Enrica Maria" w:date="2026-02-24T14:29:00Z" w16du:dateUtc="2026-02-24T13:29:00Z">
              <w:tcPr>
                <w:tcW w:w="652" w:type="dxa"/>
                <w:hideMark/>
              </w:tcPr>
            </w:tcPrChange>
          </w:tcPr>
          <w:p w14:paraId="3C0619C2" w14:textId="77777777" w:rsidR="00CD6155" w:rsidRPr="003A123A" w:rsidRDefault="00CD6155" w:rsidP="00CD6155">
            <w:pPr>
              <w:rPr>
                <w:rFonts w:cstheme="minorHAnsi"/>
                <w:bCs/>
                <w:sz w:val="22"/>
              </w:rPr>
            </w:pPr>
            <w:r w:rsidRPr="003A123A">
              <w:rPr>
                <w:rFonts w:cstheme="minorHAnsi"/>
                <w:bCs/>
                <w:sz w:val="22"/>
              </w:rPr>
              <w:t>x</w:t>
            </w:r>
          </w:p>
        </w:tc>
        <w:tc>
          <w:tcPr>
            <w:tcW w:w="865" w:type="dxa"/>
            <w:hideMark/>
            <w:tcPrChange w:id="666" w:author="Di Donna, Enrica Maria" w:date="2026-02-24T14:29:00Z" w16du:dateUtc="2026-02-24T13:29:00Z">
              <w:tcPr>
                <w:tcW w:w="800" w:type="dxa"/>
                <w:hideMark/>
              </w:tcPr>
            </w:tcPrChange>
          </w:tcPr>
          <w:p w14:paraId="51170BA8" w14:textId="77777777" w:rsidR="00CD6155" w:rsidRPr="003A123A" w:rsidRDefault="00CD6155" w:rsidP="00CD6155">
            <w:pPr>
              <w:rPr>
                <w:rFonts w:cstheme="minorHAnsi"/>
                <w:bCs/>
                <w:sz w:val="22"/>
              </w:rPr>
            </w:pPr>
            <w:r w:rsidRPr="003A123A">
              <w:rPr>
                <w:rFonts w:cstheme="minorHAnsi"/>
                <w:bCs/>
                <w:sz w:val="22"/>
              </w:rPr>
              <w:t>x</w:t>
            </w:r>
          </w:p>
        </w:tc>
        <w:tc>
          <w:tcPr>
            <w:tcW w:w="651" w:type="dxa"/>
            <w:hideMark/>
            <w:tcPrChange w:id="667" w:author="Di Donna, Enrica Maria" w:date="2026-02-24T14:29:00Z" w16du:dateUtc="2026-02-24T13:29:00Z">
              <w:tcPr>
                <w:tcW w:w="654" w:type="dxa"/>
                <w:hideMark/>
              </w:tcPr>
            </w:tcPrChange>
          </w:tcPr>
          <w:p w14:paraId="7C27003F" w14:textId="77777777" w:rsidR="00CD6155" w:rsidRPr="003A123A" w:rsidRDefault="00CD6155" w:rsidP="00CD6155">
            <w:pPr>
              <w:rPr>
                <w:rFonts w:cstheme="minorHAnsi"/>
                <w:bCs/>
                <w:sz w:val="22"/>
              </w:rPr>
            </w:pPr>
            <w:r w:rsidRPr="003A123A">
              <w:rPr>
                <w:rFonts w:cstheme="minorHAnsi"/>
                <w:bCs/>
                <w:sz w:val="22"/>
              </w:rPr>
              <w:t>x</w:t>
            </w:r>
          </w:p>
        </w:tc>
        <w:tc>
          <w:tcPr>
            <w:tcW w:w="779" w:type="dxa"/>
            <w:hideMark/>
            <w:tcPrChange w:id="668" w:author="Di Donna, Enrica Maria" w:date="2026-02-24T14:29:00Z" w16du:dateUtc="2026-02-24T13:29:00Z">
              <w:tcPr>
                <w:tcW w:w="742" w:type="dxa"/>
                <w:hideMark/>
              </w:tcPr>
            </w:tcPrChange>
          </w:tcPr>
          <w:p w14:paraId="7F417761" w14:textId="77777777" w:rsidR="00CD6155" w:rsidRPr="003A123A" w:rsidRDefault="00CD6155" w:rsidP="00CD6155">
            <w:pPr>
              <w:rPr>
                <w:rFonts w:cstheme="minorHAnsi"/>
                <w:bCs/>
                <w:sz w:val="22"/>
              </w:rPr>
            </w:pPr>
            <w:r w:rsidRPr="003A123A">
              <w:rPr>
                <w:rFonts w:cstheme="minorHAnsi"/>
                <w:bCs/>
                <w:sz w:val="22"/>
              </w:rPr>
              <w:t>x</w:t>
            </w:r>
          </w:p>
        </w:tc>
        <w:tc>
          <w:tcPr>
            <w:tcW w:w="499" w:type="dxa"/>
            <w:hideMark/>
            <w:tcPrChange w:id="669" w:author="Di Donna, Enrica Maria" w:date="2026-02-24T14:29:00Z" w16du:dateUtc="2026-02-24T13:29:00Z">
              <w:tcPr>
                <w:tcW w:w="550" w:type="dxa"/>
                <w:hideMark/>
              </w:tcPr>
            </w:tcPrChange>
          </w:tcPr>
          <w:p w14:paraId="0D8DC63E" w14:textId="77777777" w:rsidR="00CD6155" w:rsidRPr="003A123A" w:rsidRDefault="00CD6155" w:rsidP="00CD6155">
            <w:pPr>
              <w:rPr>
                <w:rFonts w:cstheme="minorHAnsi"/>
                <w:bCs/>
                <w:sz w:val="22"/>
              </w:rPr>
            </w:pPr>
            <w:r w:rsidRPr="003A123A">
              <w:rPr>
                <w:rFonts w:cstheme="minorHAnsi"/>
                <w:bCs/>
                <w:sz w:val="22"/>
              </w:rPr>
              <w:t> </w:t>
            </w:r>
          </w:p>
        </w:tc>
        <w:tc>
          <w:tcPr>
            <w:tcW w:w="883" w:type="dxa"/>
            <w:hideMark/>
            <w:tcPrChange w:id="670" w:author="Di Donna, Enrica Maria" w:date="2026-02-24T14:29:00Z" w16du:dateUtc="2026-02-24T13:29:00Z">
              <w:tcPr>
                <w:tcW w:w="813" w:type="dxa"/>
                <w:hideMark/>
              </w:tcPr>
            </w:tcPrChange>
          </w:tcPr>
          <w:p w14:paraId="12FAF1B2" w14:textId="77777777" w:rsidR="00CD6155" w:rsidRPr="003A123A" w:rsidRDefault="00CD6155" w:rsidP="00CD6155">
            <w:pPr>
              <w:rPr>
                <w:rFonts w:cstheme="minorHAnsi"/>
                <w:bCs/>
                <w:sz w:val="22"/>
              </w:rPr>
            </w:pPr>
            <w:r w:rsidRPr="003A123A">
              <w:rPr>
                <w:rFonts w:cstheme="minorHAnsi"/>
                <w:bCs/>
                <w:sz w:val="22"/>
              </w:rPr>
              <w:t>x</w:t>
            </w:r>
          </w:p>
        </w:tc>
        <w:tc>
          <w:tcPr>
            <w:tcW w:w="879" w:type="dxa"/>
            <w:hideMark/>
            <w:tcPrChange w:id="671" w:author="Di Donna, Enrica Maria" w:date="2026-02-24T14:29:00Z" w16du:dateUtc="2026-02-24T13:29:00Z">
              <w:tcPr>
                <w:tcW w:w="810" w:type="dxa"/>
                <w:hideMark/>
              </w:tcPr>
            </w:tcPrChange>
          </w:tcPr>
          <w:p w14:paraId="401703D8" w14:textId="77777777" w:rsidR="00CD6155" w:rsidRPr="003A123A" w:rsidRDefault="00CD6155" w:rsidP="00CD6155">
            <w:pPr>
              <w:rPr>
                <w:rFonts w:cstheme="minorHAnsi"/>
                <w:bCs/>
                <w:sz w:val="22"/>
              </w:rPr>
            </w:pPr>
            <w:r w:rsidRPr="003A123A">
              <w:rPr>
                <w:rFonts w:cstheme="minorHAnsi"/>
                <w:bCs/>
                <w:sz w:val="22"/>
              </w:rPr>
              <w:t>x</w:t>
            </w:r>
          </w:p>
        </w:tc>
        <w:tc>
          <w:tcPr>
            <w:tcW w:w="741" w:type="dxa"/>
            <w:hideMark/>
            <w:tcPrChange w:id="672" w:author="Di Donna, Enrica Maria" w:date="2026-02-24T14:29:00Z" w16du:dateUtc="2026-02-24T13:29:00Z">
              <w:tcPr>
                <w:tcW w:w="715" w:type="dxa"/>
                <w:hideMark/>
              </w:tcPr>
            </w:tcPrChange>
          </w:tcPr>
          <w:p w14:paraId="4DFB4890" w14:textId="77777777" w:rsidR="00CD6155" w:rsidRPr="003A123A" w:rsidRDefault="00CD6155" w:rsidP="00CD6155">
            <w:pPr>
              <w:rPr>
                <w:rFonts w:cstheme="minorHAnsi"/>
                <w:bCs/>
                <w:sz w:val="22"/>
              </w:rPr>
            </w:pPr>
            <w:r w:rsidRPr="003A123A">
              <w:rPr>
                <w:rFonts w:cstheme="minorHAnsi"/>
                <w:bCs/>
                <w:sz w:val="22"/>
              </w:rPr>
              <w:t>x</w:t>
            </w:r>
          </w:p>
        </w:tc>
        <w:tc>
          <w:tcPr>
            <w:tcW w:w="658" w:type="dxa"/>
            <w:hideMark/>
            <w:tcPrChange w:id="673" w:author="Di Donna, Enrica Maria" w:date="2026-02-24T14:29:00Z" w16du:dateUtc="2026-02-24T13:29:00Z">
              <w:tcPr>
                <w:tcW w:w="659" w:type="dxa"/>
                <w:hideMark/>
              </w:tcPr>
            </w:tcPrChange>
          </w:tcPr>
          <w:p w14:paraId="3C1BA703" w14:textId="77777777" w:rsidR="00CD6155" w:rsidRPr="003A123A" w:rsidRDefault="00CD6155" w:rsidP="00CD6155">
            <w:pPr>
              <w:rPr>
                <w:rFonts w:cstheme="minorHAnsi"/>
                <w:bCs/>
                <w:sz w:val="22"/>
              </w:rPr>
            </w:pPr>
            <w:r w:rsidRPr="003A123A">
              <w:rPr>
                <w:rFonts w:cstheme="minorHAnsi"/>
                <w:bCs/>
                <w:sz w:val="22"/>
              </w:rPr>
              <w:t>x</w:t>
            </w:r>
          </w:p>
        </w:tc>
        <w:tc>
          <w:tcPr>
            <w:tcW w:w="679" w:type="dxa"/>
            <w:hideMark/>
            <w:tcPrChange w:id="674" w:author="Di Donna, Enrica Maria" w:date="2026-02-24T14:29:00Z" w16du:dateUtc="2026-02-24T13:29:00Z">
              <w:tcPr>
                <w:tcW w:w="794" w:type="dxa"/>
                <w:hideMark/>
              </w:tcPr>
            </w:tcPrChange>
          </w:tcPr>
          <w:p w14:paraId="0BE2EABF" w14:textId="77777777" w:rsidR="00CD6155" w:rsidRPr="003A123A" w:rsidRDefault="00CD6155" w:rsidP="00CD6155">
            <w:pPr>
              <w:rPr>
                <w:rFonts w:cstheme="minorHAnsi"/>
                <w:bCs/>
                <w:sz w:val="22"/>
              </w:rPr>
            </w:pPr>
            <w:r w:rsidRPr="003A123A">
              <w:rPr>
                <w:rFonts w:cstheme="minorHAnsi"/>
                <w:bCs/>
                <w:sz w:val="22"/>
              </w:rPr>
              <w:t>x</w:t>
            </w:r>
          </w:p>
        </w:tc>
        <w:tc>
          <w:tcPr>
            <w:tcW w:w="538" w:type="dxa"/>
            <w:tcPrChange w:id="675" w:author="Di Donna, Enrica Maria" w:date="2026-02-24T14:29:00Z" w16du:dateUtc="2026-02-24T13:29:00Z">
              <w:tcPr>
                <w:tcW w:w="577" w:type="dxa"/>
              </w:tcPr>
            </w:tcPrChange>
          </w:tcPr>
          <w:p w14:paraId="4D9C019D" w14:textId="487983A8" w:rsidR="00CD6155" w:rsidRPr="003A123A" w:rsidRDefault="00CD6155" w:rsidP="00CD6155">
            <w:pPr>
              <w:rPr>
                <w:rFonts w:cstheme="minorHAnsi"/>
                <w:bCs/>
                <w:sz w:val="22"/>
              </w:rPr>
            </w:pPr>
            <w:r w:rsidRPr="003A123A">
              <w:rPr>
                <w:rFonts w:cstheme="minorHAnsi"/>
                <w:bCs/>
                <w:sz w:val="22"/>
              </w:rPr>
              <w:t>x</w:t>
            </w:r>
          </w:p>
        </w:tc>
        <w:tc>
          <w:tcPr>
            <w:tcW w:w="508" w:type="dxa"/>
            <w:hideMark/>
            <w:tcPrChange w:id="676" w:author="Di Donna, Enrica Maria" w:date="2026-02-24T14:29:00Z" w16du:dateUtc="2026-02-24T13:29:00Z">
              <w:tcPr>
                <w:tcW w:w="557" w:type="dxa"/>
                <w:hideMark/>
              </w:tcPr>
            </w:tcPrChange>
          </w:tcPr>
          <w:p w14:paraId="1B544DE6" w14:textId="4A919207" w:rsidR="00CD6155" w:rsidRPr="003A123A" w:rsidRDefault="00CD6155" w:rsidP="00CD6155">
            <w:pPr>
              <w:rPr>
                <w:rFonts w:cstheme="minorHAnsi"/>
                <w:bCs/>
                <w:sz w:val="22"/>
              </w:rPr>
            </w:pPr>
            <w:r w:rsidRPr="003A123A">
              <w:rPr>
                <w:rFonts w:cstheme="minorHAnsi"/>
                <w:bCs/>
                <w:sz w:val="22"/>
              </w:rPr>
              <w:t>x</w:t>
            </w:r>
          </w:p>
        </w:tc>
      </w:tr>
      <w:tr w:rsidR="00CD6155" w:rsidRPr="0054437B" w14:paraId="7F9314A5" w14:textId="77777777" w:rsidTr="00C424F2">
        <w:trPr>
          <w:trHeight w:val="609"/>
          <w:trPrChange w:id="677" w:author="Di Donna, Enrica Maria" w:date="2026-02-24T14:29:00Z" w16du:dateUtc="2026-02-24T13:29:00Z">
            <w:trPr>
              <w:trHeight w:val="609"/>
            </w:trPr>
          </w:trPrChange>
        </w:trPr>
        <w:tc>
          <w:tcPr>
            <w:tcW w:w="803" w:type="dxa"/>
            <w:hideMark/>
            <w:tcPrChange w:id="678" w:author="Di Donna, Enrica Maria" w:date="2026-02-24T14:29:00Z" w16du:dateUtc="2026-02-24T13:29:00Z">
              <w:tcPr>
                <w:tcW w:w="756" w:type="dxa"/>
                <w:hideMark/>
              </w:tcPr>
            </w:tcPrChange>
          </w:tcPr>
          <w:p w14:paraId="2000DF90" w14:textId="77777777" w:rsidR="00CD6155" w:rsidRPr="003A123A" w:rsidRDefault="00CD6155" w:rsidP="00CD6155">
            <w:pPr>
              <w:rPr>
                <w:rFonts w:cstheme="minorHAnsi"/>
                <w:bCs/>
                <w:sz w:val="22"/>
              </w:rPr>
            </w:pPr>
            <w:r w:rsidRPr="003A123A">
              <w:rPr>
                <w:rFonts w:cstheme="minorHAnsi"/>
                <w:bCs/>
                <w:sz w:val="22"/>
              </w:rPr>
              <w:t>Relazionale</w:t>
            </w:r>
          </w:p>
        </w:tc>
        <w:tc>
          <w:tcPr>
            <w:tcW w:w="497" w:type="dxa"/>
            <w:hideMark/>
            <w:tcPrChange w:id="679" w:author="Di Donna, Enrica Maria" w:date="2026-02-24T14:29:00Z" w16du:dateUtc="2026-02-24T13:29:00Z">
              <w:tcPr>
                <w:tcW w:w="549" w:type="dxa"/>
                <w:hideMark/>
              </w:tcPr>
            </w:tcPrChange>
          </w:tcPr>
          <w:p w14:paraId="5C8D690F" w14:textId="77777777" w:rsidR="00CD6155" w:rsidRPr="003A123A" w:rsidRDefault="00CD6155" w:rsidP="00CD6155">
            <w:pPr>
              <w:rPr>
                <w:rFonts w:cstheme="minorHAnsi"/>
                <w:bCs/>
                <w:sz w:val="22"/>
              </w:rPr>
            </w:pPr>
            <w:r w:rsidRPr="003A123A">
              <w:rPr>
                <w:rFonts w:cstheme="minorHAnsi"/>
                <w:bCs/>
                <w:sz w:val="22"/>
              </w:rPr>
              <w:t> </w:t>
            </w:r>
          </w:p>
        </w:tc>
        <w:tc>
          <w:tcPr>
            <w:tcW w:w="648" w:type="dxa"/>
            <w:hideMark/>
            <w:tcPrChange w:id="680" w:author="Di Donna, Enrica Maria" w:date="2026-02-24T14:29:00Z" w16du:dateUtc="2026-02-24T13:29:00Z">
              <w:tcPr>
                <w:tcW w:w="652" w:type="dxa"/>
                <w:hideMark/>
              </w:tcPr>
            </w:tcPrChange>
          </w:tcPr>
          <w:p w14:paraId="380444CF" w14:textId="77777777" w:rsidR="00CD6155" w:rsidRPr="003A123A" w:rsidRDefault="00CD6155" w:rsidP="00CD6155">
            <w:pPr>
              <w:rPr>
                <w:rFonts w:cstheme="minorHAnsi"/>
                <w:bCs/>
                <w:sz w:val="22"/>
              </w:rPr>
            </w:pPr>
            <w:r w:rsidRPr="003A123A">
              <w:rPr>
                <w:rFonts w:cstheme="minorHAnsi"/>
                <w:bCs/>
                <w:sz w:val="22"/>
              </w:rPr>
              <w:t> </w:t>
            </w:r>
          </w:p>
        </w:tc>
        <w:tc>
          <w:tcPr>
            <w:tcW w:w="865" w:type="dxa"/>
            <w:hideMark/>
            <w:tcPrChange w:id="681" w:author="Di Donna, Enrica Maria" w:date="2026-02-24T14:29:00Z" w16du:dateUtc="2026-02-24T13:29:00Z">
              <w:tcPr>
                <w:tcW w:w="800" w:type="dxa"/>
                <w:hideMark/>
              </w:tcPr>
            </w:tcPrChange>
          </w:tcPr>
          <w:p w14:paraId="16D0834E" w14:textId="77777777" w:rsidR="00CD6155" w:rsidRPr="003A123A" w:rsidRDefault="00CD6155" w:rsidP="00CD6155">
            <w:pPr>
              <w:rPr>
                <w:rFonts w:cstheme="minorHAnsi"/>
                <w:bCs/>
                <w:sz w:val="22"/>
              </w:rPr>
            </w:pPr>
            <w:r w:rsidRPr="003A123A">
              <w:rPr>
                <w:rFonts w:cstheme="minorHAnsi"/>
                <w:bCs/>
                <w:sz w:val="22"/>
              </w:rPr>
              <w:t>x</w:t>
            </w:r>
          </w:p>
        </w:tc>
        <w:tc>
          <w:tcPr>
            <w:tcW w:w="651" w:type="dxa"/>
            <w:hideMark/>
            <w:tcPrChange w:id="682" w:author="Di Donna, Enrica Maria" w:date="2026-02-24T14:29:00Z" w16du:dateUtc="2026-02-24T13:29:00Z">
              <w:tcPr>
                <w:tcW w:w="654" w:type="dxa"/>
                <w:hideMark/>
              </w:tcPr>
            </w:tcPrChange>
          </w:tcPr>
          <w:p w14:paraId="584A1376" w14:textId="77777777" w:rsidR="00CD6155" w:rsidRPr="003A123A" w:rsidRDefault="00CD6155" w:rsidP="00CD6155">
            <w:pPr>
              <w:rPr>
                <w:rFonts w:cstheme="minorHAnsi"/>
                <w:bCs/>
                <w:sz w:val="22"/>
              </w:rPr>
            </w:pPr>
            <w:r w:rsidRPr="003A123A">
              <w:rPr>
                <w:rFonts w:cstheme="minorHAnsi"/>
                <w:bCs/>
                <w:sz w:val="22"/>
              </w:rPr>
              <w:t> </w:t>
            </w:r>
          </w:p>
        </w:tc>
        <w:tc>
          <w:tcPr>
            <w:tcW w:w="779" w:type="dxa"/>
            <w:hideMark/>
            <w:tcPrChange w:id="683" w:author="Di Donna, Enrica Maria" w:date="2026-02-24T14:29:00Z" w16du:dateUtc="2026-02-24T13:29:00Z">
              <w:tcPr>
                <w:tcW w:w="742" w:type="dxa"/>
                <w:hideMark/>
              </w:tcPr>
            </w:tcPrChange>
          </w:tcPr>
          <w:p w14:paraId="2CD984B0" w14:textId="77777777" w:rsidR="00CD6155" w:rsidRPr="003A123A" w:rsidRDefault="00CD6155" w:rsidP="00CD6155">
            <w:pPr>
              <w:rPr>
                <w:rFonts w:cstheme="minorHAnsi"/>
                <w:bCs/>
                <w:sz w:val="22"/>
              </w:rPr>
            </w:pPr>
            <w:r w:rsidRPr="003A123A">
              <w:rPr>
                <w:rFonts w:cstheme="minorHAnsi"/>
                <w:bCs/>
                <w:sz w:val="22"/>
              </w:rPr>
              <w:t>x</w:t>
            </w:r>
          </w:p>
        </w:tc>
        <w:tc>
          <w:tcPr>
            <w:tcW w:w="499" w:type="dxa"/>
            <w:hideMark/>
            <w:tcPrChange w:id="684" w:author="Di Donna, Enrica Maria" w:date="2026-02-24T14:29:00Z" w16du:dateUtc="2026-02-24T13:29:00Z">
              <w:tcPr>
                <w:tcW w:w="550" w:type="dxa"/>
                <w:hideMark/>
              </w:tcPr>
            </w:tcPrChange>
          </w:tcPr>
          <w:p w14:paraId="2FC42037" w14:textId="3200F405" w:rsidR="00CD6155" w:rsidRPr="003A123A" w:rsidRDefault="004B7CE7" w:rsidP="00CD6155">
            <w:pPr>
              <w:rPr>
                <w:rFonts w:cstheme="minorHAnsi"/>
                <w:bCs/>
                <w:sz w:val="22"/>
              </w:rPr>
            </w:pPr>
            <w:r w:rsidRPr="003A123A">
              <w:rPr>
                <w:rFonts w:cstheme="minorHAnsi"/>
                <w:bCs/>
                <w:sz w:val="22"/>
              </w:rPr>
              <w:t>X</w:t>
            </w:r>
          </w:p>
        </w:tc>
        <w:tc>
          <w:tcPr>
            <w:tcW w:w="883" w:type="dxa"/>
            <w:hideMark/>
            <w:tcPrChange w:id="685" w:author="Di Donna, Enrica Maria" w:date="2026-02-24T14:29:00Z" w16du:dateUtc="2026-02-24T13:29:00Z">
              <w:tcPr>
                <w:tcW w:w="813" w:type="dxa"/>
                <w:hideMark/>
              </w:tcPr>
            </w:tcPrChange>
          </w:tcPr>
          <w:p w14:paraId="1214B460" w14:textId="77777777" w:rsidR="00CD6155" w:rsidRPr="003A123A" w:rsidRDefault="00CD6155" w:rsidP="00CD6155">
            <w:pPr>
              <w:rPr>
                <w:rFonts w:cstheme="minorHAnsi"/>
                <w:bCs/>
                <w:sz w:val="22"/>
              </w:rPr>
            </w:pPr>
            <w:r w:rsidRPr="003A123A">
              <w:rPr>
                <w:rFonts w:cstheme="minorHAnsi"/>
                <w:bCs/>
                <w:sz w:val="22"/>
              </w:rPr>
              <w:t>x</w:t>
            </w:r>
          </w:p>
        </w:tc>
        <w:tc>
          <w:tcPr>
            <w:tcW w:w="879" w:type="dxa"/>
            <w:hideMark/>
            <w:tcPrChange w:id="686" w:author="Di Donna, Enrica Maria" w:date="2026-02-24T14:29:00Z" w16du:dateUtc="2026-02-24T13:29:00Z">
              <w:tcPr>
                <w:tcW w:w="810" w:type="dxa"/>
                <w:hideMark/>
              </w:tcPr>
            </w:tcPrChange>
          </w:tcPr>
          <w:p w14:paraId="3F588AE9" w14:textId="77777777" w:rsidR="00CD6155" w:rsidRPr="003A123A" w:rsidRDefault="00CD6155" w:rsidP="00CD6155">
            <w:pPr>
              <w:rPr>
                <w:rFonts w:cstheme="minorHAnsi"/>
                <w:bCs/>
                <w:sz w:val="22"/>
              </w:rPr>
            </w:pPr>
            <w:r w:rsidRPr="003A123A">
              <w:rPr>
                <w:rFonts w:cstheme="minorHAnsi"/>
                <w:bCs/>
                <w:sz w:val="22"/>
              </w:rPr>
              <w:t>x</w:t>
            </w:r>
          </w:p>
        </w:tc>
        <w:tc>
          <w:tcPr>
            <w:tcW w:w="741" w:type="dxa"/>
            <w:hideMark/>
            <w:tcPrChange w:id="687" w:author="Di Donna, Enrica Maria" w:date="2026-02-24T14:29:00Z" w16du:dateUtc="2026-02-24T13:29:00Z">
              <w:tcPr>
                <w:tcW w:w="715" w:type="dxa"/>
                <w:hideMark/>
              </w:tcPr>
            </w:tcPrChange>
          </w:tcPr>
          <w:p w14:paraId="42D5E3C9" w14:textId="77777777" w:rsidR="00CD6155" w:rsidRPr="003A123A" w:rsidRDefault="00CD6155" w:rsidP="00CD6155">
            <w:pPr>
              <w:rPr>
                <w:rFonts w:cstheme="minorHAnsi"/>
                <w:bCs/>
                <w:sz w:val="22"/>
              </w:rPr>
            </w:pPr>
            <w:r w:rsidRPr="003A123A">
              <w:rPr>
                <w:rFonts w:cstheme="minorHAnsi"/>
                <w:bCs/>
                <w:sz w:val="22"/>
              </w:rPr>
              <w:t>x</w:t>
            </w:r>
          </w:p>
        </w:tc>
        <w:tc>
          <w:tcPr>
            <w:tcW w:w="658" w:type="dxa"/>
            <w:hideMark/>
            <w:tcPrChange w:id="688" w:author="Di Donna, Enrica Maria" w:date="2026-02-24T14:29:00Z" w16du:dateUtc="2026-02-24T13:29:00Z">
              <w:tcPr>
                <w:tcW w:w="659" w:type="dxa"/>
                <w:hideMark/>
              </w:tcPr>
            </w:tcPrChange>
          </w:tcPr>
          <w:p w14:paraId="22907960" w14:textId="77777777" w:rsidR="00CD6155" w:rsidRPr="003A123A" w:rsidRDefault="00CD6155" w:rsidP="00CD6155">
            <w:pPr>
              <w:rPr>
                <w:rFonts w:cstheme="minorHAnsi"/>
                <w:bCs/>
                <w:sz w:val="22"/>
              </w:rPr>
            </w:pPr>
            <w:r w:rsidRPr="003A123A">
              <w:rPr>
                <w:rFonts w:cstheme="minorHAnsi"/>
                <w:bCs/>
                <w:sz w:val="22"/>
              </w:rPr>
              <w:t>x</w:t>
            </w:r>
          </w:p>
        </w:tc>
        <w:tc>
          <w:tcPr>
            <w:tcW w:w="679" w:type="dxa"/>
            <w:hideMark/>
            <w:tcPrChange w:id="689" w:author="Di Donna, Enrica Maria" w:date="2026-02-24T14:29:00Z" w16du:dateUtc="2026-02-24T13:29:00Z">
              <w:tcPr>
                <w:tcW w:w="794" w:type="dxa"/>
                <w:hideMark/>
              </w:tcPr>
            </w:tcPrChange>
          </w:tcPr>
          <w:p w14:paraId="1B8D2C2C" w14:textId="77777777" w:rsidR="00CD6155" w:rsidRPr="003A123A" w:rsidRDefault="00CD6155" w:rsidP="00CD6155">
            <w:pPr>
              <w:rPr>
                <w:rFonts w:cstheme="minorHAnsi"/>
                <w:bCs/>
                <w:sz w:val="22"/>
              </w:rPr>
            </w:pPr>
            <w:r w:rsidRPr="003A123A">
              <w:rPr>
                <w:rFonts w:cstheme="minorHAnsi"/>
                <w:bCs/>
                <w:sz w:val="22"/>
              </w:rPr>
              <w:t>x</w:t>
            </w:r>
          </w:p>
        </w:tc>
        <w:tc>
          <w:tcPr>
            <w:tcW w:w="538" w:type="dxa"/>
            <w:tcPrChange w:id="690" w:author="Di Donna, Enrica Maria" w:date="2026-02-24T14:29:00Z" w16du:dateUtc="2026-02-24T13:29:00Z">
              <w:tcPr>
                <w:tcW w:w="577" w:type="dxa"/>
              </w:tcPr>
            </w:tcPrChange>
          </w:tcPr>
          <w:p w14:paraId="1C1F5B73" w14:textId="78BC9D1E" w:rsidR="00CD6155" w:rsidRPr="003A123A" w:rsidRDefault="00CD6155" w:rsidP="00CD6155">
            <w:pPr>
              <w:rPr>
                <w:rFonts w:cstheme="minorHAnsi"/>
                <w:bCs/>
                <w:sz w:val="22"/>
              </w:rPr>
            </w:pPr>
            <w:r w:rsidRPr="003A123A">
              <w:rPr>
                <w:rFonts w:cstheme="minorHAnsi"/>
                <w:bCs/>
                <w:sz w:val="22"/>
              </w:rPr>
              <w:t>x</w:t>
            </w:r>
          </w:p>
        </w:tc>
        <w:tc>
          <w:tcPr>
            <w:tcW w:w="508" w:type="dxa"/>
            <w:hideMark/>
            <w:tcPrChange w:id="691" w:author="Di Donna, Enrica Maria" w:date="2026-02-24T14:29:00Z" w16du:dateUtc="2026-02-24T13:29:00Z">
              <w:tcPr>
                <w:tcW w:w="557" w:type="dxa"/>
                <w:hideMark/>
              </w:tcPr>
            </w:tcPrChange>
          </w:tcPr>
          <w:p w14:paraId="11E454BA" w14:textId="5D5B8C39" w:rsidR="00CD6155" w:rsidRPr="003A123A" w:rsidRDefault="00CD6155" w:rsidP="00CD6155">
            <w:pPr>
              <w:rPr>
                <w:rFonts w:cstheme="minorHAnsi"/>
                <w:bCs/>
                <w:sz w:val="22"/>
              </w:rPr>
            </w:pPr>
            <w:r w:rsidRPr="003A123A">
              <w:rPr>
                <w:rFonts w:cstheme="minorHAnsi"/>
                <w:bCs/>
                <w:sz w:val="22"/>
              </w:rPr>
              <w:t>x</w:t>
            </w:r>
          </w:p>
        </w:tc>
      </w:tr>
      <w:tr w:rsidR="00CD6155" w:rsidRPr="0054437B" w14:paraId="1A5B2D52" w14:textId="77777777" w:rsidTr="00C424F2">
        <w:trPr>
          <w:trHeight w:val="309"/>
          <w:trPrChange w:id="692" w:author="Di Donna, Enrica Maria" w:date="2026-02-24T14:29:00Z" w16du:dateUtc="2026-02-24T13:29:00Z">
            <w:trPr>
              <w:trHeight w:val="309"/>
            </w:trPr>
          </w:trPrChange>
        </w:trPr>
        <w:tc>
          <w:tcPr>
            <w:tcW w:w="803" w:type="dxa"/>
            <w:hideMark/>
            <w:tcPrChange w:id="693" w:author="Di Donna, Enrica Maria" w:date="2026-02-24T14:29:00Z" w16du:dateUtc="2026-02-24T13:29:00Z">
              <w:tcPr>
                <w:tcW w:w="756" w:type="dxa"/>
                <w:hideMark/>
              </w:tcPr>
            </w:tcPrChange>
          </w:tcPr>
          <w:p w14:paraId="488BFD2B" w14:textId="77777777" w:rsidR="00CD6155" w:rsidRPr="003A123A" w:rsidRDefault="00CD6155" w:rsidP="00CD6155">
            <w:pPr>
              <w:rPr>
                <w:rFonts w:cstheme="minorHAnsi"/>
                <w:bCs/>
                <w:sz w:val="22"/>
              </w:rPr>
            </w:pPr>
            <w:r w:rsidRPr="003A123A">
              <w:rPr>
                <w:rFonts w:cstheme="minorHAnsi"/>
                <w:bCs/>
                <w:sz w:val="22"/>
              </w:rPr>
              <w:lastRenderedPageBreak/>
              <w:t>Retention</w:t>
            </w:r>
          </w:p>
        </w:tc>
        <w:tc>
          <w:tcPr>
            <w:tcW w:w="497" w:type="dxa"/>
            <w:hideMark/>
            <w:tcPrChange w:id="694" w:author="Di Donna, Enrica Maria" w:date="2026-02-24T14:29:00Z" w16du:dateUtc="2026-02-24T13:29:00Z">
              <w:tcPr>
                <w:tcW w:w="549" w:type="dxa"/>
                <w:hideMark/>
              </w:tcPr>
            </w:tcPrChange>
          </w:tcPr>
          <w:p w14:paraId="3D7C44F2" w14:textId="77777777" w:rsidR="00CD6155" w:rsidRPr="003A123A" w:rsidRDefault="00CD6155" w:rsidP="00CD6155">
            <w:pPr>
              <w:rPr>
                <w:rFonts w:cstheme="minorHAnsi"/>
                <w:bCs/>
                <w:sz w:val="22"/>
              </w:rPr>
            </w:pPr>
            <w:r w:rsidRPr="003A123A">
              <w:rPr>
                <w:rFonts w:cstheme="minorHAnsi"/>
                <w:bCs/>
                <w:sz w:val="22"/>
              </w:rPr>
              <w:t>x</w:t>
            </w:r>
          </w:p>
        </w:tc>
        <w:tc>
          <w:tcPr>
            <w:tcW w:w="648" w:type="dxa"/>
            <w:hideMark/>
            <w:tcPrChange w:id="695" w:author="Di Donna, Enrica Maria" w:date="2026-02-24T14:29:00Z" w16du:dateUtc="2026-02-24T13:29:00Z">
              <w:tcPr>
                <w:tcW w:w="652" w:type="dxa"/>
                <w:hideMark/>
              </w:tcPr>
            </w:tcPrChange>
          </w:tcPr>
          <w:p w14:paraId="636DC816" w14:textId="77777777" w:rsidR="00CD6155" w:rsidRPr="003A123A" w:rsidRDefault="00CD6155" w:rsidP="00CD6155">
            <w:pPr>
              <w:rPr>
                <w:rFonts w:cstheme="minorHAnsi"/>
                <w:bCs/>
                <w:sz w:val="22"/>
              </w:rPr>
            </w:pPr>
            <w:r w:rsidRPr="003A123A">
              <w:rPr>
                <w:rFonts w:cstheme="minorHAnsi"/>
                <w:bCs/>
                <w:sz w:val="22"/>
              </w:rPr>
              <w:t>x</w:t>
            </w:r>
          </w:p>
        </w:tc>
        <w:tc>
          <w:tcPr>
            <w:tcW w:w="865" w:type="dxa"/>
            <w:hideMark/>
            <w:tcPrChange w:id="696" w:author="Di Donna, Enrica Maria" w:date="2026-02-24T14:29:00Z" w16du:dateUtc="2026-02-24T13:29:00Z">
              <w:tcPr>
                <w:tcW w:w="800" w:type="dxa"/>
                <w:hideMark/>
              </w:tcPr>
            </w:tcPrChange>
          </w:tcPr>
          <w:p w14:paraId="05A1DB79" w14:textId="77777777" w:rsidR="00CD6155" w:rsidRPr="003A123A" w:rsidRDefault="00CD6155" w:rsidP="00CD6155">
            <w:pPr>
              <w:rPr>
                <w:rFonts w:cstheme="minorHAnsi"/>
                <w:bCs/>
                <w:sz w:val="22"/>
              </w:rPr>
            </w:pPr>
            <w:r w:rsidRPr="003A123A">
              <w:rPr>
                <w:rFonts w:cstheme="minorHAnsi"/>
                <w:bCs/>
                <w:sz w:val="22"/>
              </w:rPr>
              <w:t>x</w:t>
            </w:r>
          </w:p>
        </w:tc>
        <w:tc>
          <w:tcPr>
            <w:tcW w:w="651" w:type="dxa"/>
            <w:hideMark/>
            <w:tcPrChange w:id="697" w:author="Di Donna, Enrica Maria" w:date="2026-02-24T14:29:00Z" w16du:dateUtc="2026-02-24T13:29:00Z">
              <w:tcPr>
                <w:tcW w:w="654" w:type="dxa"/>
                <w:hideMark/>
              </w:tcPr>
            </w:tcPrChange>
          </w:tcPr>
          <w:p w14:paraId="2D6D5E84" w14:textId="77777777" w:rsidR="00CD6155" w:rsidRPr="003A123A" w:rsidRDefault="00CD6155" w:rsidP="00CD6155">
            <w:pPr>
              <w:rPr>
                <w:rFonts w:cstheme="minorHAnsi"/>
                <w:bCs/>
                <w:sz w:val="22"/>
              </w:rPr>
            </w:pPr>
            <w:r w:rsidRPr="003A123A">
              <w:rPr>
                <w:rFonts w:cstheme="minorHAnsi"/>
                <w:bCs/>
                <w:sz w:val="22"/>
              </w:rPr>
              <w:t>x</w:t>
            </w:r>
          </w:p>
        </w:tc>
        <w:tc>
          <w:tcPr>
            <w:tcW w:w="779" w:type="dxa"/>
            <w:hideMark/>
            <w:tcPrChange w:id="698" w:author="Di Donna, Enrica Maria" w:date="2026-02-24T14:29:00Z" w16du:dateUtc="2026-02-24T13:29:00Z">
              <w:tcPr>
                <w:tcW w:w="742" w:type="dxa"/>
                <w:hideMark/>
              </w:tcPr>
            </w:tcPrChange>
          </w:tcPr>
          <w:p w14:paraId="57CFB236" w14:textId="77777777" w:rsidR="00CD6155" w:rsidRPr="003A123A" w:rsidRDefault="00CD6155" w:rsidP="00CD6155">
            <w:pPr>
              <w:rPr>
                <w:rFonts w:cstheme="minorHAnsi"/>
                <w:bCs/>
                <w:sz w:val="22"/>
              </w:rPr>
            </w:pPr>
            <w:r w:rsidRPr="003A123A">
              <w:rPr>
                <w:rFonts w:cstheme="minorHAnsi"/>
                <w:bCs/>
                <w:sz w:val="22"/>
              </w:rPr>
              <w:t>x</w:t>
            </w:r>
          </w:p>
        </w:tc>
        <w:tc>
          <w:tcPr>
            <w:tcW w:w="499" w:type="dxa"/>
            <w:hideMark/>
            <w:tcPrChange w:id="699" w:author="Di Donna, Enrica Maria" w:date="2026-02-24T14:29:00Z" w16du:dateUtc="2026-02-24T13:29:00Z">
              <w:tcPr>
                <w:tcW w:w="550" w:type="dxa"/>
                <w:hideMark/>
              </w:tcPr>
            </w:tcPrChange>
          </w:tcPr>
          <w:p w14:paraId="55F4ADAA" w14:textId="5CFF8C4C" w:rsidR="00CD6155" w:rsidRPr="003A123A" w:rsidRDefault="004B7CE7" w:rsidP="00CD6155">
            <w:pPr>
              <w:rPr>
                <w:rFonts w:cstheme="minorHAnsi"/>
                <w:bCs/>
                <w:sz w:val="22"/>
              </w:rPr>
            </w:pPr>
            <w:r w:rsidRPr="003A123A">
              <w:rPr>
                <w:rFonts w:cstheme="minorHAnsi"/>
                <w:bCs/>
                <w:sz w:val="22"/>
              </w:rPr>
              <w:t>X</w:t>
            </w:r>
          </w:p>
        </w:tc>
        <w:tc>
          <w:tcPr>
            <w:tcW w:w="883" w:type="dxa"/>
            <w:hideMark/>
            <w:tcPrChange w:id="700" w:author="Di Donna, Enrica Maria" w:date="2026-02-24T14:29:00Z" w16du:dateUtc="2026-02-24T13:29:00Z">
              <w:tcPr>
                <w:tcW w:w="813" w:type="dxa"/>
                <w:hideMark/>
              </w:tcPr>
            </w:tcPrChange>
          </w:tcPr>
          <w:p w14:paraId="26B729C0" w14:textId="77777777" w:rsidR="00CD6155" w:rsidRPr="003A123A" w:rsidRDefault="00CD6155" w:rsidP="00CD6155">
            <w:pPr>
              <w:rPr>
                <w:rFonts w:cstheme="minorHAnsi"/>
                <w:bCs/>
                <w:sz w:val="22"/>
              </w:rPr>
            </w:pPr>
            <w:r w:rsidRPr="003A123A">
              <w:rPr>
                <w:rFonts w:cstheme="minorHAnsi"/>
                <w:bCs/>
                <w:sz w:val="22"/>
              </w:rPr>
              <w:t>x</w:t>
            </w:r>
          </w:p>
        </w:tc>
        <w:tc>
          <w:tcPr>
            <w:tcW w:w="879" w:type="dxa"/>
            <w:hideMark/>
            <w:tcPrChange w:id="701" w:author="Di Donna, Enrica Maria" w:date="2026-02-24T14:29:00Z" w16du:dateUtc="2026-02-24T13:29:00Z">
              <w:tcPr>
                <w:tcW w:w="810" w:type="dxa"/>
                <w:hideMark/>
              </w:tcPr>
            </w:tcPrChange>
          </w:tcPr>
          <w:p w14:paraId="5BC9802B" w14:textId="77777777" w:rsidR="00CD6155" w:rsidRPr="003A123A" w:rsidRDefault="00CD6155" w:rsidP="00CD6155">
            <w:pPr>
              <w:rPr>
                <w:rFonts w:cstheme="minorHAnsi"/>
                <w:bCs/>
                <w:sz w:val="22"/>
              </w:rPr>
            </w:pPr>
            <w:r w:rsidRPr="003A123A">
              <w:rPr>
                <w:rFonts w:cstheme="minorHAnsi"/>
                <w:bCs/>
                <w:sz w:val="22"/>
              </w:rPr>
              <w:t>x</w:t>
            </w:r>
          </w:p>
        </w:tc>
        <w:tc>
          <w:tcPr>
            <w:tcW w:w="741" w:type="dxa"/>
            <w:hideMark/>
            <w:tcPrChange w:id="702" w:author="Di Donna, Enrica Maria" w:date="2026-02-24T14:29:00Z" w16du:dateUtc="2026-02-24T13:29:00Z">
              <w:tcPr>
                <w:tcW w:w="715" w:type="dxa"/>
                <w:hideMark/>
              </w:tcPr>
            </w:tcPrChange>
          </w:tcPr>
          <w:p w14:paraId="5C46CE28" w14:textId="77777777" w:rsidR="00CD6155" w:rsidRPr="003A123A" w:rsidRDefault="00CD6155" w:rsidP="00CD6155">
            <w:pPr>
              <w:rPr>
                <w:rFonts w:cstheme="minorHAnsi"/>
                <w:bCs/>
                <w:sz w:val="22"/>
              </w:rPr>
            </w:pPr>
            <w:r w:rsidRPr="003A123A">
              <w:rPr>
                <w:rFonts w:cstheme="minorHAnsi"/>
                <w:bCs/>
                <w:sz w:val="22"/>
              </w:rPr>
              <w:t>x</w:t>
            </w:r>
          </w:p>
        </w:tc>
        <w:tc>
          <w:tcPr>
            <w:tcW w:w="658" w:type="dxa"/>
            <w:hideMark/>
            <w:tcPrChange w:id="703" w:author="Di Donna, Enrica Maria" w:date="2026-02-24T14:29:00Z" w16du:dateUtc="2026-02-24T13:29:00Z">
              <w:tcPr>
                <w:tcW w:w="659" w:type="dxa"/>
                <w:hideMark/>
              </w:tcPr>
            </w:tcPrChange>
          </w:tcPr>
          <w:p w14:paraId="235FBAE3" w14:textId="77777777" w:rsidR="00CD6155" w:rsidRPr="003A123A" w:rsidRDefault="00CD6155" w:rsidP="00CD6155">
            <w:pPr>
              <w:rPr>
                <w:rFonts w:cstheme="minorHAnsi"/>
                <w:bCs/>
                <w:sz w:val="22"/>
              </w:rPr>
            </w:pPr>
            <w:r w:rsidRPr="003A123A">
              <w:rPr>
                <w:rFonts w:cstheme="minorHAnsi"/>
                <w:bCs/>
                <w:sz w:val="22"/>
              </w:rPr>
              <w:t>x</w:t>
            </w:r>
          </w:p>
        </w:tc>
        <w:tc>
          <w:tcPr>
            <w:tcW w:w="679" w:type="dxa"/>
            <w:hideMark/>
            <w:tcPrChange w:id="704" w:author="Di Donna, Enrica Maria" w:date="2026-02-24T14:29:00Z" w16du:dateUtc="2026-02-24T13:29:00Z">
              <w:tcPr>
                <w:tcW w:w="794" w:type="dxa"/>
                <w:hideMark/>
              </w:tcPr>
            </w:tcPrChange>
          </w:tcPr>
          <w:p w14:paraId="2A914E96" w14:textId="77777777" w:rsidR="00CD6155" w:rsidRPr="003A123A" w:rsidRDefault="00CD6155" w:rsidP="00CD6155">
            <w:pPr>
              <w:rPr>
                <w:rFonts w:cstheme="minorHAnsi"/>
                <w:bCs/>
                <w:sz w:val="22"/>
              </w:rPr>
            </w:pPr>
            <w:r w:rsidRPr="003A123A">
              <w:rPr>
                <w:rFonts w:cstheme="minorHAnsi"/>
                <w:bCs/>
                <w:sz w:val="22"/>
              </w:rPr>
              <w:t>x</w:t>
            </w:r>
          </w:p>
        </w:tc>
        <w:tc>
          <w:tcPr>
            <w:tcW w:w="538" w:type="dxa"/>
            <w:tcPrChange w:id="705" w:author="Di Donna, Enrica Maria" w:date="2026-02-24T14:29:00Z" w16du:dateUtc="2026-02-24T13:29:00Z">
              <w:tcPr>
                <w:tcW w:w="577" w:type="dxa"/>
              </w:tcPr>
            </w:tcPrChange>
          </w:tcPr>
          <w:p w14:paraId="6BDE5A76" w14:textId="76E486F9" w:rsidR="00CD6155" w:rsidRPr="003A123A" w:rsidRDefault="00CD6155" w:rsidP="00CD6155">
            <w:pPr>
              <w:rPr>
                <w:rFonts w:cstheme="minorHAnsi"/>
                <w:bCs/>
                <w:sz w:val="22"/>
              </w:rPr>
            </w:pPr>
            <w:r w:rsidRPr="003A123A">
              <w:rPr>
                <w:rFonts w:cstheme="minorHAnsi"/>
                <w:bCs/>
                <w:sz w:val="22"/>
              </w:rPr>
              <w:t>x</w:t>
            </w:r>
          </w:p>
        </w:tc>
        <w:tc>
          <w:tcPr>
            <w:tcW w:w="508" w:type="dxa"/>
            <w:hideMark/>
            <w:tcPrChange w:id="706" w:author="Di Donna, Enrica Maria" w:date="2026-02-24T14:29:00Z" w16du:dateUtc="2026-02-24T13:29:00Z">
              <w:tcPr>
                <w:tcW w:w="557" w:type="dxa"/>
                <w:hideMark/>
              </w:tcPr>
            </w:tcPrChange>
          </w:tcPr>
          <w:p w14:paraId="2380AC35" w14:textId="309F5721" w:rsidR="00CD6155" w:rsidRPr="003A123A" w:rsidRDefault="00CD6155" w:rsidP="00CD6155">
            <w:pPr>
              <w:rPr>
                <w:rFonts w:cstheme="minorHAnsi"/>
                <w:bCs/>
                <w:sz w:val="22"/>
              </w:rPr>
            </w:pPr>
            <w:r w:rsidRPr="003A123A">
              <w:rPr>
                <w:rFonts w:cstheme="minorHAnsi"/>
                <w:bCs/>
                <w:sz w:val="22"/>
              </w:rPr>
              <w:t>x</w:t>
            </w:r>
          </w:p>
        </w:tc>
      </w:tr>
      <w:tr w:rsidR="00CD6155" w:rsidRPr="0054437B" w14:paraId="4AFD5F15" w14:textId="77777777" w:rsidTr="00C424F2">
        <w:trPr>
          <w:trHeight w:val="309"/>
          <w:trPrChange w:id="707" w:author="Di Donna, Enrica Maria" w:date="2026-02-24T14:29:00Z" w16du:dateUtc="2026-02-24T13:29:00Z">
            <w:trPr>
              <w:trHeight w:val="309"/>
            </w:trPr>
          </w:trPrChange>
        </w:trPr>
        <w:tc>
          <w:tcPr>
            <w:tcW w:w="803" w:type="dxa"/>
            <w:hideMark/>
            <w:tcPrChange w:id="708" w:author="Di Donna, Enrica Maria" w:date="2026-02-24T14:29:00Z" w16du:dateUtc="2026-02-24T13:29:00Z">
              <w:tcPr>
                <w:tcW w:w="756" w:type="dxa"/>
                <w:hideMark/>
              </w:tcPr>
            </w:tcPrChange>
          </w:tcPr>
          <w:p w14:paraId="36E661E1" w14:textId="77777777" w:rsidR="00CD6155" w:rsidRPr="003A123A" w:rsidRDefault="00CD6155" w:rsidP="00CD6155">
            <w:pPr>
              <w:rPr>
                <w:rFonts w:cstheme="minorHAnsi"/>
                <w:bCs/>
                <w:sz w:val="22"/>
              </w:rPr>
            </w:pPr>
            <w:r w:rsidRPr="003A123A">
              <w:rPr>
                <w:rFonts w:cstheme="minorHAnsi"/>
                <w:bCs/>
                <w:sz w:val="22"/>
              </w:rPr>
              <w:t>Servizio</w:t>
            </w:r>
          </w:p>
        </w:tc>
        <w:tc>
          <w:tcPr>
            <w:tcW w:w="497" w:type="dxa"/>
            <w:hideMark/>
            <w:tcPrChange w:id="709" w:author="Di Donna, Enrica Maria" w:date="2026-02-24T14:29:00Z" w16du:dateUtc="2026-02-24T13:29:00Z">
              <w:tcPr>
                <w:tcW w:w="549" w:type="dxa"/>
                <w:hideMark/>
              </w:tcPr>
            </w:tcPrChange>
          </w:tcPr>
          <w:p w14:paraId="3F45CC54" w14:textId="77777777" w:rsidR="00CD6155" w:rsidRPr="003A123A" w:rsidRDefault="00CD6155" w:rsidP="00CD6155">
            <w:pPr>
              <w:rPr>
                <w:rFonts w:cstheme="minorHAnsi"/>
                <w:bCs/>
                <w:sz w:val="22"/>
              </w:rPr>
            </w:pPr>
            <w:r w:rsidRPr="003A123A">
              <w:rPr>
                <w:rFonts w:cstheme="minorHAnsi"/>
                <w:bCs/>
                <w:sz w:val="22"/>
              </w:rPr>
              <w:t> </w:t>
            </w:r>
          </w:p>
        </w:tc>
        <w:tc>
          <w:tcPr>
            <w:tcW w:w="648" w:type="dxa"/>
            <w:hideMark/>
            <w:tcPrChange w:id="710" w:author="Di Donna, Enrica Maria" w:date="2026-02-24T14:29:00Z" w16du:dateUtc="2026-02-24T13:29:00Z">
              <w:tcPr>
                <w:tcW w:w="652" w:type="dxa"/>
                <w:hideMark/>
              </w:tcPr>
            </w:tcPrChange>
          </w:tcPr>
          <w:p w14:paraId="73BC9950" w14:textId="77777777" w:rsidR="00CD6155" w:rsidRPr="003A123A" w:rsidRDefault="00CD6155" w:rsidP="00CD6155">
            <w:pPr>
              <w:rPr>
                <w:rFonts w:cstheme="minorHAnsi"/>
                <w:bCs/>
                <w:sz w:val="22"/>
              </w:rPr>
            </w:pPr>
            <w:r w:rsidRPr="003A123A">
              <w:rPr>
                <w:rFonts w:cstheme="minorHAnsi"/>
                <w:bCs/>
                <w:sz w:val="22"/>
              </w:rPr>
              <w:t> </w:t>
            </w:r>
          </w:p>
        </w:tc>
        <w:tc>
          <w:tcPr>
            <w:tcW w:w="865" w:type="dxa"/>
            <w:hideMark/>
            <w:tcPrChange w:id="711" w:author="Di Donna, Enrica Maria" w:date="2026-02-24T14:29:00Z" w16du:dateUtc="2026-02-24T13:29:00Z">
              <w:tcPr>
                <w:tcW w:w="800" w:type="dxa"/>
                <w:hideMark/>
              </w:tcPr>
            </w:tcPrChange>
          </w:tcPr>
          <w:p w14:paraId="25529A5C" w14:textId="77777777" w:rsidR="00CD6155" w:rsidRPr="003A123A" w:rsidRDefault="00CD6155" w:rsidP="00CD6155">
            <w:pPr>
              <w:rPr>
                <w:rFonts w:cstheme="minorHAnsi"/>
                <w:bCs/>
                <w:sz w:val="22"/>
              </w:rPr>
            </w:pPr>
            <w:r w:rsidRPr="003A123A">
              <w:rPr>
                <w:rFonts w:cstheme="minorHAnsi"/>
                <w:bCs/>
                <w:sz w:val="22"/>
              </w:rPr>
              <w:t>x</w:t>
            </w:r>
          </w:p>
        </w:tc>
        <w:tc>
          <w:tcPr>
            <w:tcW w:w="651" w:type="dxa"/>
            <w:hideMark/>
            <w:tcPrChange w:id="712" w:author="Di Donna, Enrica Maria" w:date="2026-02-24T14:29:00Z" w16du:dateUtc="2026-02-24T13:29:00Z">
              <w:tcPr>
                <w:tcW w:w="654" w:type="dxa"/>
                <w:hideMark/>
              </w:tcPr>
            </w:tcPrChange>
          </w:tcPr>
          <w:p w14:paraId="6CF87E7B" w14:textId="77777777" w:rsidR="00CD6155" w:rsidRPr="003A123A" w:rsidRDefault="00CD6155" w:rsidP="00CD6155">
            <w:pPr>
              <w:rPr>
                <w:rFonts w:cstheme="minorHAnsi"/>
                <w:bCs/>
                <w:sz w:val="22"/>
              </w:rPr>
            </w:pPr>
            <w:r w:rsidRPr="003A123A">
              <w:rPr>
                <w:rFonts w:cstheme="minorHAnsi"/>
                <w:bCs/>
                <w:sz w:val="22"/>
              </w:rPr>
              <w:t> </w:t>
            </w:r>
          </w:p>
        </w:tc>
        <w:tc>
          <w:tcPr>
            <w:tcW w:w="779" w:type="dxa"/>
            <w:hideMark/>
            <w:tcPrChange w:id="713" w:author="Di Donna, Enrica Maria" w:date="2026-02-24T14:29:00Z" w16du:dateUtc="2026-02-24T13:29:00Z">
              <w:tcPr>
                <w:tcW w:w="742" w:type="dxa"/>
                <w:hideMark/>
              </w:tcPr>
            </w:tcPrChange>
          </w:tcPr>
          <w:p w14:paraId="14192454" w14:textId="77777777" w:rsidR="00CD6155" w:rsidRPr="003A123A" w:rsidRDefault="00CD6155" w:rsidP="00CD6155">
            <w:pPr>
              <w:rPr>
                <w:rFonts w:cstheme="minorHAnsi"/>
                <w:bCs/>
                <w:sz w:val="22"/>
              </w:rPr>
            </w:pPr>
            <w:r w:rsidRPr="003A123A">
              <w:rPr>
                <w:rFonts w:cstheme="minorHAnsi"/>
                <w:bCs/>
                <w:sz w:val="22"/>
              </w:rPr>
              <w:t>x</w:t>
            </w:r>
          </w:p>
        </w:tc>
        <w:tc>
          <w:tcPr>
            <w:tcW w:w="499" w:type="dxa"/>
            <w:hideMark/>
            <w:tcPrChange w:id="714" w:author="Di Donna, Enrica Maria" w:date="2026-02-24T14:29:00Z" w16du:dateUtc="2026-02-24T13:29:00Z">
              <w:tcPr>
                <w:tcW w:w="550" w:type="dxa"/>
                <w:hideMark/>
              </w:tcPr>
            </w:tcPrChange>
          </w:tcPr>
          <w:p w14:paraId="239376DF" w14:textId="13610CF9" w:rsidR="00CD6155" w:rsidRPr="003A123A" w:rsidRDefault="004B7CE7" w:rsidP="00CD6155">
            <w:pPr>
              <w:rPr>
                <w:rFonts w:cstheme="minorHAnsi"/>
                <w:bCs/>
                <w:sz w:val="22"/>
              </w:rPr>
            </w:pPr>
            <w:r w:rsidRPr="003A123A">
              <w:rPr>
                <w:rFonts w:cstheme="minorHAnsi"/>
                <w:bCs/>
                <w:sz w:val="22"/>
              </w:rPr>
              <w:t>X</w:t>
            </w:r>
          </w:p>
        </w:tc>
        <w:tc>
          <w:tcPr>
            <w:tcW w:w="883" w:type="dxa"/>
            <w:hideMark/>
            <w:tcPrChange w:id="715" w:author="Di Donna, Enrica Maria" w:date="2026-02-24T14:29:00Z" w16du:dateUtc="2026-02-24T13:29:00Z">
              <w:tcPr>
                <w:tcW w:w="813" w:type="dxa"/>
                <w:hideMark/>
              </w:tcPr>
            </w:tcPrChange>
          </w:tcPr>
          <w:p w14:paraId="6B440002" w14:textId="77777777" w:rsidR="00CD6155" w:rsidRPr="003A123A" w:rsidRDefault="00CD6155" w:rsidP="00CD6155">
            <w:pPr>
              <w:rPr>
                <w:rFonts w:cstheme="minorHAnsi"/>
                <w:bCs/>
                <w:sz w:val="22"/>
              </w:rPr>
            </w:pPr>
            <w:r w:rsidRPr="003A123A">
              <w:rPr>
                <w:rFonts w:cstheme="minorHAnsi"/>
                <w:bCs/>
                <w:sz w:val="22"/>
              </w:rPr>
              <w:t>x</w:t>
            </w:r>
          </w:p>
        </w:tc>
        <w:tc>
          <w:tcPr>
            <w:tcW w:w="879" w:type="dxa"/>
            <w:hideMark/>
            <w:tcPrChange w:id="716" w:author="Di Donna, Enrica Maria" w:date="2026-02-24T14:29:00Z" w16du:dateUtc="2026-02-24T13:29:00Z">
              <w:tcPr>
                <w:tcW w:w="810" w:type="dxa"/>
                <w:hideMark/>
              </w:tcPr>
            </w:tcPrChange>
          </w:tcPr>
          <w:p w14:paraId="2AC13301" w14:textId="77777777" w:rsidR="00CD6155" w:rsidRPr="003A123A" w:rsidRDefault="00CD6155" w:rsidP="00CD6155">
            <w:pPr>
              <w:rPr>
                <w:rFonts w:cstheme="minorHAnsi"/>
                <w:bCs/>
                <w:sz w:val="22"/>
              </w:rPr>
            </w:pPr>
            <w:r w:rsidRPr="003A123A">
              <w:rPr>
                <w:rFonts w:cstheme="minorHAnsi"/>
                <w:bCs/>
                <w:sz w:val="22"/>
              </w:rPr>
              <w:t>x</w:t>
            </w:r>
          </w:p>
        </w:tc>
        <w:tc>
          <w:tcPr>
            <w:tcW w:w="741" w:type="dxa"/>
            <w:hideMark/>
            <w:tcPrChange w:id="717" w:author="Di Donna, Enrica Maria" w:date="2026-02-24T14:29:00Z" w16du:dateUtc="2026-02-24T13:29:00Z">
              <w:tcPr>
                <w:tcW w:w="715" w:type="dxa"/>
                <w:hideMark/>
              </w:tcPr>
            </w:tcPrChange>
          </w:tcPr>
          <w:p w14:paraId="50CE84F4" w14:textId="77777777" w:rsidR="00CD6155" w:rsidRPr="003A123A" w:rsidRDefault="00CD6155" w:rsidP="00CD6155">
            <w:pPr>
              <w:rPr>
                <w:rFonts w:cstheme="minorHAnsi"/>
                <w:bCs/>
                <w:sz w:val="22"/>
              </w:rPr>
            </w:pPr>
            <w:r w:rsidRPr="003A123A">
              <w:rPr>
                <w:rFonts w:cstheme="minorHAnsi"/>
                <w:bCs/>
                <w:sz w:val="22"/>
              </w:rPr>
              <w:t>x</w:t>
            </w:r>
          </w:p>
        </w:tc>
        <w:tc>
          <w:tcPr>
            <w:tcW w:w="658" w:type="dxa"/>
            <w:hideMark/>
            <w:tcPrChange w:id="718" w:author="Di Donna, Enrica Maria" w:date="2026-02-24T14:29:00Z" w16du:dateUtc="2026-02-24T13:29:00Z">
              <w:tcPr>
                <w:tcW w:w="659" w:type="dxa"/>
                <w:hideMark/>
              </w:tcPr>
            </w:tcPrChange>
          </w:tcPr>
          <w:p w14:paraId="1DCF6B72" w14:textId="77777777" w:rsidR="00CD6155" w:rsidRPr="003A123A" w:rsidRDefault="00CD6155" w:rsidP="00CD6155">
            <w:pPr>
              <w:rPr>
                <w:rFonts w:cstheme="minorHAnsi"/>
                <w:bCs/>
                <w:sz w:val="22"/>
              </w:rPr>
            </w:pPr>
            <w:r w:rsidRPr="003A123A">
              <w:rPr>
                <w:rFonts w:cstheme="minorHAnsi"/>
                <w:bCs/>
                <w:sz w:val="22"/>
              </w:rPr>
              <w:t>x</w:t>
            </w:r>
          </w:p>
        </w:tc>
        <w:tc>
          <w:tcPr>
            <w:tcW w:w="679" w:type="dxa"/>
            <w:hideMark/>
            <w:tcPrChange w:id="719" w:author="Di Donna, Enrica Maria" w:date="2026-02-24T14:29:00Z" w16du:dateUtc="2026-02-24T13:29:00Z">
              <w:tcPr>
                <w:tcW w:w="794" w:type="dxa"/>
                <w:hideMark/>
              </w:tcPr>
            </w:tcPrChange>
          </w:tcPr>
          <w:p w14:paraId="3959AFFC" w14:textId="77777777" w:rsidR="00CD6155" w:rsidRPr="003A123A" w:rsidRDefault="00CD6155" w:rsidP="00CD6155">
            <w:pPr>
              <w:rPr>
                <w:rFonts w:cstheme="minorHAnsi"/>
                <w:bCs/>
                <w:sz w:val="22"/>
              </w:rPr>
            </w:pPr>
            <w:r w:rsidRPr="003A123A">
              <w:rPr>
                <w:rFonts w:cstheme="minorHAnsi"/>
                <w:bCs/>
                <w:sz w:val="22"/>
              </w:rPr>
              <w:t>x</w:t>
            </w:r>
          </w:p>
        </w:tc>
        <w:tc>
          <w:tcPr>
            <w:tcW w:w="538" w:type="dxa"/>
            <w:tcPrChange w:id="720" w:author="Di Donna, Enrica Maria" w:date="2026-02-24T14:29:00Z" w16du:dateUtc="2026-02-24T13:29:00Z">
              <w:tcPr>
                <w:tcW w:w="577" w:type="dxa"/>
              </w:tcPr>
            </w:tcPrChange>
          </w:tcPr>
          <w:p w14:paraId="796127C8" w14:textId="381B010F" w:rsidR="00CD6155" w:rsidRPr="003A123A" w:rsidRDefault="00CD6155" w:rsidP="00CD6155">
            <w:pPr>
              <w:rPr>
                <w:rFonts w:cstheme="minorHAnsi"/>
                <w:bCs/>
                <w:sz w:val="22"/>
              </w:rPr>
            </w:pPr>
            <w:r w:rsidRPr="003A123A">
              <w:rPr>
                <w:rFonts w:cstheme="minorHAnsi"/>
                <w:bCs/>
                <w:sz w:val="22"/>
              </w:rPr>
              <w:t>x</w:t>
            </w:r>
          </w:p>
        </w:tc>
        <w:tc>
          <w:tcPr>
            <w:tcW w:w="508" w:type="dxa"/>
            <w:hideMark/>
            <w:tcPrChange w:id="721" w:author="Di Donna, Enrica Maria" w:date="2026-02-24T14:29:00Z" w16du:dateUtc="2026-02-24T13:29:00Z">
              <w:tcPr>
                <w:tcW w:w="557" w:type="dxa"/>
                <w:hideMark/>
              </w:tcPr>
            </w:tcPrChange>
          </w:tcPr>
          <w:p w14:paraId="40C11988" w14:textId="426A0C28" w:rsidR="00CD6155" w:rsidRPr="003A123A" w:rsidRDefault="00CD6155" w:rsidP="00CD6155">
            <w:pPr>
              <w:rPr>
                <w:rFonts w:cstheme="minorHAnsi"/>
                <w:bCs/>
                <w:sz w:val="22"/>
              </w:rPr>
            </w:pPr>
            <w:r w:rsidRPr="003A123A">
              <w:rPr>
                <w:rFonts w:cstheme="minorHAnsi"/>
                <w:bCs/>
                <w:sz w:val="22"/>
              </w:rPr>
              <w:t>x</w:t>
            </w:r>
          </w:p>
        </w:tc>
      </w:tr>
      <w:tr w:rsidR="00CD6155" w:rsidRPr="0054437B" w14:paraId="05389C9E" w14:textId="77777777" w:rsidTr="00C424F2">
        <w:trPr>
          <w:trHeight w:val="309"/>
          <w:trPrChange w:id="722" w:author="Di Donna, Enrica Maria" w:date="2026-02-24T14:29:00Z" w16du:dateUtc="2026-02-24T13:29:00Z">
            <w:trPr>
              <w:trHeight w:val="309"/>
            </w:trPr>
          </w:trPrChange>
        </w:trPr>
        <w:tc>
          <w:tcPr>
            <w:tcW w:w="803" w:type="dxa"/>
            <w:hideMark/>
            <w:tcPrChange w:id="723" w:author="Di Donna, Enrica Maria" w:date="2026-02-24T14:29:00Z" w16du:dateUtc="2026-02-24T13:29:00Z">
              <w:tcPr>
                <w:tcW w:w="756" w:type="dxa"/>
                <w:hideMark/>
              </w:tcPr>
            </w:tcPrChange>
          </w:tcPr>
          <w:p w14:paraId="753578F3" w14:textId="77777777" w:rsidR="00CD6155" w:rsidRPr="003A123A" w:rsidRDefault="00CD6155" w:rsidP="00CD6155">
            <w:pPr>
              <w:rPr>
                <w:rFonts w:cstheme="minorHAnsi"/>
                <w:bCs/>
                <w:sz w:val="22"/>
              </w:rPr>
            </w:pPr>
            <w:r w:rsidRPr="003A123A">
              <w:rPr>
                <w:rFonts w:cstheme="minorHAnsi"/>
                <w:bCs/>
                <w:sz w:val="22"/>
              </w:rPr>
              <w:t>Up-selling</w:t>
            </w:r>
          </w:p>
        </w:tc>
        <w:tc>
          <w:tcPr>
            <w:tcW w:w="497" w:type="dxa"/>
            <w:hideMark/>
            <w:tcPrChange w:id="724" w:author="Di Donna, Enrica Maria" w:date="2026-02-24T14:29:00Z" w16du:dateUtc="2026-02-24T13:29:00Z">
              <w:tcPr>
                <w:tcW w:w="549" w:type="dxa"/>
                <w:hideMark/>
              </w:tcPr>
            </w:tcPrChange>
          </w:tcPr>
          <w:p w14:paraId="1F6DF7B1" w14:textId="77777777" w:rsidR="00CD6155" w:rsidRPr="003A123A" w:rsidRDefault="00CD6155" w:rsidP="00CD6155">
            <w:pPr>
              <w:rPr>
                <w:rFonts w:cstheme="minorHAnsi"/>
                <w:bCs/>
                <w:sz w:val="22"/>
              </w:rPr>
            </w:pPr>
            <w:r w:rsidRPr="003A123A">
              <w:rPr>
                <w:rFonts w:cstheme="minorHAnsi"/>
                <w:bCs/>
                <w:sz w:val="22"/>
              </w:rPr>
              <w:t>x</w:t>
            </w:r>
          </w:p>
        </w:tc>
        <w:tc>
          <w:tcPr>
            <w:tcW w:w="648" w:type="dxa"/>
            <w:hideMark/>
            <w:tcPrChange w:id="725" w:author="Di Donna, Enrica Maria" w:date="2026-02-24T14:29:00Z" w16du:dateUtc="2026-02-24T13:29:00Z">
              <w:tcPr>
                <w:tcW w:w="652" w:type="dxa"/>
                <w:hideMark/>
              </w:tcPr>
            </w:tcPrChange>
          </w:tcPr>
          <w:p w14:paraId="58C40D0D" w14:textId="77777777" w:rsidR="00CD6155" w:rsidRPr="003A123A" w:rsidRDefault="00CD6155" w:rsidP="00CD6155">
            <w:pPr>
              <w:rPr>
                <w:rFonts w:cstheme="minorHAnsi"/>
                <w:bCs/>
                <w:sz w:val="22"/>
              </w:rPr>
            </w:pPr>
            <w:r w:rsidRPr="003A123A">
              <w:rPr>
                <w:rFonts w:cstheme="minorHAnsi"/>
                <w:bCs/>
                <w:sz w:val="22"/>
              </w:rPr>
              <w:t>x</w:t>
            </w:r>
          </w:p>
        </w:tc>
        <w:tc>
          <w:tcPr>
            <w:tcW w:w="865" w:type="dxa"/>
            <w:hideMark/>
            <w:tcPrChange w:id="726" w:author="Di Donna, Enrica Maria" w:date="2026-02-24T14:29:00Z" w16du:dateUtc="2026-02-24T13:29:00Z">
              <w:tcPr>
                <w:tcW w:w="800" w:type="dxa"/>
                <w:hideMark/>
              </w:tcPr>
            </w:tcPrChange>
          </w:tcPr>
          <w:p w14:paraId="74359E0F" w14:textId="77777777" w:rsidR="00CD6155" w:rsidRPr="003A123A" w:rsidRDefault="00CD6155" w:rsidP="00CD6155">
            <w:pPr>
              <w:rPr>
                <w:rFonts w:cstheme="minorHAnsi"/>
                <w:bCs/>
                <w:sz w:val="22"/>
              </w:rPr>
            </w:pPr>
            <w:r w:rsidRPr="003A123A">
              <w:rPr>
                <w:rFonts w:cstheme="minorHAnsi"/>
                <w:bCs/>
                <w:sz w:val="22"/>
              </w:rPr>
              <w:t>x</w:t>
            </w:r>
          </w:p>
        </w:tc>
        <w:tc>
          <w:tcPr>
            <w:tcW w:w="651" w:type="dxa"/>
            <w:hideMark/>
            <w:tcPrChange w:id="727" w:author="Di Donna, Enrica Maria" w:date="2026-02-24T14:29:00Z" w16du:dateUtc="2026-02-24T13:29:00Z">
              <w:tcPr>
                <w:tcW w:w="654" w:type="dxa"/>
                <w:hideMark/>
              </w:tcPr>
            </w:tcPrChange>
          </w:tcPr>
          <w:p w14:paraId="47FDACB2" w14:textId="77777777" w:rsidR="00CD6155" w:rsidRPr="003A123A" w:rsidRDefault="00CD6155" w:rsidP="00CD6155">
            <w:pPr>
              <w:rPr>
                <w:rFonts w:cstheme="minorHAnsi"/>
                <w:bCs/>
                <w:sz w:val="22"/>
              </w:rPr>
            </w:pPr>
            <w:r w:rsidRPr="003A123A">
              <w:rPr>
                <w:rFonts w:cstheme="minorHAnsi"/>
                <w:bCs/>
                <w:sz w:val="22"/>
              </w:rPr>
              <w:t>x</w:t>
            </w:r>
          </w:p>
        </w:tc>
        <w:tc>
          <w:tcPr>
            <w:tcW w:w="779" w:type="dxa"/>
            <w:hideMark/>
            <w:tcPrChange w:id="728" w:author="Di Donna, Enrica Maria" w:date="2026-02-24T14:29:00Z" w16du:dateUtc="2026-02-24T13:29:00Z">
              <w:tcPr>
                <w:tcW w:w="742" w:type="dxa"/>
                <w:hideMark/>
              </w:tcPr>
            </w:tcPrChange>
          </w:tcPr>
          <w:p w14:paraId="69D6FD42" w14:textId="77777777" w:rsidR="00CD6155" w:rsidRPr="003A123A" w:rsidRDefault="00CD6155" w:rsidP="00CD6155">
            <w:pPr>
              <w:rPr>
                <w:rFonts w:cstheme="minorHAnsi"/>
                <w:bCs/>
                <w:sz w:val="22"/>
              </w:rPr>
            </w:pPr>
            <w:r w:rsidRPr="003A123A">
              <w:rPr>
                <w:rFonts w:cstheme="minorHAnsi"/>
                <w:bCs/>
                <w:sz w:val="22"/>
              </w:rPr>
              <w:t>x</w:t>
            </w:r>
          </w:p>
        </w:tc>
        <w:tc>
          <w:tcPr>
            <w:tcW w:w="499" w:type="dxa"/>
            <w:hideMark/>
            <w:tcPrChange w:id="729" w:author="Di Donna, Enrica Maria" w:date="2026-02-24T14:29:00Z" w16du:dateUtc="2026-02-24T13:29:00Z">
              <w:tcPr>
                <w:tcW w:w="550" w:type="dxa"/>
                <w:hideMark/>
              </w:tcPr>
            </w:tcPrChange>
          </w:tcPr>
          <w:p w14:paraId="77BEA996" w14:textId="77777777" w:rsidR="00CD6155" w:rsidRPr="003A123A" w:rsidRDefault="00CD6155" w:rsidP="00CD6155">
            <w:pPr>
              <w:rPr>
                <w:rFonts w:cstheme="minorHAnsi"/>
                <w:bCs/>
                <w:sz w:val="22"/>
              </w:rPr>
            </w:pPr>
            <w:r w:rsidRPr="003A123A">
              <w:rPr>
                <w:rFonts w:cstheme="minorHAnsi"/>
                <w:bCs/>
                <w:sz w:val="22"/>
              </w:rPr>
              <w:t> </w:t>
            </w:r>
          </w:p>
        </w:tc>
        <w:tc>
          <w:tcPr>
            <w:tcW w:w="883" w:type="dxa"/>
            <w:hideMark/>
            <w:tcPrChange w:id="730" w:author="Di Donna, Enrica Maria" w:date="2026-02-24T14:29:00Z" w16du:dateUtc="2026-02-24T13:29:00Z">
              <w:tcPr>
                <w:tcW w:w="813" w:type="dxa"/>
                <w:hideMark/>
              </w:tcPr>
            </w:tcPrChange>
          </w:tcPr>
          <w:p w14:paraId="687CCCCF" w14:textId="77777777" w:rsidR="00CD6155" w:rsidRPr="003A123A" w:rsidRDefault="00CD6155" w:rsidP="00CD6155">
            <w:pPr>
              <w:rPr>
                <w:rFonts w:cstheme="minorHAnsi"/>
                <w:bCs/>
                <w:sz w:val="22"/>
              </w:rPr>
            </w:pPr>
            <w:r w:rsidRPr="003A123A">
              <w:rPr>
                <w:rFonts w:cstheme="minorHAnsi"/>
                <w:bCs/>
                <w:sz w:val="22"/>
              </w:rPr>
              <w:t>x</w:t>
            </w:r>
          </w:p>
        </w:tc>
        <w:tc>
          <w:tcPr>
            <w:tcW w:w="879" w:type="dxa"/>
            <w:hideMark/>
            <w:tcPrChange w:id="731" w:author="Di Donna, Enrica Maria" w:date="2026-02-24T14:29:00Z" w16du:dateUtc="2026-02-24T13:29:00Z">
              <w:tcPr>
                <w:tcW w:w="810" w:type="dxa"/>
                <w:hideMark/>
              </w:tcPr>
            </w:tcPrChange>
          </w:tcPr>
          <w:p w14:paraId="16CA2201" w14:textId="77777777" w:rsidR="00CD6155" w:rsidRPr="003A123A" w:rsidRDefault="00CD6155" w:rsidP="00CD6155">
            <w:pPr>
              <w:rPr>
                <w:rFonts w:cstheme="minorHAnsi"/>
                <w:bCs/>
                <w:sz w:val="22"/>
              </w:rPr>
            </w:pPr>
            <w:r w:rsidRPr="003A123A">
              <w:rPr>
                <w:rFonts w:cstheme="minorHAnsi"/>
                <w:bCs/>
                <w:sz w:val="22"/>
              </w:rPr>
              <w:t>x</w:t>
            </w:r>
          </w:p>
        </w:tc>
        <w:tc>
          <w:tcPr>
            <w:tcW w:w="741" w:type="dxa"/>
            <w:hideMark/>
            <w:tcPrChange w:id="732" w:author="Di Donna, Enrica Maria" w:date="2026-02-24T14:29:00Z" w16du:dateUtc="2026-02-24T13:29:00Z">
              <w:tcPr>
                <w:tcW w:w="715" w:type="dxa"/>
                <w:hideMark/>
              </w:tcPr>
            </w:tcPrChange>
          </w:tcPr>
          <w:p w14:paraId="63873D0E" w14:textId="77777777" w:rsidR="00CD6155" w:rsidRPr="003A123A" w:rsidRDefault="00CD6155" w:rsidP="00CD6155">
            <w:pPr>
              <w:rPr>
                <w:rFonts w:cstheme="minorHAnsi"/>
                <w:bCs/>
                <w:sz w:val="22"/>
              </w:rPr>
            </w:pPr>
            <w:r w:rsidRPr="003A123A">
              <w:rPr>
                <w:rFonts w:cstheme="minorHAnsi"/>
                <w:bCs/>
                <w:sz w:val="22"/>
              </w:rPr>
              <w:t>x</w:t>
            </w:r>
          </w:p>
        </w:tc>
        <w:tc>
          <w:tcPr>
            <w:tcW w:w="658" w:type="dxa"/>
            <w:hideMark/>
            <w:tcPrChange w:id="733" w:author="Di Donna, Enrica Maria" w:date="2026-02-24T14:29:00Z" w16du:dateUtc="2026-02-24T13:29:00Z">
              <w:tcPr>
                <w:tcW w:w="659" w:type="dxa"/>
                <w:hideMark/>
              </w:tcPr>
            </w:tcPrChange>
          </w:tcPr>
          <w:p w14:paraId="563E20DF" w14:textId="77777777" w:rsidR="00CD6155" w:rsidRPr="003A123A" w:rsidRDefault="00CD6155" w:rsidP="00CD6155">
            <w:pPr>
              <w:rPr>
                <w:rFonts w:cstheme="minorHAnsi"/>
                <w:bCs/>
                <w:sz w:val="22"/>
              </w:rPr>
            </w:pPr>
            <w:r w:rsidRPr="003A123A">
              <w:rPr>
                <w:rFonts w:cstheme="minorHAnsi"/>
                <w:bCs/>
                <w:sz w:val="22"/>
              </w:rPr>
              <w:t>x</w:t>
            </w:r>
          </w:p>
        </w:tc>
        <w:tc>
          <w:tcPr>
            <w:tcW w:w="679" w:type="dxa"/>
            <w:hideMark/>
            <w:tcPrChange w:id="734" w:author="Di Donna, Enrica Maria" w:date="2026-02-24T14:29:00Z" w16du:dateUtc="2026-02-24T13:29:00Z">
              <w:tcPr>
                <w:tcW w:w="794" w:type="dxa"/>
                <w:hideMark/>
              </w:tcPr>
            </w:tcPrChange>
          </w:tcPr>
          <w:p w14:paraId="287FDC3C" w14:textId="77777777" w:rsidR="00CD6155" w:rsidRPr="003A123A" w:rsidRDefault="00CD6155" w:rsidP="00CD6155">
            <w:pPr>
              <w:rPr>
                <w:rFonts w:cstheme="minorHAnsi"/>
                <w:bCs/>
                <w:sz w:val="22"/>
              </w:rPr>
            </w:pPr>
            <w:r w:rsidRPr="003A123A">
              <w:rPr>
                <w:rFonts w:cstheme="minorHAnsi"/>
                <w:bCs/>
                <w:sz w:val="22"/>
              </w:rPr>
              <w:t>x</w:t>
            </w:r>
          </w:p>
        </w:tc>
        <w:tc>
          <w:tcPr>
            <w:tcW w:w="538" w:type="dxa"/>
            <w:tcPrChange w:id="735" w:author="Di Donna, Enrica Maria" w:date="2026-02-24T14:29:00Z" w16du:dateUtc="2026-02-24T13:29:00Z">
              <w:tcPr>
                <w:tcW w:w="577" w:type="dxa"/>
              </w:tcPr>
            </w:tcPrChange>
          </w:tcPr>
          <w:p w14:paraId="015F8B69" w14:textId="7F046700" w:rsidR="00CD6155" w:rsidRPr="003A123A" w:rsidRDefault="00CD6155" w:rsidP="00CD6155">
            <w:pPr>
              <w:rPr>
                <w:rFonts w:cstheme="minorHAnsi"/>
                <w:bCs/>
                <w:sz w:val="22"/>
              </w:rPr>
            </w:pPr>
            <w:r w:rsidRPr="003A123A">
              <w:rPr>
                <w:rFonts w:cstheme="minorHAnsi"/>
                <w:bCs/>
                <w:sz w:val="22"/>
              </w:rPr>
              <w:t>x</w:t>
            </w:r>
          </w:p>
        </w:tc>
        <w:tc>
          <w:tcPr>
            <w:tcW w:w="508" w:type="dxa"/>
            <w:hideMark/>
            <w:tcPrChange w:id="736" w:author="Di Donna, Enrica Maria" w:date="2026-02-24T14:29:00Z" w16du:dateUtc="2026-02-24T13:29:00Z">
              <w:tcPr>
                <w:tcW w:w="557" w:type="dxa"/>
                <w:hideMark/>
              </w:tcPr>
            </w:tcPrChange>
          </w:tcPr>
          <w:p w14:paraId="4C30BFBD" w14:textId="58A9B3B2" w:rsidR="00CD6155" w:rsidRPr="003A123A" w:rsidRDefault="00CD6155" w:rsidP="00CD6155">
            <w:pPr>
              <w:rPr>
                <w:rFonts w:cstheme="minorHAnsi"/>
                <w:bCs/>
                <w:sz w:val="22"/>
              </w:rPr>
            </w:pPr>
            <w:r w:rsidRPr="003A123A">
              <w:rPr>
                <w:rFonts w:cstheme="minorHAnsi"/>
                <w:bCs/>
                <w:sz w:val="22"/>
              </w:rPr>
              <w:t>x</w:t>
            </w:r>
          </w:p>
        </w:tc>
      </w:tr>
      <w:tr w:rsidR="00C424F2" w:rsidRPr="0054437B" w14:paraId="03CA4426" w14:textId="77777777" w:rsidTr="00C424F2">
        <w:trPr>
          <w:trHeight w:val="309"/>
          <w:ins w:id="737" w:author="Di Donna, Enrica Maria" w:date="2026-02-24T14:29:00Z"/>
          <w:trPrChange w:id="738" w:author="Di Donna, Enrica Maria" w:date="2026-02-24T14:29:00Z" w16du:dateUtc="2026-02-24T13:29:00Z">
            <w:trPr>
              <w:trHeight w:val="309"/>
            </w:trPr>
          </w:trPrChange>
        </w:trPr>
        <w:tc>
          <w:tcPr>
            <w:tcW w:w="803" w:type="dxa"/>
            <w:tcPrChange w:id="739" w:author="Di Donna, Enrica Maria" w:date="2026-02-24T14:29:00Z" w16du:dateUtc="2026-02-24T13:29:00Z">
              <w:tcPr>
                <w:tcW w:w="756" w:type="dxa"/>
              </w:tcPr>
            </w:tcPrChange>
          </w:tcPr>
          <w:p w14:paraId="2D3FF85B" w14:textId="7FE0CE29" w:rsidR="00C424F2" w:rsidRPr="003A123A" w:rsidRDefault="00862642" w:rsidP="00CD6155">
            <w:pPr>
              <w:rPr>
                <w:ins w:id="740" w:author="Di Donna, Enrica Maria" w:date="2026-02-24T14:29:00Z" w16du:dateUtc="2026-02-24T13:29:00Z"/>
                <w:rFonts w:cstheme="minorHAnsi"/>
                <w:bCs/>
                <w:sz w:val="22"/>
              </w:rPr>
            </w:pPr>
            <w:ins w:id="741" w:author="Di Donna, Enrica Maria" w:date="2026-02-24T14:30:00Z">
              <w:r w:rsidRPr="00862642">
                <w:rPr>
                  <w:rFonts w:cstheme="minorHAnsi"/>
                  <w:bCs/>
                  <w:sz w:val="22"/>
                </w:rPr>
                <w:t>REPRICING INCREMENTO</w:t>
              </w:r>
            </w:ins>
          </w:p>
        </w:tc>
        <w:tc>
          <w:tcPr>
            <w:tcW w:w="497" w:type="dxa"/>
            <w:tcPrChange w:id="742" w:author="Di Donna, Enrica Maria" w:date="2026-02-24T14:29:00Z" w16du:dateUtc="2026-02-24T13:29:00Z">
              <w:tcPr>
                <w:tcW w:w="549" w:type="dxa"/>
              </w:tcPr>
            </w:tcPrChange>
          </w:tcPr>
          <w:p w14:paraId="0A2783F8" w14:textId="02B2A35D" w:rsidR="00C424F2" w:rsidRPr="003A123A" w:rsidRDefault="004B7CE7" w:rsidP="00CD6155">
            <w:pPr>
              <w:rPr>
                <w:ins w:id="743" w:author="Di Donna, Enrica Maria" w:date="2026-02-24T14:29:00Z" w16du:dateUtc="2026-02-24T13:29:00Z"/>
                <w:rFonts w:cstheme="minorHAnsi"/>
                <w:bCs/>
                <w:sz w:val="22"/>
              </w:rPr>
            </w:pPr>
            <w:ins w:id="744" w:author="Di Donna, Enrica Maria" w:date="2026-02-24T15:25:00Z" w16du:dateUtc="2026-02-24T14:25:00Z">
              <w:r>
                <w:rPr>
                  <w:rFonts w:cstheme="minorHAnsi"/>
                  <w:bCs/>
                  <w:sz w:val="22"/>
                </w:rPr>
                <w:t>x</w:t>
              </w:r>
            </w:ins>
          </w:p>
        </w:tc>
        <w:tc>
          <w:tcPr>
            <w:tcW w:w="648" w:type="dxa"/>
            <w:tcPrChange w:id="745" w:author="Di Donna, Enrica Maria" w:date="2026-02-24T14:29:00Z" w16du:dateUtc="2026-02-24T13:29:00Z">
              <w:tcPr>
                <w:tcW w:w="652" w:type="dxa"/>
              </w:tcPr>
            </w:tcPrChange>
          </w:tcPr>
          <w:p w14:paraId="28FE6A75" w14:textId="3B257C50" w:rsidR="00C424F2" w:rsidRPr="003A123A" w:rsidRDefault="004B7CE7" w:rsidP="00CD6155">
            <w:pPr>
              <w:rPr>
                <w:ins w:id="746" w:author="Di Donna, Enrica Maria" w:date="2026-02-24T14:29:00Z" w16du:dateUtc="2026-02-24T13:29:00Z"/>
                <w:rFonts w:cstheme="minorHAnsi"/>
                <w:bCs/>
                <w:sz w:val="22"/>
              </w:rPr>
            </w:pPr>
            <w:ins w:id="747" w:author="Di Donna, Enrica Maria" w:date="2026-02-24T15:25:00Z" w16du:dateUtc="2026-02-24T14:25:00Z">
              <w:r>
                <w:rPr>
                  <w:rFonts w:cstheme="minorHAnsi"/>
                  <w:bCs/>
                  <w:sz w:val="22"/>
                </w:rPr>
                <w:t>x</w:t>
              </w:r>
            </w:ins>
          </w:p>
        </w:tc>
        <w:tc>
          <w:tcPr>
            <w:tcW w:w="865" w:type="dxa"/>
            <w:tcPrChange w:id="748" w:author="Di Donna, Enrica Maria" w:date="2026-02-24T14:29:00Z" w16du:dateUtc="2026-02-24T13:29:00Z">
              <w:tcPr>
                <w:tcW w:w="800" w:type="dxa"/>
              </w:tcPr>
            </w:tcPrChange>
          </w:tcPr>
          <w:p w14:paraId="4346C82C" w14:textId="1485ED8E" w:rsidR="00C424F2" w:rsidRPr="003A123A" w:rsidRDefault="004B7CE7" w:rsidP="00CD6155">
            <w:pPr>
              <w:rPr>
                <w:ins w:id="749" w:author="Di Donna, Enrica Maria" w:date="2026-02-24T14:29:00Z" w16du:dateUtc="2026-02-24T13:29:00Z"/>
                <w:rFonts w:cstheme="minorHAnsi"/>
                <w:bCs/>
                <w:sz w:val="22"/>
              </w:rPr>
            </w:pPr>
            <w:ins w:id="750" w:author="Di Donna, Enrica Maria" w:date="2026-02-24T15:26:00Z" w16du:dateUtc="2026-02-24T14:26:00Z">
              <w:r>
                <w:rPr>
                  <w:rFonts w:cstheme="minorHAnsi"/>
                  <w:bCs/>
                  <w:sz w:val="22"/>
                </w:rPr>
                <w:t>x</w:t>
              </w:r>
            </w:ins>
          </w:p>
        </w:tc>
        <w:tc>
          <w:tcPr>
            <w:tcW w:w="651" w:type="dxa"/>
            <w:tcPrChange w:id="751" w:author="Di Donna, Enrica Maria" w:date="2026-02-24T14:29:00Z" w16du:dateUtc="2026-02-24T13:29:00Z">
              <w:tcPr>
                <w:tcW w:w="654" w:type="dxa"/>
              </w:tcPr>
            </w:tcPrChange>
          </w:tcPr>
          <w:p w14:paraId="0D7A0645" w14:textId="44C074DF" w:rsidR="00C424F2" w:rsidRPr="003A123A" w:rsidRDefault="004B7CE7" w:rsidP="00CD6155">
            <w:pPr>
              <w:rPr>
                <w:ins w:id="752" w:author="Di Donna, Enrica Maria" w:date="2026-02-24T14:29:00Z" w16du:dateUtc="2026-02-24T13:29:00Z"/>
                <w:rFonts w:cstheme="minorHAnsi"/>
                <w:bCs/>
                <w:sz w:val="22"/>
              </w:rPr>
            </w:pPr>
            <w:ins w:id="753" w:author="Di Donna, Enrica Maria" w:date="2026-02-24T15:26:00Z" w16du:dateUtc="2026-02-24T14:26:00Z">
              <w:r>
                <w:rPr>
                  <w:rFonts w:cstheme="minorHAnsi"/>
                  <w:bCs/>
                  <w:sz w:val="22"/>
                </w:rPr>
                <w:t>x</w:t>
              </w:r>
            </w:ins>
          </w:p>
        </w:tc>
        <w:tc>
          <w:tcPr>
            <w:tcW w:w="779" w:type="dxa"/>
            <w:tcPrChange w:id="754" w:author="Di Donna, Enrica Maria" w:date="2026-02-24T14:29:00Z" w16du:dateUtc="2026-02-24T13:29:00Z">
              <w:tcPr>
                <w:tcW w:w="742" w:type="dxa"/>
              </w:tcPr>
            </w:tcPrChange>
          </w:tcPr>
          <w:p w14:paraId="1D4F4715" w14:textId="0229A18D" w:rsidR="00C424F2" w:rsidRPr="003A123A" w:rsidRDefault="004B7CE7" w:rsidP="00CD6155">
            <w:pPr>
              <w:rPr>
                <w:ins w:id="755" w:author="Di Donna, Enrica Maria" w:date="2026-02-24T14:29:00Z" w16du:dateUtc="2026-02-24T13:29:00Z"/>
                <w:rFonts w:cstheme="minorHAnsi"/>
                <w:bCs/>
                <w:sz w:val="22"/>
              </w:rPr>
            </w:pPr>
            <w:ins w:id="756" w:author="Di Donna, Enrica Maria" w:date="2026-02-24T15:26:00Z" w16du:dateUtc="2026-02-24T14:26:00Z">
              <w:r>
                <w:rPr>
                  <w:rFonts w:cstheme="minorHAnsi"/>
                  <w:bCs/>
                  <w:sz w:val="22"/>
                </w:rPr>
                <w:t>x</w:t>
              </w:r>
            </w:ins>
          </w:p>
        </w:tc>
        <w:tc>
          <w:tcPr>
            <w:tcW w:w="499" w:type="dxa"/>
            <w:tcPrChange w:id="757" w:author="Di Donna, Enrica Maria" w:date="2026-02-24T14:29:00Z" w16du:dateUtc="2026-02-24T13:29:00Z">
              <w:tcPr>
                <w:tcW w:w="550" w:type="dxa"/>
              </w:tcPr>
            </w:tcPrChange>
          </w:tcPr>
          <w:p w14:paraId="0566A515" w14:textId="77777777" w:rsidR="00C424F2" w:rsidRPr="003A123A" w:rsidRDefault="00C424F2" w:rsidP="00CD6155">
            <w:pPr>
              <w:rPr>
                <w:ins w:id="758" w:author="Di Donna, Enrica Maria" w:date="2026-02-24T14:29:00Z" w16du:dateUtc="2026-02-24T13:29:00Z"/>
                <w:rFonts w:cstheme="minorHAnsi"/>
                <w:bCs/>
                <w:sz w:val="22"/>
              </w:rPr>
            </w:pPr>
          </w:p>
        </w:tc>
        <w:tc>
          <w:tcPr>
            <w:tcW w:w="883" w:type="dxa"/>
            <w:tcPrChange w:id="759" w:author="Di Donna, Enrica Maria" w:date="2026-02-24T14:29:00Z" w16du:dateUtc="2026-02-24T13:29:00Z">
              <w:tcPr>
                <w:tcW w:w="813" w:type="dxa"/>
              </w:tcPr>
            </w:tcPrChange>
          </w:tcPr>
          <w:p w14:paraId="4DD7CFCC" w14:textId="2E5D2233" w:rsidR="00C424F2" w:rsidRPr="003A123A" w:rsidRDefault="005D77F8" w:rsidP="00CD6155">
            <w:pPr>
              <w:rPr>
                <w:ins w:id="760" w:author="Di Donna, Enrica Maria" w:date="2026-02-24T14:29:00Z" w16du:dateUtc="2026-02-24T13:29:00Z"/>
                <w:rFonts w:cstheme="minorHAnsi"/>
                <w:bCs/>
                <w:sz w:val="22"/>
              </w:rPr>
            </w:pPr>
            <w:ins w:id="761" w:author="Di Donna, Enrica Maria" w:date="2026-02-24T15:26:00Z" w16du:dateUtc="2026-02-24T14:26:00Z">
              <w:r>
                <w:rPr>
                  <w:rFonts w:cstheme="minorHAnsi"/>
                  <w:bCs/>
                  <w:sz w:val="22"/>
                </w:rPr>
                <w:t>x</w:t>
              </w:r>
            </w:ins>
          </w:p>
        </w:tc>
        <w:tc>
          <w:tcPr>
            <w:tcW w:w="879" w:type="dxa"/>
            <w:tcPrChange w:id="762" w:author="Di Donna, Enrica Maria" w:date="2026-02-24T14:29:00Z" w16du:dateUtc="2026-02-24T13:29:00Z">
              <w:tcPr>
                <w:tcW w:w="810" w:type="dxa"/>
              </w:tcPr>
            </w:tcPrChange>
          </w:tcPr>
          <w:p w14:paraId="6B4BB5A6" w14:textId="29228CB1" w:rsidR="00C424F2" w:rsidRPr="003A123A" w:rsidRDefault="005D77F8" w:rsidP="00CD6155">
            <w:pPr>
              <w:rPr>
                <w:ins w:id="763" w:author="Di Donna, Enrica Maria" w:date="2026-02-24T14:29:00Z" w16du:dateUtc="2026-02-24T13:29:00Z"/>
                <w:rFonts w:cstheme="minorHAnsi"/>
                <w:bCs/>
                <w:sz w:val="22"/>
              </w:rPr>
            </w:pPr>
            <w:ins w:id="764" w:author="Di Donna, Enrica Maria" w:date="2026-02-24T15:26:00Z" w16du:dateUtc="2026-02-24T14:26:00Z">
              <w:r>
                <w:rPr>
                  <w:rFonts w:cstheme="minorHAnsi"/>
                  <w:bCs/>
                  <w:sz w:val="22"/>
                </w:rPr>
                <w:t>x</w:t>
              </w:r>
            </w:ins>
          </w:p>
        </w:tc>
        <w:tc>
          <w:tcPr>
            <w:tcW w:w="741" w:type="dxa"/>
            <w:tcPrChange w:id="765" w:author="Di Donna, Enrica Maria" w:date="2026-02-24T14:29:00Z" w16du:dateUtc="2026-02-24T13:29:00Z">
              <w:tcPr>
                <w:tcW w:w="715" w:type="dxa"/>
              </w:tcPr>
            </w:tcPrChange>
          </w:tcPr>
          <w:p w14:paraId="52849AC3" w14:textId="2075CC15" w:rsidR="00C424F2" w:rsidRPr="003A123A" w:rsidRDefault="005D77F8" w:rsidP="00CD6155">
            <w:pPr>
              <w:rPr>
                <w:ins w:id="766" w:author="Di Donna, Enrica Maria" w:date="2026-02-24T14:29:00Z" w16du:dateUtc="2026-02-24T13:29:00Z"/>
                <w:rFonts w:cstheme="minorHAnsi"/>
                <w:bCs/>
                <w:sz w:val="22"/>
              </w:rPr>
            </w:pPr>
            <w:ins w:id="767" w:author="Di Donna, Enrica Maria" w:date="2026-02-24T15:26:00Z" w16du:dateUtc="2026-02-24T14:26:00Z">
              <w:r>
                <w:rPr>
                  <w:rFonts w:cstheme="minorHAnsi"/>
                  <w:bCs/>
                  <w:sz w:val="22"/>
                </w:rPr>
                <w:t>x</w:t>
              </w:r>
            </w:ins>
          </w:p>
        </w:tc>
        <w:tc>
          <w:tcPr>
            <w:tcW w:w="658" w:type="dxa"/>
            <w:tcPrChange w:id="768" w:author="Di Donna, Enrica Maria" w:date="2026-02-24T14:29:00Z" w16du:dateUtc="2026-02-24T13:29:00Z">
              <w:tcPr>
                <w:tcW w:w="659" w:type="dxa"/>
              </w:tcPr>
            </w:tcPrChange>
          </w:tcPr>
          <w:p w14:paraId="4432159D" w14:textId="7A053F1A" w:rsidR="00C424F2" w:rsidRPr="003A123A" w:rsidRDefault="005D77F8" w:rsidP="00CD6155">
            <w:pPr>
              <w:rPr>
                <w:ins w:id="769" w:author="Di Donna, Enrica Maria" w:date="2026-02-24T14:29:00Z" w16du:dateUtc="2026-02-24T13:29:00Z"/>
                <w:rFonts w:cstheme="minorHAnsi"/>
                <w:bCs/>
                <w:sz w:val="22"/>
              </w:rPr>
            </w:pPr>
            <w:ins w:id="770" w:author="Di Donna, Enrica Maria" w:date="2026-02-24T15:26:00Z" w16du:dateUtc="2026-02-24T14:26:00Z">
              <w:r>
                <w:rPr>
                  <w:rFonts w:cstheme="minorHAnsi"/>
                  <w:bCs/>
                  <w:sz w:val="22"/>
                </w:rPr>
                <w:t>x</w:t>
              </w:r>
            </w:ins>
          </w:p>
        </w:tc>
        <w:tc>
          <w:tcPr>
            <w:tcW w:w="679" w:type="dxa"/>
            <w:tcPrChange w:id="771" w:author="Di Donna, Enrica Maria" w:date="2026-02-24T14:29:00Z" w16du:dateUtc="2026-02-24T13:29:00Z">
              <w:tcPr>
                <w:tcW w:w="794" w:type="dxa"/>
              </w:tcPr>
            </w:tcPrChange>
          </w:tcPr>
          <w:p w14:paraId="5073FBA8" w14:textId="08760F28" w:rsidR="00C424F2" w:rsidRPr="003A123A" w:rsidRDefault="005D77F8" w:rsidP="00CD6155">
            <w:pPr>
              <w:rPr>
                <w:ins w:id="772" w:author="Di Donna, Enrica Maria" w:date="2026-02-24T14:29:00Z" w16du:dateUtc="2026-02-24T13:29:00Z"/>
                <w:rFonts w:cstheme="minorHAnsi"/>
                <w:bCs/>
                <w:sz w:val="22"/>
              </w:rPr>
            </w:pPr>
            <w:ins w:id="773" w:author="Di Donna, Enrica Maria" w:date="2026-02-24T15:26:00Z" w16du:dateUtc="2026-02-24T14:26:00Z">
              <w:r>
                <w:rPr>
                  <w:rFonts w:cstheme="minorHAnsi"/>
                  <w:bCs/>
                  <w:sz w:val="22"/>
                </w:rPr>
                <w:t>x</w:t>
              </w:r>
            </w:ins>
          </w:p>
        </w:tc>
        <w:tc>
          <w:tcPr>
            <w:tcW w:w="538" w:type="dxa"/>
            <w:tcPrChange w:id="774" w:author="Di Donna, Enrica Maria" w:date="2026-02-24T14:29:00Z" w16du:dateUtc="2026-02-24T13:29:00Z">
              <w:tcPr>
                <w:tcW w:w="577" w:type="dxa"/>
              </w:tcPr>
            </w:tcPrChange>
          </w:tcPr>
          <w:p w14:paraId="0C8A2AC9" w14:textId="044EBA1D" w:rsidR="00C424F2" w:rsidRPr="003A123A" w:rsidRDefault="005D77F8" w:rsidP="00CD6155">
            <w:pPr>
              <w:rPr>
                <w:ins w:id="775" w:author="Di Donna, Enrica Maria" w:date="2026-02-24T14:29:00Z" w16du:dateUtc="2026-02-24T13:29:00Z"/>
                <w:rFonts w:cstheme="minorHAnsi"/>
                <w:bCs/>
                <w:sz w:val="22"/>
              </w:rPr>
            </w:pPr>
            <w:ins w:id="776" w:author="Di Donna, Enrica Maria" w:date="2026-02-24T15:26:00Z" w16du:dateUtc="2026-02-24T14:26:00Z">
              <w:r>
                <w:rPr>
                  <w:rFonts w:cstheme="minorHAnsi"/>
                  <w:bCs/>
                  <w:sz w:val="22"/>
                </w:rPr>
                <w:t>x</w:t>
              </w:r>
            </w:ins>
          </w:p>
        </w:tc>
        <w:tc>
          <w:tcPr>
            <w:tcW w:w="508" w:type="dxa"/>
            <w:tcPrChange w:id="777" w:author="Di Donna, Enrica Maria" w:date="2026-02-24T14:29:00Z" w16du:dateUtc="2026-02-24T13:29:00Z">
              <w:tcPr>
                <w:tcW w:w="557" w:type="dxa"/>
              </w:tcPr>
            </w:tcPrChange>
          </w:tcPr>
          <w:p w14:paraId="2B9810D3" w14:textId="57D1E170" w:rsidR="00C424F2" w:rsidRPr="003A123A" w:rsidRDefault="005D77F8" w:rsidP="00CD6155">
            <w:pPr>
              <w:rPr>
                <w:ins w:id="778" w:author="Di Donna, Enrica Maria" w:date="2026-02-24T14:29:00Z" w16du:dateUtc="2026-02-24T13:29:00Z"/>
                <w:rFonts w:cstheme="minorHAnsi"/>
                <w:bCs/>
                <w:sz w:val="22"/>
              </w:rPr>
            </w:pPr>
            <w:ins w:id="779" w:author="Di Donna, Enrica Maria" w:date="2026-02-24T15:26:00Z" w16du:dateUtc="2026-02-24T14:26:00Z">
              <w:r>
                <w:rPr>
                  <w:rFonts w:cstheme="minorHAnsi"/>
                  <w:bCs/>
                  <w:sz w:val="22"/>
                </w:rPr>
                <w:t>x</w:t>
              </w:r>
            </w:ins>
          </w:p>
        </w:tc>
      </w:tr>
      <w:tr w:rsidR="00C424F2" w:rsidRPr="0054437B" w14:paraId="3450C504" w14:textId="77777777" w:rsidTr="00C424F2">
        <w:trPr>
          <w:trHeight w:val="309"/>
          <w:ins w:id="780" w:author="Di Donna, Enrica Maria" w:date="2026-02-24T14:29:00Z"/>
        </w:trPr>
        <w:tc>
          <w:tcPr>
            <w:tcW w:w="803" w:type="dxa"/>
          </w:tcPr>
          <w:p w14:paraId="246F2225" w14:textId="54CD5F72" w:rsidR="00C424F2" w:rsidRPr="003A123A" w:rsidRDefault="006C69EC" w:rsidP="00CD6155">
            <w:pPr>
              <w:rPr>
                <w:ins w:id="781" w:author="Di Donna, Enrica Maria" w:date="2026-02-24T14:29:00Z" w16du:dateUtc="2026-02-24T13:29:00Z"/>
                <w:rFonts w:cstheme="minorHAnsi"/>
                <w:bCs/>
                <w:sz w:val="22"/>
              </w:rPr>
            </w:pPr>
            <w:ins w:id="782" w:author="Di Donna, Enrica Maria" w:date="2026-02-24T14:30:00Z">
              <w:r w:rsidRPr="006C69EC">
                <w:rPr>
                  <w:rFonts w:cstheme="minorHAnsi"/>
                  <w:bCs/>
                  <w:sz w:val="22"/>
                </w:rPr>
                <w:t>REPRICING RIDUZ</w:t>
              </w:r>
            </w:ins>
            <w:ins w:id="783" w:author="Di Donna, Enrica Maria" w:date="2026-02-24T15:28:00Z" w16du:dateUtc="2026-02-24T14:28:00Z">
              <w:r w:rsidR="007065BA">
                <w:rPr>
                  <w:rFonts w:cstheme="minorHAnsi"/>
                  <w:bCs/>
                  <w:sz w:val="22"/>
                </w:rPr>
                <w:t>.</w:t>
              </w:r>
            </w:ins>
          </w:p>
        </w:tc>
        <w:tc>
          <w:tcPr>
            <w:tcW w:w="497" w:type="dxa"/>
          </w:tcPr>
          <w:p w14:paraId="567DA880" w14:textId="1A5332DE" w:rsidR="00C424F2" w:rsidRPr="003A123A" w:rsidRDefault="003B3B6B" w:rsidP="00CD6155">
            <w:pPr>
              <w:rPr>
                <w:ins w:id="784" w:author="Di Donna, Enrica Maria" w:date="2026-02-24T14:29:00Z" w16du:dateUtc="2026-02-24T13:29:00Z"/>
                <w:rFonts w:cstheme="minorHAnsi"/>
                <w:bCs/>
                <w:sz w:val="22"/>
              </w:rPr>
            </w:pPr>
            <w:ins w:id="785" w:author="Di Donna, Enrica Maria" w:date="2026-02-24T15:26:00Z" w16du:dateUtc="2026-02-24T14:26:00Z">
              <w:r>
                <w:rPr>
                  <w:rFonts w:cstheme="minorHAnsi"/>
                  <w:bCs/>
                  <w:sz w:val="22"/>
                </w:rPr>
                <w:t>x</w:t>
              </w:r>
            </w:ins>
          </w:p>
        </w:tc>
        <w:tc>
          <w:tcPr>
            <w:tcW w:w="648" w:type="dxa"/>
          </w:tcPr>
          <w:p w14:paraId="2DB62625" w14:textId="26CAA76F" w:rsidR="00C424F2" w:rsidRPr="003A123A" w:rsidRDefault="003B3B6B" w:rsidP="00CD6155">
            <w:pPr>
              <w:rPr>
                <w:ins w:id="786" w:author="Di Donna, Enrica Maria" w:date="2026-02-24T14:29:00Z" w16du:dateUtc="2026-02-24T13:29:00Z"/>
                <w:rFonts w:cstheme="minorHAnsi"/>
                <w:bCs/>
                <w:sz w:val="22"/>
              </w:rPr>
            </w:pPr>
            <w:ins w:id="787" w:author="Di Donna, Enrica Maria" w:date="2026-02-24T15:26:00Z" w16du:dateUtc="2026-02-24T14:26:00Z">
              <w:r>
                <w:rPr>
                  <w:rFonts w:cstheme="minorHAnsi"/>
                  <w:bCs/>
                  <w:sz w:val="22"/>
                </w:rPr>
                <w:t>x</w:t>
              </w:r>
            </w:ins>
          </w:p>
        </w:tc>
        <w:tc>
          <w:tcPr>
            <w:tcW w:w="865" w:type="dxa"/>
          </w:tcPr>
          <w:p w14:paraId="3FE225A5" w14:textId="00D1B9EE" w:rsidR="00C424F2" w:rsidRPr="003A123A" w:rsidRDefault="003B3B6B" w:rsidP="00CD6155">
            <w:pPr>
              <w:rPr>
                <w:ins w:id="788" w:author="Di Donna, Enrica Maria" w:date="2026-02-24T14:29:00Z" w16du:dateUtc="2026-02-24T13:29:00Z"/>
                <w:rFonts w:cstheme="minorHAnsi"/>
                <w:bCs/>
                <w:sz w:val="22"/>
              </w:rPr>
            </w:pPr>
            <w:ins w:id="789" w:author="Di Donna, Enrica Maria" w:date="2026-02-24T15:26:00Z" w16du:dateUtc="2026-02-24T14:26:00Z">
              <w:r>
                <w:rPr>
                  <w:rFonts w:cstheme="minorHAnsi"/>
                  <w:bCs/>
                  <w:sz w:val="22"/>
                </w:rPr>
                <w:t>x</w:t>
              </w:r>
            </w:ins>
          </w:p>
        </w:tc>
        <w:tc>
          <w:tcPr>
            <w:tcW w:w="651" w:type="dxa"/>
          </w:tcPr>
          <w:p w14:paraId="61CAFA5D" w14:textId="2BEE4363" w:rsidR="00C424F2" w:rsidRPr="003A123A" w:rsidRDefault="003B3B6B" w:rsidP="00CD6155">
            <w:pPr>
              <w:rPr>
                <w:ins w:id="790" w:author="Di Donna, Enrica Maria" w:date="2026-02-24T14:29:00Z" w16du:dateUtc="2026-02-24T13:29:00Z"/>
                <w:rFonts w:cstheme="minorHAnsi"/>
                <w:bCs/>
                <w:sz w:val="22"/>
              </w:rPr>
            </w:pPr>
            <w:ins w:id="791" w:author="Di Donna, Enrica Maria" w:date="2026-02-24T15:26:00Z" w16du:dateUtc="2026-02-24T14:26:00Z">
              <w:r>
                <w:rPr>
                  <w:rFonts w:cstheme="minorHAnsi"/>
                  <w:bCs/>
                  <w:sz w:val="22"/>
                </w:rPr>
                <w:t>x</w:t>
              </w:r>
            </w:ins>
          </w:p>
        </w:tc>
        <w:tc>
          <w:tcPr>
            <w:tcW w:w="779" w:type="dxa"/>
          </w:tcPr>
          <w:p w14:paraId="42F3B04E" w14:textId="1EEB7DA4" w:rsidR="00C424F2" w:rsidRPr="003A123A" w:rsidRDefault="003B3B6B" w:rsidP="00CD6155">
            <w:pPr>
              <w:rPr>
                <w:ins w:id="792" w:author="Di Donna, Enrica Maria" w:date="2026-02-24T14:29:00Z" w16du:dateUtc="2026-02-24T13:29:00Z"/>
                <w:rFonts w:cstheme="minorHAnsi"/>
                <w:bCs/>
                <w:sz w:val="22"/>
              </w:rPr>
            </w:pPr>
            <w:ins w:id="793" w:author="Di Donna, Enrica Maria" w:date="2026-02-24T15:26:00Z" w16du:dateUtc="2026-02-24T14:26:00Z">
              <w:r>
                <w:rPr>
                  <w:rFonts w:cstheme="minorHAnsi"/>
                  <w:bCs/>
                  <w:sz w:val="22"/>
                </w:rPr>
                <w:t>x</w:t>
              </w:r>
            </w:ins>
          </w:p>
        </w:tc>
        <w:tc>
          <w:tcPr>
            <w:tcW w:w="499" w:type="dxa"/>
          </w:tcPr>
          <w:p w14:paraId="19BF771B" w14:textId="77777777" w:rsidR="00C424F2" w:rsidRPr="003A123A" w:rsidRDefault="00C424F2" w:rsidP="00CD6155">
            <w:pPr>
              <w:rPr>
                <w:ins w:id="794" w:author="Di Donna, Enrica Maria" w:date="2026-02-24T14:29:00Z" w16du:dateUtc="2026-02-24T13:29:00Z"/>
                <w:rFonts w:cstheme="minorHAnsi"/>
                <w:bCs/>
                <w:sz w:val="22"/>
              </w:rPr>
            </w:pPr>
          </w:p>
        </w:tc>
        <w:tc>
          <w:tcPr>
            <w:tcW w:w="883" w:type="dxa"/>
          </w:tcPr>
          <w:p w14:paraId="61490752" w14:textId="2E56D8A7" w:rsidR="00C424F2" w:rsidRPr="003A123A" w:rsidRDefault="003B3B6B" w:rsidP="00CD6155">
            <w:pPr>
              <w:rPr>
                <w:ins w:id="795" w:author="Di Donna, Enrica Maria" w:date="2026-02-24T14:29:00Z" w16du:dateUtc="2026-02-24T13:29:00Z"/>
                <w:rFonts w:cstheme="minorHAnsi"/>
                <w:bCs/>
                <w:sz w:val="22"/>
              </w:rPr>
            </w:pPr>
            <w:ins w:id="796" w:author="Di Donna, Enrica Maria" w:date="2026-02-24T15:26:00Z" w16du:dateUtc="2026-02-24T14:26:00Z">
              <w:r>
                <w:rPr>
                  <w:rFonts w:cstheme="minorHAnsi"/>
                  <w:bCs/>
                  <w:sz w:val="22"/>
                </w:rPr>
                <w:t>x</w:t>
              </w:r>
            </w:ins>
          </w:p>
        </w:tc>
        <w:tc>
          <w:tcPr>
            <w:tcW w:w="879" w:type="dxa"/>
          </w:tcPr>
          <w:p w14:paraId="49AABDB0" w14:textId="30C2BE3D" w:rsidR="00C424F2" w:rsidRPr="003A123A" w:rsidRDefault="003B3B6B" w:rsidP="00CD6155">
            <w:pPr>
              <w:rPr>
                <w:ins w:id="797" w:author="Di Donna, Enrica Maria" w:date="2026-02-24T14:29:00Z" w16du:dateUtc="2026-02-24T13:29:00Z"/>
                <w:rFonts w:cstheme="minorHAnsi"/>
                <w:bCs/>
                <w:sz w:val="22"/>
              </w:rPr>
            </w:pPr>
            <w:ins w:id="798" w:author="Di Donna, Enrica Maria" w:date="2026-02-24T15:26:00Z" w16du:dateUtc="2026-02-24T14:26:00Z">
              <w:r>
                <w:rPr>
                  <w:rFonts w:cstheme="minorHAnsi"/>
                  <w:bCs/>
                  <w:sz w:val="22"/>
                </w:rPr>
                <w:t>x</w:t>
              </w:r>
            </w:ins>
          </w:p>
        </w:tc>
        <w:tc>
          <w:tcPr>
            <w:tcW w:w="741" w:type="dxa"/>
          </w:tcPr>
          <w:p w14:paraId="363BEE2B" w14:textId="0C262929" w:rsidR="00C424F2" w:rsidRPr="003A123A" w:rsidRDefault="003B3B6B" w:rsidP="00CD6155">
            <w:pPr>
              <w:rPr>
                <w:ins w:id="799" w:author="Di Donna, Enrica Maria" w:date="2026-02-24T14:29:00Z" w16du:dateUtc="2026-02-24T13:29:00Z"/>
                <w:rFonts w:cstheme="minorHAnsi"/>
                <w:bCs/>
                <w:sz w:val="22"/>
              </w:rPr>
            </w:pPr>
            <w:ins w:id="800" w:author="Di Donna, Enrica Maria" w:date="2026-02-24T15:26:00Z" w16du:dateUtc="2026-02-24T14:26:00Z">
              <w:r>
                <w:rPr>
                  <w:rFonts w:cstheme="minorHAnsi"/>
                  <w:bCs/>
                  <w:sz w:val="22"/>
                </w:rPr>
                <w:t>x</w:t>
              </w:r>
            </w:ins>
          </w:p>
        </w:tc>
        <w:tc>
          <w:tcPr>
            <w:tcW w:w="658" w:type="dxa"/>
          </w:tcPr>
          <w:p w14:paraId="342CAA4F" w14:textId="27F31571" w:rsidR="00C424F2" w:rsidRPr="003A123A" w:rsidRDefault="003B3B6B" w:rsidP="00CD6155">
            <w:pPr>
              <w:rPr>
                <w:ins w:id="801" w:author="Di Donna, Enrica Maria" w:date="2026-02-24T14:29:00Z" w16du:dateUtc="2026-02-24T13:29:00Z"/>
                <w:rFonts w:cstheme="minorHAnsi"/>
                <w:bCs/>
                <w:sz w:val="22"/>
              </w:rPr>
            </w:pPr>
            <w:ins w:id="802" w:author="Di Donna, Enrica Maria" w:date="2026-02-24T15:26:00Z" w16du:dateUtc="2026-02-24T14:26:00Z">
              <w:r>
                <w:rPr>
                  <w:rFonts w:cstheme="minorHAnsi"/>
                  <w:bCs/>
                  <w:sz w:val="22"/>
                </w:rPr>
                <w:t>x</w:t>
              </w:r>
            </w:ins>
          </w:p>
        </w:tc>
        <w:tc>
          <w:tcPr>
            <w:tcW w:w="679" w:type="dxa"/>
          </w:tcPr>
          <w:p w14:paraId="308E6581" w14:textId="2921EDDA" w:rsidR="00C424F2" w:rsidRPr="003A123A" w:rsidRDefault="003B3B6B" w:rsidP="00CD6155">
            <w:pPr>
              <w:rPr>
                <w:ins w:id="803" w:author="Di Donna, Enrica Maria" w:date="2026-02-24T14:29:00Z" w16du:dateUtc="2026-02-24T13:29:00Z"/>
                <w:rFonts w:cstheme="minorHAnsi"/>
                <w:bCs/>
                <w:sz w:val="22"/>
              </w:rPr>
            </w:pPr>
            <w:ins w:id="804" w:author="Di Donna, Enrica Maria" w:date="2026-02-24T15:26:00Z" w16du:dateUtc="2026-02-24T14:26:00Z">
              <w:r>
                <w:rPr>
                  <w:rFonts w:cstheme="minorHAnsi"/>
                  <w:bCs/>
                  <w:sz w:val="22"/>
                </w:rPr>
                <w:t>x</w:t>
              </w:r>
            </w:ins>
          </w:p>
        </w:tc>
        <w:tc>
          <w:tcPr>
            <w:tcW w:w="538" w:type="dxa"/>
          </w:tcPr>
          <w:p w14:paraId="61D8C04E" w14:textId="0AD207E6" w:rsidR="00C424F2" w:rsidRPr="003A123A" w:rsidRDefault="003B3B6B" w:rsidP="00CD6155">
            <w:pPr>
              <w:rPr>
                <w:ins w:id="805" w:author="Di Donna, Enrica Maria" w:date="2026-02-24T14:29:00Z" w16du:dateUtc="2026-02-24T13:29:00Z"/>
                <w:rFonts w:cstheme="minorHAnsi"/>
                <w:bCs/>
                <w:sz w:val="22"/>
              </w:rPr>
            </w:pPr>
            <w:ins w:id="806" w:author="Di Donna, Enrica Maria" w:date="2026-02-24T15:26:00Z" w16du:dateUtc="2026-02-24T14:26:00Z">
              <w:r>
                <w:rPr>
                  <w:rFonts w:cstheme="minorHAnsi"/>
                  <w:bCs/>
                  <w:sz w:val="22"/>
                </w:rPr>
                <w:t>x</w:t>
              </w:r>
            </w:ins>
          </w:p>
        </w:tc>
        <w:tc>
          <w:tcPr>
            <w:tcW w:w="508" w:type="dxa"/>
          </w:tcPr>
          <w:p w14:paraId="53566440" w14:textId="1C4B6456" w:rsidR="00C424F2" w:rsidRPr="003A123A" w:rsidRDefault="003B3B6B" w:rsidP="00CD6155">
            <w:pPr>
              <w:rPr>
                <w:ins w:id="807" w:author="Di Donna, Enrica Maria" w:date="2026-02-24T14:29:00Z" w16du:dateUtc="2026-02-24T13:29:00Z"/>
                <w:rFonts w:cstheme="minorHAnsi"/>
                <w:bCs/>
                <w:sz w:val="22"/>
              </w:rPr>
            </w:pPr>
            <w:ins w:id="808" w:author="Di Donna, Enrica Maria" w:date="2026-02-24T15:26:00Z" w16du:dateUtc="2026-02-24T14:26:00Z">
              <w:r>
                <w:rPr>
                  <w:rFonts w:cstheme="minorHAnsi"/>
                  <w:bCs/>
                  <w:sz w:val="22"/>
                </w:rPr>
                <w:t>x</w:t>
              </w:r>
            </w:ins>
          </w:p>
        </w:tc>
      </w:tr>
      <w:tr w:rsidR="00870F49" w:rsidRPr="0054437B" w14:paraId="27658E51" w14:textId="77777777" w:rsidTr="00C424F2">
        <w:trPr>
          <w:trHeight w:val="309"/>
          <w:ins w:id="809" w:author="Di Donna, Enrica Maria" w:date="2026-02-24T14:29:00Z"/>
        </w:trPr>
        <w:tc>
          <w:tcPr>
            <w:tcW w:w="803" w:type="dxa"/>
          </w:tcPr>
          <w:p w14:paraId="1BDC7FD7" w14:textId="7BF7796D" w:rsidR="00870F49" w:rsidRPr="003A123A" w:rsidRDefault="00DD2246" w:rsidP="00CD6155">
            <w:pPr>
              <w:rPr>
                <w:ins w:id="810" w:author="Di Donna, Enrica Maria" w:date="2026-02-24T14:29:00Z" w16du:dateUtc="2026-02-24T13:29:00Z"/>
                <w:rFonts w:cstheme="minorHAnsi"/>
                <w:bCs/>
                <w:sz w:val="22"/>
              </w:rPr>
            </w:pPr>
            <w:ins w:id="811" w:author="Di Donna, Enrica Maria" w:date="2026-02-24T14:30:00Z">
              <w:r w:rsidRPr="00DD2246">
                <w:rPr>
                  <w:rFonts w:cstheme="minorHAnsi"/>
                  <w:bCs/>
                  <w:sz w:val="22"/>
                </w:rPr>
                <w:t>NORMATIVA</w:t>
              </w:r>
            </w:ins>
          </w:p>
        </w:tc>
        <w:tc>
          <w:tcPr>
            <w:tcW w:w="497" w:type="dxa"/>
          </w:tcPr>
          <w:p w14:paraId="75212A3A" w14:textId="77777777" w:rsidR="00870F49" w:rsidRPr="003A123A" w:rsidRDefault="00870F49" w:rsidP="00CD6155">
            <w:pPr>
              <w:rPr>
                <w:ins w:id="812" w:author="Di Donna, Enrica Maria" w:date="2026-02-24T14:29:00Z" w16du:dateUtc="2026-02-24T13:29:00Z"/>
                <w:rFonts w:cstheme="minorHAnsi"/>
                <w:bCs/>
                <w:sz w:val="22"/>
              </w:rPr>
            </w:pPr>
          </w:p>
        </w:tc>
        <w:tc>
          <w:tcPr>
            <w:tcW w:w="648" w:type="dxa"/>
          </w:tcPr>
          <w:p w14:paraId="145DEC15" w14:textId="77777777" w:rsidR="00870F49" w:rsidRPr="003A123A" w:rsidRDefault="00870F49" w:rsidP="00CD6155">
            <w:pPr>
              <w:rPr>
                <w:ins w:id="813" w:author="Di Donna, Enrica Maria" w:date="2026-02-24T14:29:00Z" w16du:dateUtc="2026-02-24T13:29:00Z"/>
                <w:rFonts w:cstheme="minorHAnsi"/>
                <w:bCs/>
                <w:sz w:val="22"/>
              </w:rPr>
            </w:pPr>
          </w:p>
        </w:tc>
        <w:tc>
          <w:tcPr>
            <w:tcW w:w="865" w:type="dxa"/>
          </w:tcPr>
          <w:p w14:paraId="7236A297" w14:textId="5A1120C2" w:rsidR="00870F49" w:rsidRPr="003A123A" w:rsidRDefault="00B97E3C" w:rsidP="00CD6155">
            <w:pPr>
              <w:rPr>
                <w:ins w:id="814" w:author="Di Donna, Enrica Maria" w:date="2026-02-24T14:29:00Z" w16du:dateUtc="2026-02-24T13:29:00Z"/>
                <w:rFonts w:cstheme="minorHAnsi"/>
                <w:bCs/>
                <w:sz w:val="22"/>
              </w:rPr>
            </w:pPr>
            <w:ins w:id="815" w:author="Di Donna, Enrica Maria" w:date="2026-02-24T15:32:00Z" w16du:dateUtc="2026-02-24T14:32:00Z">
              <w:r>
                <w:rPr>
                  <w:rFonts w:cstheme="minorHAnsi"/>
                  <w:bCs/>
                  <w:sz w:val="22"/>
                </w:rPr>
                <w:t>x</w:t>
              </w:r>
            </w:ins>
          </w:p>
        </w:tc>
        <w:tc>
          <w:tcPr>
            <w:tcW w:w="651" w:type="dxa"/>
          </w:tcPr>
          <w:p w14:paraId="35086734" w14:textId="77777777" w:rsidR="00870F49" w:rsidRPr="003A123A" w:rsidRDefault="00870F49" w:rsidP="00CD6155">
            <w:pPr>
              <w:rPr>
                <w:ins w:id="816" w:author="Di Donna, Enrica Maria" w:date="2026-02-24T14:29:00Z" w16du:dateUtc="2026-02-24T13:29:00Z"/>
                <w:rFonts w:cstheme="minorHAnsi"/>
                <w:bCs/>
                <w:sz w:val="22"/>
              </w:rPr>
            </w:pPr>
          </w:p>
        </w:tc>
        <w:tc>
          <w:tcPr>
            <w:tcW w:w="779" w:type="dxa"/>
          </w:tcPr>
          <w:p w14:paraId="1E6C028B" w14:textId="106FFF9C" w:rsidR="00870F49" w:rsidRPr="003A123A" w:rsidRDefault="00B97E3C" w:rsidP="00CD6155">
            <w:pPr>
              <w:rPr>
                <w:ins w:id="817" w:author="Di Donna, Enrica Maria" w:date="2026-02-24T14:29:00Z" w16du:dateUtc="2026-02-24T13:29:00Z"/>
                <w:rFonts w:cstheme="minorHAnsi"/>
                <w:bCs/>
                <w:sz w:val="22"/>
              </w:rPr>
            </w:pPr>
            <w:ins w:id="818" w:author="Di Donna, Enrica Maria" w:date="2026-02-24T15:32:00Z" w16du:dateUtc="2026-02-24T14:32:00Z">
              <w:r>
                <w:rPr>
                  <w:rFonts w:cstheme="minorHAnsi"/>
                  <w:bCs/>
                  <w:sz w:val="22"/>
                </w:rPr>
                <w:t>x</w:t>
              </w:r>
            </w:ins>
          </w:p>
        </w:tc>
        <w:tc>
          <w:tcPr>
            <w:tcW w:w="499" w:type="dxa"/>
          </w:tcPr>
          <w:p w14:paraId="30AA615E" w14:textId="43094EBA" w:rsidR="00870F49" w:rsidRPr="003A123A" w:rsidRDefault="001E5767" w:rsidP="00CD6155">
            <w:pPr>
              <w:rPr>
                <w:ins w:id="819" w:author="Di Donna, Enrica Maria" w:date="2026-02-24T14:29:00Z" w16du:dateUtc="2026-02-24T13:29:00Z"/>
                <w:rFonts w:cstheme="minorHAnsi"/>
                <w:bCs/>
                <w:sz w:val="22"/>
              </w:rPr>
            </w:pPr>
            <w:ins w:id="820" w:author="Di Donna, Enrica Maria" w:date="2026-02-24T15:32:00Z" w16du:dateUtc="2026-02-24T14:32:00Z">
              <w:r>
                <w:rPr>
                  <w:rFonts w:cstheme="minorHAnsi"/>
                  <w:bCs/>
                  <w:sz w:val="22"/>
                </w:rPr>
                <w:t>x</w:t>
              </w:r>
            </w:ins>
          </w:p>
        </w:tc>
        <w:tc>
          <w:tcPr>
            <w:tcW w:w="883" w:type="dxa"/>
          </w:tcPr>
          <w:p w14:paraId="136628F2" w14:textId="2ACBAA98" w:rsidR="00870F49" w:rsidRPr="003A123A" w:rsidRDefault="009151CE" w:rsidP="00CD6155">
            <w:pPr>
              <w:rPr>
                <w:ins w:id="821" w:author="Di Donna, Enrica Maria" w:date="2026-02-24T14:29:00Z" w16du:dateUtc="2026-02-24T13:29:00Z"/>
                <w:rFonts w:cstheme="minorHAnsi"/>
                <w:bCs/>
                <w:sz w:val="22"/>
              </w:rPr>
            </w:pPr>
            <w:ins w:id="822" w:author="Di Donna, Enrica Maria" w:date="2026-02-24T15:32:00Z" w16du:dateUtc="2026-02-24T14:32:00Z">
              <w:r>
                <w:rPr>
                  <w:rFonts w:cstheme="minorHAnsi"/>
                  <w:bCs/>
                  <w:sz w:val="22"/>
                </w:rPr>
                <w:t>x</w:t>
              </w:r>
            </w:ins>
          </w:p>
        </w:tc>
        <w:tc>
          <w:tcPr>
            <w:tcW w:w="879" w:type="dxa"/>
          </w:tcPr>
          <w:p w14:paraId="513D7E91" w14:textId="6A9A5712" w:rsidR="00870F49" w:rsidRPr="003A123A" w:rsidRDefault="009151CE" w:rsidP="00CD6155">
            <w:pPr>
              <w:rPr>
                <w:ins w:id="823" w:author="Di Donna, Enrica Maria" w:date="2026-02-24T14:29:00Z" w16du:dateUtc="2026-02-24T13:29:00Z"/>
                <w:rFonts w:cstheme="minorHAnsi"/>
                <w:bCs/>
                <w:sz w:val="22"/>
              </w:rPr>
            </w:pPr>
            <w:ins w:id="824" w:author="Di Donna, Enrica Maria" w:date="2026-02-24T15:32:00Z" w16du:dateUtc="2026-02-24T14:32:00Z">
              <w:r>
                <w:rPr>
                  <w:rFonts w:cstheme="minorHAnsi"/>
                  <w:bCs/>
                  <w:sz w:val="22"/>
                </w:rPr>
                <w:t>x</w:t>
              </w:r>
            </w:ins>
          </w:p>
        </w:tc>
        <w:tc>
          <w:tcPr>
            <w:tcW w:w="741" w:type="dxa"/>
          </w:tcPr>
          <w:p w14:paraId="3F2D526C" w14:textId="635BCB28" w:rsidR="00870F49" w:rsidRPr="003A123A" w:rsidRDefault="009151CE" w:rsidP="00CD6155">
            <w:pPr>
              <w:rPr>
                <w:ins w:id="825" w:author="Di Donna, Enrica Maria" w:date="2026-02-24T14:29:00Z" w16du:dateUtc="2026-02-24T13:29:00Z"/>
                <w:rFonts w:cstheme="minorHAnsi"/>
                <w:bCs/>
                <w:sz w:val="22"/>
              </w:rPr>
            </w:pPr>
            <w:ins w:id="826" w:author="Di Donna, Enrica Maria" w:date="2026-02-24T15:32:00Z" w16du:dateUtc="2026-02-24T14:32:00Z">
              <w:r>
                <w:rPr>
                  <w:rFonts w:cstheme="minorHAnsi"/>
                  <w:bCs/>
                  <w:sz w:val="22"/>
                </w:rPr>
                <w:t>x</w:t>
              </w:r>
            </w:ins>
          </w:p>
        </w:tc>
        <w:tc>
          <w:tcPr>
            <w:tcW w:w="658" w:type="dxa"/>
          </w:tcPr>
          <w:p w14:paraId="48BFD998" w14:textId="1370A3B0" w:rsidR="00870F49" w:rsidRPr="003A123A" w:rsidRDefault="009151CE" w:rsidP="00CD6155">
            <w:pPr>
              <w:rPr>
                <w:ins w:id="827" w:author="Di Donna, Enrica Maria" w:date="2026-02-24T14:29:00Z" w16du:dateUtc="2026-02-24T13:29:00Z"/>
                <w:rFonts w:cstheme="minorHAnsi"/>
                <w:bCs/>
                <w:sz w:val="22"/>
              </w:rPr>
            </w:pPr>
            <w:ins w:id="828" w:author="Di Donna, Enrica Maria" w:date="2026-02-24T15:32:00Z" w16du:dateUtc="2026-02-24T14:32:00Z">
              <w:r>
                <w:rPr>
                  <w:rFonts w:cstheme="minorHAnsi"/>
                  <w:bCs/>
                  <w:sz w:val="22"/>
                </w:rPr>
                <w:t>x</w:t>
              </w:r>
            </w:ins>
          </w:p>
        </w:tc>
        <w:tc>
          <w:tcPr>
            <w:tcW w:w="679" w:type="dxa"/>
          </w:tcPr>
          <w:p w14:paraId="030B6654" w14:textId="6197F328" w:rsidR="00870F49" w:rsidRPr="003A123A" w:rsidRDefault="009151CE" w:rsidP="00CD6155">
            <w:pPr>
              <w:rPr>
                <w:ins w:id="829" w:author="Di Donna, Enrica Maria" w:date="2026-02-24T14:29:00Z" w16du:dateUtc="2026-02-24T13:29:00Z"/>
                <w:rFonts w:cstheme="minorHAnsi"/>
                <w:bCs/>
                <w:sz w:val="22"/>
              </w:rPr>
            </w:pPr>
            <w:ins w:id="830" w:author="Di Donna, Enrica Maria" w:date="2026-02-24T15:33:00Z" w16du:dateUtc="2026-02-24T14:33:00Z">
              <w:r>
                <w:rPr>
                  <w:rFonts w:cstheme="minorHAnsi"/>
                  <w:bCs/>
                  <w:sz w:val="22"/>
                </w:rPr>
                <w:t>x</w:t>
              </w:r>
            </w:ins>
          </w:p>
        </w:tc>
        <w:tc>
          <w:tcPr>
            <w:tcW w:w="538" w:type="dxa"/>
          </w:tcPr>
          <w:p w14:paraId="67614A47" w14:textId="3463B4AB" w:rsidR="00870F49" w:rsidRPr="003A123A" w:rsidRDefault="009151CE" w:rsidP="00CD6155">
            <w:pPr>
              <w:rPr>
                <w:ins w:id="831" w:author="Di Donna, Enrica Maria" w:date="2026-02-24T14:29:00Z" w16du:dateUtc="2026-02-24T13:29:00Z"/>
                <w:rFonts w:cstheme="minorHAnsi"/>
                <w:bCs/>
                <w:sz w:val="22"/>
              </w:rPr>
            </w:pPr>
            <w:ins w:id="832" w:author="Di Donna, Enrica Maria" w:date="2026-02-24T15:33:00Z" w16du:dateUtc="2026-02-24T14:33:00Z">
              <w:r>
                <w:rPr>
                  <w:rFonts w:cstheme="minorHAnsi"/>
                  <w:bCs/>
                  <w:sz w:val="22"/>
                </w:rPr>
                <w:t>x</w:t>
              </w:r>
            </w:ins>
          </w:p>
        </w:tc>
        <w:tc>
          <w:tcPr>
            <w:tcW w:w="508" w:type="dxa"/>
          </w:tcPr>
          <w:p w14:paraId="1A6B749E" w14:textId="472BB185" w:rsidR="00870F49" w:rsidRPr="003A123A" w:rsidRDefault="009151CE" w:rsidP="00CD6155">
            <w:pPr>
              <w:rPr>
                <w:ins w:id="833" w:author="Di Donna, Enrica Maria" w:date="2026-02-24T14:29:00Z" w16du:dateUtc="2026-02-24T13:29:00Z"/>
                <w:rFonts w:cstheme="minorHAnsi"/>
                <w:bCs/>
                <w:sz w:val="22"/>
              </w:rPr>
            </w:pPr>
            <w:ins w:id="834" w:author="Di Donna, Enrica Maria" w:date="2026-02-24T15:33:00Z" w16du:dateUtc="2026-02-24T14:33:00Z">
              <w:r>
                <w:rPr>
                  <w:rFonts w:cstheme="minorHAnsi"/>
                  <w:bCs/>
                  <w:sz w:val="22"/>
                </w:rPr>
                <w:t>x</w:t>
              </w:r>
            </w:ins>
          </w:p>
        </w:tc>
      </w:tr>
      <w:tr w:rsidR="00870F49" w:rsidRPr="0054437B" w14:paraId="6299925A" w14:textId="77777777" w:rsidTr="00C424F2">
        <w:trPr>
          <w:trHeight w:val="309"/>
          <w:ins w:id="835" w:author="Di Donna, Enrica Maria" w:date="2026-02-24T14:29:00Z"/>
        </w:trPr>
        <w:tc>
          <w:tcPr>
            <w:tcW w:w="803" w:type="dxa"/>
          </w:tcPr>
          <w:p w14:paraId="59DDB566" w14:textId="71D524A4" w:rsidR="00870F49" w:rsidRPr="003A123A" w:rsidRDefault="00BA4B99" w:rsidP="00CD6155">
            <w:pPr>
              <w:rPr>
                <w:ins w:id="836" w:author="Di Donna, Enrica Maria" w:date="2026-02-24T14:29:00Z" w16du:dateUtc="2026-02-24T13:29:00Z"/>
                <w:rFonts w:cstheme="minorHAnsi"/>
                <w:bCs/>
                <w:sz w:val="22"/>
              </w:rPr>
            </w:pPr>
            <w:ins w:id="837" w:author="Di Donna, Enrica Maria" w:date="2026-02-24T14:30:00Z">
              <w:r w:rsidRPr="00BA4B99">
                <w:rPr>
                  <w:rFonts w:cstheme="minorHAnsi"/>
                  <w:bCs/>
                  <w:sz w:val="22"/>
                </w:rPr>
                <w:t>REPEAT BUSINESS</w:t>
              </w:r>
            </w:ins>
          </w:p>
        </w:tc>
        <w:tc>
          <w:tcPr>
            <w:tcW w:w="497" w:type="dxa"/>
          </w:tcPr>
          <w:p w14:paraId="2984FE6C" w14:textId="3B72A020" w:rsidR="00870F49" w:rsidRPr="003A123A" w:rsidRDefault="001C7171" w:rsidP="00CD6155">
            <w:pPr>
              <w:rPr>
                <w:ins w:id="838" w:author="Di Donna, Enrica Maria" w:date="2026-02-24T14:29:00Z" w16du:dateUtc="2026-02-24T13:29:00Z"/>
                <w:rFonts w:cstheme="minorHAnsi"/>
                <w:bCs/>
                <w:sz w:val="22"/>
              </w:rPr>
            </w:pPr>
            <w:ins w:id="839" w:author="Di Donna, Enrica Maria" w:date="2026-02-24T15:30:00Z" w16du:dateUtc="2026-02-24T14:30:00Z">
              <w:r>
                <w:rPr>
                  <w:rFonts w:cstheme="minorHAnsi"/>
                  <w:bCs/>
                  <w:sz w:val="22"/>
                </w:rPr>
                <w:t>x</w:t>
              </w:r>
            </w:ins>
          </w:p>
        </w:tc>
        <w:tc>
          <w:tcPr>
            <w:tcW w:w="648" w:type="dxa"/>
          </w:tcPr>
          <w:p w14:paraId="6E212C14" w14:textId="74A6D67E" w:rsidR="00870F49" w:rsidRPr="003A123A" w:rsidRDefault="001C7171" w:rsidP="00CD6155">
            <w:pPr>
              <w:rPr>
                <w:ins w:id="840" w:author="Di Donna, Enrica Maria" w:date="2026-02-24T14:29:00Z" w16du:dateUtc="2026-02-24T13:29:00Z"/>
                <w:rFonts w:cstheme="minorHAnsi"/>
                <w:bCs/>
                <w:sz w:val="22"/>
              </w:rPr>
            </w:pPr>
            <w:ins w:id="841" w:author="Di Donna, Enrica Maria" w:date="2026-02-24T15:30:00Z" w16du:dateUtc="2026-02-24T14:30:00Z">
              <w:r>
                <w:rPr>
                  <w:rFonts w:cstheme="minorHAnsi"/>
                  <w:bCs/>
                  <w:sz w:val="22"/>
                </w:rPr>
                <w:t>x</w:t>
              </w:r>
            </w:ins>
          </w:p>
        </w:tc>
        <w:tc>
          <w:tcPr>
            <w:tcW w:w="865" w:type="dxa"/>
          </w:tcPr>
          <w:p w14:paraId="09A4F9F9" w14:textId="5DF05239" w:rsidR="00870F49" w:rsidRPr="003A123A" w:rsidRDefault="001C7171" w:rsidP="00CD6155">
            <w:pPr>
              <w:rPr>
                <w:ins w:id="842" w:author="Di Donna, Enrica Maria" w:date="2026-02-24T14:29:00Z" w16du:dateUtc="2026-02-24T13:29:00Z"/>
                <w:rFonts w:cstheme="minorHAnsi"/>
                <w:bCs/>
                <w:sz w:val="22"/>
              </w:rPr>
            </w:pPr>
            <w:ins w:id="843" w:author="Di Donna, Enrica Maria" w:date="2026-02-24T15:30:00Z" w16du:dateUtc="2026-02-24T14:30:00Z">
              <w:r>
                <w:rPr>
                  <w:rFonts w:cstheme="minorHAnsi"/>
                  <w:bCs/>
                  <w:sz w:val="22"/>
                </w:rPr>
                <w:t>x</w:t>
              </w:r>
            </w:ins>
          </w:p>
        </w:tc>
        <w:tc>
          <w:tcPr>
            <w:tcW w:w="651" w:type="dxa"/>
          </w:tcPr>
          <w:p w14:paraId="19167EEE" w14:textId="53379F9A" w:rsidR="00870F49" w:rsidRPr="003A123A" w:rsidRDefault="001C7171" w:rsidP="00CD6155">
            <w:pPr>
              <w:rPr>
                <w:ins w:id="844" w:author="Di Donna, Enrica Maria" w:date="2026-02-24T14:29:00Z" w16du:dateUtc="2026-02-24T13:29:00Z"/>
                <w:rFonts w:cstheme="minorHAnsi"/>
                <w:bCs/>
                <w:sz w:val="22"/>
              </w:rPr>
            </w:pPr>
            <w:ins w:id="845" w:author="Di Donna, Enrica Maria" w:date="2026-02-24T15:30:00Z" w16du:dateUtc="2026-02-24T14:30:00Z">
              <w:r>
                <w:rPr>
                  <w:rFonts w:cstheme="minorHAnsi"/>
                  <w:bCs/>
                  <w:sz w:val="22"/>
                </w:rPr>
                <w:t>x</w:t>
              </w:r>
            </w:ins>
          </w:p>
        </w:tc>
        <w:tc>
          <w:tcPr>
            <w:tcW w:w="779" w:type="dxa"/>
          </w:tcPr>
          <w:p w14:paraId="0F103027" w14:textId="52215BCE" w:rsidR="00870F49" w:rsidRPr="003A123A" w:rsidRDefault="001C7171" w:rsidP="00CD6155">
            <w:pPr>
              <w:rPr>
                <w:ins w:id="846" w:author="Di Donna, Enrica Maria" w:date="2026-02-24T14:29:00Z" w16du:dateUtc="2026-02-24T13:29:00Z"/>
                <w:rFonts w:cstheme="minorHAnsi"/>
                <w:bCs/>
                <w:sz w:val="22"/>
              </w:rPr>
            </w:pPr>
            <w:ins w:id="847" w:author="Di Donna, Enrica Maria" w:date="2026-02-24T15:30:00Z" w16du:dateUtc="2026-02-24T14:30:00Z">
              <w:r>
                <w:rPr>
                  <w:rFonts w:cstheme="minorHAnsi"/>
                  <w:bCs/>
                  <w:sz w:val="22"/>
                </w:rPr>
                <w:t>x</w:t>
              </w:r>
            </w:ins>
          </w:p>
        </w:tc>
        <w:tc>
          <w:tcPr>
            <w:tcW w:w="499" w:type="dxa"/>
          </w:tcPr>
          <w:p w14:paraId="7B140AC7" w14:textId="77777777" w:rsidR="00870F49" w:rsidRPr="003A123A" w:rsidRDefault="00870F49" w:rsidP="00CD6155">
            <w:pPr>
              <w:rPr>
                <w:ins w:id="848" w:author="Di Donna, Enrica Maria" w:date="2026-02-24T14:29:00Z" w16du:dateUtc="2026-02-24T13:29:00Z"/>
                <w:rFonts w:cstheme="minorHAnsi"/>
                <w:bCs/>
                <w:sz w:val="22"/>
              </w:rPr>
            </w:pPr>
          </w:p>
        </w:tc>
        <w:tc>
          <w:tcPr>
            <w:tcW w:w="883" w:type="dxa"/>
          </w:tcPr>
          <w:p w14:paraId="4AEE607D" w14:textId="175E87AC" w:rsidR="00870F49" w:rsidRPr="003A123A" w:rsidRDefault="00994203" w:rsidP="00CD6155">
            <w:pPr>
              <w:rPr>
                <w:ins w:id="849" w:author="Di Donna, Enrica Maria" w:date="2026-02-24T14:29:00Z" w16du:dateUtc="2026-02-24T13:29:00Z"/>
                <w:rFonts w:cstheme="minorHAnsi"/>
                <w:bCs/>
                <w:sz w:val="22"/>
              </w:rPr>
            </w:pPr>
            <w:ins w:id="850" w:author="Di Donna, Enrica Maria" w:date="2026-02-24T15:30:00Z" w16du:dateUtc="2026-02-24T14:30:00Z">
              <w:r>
                <w:rPr>
                  <w:rFonts w:cstheme="minorHAnsi"/>
                  <w:bCs/>
                  <w:sz w:val="22"/>
                </w:rPr>
                <w:t>x</w:t>
              </w:r>
            </w:ins>
          </w:p>
        </w:tc>
        <w:tc>
          <w:tcPr>
            <w:tcW w:w="879" w:type="dxa"/>
          </w:tcPr>
          <w:p w14:paraId="35F88057" w14:textId="1981AFC4" w:rsidR="00870F49" w:rsidRPr="003A123A" w:rsidRDefault="00994203" w:rsidP="00CD6155">
            <w:pPr>
              <w:rPr>
                <w:ins w:id="851" w:author="Di Donna, Enrica Maria" w:date="2026-02-24T14:29:00Z" w16du:dateUtc="2026-02-24T13:29:00Z"/>
                <w:rFonts w:cstheme="minorHAnsi"/>
                <w:bCs/>
                <w:sz w:val="22"/>
              </w:rPr>
            </w:pPr>
            <w:ins w:id="852" w:author="Di Donna, Enrica Maria" w:date="2026-02-24T15:30:00Z" w16du:dateUtc="2026-02-24T14:30:00Z">
              <w:r>
                <w:rPr>
                  <w:rFonts w:cstheme="minorHAnsi"/>
                  <w:bCs/>
                  <w:sz w:val="22"/>
                </w:rPr>
                <w:t>x</w:t>
              </w:r>
            </w:ins>
          </w:p>
        </w:tc>
        <w:tc>
          <w:tcPr>
            <w:tcW w:w="741" w:type="dxa"/>
          </w:tcPr>
          <w:p w14:paraId="196056C9" w14:textId="7204C09F" w:rsidR="00870F49" w:rsidRPr="003A123A" w:rsidRDefault="00994203" w:rsidP="00CD6155">
            <w:pPr>
              <w:rPr>
                <w:ins w:id="853" w:author="Di Donna, Enrica Maria" w:date="2026-02-24T14:29:00Z" w16du:dateUtc="2026-02-24T13:29:00Z"/>
                <w:rFonts w:cstheme="minorHAnsi"/>
                <w:bCs/>
                <w:sz w:val="22"/>
              </w:rPr>
            </w:pPr>
            <w:ins w:id="854" w:author="Di Donna, Enrica Maria" w:date="2026-02-24T15:30:00Z" w16du:dateUtc="2026-02-24T14:30:00Z">
              <w:r>
                <w:rPr>
                  <w:rFonts w:cstheme="minorHAnsi"/>
                  <w:bCs/>
                  <w:sz w:val="22"/>
                </w:rPr>
                <w:t>x</w:t>
              </w:r>
            </w:ins>
          </w:p>
        </w:tc>
        <w:tc>
          <w:tcPr>
            <w:tcW w:w="658" w:type="dxa"/>
          </w:tcPr>
          <w:p w14:paraId="1FEE13F2" w14:textId="55997A0D" w:rsidR="00870F49" w:rsidRPr="003A123A" w:rsidRDefault="00994203" w:rsidP="00CD6155">
            <w:pPr>
              <w:rPr>
                <w:ins w:id="855" w:author="Di Donna, Enrica Maria" w:date="2026-02-24T14:29:00Z" w16du:dateUtc="2026-02-24T13:29:00Z"/>
                <w:rFonts w:cstheme="minorHAnsi"/>
                <w:bCs/>
                <w:sz w:val="22"/>
              </w:rPr>
            </w:pPr>
            <w:ins w:id="856" w:author="Di Donna, Enrica Maria" w:date="2026-02-24T15:30:00Z" w16du:dateUtc="2026-02-24T14:30:00Z">
              <w:r>
                <w:rPr>
                  <w:rFonts w:cstheme="minorHAnsi"/>
                  <w:bCs/>
                  <w:sz w:val="22"/>
                </w:rPr>
                <w:t>x</w:t>
              </w:r>
            </w:ins>
          </w:p>
        </w:tc>
        <w:tc>
          <w:tcPr>
            <w:tcW w:w="679" w:type="dxa"/>
          </w:tcPr>
          <w:p w14:paraId="0B7FE3DD" w14:textId="49D55142" w:rsidR="00870F49" w:rsidRPr="003A123A" w:rsidRDefault="00994203" w:rsidP="00CD6155">
            <w:pPr>
              <w:rPr>
                <w:ins w:id="857" w:author="Di Donna, Enrica Maria" w:date="2026-02-24T14:29:00Z" w16du:dateUtc="2026-02-24T13:29:00Z"/>
                <w:rFonts w:cstheme="minorHAnsi"/>
                <w:bCs/>
                <w:sz w:val="22"/>
              </w:rPr>
            </w:pPr>
            <w:ins w:id="858" w:author="Di Donna, Enrica Maria" w:date="2026-02-24T15:30:00Z" w16du:dateUtc="2026-02-24T14:30:00Z">
              <w:r>
                <w:rPr>
                  <w:rFonts w:cstheme="minorHAnsi"/>
                  <w:bCs/>
                  <w:sz w:val="22"/>
                </w:rPr>
                <w:t>x</w:t>
              </w:r>
            </w:ins>
          </w:p>
        </w:tc>
        <w:tc>
          <w:tcPr>
            <w:tcW w:w="538" w:type="dxa"/>
          </w:tcPr>
          <w:p w14:paraId="44554A8F" w14:textId="410AF61A" w:rsidR="00870F49" w:rsidRPr="003A123A" w:rsidRDefault="00994203" w:rsidP="00CD6155">
            <w:pPr>
              <w:rPr>
                <w:ins w:id="859" w:author="Di Donna, Enrica Maria" w:date="2026-02-24T14:29:00Z" w16du:dateUtc="2026-02-24T13:29:00Z"/>
                <w:rFonts w:cstheme="minorHAnsi"/>
                <w:bCs/>
                <w:sz w:val="22"/>
              </w:rPr>
            </w:pPr>
            <w:ins w:id="860" w:author="Di Donna, Enrica Maria" w:date="2026-02-24T15:30:00Z" w16du:dateUtc="2026-02-24T14:30:00Z">
              <w:r>
                <w:rPr>
                  <w:rFonts w:cstheme="minorHAnsi"/>
                  <w:bCs/>
                  <w:sz w:val="22"/>
                </w:rPr>
                <w:t>x</w:t>
              </w:r>
            </w:ins>
          </w:p>
        </w:tc>
        <w:tc>
          <w:tcPr>
            <w:tcW w:w="508" w:type="dxa"/>
          </w:tcPr>
          <w:p w14:paraId="171A2F69" w14:textId="529C4E65" w:rsidR="00870F49" w:rsidRPr="003A123A" w:rsidRDefault="00994203" w:rsidP="00CD6155">
            <w:pPr>
              <w:rPr>
                <w:ins w:id="861" w:author="Di Donna, Enrica Maria" w:date="2026-02-24T14:29:00Z" w16du:dateUtc="2026-02-24T13:29:00Z"/>
                <w:rFonts w:cstheme="minorHAnsi"/>
                <w:bCs/>
                <w:sz w:val="22"/>
              </w:rPr>
            </w:pPr>
            <w:ins w:id="862" w:author="Di Donna, Enrica Maria" w:date="2026-02-24T15:30:00Z" w16du:dateUtc="2026-02-24T14:30:00Z">
              <w:r>
                <w:rPr>
                  <w:rFonts w:cstheme="minorHAnsi"/>
                  <w:bCs/>
                  <w:sz w:val="22"/>
                </w:rPr>
                <w:t>x</w:t>
              </w:r>
            </w:ins>
          </w:p>
        </w:tc>
      </w:tr>
      <w:tr w:rsidR="00BA4B99" w:rsidRPr="0054437B" w14:paraId="6038BCBF" w14:textId="77777777" w:rsidTr="00C424F2">
        <w:trPr>
          <w:trHeight w:val="309"/>
          <w:ins w:id="863" w:author="Di Donna, Enrica Maria" w:date="2026-02-24T14:30:00Z"/>
        </w:trPr>
        <w:tc>
          <w:tcPr>
            <w:tcW w:w="803" w:type="dxa"/>
          </w:tcPr>
          <w:p w14:paraId="69B95EC7" w14:textId="0D157A7B" w:rsidR="00BA4B99" w:rsidRPr="00BA4B99" w:rsidRDefault="00BA4B99" w:rsidP="00CD6155">
            <w:pPr>
              <w:rPr>
                <w:ins w:id="864" w:author="Di Donna, Enrica Maria" w:date="2026-02-24T14:30:00Z" w16du:dateUtc="2026-02-24T13:30:00Z"/>
                <w:rFonts w:cstheme="minorHAnsi"/>
                <w:bCs/>
                <w:sz w:val="22"/>
              </w:rPr>
            </w:pPr>
            <w:ins w:id="865" w:author="Di Donna, Enrica Maria" w:date="2026-02-24T14:30:00Z">
              <w:r w:rsidRPr="00BA4B99">
                <w:rPr>
                  <w:rFonts w:cstheme="minorHAnsi"/>
                  <w:bCs/>
                  <w:sz w:val="22"/>
                </w:rPr>
                <w:t>NEW BUSINESS</w:t>
              </w:r>
            </w:ins>
          </w:p>
        </w:tc>
        <w:tc>
          <w:tcPr>
            <w:tcW w:w="497" w:type="dxa"/>
          </w:tcPr>
          <w:p w14:paraId="0775F042" w14:textId="340F9B6F" w:rsidR="00BA4B99" w:rsidRPr="003A123A" w:rsidRDefault="001C7171" w:rsidP="00CD6155">
            <w:pPr>
              <w:rPr>
                <w:ins w:id="866" w:author="Di Donna, Enrica Maria" w:date="2026-02-24T14:30:00Z" w16du:dateUtc="2026-02-24T13:30:00Z"/>
                <w:rFonts w:cstheme="minorHAnsi"/>
                <w:bCs/>
                <w:sz w:val="22"/>
              </w:rPr>
            </w:pPr>
            <w:ins w:id="867" w:author="Di Donna, Enrica Maria" w:date="2026-02-24T15:30:00Z" w16du:dateUtc="2026-02-24T14:30:00Z">
              <w:r>
                <w:rPr>
                  <w:rFonts w:cstheme="minorHAnsi"/>
                  <w:bCs/>
                  <w:sz w:val="22"/>
                </w:rPr>
                <w:t>X</w:t>
              </w:r>
            </w:ins>
          </w:p>
        </w:tc>
        <w:tc>
          <w:tcPr>
            <w:tcW w:w="648" w:type="dxa"/>
          </w:tcPr>
          <w:p w14:paraId="528EC009" w14:textId="31E912C1" w:rsidR="00BA4B99" w:rsidRPr="003A123A" w:rsidRDefault="001C7171" w:rsidP="00CD6155">
            <w:pPr>
              <w:rPr>
                <w:ins w:id="868" w:author="Di Donna, Enrica Maria" w:date="2026-02-24T14:30:00Z" w16du:dateUtc="2026-02-24T13:30:00Z"/>
                <w:rFonts w:cstheme="minorHAnsi"/>
                <w:bCs/>
                <w:sz w:val="22"/>
              </w:rPr>
            </w:pPr>
            <w:ins w:id="869" w:author="Di Donna, Enrica Maria" w:date="2026-02-24T15:30:00Z" w16du:dateUtc="2026-02-24T14:30:00Z">
              <w:r>
                <w:rPr>
                  <w:rFonts w:cstheme="minorHAnsi"/>
                  <w:bCs/>
                  <w:sz w:val="22"/>
                </w:rPr>
                <w:t>x</w:t>
              </w:r>
            </w:ins>
          </w:p>
        </w:tc>
        <w:tc>
          <w:tcPr>
            <w:tcW w:w="865" w:type="dxa"/>
          </w:tcPr>
          <w:p w14:paraId="4969EB9E" w14:textId="73BE316C" w:rsidR="00BA4B99" w:rsidRPr="003A123A" w:rsidRDefault="001C7171" w:rsidP="00CD6155">
            <w:pPr>
              <w:rPr>
                <w:ins w:id="870" w:author="Di Donna, Enrica Maria" w:date="2026-02-24T14:30:00Z" w16du:dateUtc="2026-02-24T13:30:00Z"/>
                <w:rFonts w:cstheme="minorHAnsi"/>
                <w:bCs/>
                <w:sz w:val="22"/>
              </w:rPr>
            </w:pPr>
            <w:ins w:id="871" w:author="Di Donna, Enrica Maria" w:date="2026-02-24T15:30:00Z" w16du:dateUtc="2026-02-24T14:30:00Z">
              <w:r>
                <w:rPr>
                  <w:rFonts w:cstheme="minorHAnsi"/>
                  <w:bCs/>
                  <w:sz w:val="22"/>
                </w:rPr>
                <w:t>x</w:t>
              </w:r>
            </w:ins>
          </w:p>
        </w:tc>
        <w:tc>
          <w:tcPr>
            <w:tcW w:w="651" w:type="dxa"/>
          </w:tcPr>
          <w:p w14:paraId="7F80D7C6" w14:textId="172C3813" w:rsidR="00BA4B99" w:rsidRPr="003A123A" w:rsidRDefault="001C7171" w:rsidP="00CD6155">
            <w:pPr>
              <w:rPr>
                <w:ins w:id="872" w:author="Di Donna, Enrica Maria" w:date="2026-02-24T14:30:00Z" w16du:dateUtc="2026-02-24T13:30:00Z"/>
                <w:rFonts w:cstheme="minorHAnsi"/>
                <w:bCs/>
                <w:sz w:val="22"/>
              </w:rPr>
            </w:pPr>
            <w:ins w:id="873" w:author="Di Donna, Enrica Maria" w:date="2026-02-24T15:30:00Z" w16du:dateUtc="2026-02-24T14:30:00Z">
              <w:r>
                <w:rPr>
                  <w:rFonts w:cstheme="minorHAnsi"/>
                  <w:bCs/>
                  <w:sz w:val="22"/>
                </w:rPr>
                <w:t>x</w:t>
              </w:r>
            </w:ins>
          </w:p>
        </w:tc>
        <w:tc>
          <w:tcPr>
            <w:tcW w:w="779" w:type="dxa"/>
          </w:tcPr>
          <w:p w14:paraId="0CE2BCCC" w14:textId="42382B8F" w:rsidR="00BA4B99" w:rsidRPr="003A123A" w:rsidRDefault="001C7171" w:rsidP="00CD6155">
            <w:pPr>
              <w:rPr>
                <w:ins w:id="874" w:author="Di Donna, Enrica Maria" w:date="2026-02-24T14:30:00Z" w16du:dateUtc="2026-02-24T13:30:00Z"/>
                <w:rFonts w:cstheme="minorHAnsi"/>
                <w:bCs/>
                <w:sz w:val="22"/>
              </w:rPr>
            </w:pPr>
            <w:ins w:id="875" w:author="Di Donna, Enrica Maria" w:date="2026-02-24T15:30:00Z" w16du:dateUtc="2026-02-24T14:30:00Z">
              <w:r>
                <w:rPr>
                  <w:rFonts w:cstheme="minorHAnsi"/>
                  <w:bCs/>
                  <w:sz w:val="22"/>
                </w:rPr>
                <w:t>x</w:t>
              </w:r>
            </w:ins>
          </w:p>
        </w:tc>
        <w:tc>
          <w:tcPr>
            <w:tcW w:w="499" w:type="dxa"/>
          </w:tcPr>
          <w:p w14:paraId="717186F1" w14:textId="77777777" w:rsidR="00BA4B99" w:rsidRPr="003A123A" w:rsidRDefault="00BA4B99" w:rsidP="00CD6155">
            <w:pPr>
              <w:rPr>
                <w:ins w:id="876" w:author="Di Donna, Enrica Maria" w:date="2026-02-24T14:30:00Z" w16du:dateUtc="2026-02-24T13:30:00Z"/>
                <w:rFonts w:cstheme="minorHAnsi"/>
                <w:bCs/>
                <w:sz w:val="22"/>
              </w:rPr>
            </w:pPr>
          </w:p>
        </w:tc>
        <w:tc>
          <w:tcPr>
            <w:tcW w:w="883" w:type="dxa"/>
          </w:tcPr>
          <w:p w14:paraId="2B52CB88" w14:textId="39C58CB7" w:rsidR="00BA4B99" w:rsidRPr="003A123A" w:rsidRDefault="00994203" w:rsidP="00CD6155">
            <w:pPr>
              <w:rPr>
                <w:ins w:id="877" w:author="Di Donna, Enrica Maria" w:date="2026-02-24T14:30:00Z" w16du:dateUtc="2026-02-24T13:30:00Z"/>
                <w:rFonts w:cstheme="minorHAnsi"/>
                <w:bCs/>
                <w:sz w:val="22"/>
              </w:rPr>
            </w:pPr>
            <w:ins w:id="878" w:author="Di Donna, Enrica Maria" w:date="2026-02-24T15:30:00Z" w16du:dateUtc="2026-02-24T14:30:00Z">
              <w:r>
                <w:rPr>
                  <w:rFonts w:cstheme="minorHAnsi"/>
                  <w:bCs/>
                  <w:sz w:val="22"/>
                </w:rPr>
                <w:t>x</w:t>
              </w:r>
            </w:ins>
          </w:p>
        </w:tc>
        <w:tc>
          <w:tcPr>
            <w:tcW w:w="879" w:type="dxa"/>
          </w:tcPr>
          <w:p w14:paraId="2256DD2D" w14:textId="3613A4BE" w:rsidR="00BA4B99" w:rsidRPr="003A123A" w:rsidRDefault="00994203" w:rsidP="00CD6155">
            <w:pPr>
              <w:rPr>
                <w:ins w:id="879" w:author="Di Donna, Enrica Maria" w:date="2026-02-24T14:30:00Z" w16du:dateUtc="2026-02-24T13:30:00Z"/>
                <w:rFonts w:cstheme="minorHAnsi"/>
                <w:bCs/>
                <w:sz w:val="22"/>
              </w:rPr>
            </w:pPr>
            <w:ins w:id="880" w:author="Di Donna, Enrica Maria" w:date="2026-02-24T15:30:00Z" w16du:dateUtc="2026-02-24T14:30:00Z">
              <w:r>
                <w:rPr>
                  <w:rFonts w:cstheme="minorHAnsi"/>
                  <w:bCs/>
                  <w:sz w:val="22"/>
                </w:rPr>
                <w:t>x</w:t>
              </w:r>
            </w:ins>
          </w:p>
        </w:tc>
        <w:tc>
          <w:tcPr>
            <w:tcW w:w="741" w:type="dxa"/>
          </w:tcPr>
          <w:p w14:paraId="796FC6BC" w14:textId="719A3B61" w:rsidR="00BA4B99" w:rsidRPr="003A123A" w:rsidRDefault="00994203" w:rsidP="00CD6155">
            <w:pPr>
              <w:rPr>
                <w:ins w:id="881" w:author="Di Donna, Enrica Maria" w:date="2026-02-24T14:30:00Z" w16du:dateUtc="2026-02-24T13:30:00Z"/>
                <w:rFonts w:cstheme="minorHAnsi"/>
                <w:bCs/>
                <w:sz w:val="22"/>
              </w:rPr>
            </w:pPr>
            <w:ins w:id="882" w:author="Di Donna, Enrica Maria" w:date="2026-02-24T15:30:00Z" w16du:dateUtc="2026-02-24T14:30:00Z">
              <w:r>
                <w:rPr>
                  <w:rFonts w:cstheme="minorHAnsi"/>
                  <w:bCs/>
                  <w:sz w:val="22"/>
                </w:rPr>
                <w:t>x</w:t>
              </w:r>
            </w:ins>
          </w:p>
        </w:tc>
        <w:tc>
          <w:tcPr>
            <w:tcW w:w="658" w:type="dxa"/>
          </w:tcPr>
          <w:p w14:paraId="50280DC3" w14:textId="042D1DD3" w:rsidR="00BA4B99" w:rsidRPr="003A123A" w:rsidRDefault="00994203" w:rsidP="00CD6155">
            <w:pPr>
              <w:rPr>
                <w:ins w:id="883" w:author="Di Donna, Enrica Maria" w:date="2026-02-24T14:30:00Z" w16du:dateUtc="2026-02-24T13:30:00Z"/>
                <w:rFonts w:cstheme="minorHAnsi"/>
                <w:bCs/>
                <w:sz w:val="22"/>
              </w:rPr>
            </w:pPr>
            <w:ins w:id="884" w:author="Di Donna, Enrica Maria" w:date="2026-02-24T15:30:00Z" w16du:dateUtc="2026-02-24T14:30:00Z">
              <w:r>
                <w:rPr>
                  <w:rFonts w:cstheme="minorHAnsi"/>
                  <w:bCs/>
                  <w:sz w:val="22"/>
                </w:rPr>
                <w:t>x</w:t>
              </w:r>
            </w:ins>
          </w:p>
        </w:tc>
        <w:tc>
          <w:tcPr>
            <w:tcW w:w="679" w:type="dxa"/>
          </w:tcPr>
          <w:p w14:paraId="2BA4C83C" w14:textId="63F73BDF" w:rsidR="00BA4B99" w:rsidRPr="003A123A" w:rsidRDefault="00994203" w:rsidP="00CD6155">
            <w:pPr>
              <w:rPr>
                <w:ins w:id="885" w:author="Di Donna, Enrica Maria" w:date="2026-02-24T14:30:00Z" w16du:dateUtc="2026-02-24T13:30:00Z"/>
                <w:rFonts w:cstheme="minorHAnsi"/>
                <w:bCs/>
                <w:sz w:val="22"/>
              </w:rPr>
            </w:pPr>
            <w:ins w:id="886" w:author="Di Donna, Enrica Maria" w:date="2026-02-24T15:30:00Z" w16du:dateUtc="2026-02-24T14:30:00Z">
              <w:r>
                <w:rPr>
                  <w:rFonts w:cstheme="minorHAnsi"/>
                  <w:bCs/>
                  <w:sz w:val="22"/>
                </w:rPr>
                <w:t>x</w:t>
              </w:r>
            </w:ins>
          </w:p>
        </w:tc>
        <w:tc>
          <w:tcPr>
            <w:tcW w:w="538" w:type="dxa"/>
          </w:tcPr>
          <w:p w14:paraId="6BA269D4" w14:textId="56A1D1D1" w:rsidR="00BA4B99" w:rsidRPr="003A123A" w:rsidRDefault="00994203" w:rsidP="00CD6155">
            <w:pPr>
              <w:rPr>
                <w:ins w:id="887" w:author="Di Donna, Enrica Maria" w:date="2026-02-24T14:30:00Z" w16du:dateUtc="2026-02-24T13:30:00Z"/>
                <w:rFonts w:cstheme="minorHAnsi"/>
                <w:bCs/>
                <w:sz w:val="22"/>
              </w:rPr>
            </w:pPr>
            <w:ins w:id="888" w:author="Di Donna, Enrica Maria" w:date="2026-02-24T15:30:00Z" w16du:dateUtc="2026-02-24T14:30:00Z">
              <w:r>
                <w:rPr>
                  <w:rFonts w:cstheme="minorHAnsi"/>
                  <w:bCs/>
                  <w:sz w:val="22"/>
                </w:rPr>
                <w:t>x</w:t>
              </w:r>
            </w:ins>
          </w:p>
        </w:tc>
        <w:tc>
          <w:tcPr>
            <w:tcW w:w="508" w:type="dxa"/>
          </w:tcPr>
          <w:p w14:paraId="50C2E785" w14:textId="2C01B0EC" w:rsidR="00BA4B99" w:rsidRPr="003A123A" w:rsidRDefault="00994203" w:rsidP="00CD6155">
            <w:pPr>
              <w:rPr>
                <w:ins w:id="889" w:author="Di Donna, Enrica Maria" w:date="2026-02-24T14:30:00Z" w16du:dateUtc="2026-02-24T13:30:00Z"/>
                <w:rFonts w:cstheme="minorHAnsi"/>
                <w:bCs/>
                <w:sz w:val="22"/>
              </w:rPr>
            </w:pPr>
            <w:ins w:id="890" w:author="Di Donna, Enrica Maria" w:date="2026-02-24T15:30:00Z" w16du:dateUtc="2026-02-24T14:30:00Z">
              <w:r>
                <w:rPr>
                  <w:rFonts w:cstheme="minorHAnsi"/>
                  <w:bCs/>
                  <w:sz w:val="22"/>
                </w:rPr>
                <w:t>x</w:t>
              </w:r>
            </w:ins>
          </w:p>
        </w:tc>
      </w:tr>
    </w:tbl>
    <w:p w14:paraId="1685BC87" w14:textId="77777777" w:rsidR="00BD1262" w:rsidRDefault="00BD1262" w:rsidP="004D3480">
      <w:pPr>
        <w:rPr>
          <w:bCs/>
          <w:lang w:val="it-IT"/>
        </w:rPr>
      </w:pPr>
    </w:p>
    <w:p w14:paraId="4328D91F" w14:textId="77777777" w:rsidR="00324FDF" w:rsidRPr="00977487" w:rsidRDefault="00324FDF" w:rsidP="004D3480">
      <w:pPr>
        <w:rPr>
          <w:bCs/>
          <w:highlight w:val="yellow"/>
          <w:lang w:val="it-IT"/>
        </w:rPr>
      </w:pPr>
    </w:p>
    <w:p w14:paraId="111E65B6" w14:textId="175FB81B" w:rsidR="00324FDF" w:rsidRPr="00C96A41" w:rsidRDefault="00324FDF">
      <w:pPr>
        <w:pStyle w:val="Heading2"/>
        <w:rPr>
          <w:lang w:val="it-IT"/>
        </w:rPr>
        <w:pPrChange w:id="891" w:author="Di Donna, Enrica Maria" w:date="2026-02-27T14:08:00Z" w16du:dateUtc="2026-02-27T13:08:00Z">
          <w:pPr>
            <w:pStyle w:val="Heading2"/>
            <w:ind w:left="1023"/>
          </w:pPr>
        </w:pPrChange>
      </w:pPr>
      <w:bookmarkStart w:id="892" w:name="_Toc884952979"/>
      <w:r w:rsidRPr="10CEFF33">
        <w:rPr>
          <w:lang w:val="it-IT"/>
        </w:rPr>
        <w:t>Definizione livelli di priorità lead in MVP0 (soluzione temporanea prima dell’implementazione del motore di prioritizzazione previsto in MVP successivi</w:t>
      </w:r>
      <w:r w:rsidR="00936B9F" w:rsidRPr="10CEFF33">
        <w:rPr>
          <w:lang w:val="it-IT"/>
        </w:rPr>
        <w:t>)</w:t>
      </w:r>
      <w:bookmarkEnd w:id="892"/>
    </w:p>
    <w:p w14:paraId="5630BCB9" w14:textId="77777777" w:rsidR="00324FDF" w:rsidRDefault="00324FDF" w:rsidP="004D3480">
      <w:pPr>
        <w:rPr>
          <w:bCs/>
          <w:lang w:val="it-IT"/>
        </w:rPr>
      </w:pPr>
    </w:p>
    <w:p w14:paraId="26C4FB98" w14:textId="65EB45D6" w:rsidR="00324FDF" w:rsidRDefault="00324FDF" w:rsidP="004D3480">
      <w:pPr>
        <w:rPr>
          <w:bCs/>
          <w:lang w:val="it-IT"/>
        </w:rPr>
      </w:pPr>
      <w:bookmarkStart w:id="893" w:name="OLE_LINK1"/>
      <w:r w:rsidRPr="00A474B7">
        <w:rPr>
          <w:bCs/>
          <w:lang w:val="it-IT"/>
        </w:rPr>
        <w:t xml:space="preserve">Premessa: </w:t>
      </w:r>
      <w:r>
        <w:rPr>
          <w:bCs/>
          <w:lang w:val="it-IT"/>
        </w:rPr>
        <w:t>nel seguente paragrafo si descrive il modello di prioritizzazione dei contatti (“Lead” e “</w:t>
      </w:r>
      <w:r w:rsidR="00676B4F">
        <w:rPr>
          <w:bCs/>
          <w:lang w:val="it-IT"/>
        </w:rPr>
        <w:t>Suggerimenti</w:t>
      </w:r>
      <w:r>
        <w:rPr>
          <w:bCs/>
          <w:lang w:val="it-IT"/>
        </w:rPr>
        <w:t xml:space="preserve">” secondo la tassonomia “Caldo”, “Tiepido”, Freddo” nel corso del rilascio MVP0. Tali configurazioni saranno modificabili centralmente tramite il motore di prioritizzazione </w:t>
      </w:r>
      <w:r w:rsidR="003B2E4B">
        <w:rPr>
          <w:bCs/>
          <w:lang w:val="it-IT"/>
        </w:rPr>
        <w:t xml:space="preserve">in relazione a variabili quali le origini lead, prodotti di interesse, segmenti </w:t>
      </w:r>
      <w:r w:rsidR="00AA7197">
        <w:rPr>
          <w:bCs/>
          <w:lang w:val="it-IT"/>
        </w:rPr>
        <w:t>dei clienti</w:t>
      </w:r>
      <w:r w:rsidR="001E39C3">
        <w:rPr>
          <w:bCs/>
          <w:lang w:val="it-IT"/>
        </w:rPr>
        <w:t xml:space="preserve">, </w:t>
      </w:r>
      <w:r w:rsidR="00AA7197">
        <w:rPr>
          <w:bCs/>
          <w:lang w:val="it-IT"/>
        </w:rPr>
        <w:t xml:space="preserve">altre </w:t>
      </w:r>
      <w:r w:rsidR="001E39C3">
        <w:rPr>
          <w:bCs/>
          <w:lang w:val="it-IT"/>
        </w:rPr>
        <w:t>variabili</w:t>
      </w:r>
      <w:r>
        <w:rPr>
          <w:bCs/>
          <w:lang w:val="it-IT"/>
        </w:rPr>
        <w:t xml:space="preserve"> </w:t>
      </w:r>
      <w:r w:rsidR="001E39C3">
        <w:rPr>
          <w:bCs/>
          <w:lang w:val="it-IT"/>
        </w:rPr>
        <w:t xml:space="preserve">che saranno definite nel corso degli </w:t>
      </w:r>
      <w:r>
        <w:rPr>
          <w:bCs/>
          <w:lang w:val="it-IT"/>
        </w:rPr>
        <w:t>MVP successivi.</w:t>
      </w:r>
    </w:p>
    <w:p w14:paraId="6DF4CFC1" w14:textId="77777777" w:rsidR="00324FDF" w:rsidRDefault="00324FDF" w:rsidP="004D3480">
      <w:pPr>
        <w:rPr>
          <w:bCs/>
          <w:lang w:val="it-IT"/>
        </w:rPr>
      </w:pPr>
    </w:p>
    <w:p w14:paraId="63D321A3" w14:textId="77777777" w:rsidR="00324FDF" w:rsidRDefault="00324FDF" w:rsidP="004D3480">
      <w:pPr>
        <w:rPr>
          <w:bCs/>
          <w:lang w:val="it-IT"/>
        </w:rPr>
      </w:pPr>
      <w:r>
        <w:rPr>
          <w:bCs/>
          <w:lang w:val="it-IT"/>
        </w:rPr>
        <w:t>I parametri di riferimento per la prioritizzazione saranno:</w:t>
      </w:r>
    </w:p>
    <w:p w14:paraId="35BE543D" w14:textId="7E3E86AA" w:rsidR="00324FDF" w:rsidRPr="00A97CBD" w:rsidRDefault="00324FDF" w:rsidP="00B5236E">
      <w:pPr>
        <w:pStyle w:val="ListParagraph"/>
        <w:numPr>
          <w:ilvl w:val="0"/>
          <w:numId w:val="9"/>
        </w:numPr>
        <w:ind w:left="600"/>
        <w:rPr>
          <w:bCs/>
          <w:lang w:val="it-IT"/>
        </w:rPr>
      </w:pPr>
      <w:r w:rsidRPr="00A97CBD">
        <w:rPr>
          <w:bCs/>
          <w:lang w:val="it-IT"/>
        </w:rPr>
        <w:t xml:space="preserve">Numero di </w:t>
      </w:r>
      <w:r w:rsidR="0091234E">
        <w:rPr>
          <w:bCs/>
          <w:lang w:val="it-IT"/>
        </w:rPr>
        <w:t>lead</w:t>
      </w:r>
    </w:p>
    <w:p w14:paraId="61B282D2" w14:textId="77777777" w:rsidR="00324FDF" w:rsidRDefault="00324FDF" w:rsidP="00B5236E">
      <w:pPr>
        <w:pStyle w:val="ListParagraph"/>
        <w:numPr>
          <w:ilvl w:val="0"/>
          <w:numId w:val="9"/>
        </w:numPr>
        <w:ind w:left="600"/>
        <w:rPr>
          <w:bCs/>
          <w:lang w:val="it-IT"/>
        </w:rPr>
      </w:pPr>
      <w:r w:rsidRPr="00A97CBD">
        <w:rPr>
          <w:bCs/>
          <w:lang w:val="it-IT"/>
        </w:rPr>
        <w:t>Tipologia di interesse, con riferimento al Minter di prodotto</w:t>
      </w:r>
    </w:p>
    <w:p w14:paraId="1851AA41" w14:textId="77777777" w:rsidR="00324FDF" w:rsidRDefault="00324FDF" w:rsidP="00B5236E">
      <w:pPr>
        <w:pStyle w:val="ListParagraph"/>
        <w:numPr>
          <w:ilvl w:val="0"/>
          <w:numId w:val="9"/>
        </w:numPr>
        <w:ind w:left="600"/>
        <w:rPr>
          <w:bCs/>
          <w:lang w:val="it-IT"/>
        </w:rPr>
      </w:pPr>
      <w:r w:rsidRPr="00656066">
        <w:rPr>
          <w:bCs/>
          <w:lang w:val="it-IT"/>
        </w:rPr>
        <w:t xml:space="preserve">La data di scadenza lead </w:t>
      </w:r>
    </w:p>
    <w:p w14:paraId="05435292" w14:textId="7679A32D" w:rsidR="00531169" w:rsidRPr="00656066" w:rsidRDefault="00531169" w:rsidP="00B5236E">
      <w:pPr>
        <w:pStyle w:val="ListParagraph"/>
        <w:numPr>
          <w:ilvl w:val="0"/>
          <w:numId w:val="9"/>
        </w:numPr>
        <w:ind w:left="600"/>
        <w:rPr>
          <w:bCs/>
          <w:lang w:val="it-IT"/>
        </w:rPr>
      </w:pPr>
      <w:r>
        <w:rPr>
          <w:bCs/>
          <w:lang w:val="it-IT"/>
        </w:rPr>
        <w:t>Numero di suggerimenti presenti</w:t>
      </w:r>
    </w:p>
    <w:p w14:paraId="0FFD2BAD" w14:textId="77777777" w:rsidR="00324FDF" w:rsidRDefault="00324FDF" w:rsidP="004D3480">
      <w:pPr>
        <w:rPr>
          <w:bCs/>
          <w:lang w:val="it-IT"/>
        </w:rPr>
      </w:pPr>
    </w:p>
    <w:p w14:paraId="7E8137D4" w14:textId="77777777" w:rsidR="00324FDF" w:rsidRPr="00A97CBD" w:rsidRDefault="00324FDF" w:rsidP="004D3480">
      <w:pPr>
        <w:rPr>
          <w:bCs/>
          <w:lang w:val="it-IT"/>
        </w:rPr>
      </w:pPr>
      <w:r>
        <w:rPr>
          <w:bCs/>
          <w:lang w:val="it-IT"/>
        </w:rPr>
        <w:t>Di seguito si riporta la mappatura tra categoria prodotto e relativo Minter</w:t>
      </w:r>
    </w:p>
    <w:tbl>
      <w:tblPr>
        <w:tblW w:w="10201" w:type="dxa"/>
        <w:tblLook w:val="04A0" w:firstRow="1" w:lastRow="0" w:firstColumn="1" w:lastColumn="0" w:noHBand="0" w:noVBand="1"/>
      </w:tblPr>
      <w:tblGrid>
        <w:gridCol w:w="1340"/>
        <w:gridCol w:w="8861"/>
      </w:tblGrid>
      <w:tr w:rsidR="00324FDF" w:rsidRPr="0037767B" w14:paraId="13CBBBB0" w14:textId="77777777" w:rsidTr="002B1448">
        <w:trPr>
          <w:trHeight w:val="292"/>
        </w:trPr>
        <w:tc>
          <w:tcPr>
            <w:tcW w:w="1340" w:type="dxa"/>
            <w:tcBorders>
              <w:top w:val="single" w:sz="4" w:space="0" w:color="auto"/>
              <w:left w:val="single" w:sz="4" w:space="0" w:color="auto"/>
              <w:bottom w:val="single" w:sz="4" w:space="0" w:color="auto"/>
              <w:right w:val="single" w:sz="4" w:space="0" w:color="auto"/>
            </w:tcBorders>
            <w:shd w:val="clear" w:color="000000" w:fill="E8E8E8"/>
            <w:noWrap/>
            <w:vAlign w:val="center"/>
            <w:hideMark/>
          </w:tcPr>
          <w:p w14:paraId="3E47B1C2" w14:textId="33E8D28F" w:rsidR="00324FDF" w:rsidRPr="0037767B" w:rsidRDefault="00324FDF">
            <w:pPr>
              <w:jc w:val="center"/>
              <w:rPr>
                <w:rFonts w:ascii="Calibri" w:eastAsia="Times New Roman" w:hAnsi="Calibri" w:cs="Calibri"/>
                <w:b/>
                <w:bCs/>
                <w:color w:val="000000"/>
                <w:kern w:val="0"/>
                <w:sz w:val="22"/>
                <w:lang w:val="en-US"/>
                <w14:ligatures w14:val="none"/>
              </w:rPr>
            </w:pPr>
            <w:r w:rsidRPr="0037767B">
              <w:rPr>
                <w:rFonts w:ascii="Calibri" w:eastAsia="Times New Roman" w:hAnsi="Calibri" w:cs="Calibri"/>
                <w:b/>
                <w:bCs/>
                <w:color w:val="000000"/>
                <w:kern w:val="0"/>
                <w:sz w:val="22"/>
                <w:lang w:val="en-US"/>
                <w14:ligatures w14:val="none"/>
              </w:rPr>
              <w:t>Classe Mint</w:t>
            </w:r>
            <w:del w:id="894" w:author="Castelli, Alessandro" w:date="2026-03-23T18:01:00Z" w16du:dateUtc="2026-03-23T17:01:00Z">
              <w:r w:rsidRPr="0037767B" w:rsidDel="00891EE0">
                <w:rPr>
                  <w:rFonts w:ascii="Calibri" w:eastAsia="Times New Roman" w:hAnsi="Calibri" w:cs="Calibri"/>
                  <w:b/>
                  <w:bCs/>
                  <w:color w:val="000000"/>
                  <w:kern w:val="0"/>
                  <w:sz w:val="22"/>
                  <w:lang w:val="en-US"/>
                  <w14:ligatures w14:val="none"/>
                </w:rPr>
                <w:delText>er</w:delText>
              </w:r>
            </w:del>
          </w:p>
        </w:tc>
        <w:tc>
          <w:tcPr>
            <w:tcW w:w="8861" w:type="dxa"/>
            <w:tcBorders>
              <w:top w:val="single" w:sz="4" w:space="0" w:color="auto"/>
              <w:left w:val="nil"/>
              <w:bottom w:val="single" w:sz="4" w:space="0" w:color="auto"/>
              <w:right w:val="single" w:sz="4" w:space="0" w:color="auto"/>
            </w:tcBorders>
            <w:shd w:val="clear" w:color="000000" w:fill="E8E8E8"/>
            <w:noWrap/>
            <w:vAlign w:val="center"/>
            <w:hideMark/>
          </w:tcPr>
          <w:p w14:paraId="5F7B2F20" w14:textId="344D0A24" w:rsidR="00324FDF" w:rsidRPr="0037767B" w:rsidRDefault="0040294C">
            <w:pPr>
              <w:jc w:val="center"/>
              <w:rPr>
                <w:rFonts w:ascii="Calibri" w:eastAsia="Times New Roman" w:hAnsi="Calibri" w:cs="Calibri"/>
                <w:b/>
                <w:bCs/>
                <w:color w:val="000000"/>
                <w:kern w:val="0"/>
                <w:sz w:val="22"/>
                <w:lang w:val="en-US"/>
                <w14:ligatures w14:val="none"/>
              </w:rPr>
            </w:pPr>
            <w:ins w:id="895" w:author="Castelli, Alessandro" w:date="2026-03-23T18:05:00Z" w16du:dateUtc="2026-03-23T17:05:00Z">
              <w:r>
                <w:rPr>
                  <w:rFonts w:ascii="Calibri" w:eastAsia="Times New Roman" w:hAnsi="Calibri" w:cs="Calibri"/>
                  <w:b/>
                  <w:bCs/>
                  <w:color w:val="000000"/>
                  <w:kern w:val="0"/>
                  <w:sz w:val="22"/>
                  <w:lang w:val="en-US"/>
                  <w14:ligatures w14:val="none"/>
                </w:rPr>
                <w:t xml:space="preserve">Macro </w:t>
              </w:r>
            </w:ins>
            <w:r w:rsidR="00324FDF" w:rsidRPr="0037767B">
              <w:rPr>
                <w:rFonts w:ascii="Calibri" w:eastAsia="Times New Roman" w:hAnsi="Calibri" w:cs="Calibri"/>
                <w:b/>
                <w:bCs/>
                <w:color w:val="000000"/>
                <w:kern w:val="0"/>
                <w:sz w:val="22"/>
                <w:lang w:val="en-US"/>
                <w14:ligatures w14:val="none"/>
              </w:rPr>
              <w:t>Categoria prodotti</w:t>
            </w:r>
          </w:p>
        </w:tc>
      </w:tr>
      <w:tr w:rsidR="00324FDF" w:rsidRPr="0037767B" w14:paraId="0D2B46A6" w14:textId="77777777" w:rsidTr="002B1448">
        <w:trPr>
          <w:trHeight w:val="292"/>
        </w:trPr>
        <w:tc>
          <w:tcPr>
            <w:tcW w:w="1340" w:type="dxa"/>
            <w:tcBorders>
              <w:top w:val="nil"/>
              <w:left w:val="single" w:sz="4" w:space="0" w:color="auto"/>
              <w:bottom w:val="nil"/>
              <w:right w:val="single" w:sz="4" w:space="0" w:color="auto"/>
            </w:tcBorders>
            <w:shd w:val="clear" w:color="000000" w:fill="E8E8E8"/>
            <w:vAlign w:val="center"/>
            <w:hideMark/>
          </w:tcPr>
          <w:p w14:paraId="09EC1958" w14:textId="77777777" w:rsidR="00324FDF" w:rsidRPr="0037767B" w:rsidRDefault="00324FDF">
            <w:pPr>
              <w:rPr>
                <w:rFonts w:ascii="Calibri" w:eastAsia="Times New Roman" w:hAnsi="Calibri" w:cs="Calibri"/>
                <w:b/>
                <w:bCs/>
                <w:color w:val="000000"/>
                <w:kern w:val="0"/>
                <w:sz w:val="22"/>
                <w:lang w:val="en-US"/>
                <w14:ligatures w14:val="none"/>
              </w:rPr>
            </w:pPr>
            <w:r w:rsidRPr="0037767B">
              <w:rPr>
                <w:rFonts w:ascii="Calibri" w:eastAsia="Times New Roman" w:hAnsi="Calibri" w:cs="Calibri"/>
                <w:b/>
                <w:bCs/>
                <w:color w:val="000000"/>
                <w:kern w:val="0"/>
                <w:sz w:val="22"/>
                <w:lang w:val="en-US"/>
                <w14:ligatures w14:val="none"/>
              </w:rPr>
              <w:t>Alt</w:t>
            </w:r>
            <w:r>
              <w:rPr>
                <w:rFonts w:ascii="Calibri" w:eastAsia="Times New Roman" w:hAnsi="Calibri" w:cs="Calibri"/>
                <w:b/>
                <w:bCs/>
                <w:color w:val="000000"/>
                <w:kern w:val="0"/>
                <w:sz w:val="22"/>
                <w:lang w:val="en-US"/>
                <w14:ligatures w14:val="none"/>
              </w:rPr>
              <w:t>a</w:t>
            </w:r>
          </w:p>
        </w:tc>
        <w:tc>
          <w:tcPr>
            <w:tcW w:w="8861" w:type="dxa"/>
            <w:tcBorders>
              <w:top w:val="nil"/>
              <w:left w:val="nil"/>
              <w:bottom w:val="nil"/>
              <w:right w:val="single" w:sz="4" w:space="0" w:color="auto"/>
            </w:tcBorders>
            <w:shd w:val="clear" w:color="000000" w:fill="E8E8E8"/>
            <w:vAlign w:val="center"/>
            <w:hideMark/>
          </w:tcPr>
          <w:p w14:paraId="4195069B" w14:textId="72791EDA" w:rsidR="00324FDF" w:rsidRPr="00723C1C" w:rsidRDefault="00324FDF">
            <w:pPr>
              <w:rPr>
                <w:rFonts w:ascii="Calibri" w:eastAsia="Times New Roman" w:hAnsi="Calibri" w:cs="Calibri"/>
                <w:color w:val="000000"/>
                <w:kern w:val="0"/>
                <w:sz w:val="22"/>
                <w:lang w:val="en-US"/>
                <w14:ligatures w14:val="none"/>
              </w:rPr>
            </w:pPr>
            <w:r w:rsidRPr="00723C1C">
              <w:rPr>
                <w:rFonts w:ascii="Calibri" w:eastAsia="Times New Roman" w:hAnsi="Calibri" w:cs="Calibri"/>
                <w:color w:val="000000"/>
                <w:kern w:val="0"/>
                <w:sz w:val="22"/>
                <w:lang w:val="en-US"/>
                <w14:ligatures w14:val="none"/>
              </w:rPr>
              <w:t>Conti</w:t>
            </w:r>
            <w:ins w:id="896" w:author="Castelli, Alessandro" w:date="2026-03-23T18:05:00Z" w16du:dateUtc="2026-03-23T17:05:00Z">
              <w:r w:rsidR="0040294C">
                <w:rPr>
                  <w:rFonts w:ascii="Calibri" w:eastAsia="Times New Roman" w:hAnsi="Calibri" w:cs="Calibri"/>
                  <w:color w:val="000000"/>
                  <w:kern w:val="0"/>
                  <w:sz w:val="22"/>
                  <w:lang w:val="en-US"/>
                  <w14:ligatures w14:val="none"/>
                </w:rPr>
                <w:t xml:space="preserve"> e Depositi</w:t>
              </w:r>
            </w:ins>
          </w:p>
        </w:tc>
      </w:tr>
      <w:tr w:rsidR="00324FDF" w:rsidRPr="0037767B" w14:paraId="76E80281" w14:textId="77777777" w:rsidTr="002B1448">
        <w:trPr>
          <w:trHeight w:val="292"/>
        </w:trPr>
        <w:tc>
          <w:tcPr>
            <w:tcW w:w="1340" w:type="dxa"/>
            <w:tcBorders>
              <w:top w:val="single" w:sz="4" w:space="0" w:color="auto"/>
              <w:left w:val="single" w:sz="4" w:space="0" w:color="auto"/>
              <w:bottom w:val="nil"/>
              <w:right w:val="single" w:sz="4" w:space="0" w:color="auto"/>
            </w:tcBorders>
            <w:shd w:val="clear" w:color="000000" w:fill="E8E8E8"/>
            <w:vAlign w:val="center"/>
            <w:hideMark/>
          </w:tcPr>
          <w:p w14:paraId="5041F5B7" w14:textId="77777777" w:rsidR="00324FDF" w:rsidRPr="0037767B" w:rsidRDefault="00324FDF">
            <w:pPr>
              <w:rPr>
                <w:rFonts w:ascii="Calibri" w:eastAsia="Times New Roman" w:hAnsi="Calibri" w:cs="Calibri"/>
                <w:b/>
                <w:bCs/>
                <w:color w:val="000000"/>
                <w:kern w:val="0"/>
                <w:sz w:val="22"/>
                <w:lang w:val="en-US"/>
                <w14:ligatures w14:val="none"/>
              </w:rPr>
            </w:pPr>
            <w:r w:rsidRPr="0037767B">
              <w:rPr>
                <w:rFonts w:ascii="Calibri" w:eastAsia="Times New Roman" w:hAnsi="Calibri" w:cs="Calibri"/>
                <w:b/>
                <w:bCs/>
                <w:color w:val="000000"/>
                <w:kern w:val="0"/>
                <w:sz w:val="22"/>
                <w:lang w:val="en-US"/>
                <w14:ligatures w14:val="none"/>
              </w:rPr>
              <w:t>Bass</w:t>
            </w:r>
            <w:r>
              <w:rPr>
                <w:rFonts w:ascii="Calibri" w:eastAsia="Times New Roman" w:hAnsi="Calibri" w:cs="Calibri"/>
                <w:b/>
                <w:bCs/>
                <w:color w:val="000000"/>
                <w:kern w:val="0"/>
                <w:sz w:val="22"/>
                <w:lang w:val="en-US"/>
                <w14:ligatures w14:val="none"/>
              </w:rPr>
              <w:t>a</w:t>
            </w:r>
          </w:p>
        </w:tc>
        <w:tc>
          <w:tcPr>
            <w:tcW w:w="8861" w:type="dxa"/>
            <w:tcBorders>
              <w:top w:val="single" w:sz="4" w:space="0" w:color="auto"/>
              <w:left w:val="nil"/>
              <w:bottom w:val="nil"/>
              <w:right w:val="single" w:sz="4" w:space="0" w:color="auto"/>
            </w:tcBorders>
            <w:shd w:val="clear" w:color="000000" w:fill="E8E8E8"/>
            <w:vAlign w:val="center"/>
            <w:hideMark/>
          </w:tcPr>
          <w:p w14:paraId="0D7C5C27" w14:textId="77777777" w:rsidR="00324FDF" w:rsidRPr="00723C1C" w:rsidRDefault="00324FDF">
            <w:pPr>
              <w:rPr>
                <w:rFonts w:ascii="Calibri" w:eastAsia="Times New Roman" w:hAnsi="Calibri" w:cs="Calibri"/>
                <w:color w:val="000000"/>
                <w:kern w:val="0"/>
                <w:sz w:val="22"/>
                <w:lang w:val="en-US"/>
                <w14:ligatures w14:val="none"/>
              </w:rPr>
            </w:pPr>
            <w:r w:rsidRPr="00723C1C">
              <w:rPr>
                <w:rFonts w:ascii="Calibri" w:eastAsia="Times New Roman" w:hAnsi="Calibri" w:cs="Calibri"/>
                <w:color w:val="000000"/>
                <w:kern w:val="0"/>
                <w:sz w:val="22"/>
                <w:lang w:val="en-US"/>
                <w14:ligatures w14:val="none"/>
              </w:rPr>
              <w:t>Carte</w:t>
            </w:r>
          </w:p>
        </w:tc>
      </w:tr>
      <w:tr w:rsidR="00324FDF" w:rsidRPr="0037767B" w:rsidDel="006E111B" w14:paraId="19694719" w14:textId="79042B8D" w:rsidTr="002B1448">
        <w:trPr>
          <w:trHeight w:val="292"/>
          <w:del w:id="897" w:author="Castelli, Alessandro" w:date="2026-03-23T18:06:00Z"/>
        </w:trPr>
        <w:tc>
          <w:tcPr>
            <w:tcW w:w="1340" w:type="dxa"/>
            <w:tcBorders>
              <w:top w:val="single" w:sz="4" w:space="0" w:color="auto"/>
              <w:left w:val="single" w:sz="4" w:space="0" w:color="auto"/>
              <w:bottom w:val="nil"/>
              <w:right w:val="single" w:sz="4" w:space="0" w:color="auto"/>
            </w:tcBorders>
            <w:shd w:val="clear" w:color="000000" w:fill="E8E8E8"/>
            <w:vAlign w:val="center"/>
            <w:hideMark/>
          </w:tcPr>
          <w:p w14:paraId="3DB513DD" w14:textId="4B5390D9" w:rsidR="00324FDF" w:rsidRPr="0037767B" w:rsidDel="006E111B" w:rsidRDefault="00324FDF">
            <w:pPr>
              <w:rPr>
                <w:del w:id="898" w:author="Castelli, Alessandro" w:date="2026-03-23T18:06:00Z" w16du:dateUtc="2026-03-23T17:06:00Z"/>
                <w:rFonts w:ascii="Calibri" w:eastAsia="Times New Roman" w:hAnsi="Calibri" w:cs="Calibri"/>
                <w:b/>
                <w:bCs/>
                <w:color w:val="000000"/>
                <w:kern w:val="0"/>
                <w:sz w:val="22"/>
                <w:lang w:val="en-US"/>
                <w14:ligatures w14:val="none"/>
              </w:rPr>
            </w:pPr>
            <w:del w:id="899" w:author="Castelli, Alessandro" w:date="2026-03-23T18:06:00Z" w16du:dateUtc="2026-03-23T17:06:00Z">
              <w:r w:rsidRPr="0037767B" w:rsidDel="006E111B">
                <w:rPr>
                  <w:rFonts w:ascii="Calibri" w:eastAsia="Times New Roman" w:hAnsi="Calibri" w:cs="Calibri"/>
                  <w:b/>
                  <w:bCs/>
                  <w:color w:val="000000"/>
                  <w:kern w:val="0"/>
                  <w:sz w:val="22"/>
                  <w:lang w:val="en-US"/>
                  <w14:ligatures w14:val="none"/>
                </w:rPr>
                <w:delText>Molto alt</w:delText>
              </w:r>
              <w:r w:rsidDel="006E111B">
                <w:rPr>
                  <w:rFonts w:ascii="Calibri" w:eastAsia="Times New Roman" w:hAnsi="Calibri" w:cs="Calibri"/>
                  <w:b/>
                  <w:bCs/>
                  <w:color w:val="000000"/>
                  <w:kern w:val="0"/>
                  <w:sz w:val="22"/>
                  <w:lang w:val="en-US"/>
                  <w14:ligatures w14:val="none"/>
                </w:rPr>
                <w:delText>a</w:delText>
              </w:r>
            </w:del>
          </w:p>
        </w:tc>
        <w:tc>
          <w:tcPr>
            <w:tcW w:w="8861" w:type="dxa"/>
            <w:tcBorders>
              <w:top w:val="single" w:sz="4" w:space="0" w:color="auto"/>
              <w:left w:val="nil"/>
              <w:bottom w:val="nil"/>
              <w:right w:val="single" w:sz="4" w:space="0" w:color="auto"/>
            </w:tcBorders>
            <w:shd w:val="clear" w:color="000000" w:fill="E8E8E8"/>
            <w:vAlign w:val="center"/>
            <w:hideMark/>
          </w:tcPr>
          <w:p w14:paraId="66C7C8A5" w14:textId="7E64B86D" w:rsidR="00324FDF" w:rsidRPr="00723C1C" w:rsidDel="006E111B" w:rsidRDefault="00324FDF">
            <w:pPr>
              <w:rPr>
                <w:del w:id="900" w:author="Castelli, Alessandro" w:date="2026-03-23T18:06:00Z" w16du:dateUtc="2026-03-23T17:06:00Z"/>
                <w:rFonts w:ascii="Calibri" w:eastAsia="Times New Roman" w:hAnsi="Calibri" w:cs="Calibri"/>
                <w:color w:val="000000"/>
                <w:kern w:val="0"/>
                <w:sz w:val="22"/>
                <w:lang w:val="en-US"/>
                <w14:ligatures w14:val="none"/>
              </w:rPr>
            </w:pPr>
            <w:del w:id="901" w:author="Castelli, Alessandro" w:date="2026-03-23T18:06:00Z" w16du:dateUtc="2026-03-23T17:06:00Z">
              <w:r w:rsidRPr="00723C1C" w:rsidDel="006E111B">
                <w:rPr>
                  <w:rFonts w:ascii="Calibri" w:eastAsia="Times New Roman" w:hAnsi="Calibri" w:cs="Calibri"/>
                  <w:color w:val="000000"/>
                  <w:kern w:val="0"/>
                  <w:sz w:val="22"/>
                  <w:lang w:val="en-US"/>
                  <w14:ligatures w14:val="none"/>
                </w:rPr>
                <w:delText>Mutuo</w:delText>
              </w:r>
            </w:del>
          </w:p>
        </w:tc>
      </w:tr>
      <w:tr w:rsidR="00324FDF" w:rsidRPr="0037767B" w14:paraId="23CAF520" w14:textId="77777777" w:rsidTr="002B1448">
        <w:trPr>
          <w:trHeight w:val="292"/>
        </w:trPr>
        <w:tc>
          <w:tcPr>
            <w:tcW w:w="1340" w:type="dxa"/>
            <w:tcBorders>
              <w:top w:val="single" w:sz="4" w:space="0" w:color="auto"/>
              <w:left w:val="single" w:sz="4" w:space="0" w:color="auto"/>
              <w:bottom w:val="nil"/>
              <w:right w:val="single" w:sz="4" w:space="0" w:color="auto"/>
            </w:tcBorders>
            <w:shd w:val="clear" w:color="000000" w:fill="E8E8E8"/>
            <w:vAlign w:val="center"/>
            <w:hideMark/>
          </w:tcPr>
          <w:p w14:paraId="76D945CC" w14:textId="77777777" w:rsidR="00324FDF" w:rsidRPr="0037767B" w:rsidRDefault="00324FDF">
            <w:pPr>
              <w:rPr>
                <w:rFonts w:ascii="Calibri" w:eastAsia="Times New Roman" w:hAnsi="Calibri" w:cs="Calibri"/>
                <w:b/>
                <w:bCs/>
                <w:color w:val="000000"/>
                <w:kern w:val="0"/>
                <w:sz w:val="22"/>
                <w:lang w:val="en-US"/>
                <w14:ligatures w14:val="none"/>
              </w:rPr>
            </w:pPr>
            <w:r w:rsidRPr="0037767B">
              <w:rPr>
                <w:rFonts w:ascii="Calibri" w:eastAsia="Times New Roman" w:hAnsi="Calibri" w:cs="Calibri"/>
                <w:b/>
                <w:bCs/>
                <w:color w:val="000000"/>
                <w:kern w:val="0"/>
                <w:sz w:val="22"/>
                <w:lang w:val="en-US"/>
                <w14:ligatures w14:val="none"/>
              </w:rPr>
              <w:t>Alt</w:t>
            </w:r>
            <w:r>
              <w:rPr>
                <w:rFonts w:ascii="Calibri" w:eastAsia="Times New Roman" w:hAnsi="Calibri" w:cs="Calibri"/>
                <w:b/>
                <w:bCs/>
                <w:color w:val="000000"/>
                <w:kern w:val="0"/>
                <w:sz w:val="22"/>
                <w:lang w:val="en-US"/>
                <w14:ligatures w14:val="none"/>
              </w:rPr>
              <w:t>a</w:t>
            </w:r>
          </w:p>
        </w:tc>
        <w:tc>
          <w:tcPr>
            <w:tcW w:w="8861" w:type="dxa"/>
            <w:tcBorders>
              <w:top w:val="single" w:sz="4" w:space="0" w:color="auto"/>
              <w:left w:val="nil"/>
              <w:bottom w:val="nil"/>
              <w:right w:val="single" w:sz="4" w:space="0" w:color="auto"/>
            </w:tcBorders>
            <w:shd w:val="clear" w:color="000000" w:fill="E8E8E8"/>
            <w:vAlign w:val="center"/>
            <w:hideMark/>
          </w:tcPr>
          <w:p w14:paraId="08579A66" w14:textId="716ED7CD" w:rsidR="00324FDF" w:rsidRPr="00723C1C" w:rsidRDefault="00324FDF">
            <w:pPr>
              <w:rPr>
                <w:rFonts w:ascii="Calibri" w:eastAsia="Times New Roman" w:hAnsi="Calibri" w:cs="Calibri"/>
                <w:color w:val="000000"/>
                <w:kern w:val="0"/>
                <w:sz w:val="22"/>
                <w:lang w:val="en-US"/>
                <w14:ligatures w14:val="none"/>
              </w:rPr>
            </w:pPr>
            <w:del w:id="902" w:author="Castelli, Alessandro" w:date="2026-03-23T18:05:00Z" w16du:dateUtc="2026-03-23T17:05:00Z">
              <w:r w:rsidRPr="00723C1C" w:rsidDel="0040294C">
                <w:rPr>
                  <w:rFonts w:ascii="Calibri" w:eastAsia="Times New Roman" w:hAnsi="Calibri" w:cs="Calibri"/>
                  <w:color w:val="000000"/>
                  <w:kern w:val="0"/>
                  <w:sz w:val="22"/>
                  <w:lang w:val="en-US"/>
                  <w14:ligatures w14:val="none"/>
                </w:rPr>
                <w:delText>Prestiti e f</w:delText>
              </w:r>
            </w:del>
            <w:ins w:id="903" w:author="Castelli, Alessandro" w:date="2026-03-23T18:05:00Z" w16du:dateUtc="2026-03-23T17:05:00Z">
              <w:r w:rsidR="0040294C">
                <w:rPr>
                  <w:rFonts w:ascii="Calibri" w:eastAsia="Times New Roman" w:hAnsi="Calibri" w:cs="Calibri"/>
                  <w:color w:val="000000"/>
                  <w:kern w:val="0"/>
                  <w:sz w:val="22"/>
                  <w:lang w:val="en-US"/>
                  <w14:ligatures w14:val="none"/>
                </w:rPr>
                <w:t>F</w:t>
              </w:r>
            </w:ins>
            <w:r w:rsidRPr="00723C1C">
              <w:rPr>
                <w:rFonts w:ascii="Calibri" w:eastAsia="Times New Roman" w:hAnsi="Calibri" w:cs="Calibri"/>
                <w:color w:val="000000"/>
                <w:kern w:val="0"/>
                <w:sz w:val="22"/>
                <w:lang w:val="en-US"/>
                <w14:ligatures w14:val="none"/>
              </w:rPr>
              <w:t>inanziamenti</w:t>
            </w:r>
          </w:p>
        </w:tc>
      </w:tr>
      <w:tr w:rsidR="00324FDF" w:rsidRPr="0037767B" w14:paraId="2FD1B61A" w14:textId="77777777" w:rsidTr="002B1448">
        <w:trPr>
          <w:trHeight w:val="292"/>
        </w:trPr>
        <w:tc>
          <w:tcPr>
            <w:tcW w:w="1340" w:type="dxa"/>
            <w:tcBorders>
              <w:top w:val="single" w:sz="4" w:space="0" w:color="auto"/>
              <w:left w:val="single" w:sz="4" w:space="0" w:color="auto"/>
              <w:bottom w:val="nil"/>
              <w:right w:val="single" w:sz="4" w:space="0" w:color="auto"/>
            </w:tcBorders>
            <w:shd w:val="clear" w:color="000000" w:fill="E8E8E8"/>
            <w:vAlign w:val="center"/>
            <w:hideMark/>
          </w:tcPr>
          <w:p w14:paraId="3C2A9DB3" w14:textId="77777777" w:rsidR="00324FDF" w:rsidRPr="0037767B" w:rsidRDefault="00324FDF">
            <w:pPr>
              <w:rPr>
                <w:rFonts w:ascii="Calibri" w:eastAsia="Times New Roman" w:hAnsi="Calibri" w:cs="Calibri"/>
                <w:b/>
                <w:bCs/>
                <w:color w:val="000000"/>
                <w:kern w:val="0"/>
                <w:sz w:val="22"/>
                <w:lang w:val="en-US"/>
                <w14:ligatures w14:val="none"/>
              </w:rPr>
            </w:pPr>
            <w:r w:rsidRPr="0037767B">
              <w:rPr>
                <w:rFonts w:ascii="Calibri" w:eastAsia="Times New Roman" w:hAnsi="Calibri" w:cs="Calibri"/>
                <w:b/>
                <w:bCs/>
                <w:color w:val="000000"/>
                <w:kern w:val="0"/>
                <w:sz w:val="22"/>
                <w:lang w:val="en-US"/>
                <w14:ligatures w14:val="none"/>
              </w:rPr>
              <w:t>Medi</w:t>
            </w:r>
            <w:r>
              <w:rPr>
                <w:rFonts w:ascii="Calibri" w:eastAsia="Times New Roman" w:hAnsi="Calibri" w:cs="Calibri"/>
                <w:b/>
                <w:bCs/>
                <w:color w:val="000000"/>
                <w:kern w:val="0"/>
                <w:sz w:val="22"/>
                <w:lang w:val="en-US"/>
                <w14:ligatures w14:val="none"/>
              </w:rPr>
              <w:t>a</w:t>
            </w:r>
          </w:p>
        </w:tc>
        <w:tc>
          <w:tcPr>
            <w:tcW w:w="8861" w:type="dxa"/>
            <w:tcBorders>
              <w:top w:val="single" w:sz="4" w:space="0" w:color="auto"/>
              <w:left w:val="nil"/>
              <w:bottom w:val="nil"/>
              <w:right w:val="single" w:sz="4" w:space="0" w:color="auto"/>
            </w:tcBorders>
            <w:shd w:val="clear" w:color="000000" w:fill="E8E8E8"/>
            <w:vAlign w:val="center"/>
            <w:hideMark/>
          </w:tcPr>
          <w:p w14:paraId="49F0A408" w14:textId="77777777" w:rsidR="00324FDF" w:rsidRPr="00723C1C" w:rsidRDefault="00324FDF">
            <w:pPr>
              <w:rPr>
                <w:rFonts w:ascii="Calibri" w:eastAsia="Times New Roman" w:hAnsi="Calibri" w:cs="Calibri"/>
                <w:color w:val="000000"/>
                <w:kern w:val="0"/>
                <w:sz w:val="22"/>
                <w:lang w:val="en-US"/>
                <w14:ligatures w14:val="none"/>
              </w:rPr>
            </w:pPr>
            <w:r w:rsidRPr="00723C1C">
              <w:rPr>
                <w:rFonts w:ascii="Calibri" w:eastAsia="Times New Roman" w:hAnsi="Calibri" w:cs="Calibri"/>
                <w:color w:val="000000"/>
                <w:kern w:val="0"/>
                <w:sz w:val="22"/>
                <w:lang w:val="en-US"/>
                <w14:ligatures w14:val="none"/>
              </w:rPr>
              <w:t>Investimenti</w:t>
            </w:r>
          </w:p>
        </w:tc>
      </w:tr>
      <w:tr w:rsidR="00324FDF" w:rsidRPr="0037767B" w14:paraId="283CE11F" w14:textId="77777777" w:rsidTr="002B1448">
        <w:trPr>
          <w:trHeight w:val="292"/>
        </w:trPr>
        <w:tc>
          <w:tcPr>
            <w:tcW w:w="1340" w:type="dxa"/>
            <w:tcBorders>
              <w:top w:val="single" w:sz="4" w:space="0" w:color="auto"/>
              <w:left w:val="single" w:sz="4" w:space="0" w:color="auto"/>
              <w:bottom w:val="single" w:sz="4" w:space="0" w:color="auto"/>
              <w:right w:val="single" w:sz="4" w:space="0" w:color="auto"/>
            </w:tcBorders>
            <w:shd w:val="clear" w:color="000000" w:fill="E8E8E8"/>
            <w:noWrap/>
            <w:vAlign w:val="center"/>
            <w:hideMark/>
          </w:tcPr>
          <w:p w14:paraId="1B43CC34" w14:textId="77777777" w:rsidR="00324FDF" w:rsidRPr="0037767B" w:rsidRDefault="00324FDF">
            <w:pPr>
              <w:rPr>
                <w:rFonts w:ascii="Calibri" w:eastAsia="Times New Roman" w:hAnsi="Calibri" w:cs="Calibri"/>
                <w:b/>
                <w:bCs/>
                <w:color w:val="000000"/>
                <w:kern w:val="0"/>
                <w:sz w:val="22"/>
                <w:lang w:val="en-US"/>
                <w14:ligatures w14:val="none"/>
              </w:rPr>
            </w:pPr>
            <w:r w:rsidRPr="0037767B">
              <w:rPr>
                <w:rFonts w:ascii="Calibri" w:eastAsia="Times New Roman" w:hAnsi="Calibri" w:cs="Calibri"/>
                <w:b/>
                <w:bCs/>
                <w:color w:val="000000"/>
                <w:kern w:val="0"/>
                <w:sz w:val="22"/>
                <w:lang w:val="en-US"/>
                <w14:ligatures w14:val="none"/>
              </w:rPr>
              <w:lastRenderedPageBreak/>
              <w:t>Medi</w:t>
            </w:r>
            <w:r>
              <w:rPr>
                <w:rFonts w:ascii="Calibri" w:eastAsia="Times New Roman" w:hAnsi="Calibri" w:cs="Calibri"/>
                <w:b/>
                <w:bCs/>
                <w:color w:val="000000"/>
                <w:kern w:val="0"/>
                <w:sz w:val="22"/>
                <w:lang w:val="en-US"/>
                <w14:ligatures w14:val="none"/>
              </w:rPr>
              <w:t>a</w:t>
            </w:r>
          </w:p>
        </w:tc>
        <w:tc>
          <w:tcPr>
            <w:tcW w:w="8861" w:type="dxa"/>
            <w:tcBorders>
              <w:top w:val="single" w:sz="4" w:space="0" w:color="auto"/>
              <w:left w:val="nil"/>
              <w:bottom w:val="single" w:sz="4" w:space="0" w:color="auto"/>
              <w:right w:val="single" w:sz="4" w:space="0" w:color="auto"/>
            </w:tcBorders>
            <w:shd w:val="clear" w:color="000000" w:fill="E8E8E8"/>
            <w:noWrap/>
            <w:vAlign w:val="center"/>
            <w:hideMark/>
          </w:tcPr>
          <w:p w14:paraId="12FDA8AE" w14:textId="73D019E0" w:rsidR="00324FDF" w:rsidRPr="00723C1C" w:rsidRDefault="00324FDF">
            <w:pPr>
              <w:rPr>
                <w:rFonts w:ascii="Calibri" w:eastAsia="Times New Roman" w:hAnsi="Calibri" w:cs="Calibri"/>
                <w:color w:val="000000"/>
                <w:kern w:val="0"/>
                <w:sz w:val="22"/>
                <w:lang w:val="en-US"/>
                <w14:ligatures w14:val="none"/>
              </w:rPr>
            </w:pPr>
            <w:del w:id="904" w:author="Castelli, Alessandro" w:date="2026-03-23T18:06:00Z" w16du:dateUtc="2026-03-23T17:06:00Z">
              <w:r w:rsidRPr="00723C1C" w:rsidDel="00CA2E09">
                <w:rPr>
                  <w:rFonts w:ascii="Calibri" w:eastAsia="Times New Roman" w:hAnsi="Calibri" w:cs="Calibri"/>
                  <w:color w:val="000000"/>
                  <w:kern w:val="0"/>
                  <w:sz w:val="22"/>
                  <w:lang w:val="en-US"/>
                  <w14:ligatures w14:val="none"/>
                </w:rPr>
                <w:delText>Assicurazioni</w:delText>
              </w:r>
            </w:del>
            <w:ins w:id="905" w:author="Castelli, Alessandro" w:date="2026-03-23T18:06:00Z" w16du:dateUtc="2026-03-23T17:06:00Z">
              <w:r w:rsidR="00CA2E09">
                <w:rPr>
                  <w:rFonts w:ascii="Calibri" w:eastAsia="Times New Roman" w:hAnsi="Calibri" w:cs="Calibri"/>
                  <w:color w:val="000000"/>
                  <w:kern w:val="0"/>
                  <w:sz w:val="22"/>
                  <w:lang w:val="en-US"/>
                  <w14:ligatures w14:val="none"/>
                </w:rPr>
                <w:t>Protezione e previdenza</w:t>
              </w:r>
            </w:ins>
          </w:p>
        </w:tc>
      </w:tr>
      <w:tr w:rsidR="00927B5D" w:rsidRPr="0037767B" w14:paraId="16FC1121" w14:textId="77777777" w:rsidTr="002B1448">
        <w:trPr>
          <w:trHeight w:val="292"/>
          <w:ins w:id="906" w:author="Castelli, Alessandro" w:date="2026-03-23T18:02:00Z"/>
        </w:trPr>
        <w:tc>
          <w:tcPr>
            <w:tcW w:w="1340" w:type="dxa"/>
            <w:tcBorders>
              <w:top w:val="single" w:sz="4" w:space="0" w:color="auto"/>
              <w:left w:val="single" w:sz="4" w:space="0" w:color="auto"/>
              <w:bottom w:val="single" w:sz="4" w:space="0" w:color="auto"/>
              <w:right w:val="single" w:sz="4" w:space="0" w:color="auto"/>
            </w:tcBorders>
            <w:shd w:val="clear" w:color="000000" w:fill="E8E8E8"/>
            <w:noWrap/>
            <w:vAlign w:val="center"/>
          </w:tcPr>
          <w:p w14:paraId="7C6D1368" w14:textId="3444DCF0" w:rsidR="00927B5D" w:rsidRPr="0037767B" w:rsidRDefault="00D102A1">
            <w:pPr>
              <w:rPr>
                <w:ins w:id="907" w:author="Castelli, Alessandro" w:date="2026-03-23T18:02:00Z" w16du:dateUtc="2026-03-23T17:02:00Z"/>
                <w:rFonts w:ascii="Calibri" w:eastAsia="Times New Roman" w:hAnsi="Calibri" w:cs="Calibri"/>
                <w:b/>
                <w:bCs/>
                <w:color w:val="000000"/>
                <w:kern w:val="0"/>
                <w:sz w:val="22"/>
                <w:lang w:val="en-US"/>
                <w14:ligatures w14:val="none"/>
              </w:rPr>
            </w:pPr>
            <w:ins w:id="908" w:author="Castelli, Alessandro" w:date="2026-03-23T18:02:00Z" w16du:dateUtc="2026-03-23T17:02:00Z">
              <w:r>
                <w:rPr>
                  <w:rFonts w:ascii="Calibri" w:eastAsia="Times New Roman" w:hAnsi="Calibri" w:cs="Calibri"/>
                  <w:b/>
                  <w:bCs/>
                  <w:color w:val="000000"/>
                  <w:kern w:val="0"/>
                  <w:sz w:val="22"/>
                  <w:lang w:val="en-US"/>
                  <w14:ligatures w14:val="none"/>
                </w:rPr>
                <w:t>Alta</w:t>
              </w:r>
            </w:ins>
          </w:p>
        </w:tc>
        <w:tc>
          <w:tcPr>
            <w:tcW w:w="8861" w:type="dxa"/>
            <w:tcBorders>
              <w:top w:val="single" w:sz="4" w:space="0" w:color="auto"/>
              <w:left w:val="nil"/>
              <w:bottom w:val="single" w:sz="4" w:space="0" w:color="auto"/>
              <w:right w:val="single" w:sz="4" w:space="0" w:color="auto"/>
            </w:tcBorders>
            <w:shd w:val="clear" w:color="000000" w:fill="E8E8E8"/>
            <w:noWrap/>
            <w:vAlign w:val="center"/>
          </w:tcPr>
          <w:p w14:paraId="7F8E73C4" w14:textId="1291B5B4" w:rsidR="00927B5D" w:rsidRPr="00723C1C" w:rsidRDefault="00D102A1">
            <w:pPr>
              <w:rPr>
                <w:ins w:id="909" w:author="Castelli, Alessandro" w:date="2026-03-23T18:02:00Z" w16du:dateUtc="2026-03-23T17:02:00Z"/>
                <w:rFonts w:ascii="Calibri" w:eastAsia="Times New Roman" w:hAnsi="Calibri" w:cs="Calibri"/>
                <w:color w:val="000000"/>
                <w:kern w:val="0"/>
                <w:sz w:val="22"/>
                <w:lang w:val="en-US"/>
                <w14:ligatures w14:val="none"/>
              </w:rPr>
            </w:pPr>
            <w:ins w:id="910" w:author="Castelli, Alessandro" w:date="2026-03-23T18:02:00Z" w16du:dateUtc="2026-03-23T17:02:00Z">
              <w:r>
                <w:rPr>
                  <w:rFonts w:ascii="Calibri" w:eastAsia="Times New Roman" w:hAnsi="Calibri" w:cs="Calibri"/>
                  <w:color w:val="000000"/>
                  <w:kern w:val="0"/>
                  <w:sz w:val="22"/>
                  <w:lang w:val="en-US"/>
                  <w14:ligatures w14:val="none"/>
                </w:rPr>
                <w:t>Estero</w:t>
              </w:r>
            </w:ins>
          </w:p>
        </w:tc>
      </w:tr>
      <w:tr w:rsidR="000C7077" w:rsidRPr="004D0819" w14:paraId="5412AF0D" w14:textId="77777777" w:rsidTr="002B1448">
        <w:trPr>
          <w:trHeight w:val="292"/>
          <w:ins w:id="911" w:author="Castelli, Alessandro" w:date="2026-03-23T18:10:00Z"/>
        </w:trPr>
        <w:tc>
          <w:tcPr>
            <w:tcW w:w="1340" w:type="dxa"/>
            <w:tcBorders>
              <w:top w:val="single" w:sz="4" w:space="0" w:color="auto"/>
              <w:left w:val="single" w:sz="4" w:space="0" w:color="auto"/>
              <w:bottom w:val="single" w:sz="4" w:space="0" w:color="auto"/>
              <w:right w:val="single" w:sz="4" w:space="0" w:color="auto"/>
            </w:tcBorders>
            <w:shd w:val="clear" w:color="000000" w:fill="E8E8E8"/>
            <w:noWrap/>
            <w:vAlign w:val="center"/>
          </w:tcPr>
          <w:p w14:paraId="2D8C8FBE" w14:textId="17F0BAAC" w:rsidR="000C7077" w:rsidRDefault="00DF7AB2">
            <w:pPr>
              <w:rPr>
                <w:ins w:id="912" w:author="Castelli, Alessandro" w:date="2026-03-23T18:10:00Z" w16du:dateUtc="2026-03-23T17:10:00Z"/>
                <w:rFonts w:ascii="Calibri" w:eastAsia="Times New Roman" w:hAnsi="Calibri" w:cs="Calibri"/>
                <w:b/>
                <w:bCs/>
                <w:color w:val="000000"/>
                <w:kern w:val="0"/>
                <w:sz w:val="22"/>
                <w:lang w:val="en-US"/>
                <w14:ligatures w14:val="none"/>
              </w:rPr>
            </w:pPr>
            <w:ins w:id="913" w:author="Castelli, Alessandro" w:date="2026-03-23T18:12:00Z" w16du:dateUtc="2026-03-23T17:12:00Z">
              <w:r>
                <w:rPr>
                  <w:rFonts w:ascii="Calibri" w:eastAsia="Times New Roman" w:hAnsi="Calibri" w:cs="Calibri"/>
                  <w:b/>
                  <w:bCs/>
                  <w:color w:val="000000"/>
                  <w:kern w:val="0"/>
                  <w:sz w:val="22"/>
                  <w:lang w:val="en-US"/>
                  <w14:ligatures w14:val="none"/>
                </w:rPr>
                <w:t>Media</w:t>
              </w:r>
            </w:ins>
          </w:p>
        </w:tc>
        <w:tc>
          <w:tcPr>
            <w:tcW w:w="8861" w:type="dxa"/>
            <w:tcBorders>
              <w:top w:val="single" w:sz="4" w:space="0" w:color="auto"/>
              <w:left w:val="nil"/>
              <w:bottom w:val="single" w:sz="4" w:space="0" w:color="auto"/>
              <w:right w:val="single" w:sz="4" w:space="0" w:color="auto"/>
            </w:tcBorders>
            <w:shd w:val="clear" w:color="000000" w:fill="E8E8E8"/>
            <w:noWrap/>
            <w:vAlign w:val="center"/>
          </w:tcPr>
          <w:p w14:paraId="04733DB3" w14:textId="63078794" w:rsidR="000C7077" w:rsidRPr="00F64CEF" w:rsidRDefault="00386F4C">
            <w:pPr>
              <w:rPr>
                <w:ins w:id="914" w:author="Castelli, Alessandro" w:date="2026-03-23T18:10:00Z" w16du:dateUtc="2026-03-23T17:10:00Z"/>
                <w:rFonts w:ascii="Calibri" w:eastAsia="Times New Roman" w:hAnsi="Calibri" w:cs="Calibri"/>
                <w:color w:val="000000"/>
                <w:kern w:val="0"/>
                <w:sz w:val="22"/>
                <w:lang w:val="it-IT"/>
                <w14:ligatures w14:val="none"/>
                <w:rPrChange w:id="915" w:author="Castelli, Alessandro" w:date="2026-03-23T18:11:00Z" w16du:dateUtc="2026-03-23T17:11:00Z">
                  <w:rPr>
                    <w:ins w:id="916" w:author="Castelli, Alessandro" w:date="2026-03-23T18:10:00Z" w16du:dateUtc="2026-03-23T17:10:00Z"/>
                    <w:rFonts w:ascii="Calibri" w:eastAsia="Times New Roman" w:hAnsi="Calibri" w:cs="Calibri"/>
                    <w:color w:val="000000"/>
                    <w:kern w:val="0"/>
                    <w:sz w:val="22"/>
                    <w:lang w:val="en-US"/>
                    <w14:ligatures w14:val="none"/>
                  </w:rPr>
                </w:rPrChange>
              </w:rPr>
            </w:pPr>
            <w:ins w:id="917" w:author="Castelli, Alessandro" w:date="2026-03-23T18:10:00Z" w16du:dateUtc="2026-03-23T17:10:00Z">
              <w:r w:rsidRPr="00F64CEF">
                <w:rPr>
                  <w:rFonts w:ascii="Calibri" w:eastAsia="Times New Roman" w:hAnsi="Calibri" w:cs="Calibri"/>
                  <w:color w:val="000000"/>
                  <w:kern w:val="0"/>
                  <w:sz w:val="22"/>
                  <w:lang w:val="it-IT"/>
                  <w14:ligatures w14:val="none"/>
                  <w:rPrChange w:id="918" w:author="Castelli, Alessandro" w:date="2026-03-23T18:11:00Z" w16du:dateUtc="2026-03-23T17:11:00Z">
                    <w:rPr>
                      <w:rFonts w:ascii="Calibri" w:eastAsia="Times New Roman" w:hAnsi="Calibri" w:cs="Calibri"/>
                      <w:color w:val="000000"/>
                      <w:kern w:val="0"/>
                      <w:sz w:val="22"/>
                      <w:lang w:val="en-US"/>
                      <w14:ligatures w14:val="none"/>
                    </w:rPr>
                  </w:rPrChange>
                </w:rPr>
                <w:t>Altri Servizi (</w:t>
              </w:r>
            </w:ins>
            <w:ins w:id="919" w:author="Castelli, Alessandro" w:date="2026-03-23T18:11:00Z" w16du:dateUtc="2026-03-23T17:11:00Z">
              <w:r w:rsidR="00F64CEF" w:rsidRPr="00F64CEF">
                <w:rPr>
                  <w:rFonts w:ascii="Calibri" w:eastAsia="Times New Roman" w:hAnsi="Calibri" w:cs="Calibri"/>
                  <w:color w:val="000000"/>
                  <w:kern w:val="0"/>
                  <w:sz w:val="22"/>
                  <w:lang w:val="it-IT"/>
                  <w14:ligatures w14:val="none"/>
                  <w:rPrChange w:id="920" w:author="Castelli, Alessandro" w:date="2026-03-23T18:11:00Z" w16du:dateUtc="2026-03-23T17:11:00Z">
                    <w:rPr>
                      <w:rFonts w:ascii="Calibri" w:eastAsia="Times New Roman" w:hAnsi="Calibri" w:cs="Calibri"/>
                      <w:color w:val="000000"/>
                      <w:kern w:val="0"/>
                      <w:sz w:val="22"/>
                      <w:lang w:val="en-US"/>
                      <w14:ligatures w14:val="none"/>
                    </w:rPr>
                  </w:rPrChange>
                </w:rPr>
                <w:t xml:space="preserve">con macroprodotto </w:t>
              </w:r>
            </w:ins>
            <w:ins w:id="921" w:author="Castelli, Alessandro" w:date="2026-03-23T18:10:00Z" w16du:dateUtc="2026-03-23T17:10:00Z">
              <w:r w:rsidRPr="00F64CEF">
                <w:rPr>
                  <w:rFonts w:ascii="Calibri" w:eastAsia="Times New Roman" w:hAnsi="Calibri" w:cs="Calibri"/>
                  <w:color w:val="000000"/>
                  <w:kern w:val="0"/>
                  <w:sz w:val="22"/>
                  <w:lang w:val="it-IT"/>
                  <w14:ligatures w14:val="none"/>
                  <w:rPrChange w:id="922" w:author="Castelli, Alessandro" w:date="2026-03-23T18:11:00Z" w16du:dateUtc="2026-03-23T17:11:00Z">
                    <w:rPr>
                      <w:rFonts w:ascii="Calibri" w:eastAsia="Times New Roman" w:hAnsi="Calibri" w:cs="Calibri"/>
                      <w:color w:val="000000"/>
                      <w:kern w:val="0"/>
                      <w:sz w:val="22"/>
                      <w:lang w:val="en-US"/>
                      <w14:ligatures w14:val="none"/>
                    </w:rPr>
                  </w:rPrChange>
                </w:rPr>
                <w:t>Rela</w:t>
              </w:r>
            </w:ins>
            <w:ins w:id="923" w:author="Castelli, Alessandro" w:date="2026-03-23T18:11:00Z" w16du:dateUtc="2026-03-23T17:11:00Z">
              <w:r w:rsidRPr="00F64CEF">
                <w:rPr>
                  <w:rFonts w:ascii="Calibri" w:eastAsia="Times New Roman" w:hAnsi="Calibri" w:cs="Calibri"/>
                  <w:color w:val="000000"/>
                  <w:kern w:val="0"/>
                  <w:sz w:val="22"/>
                  <w:lang w:val="it-IT"/>
                  <w14:ligatures w14:val="none"/>
                  <w:rPrChange w:id="924" w:author="Castelli, Alessandro" w:date="2026-03-23T18:11:00Z" w16du:dateUtc="2026-03-23T17:11:00Z">
                    <w:rPr>
                      <w:rFonts w:ascii="Calibri" w:eastAsia="Times New Roman" w:hAnsi="Calibri" w:cs="Calibri"/>
                      <w:color w:val="000000"/>
                      <w:kern w:val="0"/>
                      <w:sz w:val="22"/>
                      <w:lang w:val="en-US"/>
                      <w14:ligatures w14:val="none"/>
                    </w:rPr>
                  </w:rPrChange>
                </w:rPr>
                <w:t>zione</w:t>
              </w:r>
              <w:r w:rsidR="00F64CEF" w:rsidRPr="00F64CEF">
                <w:rPr>
                  <w:rFonts w:ascii="Calibri" w:eastAsia="Times New Roman" w:hAnsi="Calibri" w:cs="Calibri"/>
                  <w:color w:val="000000"/>
                  <w:kern w:val="0"/>
                  <w:sz w:val="22"/>
                  <w:lang w:val="it-IT"/>
                  <w14:ligatures w14:val="none"/>
                  <w:rPrChange w:id="925" w:author="Castelli, Alessandro" w:date="2026-03-23T18:11:00Z" w16du:dateUtc="2026-03-23T17:11:00Z">
                    <w:rPr>
                      <w:rFonts w:ascii="Calibri" w:eastAsia="Times New Roman" w:hAnsi="Calibri" w:cs="Calibri"/>
                      <w:color w:val="000000"/>
                      <w:kern w:val="0"/>
                      <w:sz w:val="22"/>
                      <w:lang w:val="en-US"/>
                      <w14:ligatures w14:val="none"/>
                    </w:rPr>
                  </w:rPrChange>
                </w:rPr>
                <w:t>, Normativa)</w:t>
              </w:r>
            </w:ins>
          </w:p>
        </w:tc>
      </w:tr>
      <w:tr w:rsidR="00F64CEF" w:rsidRPr="004D0819" w14:paraId="1443ADEC" w14:textId="77777777" w:rsidTr="002B1448">
        <w:trPr>
          <w:trHeight w:val="292"/>
          <w:ins w:id="926" w:author="Castelli, Alessandro" w:date="2026-03-23T18:11:00Z"/>
        </w:trPr>
        <w:tc>
          <w:tcPr>
            <w:tcW w:w="1340" w:type="dxa"/>
            <w:tcBorders>
              <w:top w:val="single" w:sz="4" w:space="0" w:color="auto"/>
              <w:left w:val="single" w:sz="4" w:space="0" w:color="auto"/>
              <w:bottom w:val="single" w:sz="4" w:space="0" w:color="auto"/>
              <w:right w:val="single" w:sz="4" w:space="0" w:color="auto"/>
            </w:tcBorders>
            <w:shd w:val="clear" w:color="000000" w:fill="E8E8E8"/>
            <w:noWrap/>
            <w:vAlign w:val="center"/>
          </w:tcPr>
          <w:p w14:paraId="46E10FD3" w14:textId="6DB983DA" w:rsidR="00F64CEF" w:rsidRDefault="00F64CEF" w:rsidP="00F64CEF">
            <w:pPr>
              <w:rPr>
                <w:ins w:id="927" w:author="Castelli, Alessandro" w:date="2026-03-23T18:11:00Z" w16du:dateUtc="2026-03-23T17:11:00Z"/>
                <w:rFonts w:ascii="Calibri" w:eastAsia="Times New Roman" w:hAnsi="Calibri" w:cs="Calibri"/>
                <w:b/>
                <w:bCs/>
                <w:color w:val="000000"/>
                <w:kern w:val="0"/>
                <w:sz w:val="22"/>
                <w:lang w:val="en-US"/>
                <w14:ligatures w14:val="none"/>
              </w:rPr>
            </w:pPr>
            <w:ins w:id="928" w:author="Castelli, Alessandro" w:date="2026-03-23T18:11:00Z" w16du:dateUtc="2026-03-23T17:11:00Z">
              <w:r>
                <w:rPr>
                  <w:rFonts w:ascii="Calibri" w:eastAsia="Times New Roman" w:hAnsi="Calibri" w:cs="Calibri"/>
                  <w:b/>
                  <w:bCs/>
                  <w:color w:val="000000"/>
                  <w:kern w:val="0"/>
                  <w:sz w:val="22"/>
                  <w:lang w:val="en-US"/>
                  <w14:ligatures w14:val="none"/>
                </w:rPr>
                <w:t>Bassa</w:t>
              </w:r>
            </w:ins>
          </w:p>
        </w:tc>
        <w:tc>
          <w:tcPr>
            <w:tcW w:w="8861" w:type="dxa"/>
            <w:tcBorders>
              <w:top w:val="single" w:sz="4" w:space="0" w:color="auto"/>
              <w:left w:val="nil"/>
              <w:bottom w:val="single" w:sz="4" w:space="0" w:color="auto"/>
              <w:right w:val="single" w:sz="4" w:space="0" w:color="auto"/>
            </w:tcBorders>
            <w:shd w:val="clear" w:color="000000" w:fill="E8E8E8"/>
            <w:noWrap/>
            <w:vAlign w:val="center"/>
          </w:tcPr>
          <w:p w14:paraId="4328EE1D" w14:textId="6B795479" w:rsidR="00F64CEF" w:rsidRPr="00E55B72" w:rsidRDefault="00F64CEF" w:rsidP="00F64CEF">
            <w:pPr>
              <w:rPr>
                <w:ins w:id="929" w:author="Castelli, Alessandro" w:date="2026-03-23T18:11:00Z" w16du:dateUtc="2026-03-23T17:11:00Z"/>
                <w:rFonts w:ascii="Calibri" w:eastAsia="Times New Roman" w:hAnsi="Calibri" w:cs="Calibri"/>
                <w:color w:val="000000"/>
                <w:kern w:val="0"/>
                <w:sz w:val="22"/>
                <w:lang w:val="it-IT"/>
                <w14:ligatures w14:val="none"/>
              </w:rPr>
            </w:pPr>
            <w:ins w:id="930" w:author="Castelli, Alessandro" w:date="2026-03-23T18:11:00Z" w16du:dateUtc="2026-03-23T17:11:00Z">
              <w:r w:rsidRPr="00E55B72">
                <w:rPr>
                  <w:rFonts w:ascii="Calibri" w:eastAsia="Times New Roman" w:hAnsi="Calibri" w:cs="Calibri"/>
                  <w:color w:val="000000"/>
                  <w:kern w:val="0"/>
                  <w:sz w:val="22"/>
                  <w:lang w:val="it-IT"/>
                  <w14:ligatures w14:val="none"/>
                  <w:rPrChange w:id="931" w:author="Castelli, Alessandro" w:date="2026-03-23T18:11:00Z" w16du:dateUtc="2026-03-23T17:11:00Z">
                    <w:rPr>
                      <w:rFonts w:ascii="Calibri" w:eastAsia="Times New Roman" w:hAnsi="Calibri" w:cs="Calibri"/>
                      <w:color w:val="000000"/>
                      <w:kern w:val="0"/>
                      <w:sz w:val="22"/>
                      <w:lang w:val="en-US"/>
                      <w14:ligatures w14:val="none"/>
                    </w:rPr>
                  </w:rPrChange>
                </w:rPr>
                <w:t xml:space="preserve">Altri Servizi (con altri </w:t>
              </w:r>
              <w:r w:rsidR="00E55B72" w:rsidRPr="00E55B72">
                <w:rPr>
                  <w:rFonts w:ascii="Calibri" w:eastAsia="Times New Roman" w:hAnsi="Calibri" w:cs="Calibri"/>
                  <w:color w:val="000000"/>
                  <w:kern w:val="0"/>
                  <w:sz w:val="22"/>
                  <w:lang w:val="it-IT"/>
                  <w14:ligatures w14:val="none"/>
                  <w:rPrChange w:id="932" w:author="Castelli, Alessandro" w:date="2026-03-23T18:11:00Z" w16du:dateUtc="2026-03-23T17:11:00Z">
                    <w:rPr>
                      <w:rFonts w:ascii="Calibri" w:eastAsia="Times New Roman" w:hAnsi="Calibri" w:cs="Calibri"/>
                      <w:color w:val="000000"/>
                      <w:kern w:val="0"/>
                      <w:sz w:val="22"/>
                      <w:lang w:val="en-US"/>
                      <w14:ligatures w14:val="none"/>
                    </w:rPr>
                  </w:rPrChange>
                </w:rPr>
                <w:t>macro</w:t>
              </w:r>
              <w:r w:rsidR="00E55B72">
                <w:rPr>
                  <w:rFonts w:ascii="Calibri" w:eastAsia="Times New Roman" w:hAnsi="Calibri" w:cs="Calibri"/>
                  <w:color w:val="000000"/>
                  <w:kern w:val="0"/>
                  <w:sz w:val="22"/>
                  <w:lang w:val="it-IT"/>
                  <w14:ligatures w14:val="none"/>
                </w:rPr>
                <w:t>-prodotto)</w:t>
              </w:r>
            </w:ins>
          </w:p>
        </w:tc>
      </w:tr>
    </w:tbl>
    <w:p w14:paraId="6DDD651B" w14:textId="6FDB60D5" w:rsidR="005F5DDF" w:rsidRPr="00F64CEF" w:rsidRDefault="005F5DDF" w:rsidP="005F5DDF">
      <w:pPr>
        <w:rPr>
          <w:ins w:id="933" w:author="Castelli, Alessandro" w:date="2026-03-23T18:01:00Z"/>
          <w:lang w:val="it-IT"/>
          <w:rPrChange w:id="934" w:author="Castelli, Alessandro" w:date="2026-03-23T18:11:00Z" w16du:dateUtc="2026-03-23T17:11:00Z">
            <w:rPr>
              <w:ins w:id="935" w:author="Castelli, Alessandro" w:date="2026-03-23T18:01:00Z"/>
              <w:lang w:val="en-US"/>
            </w:rPr>
          </w:rPrChange>
        </w:rPr>
      </w:pPr>
    </w:p>
    <w:p w14:paraId="429527CC" w14:textId="77777777" w:rsidR="00324FDF" w:rsidRDefault="00324FDF" w:rsidP="004D3480">
      <w:pPr>
        <w:rPr>
          <w:lang w:val="it-IT"/>
        </w:rPr>
      </w:pPr>
    </w:p>
    <w:p w14:paraId="6F248629" w14:textId="0050EEEB" w:rsidR="00324FDF" w:rsidRDefault="00324FDF" w:rsidP="004D3480">
      <w:pPr>
        <w:rPr>
          <w:lang w:val="it-IT"/>
        </w:rPr>
      </w:pPr>
      <w:r>
        <w:rPr>
          <w:lang w:val="it-IT"/>
        </w:rPr>
        <w:t xml:space="preserve">Di seguito si riporta la classificazione di </w:t>
      </w:r>
      <w:r w:rsidR="00AE2DB7">
        <w:rPr>
          <w:lang w:val="it-IT"/>
        </w:rPr>
        <w:t>temperatura</w:t>
      </w:r>
      <w:r>
        <w:rPr>
          <w:lang w:val="it-IT"/>
        </w:rPr>
        <w:t xml:space="preserve"> prevista</w:t>
      </w:r>
      <w:r w:rsidR="00AE2DB7">
        <w:rPr>
          <w:lang w:val="it-IT"/>
        </w:rPr>
        <w:t xml:space="preserve"> sulla singola lead</w:t>
      </w:r>
      <w:r>
        <w:rPr>
          <w:lang w:val="it-IT"/>
        </w:rPr>
        <w:t>:</w:t>
      </w:r>
    </w:p>
    <w:p w14:paraId="45C7C655" w14:textId="77777777" w:rsidR="00DF2AFD" w:rsidRDefault="00DF2AFD" w:rsidP="004D3480">
      <w:pPr>
        <w:rPr>
          <w:lang w:val="it-IT"/>
        </w:rPr>
      </w:pPr>
    </w:p>
    <w:tbl>
      <w:tblPr>
        <w:tblW w:w="10201" w:type="dxa"/>
        <w:tblLook w:val="04A0" w:firstRow="1" w:lastRow="0" w:firstColumn="1" w:lastColumn="0" w:noHBand="0" w:noVBand="1"/>
      </w:tblPr>
      <w:tblGrid>
        <w:gridCol w:w="1962"/>
        <w:gridCol w:w="8789"/>
        <w:tblGridChange w:id="936">
          <w:tblGrid>
            <w:gridCol w:w="5"/>
            <w:gridCol w:w="1407"/>
            <w:gridCol w:w="555"/>
            <w:gridCol w:w="8234"/>
            <w:gridCol w:w="555"/>
          </w:tblGrid>
        </w:tblGridChange>
      </w:tblGrid>
      <w:tr w:rsidR="00324FDF" w:rsidRPr="0037767B" w14:paraId="035A98AC" w14:textId="77777777" w:rsidTr="002B1448">
        <w:trPr>
          <w:trHeight w:val="292"/>
        </w:trPr>
        <w:tc>
          <w:tcPr>
            <w:tcW w:w="1412" w:type="dxa"/>
            <w:tcBorders>
              <w:top w:val="single" w:sz="4" w:space="0" w:color="auto"/>
              <w:left w:val="single" w:sz="4" w:space="0" w:color="auto"/>
              <w:bottom w:val="single" w:sz="4" w:space="0" w:color="auto"/>
              <w:right w:val="single" w:sz="4" w:space="0" w:color="auto"/>
            </w:tcBorders>
            <w:shd w:val="clear" w:color="000000" w:fill="E8E8E8"/>
            <w:noWrap/>
            <w:vAlign w:val="center"/>
            <w:hideMark/>
          </w:tcPr>
          <w:p w14:paraId="673BD6EB" w14:textId="28AF85A1" w:rsidR="00324FDF" w:rsidRPr="0037767B" w:rsidRDefault="00BC5253">
            <w:pPr>
              <w:jc w:val="center"/>
              <w:rPr>
                <w:rFonts w:ascii="Calibri" w:eastAsia="Times New Roman" w:hAnsi="Calibri" w:cs="Calibri"/>
                <w:b/>
                <w:bCs/>
                <w:color w:val="000000"/>
                <w:kern w:val="0"/>
                <w:sz w:val="22"/>
                <w:lang w:val="it-IT"/>
                <w14:ligatures w14:val="none"/>
              </w:rPr>
            </w:pPr>
            <w:bookmarkStart w:id="937" w:name="OLE_LINK2"/>
            <w:r>
              <w:rPr>
                <w:rFonts w:ascii="Calibri" w:eastAsia="Times New Roman" w:hAnsi="Calibri" w:cs="Calibri"/>
                <w:b/>
                <w:bCs/>
                <w:color w:val="000000"/>
                <w:kern w:val="0"/>
                <w:sz w:val="22"/>
                <w:lang w:val="it-IT"/>
                <w14:ligatures w14:val="none"/>
              </w:rPr>
              <w:t>Temperatura della singola lead</w:t>
            </w:r>
            <w:bookmarkEnd w:id="937"/>
            <w:ins w:id="938" w:author="Castelli, Alessandro" w:date="2026-03-05T10:01:00Z" w16du:dateUtc="2026-03-05T09:01:00Z">
              <w:r w:rsidR="004D1F63">
                <w:rPr>
                  <w:rFonts w:ascii="Calibri" w:eastAsia="Times New Roman" w:hAnsi="Calibri" w:cs="Calibri"/>
                  <w:b/>
                  <w:bCs/>
                  <w:color w:val="000000"/>
                  <w:kern w:val="0"/>
                  <w:sz w:val="22"/>
                  <w:lang w:val="it-IT"/>
                  <w14:ligatures w14:val="none"/>
                </w:rPr>
                <w:t>/suggerimento</w:t>
              </w:r>
            </w:ins>
          </w:p>
        </w:tc>
        <w:tc>
          <w:tcPr>
            <w:tcW w:w="8789" w:type="dxa"/>
            <w:tcBorders>
              <w:top w:val="single" w:sz="4" w:space="0" w:color="auto"/>
              <w:left w:val="nil"/>
              <w:bottom w:val="single" w:sz="4" w:space="0" w:color="auto"/>
              <w:right w:val="single" w:sz="4" w:space="0" w:color="auto"/>
            </w:tcBorders>
            <w:shd w:val="clear" w:color="000000" w:fill="E8E8E8"/>
            <w:noWrap/>
            <w:vAlign w:val="center"/>
            <w:hideMark/>
          </w:tcPr>
          <w:p w14:paraId="7DB0D14E" w14:textId="77777777" w:rsidR="00324FDF" w:rsidRPr="0037767B" w:rsidRDefault="00324FDF">
            <w:pPr>
              <w:rPr>
                <w:rFonts w:ascii="Calibri" w:eastAsia="Times New Roman" w:hAnsi="Calibri" w:cs="Calibri"/>
                <w:b/>
                <w:bCs/>
                <w:color w:val="000000"/>
                <w:kern w:val="0"/>
                <w:sz w:val="22"/>
                <w:lang w:val="en-US"/>
                <w14:ligatures w14:val="none"/>
              </w:rPr>
            </w:pPr>
            <w:r>
              <w:rPr>
                <w:rFonts w:ascii="Calibri" w:eastAsia="Times New Roman" w:hAnsi="Calibri" w:cs="Calibri"/>
                <w:b/>
                <w:bCs/>
                <w:color w:val="000000"/>
                <w:kern w:val="0"/>
                <w:sz w:val="22"/>
                <w:lang w:val="en-US"/>
                <w14:ligatures w14:val="none"/>
              </w:rPr>
              <w:t>Parametri di riferimento</w:t>
            </w:r>
          </w:p>
        </w:tc>
      </w:tr>
      <w:tr w:rsidR="00324FDF" w:rsidRPr="004D0819" w14:paraId="40E6467F" w14:textId="77777777" w:rsidTr="002B1448">
        <w:trPr>
          <w:trHeight w:val="292"/>
        </w:trPr>
        <w:tc>
          <w:tcPr>
            <w:tcW w:w="1412" w:type="dxa"/>
            <w:tcBorders>
              <w:top w:val="nil"/>
              <w:left w:val="single" w:sz="4" w:space="0" w:color="auto"/>
              <w:bottom w:val="nil"/>
              <w:right w:val="single" w:sz="4" w:space="0" w:color="auto"/>
            </w:tcBorders>
            <w:shd w:val="clear" w:color="000000" w:fill="E8E8E8"/>
            <w:vAlign w:val="center"/>
            <w:hideMark/>
          </w:tcPr>
          <w:p w14:paraId="459FB15C" w14:textId="6FBC669F" w:rsidR="00324FDF" w:rsidRPr="0037767B" w:rsidRDefault="008B3BDF">
            <w:pPr>
              <w:rPr>
                <w:rFonts w:ascii="Calibri" w:eastAsia="Times New Roman" w:hAnsi="Calibri" w:cs="Calibri"/>
                <w:b/>
                <w:bCs/>
                <w:color w:val="000000"/>
                <w:kern w:val="0"/>
                <w:sz w:val="22"/>
                <w:lang w:val="en-US"/>
                <w14:ligatures w14:val="none"/>
              </w:rPr>
            </w:pPr>
            <w:r>
              <w:rPr>
                <w:rFonts w:ascii="Calibri" w:eastAsia="Times New Roman" w:hAnsi="Calibri" w:cs="Calibri"/>
                <w:b/>
                <w:bCs/>
                <w:color w:val="000000"/>
                <w:kern w:val="0"/>
                <w:sz w:val="22"/>
                <w:lang w:val="en-US"/>
                <w14:ligatures w14:val="none"/>
              </w:rPr>
              <w:t>“Cald</w:t>
            </w:r>
            <w:r w:rsidR="008B288B">
              <w:rPr>
                <w:rFonts w:ascii="Calibri" w:eastAsia="Times New Roman" w:hAnsi="Calibri" w:cs="Calibri"/>
                <w:b/>
                <w:bCs/>
                <w:color w:val="000000"/>
                <w:kern w:val="0"/>
                <w:sz w:val="22"/>
                <w:lang w:val="en-US"/>
                <w14:ligatures w14:val="none"/>
              </w:rPr>
              <w:t>o</w:t>
            </w:r>
            <w:r>
              <w:rPr>
                <w:rFonts w:ascii="Calibri" w:eastAsia="Times New Roman" w:hAnsi="Calibri" w:cs="Calibri"/>
                <w:b/>
                <w:bCs/>
                <w:color w:val="000000"/>
                <w:kern w:val="0"/>
                <w:sz w:val="22"/>
                <w:lang w:val="en-US"/>
                <w14:ligatures w14:val="none"/>
              </w:rPr>
              <w:t>”</w:t>
            </w:r>
          </w:p>
        </w:tc>
        <w:tc>
          <w:tcPr>
            <w:tcW w:w="8789" w:type="dxa"/>
            <w:tcBorders>
              <w:top w:val="nil"/>
              <w:left w:val="nil"/>
              <w:bottom w:val="nil"/>
              <w:right w:val="single" w:sz="4" w:space="0" w:color="auto"/>
            </w:tcBorders>
            <w:shd w:val="clear" w:color="000000" w:fill="E8E8E8"/>
            <w:vAlign w:val="center"/>
            <w:hideMark/>
          </w:tcPr>
          <w:p w14:paraId="1A63FD14" w14:textId="3E8A0934" w:rsidR="00324FDF" w:rsidRPr="00C12C63" w:rsidRDefault="00324FDF" w:rsidP="00B5236E">
            <w:pPr>
              <w:pStyle w:val="ListParagraph"/>
              <w:numPr>
                <w:ilvl w:val="0"/>
                <w:numId w:val="10"/>
              </w:numPr>
              <w:rPr>
                <w:rFonts w:ascii="Calibri" w:eastAsia="Times New Roman" w:hAnsi="Calibri" w:cs="Calibri"/>
                <w:color w:val="000000"/>
                <w:kern w:val="0"/>
                <w:sz w:val="22"/>
                <w:lang w:val="it-IT"/>
                <w14:ligatures w14:val="none"/>
              </w:rPr>
            </w:pPr>
            <w:r w:rsidRPr="00C12C63">
              <w:rPr>
                <w:rFonts w:ascii="Calibri" w:eastAsia="Times New Roman" w:hAnsi="Calibri" w:cs="Calibri"/>
                <w:color w:val="000000"/>
                <w:kern w:val="0"/>
                <w:sz w:val="22"/>
                <w:lang w:val="it-IT"/>
                <w14:ligatures w14:val="none"/>
              </w:rPr>
              <w:t xml:space="preserve">Lead </w:t>
            </w:r>
            <w:r w:rsidR="00763A88" w:rsidRPr="00C12C63">
              <w:rPr>
                <w:rFonts w:ascii="Calibri" w:eastAsia="Times New Roman" w:hAnsi="Calibri" w:cs="Calibri"/>
                <w:color w:val="000000"/>
                <w:kern w:val="0"/>
                <w:sz w:val="22"/>
                <w:lang w:val="it-IT"/>
                <w14:ligatures w14:val="none"/>
              </w:rPr>
              <w:t>Esplicita</w:t>
            </w:r>
            <w:r w:rsidR="00664853" w:rsidRPr="00C12C63">
              <w:rPr>
                <w:rFonts w:ascii="Calibri" w:eastAsia="Times New Roman" w:hAnsi="Calibri" w:cs="Calibri"/>
                <w:color w:val="000000"/>
                <w:kern w:val="0"/>
                <w:sz w:val="22"/>
                <w:lang w:val="it-IT"/>
                <w14:ligatures w14:val="none"/>
              </w:rPr>
              <w:t xml:space="preserve"> </w:t>
            </w:r>
            <w:r w:rsidR="00DF2AFD" w:rsidRPr="00C12C63">
              <w:rPr>
                <w:rFonts w:ascii="Calibri" w:eastAsia="Times New Roman" w:hAnsi="Calibri" w:cs="Calibri"/>
                <w:color w:val="000000"/>
                <w:kern w:val="0"/>
                <w:sz w:val="22"/>
                <w:lang w:val="it-IT"/>
                <w14:ligatures w14:val="none"/>
              </w:rPr>
              <w:t xml:space="preserve">con </w:t>
            </w:r>
            <w:r w:rsidRPr="00C12C63">
              <w:rPr>
                <w:rFonts w:ascii="Calibri" w:eastAsia="Times New Roman" w:hAnsi="Calibri" w:cs="Calibri"/>
                <w:color w:val="000000"/>
                <w:kern w:val="0"/>
                <w:sz w:val="22"/>
                <w:lang w:val="it-IT"/>
                <w14:ligatures w14:val="none"/>
              </w:rPr>
              <w:t>interess</w:t>
            </w:r>
            <w:r w:rsidR="00BC5253" w:rsidRPr="00C12C63">
              <w:rPr>
                <w:rFonts w:ascii="Calibri" w:eastAsia="Times New Roman" w:hAnsi="Calibri" w:cs="Calibri"/>
                <w:color w:val="000000"/>
                <w:kern w:val="0"/>
                <w:sz w:val="22"/>
                <w:lang w:val="it-IT"/>
                <w14:ligatures w14:val="none"/>
              </w:rPr>
              <w:t xml:space="preserve">e </w:t>
            </w:r>
            <w:r w:rsidR="00D7456B" w:rsidRPr="00C12C63">
              <w:rPr>
                <w:rFonts w:ascii="Calibri" w:eastAsia="Times New Roman" w:hAnsi="Calibri" w:cs="Calibri"/>
                <w:color w:val="000000"/>
                <w:kern w:val="0"/>
                <w:sz w:val="22"/>
                <w:lang w:val="it-IT"/>
                <w14:ligatures w14:val="none"/>
              </w:rPr>
              <w:t>di</w:t>
            </w:r>
            <w:r w:rsidRPr="00C12C63">
              <w:rPr>
                <w:rFonts w:ascii="Calibri" w:eastAsia="Times New Roman" w:hAnsi="Calibri" w:cs="Calibri"/>
                <w:color w:val="000000"/>
                <w:kern w:val="0"/>
                <w:sz w:val="22"/>
                <w:lang w:val="it-IT"/>
                <w14:ligatures w14:val="none"/>
              </w:rPr>
              <w:t xml:space="preserve"> classe minter Alta o superiore</w:t>
            </w:r>
            <w:r w:rsidR="004F162E" w:rsidRPr="00C12C63">
              <w:rPr>
                <w:rFonts w:ascii="Calibri" w:eastAsia="Times New Roman" w:hAnsi="Calibri" w:cs="Calibri"/>
                <w:color w:val="000000"/>
                <w:kern w:val="0"/>
                <w:sz w:val="22"/>
                <w:lang w:val="it-IT"/>
                <w14:ligatures w14:val="none"/>
              </w:rPr>
              <w:t>: sempre</w:t>
            </w:r>
          </w:p>
          <w:p w14:paraId="684A76E1" w14:textId="5E8AEB17" w:rsidR="00324FDF" w:rsidRPr="00C12C63" w:rsidRDefault="00324FDF" w:rsidP="00B5236E">
            <w:pPr>
              <w:pStyle w:val="ListParagraph"/>
              <w:numPr>
                <w:ilvl w:val="0"/>
                <w:numId w:val="10"/>
              </w:numPr>
              <w:rPr>
                <w:rFonts w:ascii="Calibri" w:eastAsia="Times New Roman" w:hAnsi="Calibri" w:cs="Calibri"/>
                <w:color w:val="000000"/>
                <w:kern w:val="0"/>
                <w:sz w:val="22"/>
                <w:lang w:val="it-IT"/>
                <w14:ligatures w14:val="none"/>
              </w:rPr>
            </w:pPr>
            <w:r w:rsidRPr="00C12C63">
              <w:rPr>
                <w:rFonts w:ascii="Calibri" w:eastAsia="Times New Roman" w:hAnsi="Calibri" w:cs="Calibri"/>
                <w:color w:val="000000"/>
                <w:kern w:val="0"/>
                <w:sz w:val="22"/>
                <w:lang w:val="it-IT"/>
                <w14:ligatures w14:val="none"/>
              </w:rPr>
              <w:t xml:space="preserve">Lead </w:t>
            </w:r>
            <w:r w:rsidR="00763A88" w:rsidRPr="00C12C63">
              <w:rPr>
                <w:rFonts w:ascii="Calibri" w:eastAsia="Times New Roman" w:hAnsi="Calibri" w:cs="Calibri"/>
                <w:color w:val="000000"/>
                <w:kern w:val="0"/>
                <w:sz w:val="22"/>
                <w:lang w:val="it-IT"/>
                <w14:ligatures w14:val="none"/>
              </w:rPr>
              <w:t>Esplicita</w:t>
            </w:r>
            <w:r w:rsidR="00664853" w:rsidRPr="00C12C63">
              <w:rPr>
                <w:rFonts w:ascii="Calibri" w:eastAsia="Times New Roman" w:hAnsi="Calibri" w:cs="Calibri"/>
                <w:color w:val="000000"/>
                <w:kern w:val="0"/>
                <w:sz w:val="22"/>
                <w:lang w:val="it-IT"/>
                <w14:ligatures w14:val="none"/>
              </w:rPr>
              <w:t xml:space="preserve"> </w:t>
            </w:r>
            <w:r w:rsidRPr="00C12C63">
              <w:rPr>
                <w:rFonts w:ascii="Calibri" w:eastAsia="Times New Roman" w:hAnsi="Calibri" w:cs="Calibri"/>
                <w:color w:val="000000"/>
                <w:kern w:val="0"/>
                <w:sz w:val="22"/>
                <w:lang w:val="it-IT"/>
                <w14:ligatures w14:val="none"/>
              </w:rPr>
              <w:t xml:space="preserve">con </w:t>
            </w:r>
            <w:r w:rsidR="00EE6577" w:rsidRPr="00C12C63">
              <w:rPr>
                <w:rFonts w:ascii="Calibri" w:eastAsia="Times New Roman" w:hAnsi="Calibri" w:cs="Calibri"/>
                <w:color w:val="000000"/>
                <w:kern w:val="0"/>
                <w:sz w:val="22"/>
                <w:lang w:val="it-IT"/>
                <w14:ligatures w14:val="none"/>
              </w:rPr>
              <w:t>interesse</w:t>
            </w:r>
            <w:r w:rsidRPr="00C12C63">
              <w:rPr>
                <w:rFonts w:ascii="Calibri" w:eastAsia="Times New Roman" w:hAnsi="Calibri" w:cs="Calibri"/>
                <w:color w:val="000000"/>
                <w:kern w:val="0"/>
                <w:sz w:val="22"/>
                <w:lang w:val="it-IT"/>
                <w14:ligatures w14:val="none"/>
              </w:rPr>
              <w:t xml:space="preserve"> di classe minter Media</w:t>
            </w:r>
            <w:r w:rsidR="004F162E" w:rsidRPr="00C12C63">
              <w:rPr>
                <w:rFonts w:ascii="Calibri" w:eastAsia="Times New Roman" w:hAnsi="Calibri" w:cs="Calibri"/>
                <w:color w:val="000000"/>
                <w:kern w:val="0"/>
                <w:sz w:val="22"/>
                <w:lang w:val="it-IT"/>
                <w14:ligatures w14:val="none"/>
              </w:rPr>
              <w:t>: sempre</w:t>
            </w:r>
          </w:p>
          <w:p w14:paraId="21550D95" w14:textId="77777777" w:rsidR="00AF1B07" w:rsidRPr="00C12C63" w:rsidRDefault="00AF1B07" w:rsidP="00B5236E">
            <w:pPr>
              <w:pStyle w:val="ListParagraph"/>
              <w:numPr>
                <w:ilvl w:val="0"/>
                <w:numId w:val="10"/>
              </w:numPr>
              <w:rPr>
                <w:rFonts w:ascii="Calibri" w:eastAsia="Times New Roman" w:hAnsi="Calibri" w:cs="Calibri"/>
                <w:color w:val="000000"/>
                <w:kern w:val="0"/>
                <w:sz w:val="22"/>
                <w:lang w:val="it-IT"/>
                <w14:ligatures w14:val="none"/>
              </w:rPr>
            </w:pPr>
            <w:r w:rsidRPr="00C12C63">
              <w:rPr>
                <w:rFonts w:ascii="Calibri" w:eastAsia="Times New Roman" w:hAnsi="Calibri" w:cs="Calibri"/>
                <w:color w:val="000000"/>
                <w:kern w:val="0"/>
                <w:sz w:val="22"/>
                <w:lang w:val="it-IT"/>
                <w14:ligatures w14:val="none"/>
              </w:rPr>
              <w:t>Lead Implicita con interesse classe minter Alta o superiore</w:t>
            </w:r>
            <w:r w:rsidR="00E25CE8" w:rsidRPr="00C12C63">
              <w:rPr>
                <w:rFonts w:ascii="Calibri" w:eastAsia="Times New Roman" w:hAnsi="Calibri" w:cs="Calibri"/>
                <w:color w:val="000000"/>
                <w:kern w:val="0"/>
                <w:sz w:val="22"/>
                <w:lang w:val="it-IT"/>
                <w14:ligatures w14:val="none"/>
              </w:rPr>
              <w:t>: sempre</w:t>
            </w:r>
          </w:p>
          <w:p w14:paraId="56F6C6BF" w14:textId="6DE18235" w:rsidR="00E25CE8" w:rsidRPr="00C12C63" w:rsidRDefault="00E25CE8" w:rsidP="00B5236E">
            <w:pPr>
              <w:pStyle w:val="ListParagraph"/>
              <w:numPr>
                <w:ilvl w:val="0"/>
                <w:numId w:val="10"/>
              </w:numPr>
              <w:rPr>
                <w:rFonts w:ascii="Calibri" w:eastAsia="Times New Roman" w:hAnsi="Calibri" w:cs="Calibri"/>
                <w:color w:val="000000"/>
                <w:kern w:val="0"/>
                <w:sz w:val="22"/>
                <w:lang w:val="it-IT"/>
                <w14:ligatures w14:val="none"/>
              </w:rPr>
            </w:pPr>
            <w:r w:rsidRPr="00C12C63">
              <w:rPr>
                <w:rFonts w:ascii="Calibri" w:eastAsia="Times New Roman" w:hAnsi="Calibri" w:cs="Calibri"/>
                <w:color w:val="000000"/>
                <w:kern w:val="0"/>
                <w:sz w:val="22"/>
                <w:lang w:val="it-IT"/>
                <w14:ligatures w14:val="none"/>
              </w:rPr>
              <w:t>Lead Esplicita interesse di classe minter Bassa: dal momento di concorrenza (default MVP0: 12h dalla data di rilevazione a sistema della lead)</w:t>
            </w:r>
          </w:p>
          <w:p w14:paraId="671A9425" w14:textId="77777777" w:rsidR="00E25CE8" w:rsidRPr="00C12C63" w:rsidRDefault="00E25CE8" w:rsidP="00B5236E">
            <w:pPr>
              <w:pStyle w:val="ListParagraph"/>
              <w:numPr>
                <w:ilvl w:val="0"/>
                <w:numId w:val="10"/>
              </w:numPr>
              <w:rPr>
                <w:ins w:id="939" w:author="Castelli, Alessandro" w:date="2026-03-05T09:57:00Z" w16du:dateUtc="2026-03-05T08:57:00Z"/>
                <w:rFonts w:ascii="Calibri" w:eastAsia="Times New Roman" w:hAnsi="Calibri" w:cs="Calibri"/>
                <w:b/>
                <w:bCs/>
                <w:color w:val="000000"/>
                <w:kern w:val="0"/>
                <w:sz w:val="22"/>
                <w:lang w:val="it-IT"/>
                <w14:ligatures w14:val="none"/>
                <w:rPrChange w:id="940" w:author="Castelli, Alessandro" w:date="2026-03-05T10:02:00Z" w16du:dateUtc="2026-03-05T09:02:00Z">
                  <w:rPr>
                    <w:ins w:id="941" w:author="Castelli, Alessandro" w:date="2026-03-05T09:57:00Z" w16du:dateUtc="2026-03-05T08:57:00Z"/>
                    <w:rFonts w:ascii="Calibri" w:eastAsia="Times New Roman" w:hAnsi="Calibri" w:cs="Calibri"/>
                    <w:color w:val="000000"/>
                    <w:kern w:val="0"/>
                    <w:sz w:val="22"/>
                    <w:lang w:val="it-IT"/>
                    <w14:ligatures w14:val="none"/>
                  </w:rPr>
                </w:rPrChange>
              </w:rPr>
            </w:pPr>
            <w:r w:rsidRPr="00C12C63">
              <w:rPr>
                <w:rFonts w:ascii="Calibri" w:eastAsia="Times New Roman" w:hAnsi="Calibri" w:cs="Calibri"/>
                <w:color w:val="000000"/>
                <w:kern w:val="0"/>
                <w:sz w:val="22"/>
                <w:lang w:val="it-IT"/>
                <w14:ligatures w14:val="none"/>
              </w:rPr>
              <w:t>Lead Implicita con interesse di classe minter Media: dal momento di concorrenza (default MVP0: 12h dalla data di rilevazione a sistema della lead)</w:t>
            </w:r>
          </w:p>
          <w:p w14:paraId="21DD2BB5" w14:textId="401DF0D2" w:rsidR="00527EB8" w:rsidRDefault="00DE0782" w:rsidP="00527EB8">
            <w:pPr>
              <w:pStyle w:val="ListParagraph"/>
              <w:numPr>
                <w:ilvl w:val="0"/>
                <w:numId w:val="10"/>
              </w:numPr>
              <w:rPr>
                <w:ins w:id="942" w:author="Castelli, Alessandro" w:date="2026-03-06T14:50:00Z" w16du:dateUtc="2026-03-06T13:50:00Z"/>
                <w:rFonts w:ascii="Calibri" w:eastAsia="Times New Roman" w:hAnsi="Calibri" w:cs="Calibri"/>
                <w:b/>
                <w:bCs/>
                <w:color w:val="000000"/>
                <w:kern w:val="0"/>
                <w:sz w:val="22"/>
                <w:lang w:val="it-IT"/>
                <w14:ligatures w14:val="none"/>
              </w:rPr>
            </w:pPr>
            <w:ins w:id="943" w:author="Castelli, Alessandro" w:date="2026-03-05T09:57:00Z" w16du:dateUtc="2026-03-05T08:57:00Z">
              <w:r w:rsidRPr="00E61F43">
                <w:rPr>
                  <w:rFonts w:ascii="Calibri" w:eastAsia="Times New Roman" w:hAnsi="Calibri" w:cs="Calibri"/>
                  <w:b/>
                  <w:bCs/>
                  <w:color w:val="000000"/>
                  <w:kern w:val="0"/>
                  <w:sz w:val="22"/>
                  <w:lang w:val="it-IT"/>
                  <w14:ligatures w14:val="none"/>
                </w:rPr>
                <w:t>Suggerimento di campagna</w:t>
              </w:r>
              <w:r w:rsidR="002C5C56" w:rsidRPr="00E61F43">
                <w:rPr>
                  <w:rFonts w:ascii="Calibri" w:eastAsia="Times New Roman" w:hAnsi="Calibri" w:cs="Calibri"/>
                  <w:b/>
                  <w:bCs/>
                  <w:color w:val="000000"/>
                  <w:kern w:val="0"/>
                  <w:sz w:val="22"/>
                  <w:lang w:val="it-IT"/>
                  <w14:ligatures w14:val="none"/>
                </w:rPr>
                <w:t xml:space="preserve"> con </w:t>
              </w:r>
            </w:ins>
            <w:ins w:id="944" w:author="Castelli, Alessandro" w:date="2026-03-06T14:40:00Z" w16du:dateUtc="2026-03-06T13:40:00Z">
              <w:r w:rsidR="006B4C4A" w:rsidRPr="00E61F43">
                <w:rPr>
                  <w:rFonts w:ascii="Calibri" w:eastAsia="Times New Roman" w:hAnsi="Calibri" w:cs="Calibri"/>
                  <w:b/>
                  <w:bCs/>
                  <w:color w:val="000000"/>
                  <w:kern w:val="0"/>
                  <w:sz w:val="22"/>
                  <w:lang w:val="it-IT"/>
                  <w14:ligatures w14:val="none"/>
                  <w:rPrChange w:id="945" w:author="Castelli, Alessandro" w:date="2026-03-06T14:47:00Z" w16du:dateUtc="2026-03-06T13:47:00Z">
                    <w:rPr>
                      <w:rFonts w:ascii="Calibri" w:eastAsia="Times New Roman" w:hAnsi="Calibri" w:cs="Calibri"/>
                      <w:b/>
                      <w:bCs/>
                      <w:color w:val="000000"/>
                      <w:kern w:val="0"/>
                      <w:sz w:val="22"/>
                      <w:highlight w:val="yellow"/>
                      <w:lang w:val="it-IT"/>
                      <w14:ligatures w14:val="none"/>
                    </w:rPr>
                  </w:rPrChange>
                </w:rPr>
                <w:t>tipologia dettaglio:</w:t>
              </w:r>
            </w:ins>
            <w:ins w:id="946" w:author="Castelli, Alessandro" w:date="2026-03-05T11:22:00Z" w16du:dateUtc="2026-03-05T10:22:00Z">
              <w:r w:rsidR="00E53D4C" w:rsidRPr="00E61F43">
                <w:rPr>
                  <w:rFonts w:ascii="Calibri" w:eastAsia="Times New Roman" w:hAnsi="Calibri" w:cs="Calibri"/>
                  <w:b/>
                  <w:bCs/>
                  <w:color w:val="000000"/>
                  <w:kern w:val="0"/>
                  <w:sz w:val="22"/>
                  <w:lang w:val="it-IT"/>
                  <w14:ligatures w14:val="none"/>
                </w:rPr>
                <w:t xml:space="preserve"> </w:t>
              </w:r>
            </w:ins>
            <w:ins w:id="947" w:author="Castelli, Alessandro" w:date="2026-03-06T14:40:00Z" w16du:dateUtc="2026-03-06T13:40:00Z">
              <w:r w:rsidR="00527EB8" w:rsidRPr="00E61F43">
                <w:rPr>
                  <w:rFonts w:ascii="Calibri" w:eastAsia="Times New Roman" w:hAnsi="Calibri" w:cs="Calibri"/>
                  <w:b/>
                  <w:bCs/>
                  <w:color w:val="000000"/>
                  <w:kern w:val="0"/>
                  <w:sz w:val="22"/>
                  <w:lang w:val="it-IT"/>
                  <w14:ligatures w14:val="none"/>
                </w:rPr>
                <w:t>Sviluppo clienti, Prodotto, Alert, Normativa</w:t>
              </w:r>
            </w:ins>
            <w:ins w:id="948" w:author="Castelli, Alessandro" w:date="2026-03-06T14:50:00Z" w16du:dateUtc="2026-03-06T13:50:00Z">
              <w:r w:rsidR="001F4F27">
                <w:rPr>
                  <w:rFonts w:ascii="Calibri" w:eastAsia="Times New Roman" w:hAnsi="Calibri" w:cs="Calibri"/>
                  <w:b/>
                  <w:bCs/>
                  <w:color w:val="000000"/>
                  <w:kern w:val="0"/>
                  <w:sz w:val="22"/>
                  <w:lang w:val="it-IT"/>
                  <w14:ligatures w14:val="none"/>
                </w:rPr>
                <w:t>*</w:t>
              </w:r>
            </w:ins>
          </w:p>
          <w:p w14:paraId="07FA7494" w14:textId="61EBF149" w:rsidR="001F4F27" w:rsidRPr="00E61F43" w:rsidRDefault="00971D36" w:rsidP="00527EB8">
            <w:pPr>
              <w:pStyle w:val="ListParagraph"/>
              <w:numPr>
                <w:ilvl w:val="0"/>
                <w:numId w:val="10"/>
              </w:numPr>
              <w:rPr>
                <w:ins w:id="949" w:author="Castelli, Alessandro" w:date="2026-03-06T14:40:00Z" w16du:dateUtc="2026-03-06T13:40:00Z"/>
                <w:rFonts w:ascii="Calibri" w:eastAsia="Times New Roman" w:hAnsi="Calibri" w:cs="Calibri"/>
                <w:b/>
                <w:bCs/>
                <w:color w:val="000000"/>
                <w:kern w:val="0"/>
                <w:sz w:val="22"/>
                <w:lang w:val="it-IT"/>
                <w14:ligatures w14:val="none"/>
                <w:rPrChange w:id="950" w:author="Castelli, Alessandro" w:date="2026-03-06T14:47:00Z" w16du:dateUtc="2026-03-06T13:47:00Z">
                  <w:rPr>
                    <w:ins w:id="951" w:author="Castelli, Alessandro" w:date="2026-03-06T14:40:00Z" w16du:dateUtc="2026-03-06T13:40:00Z"/>
                    <w:rFonts w:ascii="Calibri" w:eastAsia="Times New Roman" w:hAnsi="Calibri" w:cs="Calibri"/>
                    <w:b/>
                    <w:bCs/>
                    <w:color w:val="000000"/>
                    <w:kern w:val="0"/>
                    <w:sz w:val="22"/>
                    <w:highlight w:val="yellow"/>
                    <w:lang w:val="it-IT"/>
                    <w14:ligatures w14:val="none"/>
                  </w:rPr>
                </w:rPrChange>
              </w:rPr>
            </w:pPr>
            <w:ins w:id="952" w:author="Castelli, Alessandro" w:date="2026-03-06T14:56:00Z" w16du:dateUtc="2026-03-06T13:56:00Z">
              <w:r>
                <w:rPr>
                  <w:rFonts w:ascii="Calibri" w:eastAsia="Times New Roman" w:hAnsi="Calibri" w:cs="Calibri"/>
                  <w:b/>
                  <w:bCs/>
                  <w:color w:val="000000"/>
                  <w:kern w:val="0"/>
                  <w:sz w:val="22"/>
                  <w:lang w:val="it-IT"/>
                  <w14:ligatures w14:val="none"/>
                </w:rPr>
                <w:t>*</w:t>
              </w:r>
            </w:ins>
            <w:ins w:id="953" w:author="Castelli, Alessandro" w:date="2026-03-06T14:50:00Z" w16du:dateUtc="2026-03-06T13:50:00Z">
              <w:r w:rsidR="001F4F27">
                <w:rPr>
                  <w:rFonts w:ascii="Calibri" w:eastAsia="Times New Roman" w:hAnsi="Calibri" w:cs="Calibri"/>
                  <w:b/>
                  <w:bCs/>
                  <w:color w:val="000000"/>
                  <w:kern w:val="0"/>
                  <w:sz w:val="22"/>
                  <w:lang w:val="it-IT"/>
                  <w14:ligatures w14:val="none"/>
                </w:rPr>
                <w:t xml:space="preserve">Se tipologia dettaglio non disponibile, priorità su </w:t>
              </w:r>
            </w:ins>
            <w:ins w:id="954" w:author="Castelli, Alessandro" w:date="2026-03-06T14:51:00Z" w16du:dateUtc="2026-03-06T13:51:00Z">
              <w:r w:rsidR="009624FE">
                <w:rPr>
                  <w:rFonts w:ascii="Calibri" w:eastAsia="Times New Roman" w:hAnsi="Calibri" w:cs="Calibri"/>
                  <w:b/>
                  <w:bCs/>
                  <w:color w:val="000000"/>
                  <w:kern w:val="0"/>
                  <w:sz w:val="22"/>
                  <w:lang w:val="it-IT"/>
                  <w14:ligatures w14:val="none"/>
                </w:rPr>
                <w:t xml:space="preserve">campagne con </w:t>
              </w:r>
            </w:ins>
            <w:ins w:id="955" w:author="Castelli, Alessandro" w:date="2026-03-06T14:50:00Z" w16du:dateUtc="2026-03-06T13:50:00Z">
              <w:r w:rsidR="001F4F27">
                <w:rPr>
                  <w:rFonts w:ascii="Calibri" w:eastAsia="Times New Roman" w:hAnsi="Calibri" w:cs="Calibri"/>
                  <w:b/>
                  <w:bCs/>
                  <w:color w:val="000000"/>
                  <w:kern w:val="0"/>
                  <w:sz w:val="22"/>
                  <w:lang w:val="it-IT"/>
                  <w14:ligatures w14:val="none"/>
                </w:rPr>
                <w:t>obiettivi</w:t>
              </w:r>
              <w:r w:rsidR="00DD2943">
                <w:rPr>
                  <w:rFonts w:ascii="Calibri" w:eastAsia="Times New Roman" w:hAnsi="Calibri" w:cs="Calibri"/>
                  <w:b/>
                  <w:bCs/>
                  <w:color w:val="000000"/>
                  <w:kern w:val="0"/>
                  <w:sz w:val="22"/>
                  <w:lang w:val="it-IT"/>
                  <w14:ligatures w14:val="none"/>
                </w:rPr>
                <w:t>: Acquisitio</w:t>
              </w:r>
            </w:ins>
            <w:ins w:id="956" w:author="Castelli, Alessandro" w:date="2026-03-06T14:51:00Z" w16du:dateUtc="2026-03-06T13:51:00Z">
              <w:r w:rsidR="00DD2943">
                <w:rPr>
                  <w:rFonts w:ascii="Calibri" w:eastAsia="Times New Roman" w:hAnsi="Calibri" w:cs="Calibri"/>
                  <w:b/>
                  <w:bCs/>
                  <w:color w:val="000000"/>
                  <w:kern w:val="0"/>
                  <w:sz w:val="22"/>
                  <w:lang w:val="it-IT"/>
                  <w14:ligatures w14:val="none"/>
                </w:rPr>
                <w:t>n, Retention, Repeat Business, New Business</w:t>
              </w:r>
            </w:ins>
          </w:p>
          <w:p w14:paraId="7E5C2700" w14:textId="640B26C6" w:rsidR="002C5C56" w:rsidRPr="00971D36" w:rsidRDefault="002C5C56" w:rsidP="00527EB8">
            <w:pPr>
              <w:pStyle w:val="ListParagraph"/>
              <w:numPr>
                <w:ilvl w:val="0"/>
                <w:numId w:val="10"/>
              </w:numPr>
              <w:rPr>
                <w:ins w:id="957" w:author="Castelli, Alessandro" w:date="2026-03-06T14:54:00Z" w16du:dateUtc="2026-03-06T13:54:00Z"/>
                <w:rFonts w:ascii="Calibri" w:eastAsia="Times New Roman" w:hAnsi="Calibri" w:cs="Calibri"/>
                <w:b/>
                <w:bCs/>
                <w:color w:val="000000"/>
                <w:kern w:val="0"/>
                <w:sz w:val="22"/>
                <w:lang w:val="it-IT"/>
                <w14:ligatures w14:val="none"/>
              </w:rPr>
            </w:pPr>
            <w:ins w:id="958" w:author="Castelli, Alessandro" w:date="2026-03-05T09:57:00Z" w16du:dateUtc="2026-03-05T08:57:00Z">
              <w:r w:rsidRPr="00971D36">
                <w:rPr>
                  <w:rFonts w:ascii="Calibri" w:eastAsia="Times New Roman" w:hAnsi="Calibri" w:cs="Calibri"/>
                  <w:b/>
                  <w:bCs/>
                  <w:color w:val="000000"/>
                  <w:kern w:val="0"/>
                  <w:sz w:val="22"/>
                  <w:lang w:val="it-IT"/>
                  <w14:ligatures w14:val="none"/>
                </w:rPr>
                <w:t xml:space="preserve">Suggerimento </w:t>
              </w:r>
            </w:ins>
            <w:ins w:id="959" w:author="Castelli, Alessandro" w:date="2026-03-05T09:58:00Z" w16du:dateUtc="2026-03-05T08:58:00Z">
              <w:r w:rsidRPr="00971D36">
                <w:rPr>
                  <w:rFonts w:ascii="Calibri" w:eastAsia="Times New Roman" w:hAnsi="Calibri" w:cs="Calibri"/>
                  <w:b/>
                  <w:bCs/>
                  <w:color w:val="000000"/>
                  <w:kern w:val="0"/>
                  <w:sz w:val="22"/>
                  <w:lang w:val="it-IT"/>
                  <w14:ligatures w14:val="none"/>
                </w:rPr>
                <w:t xml:space="preserve">di campagna con </w:t>
              </w:r>
            </w:ins>
            <w:ins w:id="960" w:author="Castelli, Alessandro" w:date="2026-03-06T14:54:00Z" w16du:dateUtc="2026-03-06T13:54:00Z">
              <w:r w:rsidR="002B30CA" w:rsidRPr="00971D36">
                <w:rPr>
                  <w:rFonts w:ascii="Calibri" w:eastAsia="Times New Roman" w:hAnsi="Calibri" w:cs="Calibri"/>
                  <w:b/>
                  <w:bCs/>
                  <w:color w:val="000000"/>
                  <w:kern w:val="0"/>
                  <w:sz w:val="22"/>
                  <w:lang w:val="it-IT"/>
                  <w14:ligatures w14:val="none"/>
                  <w:rPrChange w:id="961" w:author="Castelli, Alessandro" w:date="2026-03-06T14:56:00Z" w16du:dateUtc="2026-03-06T13:56:00Z">
                    <w:rPr>
                      <w:rFonts w:ascii="Calibri" w:eastAsia="Times New Roman" w:hAnsi="Calibri" w:cs="Calibri"/>
                      <w:b/>
                      <w:bCs/>
                      <w:color w:val="000000"/>
                      <w:kern w:val="0"/>
                      <w:sz w:val="22"/>
                      <w:highlight w:val="yellow"/>
                      <w:lang w:val="it-IT"/>
                      <w14:ligatures w14:val="none"/>
                    </w:rPr>
                  </w:rPrChange>
                </w:rPr>
                <w:t>tipologie di dettaglio Relazionali e Scadenziere</w:t>
              </w:r>
            </w:ins>
            <w:ins w:id="962" w:author="Castelli, Alessandro" w:date="2026-03-06T14:47:00Z" w16du:dateUtc="2026-03-06T13:47:00Z">
              <w:r w:rsidR="000320FF" w:rsidRPr="00971D36">
                <w:rPr>
                  <w:rFonts w:ascii="Calibri" w:eastAsia="Times New Roman" w:hAnsi="Calibri" w:cs="Calibri"/>
                  <w:b/>
                  <w:bCs/>
                  <w:color w:val="000000"/>
                  <w:kern w:val="0"/>
                  <w:sz w:val="22"/>
                  <w:lang w:val="it-IT"/>
                  <w14:ligatures w14:val="none"/>
                  <w:rPrChange w:id="963" w:author="Castelli, Alessandro" w:date="2026-03-06T14:56:00Z" w16du:dateUtc="2026-03-06T13:56:00Z">
                    <w:rPr>
                      <w:rFonts w:ascii="Calibri" w:eastAsia="Times New Roman" w:hAnsi="Calibri" w:cs="Calibri"/>
                      <w:b/>
                      <w:bCs/>
                      <w:color w:val="000000"/>
                      <w:kern w:val="0"/>
                      <w:sz w:val="22"/>
                      <w:highlight w:val="yellow"/>
                      <w:lang w:val="it-IT"/>
                      <w14:ligatures w14:val="none"/>
                    </w:rPr>
                  </w:rPrChange>
                </w:rPr>
                <w:t xml:space="preserve">: </w:t>
              </w:r>
            </w:ins>
            <w:ins w:id="964" w:author="Castelli, Alessandro" w:date="2026-03-05T09:57:00Z" w16du:dateUtc="2026-03-05T08:57:00Z">
              <w:r w:rsidRPr="00971D36">
                <w:rPr>
                  <w:rFonts w:ascii="Calibri" w:eastAsia="Times New Roman" w:hAnsi="Calibri" w:cs="Calibri"/>
                  <w:b/>
                  <w:bCs/>
                  <w:color w:val="000000"/>
                  <w:kern w:val="0"/>
                  <w:sz w:val="22"/>
                  <w:lang w:val="it-IT"/>
                  <w14:ligatures w14:val="none"/>
                </w:rPr>
                <w:t>qualo</w:t>
              </w:r>
            </w:ins>
            <w:ins w:id="965" w:author="Castelli, Alessandro" w:date="2026-03-05T09:58:00Z" w16du:dateUtc="2026-03-05T08:58:00Z">
              <w:r w:rsidR="00D700C3" w:rsidRPr="00971D36">
                <w:rPr>
                  <w:rFonts w:ascii="Calibri" w:eastAsia="Times New Roman" w:hAnsi="Calibri" w:cs="Calibri"/>
                  <w:b/>
                  <w:bCs/>
                  <w:color w:val="000000"/>
                  <w:kern w:val="0"/>
                  <w:sz w:val="22"/>
                  <w:lang w:val="it-IT"/>
                  <w14:ligatures w14:val="none"/>
                </w:rPr>
                <w:t>ra data di fine offerta &lt;</w:t>
              </w:r>
              <w:r w:rsidR="00C73656" w:rsidRPr="00971D36">
                <w:rPr>
                  <w:rFonts w:ascii="Calibri" w:eastAsia="Times New Roman" w:hAnsi="Calibri" w:cs="Calibri"/>
                  <w:b/>
                  <w:bCs/>
                  <w:color w:val="000000"/>
                  <w:kern w:val="0"/>
                  <w:sz w:val="22"/>
                  <w:lang w:val="it-IT"/>
                  <w14:ligatures w14:val="none"/>
                </w:rPr>
                <w:t>= una settimana da oggi</w:t>
              </w:r>
            </w:ins>
            <w:ins w:id="966" w:author="Castelli, Alessandro" w:date="2026-03-06T14:54:00Z" w16du:dateUtc="2026-03-06T13:54:00Z">
              <w:r w:rsidR="002B30CA" w:rsidRPr="00971D36">
                <w:rPr>
                  <w:rFonts w:ascii="Calibri" w:eastAsia="Times New Roman" w:hAnsi="Calibri" w:cs="Calibri"/>
                  <w:b/>
                  <w:bCs/>
                  <w:color w:val="000000"/>
                  <w:kern w:val="0"/>
                  <w:sz w:val="22"/>
                  <w:lang w:val="it-IT"/>
                  <w14:ligatures w14:val="none"/>
                </w:rPr>
                <w:t>*</w:t>
              </w:r>
            </w:ins>
            <w:ins w:id="967" w:author="Castelli, Alessandro" w:date="2026-03-06T14:55:00Z" w16du:dateUtc="2026-03-06T13:55:00Z">
              <w:r w:rsidR="00971D36" w:rsidRPr="00971D36">
                <w:rPr>
                  <w:rFonts w:ascii="Calibri" w:eastAsia="Times New Roman" w:hAnsi="Calibri" w:cs="Calibri"/>
                  <w:b/>
                  <w:bCs/>
                  <w:color w:val="000000"/>
                  <w:kern w:val="0"/>
                  <w:sz w:val="22"/>
                  <w:lang w:val="it-IT"/>
                  <w14:ligatures w14:val="none"/>
                </w:rPr>
                <w:t>*</w:t>
              </w:r>
            </w:ins>
          </w:p>
          <w:p w14:paraId="4D07D795" w14:textId="41131944" w:rsidR="002B30CA" w:rsidRPr="00C12C63" w:rsidRDefault="00971D36" w:rsidP="006D483F">
            <w:pPr>
              <w:pStyle w:val="ListParagraph"/>
              <w:numPr>
                <w:ilvl w:val="0"/>
                <w:numId w:val="10"/>
              </w:numPr>
              <w:rPr>
                <w:rFonts w:ascii="Calibri" w:eastAsia="Times New Roman" w:hAnsi="Calibri" w:cs="Calibri"/>
                <w:b/>
                <w:bCs/>
                <w:color w:val="000000"/>
                <w:kern w:val="0"/>
                <w:sz w:val="22"/>
                <w:lang w:val="it-IT"/>
                <w14:ligatures w14:val="none"/>
              </w:rPr>
            </w:pPr>
            <w:ins w:id="968" w:author="Castelli, Alessandro" w:date="2026-03-06T14:55:00Z" w16du:dateUtc="2026-03-06T13:55:00Z">
              <w:r w:rsidRPr="00971D36">
                <w:rPr>
                  <w:rFonts w:ascii="Calibri" w:eastAsia="Times New Roman" w:hAnsi="Calibri" w:cs="Calibri"/>
                  <w:b/>
                  <w:bCs/>
                  <w:color w:val="000000"/>
                  <w:kern w:val="0"/>
                  <w:sz w:val="22"/>
                  <w:lang w:val="it-IT"/>
                  <w14:ligatures w14:val="none"/>
                </w:rPr>
                <w:t>**</w:t>
              </w:r>
              <w:r w:rsidR="006D483F" w:rsidRPr="00971D36">
                <w:rPr>
                  <w:rFonts w:ascii="Calibri" w:eastAsia="Times New Roman" w:hAnsi="Calibri" w:cs="Calibri"/>
                  <w:b/>
                  <w:bCs/>
                  <w:color w:val="000000"/>
                  <w:kern w:val="0"/>
                  <w:sz w:val="22"/>
                  <w:lang w:val="it-IT"/>
                  <w14:ligatures w14:val="none"/>
                </w:rPr>
                <w:t>Se tipologia dettaglio non disponibile, priorità su campagne con obiettivi: Caring, Sviluppo masse</w:t>
              </w:r>
            </w:ins>
          </w:p>
        </w:tc>
      </w:tr>
      <w:tr w:rsidR="00324FDF" w:rsidRPr="004D0819" w14:paraId="48C4E35E" w14:textId="77777777" w:rsidTr="002B1448">
        <w:trPr>
          <w:trHeight w:val="292"/>
        </w:trPr>
        <w:tc>
          <w:tcPr>
            <w:tcW w:w="1412" w:type="dxa"/>
            <w:tcBorders>
              <w:top w:val="single" w:sz="4" w:space="0" w:color="auto"/>
              <w:left w:val="single" w:sz="4" w:space="0" w:color="auto"/>
              <w:bottom w:val="nil"/>
              <w:right w:val="single" w:sz="4" w:space="0" w:color="auto"/>
            </w:tcBorders>
            <w:shd w:val="clear" w:color="000000" w:fill="E8E8E8"/>
            <w:vAlign w:val="center"/>
            <w:hideMark/>
          </w:tcPr>
          <w:p w14:paraId="5D2B4808" w14:textId="5A105EA2" w:rsidR="00324FDF" w:rsidRPr="0037767B" w:rsidRDefault="008B3BDF">
            <w:pPr>
              <w:rPr>
                <w:rFonts w:ascii="Calibri" w:eastAsia="Times New Roman" w:hAnsi="Calibri" w:cs="Calibri"/>
                <w:b/>
                <w:bCs/>
                <w:color w:val="000000"/>
                <w:kern w:val="0"/>
                <w:sz w:val="22"/>
                <w:lang w:val="en-US"/>
                <w14:ligatures w14:val="none"/>
              </w:rPr>
            </w:pPr>
            <w:r>
              <w:rPr>
                <w:rFonts w:ascii="Calibri" w:eastAsia="Times New Roman" w:hAnsi="Calibri" w:cs="Calibri"/>
                <w:b/>
                <w:bCs/>
                <w:color w:val="000000"/>
                <w:kern w:val="0"/>
                <w:sz w:val="22"/>
                <w:lang w:val="en-US"/>
                <w14:ligatures w14:val="none"/>
              </w:rPr>
              <w:t>“Tiepid</w:t>
            </w:r>
            <w:r w:rsidR="008B288B">
              <w:rPr>
                <w:rFonts w:ascii="Calibri" w:eastAsia="Times New Roman" w:hAnsi="Calibri" w:cs="Calibri"/>
                <w:b/>
                <w:bCs/>
                <w:color w:val="000000"/>
                <w:kern w:val="0"/>
                <w:sz w:val="22"/>
                <w:lang w:val="en-US"/>
                <w14:ligatures w14:val="none"/>
              </w:rPr>
              <w:t>o</w:t>
            </w:r>
            <w:r>
              <w:rPr>
                <w:rFonts w:ascii="Calibri" w:eastAsia="Times New Roman" w:hAnsi="Calibri" w:cs="Calibri"/>
                <w:b/>
                <w:bCs/>
                <w:color w:val="000000"/>
                <w:kern w:val="0"/>
                <w:sz w:val="22"/>
                <w:lang w:val="en-US"/>
                <w14:ligatures w14:val="none"/>
              </w:rPr>
              <w:t>”</w:t>
            </w:r>
          </w:p>
        </w:tc>
        <w:tc>
          <w:tcPr>
            <w:tcW w:w="8789" w:type="dxa"/>
            <w:tcBorders>
              <w:top w:val="single" w:sz="4" w:space="0" w:color="auto"/>
              <w:left w:val="nil"/>
              <w:bottom w:val="nil"/>
              <w:right w:val="single" w:sz="4" w:space="0" w:color="auto"/>
            </w:tcBorders>
            <w:shd w:val="clear" w:color="000000" w:fill="E8E8E8"/>
            <w:vAlign w:val="center"/>
            <w:hideMark/>
          </w:tcPr>
          <w:p w14:paraId="187A1D65" w14:textId="46B7782C" w:rsidR="00C31A83" w:rsidRPr="00C12C63" w:rsidRDefault="00C31A83" w:rsidP="00B5236E">
            <w:pPr>
              <w:pStyle w:val="ListParagraph"/>
              <w:numPr>
                <w:ilvl w:val="0"/>
                <w:numId w:val="10"/>
              </w:numPr>
              <w:rPr>
                <w:rFonts w:ascii="Calibri" w:eastAsia="Times New Roman" w:hAnsi="Calibri" w:cs="Calibri"/>
                <w:color w:val="000000"/>
                <w:kern w:val="0"/>
                <w:sz w:val="22"/>
                <w:lang w:val="it-IT"/>
                <w14:ligatures w14:val="none"/>
              </w:rPr>
            </w:pPr>
            <w:r w:rsidRPr="00C12C63">
              <w:rPr>
                <w:rFonts w:ascii="Calibri" w:eastAsia="Times New Roman" w:hAnsi="Calibri" w:cs="Calibri"/>
                <w:color w:val="000000"/>
                <w:kern w:val="0"/>
                <w:sz w:val="22"/>
                <w:lang w:val="it-IT"/>
                <w14:ligatures w14:val="none"/>
              </w:rPr>
              <w:t>Lead Esplicita interesse di classe minter Bassa</w:t>
            </w:r>
            <w:r w:rsidR="00E25CE8" w:rsidRPr="00C12C63">
              <w:rPr>
                <w:rFonts w:ascii="Calibri" w:eastAsia="Times New Roman" w:hAnsi="Calibri" w:cs="Calibri"/>
                <w:color w:val="000000"/>
                <w:kern w:val="0"/>
                <w:sz w:val="22"/>
                <w:lang w:val="it-IT"/>
                <w14:ligatures w14:val="none"/>
              </w:rPr>
              <w:t>: prima del momento di concorrenza (default MVP0: 12h dalla data di rilevazione a sistema della lead)</w:t>
            </w:r>
          </w:p>
          <w:p w14:paraId="2E6FA967" w14:textId="77777777" w:rsidR="00324FDF" w:rsidRPr="00C12C63" w:rsidRDefault="0026585E" w:rsidP="00B5236E">
            <w:pPr>
              <w:pStyle w:val="ListParagraph"/>
              <w:numPr>
                <w:ilvl w:val="0"/>
                <w:numId w:val="10"/>
              </w:numPr>
              <w:rPr>
                <w:rFonts w:ascii="Calibri" w:eastAsia="Times New Roman" w:hAnsi="Calibri" w:cs="Calibri"/>
                <w:color w:val="000000"/>
                <w:kern w:val="0"/>
                <w:sz w:val="22"/>
                <w:lang w:val="it-IT"/>
                <w14:ligatures w14:val="none"/>
              </w:rPr>
            </w:pPr>
            <w:r w:rsidRPr="00C12C63">
              <w:rPr>
                <w:rFonts w:ascii="Calibri" w:eastAsia="Times New Roman" w:hAnsi="Calibri" w:cs="Calibri"/>
                <w:color w:val="000000"/>
                <w:kern w:val="0"/>
                <w:sz w:val="22"/>
                <w:lang w:val="it-IT"/>
                <w14:ligatures w14:val="none"/>
              </w:rPr>
              <w:t>Lead Implicita con interesse di classe minter Media</w:t>
            </w:r>
            <w:r w:rsidR="00E25CE8" w:rsidRPr="00C12C63">
              <w:rPr>
                <w:rFonts w:ascii="Calibri" w:eastAsia="Times New Roman" w:hAnsi="Calibri" w:cs="Calibri"/>
                <w:color w:val="000000"/>
                <w:kern w:val="0"/>
                <w:sz w:val="22"/>
                <w:lang w:val="it-IT"/>
                <w14:ligatures w14:val="none"/>
              </w:rPr>
              <w:t>: prima del momento di concorrenza (default MVP0: 12h dalla data di rilevazione a sistema della lead)</w:t>
            </w:r>
          </w:p>
          <w:p w14:paraId="3CAEB0AF" w14:textId="77777777" w:rsidR="00E25CE8" w:rsidRPr="00C12C63" w:rsidRDefault="00E25CE8" w:rsidP="00B5236E">
            <w:pPr>
              <w:pStyle w:val="ListParagraph"/>
              <w:numPr>
                <w:ilvl w:val="0"/>
                <w:numId w:val="10"/>
              </w:numPr>
              <w:rPr>
                <w:ins w:id="969" w:author="Castelli, Alessandro" w:date="2026-03-05T09:58:00Z" w16du:dateUtc="2026-03-05T08:58:00Z"/>
                <w:rFonts w:ascii="Calibri" w:eastAsia="Times New Roman" w:hAnsi="Calibri" w:cs="Calibri"/>
                <w:b/>
                <w:bCs/>
                <w:color w:val="000000"/>
                <w:kern w:val="0"/>
                <w:sz w:val="22"/>
                <w:lang w:val="it-IT"/>
                <w14:ligatures w14:val="none"/>
                <w:rPrChange w:id="970" w:author="Castelli, Alessandro" w:date="2026-03-05T10:02:00Z" w16du:dateUtc="2026-03-05T09:02:00Z">
                  <w:rPr>
                    <w:ins w:id="971" w:author="Castelli, Alessandro" w:date="2026-03-05T09:58:00Z" w16du:dateUtc="2026-03-05T08:58:00Z"/>
                    <w:rFonts w:ascii="Calibri" w:eastAsia="Times New Roman" w:hAnsi="Calibri" w:cs="Calibri"/>
                    <w:color w:val="000000"/>
                    <w:kern w:val="0"/>
                    <w:sz w:val="22"/>
                    <w:lang w:val="it-IT"/>
                    <w14:ligatures w14:val="none"/>
                  </w:rPr>
                </w:rPrChange>
              </w:rPr>
            </w:pPr>
            <w:r w:rsidRPr="00C12C63">
              <w:rPr>
                <w:rFonts w:ascii="Calibri" w:eastAsia="Times New Roman" w:hAnsi="Calibri" w:cs="Calibri"/>
                <w:color w:val="000000"/>
                <w:kern w:val="0"/>
                <w:sz w:val="22"/>
                <w:lang w:val="it-IT"/>
                <w14:ligatures w14:val="none"/>
              </w:rPr>
              <w:t>Lead Implicita con interesse di classe minter Bassa</w:t>
            </w:r>
            <w:r w:rsidR="00940E67" w:rsidRPr="00C12C63">
              <w:rPr>
                <w:rFonts w:ascii="Calibri" w:eastAsia="Times New Roman" w:hAnsi="Calibri" w:cs="Calibri"/>
                <w:color w:val="000000"/>
                <w:kern w:val="0"/>
                <w:sz w:val="22"/>
                <w:lang w:val="it-IT"/>
                <w14:ligatures w14:val="none"/>
              </w:rPr>
              <w:t>: dal momento di concorrenza (default MVP0: 12h dalla data di rilevazione a sistema della lead)</w:t>
            </w:r>
          </w:p>
          <w:p w14:paraId="2C1D2FD5" w14:textId="5651277A" w:rsidR="00971D36" w:rsidRPr="00971D36" w:rsidRDefault="00971D36" w:rsidP="00971D36">
            <w:pPr>
              <w:pStyle w:val="ListParagraph"/>
              <w:numPr>
                <w:ilvl w:val="0"/>
                <w:numId w:val="10"/>
              </w:numPr>
              <w:rPr>
                <w:ins w:id="972" w:author="Castelli, Alessandro" w:date="2026-03-06T14:56:00Z" w16du:dateUtc="2026-03-06T13:56:00Z"/>
                <w:rFonts w:ascii="Calibri" w:eastAsia="Times New Roman" w:hAnsi="Calibri" w:cs="Calibri"/>
                <w:b/>
                <w:bCs/>
                <w:color w:val="000000"/>
                <w:kern w:val="0"/>
                <w:sz w:val="22"/>
                <w:lang w:val="it-IT"/>
                <w14:ligatures w14:val="none"/>
              </w:rPr>
            </w:pPr>
            <w:ins w:id="973" w:author="Castelli, Alessandro" w:date="2026-03-06T14:56:00Z" w16du:dateUtc="2026-03-06T13:56:00Z">
              <w:r w:rsidRPr="00971D36">
                <w:rPr>
                  <w:rFonts w:ascii="Calibri" w:eastAsia="Times New Roman" w:hAnsi="Calibri" w:cs="Calibri"/>
                  <w:b/>
                  <w:bCs/>
                  <w:color w:val="000000"/>
                  <w:kern w:val="0"/>
                  <w:sz w:val="22"/>
                  <w:lang w:val="it-IT"/>
                  <w14:ligatures w14:val="none"/>
                </w:rPr>
                <w:t xml:space="preserve">Suggerimento di campagna con </w:t>
              </w:r>
              <w:r w:rsidRPr="00CA1C0A">
                <w:rPr>
                  <w:rFonts w:ascii="Calibri" w:eastAsia="Times New Roman" w:hAnsi="Calibri" w:cs="Calibri"/>
                  <w:b/>
                  <w:bCs/>
                  <w:color w:val="000000"/>
                  <w:kern w:val="0"/>
                  <w:sz w:val="22"/>
                  <w:lang w:val="it-IT"/>
                  <w14:ligatures w14:val="none"/>
                </w:rPr>
                <w:t xml:space="preserve">tipologie di dettaglio Relazionali e Scadenziere: </w:t>
              </w:r>
              <w:r w:rsidRPr="00971D36">
                <w:rPr>
                  <w:rFonts w:ascii="Calibri" w:eastAsia="Times New Roman" w:hAnsi="Calibri" w:cs="Calibri"/>
                  <w:b/>
                  <w:bCs/>
                  <w:color w:val="000000"/>
                  <w:kern w:val="0"/>
                  <w:sz w:val="22"/>
                  <w:lang w:val="it-IT"/>
                  <w14:ligatures w14:val="none"/>
                </w:rPr>
                <w:t xml:space="preserve">qualora data di fine offerta </w:t>
              </w:r>
              <w:r>
                <w:rPr>
                  <w:rFonts w:ascii="Calibri" w:eastAsia="Times New Roman" w:hAnsi="Calibri" w:cs="Calibri"/>
                  <w:b/>
                  <w:bCs/>
                  <w:color w:val="000000"/>
                  <w:kern w:val="0"/>
                  <w:sz w:val="22"/>
                  <w:lang w:val="it-IT"/>
                  <w14:ligatures w14:val="none"/>
                </w:rPr>
                <w:t>&gt;</w:t>
              </w:r>
              <w:r w:rsidRPr="00971D36">
                <w:rPr>
                  <w:rFonts w:ascii="Calibri" w:eastAsia="Times New Roman" w:hAnsi="Calibri" w:cs="Calibri"/>
                  <w:b/>
                  <w:bCs/>
                  <w:color w:val="000000"/>
                  <w:kern w:val="0"/>
                  <w:sz w:val="22"/>
                  <w:lang w:val="it-IT"/>
                  <w14:ligatures w14:val="none"/>
                </w:rPr>
                <w:t xml:space="preserve"> una settimana da oggi**</w:t>
              </w:r>
            </w:ins>
            <w:ins w:id="974" w:author="Castelli, Alessandro" w:date="2026-03-06T15:26:00Z" w16du:dateUtc="2026-03-06T14:26:00Z">
              <w:r w:rsidR="00C62F71">
                <w:rPr>
                  <w:rFonts w:ascii="Calibri" w:eastAsia="Times New Roman" w:hAnsi="Calibri" w:cs="Calibri"/>
                  <w:b/>
                  <w:bCs/>
                  <w:color w:val="000000"/>
                  <w:kern w:val="0"/>
                  <w:sz w:val="22"/>
                  <w:lang w:val="it-IT"/>
                  <w14:ligatures w14:val="none"/>
                </w:rPr>
                <w:t>*</w:t>
              </w:r>
            </w:ins>
          </w:p>
          <w:p w14:paraId="4B8502AF" w14:textId="59CB4C8D" w:rsidR="00D667A2" w:rsidRPr="00C12C63" w:rsidRDefault="00971D36" w:rsidP="00971D36">
            <w:pPr>
              <w:pStyle w:val="ListParagraph"/>
              <w:numPr>
                <w:ilvl w:val="0"/>
                <w:numId w:val="10"/>
              </w:numPr>
              <w:rPr>
                <w:rFonts w:ascii="Calibri" w:eastAsia="Times New Roman" w:hAnsi="Calibri" w:cs="Calibri"/>
                <w:b/>
                <w:bCs/>
                <w:color w:val="000000"/>
                <w:kern w:val="0"/>
                <w:sz w:val="22"/>
                <w:lang w:val="it-IT"/>
                <w14:ligatures w14:val="none"/>
              </w:rPr>
            </w:pPr>
            <w:ins w:id="975" w:author="Castelli, Alessandro" w:date="2026-03-06T14:56:00Z" w16du:dateUtc="2026-03-06T13:56:00Z">
              <w:r w:rsidRPr="00971D36">
                <w:rPr>
                  <w:rFonts w:ascii="Calibri" w:eastAsia="Times New Roman" w:hAnsi="Calibri" w:cs="Calibri"/>
                  <w:b/>
                  <w:bCs/>
                  <w:color w:val="000000"/>
                  <w:kern w:val="0"/>
                  <w:sz w:val="22"/>
                  <w:lang w:val="it-IT"/>
                  <w14:ligatures w14:val="none"/>
                </w:rPr>
                <w:t>**</w:t>
              </w:r>
            </w:ins>
            <w:ins w:id="976" w:author="Castelli, Alessandro" w:date="2026-03-06T15:26:00Z" w16du:dateUtc="2026-03-06T14:26:00Z">
              <w:r w:rsidR="00C62F71">
                <w:rPr>
                  <w:rFonts w:ascii="Calibri" w:eastAsia="Times New Roman" w:hAnsi="Calibri" w:cs="Calibri"/>
                  <w:b/>
                  <w:bCs/>
                  <w:color w:val="000000"/>
                  <w:kern w:val="0"/>
                  <w:sz w:val="22"/>
                  <w:lang w:val="it-IT"/>
                  <w14:ligatures w14:val="none"/>
                </w:rPr>
                <w:t>*</w:t>
              </w:r>
            </w:ins>
            <w:ins w:id="977" w:author="Castelli, Alessandro" w:date="2026-03-06T14:56:00Z" w16du:dateUtc="2026-03-06T13:56:00Z">
              <w:r w:rsidRPr="00971D36">
                <w:rPr>
                  <w:rFonts w:ascii="Calibri" w:eastAsia="Times New Roman" w:hAnsi="Calibri" w:cs="Calibri"/>
                  <w:b/>
                  <w:bCs/>
                  <w:color w:val="000000"/>
                  <w:kern w:val="0"/>
                  <w:sz w:val="22"/>
                  <w:lang w:val="it-IT"/>
                  <w14:ligatures w14:val="none"/>
                </w:rPr>
                <w:t>Se tipologia dettaglio non disponibile, priorità su campagne con obiettivi: Caring, Sviluppo masse</w:t>
              </w:r>
            </w:ins>
          </w:p>
        </w:tc>
      </w:tr>
      <w:tr w:rsidR="00324FDF" w:rsidRPr="004D0819" w14:paraId="1FFC275B" w14:textId="77777777" w:rsidTr="00000303">
        <w:tblPrEx>
          <w:tblW w:w="10201" w:type="dxa"/>
          <w:tblPrExChange w:id="978" w:author="Castelli, Alessandro" w:date="2026-03-05T10:01:00Z" w16du:dateUtc="2026-03-05T09:01:00Z">
            <w:tblPrEx>
              <w:tblW w:w="10201" w:type="dxa"/>
            </w:tblPrEx>
          </w:tblPrExChange>
        </w:tblPrEx>
        <w:trPr>
          <w:trHeight w:val="1088"/>
          <w:trPrChange w:id="979" w:author="Castelli, Alessandro" w:date="2026-03-05T10:01:00Z" w16du:dateUtc="2026-03-05T09:01:00Z">
            <w:trPr>
              <w:gridAfter w:val="0"/>
              <w:trHeight w:val="292"/>
            </w:trPr>
          </w:trPrChange>
        </w:trPr>
        <w:tc>
          <w:tcPr>
            <w:tcW w:w="1412" w:type="dxa"/>
            <w:tcBorders>
              <w:top w:val="single" w:sz="4" w:space="0" w:color="auto"/>
              <w:left w:val="single" w:sz="4" w:space="0" w:color="auto"/>
              <w:bottom w:val="nil"/>
              <w:right w:val="single" w:sz="4" w:space="0" w:color="auto"/>
            </w:tcBorders>
            <w:shd w:val="clear" w:color="000000" w:fill="E8E8E8"/>
            <w:vAlign w:val="center"/>
            <w:hideMark/>
            <w:tcPrChange w:id="980" w:author="Castelli, Alessandro" w:date="2026-03-05T10:01:00Z" w16du:dateUtc="2026-03-05T09:01:00Z">
              <w:tcPr>
                <w:tcW w:w="1412" w:type="dxa"/>
                <w:gridSpan w:val="2"/>
                <w:tcBorders>
                  <w:top w:val="single" w:sz="4" w:space="0" w:color="auto"/>
                  <w:left w:val="single" w:sz="4" w:space="0" w:color="auto"/>
                  <w:bottom w:val="nil"/>
                  <w:right w:val="single" w:sz="4" w:space="0" w:color="auto"/>
                </w:tcBorders>
                <w:shd w:val="clear" w:color="000000" w:fill="E8E8E8"/>
                <w:vAlign w:val="center"/>
                <w:hideMark/>
              </w:tcPr>
            </w:tcPrChange>
          </w:tcPr>
          <w:p w14:paraId="4453674A" w14:textId="6FEE51E5" w:rsidR="00324FDF" w:rsidRPr="0037767B" w:rsidRDefault="008B288B">
            <w:pPr>
              <w:rPr>
                <w:rFonts w:ascii="Calibri" w:eastAsia="Times New Roman" w:hAnsi="Calibri" w:cs="Calibri"/>
                <w:b/>
                <w:bCs/>
                <w:color w:val="000000"/>
                <w:kern w:val="0"/>
                <w:sz w:val="22"/>
                <w:lang w:val="en-US"/>
                <w14:ligatures w14:val="none"/>
              </w:rPr>
            </w:pPr>
            <w:r>
              <w:rPr>
                <w:rFonts w:ascii="Calibri" w:eastAsia="Times New Roman" w:hAnsi="Calibri" w:cs="Calibri"/>
                <w:b/>
                <w:bCs/>
                <w:color w:val="000000"/>
                <w:kern w:val="0"/>
                <w:sz w:val="22"/>
                <w:lang w:val="en-US"/>
                <w14:ligatures w14:val="none"/>
              </w:rPr>
              <w:t>“Freddo”</w:t>
            </w:r>
          </w:p>
        </w:tc>
        <w:tc>
          <w:tcPr>
            <w:tcW w:w="8789" w:type="dxa"/>
            <w:tcBorders>
              <w:top w:val="single" w:sz="4" w:space="0" w:color="auto"/>
              <w:left w:val="nil"/>
              <w:bottom w:val="nil"/>
              <w:right w:val="single" w:sz="4" w:space="0" w:color="auto"/>
            </w:tcBorders>
            <w:shd w:val="clear" w:color="000000" w:fill="E8E8E8"/>
            <w:vAlign w:val="center"/>
            <w:hideMark/>
            <w:tcPrChange w:id="981" w:author="Castelli, Alessandro" w:date="2026-03-05T10:01:00Z" w16du:dateUtc="2026-03-05T09:01:00Z">
              <w:tcPr>
                <w:tcW w:w="8789" w:type="dxa"/>
                <w:gridSpan w:val="2"/>
                <w:tcBorders>
                  <w:top w:val="single" w:sz="4" w:space="0" w:color="auto"/>
                  <w:left w:val="nil"/>
                  <w:bottom w:val="nil"/>
                  <w:right w:val="single" w:sz="4" w:space="0" w:color="auto"/>
                </w:tcBorders>
                <w:shd w:val="clear" w:color="000000" w:fill="E8E8E8"/>
                <w:vAlign w:val="center"/>
                <w:hideMark/>
              </w:tcPr>
            </w:tcPrChange>
          </w:tcPr>
          <w:p w14:paraId="3D990724" w14:textId="003661B1" w:rsidR="00981B39" w:rsidRPr="00C12C63" w:rsidRDefault="00981B39" w:rsidP="00B5236E">
            <w:pPr>
              <w:pStyle w:val="ListParagraph"/>
              <w:numPr>
                <w:ilvl w:val="0"/>
                <w:numId w:val="10"/>
              </w:numPr>
              <w:rPr>
                <w:ins w:id="982" w:author="Castelli, Alessandro" w:date="2026-03-05T09:59:00Z" w16du:dateUtc="2026-03-05T08:59:00Z"/>
                <w:rFonts w:ascii="Calibri" w:eastAsia="Times New Roman" w:hAnsi="Calibri" w:cs="Calibri"/>
                <w:color w:val="000000"/>
                <w:kern w:val="0"/>
                <w:sz w:val="22"/>
                <w:lang w:val="it-IT"/>
                <w14:ligatures w14:val="none"/>
              </w:rPr>
            </w:pPr>
            <w:r w:rsidRPr="00C12C63">
              <w:rPr>
                <w:rFonts w:ascii="Calibri" w:eastAsia="Times New Roman" w:hAnsi="Calibri" w:cs="Calibri"/>
                <w:color w:val="000000"/>
                <w:kern w:val="0"/>
                <w:sz w:val="22"/>
                <w:lang w:val="it-IT"/>
                <w14:ligatures w14:val="none"/>
              </w:rPr>
              <w:t xml:space="preserve">Lead Implicita </w:t>
            </w:r>
            <w:r w:rsidR="00B718D2" w:rsidRPr="00C12C63">
              <w:rPr>
                <w:rFonts w:ascii="Calibri" w:eastAsia="Times New Roman" w:hAnsi="Calibri" w:cs="Calibri"/>
                <w:color w:val="000000"/>
                <w:kern w:val="0"/>
                <w:sz w:val="22"/>
                <w:lang w:val="it-IT"/>
                <w14:ligatures w14:val="none"/>
              </w:rPr>
              <w:t xml:space="preserve">con </w:t>
            </w:r>
            <w:r w:rsidR="000408A4" w:rsidRPr="00C12C63">
              <w:rPr>
                <w:rFonts w:ascii="Calibri" w:eastAsia="Times New Roman" w:hAnsi="Calibri" w:cs="Calibri"/>
                <w:color w:val="000000"/>
                <w:kern w:val="0"/>
                <w:sz w:val="22"/>
                <w:lang w:val="it-IT"/>
                <w14:ligatures w14:val="none"/>
              </w:rPr>
              <w:t>interesse</w:t>
            </w:r>
            <w:r w:rsidR="00AC26C8" w:rsidRPr="00C12C63">
              <w:rPr>
                <w:rFonts w:ascii="Calibri" w:eastAsia="Times New Roman" w:hAnsi="Calibri" w:cs="Calibri"/>
                <w:color w:val="000000"/>
                <w:kern w:val="0"/>
                <w:sz w:val="22"/>
                <w:lang w:val="it-IT"/>
                <w14:ligatures w14:val="none"/>
              </w:rPr>
              <w:t xml:space="preserve"> di classe minter Bassa</w:t>
            </w:r>
            <w:r w:rsidR="00940E67" w:rsidRPr="00C12C63">
              <w:rPr>
                <w:rFonts w:ascii="Calibri" w:eastAsia="Times New Roman" w:hAnsi="Calibri" w:cs="Calibri"/>
                <w:color w:val="000000"/>
                <w:kern w:val="0"/>
                <w:sz w:val="22"/>
                <w:lang w:val="it-IT"/>
                <w14:ligatures w14:val="none"/>
              </w:rPr>
              <w:t>: prima del momento di concorrenza (default MVP0: 12h dalla data di rilevazione a sistema della lead)</w:t>
            </w:r>
          </w:p>
          <w:p w14:paraId="6D43F531" w14:textId="21C45AB3" w:rsidR="00511949" w:rsidRPr="00A875A1" w:rsidRDefault="00765689" w:rsidP="00B5236E">
            <w:pPr>
              <w:pStyle w:val="ListParagraph"/>
              <w:numPr>
                <w:ilvl w:val="0"/>
                <w:numId w:val="10"/>
              </w:numPr>
              <w:rPr>
                <w:rFonts w:ascii="Calibri" w:eastAsia="Times New Roman" w:hAnsi="Calibri" w:cs="Calibri"/>
                <w:color w:val="000000"/>
                <w:kern w:val="0"/>
                <w:sz w:val="22"/>
                <w:lang w:val="it-IT"/>
                <w14:ligatures w14:val="none"/>
              </w:rPr>
            </w:pPr>
            <w:ins w:id="983" w:author="Castelli, Alessandro" w:date="2026-03-06T14:57:00Z" w16du:dateUtc="2026-03-06T13:57:00Z">
              <w:r w:rsidRPr="00A875A1">
                <w:rPr>
                  <w:rFonts w:ascii="Calibri" w:eastAsia="Times New Roman" w:hAnsi="Calibri" w:cs="Calibri"/>
                  <w:b/>
                  <w:bCs/>
                  <w:color w:val="000000"/>
                  <w:kern w:val="0"/>
                  <w:sz w:val="22"/>
                  <w:lang w:val="it-IT"/>
                  <w14:ligatures w14:val="none"/>
                  <w:rPrChange w:id="984" w:author="Castelli, Alessandro" w:date="2026-03-06T14:57:00Z" w16du:dateUtc="2026-03-06T13:57:00Z">
                    <w:rPr>
                      <w:rFonts w:ascii="Calibri" w:eastAsia="Times New Roman" w:hAnsi="Calibri" w:cs="Calibri"/>
                      <w:b/>
                      <w:bCs/>
                      <w:color w:val="000000"/>
                      <w:kern w:val="0"/>
                      <w:sz w:val="22"/>
                      <w:highlight w:val="yellow"/>
                      <w:lang w:val="it-IT"/>
                      <w14:ligatures w14:val="none"/>
                    </w:rPr>
                  </w:rPrChange>
                </w:rPr>
                <w:t>Suggerimenti che non rientrano nell</w:t>
              </w:r>
              <w:r w:rsidR="00A875A1" w:rsidRPr="00A875A1">
                <w:rPr>
                  <w:rFonts w:ascii="Calibri" w:eastAsia="Times New Roman" w:hAnsi="Calibri" w:cs="Calibri"/>
                  <w:b/>
                  <w:bCs/>
                  <w:color w:val="000000"/>
                  <w:kern w:val="0"/>
                  <w:sz w:val="22"/>
                  <w:lang w:val="it-IT"/>
                  <w14:ligatures w14:val="none"/>
                  <w:rPrChange w:id="985" w:author="Castelli, Alessandro" w:date="2026-03-06T14:57:00Z" w16du:dateUtc="2026-03-06T13:57:00Z">
                    <w:rPr>
                      <w:rFonts w:ascii="Calibri" w:eastAsia="Times New Roman" w:hAnsi="Calibri" w:cs="Calibri"/>
                      <w:b/>
                      <w:bCs/>
                      <w:color w:val="000000"/>
                      <w:kern w:val="0"/>
                      <w:sz w:val="22"/>
                      <w:highlight w:val="yellow"/>
                      <w:lang w:val="it-IT"/>
                      <w14:ligatures w14:val="none"/>
                    </w:rPr>
                  </w:rPrChange>
                </w:rPr>
                <w:t>e categorie e requisiti sopra espressi</w:t>
              </w:r>
            </w:ins>
          </w:p>
          <w:p w14:paraId="0F35DA16" w14:textId="760820B2" w:rsidR="00324FDF" w:rsidRPr="00C12C63" w:rsidRDefault="00324FDF">
            <w:pPr>
              <w:rPr>
                <w:rFonts w:ascii="Calibri" w:eastAsia="Times New Roman" w:hAnsi="Calibri" w:cs="Calibri"/>
                <w:b/>
                <w:bCs/>
                <w:color w:val="000000"/>
                <w:kern w:val="0"/>
                <w:sz w:val="22"/>
                <w:lang w:val="it-IT"/>
                <w14:ligatures w14:val="none"/>
                <w:rPrChange w:id="986" w:author="Castelli, Alessandro" w:date="2026-03-05T10:02:00Z" w16du:dateUtc="2026-03-05T09:02:00Z">
                  <w:rPr>
                    <w:lang w:val="it-IT"/>
                  </w:rPr>
                </w:rPrChange>
              </w:rPr>
              <w:pPrChange w:id="987" w:author="Castelli, Alessandro" w:date="2026-03-05T10:02:00Z" w16du:dateUtc="2026-03-05T09:02:00Z">
                <w:pPr>
                  <w:pStyle w:val="ListParagraph"/>
                </w:pPr>
              </w:pPrChange>
            </w:pPr>
          </w:p>
        </w:tc>
      </w:tr>
    </w:tbl>
    <w:p w14:paraId="277E8BBA" w14:textId="77777777" w:rsidR="00324FDF" w:rsidRDefault="00324FDF" w:rsidP="004D3480">
      <w:pPr>
        <w:rPr>
          <w:lang w:val="it-IT"/>
        </w:rPr>
      </w:pPr>
    </w:p>
    <w:p w14:paraId="3CC324DB" w14:textId="5BB50BA1" w:rsidR="00324FDF" w:rsidRDefault="00324FDF" w:rsidP="004D3480">
      <w:pPr>
        <w:rPr>
          <w:lang w:val="it-IT"/>
        </w:rPr>
      </w:pPr>
      <w:r>
        <w:rPr>
          <w:lang w:val="it-IT"/>
        </w:rPr>
        <w:t xml:space="preserve">Di seguito si riporta la classificazione di temperatura </w:t>
      </w:r>
      <w:r w:rsidR="00AE2DB7">
        <w:rPr>
          <w:lang w:val="it-IT"/>
        </w:rPr>
        <w:t>aggregata sull’anagrafica</w:t>
      </w:r>
      <w:r>
        <w:rPr>
          <w:lang w:val="it-IT"/>
        </w:rPr>
        <w:t>:</w:t>
      </w:r>
    </w:p>
    <w:tbl>
      <w:tblPr>
        <w:tblW w:w="10201" w:type="dxa"/>
        <w:tblLook w:val="04A0" w:firstRow="1" w:lastRow="0" w:firstColumn="1" w:lastColumn="0" w:noHBand="0" w:noVBand="1"/>
      </w:tblPr>
      <w:tblGrid>
        <w:gridCol w:w="1561"/>
        <w:gridCol w:w="8789"/>
      </w:tblGrid>
      <w:tr w:rsidR="00324FDF" w:rsidRPr="0037767B" w14:paraId="17CC98BB" w14:textId="77777777" w:rsidTr="002B1448">
        <w:trPr>
          <w:trHeight w:val="292"/>
        </w:trPr>
        <w:tc>
          <w:tcPr>
            <w:tcW w:w="1412" w:type="dxa"/>
            <w:tcBorders>
              <w:top w:val="single" w:sz="4" w:space="0" w:color="auto"/>
              <w:left w:val="single" w:sz="4" w:space="0" w:color="auto"/>
              <w:bottom w:val="single" w:sz="4" w:space="0" w:color="auto"/>
              <w:right w:val="single" w:sz="4" w:space="0" w:color="auto"/>
            </w:tcBorders>
            <w:shd w:val="clear" w:color="000000" w:fill="E8E8E8"/>
            <w:noWrap/>
            <w:vAlign w:val="center"/>
            <w:hideMark/>
          </w:tcPr>
          <w:p w14:paraId="2569A793" w14:textId="3AFD9447" w:rsidR="00324FDF" w:rsidRPr="0037767B" w:rsidRDefault="00324FDF">
            <w:pPr>
              <w:jc w:val="center"/>
              <w:rPr>
                <w:rFonts w:ascii="Calibri" w:eastAsia="Times New Roman" w:hAnsi="Calibri" w:cs="Calibri"/>
                <w:b/>
                <w:bCs/>
                <w:color w:val="000000"/>
                <w:kern w:val="0"/>
                <w:sz w:val="22"/>
                <w:lang w:val="en-US"/>
                <w14:ligatures w14:val="none"/>
              </w:rPr>
            </w:pPr>
            <w:bookmarkStart w:id="988" w:name="OLE_LINK3"/>
            <w:r>
              <w:rPr>
                <w:rFonts w:ascii="Calibri" w:eastAsia="Times New Roman" w:hAnsi="Calibri" w:cs="Calibri"/>
                <w:b/>
                <w:bCs/>
                <w:color w:val="000000"/>
                <w:kern w:val="0"/>
                <w:sz w:val="22"/>
                <w:lang w:val="en-US"/>
                <w14:ligatures w14:val="none"/>
              </w:rPr>
              <w:t>Temperatura</w:t>
            </w:r>
            <w:r w:rsidR="00BC5253">
              <w:rPr>
                <w:rFonts w:ascii="Calibri" w:eastAsia="Times New Roman" w:hAnsi="Calibri" w:cs="Calibri"/>
                <w:b/>
                <w:bCs/>
                <w:color w:val="000000"/>
                <w:kern w:val="0"/>
                <w:sz w:val="22"/>
                <w:lang w:val="en-US"/>
                <w14:ligatures w14:val="none"/>
              </w:rPr>
              <w:t xml:space="preserve"> dell’anagrafica aggregata</w:t>
            </w:r>
            <w:r>
              <w:rPr>
                <w:rFonts w:ascii="Calibri" w:eastAsia="Times New Roman" w:hAnsi="Calibri" w:cs="Calibri"/>
                <w:b/>
                <w:bCs/>
                <w:color w:val="000000"/>
                <w:kern w:val="0"/>
                <w:sz w:val="22"/>
                <w:lang w:val="en-US"/>
                <w14:ligatures w14:val="none"/>
              </w:rPr>
              <w:t xml:space="preserve"> </w:t>
            </w:r>
            <w:bookmarkEnd w:id="988"/>
          </w:p>
        </w:tc>
        <w:tc>
          <w:tcPr>
            <w:tcW w:w="8789" w:type="dxa"/>
            <w:tcBorders>
              <w:top w:val="single" w:sz="4" w:space="0" w:color="auto"/>
              <w:left w:val="nil"/>
              <w:bottom w:val="single" w:sz="4" w:space="0" w:color="auto"/>
              <w:right w:val="single" w:sz="4" w:space="0" w:color="auto"/>
            </w:tcBorders>
            <w:shd w:val="clear" w:color="000000" w:fill="E8E8E8"/>
            <w:noWrap/>
            <w:vAlign w:val="center"/>
            <w:hideMark/>
          </w:tcPr>
          <w:p w14:paraId="614E66DA" w14:textId="77777777" w:rsidR="00324FDF" w:rsidRPr="0037767B" w:rsidRDefault="00324FDF">
            <w:pPr>
              <w:rPr>
                <w:rFonts w:ascii="Calibri" w:eastAsia="Times New Roman" w:hAnsi="Calibri" w:cs="Calibri"/>
                <w:b/>
                <w:bCs/>
                <w:color w:val="000000"/>
                <w:kern w:val="0"/>
                <w:sz w:val="22"/>
                <w:lang w:val="en-US"/>
                <w14:ligatures w14:val="none"/>
              </w:rPr>
            </w:pPr>
            <w:r>
              <w:rPr>
                <w:rFonts w:ascii="Calibri" w:eastAsia="Times New Roman" w:hAnsi="Calibri" w:cs="Calibri"/>
                <w:b/>
                <w:bCs/>
                <w:color w:val="000000"/>
                <w:kern w:val="0"/>
                <w:sz w:val="22"/>
                <w:lang w:val="en-US"/>
                <w14:ligatures w14:val="none"/>
              </w:rPr>
              <w:t>Parametri di riferimento</w:t>
            </w:r>
          </w:p>
        </w:tc>
      </w:tr>
      <w:tr w:rsidR="00324FDF" w:rsidRPr="004D0819" w14:paraId="59348D3A" w14:textId="77777777" w:rsidTr="002B1448">
        <w:trPr>
          <w:trHeight w:val="292"/>
        </w:trPr>
        <w:tc>
          <w:tcPr>
            <w:tcW w:w="1412" w:type="dxa"/>
            <w:tcBorders>
              <w:top w:val="nil"/>
              <w:left w:val="single" w:sz="4" w:space="0" w:color="auto"/>
              <w:bottom w:val="nil"/>
              <w:right w:val="single" w:sz="4" w:space="0" w:color="auto"/>
            </w:tcBorders>
            <w:shd w:val="clear" w:color="000000" w:fill="E8E8E8"/>
            <w:vAlign w:val="center"/>
            <w:hideMark/>
          </w:tcPr>
          <w:p w14:paraId="1F0C081D" w14:textId="77777777" w:rsidR="00324FDF" w:rsidRPr="0037767B" w:rsidRDefault="00324FDF">
            <w:pPr>
              <w:rPr>
                <w:rFonts w:ascii="Calibri" w:eastAsia="Times New Roman" w:hAnsi="Calibri" w:cs="Calibri"/>
                <w:b/>
                <w:bCs/>
                <w:color w:val="000000"/>
                <w:kern w:val="0"/>
                <w:sz w:val="22"/>
                <w:lang w:val="en-US"/>
                <w14:ligatures w14:val="none"/>
              </w:rPr>
            </w:pPr>
            <w:r>
              <w:rPr>
                <w:rFonts w:ascii="Calibri" w:eastAsia="Times New Roman" w:hAnsi="Calibri" w:cs="Calibri"/>
                <w:b/>
                <w:bCs/>
                <w:color w:val="000000"/>
                <w:kern w:val="0"/>
                <w:sz w:val="22"/>
                <w:lang w:val="en-US"/>
                <w14:ligatures w14:val="none"/>
              </w:rPr>
              <w:lastRenderedPageBreak/>
              <w:t>“Caldo”</w:t>
            </w:r>
          </w:p>
        </w:tc>
        <w:tc>
          <w:tcPr>
            <w:tcW w:w="8789" w:type="dxa"/>
            <w:tcBorders>
              <w:top w:val="nil"/>
              <w:left w:val="nil"/>
              <w:bottom w:val="nil"/>
              <w:right w:val="single" w:sz="4" w:space="0" w:color="auto"/>
            </w:tcBorders>
            <w:shd w:val="clear" w:color="000000" w:fill="E8E8E8"/>
            <w:vAlign w:val="center"/>
            <w:hideMark/>
          </w:tcPr>
          <w:p w14:paraId="3AE91E0B" w14:textId="77777777" w:rsidR="00324FDF" w:rsidRPr="00723C1C" w:rsidRDefault="00940E67" w:rsidP="00B5236E">
            <w:pPr>
              <w:pStyle w:val="ListParagraph"/>
              <w:numPr>
                <w:ilvl w:val="0"/>
                <w:numId w:val="10"/>
              </w:numPr>
              <w:rPr>
                <w:rFonts w:ascii="Calibri" w:eastAsia="Times New Roman" w:hAnsi="Calibri" w:cs="Calibri"/>
                <w:color w:val="000000"/>
                <w:kern w:val="0"/>
                <w:sz w:val="22"/>
                <w:lang w:val="it-IT"/>
                <w14:ligatures w14:val="none"/>
              </w:rPr>
            </w:pPr>
            <w:r w:rsidRPr="00723C1C">
              <w:rPr>
                <w:rFonts w:ascii="Calibri" w:eastAsia="Times New Roman" w:hAnsi="Calibri" w:cs="Calibri"/>
                <w:color w:val="000000"/>
                <w:kern w:val="0"/>
                <w:sz w:val="22"/>
                <w:lang w:val="it-IT"/>
                <w14:ligatures w14:val="none"/>
              </w:rPr>
              <w:t>Anagrafica con almeno 1 Lead calda</w:t>
            </w:r>
          </w:p>
          <w:p w14:paraId="12E0E818" w14:textId="1C326C48" w:rsidR="00276762" w:rsidRPr="005F6ADF" w:rsidRDefault="00276762" w:rsidP="00B5236E">
            <w:pPr>
              <w:pStyle w:val="ListParagraph"/>
              <w:numPr>
                <w:ilvl w:val="0"/>
                <w:numId w:val="10"/>
              </w:numPr>
              <w:rPr>
                <w:rFonts w:ascii="Calibri" w:eastAsia="Times New Roman" w:hAnsi="Calibri" w:cs="Calibri"/>
                <w:b/>
                <w:bCs/>
                <w:color w:val="000000"/>
                <w:kern w:val="0"/>
                <w:sz w:val="22"/>
                <w:lang w:val="it-IT"/>
                <w14:ligatures w14:val="none"/>
              </w:rPr>
            </w:pPr>
            <w:r w:rsidRPr="00723C1C">
              <w:rPr>
                <w:rFonts w:ascii="Calibri" w:eastAsia="Times New Roman" w:hAnsi="Calibri" w:cs="Calibri"/>
                <w:color w:val="000000"/>
                <w:kern w:val="0"/>
                <w:sz w:val="22"/>
                <w:lang w:val="it-IT"/>
                <w14:ligatures w14:val="none"/>
              </w:rPr>
              <w:t>Anagrafica con Suggerimenti su prodotti di classe Minter Alta o superiore</w:t>
            </w:r>
          </w:p>
        </w:tc>
      </w:tr>
      <w:tr w:rsidR="00324FDF" w:rsidRPr="004D0819" w14:paraId="2EB39125" w14:textId="77777777" w:rsidTr="002B1448">
        <w:trPr>
          <w:trHeight w:val="292"/>
        </w:trPr>
        <w:tc>
          <w:tcPr>
            <w:tcW w:w="1412" w:type="dxa"/>
            <w:tcBorders>
              <w:top w:val="single" w:sz="4" w:space="0" w:color="auto"/>
              <w:left w:val="single" w:sz="4" w:space="0" w:color="auto"/>
              <w:bottom w:val="nil"/>
              <w:right w:val="single" w:sz="4" w:space="0" w:color="auto"/>
            </w:tcBorders>
            <w:shd w:val="clear" w:color="000000" w:fill="E8E8E8"/>
            <w:vAlign w:val="center"/>
            <w:hideMark/>
          </w:tcPr>
          <w:p w14:paraId="501ABFDD" w14:textId="77777777" w:rsidR="00324FDF" w:rsidRPr="0037767B" w:rsidRDefault="00324FDF">
            <w:pPr>
              <w:rPr>
                <w:rFonts w:ascii="Calibri" w:eastAsia="Times New Roman" w:hAnsi="Calibri" w:cs="Calibri"/>
                <w:b/>
                <w:bCs/>
                <w:color w:val="000000"/>
                <w:kern w:val="0"/>
                <w:sz w:val="22"/>
                <w:lang w:val="en-US"/>
                <w14:ligatures w14:val="none"/>
              </w:rPr>
            </w:pPr>
            <w:r>
              <w:rPr>
                <w:rFonts w:ascii="Calibri" w:eastAsia="Times New Roman" w:hAnsi="Calibri" w:cs="Calibri"/>
                <w:b/>
                <w:bCs/>
                <w:color w:val="000000"/>
                <w:kern w:val="0"/>
                <w:sz w:val="22"/>
                <w:lang w:val="en-US"/>
                <w14:ligatures w14:val="none"/>
              </w:rPr>
              <w:t>“Tiepido”</w:t>
            </w:r>
          </w:p>
        </w:tc>
        <w:tc>
          <w:tcPr>
            <w:tcW w:w="8789" w:type="dxa"/>
            <w:tcBorders>
              <w:top w:val="single" w:sz="4" w:space="0" w:color="auto"/>
              <w:left w:val="nil"/>
              <w:bottom w:val="nil"/>
              <w:right w:val="single" w:sz="4" w:space="0" w:color="auto"/>
            </w:tcBorders>
            <w:shd w:val="clear" w:color="000000" w:fill="E8E8E8"/>
            <w:vAlign w:val="center"/>
            <w:hideMark/>
          </w:tcPr>
          <w:p w14:paraId="6B4B92A5" w14:textId="67ADA5E6" w:rsidR="00D6761D" w:rsidRPr="00723C1C" w:rsidRDefault="00D6761D" w:rsidP="00B5236E">
            <w:pPr>
              <w:pStyle w:val="ListParagraph"/>
              <w:numPr>
                <w:ilvl w:val="0"/>
                <w:numId w:val="10"/>
              </w:numPr>
              <w:rPr>
                <w:rFonts w:ascii="Calibri" w:eastAsia="Times New Roman" w:hAnsi="Calibri" w:cs="Calibri"/>
                <w:color w:val="000000"/>
                <w:kern w:val="0"/>
                <w:sz w:val="22"/>
                <w:lang w:val="it-IT"/>
                <w14:ligatures w14:val="none"/>
              </w:rPr>
            </w:pPr>
            <w:r w:rsidRPr="00723C1C">
              <w:rPr>
                <w:rFonts w:ascii="Calibri" w:eastAsia="Times New Roman" w:hAnsi="Calibri" w:cs="Calibri"/>
                <w:color w:val="000000"/>
                <w:kern w:val="0"/>
                <w:sz w:val="22"/>
                <w:lang w:val="it-IT"/>
                <w14:ligatures w14:val="none"/>
              </w:rPr>
              <w:t xml:space="preserve">Anagrafica con almeno </w:t>
            </w:r>
            <w:r w:rsidR="00A53B32" w:rsidRPr="00723C1C">
              <w:rPr>
                <w:rFonts w:ascii="Calibri" w:eastAsia="Times New Roman" w:hAnsi="Calibri" w:cs="Calibri"/>
                <w:color w:val="000000"/>
                <w:kern w:val="0"/>
                <w:sz w:val="22"/>
                <w:lang w:val="it-IT"/>
                <w14:ligatures w14:val="none"/>
              </w:rPr>
              <w:t xml:space="preserve">1 Lead </w:t>
            </w:r>
            <w:r w:rsidR="001026C8" w:rsidRPr="00723C1C">
              <w:rPr>
                <w:rFonts w:ascii="Calibri" w:eastAsia="Times New Roman" w:hAnsi="Calibri" w:cs="Calibri"/>
                <w:color w:val="000000"/>
                <w:kern w:val="0"/>
                <w:sz w:val="22"/>
                <w:lang w:val="it-IT"/>
                <w14:ligatures w14:val="none"/>
              </w:rPr>
              <w:t>t</w:t>
            </w:r>
            <w:r w:rsidR="00A53B32" w:rsidRPr="00723C1C">
              <w:rPr>
                <w:rFonts w:ascii="Calibri" w:eastAsia="Times New Roman" w:hAnsi="Calibri" w:cs="Calibri"/>
                <w:color w:val="000000"/>
                <w:kern w:val="0"/>
                <w:sz w:val="22"/>
                <w:lang w:val="it-IT"/>
                <w14:ligatures w14:val="none"/>
              </w:rPr>
              <w:t>iepida e nessuna Lead calda</w:t>
            </w:r>
          </w:p>
          <w:p w14:paraId="02B32C35" w14:textId="77987A05" w:rsidR="00324FDF" w:rsidRPr="00CB251F" w:rsidRDefault="00A53B32" w:rsidP="00B5236E">
            <w:pPr>
              <w:pStyle w:val="ListParagraph"/>
              <w:numPr>
                <w:ilvl w:val="0"/>
                <w:numId w:val="10"/>
              </w:numPr>
              <w:rPr>
                <w:rFonts w:ascii="Calibri" w:eastAsia="Times New Roman" w:hAnsi="Calibri" w:cs="Calibri"/>
                <w:b/>
                <w:bCs/>
                <w:color w:val="000000"/>
                <w:kern w:val="0"/>
                <w:sz w:val="22"/>
                <w:lang w:val="it-IT"/>
                <w14:ligatures w14:val="none"/>
              </w:rPr>
            </w:pPr>
            <w:r w:rsidRPr="00723C1C">
              <w:rPr>
                <w:rFonts w:ascii="Calibri" w:eastAsia="Times New Roman" w:hAnsi="Calibri" w:cs="Calibri"/>
                <w:color w:val="000000"/>
                <w:kern w:val="0"/>
                <w:sz w:val="22"/>
                <w:lang w:val="it-IT"/>
                <w14:ligatures w14:val="none"/>
              </w:rPr>
              <w:t xml:space="preserve">Anagrafica con </w:t>
            </w:r>
            <w:r w:rsidR="000A6616" w:rsidRPr="00723C1C">
              <w:rPr>
                <w:rFonts w:ascii="Calibri" w:eastAsia="Times New Roman" w:hAnsi="Calibri" w:cs="Calibri"/>
                <w:color w:val="000000"/>
                <w:kern w:val="0"/>
                <w:sz w:val="22"/>
                <w:lang w:val="it-IT"/>
                <w14:ligatures w14:val="none"/>
              </w:rPr>
              <w:t xml:space="preserve">Suggerimenti </w:t>
            </w:r>
            <w:r w:rsidRPr="00723C1C">
              <w:rPr>
                <w:rFonts w:ascii="Calibri" w:eastAsia="Times New Roman" w:hAnsi="Calibri" w:cs="Calibri"/>
                <w:color w:val="000000"/>
                <w:kern w:val="0"/>
                <w:sz w:val="22"/>
                <w:lang w:val="it-IT"/>
                <w14:ligatures w14:val="none"/>
              </w:rPr>
              <w:t xml:space="preserve">su prodotti di classe Minter </w:t>
            </w:r>
            <w:r w:rsidR="006D1DB6" w:rsidRPr="00723C1C">
              <w:rPr>
                <w:rFonts w:ascii="Calibri" w:eastAsia="Times New Roman" w:hAnsi="Calibri" w:cs="Calibri"/>
                <w:color w:val="000000"/>
                <w:kern w:val="0"/>
                <w:sz w:val="22"/>
                <w:lang w:val="it-IT"/>
                <w14:ligatures w14:val="none"/>
              </w:rPr>
              <w:t xml:space="preserve">Bassa o </w:t>
            </w:r>
            <w:r w:rsidR="00276762" w:rsidRPr="00723C1C">
              <w:rPr>
                <w:rFonts w:ascii="Calibri" w:eastAsia="Times New Roman" w:hAnsi="Calibri" w:cs="Calibri"/>
                <w:color w:val="000000"/>
                <w:kern w:val="0"/>
                <w:sz w:val="22"/>
                <w:lang w:val="it-IT"/>
                <w14:ligatures w14:val="none"/>
              </w:rPr>
              <w:t>Media</w:t>
            </w:r>
          </w:p>
        </w:tc>
      </w:tr>
      <w:tr w:rsidR="00324FDF" w:rsidRPr="004804AF" w14:paraId="28D3C560" w14:textId="77777777" w:rsidTr="002B1448">
        <w:trPr>
          <w:trHeight w:val="292"/>
        </w:trPr>
        <w:tc>
          <w:tcPr>
            <w:tcW w:w="1412" w:type="dxa"/>
            <w:tcBorders>
              <w:top w:val="single" w:sz="4" w:space="0" w:color="auto"/>
              <w:left w:val="single" w:sz="4" w:space="0" w:color="auto"/>
              <w:bottom w:val="nil"/>
              <w:right w:val="single" w:sz="4" w:space="0" w:color="auto"/>
            </w:tcBorders>
            <w:shd w:val="clear" w:color="000000" w:fill="E8E8E8"/>
            <w:vAlign w:val="center"/>
            <w:hideMark/>
          </w:tcPr>
          <w:p w14:paraId="39D41282" w14:textId="77777777" w:rsidR="00324FDF" w:rsidRPr="0037767B" w:rsidRDefault="00324FDF">
            <w:pPr>
              <w:rPr>
                <w:rFonts w:ascii="Calibri" w:eastAsia="Times New Roman" w:hAnsi="Calibri" w:cs="Calibri"/>
                <w:b/>
                <w:bCs/>
                <w:color w:val="000000"/>
                <w:kern w:val="0"/>
                <w:sz w:val="22"/>
                <w:lang w:val="en-US"/>
                <w14:ligatures w14:val="none"/>
              </w:rPr>
            </w:pPr>
            <w:r>
              <w:rPr>
                <w:rFonts w:ascii="Calibri" w:eastAsia="Times New Roman" w:hAnsi="Calibri" w:cs="Calibri"/>
                <w:b/>
                <w:bCs/>
                <w:color w:val="000000"/>
                <w:kern w:val="0"/>
                <w:sz w:val="22"/>
                <w:lang w:val="en-US"/>
                <w14:ligatures w14:val="none"/>
              </w:rPr>
              <w:t>“Freddo”</w:t>
            </w:r>
          </w:p>
        </w:tc>
        <w:tc>
          <w:tcPr>
            <w:tcW w:w="8789" w:type="dxa"/>
            <w:tcBorders>
              <w:top w:val="single" w:sz="4" w:space="0" w:color="auto"/>
              <w:left w:val="nil"/>
              <w:bottom w:val="nil"/>
              <w:right w:val="single" w:sz="4" w:space="0" w:color="auto"/>
            </w:tcBorders>
            <w:shd w:val="clear" w:color="000000" w:fill="E8E8E8"/>
            <w:vAlign w:val="center"/>
            <w:hideMark/>
          </w:tcPr>
          <w:p w14:paraId="2EFAD5AD" w14:textId="3A7F1711" w:rsidR="00A53B32" w:rsidRPr="00723C1C" w:rsidRDefault="00A53B32" w:rsidP="00B5236E">
            <w:pPr>
              <w:pStyle w:val="ListParagraph"/>
              <w:numPr>
                <w:ilvl w:val="0"/>
                <w:numId w:val="10"/>
              </w:numPr>
              <w:rPr>
                <w:rFonts w:ascii="Calibri" w:eastAsia="Times New Roman" w:hAnsi="Calibri" w:cs="Calibri"/>
                <w:color w:val="000000"/>
                <w:kern w:val="0"/>
                <w:sz w:val="22"/>
                <w:lang w:val="it-IT"/>
                <w14:ligatures w14:val="none"/>
              </w:rPr>
            </w:pPr>
            <w:r w:rsidRPr="00723C1C">
              <w:rPr>
                <w:rFonts w:ascii="Calibri" w:eastAsia="Times New Roman" w:hAnsi="Calibri" w:cs="Calibri"/>
                <w:color w:val="000000"/>
                <w:kern w:val="0"/>
                <w:sz w:val="22"/>
                <w:lang w:val="it-IT"/>
                <w14:ligatures w14:val="none"/>
              </w:rPr>
              <w:t xml:space="preserve">Anagrafica con nessuna Lead </w:t>
            </w:r>
            <w:r w:rsidR="001026C8" w:rsidRPr="00723C1C">
              <w:rPr>
                <w:rFonts w:ascii="Calibri" w:eastAsia="Times New Roman" w:hAnsi="Calibri" w:cs="Calibri"/>
                <w:color w:val="000000"/>
                <w:kern w:val="0"/>
                <w:sz w:val="22"/>
                <w:lang w:val="it-IT"/>
                <w14:ligatures w14:val="none"/>
              </w:rPr>
              <w:t>t</w:t>
            </w:r>
            <w:r w:rsidRPr="00723C1C">
              <w:rPr>
                <w:rFonts w:ascii="Calibri" w:eastAsia="Times New Roman" w:hAnsi="Calibri" w:cs="Calibri"/>
                <w:color w:val="000000"/>
                <w:kern w:val="0"/>
                <w:sz w:val="22"/>
                <w:lang w:val="it-IT"/>
                <w14:ligatures w14:val="none"/>
              </w:rPr>
              <w:t>iepida e nessuna Lead calda</w:t>
            </w:r>
          </w:p>
          <w:p w14:paraId="046DBF1E" w14:textId="436EA310" w:rsidR="003608DC" w:rsidRPr="00723C1C" w:rsidRDefault="003608DC" w:rsidP="00B5236E">
            <w:pPr>
              <w:pStyle w:val="ListParagraph"/>
              <w:numPr>
                <w:ilvl w:val="0"/>
                <w:numId w:val="10"/>
              </w:numPr>
              <w:rPr>
                <w:rFonts w:ascii="Calibri" w:eastAsia="Times New Roman" w:hAnsi="Calibri" w:cs="Calibri"/>
                <w:color w:val="000000"/>
                <w:kern w:val="0"/>
                <w:sz w:val="22"/>
                <w:lang w:val="it-IT"/>
                <w14:ligatures w14:val="none"/>
              </w:rPr>
            </w:pPr>
            <w:r w:rsidRPr="00723C1C">
              <w:rPr>
                <w:rFonts w:ascii="Calibri" w:eastAsia="Times New Roman" w:hAnsi="Calibri" w:cs="Calibri"/>
                <w:color w:val="000000"/>
                <w:kern w:val="0"/>
                <w:sz w:val="22"/>
                <w:lang w:val="it-IT"/>
                <w14:ligatures w14:val="none"/>
              </w:rPr>
              <w:t xml:space="preserve">Anagrafica </w:t>
            </w:r>
            <w:r w:rsidR="0091234E" w:rsidRPr="00723C1C">
              <w:rPr>
                <w:rFonts w:ascii="Calibri" w:eastAsia="Times New Roman" w:hAnsi="Calibri" w:cs="Calibri"/>
                <w:color w:val="000000"/>
                <w:kern w:val="0"/>
                <w:sz w:val="22"/>
                <w:lang w:val="it-IT"/>
                <w14:ligatures w14:val="none"/>
              </w:rPr>
              <w:t>senza Suggerimenti</w:t>
            </w:r>
          </w:p>
          <w:p w14:paraId="608A87D6" w14:textId="77777777" w:rsidR="00A53B32" w:rsidRDefault="00A53B32" w:rsidP="00276762">
            <w:pPr>
              <w:pStyle w:val="ListParagraph"/>
              <w:rPr>
                <w:rFonts w:ascii="Calibri" w:eastAsia="Times New Roman" w:hAnsi="Calibri" w:cs="Calibri"/>
                <w:b/>
                <w:bCs/>
                <w:color w:val="000000"/>
                <w:kern w:val="0"/>
                <w:sz w:val="22"/>
                <w:lang w:val="it-IT"/>
                <w14:ligatures w14:val="none"/>
              </w:rPr>
            </w:pPr>
          </w:p>
          <w:p w14:paraId="17D6DC72" w14:textId="04D9B4D4" w:rsidR="00324FDF" w:rsidRPr="0037767B" w:rsidRDefault="00324FDF">
            <w:pPr>
              <w:pStyle w:val="ListParagraph"/>
              <w:rPr>
                <w:rFonts w:ascii="Calibri" w:eastAsia="Times New Roman" w:hAnsi="Calibri" w:cs="Calibri"/>
                <w:b/>
                <w:bCs/>
                <w:color w:val="000000"/>
                <w:kern w:val="0"/>
                <w:sz w:val="22"/>
                <w:lang w:val="it-IT"/>
                <w14:ligatures w14:val="none"/>
              </w:rPr>
            </w:pPr>
          </w:p>
        </w:tc>
      </w:tr>
    </w:tbl>
    <w:p w14:paraId="488B8132" w14:textId="4223AB7C" w:rsidR="007C5153" w:rsidRDefault="007C5153" w:rsidP="004D3480">
      <w:pPr>
        <w:rPr>
          <w:lang w:val="it-IT"/>
        </w:rPr>
      </w:pPr>
      <w:r>
        <w:rPr>
          <w:lang w:val="it-IT"/>
        </w:rPr>
        <w:t>Per anagrafiche con plurime lead attive, si definisce “</w:t>
      </w:r>
      <w:r w:rsidRPr="007C5153">
        <w:rPr>
          <w:lang w:val="it-IT"/>
        </w:rPr>
        <w:t>Lead principale</w:t>
      </w:r>
      <w:r>
        <w:rPr>
          <w:lang w:val="it-IT"/>
        </w:rPr>
        <w:t>” (ovvero la prima che sarà mostrata a schermo</w:t>
      </w:r>
      <w:r w:rsidR="003F46A1">
        <w:rPr>
          <w:lang w:val="it-IT"/>
        </w:rPr>
        <w:t xml:space="preserve"> nella vista lead in </w:t>
      </w:r>
      <w:r w:rsidR="001657A1">
        <w:rPr>
          <w:lang w:val="it-IT"/>
        </w:rPr>
        <w:t>Gestione lead</w:t>
      </w:r>
      <w:r w:rsidR="003F46A1">
        <w:rPr>
          <w:lang w:val="it-IT"/>
        </w:rPr>
        <w:t>) la lead con tem</w:t>
      </w:r>
      <w:r w:rsidR="00057344">
        <w:rPr>
          <w:lang w:val="it-IT"/>
        </w:rPr>
        <w:t xml:space="preserve">peratura più alta. Nel caso di plurime lead con medesima temperatura, </w:t>
      </w:r>
      <w:r w:rsidR="004D27BA">
        <w:rPr>
          <w:lang w:val="it-IT"/>
        </w:rPr>
        <w:t>la “Lead principale” è quell</w:t>
      </w:r>
      <w:r w:rsidR="00AC130B">
        <w:rPr>
          <w:lang w:val="it-IT"/>
        </w:rPr>
        <w:t xml:space="preserve">a meno </w:t>
      </w:r>
      <w:r w:rsidR="004D27BA">
        <w:rPr>
          <w:lang w:val="it-IT"/>
        </w:rPr>
        <w:t>recente rilevata a sistema</w:t>
      </w:r>
      <w:r w:rsidR="009F4A7C">
        <w:rPr>
          <w:lang w:val="it-IT"/>
        </w:rPr>
        <w:t>.</w:t>
      </w:r>
    </w:p>
    <w:bookmarkEnd w:id="893"/>
    <w:p w14:paraId="45C71D42" w14:textId="77777777" w:rsidR="00FC2220" w:rsidRDefault="00FC2220" w:rsidP="004D3480">
      <w:pPr>
        <w:rPr>
          <w:lang w:val="it-IT"/>
        </w:rPr>
      </w:pPr>
    </w:p>
    <w:p w14:paraId="02DAFDD1" w14:textId="6EDB190D" w:rsidR="00FC2220" w:rsidRPr="00FC2220" w:rsidRDefault="00FC2220" w:rsidP="10CEFF33">
      <w:pPr>
        <w:pStyle w:val="Heading2"/>
        <w:rPr>
          <w:lang w:val="it-IT"/>
        </w:rPr>
      </w:pPr>
      <w:bookmarkStart w:id="989" w:name="_Toc680752939"/>
      <w:r w:rsidRPr="10CEFF33">
        <w:rPr>
          <w:lang w:val="it-IT"/>
        </w:rPr>
        <w:t>Fonti</w:t>
      </w:r>
      <w:r w:rsidR="00771434" w:rsidRPr="10CEFF33">
        <w:rPr>
          <w:lang w:val="it-IT"/>
        </w:rPr>
        <w:t xml:space="preserve"> alimentanti – vista generale</w:t>
      </w:r>
      <w:bookmarkEnd w:id="989"/>
    </w:p>
    <w:p w14:paraId="0000F4B1" w14:textId="77777777" w:rsidR="00771434" w:rsidRDefault="00771434" w:rsidP="00771434">
      <w:pPr>
        <w:rPr>
          <w:lang w:val="it-IT"/>
        </w:rPr>
      </w:pPr>
    </w:p>
    <w:p w14:paraId="1342F6EC" w14:textId="65D38E24" w:rsidR="00FC2220" w:rsidRPr="00771434" w:rsidRDefault="00FC2220" w:rsidP="00771434">
      <w:pPr>
        <w:rPr>
          <w:lang w:val="it-IT"/>
        </w:rPr>
      </w:pPr>
      <w:r w:rsidRPr="00771434">
        <w:rPr>
          <w:lang w:val="it-IT"/>
        </w:rPr>
        <w:t xml:space="preserve">Si prevedono </w:t>
      </w:r>
      <w:r w:rsidR="00FF6736" w:rsidRPr="00771434">
        <w:rPr>
          <w:lang w:val="it-IT"/>
        </w:rPr>
        <w:t xml:space="preserve">ad alto livello </w:t>
      </w:r>
      <w:r w:rsidRPr="00771434">
        <w:rPr>
          <w:lang w:val="it-IT"/>
        </w:rPr>
        <w:t>le seguenti fonti dati</w:t>
      </w:r>
    </w:p>
    <w:p w14:paraId="3EC119FF" w14:textId="5E90BF35" w:rsidR="0035490B" w:rsidRDefault="00390494" w:rsidP="00B5236E">
      <w:pPr>
        <w:pStyle w:val="ListParagraph"/>
        <w:numPr>
          <w:ilvl w:val="1"/>
          <w:numId w:val="51"/>
        </w:numPr>
        <w:ind w:left="714" w:hanging="357"/>
        <w:rPr>
          <w:lang w:val="it-IT"/>
        </w:rPr>
      </w:pPr>
      <w:r>
        <w:rPr>
          <w:lang w:val="it-IT"/>
        </w:rPr>
        <w:t>FrEE: dati della scheda anagrafica</w:t>
      </w:r>
    </w:p>
    <w:p w14:paraId="2A4DC174" w14:textId="67A7DFF4" w:rsidR="00390494" w:rsidRDefault="00390494" w:rsidP="00B5236E">
      <w:pPr>
        <w:pStyle w:val="ListParagraph"/>
        <w:numPr>
          <w:ilvl w:val="1"/>
          <w:numId w:val="51"/>
        </w:numPr>
        <w:ind w:left="714" w:hanging="357"/>
        <w:rPr>
          <w:lang w:val="it-IT"/>
        </w:rPr>
      </w:pPr>
      <w:r>
        <w:rPr>
          <w:lang w:val="it-IT"/>
        </w:rPr>
        <w:t>Adobe/DB contatti: dati di marketing</w:t>
      </w:r>
      <w:r w:rsidR="00AD70C3">
        <w:rPr>
          <w:lang w:val="it-IT"/>
        </w:rPr>
        <w:t xml:space="preserve">, campagne </w:t>
      </w:r>
      <w:r>
        <w:rPr>
          <w:lang w:val="it-IT"/>
        </w:rPr>
        <w:t>e</w:t>
      </w:r>
      <w:r w:rsidR="00AD70C3">
        <w:rPr>
          <w:lang w:val="it-IT"/>
        </w:rPr>
        <w:t>d</w:t>
      </w:r>
      <w:r>
        <w:rPr>
          <w:lang w:val="it-IT"/>
        </w:rPr>
        <w:t xml:space="preserve"> interazione</w:t>
      </w:r>
      <w:r w:rsidR="00AD70C3">
        <w:rPr>
          <w:lang w:val="it-IT"/>
        </w:rPr>
        <w:t xml:space="preserve"> di marketing</w:t>
      </w:r>
      <w:r>
        <w:rPr>
          <w:lang w:val="it-IT"/>
        </w:rPr>
        <w:t xml:space="preserve"> con clienti</w:t>
      </w:r>
    </w:p>
    <w:p w14:paraId="54F546AA" w14:textId="4F0F73B2" w:rsidR="00390494" w:rsidRDefault="00883F68" w:rsidP="00B5236E">
      <w:pPr>
        <w:pStyle w:val="ListParagraph"/>
        <w:numPr>
          <w:ilvl w:val="1"/>
          <w:numId w:val="51"/>
        </w:numPr>
        <w:ind w:left="714" w:hanging="357"/>
        <w:rPr>
          <w:lang w:val="it-IT"/>
        </w:rPr>
      </w:pPr>
      <w:r>
        <w:rPr>
          <w:lang w:val="it-IT"/>
        </w:rPr>
        <w:t xml:space="preserve">Dati di lead mgmt attualmente su Solead (i.e. API NowDesk): informazioni relative ai ticket </w:t>
      </w:r>
      <w:r w:rsidR="00FF6736">
        <w:rPr>
          <w:lang w:val="it-IT"/>
        </w:rPr>
        <w:t>delle lead generate</w:t>
      </w:r>
    </w:p>
    <w:p w14:paraId="1FF1EDD2" w14:textId="1D6D2601" w:rsidR="00FF6736" w:rsidRDefault="00FF6736" w:rsidP="00B5236E">
      <w:pPr>
        <w:pStyle w:val="ListParagraph"/>
        <w:numPr>
          <w:ilvl w:val="1"/>
          <w:numId w:val="51"/>
        </w:numPr>
        <w:ind w:left="714" w:hanging="357"/>
        <w:rPr>
          <w:lang w:val="it-IT"/>
        </w:rPr>
      </w:pPr>
      <w:r>
        <w:rPr>
          <w:lang w:val="it-IT"/>
        </w:rPr>
        <w:t xml:space="preserve">DSS: </w:t>
      </w:r>
      <w:r w:rsidR="00200E81">
        <w:rPr>
          <w:lang w:val="it-IT"/>
        </w:rPr>
        <w:t>c</w:t>
      </w:r>
      <w:r w:rsidR="00F02ED3">
        <w:rPr>
          <w:lang w:val="it-IT"/>
        </w:rPr>
        <w:t xml:space="preserve">atalogo prodotti, </w:t>
      </w:r>
      <w:r>
        <w:rPr>
          <w:lang w:val="it-IT"/>
        </w:rPr>
        <w:t>altri dati</w:t>
      </w:r>
    </w:p>
    <w:p w14:paraId="443E56C4" w14:textId="1657A827" w:rsidR="00FF6736" w:rsidRDefault="00FF6736" w:rsidP="00FF6736">
      <w:pPr>
        <w:rPr>
          <w:lang w:val="it-IT"/>
        </w:rPr>
      </w:pPr>
      <w:r w:rsidRPr="00FF6736">
        <w:rPr>
          <w:lang w:val="it-IT"/>
        </w:rPr>
        <w:t>Per ulteriori dettagli si rimanda al disegno tecnico</w:t>
      </w:r>
      <w:r w:rsidR="00B652F0">
        <w:rPr>
          <w:lang w:val="it-IT"/>
        </w:rPr>
        <w:t>.</w:t>
      </w:r>
    </w:p>
    <w:p w14:paraId="108B2288" w14:textId="0A5703FF" w:rsidR="004F5954" w:rsidRPr="00FF6736" w:rsidRDefault="004F5954" w:rsidP="00FF6736">
      <w:pPr>
        <w:rPr>
          <w:lang w:val="it-IT"/>
        </w:rPr>
      </w:pPr>
      <w:r>
        <w:rPr>
          <w:lang w:val="it-IT"/>
        </w:rPr>
        <w:t xml:space="preserve">Si richiede che </w:t>
      </w:r>
      <w:r w:rsidR="00294E20">
        <w:rPr>
          <w:lang w:val="it-IT"/>
        </w:rPr>
        <w:t>a target la configurazione delle anagrafiche campagne/CJ/lead</w:t>
      </w:r>
      <w:r w:rsidR="009D32C7">
        <w:rPr>
          <w:lang w:val="it-IT"/>
        </w:rPr>
        <w:t xml:space="preserve"> siano previste in Dynamics e configurabili dagli utenti tramite regole di CRM</w:t>
      </w:r>
    </w:p>
    <w:p w14:paraId="6D8EC6C7" w14:textId="77777777" w:rsidR="00390494" w:rsidRPr="00390494" w:rsidRDefault="00390494" w:rsidP="00390494">
      <w:pPr>
        <w:rPr>
          <w:lang w:val="it-IT"/>
        </w:rPr>
      </w:pPr>
    </w:p>
    <w:p w14:paraId="5F47C40C" w14:textId="39067A38" w:rsidR="00324FDF" w:rsidRDefault="00324FDF" w:rsidP="004D3480">
      <w:pPr>
        <w:pStyle w:val="Heading2"/>
        <w:ind w:left="1023"/>
        <w:rPr>
          <w:lang w:val="it-IT"/>
        </w:rPr>
      </w:pPr>
      <w:bookmarkStart w:id="990" w:name="_Toc187699245"/>
      <w:r w:rsidRPr="10CEFF33">
        <w:rPr>
          <w:lang w:val="it-IT"/>
        </w:rPr>
        <w:t>Next best product</w:t>
      </w:r>
      <w:bookmarkEnd w:id="990"/>
    </w:p>
    <w:p w14:paraId="5730F4B7" w14:textId="0C0AFDDE" w:rsidR="002A1BDF" w:rsidRPr="002A1BDF" w:rsidRDefault="00324FDF" w:rsidP="00B5236E">
      <w:pPr>
        <w:pStyle w:val="ListParagraph"/>
        <w:numPr>
          <w:ilvl w:val="0"/>
          <w:numId w:val="18"/>
        </w:numPr>
        <w:ind w:left="714" w:hanging="357"/>
        <w:rPr>
          <w:lang w:val="it-IT"/>
        </w:rPr>
      </w:pPr>
      <w:r w:rsidRPr="001C128A">
        <w:rPr>
          <w:lang w:val="it-IT"/>
        </w:rPr>
        <w:t xml:space="preserve">Si prevede </w:t>
      </w:r>
      <w:r w:rsidR="009A5B04">
        <w:rPr>
          <w:lang w:val="it-IT"/>
        </w:rPr>
        <w:t xml:space="preserve">l’utilizzo del motore di raccomandazione AS-IS, che </w:t>
      </w:r>
      <w:r w:rsidR="00204E7B">
        <w:rPr>
          <w:lang w:val="it-IT"/>
        </w:rPr>
        <w:t>restituisc</w:t>
      </w:r>
      <w:r w:rsidR="009A5B04">
        <w:rPr>
          <w:lang w:val="it-IT"/>
        </w:rPr>
        <w:t>e</w:t>
      </w:r>
      <w:r w:rsidR="003F19EC">
        <w:rPr>
          <w:lang w:val="it-IT"/>
        </w:rPr>
        <w:t xml:space="preserve"> per anagrafica</w:t>
      </w:r>
      <w:r w:rsidR="00204E7B">
        <w:rPr>
          <w:lang w:val="it-IT"/>
        </w:rPr>
        <w:t xml:space="preserve"> </w:t>
      </w:r>
      <w:r w:rsidR="00181D95">
        <w:rPr>
          <w:lang w:val="it-IT"/>
        </w:rPr>
        <w:t>mediamente 8</w:t>
      </w:r>
      <w:r w:rsidR="00204E7B">
        <w:rPr>
          <w:lang w:val="it-IT"/>
        </w:rPr>
        <w:t xml:space="preserve"> </w:t>
      </w:r>
      <w:r w:rsidR="003F19EC">
        <w:rPr>
          <w:lang w:val="it-IT"/>
        </w:rPr>
        <w:t>suggerimenti</w:t>
      </w:r>
      <w:r w:rsidR="002A1BDF">
        <w:rPr>
          <w:lang w:val="it-IT"/>
        </w:rPr>
        <w:t>, con riferimento a</w:t>
      </w:r>
      <w:r w:rsidR="00F823E3">
        <w:rPr>
          <w:lang w:val="it-IT"/>
        </w:rPr>
        <w:t xml:space="preserve"> elementi censiti dalla variabile “Prodotto” del catalogo</w:t>
      </w:r>
    </w:p>
    <w:p w14:paraId="2BE6B927" w14:textId="58C2F25F" w:rsidR="003F19EC" w:rsidRPr="001C128A" w:rsidRDefault="003F19EC" w:rsidP="00B5236E">
      <w:pPr>
        <w:pStyle w:val="ListParagraph"/>
        <w:numPr>
          <w:ilvl w:val="0"/>
          <w:numId w:val="18"/>
        </w:numPr>
        <w:ind w:left="714" w:hanging="357"/>
        <w:rPr>
          <w:lang w:val="it-IT"/>
        </w:rPr>
      </w:pPr>
      <w:r w:rsidRPr="001C128A">
        <w:rPr>
          <w:lang w:val="it-IT"/>
        </w:rPr>
        <w:t xml:space="preserve">Si prevede che </w:t>
      </w:r>
      <w:r>
        <w:rPr>
          <w:lang w:val="it-IT"/>
        </w:rPr>
        <w:t>in pagina CRM non siano visibili</w:t>
      </w:r>
      <w:r w:rsidRPr="001C128A">
        <w:rPr>
          <w:lang w:val="it-IT"/>
        </w:rPr>
        <w:t xml:space="preserve"> </w:t>
      </w:r>
      <w:r w:rsidR="00312A83">
        <w:rPr>
          <w:lang w:val="it-IT"/>
        </w:rPr>
        <w:t xml:space="preserve">proposte </w:t>
      </w:r>
      <w:r>
        <w:rPr>
          <w:lang w:val="it-IT"/>
        </w:rPr>
        <w:t>di p</w:t>
      </w:r>
      <w:r w:rsidRPr="001C128A">
        <w:rPr>
          <w:lang w:val="it-IT"/>
        </w:rPr>
        <w:t>rodotti già attivi nel portafoglio del cliente</w:t>
      </w:r>
      <w:r w:rsidR="00312A83">
        <w:rPr>
          <w:lang w:val="it-IT"/>
        </w:rPr>
        <w:t xml:space="preserve"> (i.e. già posseduti dal cliente)</w:t>
      </w:r>
    </w:p>
    <w:p w14:paraId="025DA87A" w14:textId="5DCB6373" w:rsidR="00F8432B" w:rsidRDefault="00F8432B" w:rsidP="00B5236E">
      <w:pPr>
        <w:pStyle w:val="ListParagraph"/>
        <w:numPr>
          <w:ilvl w:val="0"/>
          <w:numId w:val="18"/>
        </w:numPr>
        <w:ind w:left="714" w:hanging="357"/>
        <w:rPr>
          <w:lang w:val="it-IT"/>
        </w:rPr>
      </w:pPr>
      <w:r w:rsidRPr="001C128A">
        <w:rPr>
          <w:lang w:val="it-IT"/>
        </w:rPr>
        <w:t xml:space="preserve">Si prevede che </w:t>
      </w:r>
      <w:r>
        <w:rPr>
          <w:lang w:val="it-IT"/>
        </w:rPr>
        <w:t>in pagina CRM non siano visibili</w:t>
      </w:r>
      <w:r w:rsidRPr="001C128A">
        <w:rPr>
          <w:lang w:val="it-IT"/>
        </w:rPr>
        <w:t xml:space="preserve"> suggeri</w:t>
      </w:r>
      <w:r>
        <w:rPr>
          <w:lang w:val="it-IT"/>
        </w:rPr>
        <w:t xml:space="preserve">menti di interessia </w:t>
      </w:r>
      <w:r w:rsidRPr="001C128A">
        <w:rPr>
          <w:lang w:val="it-IT"/>
        </w:rPr>
        <w:t xml:space="preserve">già attivi </w:t>
      </w:r>
      <w:r>
        <w:rPr>
          <w:lang w:val="it-IT"/>
        </w:rPr>
        <w:t>(lead del cliente)</w:t>
      </w:r>
    </w:p>
    <w:p w14:paraId="44D21149" w14:textId="7A4B952E" w:rsidR="003850AE" w:rsidRDefault="003850AE" w:rsidP="00B5236E">
      <w:pPr>
        <w:pStyle w:val="ListParagraph"/>
        <w:numPr>
          <w:ilvl w:val="0"/>
          <w:numId w:val="18"/>
        </w:numPr>
        <w:ind w:left="714" w:hanging="357"/>
        <w:rPr>
          <w:lang w:val="it-IT"/>
        </w:rPr>
      </w:pPr>
      <w:r>
        <w:rPr>
          <w:lang w:val="it-IT"/>
        </w:rPr>
        <w:t xml:space="preserve">Si prevede che nella pagina di Scheda lead saranno visibili fino ad un massimo di 3 </w:t>
      </w:r>
      <w:r w:rsidR="006267AE">
        <w:rPr>
          <w:lang w:val="it-IT"/>
        </w:rPr>
        <w:t>N</w:t>
      </w:r>
      <w:r w:rsidR="00333E42">
        <w:rPr>
          <w:lang w:val="it-IT"/>
        </w:rPr>
        <w:t xml:space="preserve">ext </w:t>
      </w:r>
      <w:r w:rsidR="006267AE">
        <w:rPr>
          <w:lang w:val="it-IT"/>
        </w:rPr>
        <w:t>B</w:t>
      </w:r>
      <w:r w:rsidR="00333E42">
        <w:rPr>
          <w:lang w:val="it-IT"/>
        </w:rPr>
        <w:t xml:space="preserve">est </w:t>
      </w:r>
      <w:r w:rsidR="006267AE">
        <w:rPr>
          <w:lang w:val="it-IT"/>
        </w:rPr>
        <w:t>P</w:t>
      </w:r>
      <w:r w:rsidR="00333E42">
        <w:rPr>
          <w:lang w:val="it-IT"/>
        </w:rPr>
        <w:t>roduct</w:t>
      </w:r>
      <w:r w:rsidR="006267AE">
        <w:rPr>
          <w:lang w:val="it-IT"/>
        </w:rPr>
        <w:t xml:space="preserve"> maggiormente consigliati dal motore di raccom</w:t>
      </w:r>
      <w:r w:rsidR="00C2026B">
        <w:rPr>
          <w:lang w:val="it-IT"/>
        </w:rPr>
        <w:t>andazione.</w:t>
      </w:r>
    </w:p>
    <w:p w14:paraId="2AE96357" w14:textId="3230297A" w:rsidR="00324FDF" w:rsidRDefault="00324FDF" w:rsidP="00B5236E">
      <w:pPr>
        <w:pStyle w:val="ListParagraph"/>
        <w:numPr>
          <w:ilvl w:val="0"/>
          <w:numId w:val="18"/>
        </w:numPr>
        <w:ind w:left="714" w:hanging="357"/>
        <w:rPr>
          <w:lang w:val="it-IT"/>
        </w:rPr>
      </w:pPr>
      <w:r>
        <w:rPr>
          <w:lang w:val="it-IT"/>
        </w:rPr>
        <w:t>Qualora, stanti i vincoli di cui sopra, non sia possibile definire nessun Next Best Product si prevede nel widget dedicato</w:t>
      </w:r>
      <w:r w:rsidR="001E10AC">
        <w:rPr>
          <w:lang w:val="it-IT"/>
        </w:rPr>
        <w:t xml:space="preserve"> in scheda lead</w:t>
      </w:r>
      <w:r>
        <w:rPr>
          <w:lang w:val="it-IT"/>
        </w:rPr>
        <w:t xml:space="preserve"> il seguente testo “Nessun prodotto suggerito in questo momento”</w:t>
      </w:r>
    </w:p>
    <w:p w14:paraId="4B1784A8" w14:textId="77777777" w:rsidR="00751BBF" w:rsidRPr="00335F79" w:rsidRDefault="00751BBF" w:rsidP="00EC04D8">
      <w:pPr>
        <w:pStyle w:val="ListParagraph"/>
        <w:numPr>
          <w:ilvl w:val="0"/>
          <w:numId w:val="18"/>
        </w:numPr>
        <w:rPr>
          <w:rFonts w:ascii="Aptos" w:hAnsi="Aptos"/>
          <w:sz w:val="22"/>
          <w:lang w:val="it-IT"/>
        </w:rPr>
      </w:pPr>
      <w:r>
        <w:rPr>
          <w:lang w:val="it-IT"/>
        </w:rPr>
        <w:t>Focus tecnico:</w:t>
      </w:r>
    </w:p>
    <w:p w14:paraId="578BDCD7" w14:textId="73D19A40" w:rsidR="00EC04D8" w:rsidRPr="00EC04D8" w:rsidRDefault="00EC04D8" w:rsidP="00335F79">
      <w:pPr>
        <w:pStyle w:val="ListParagraph"/>
        <w:numPr>
          <w:ilvl w:val="0"/>
          <w:numId w:val="18"/>
        </w:numPr>
        <w:ind w:left="1080"/>
        <w:rPr>
          <w:rFonts w:ascii="Aptos" w:hAnsi="Aptos"/>
          <w:sz w:val="22"/>
          <w:lang w:val="it-IT"/>
        </w:rPr>
      </w:pPr>
      <w:r w:rsidRPr="00EC04D8">
        <w:rPr>
          <w:lang w:val="it-IT"/>
        </w:rPr>
        <w:t>L’output del modello viene rappresentato come segue all’interno della tabella DSSDWH.TPD_POS_NEXT_BEST_PRODUCT_M:</w:t>
      </w:r>
    </w:p>
    <w:p w14:paraId="2BA41B18" w14:textId="77777777" w:rsidR="00EC04D8" w:rsidRPr="00EC04D8" w:rsidRDefault="00EC04D8" w:rsidP="00335F79">
      <w:pPr>
        <w:pStyle w:val="ListParagraph"/>
        <w:ind w:left="1080"/>
        <w:rPr>
          <w:lang w:val="it-IT"/>
        </w:rPr>
      </w:pPr>
    </w:p>
    <w:p w14:paraId="51B02C47" w14:textId="7A41A828" w:rsidR="00EC04D8" w:rsidRPr="00EC04D8" w:rsidRDefault="00EC04D8" w:rsidP="00335F79">
      <w:pPr>
        <w:pStyle w:val="ListParagraph"/>
        <w:ind w:left="1080"/>
        <w:rPr>
          <w:lang w:val="it-IT"/>
        </w:rPr>
      </w:pPr>
      <w:r>
        <w:rPr>
          <w:noProof/>
          <w:lang w:val="it-IT"/>
        </w:rPr>
        <w:lastRenderedPageBreak/>
        <w:drawing>
          <wp:inline distT="0" distB="0" distL="0" distR="0" wp14:anchorId="40FF1AFF" wp14:editId="360BB593">
            <wp:extent cx="6120130" cy="495300"/>
            <wp:effectExtent l="0" t="0" r="0" b="0"/>
            <wp:docPr id="1072886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6120130" cy="495300"/>
                    </a:xfrm>
                    <a:prstGeom prst="rect">
                      <a:avLst/>
                    </a:prstGeom>
                    <a:noFill/>
                    <a:ln>
                      <a:noFill/>
                    </a:ln>
                  </pic:spPr>
                </pic:pic>
              </a:graphicData>
            </a:graphic>
          </wp:inline>
        </w:drawing>
      </w:r>
    </w:p>
    <w:p w14:paraId="6E9F8159" w14:textId="77777777" w:rsidR="00EC04D8" w:rsidRPr="00EC04D8" w:rsidRDefault="00EC04D8" w:rsidP="00335F79">
      <w:pPr>
        <w:pStyle w:val="ListParagraph"/>
        <w:ind w:left="1080"/>
        <w:rPr>
          <w:lang w:val="it-IT"/>
        </w:rPr>
      </w:pPr>
    </w:p>
    <w:p w14:paraId="78322033" w14:textId="77777777" w:rsidR="00EC04D8" w:rsidRPr="00EC04D8" w:rsidRDefault="00EC04D8" w:rsidP="00335F79">
      <w:pPr>
        <w:pStyle w:val="ListParagraph"/>
        <w:numPr>
          <w:ilvl w:val="0"/>
          <w:numId w:val="18"/>
        </w:numPr>
        <w:ind w:left="1080"/>
        <w:rPr>
          <w:lang w:val="it-IT"/>
        </w:rPr>
      </w:pPr>
      <w:r w:rsidRPr="00EC04D8">
        <w:rPr>
          <w:lang w:val="it-IT"/>
        </w:rPr>
        <w:t>La chiave univoca è DATA_RIF e COD_NDG e le altre colonne rappresentano rispettivamente il primo, secondo, terzo e fino all’ottavo prodotto consigliato dal modello NBO.</w:t>
      </w:r>
    </w:p>
    <w:p w14:paraId="360A41E2" w14:textId="77777777" w:rsidR="00EC04D8" w:rsidRPr="00EC04D8" w:rsidRDefault="00EC04D8" w:rsidP="00335F79">
      <w:pPr>
        <w:pStyle w:val="ListParagraph"/>
        <w:numPr>
          <w:ilvl w:val="0"/>
          <w:numId w:val="18"/>
        </w:numPr>
        <w:ind w:left="1080"/>
        <w:rPr>
          <w:lang w:val="it-IT"/>
        </w:rPr>
      </w:pPr>
      <w:r w:rsidRPr="00EC04D8">
        <w:rPr>
          <w:lang w:val="it-IT"/>
        </w:rPr>
        <w:t>Le decodifiche dei codici modello sono le seguenti:</w:t>
      </w:r>
    </w:p>
    <w:p w14:paraId="428E5098" w14:textId="77777777" w:rsidR="00EC04D8" w:rsidRPr="00EC04D8" w:rsidRDefault="00EC04D8" w:rsidP="00335F79">
      <w:pPr>
        <w:pStyle w:val="ListParagraph"/>
        <w:ind w:left="1080"/>
        <w:rPr>
          <w:lang w:val="it-IT"/>
        </w:rPr>
      </w:pPr>
    </w:p>
    <w:p w14:paraId="68B6BAB9" w14:textId="28CD46BE" w:rsidR="00EC04D8" w:rsidRPr="00EC04D8" w:rsidRDefault="00EC04D8" w:rsidP="00335F79">
      <w:pPr>
        <w:pStyle w:val="ListParagraph"/>
        <w:ind w:left="1080"/>
        <w:rPr>
          <w:lang w:val="it-IT"/>
        </w:rPr>
      </w:pPr>
      <w:r>
        <w:rPr>
          <w:noProof/>
          <w:lang w:val="it-IT"/>
        </w:rPr>
        <w:drawing>
          <wp:inline distT="0" distB="0" distL="0" distR="0" wp14:anchorId="15BB8FE4" wp14:editId="21E30466">
            <wp:extent cx="4142740" cy="3061335"/>
            <wp:effectExtent l="0" t="0" r="10160" b="5715"/>
            <wp:docPr id="139930542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05421" name="Picture 1" descr="A black background with a black square&#10;&#10;AI-generated content may be incorrect."/>
                    <pic:cNvPicPr>
                      <a:picLocks noChangeAspect="1" noChangeArrowheads="1"/>
                    </pic:cNvPicPr>
                  </pic:nvPicPr>
                  <pic:blipFill>
                    <a:blip r:embed="rId17" r:link="rId18" cstate="print">
                      <a:extLst>
                        <a:ext uri="{28A0092B-C50C-407E-A947-70E740481C1C}">
                          <a14:useLocalDpi xmlns:a14="http://schemas.microsoft.com/office/drawing/2010/main" val="0"/>
                        </a:ext>
                      </a:extLst>
                    </a:blip>
                    <a:srcRect/>
                    <a:stretch>
                      <a:fillRect/>
                    </a:stretch>
                  </pic:blipFill>
                  <pic:spPr bwMode="auto">
                    <a:xfrm>
                      <a:off x="0" y="0"/>
                      <a:ext cx="4142740" cy="3061335"/>
                    </a:xfrm>
                    <a:prstGeom prst="rect">
                      <a:avLst/>
                    </a:prstGeom>
                    <a:noFill/>
                    <a:ln>
                      <a:noFill/>
                    </a:ln>
                  </pic:spPr>
                </pic:pic>
              </a:graphicData>
            </a:graphic>
          </wp:inline>
        </w:drawing>
      </w:r>
    </w:p>
    <w:p w14:paraId="45262D70" w14:textId="77777777" w:rsidR="00EC04D8" w:rsidRPr="00EC04D8" w:rsidRDefault="00EC04D8" w:rsidP="00335F79">
      <w:pPr>
        <w:pStyle w:val="ListParagraph"/>
        <w:ind w:left="1080"/>
        <w:rPr>
          <w:lang w:val="it-IT"/>
        </w:rPr>
      </w:pPr>
    </w:p>
    <w:p w14:paraId="64AA008B" w14:textId="77777777" w:rsidR="00EC04D8" w:rsidRPr="00EC04D8" w:rsidRDefault="00EC04D8" w:rsidP="00335F79">
      <w:pPr>
        <w:pStyle w:val="ListParagraph"/>
        <w:numPr>
          <w:ilvl w:val="0"/>
          <w:numId w:val="18"/>
        </w:numPr>
        <w:ind w:left="1080"/>
        <w:rPr>
          <w:lang w:val="it-IT"/>
        </w:rPr>
      </w:pPr>
      <w:r w:rsidRPr="00EC04D8">
        <w:rPr>
          <w:lang w:val="it-IT"/>
        </w:rPr>
        <w:t>Un Cliente inserito in tabella ha sempre valorizzato almeno la colonna OFFERTA_PROD_1, ovvero il primo prodotto consigliato. Per gli altri prodotti, il Cliente ne può avere fino ad 8, ma può anche non averne se li possiede già tutti oppure non possiede i requisiti per averne almeno un altro.</w:t>
      </w:r>
    </w:p>
    <w:p w14:paraId="3C8820F6" w14:textId="77777777" w:rsidR="00EC04D8" w:rsidRPr="00EC04D8" w:rsidRDefault="00EC04D8" w:rsidP="00335F79">
      <w:pPr>
        <w:rPr>
          <w:lang w:val="it-IT"/>
        </w:rPr>
      </w:pPr>
    </w:p>
    <w:p w14:paraId="5CD14DB7" w14:textId="77777777" w:rsidR="00324FDF" w:rsidRDefault="00324FDF" w:rsidP="004D3480">
      <w:pPr>
        <w:pStyle w:val="BodyText"/>
        <w:spacing w:before="60" w:after="60"/>
        <w:rPr>
          <w:lang w:val="it-IT"/>
        </w:rPr>
      </w:pPr>
    </w:p>
    <w:p w14:paraId="3E334542" w14:textId="5AB2C0B1" w:rsidR="00D10FBC" w:rsidRPr="00354185" w:rsidRDefault="00D10FBC" w:rsidP="10CEFF33">
      <w:pPr>
        <w:pStyle w:val="Heading1"/>
        <w:spacing w:before="0"/>
        <w:ind w:left="312"/>
        <w:rPr>
          <w:rFonts w:cstheme="minorHAnsi"/>
          <w:color w:val="000000" w:themeColor="text1"/>
          <w:lang w:val="it-IT"/>
        </w:rPr>
      </w:pPr>
      <w:bookmarkStart w:id="991" w:name="_Toc1949586270"/>
      <w:r w:rsidRPr="00354185">
        <w:rPr>
          <w:rFonts w:cstheme="minorHAnsi"/>
          <w:color w:val="000000" w:themeColor="text1"/>
          <w:lang w:val="it-IT"/>
        </w:rPr>
        <w:t>Retail</w:t>
      </w:r>
      <w:bookmarkEnd w:id="991"/>
    </w:p>
    <w:p w14:paraId="2FE86534" w14:textId="77777777" w:rsidR="00EF6B08" w:rsidRDefault="00EF6B08" w:rsidP="004D3480">
      <w:pPr>
        <w:pStyle w:val="Heading2"/>
        <w:ind w:left="1023"/>
        <w:rPr>
          <w:lang w:val="it-IT"/>
        </w:rPr>
      </w:pPr>
      <w:bookmarkStart w:id="992" w:name="_Ref211867067"/>
      <w:bookmarkStart w:id="993" w:name="_Toc1488262860"/>
      <w:r w:rsidRPr="10CEFF33">
        <w:rPr>
          <w:lang w:val="it-IT"/>
        </w:rPr>
        <w:t>Elementi comuni</w:t>
      </w:r>
      <w:bookmarkEnd w:id="992"/>
      <w:bookmarkEnd w:id="993"/>
    </w:p>
    <w:p w14:paraId="1ABCECB1" w14:textId="6C19EFA2" w:rsidR="00ED7DB3" w:rsidRPr="00C45249" w:rsidRDefault="00C45249" w:rsidP="004D3480">
      <w:pPr>
        <w:pStyle w:val="Heading3"/>
        <w:ind w:left="600"/>
        <w:rPr>
          <w:lang w:val="it-IT"/>
        </w:rPr>
      </w:pPr>
      <w:bookmarkStart w:id="994" w:name="_Toc1219441777"/>
      <w:r w:rsidRPr="10CEFF33">
        <w:rPr>
          <w:lang w:val="it-IT"/>
        </w:rPr>
        <w:t xml:space="preserve">Elementi </w:t>
      </w:r>
      <w:r w:rsidR="00ED2148" w:rsidRPr="10CEFF33">
        <w:rPr>
          <w:lang w:val="it-IT"/>
        </w:rPr>
        <w:t xml:space="preserve">comuni </w:t>
      </w:r>
      <w:r w:rsidRPr="10CEFF33">
        <w:rPr>
          <w:lang w:val="it-IT"/>
        </w:rPr>
        <w:t>FrEE con</w:t>
      </w:r>
      <w:r w:rsidR="00ED2148" w:rsidRPr="10CEFF33">
        <w:rPr>
          <w:lang w:val="it-IT"/>
        </w:rPr>
        <w:t xml:space="preserve"> impatti previsti</w:t>
      </w:r>
      <w:bookmarkEnd w:id="994"/>
    </w:p>
    <w:p w14:paraId="68CB0248" w14:textId="77777777" w:rsidR="00946106" w:rsidRDefault="00946106" w:rsidP="004D3480">
      <w:pPr>
        <w:rPr>
          <w:lang w:val="it-IT"/>
        </w:rPr>
      </w:pPr>
    </w:p>
    <w:p w14:paraId="0E031156" w14:textId="24A1A887" w:rsidR="00FB234E" w:rsidRDefault="00FB234E" w:rsidP="004D3480">
      <w:pPr>
        <w:rPr>
          <w:lang w:val="it-IT"/>
        </w:rPr>
      </w:pPr>
      <w:r>
        <w:rPr>
          <w:lang w:val="it-IT"/>
        </w:rPr>
        <w:t>Nel presente capitolo sono indicati</w:t>
      </w:r>
      <w:r w:rsidR="00FC3B7F">
        <w:rPr>
          <w:lang w:val="it-IT"/>
        </w:rPr>
        <w:t xml:space="preserve"> i riferimenti funzionali validi per gli elementi comuni. Si specifica che per i seguenti elementi:</w:t>
      </w:r>
    </w:p>
    <w:p w14:paraId="50BF1D8A" w14:textId="547C7B08" w:rsidR="00FC3B7F" w:rsidRDefault="00FC3B7F" w:rsidP="00B5236E">
      <w:pPr>
        <w:pStyle w:val="ListParagraph"/>
        <w:numPr>
          <w:ilvl w:val="0"/>
          <w:numId w:val="29"/>
        </w:numPr>
        <w:ind w:left="714" w:hanging="357"/>
        <w:rPr>
          <w:lang w:val="it-IT"/>
        </w:rPr>
      </w:pPr>
      <w:r>
        <w:rPr>
          <w:lang w:val="it-IT"/>
        </w:rPr>
        <w:t>Header</w:t>
      </w:r>
    </w:p>
    <w:p w14:paraId="054FAECE" w14:textId="354F6E4E" w:rsidR="00FC3B7F" w:rsidRDefault="00FC3B7F" w:rsidP="00B5236E">
      <w:pPr>
        <w:pStyle w:val="ListParagraph"/>
        <w:numPr>
          <w:ilvl w:val="0"/>
          <w:numId w:val="29"/>
        </w:numPr>
        <w:ind w:left="714" w:hanging="357"/>
        <w:rPr>
          <w:lang w:val="it-IT"/>
        </w:rPr>
      </w:pPr>
      <w:r>
        <w:rPr>
          <w:lang w:val="it-IT"/>
        </w:rPr>
        <w:t>Menu laterale</w:t>
      </w:r>
    </w:p>
    <w:p w14:paraId="3C342442" w14:textId="4CC7F06E" w:rsidR="000C1E77" w:rsidRDefault="000C1E77" w:rsidP="00B5236E">
      <w:pPr>
        <w:pStyle w:val="ListParagraph"/>
        <w:numPr>
          <w:ilvl w:val="0"/>
          <w:numId w:val="29"/>
        </w:numPr>
        <w:ind w:left="714" w:hanging="357"/>
        <w:rPr>
          <w:lang w:val="it-IT"/>
        </w:rPr>
      </w:pPr>
      <w:r>
        <w:rPr>
          <w:lang w:val="it-IT"/>
        </w:rPr>
        <w:t>Spalla dx</w:t>
      </w:r>
    </w:p>
    <w:p w14:paraId="075954E2" w14:textId="6A9A3A05" w:rsidR="005F45BB" w:rsidDel="00E5485D" w:rsidRDefault="005F45BB" w:rsidP="004D3480">
      <w:pPr>
        <w:rPr>
          <w:del w:id="995" w:author="Castelli, Alessandro" w:date="2025-11-29T12:53:00Z" w16du:dateUtc="2025-11-29T11:53:00Z"/>
          <w:lang w:val="it-IT"/>
        </w:rPr>
      </w:pPr>
      <w:r>
        <w:rPr>
          <w:lang w:val="it-IT"/>
        </w:rPr>
        <w:lastRenderedPageBreak/>
        <w:t xml:space="preserve">Si </w:t>
      </w:r>
      <w:del w:id="996" w:author="Castelli, Alessandro" w:date="2025-11-29T12:52:00Z" w16du:dateUtc="2025-11-29T11:52:00Z">
        <w:r w:rsidDel="00E5485D">
          <w:rPr>
            <w:lang w:val="it-IT"/>
          </w:rPr>
          <w:delText>prevede un intervento evolutivo sulle componenti già presenti in FrEE</w:delText>
        </w:r>
        <w:r w:rsidR="00946106" w:rsidDel="00E5485D">
          <w:rPr>
            <w:lang w:val="it-IT"/>
          </w:rPr>
          <w:delText>. Nei seguenti paragrafi sono indicate le specifi</w:delText>
        </w:r>
        <w:r w:rsidR="00922DFA" w:rsidDel="00E5485D">
          <w:rPr>
            <w:lang w:val="it-IT"/>
          </w:rPr>
          <w:delText>che richieste</w:delText>
        </w:r>
      </w:del>
      <w:ins w:id="997" w:author="Castelli, Alessandro" w:date="2025-11-29T12:52:00Z" w16du:dateUtc="2025-11-29T11:52:00Z">
        <w:r w:rsidR="00E5485D">
          <w:rPr>
            <w:lang w:val="it-IT"/>
          </w:rPr>
          <w:t>rimanda al documento “Modifiche elementi comuni FrEE” per un dettaglio funzionale su t</w:t>
        </w:r>
      </w:ins>
      <w:ins w:id="998" w:author="Castelli, Alessandro" w:date="2025-11-29T12:53:00Z" w16du:dateUtc="2025-11-29T11:53:00Z">
        <w:r w:rsidR="00E5485D">
          <w:rPr>
            <w:lang w:val="it-IT"/>
          </w:rPr>
          <w:t>ali elementi</w:t>
        </w:r>
      </w:ins>
    </w:p>
    <w:p w14:paraId="4E27CD5A" w14:textId="5EBC0BE3" w:rsidR="00480221" w:rsidRPr="005F45BB" w:rsidDel="00E5485D" w:rsidRDefault="00480221" w:rsidP="004D3480">
      <w:pPr>
        <w:rPr>
          <w:del w:id="999" w:author="Castelli, Alessandro" w:date="2025-11-29T12:53:00Z" w16du:dateUtc="2025-11-29T11:53:00Z"/>
          <w:lang w:val="it-IT"/>
        </w:rPr>
      </w:pPr>
    </w:p>
    <w:p w14:paraId="3A275BA8" w14:textId="77777777" w:rsidR="00FC717D" w:rsidRPr="005F45BB" w:rsidRDefault="00FC717D" w:rsidP="004D3480">
      <w:pPr>
        <w:rPr>
          <w:lang w:val="it-IT"/>
        </w:rPr>
      </w:pPr>
    </w:p>
    <w:p w14:paraId="017F3E0E" w14:textId="2AA6E674" w:rsidR="00EF6B08" w:rsidRPr="00E5485D" w:rsidDel="00E5485D" w:rsidRDefault="00EF6B08" w:rsidP="004D3480">
      <w:pPr>
        <w:pStyle w:val="Heading3"/>
        <w:ind w:left="600"/>
        <w:rPr>
          <w:del w:id="1000" w:author="Castelli, Alessandro" w:date="2025-11-29T12:52:00Z" w16du:dateUtc="2025-11-29T11:52:00Z"/>
          <w:lang w:val="it-IT"/>
          <w:rPrChange w:id="1001" w:author="Castelli, Alessandro" w:date="2025-11-29T12:52:00Z" w16du:dateUtc="2025-11-29T11:52:00Z">
            <w:rPr>
              <w:del w:id="1002" w:author="Castelli, Alessandro" w:date="2025-11-29T12:52:00Z" w16du:dateUtc="2025-11-29T11:52:00Z"/>
            </w:rPr>
          </w:rPrChange>
        </w:rPr>
      </w:pPr>
      <w:del w:id="1003" w:author="Castelli, Alessandro" w:date="2025-11-29T12:52:00Z" w16du:dateUtc="2025-11-29T11:52:00Z">
        <w:r w:rsidRPr="10CEFF33" w:rsidDel="00EF6B08">
          <w:rPr>
            <w:lang w:val="it-IT"/>
            <w:rPrChange w:id="1004" w:author="Castelli, Alessandro" w:date="2025-11-29T12:52:00Z" w16du:dateUtc="2025-11-29T11:52:00Z">
              <w:rPr/>
            </w:rPrChange>
          </w:rPr>
          <w:delText>Header</w:delText>
        </w:r>
      </w:del>
    </w:p>
    <w:p w14:paraId="04E056C8" w14:textId="5FE3B0F4" w:rsidR="00BE6D10" w:rsidDel="00E5485D" w:rsidRDefault="00BE6D10" w:rsidP="004D3480">
      <w:pPr>
        <w:rPr>
          <w:del w:id="1005" w:author="Castelli, Alessandro" w:date="2025-11-29T12:52:00Z" w16du:dateUtc="2025-11-29T11:52:00Z"/>
          <w:lang w:val="it-IT"/>
        </w:rPr>
      </w:pPr>
    </w:p>
    <w:p w14:paraId="2EDF5855" w14:textId="6182B09F" w:rsidR="00321C44" w:rsidRPr="00BE6D10" w:rsidDel="00E5485D" w:rsidRDefault="00BE6D10" w:rsidP="004D3480">
      <w:pPr>
        <w:rPr>
          <w:del w:id="1006" w:author="Castelli, Alessandro" w:date="2025-11-29T12:52:00Z" w16du:dateUtc="2025-11-29T11:52:00Z"/>
          <w:lang w:val="it-IT"/>
        </w:rPr>
      </w:pPr>
      <w:del w:id="1007" w:author="Castelli, Alessandro" w:date="2025-11-29T12:52:00Z" w16du:dateUtc="2025-11-29T11:52:00Z">
        <w:r w:rsidDel="00E5485D">
          <w:rPr>
            <w:lang w:val="it-IT"/>
          </w:rPr>
          <w:delText>I</w:delText>
        </w:r>
        <w:r w:rsidR="009D1921" w:rsidRPr="00BE6D10" w:rsidDel="00E5485D">
          <w:rPr>
            <w:lang w:val="it-IT"/>
          </w:rPr>
          <w:delText xml:space="preserve">l nuovo applicativo di CRM sarà </w:delText>
        </w:r>
        <w:r w:rsidR="00B4512C" w:rsidRPr="00BE6D10" w:rsidDel="00E5485D">
          <w:rPr>
            <w:lang w:val="it-IT"/>
          </w:rPr>
          <w:delText>integrato con FrEE. Si prevede di conseguenza</w:delText>
        </w:r>
        <w:r w:rsidR="00292C17" w:rsidRPr="00BE6D10" w:rsidDel="00E5485D">
          <w:rPr>
            <w:lang w:val="it-IT"/>
          </w:rPr>
          <w:delText xml:space="preserve"> che l’utente visualizzi la </w:delText>
        </w:r>
        <w:r w:rsidR="00B4512C" w:rsidRPr="00BE6D10" w:rsidDel="00E5485D">
          <w:rPr>
            <w:lang w:val="it-IT"/>
          </w:rPr>
          <w:delText>medesima barra di ricerca già incorporata in FrEE</w:delText>
        </w:r>
      </w:del>
    </w:p>
    <w:p w14:paraId="5A0EA0F0" w14:textId="1DA227C7" w:rsidR="00B4512C" w:rsidRPr="00BE6D10" w:rsidDel="00E5485D" w:rsidRDefault="00B4512C" w:rsidP="004D3480">
      <w:pPr>
        <w:rPr>
          <w:del w:id="1008" w:author="Castelli, Alessandro" w:date="2025-11-29T12:52:00Z" w16du:dateUtc="2025-11-29T11:52:00Z"/>
          <w:lang w:val="it-IT"/>
        </w:rPr>
      </w:pPr>
      <w:del w:id="1009" w:author="Castelli, Alessandro" w:date="2025-11-29T12:52:00Z" w16du:dateUtc="2025-11-29T11:52:00Z">
        <w:r w:rsidRPr="00BE6D10" w:rsidDel="00E5485D">
          <w:rPr>
            <w:lang w:val="it-IT"/>
          </w:rPr>
          <w:delText xml:space="preserve">La barra di ricerca </w:delText>
        </w:r>
        <w:r w:rsidR="000409E6" w:rsidRPr="00BE6D10" w:rsidDel="00E5485D">
          <w:rPr>
            <w:lang w:val="it-IT"/>
          </w:rPr>
          <w:delText>(</w:delText>
        </w:r>
        <w:r w:rsidRPr="00BE6D10" w:rsidDel="00E5485D">
          <w:rPr>
            <w:lang w:val="it-IT"/>
          </w:rPr>
          <w:delText>e tutti gli elementi in header</w:delText>
        </w:r>
        <w:r w:rsidR="000409E6" w:rsidRPr="00BE6D10" w:rsidDel="00E5485D">
          <w:rPr>
            <w:lang w:val="it-IT"/>
          </w:rPr>
          <w:delText>)</w:delText>
        </w:r>
        <w:r w:rsidR="00DC1AE7" w:rsidRPr="00BE6D10" w:rsidDel="00E5485D">
          <w:rPr>
            <w:lang w:val="it-IT"/>
          </w:rPr>
          <w:delText xml:space="preserve"> </w:delText>
        </w:r>
        <w:r w:rsidR="003712D5" w:rsidRPr="00BE6D10" w:rsidDel="00E5485D">
          <w:rPr>
            <w:lang w:val="it-IT"/>
          </w:rPr>
          <w:delText>sar</w:delText>
        </w:r>
        <w:r w:rsidR="00744CA6" w:rsidRPr="00BE6D10" w:rsidDel="00E5485D">
          <w:rPr>
            <w:lang w:val="it-IT"/>
          </w:rPr>
          <w:delText>à</w:delText>
        </w:r>
        <w:r w:rsidR="003712D5" w:rsidRPr="00BE6D10" w:rsidDel="00E5485D">
          <w:rPr>
            <w:lang w:val="it-IT"/>
          </w:rPr>
          <w:delText xml:space="preserve"> visualizzabile </w:delText>
        </w:r>
        <w:r w:rsidR="000409E6" w:rsidRPr="00BE6D10" w:rsidDel="00E5485D">
          <w:rPr>
            <w:lang w:val="it-IT"/>
          </w:rPr>
          <w:delText xml:space="preserve">all’accesso in FrEE e visibili in </w:delText>
        </w:r>
        <w:r w:rsidR="003712D5" w:rsidRPr="00BE6D10" w:rsidDel="00E5485D">
          <w:rPr>
            <w:lang w:val="it-IT"/>
          </w:rPr>
          <w:delText xml:space="preserve">tutte le pagina di </w:delText>
        </w:r>
        <w:r w:rsidR="000409E6" w:rsidRPr="00BE6D10" w:rsidDel="00E5485D">
          <w:rPr>
            <w:lang w:val="it-IT"/>
          </w:rPr>
          <w:delText>navigazione</w:delText>
        </w:r>
      </w:del>
    </w:p>
    <w:p w14:paraId="33C9AD79" w14:textId="386858FB" w:rsidR="004F219D" w:rsidDel="00E5485D" w:rsidRDefault="00467B2B" w:rsidP="00A04FE4">
      <w:pPr>
        <w:rPr>
          <w:del w:id="1010" w:author="Castelli, Alessandro" w:date="2025-11-29T12:52:00Z" w16du:dateUtc="2025-11-29T11:52:00Z"/>
          <w:lang w:val="it-IT"/>
        </w:rPr>
      </w:pPr>
      <w:del w:id="1011" w:author="Castelli, Alessandro" w:date="2025-11-29T12:52:00Z" w16du:dateUtc="2025-11-29T11:52:00Z">
        <w:r w:rsidDel="00E5485D">
          <w:rPr>
            <w:lang w:val="it-IT"/>
          </w:rPr>
          <w:delText>In aggiunta alle capabilities già esistenti ed implementate in FrEE, t</w:delText>
        </w:r>
        <w:r w:rsidR="008411D8" w:rsidDel="00E5485D">
          <w:rPr>
            <w:lang w:val="it-IT"/>
          </w:rPr>
          <w:delText>ramite l</w:delText>
        </w:r>
        <w:r w:rsidR="002D1A49" w:rsidDel="00E5485D">
          <w:rPr>
            <w:lang w:val="it-IT"/>
          </w:rPr>
          <w:delText>a barra di ricerca</w:delText>
        </w:r>
        <w:r w:rsidR="008411D8" w:rsidDel="00E5485D">
          <w:rPr>
            <w:lang w:val="it-IT"/>
          </w:rPr>
          <w:delText xml:space="preserve"> FrEE</w:delText>
        </w:r>
        <w:r w:rsidR="002D1A49" w:rsidDel="00E5485D">
          <w:rPr>
            <w:lang w:val="it-IT"/>
          </w:rPr>
          <w:delText xml:space="preserve"> deve </w:delText>
        </w:r>
        <w:r w:rsidR="008411D8" w:rsidDel="00E5485D">
          <w:rPr>
            <w:lang w:val="it-IT"/>
          </w:rPr>
          <w:delText>essere possibile effettuare</w:delText>
        </w:r>
        <w:r w:rsidDel="00E5485D">
          <w:rPr>
            <w:lang w:val="it-IT"/>
          </w:rPr>
          <w:delText xml:space="preserve"> in aggiunta anche</w:delText>
        </w:r>
        <w:r w:rsidR="008411D8" w:rsidDel="00E5485D">
          <w:rPr>
            <w:lang w:val="it-IT"/>
          </w:rPr>
          <w:delText xml:space="preserve"> </w:delText>
        </w:r>
        <w:r w:rsidR="00C1464A" w:rsidDel="00E5485D">
          <w:rPr>
            <w:lang w:val="it-IT"/>
          </w:rPr>
          <w:delText xml:space="preserve">la </w:delText>
        </w:r>
        <w:r w:rsidR="008411D8" w:rsidDel="00E5485D">
          <w:rPr>
            <w:lang w:val="it-IT"/>
          </w:rPr>
          <w:delText>ricerca</w:delText>
        </w:r>
        <w:r w:rsidR="00A04FE4" w:rsidDel="00E5485D">
          <w:rPr>
            <w:lang w:val="it-IT"/>
          </w:rPr>
          <w:delText xml:space="preserve"> per numero di telefono ed indirizzo mail dell’anagrafe</w:delText>
        </w:r>
      </w:del>
    </w:p>
    <w:p w14:paraId="32FA1D1A" w14:textId="57EBA8A2" w:rsidR="00723253" w:rsidDel="00E5485D" w:rsidRDefault="00975B8A" w:rsidP="004D3480">
      <w:pPr>
        <w:rPr>
          <w:del w:id="1012" w:author="Castelli, Alessandro" w:date="2025-11-29T12:52:00Z" w16du:dateUtc="2025-11-29T11:52:00Z"/>
          <w:lang w:val="it-IT"/>
        </w:rPr>
      </w:pPr>
      <w:del w:id="1013" w:author="Castelli, Alessandro" w:date="2025-11-29T12:52:00Z" w16du:dateUtc="2025-11-29T11:52:00Z">
        <w:r w:rsidDel="00E5485D">
          <w:rPr>
            <w:lang w:val="it-IT"/>
          </w:rPr>
          <w:delText xml:space="preserve">Si prevede che le logiche di </w:delText>
        </w:r>
        <w:r w:rsidR="00A3766B" w:rsidDel="00E5485D">
          <w:rPr>
            <w:lang w:val="it-IT"/>
          </w:rPr>
          <w:delText xml:space="preserve">autocompletamento e </w:delText>
        </w:r>
        <w:r w:rsidR="009E6326" w:rsidDel="00E5485D">
          <w:rPr>
            <w:lang w:val="it-IT"/>
          </w:rPr>
          <w:delText>visualizzazione risultati rimangano le medesime da As-Is FrEE</w:delText>
        </w:r>
      </w:del>
    </w:p>
    <w:p w14:paraId="6BEEAEEE" w14:textId="56D66AC1" w:rsidR="00360485" w:rsidDel="00E5485D" w:rsidRDefault="00360485" w:rsidP="004D3480">
      <w:pPr>
        <w:rPr>
          <w:del w:id="1014" w:author="Castelli, Alessandro" w:date="2025-11-29T12:52:00Z" w16du:dateUtc="2025-11-29T11:52:00Z"/>
          <w:lang w:val="it-IT"/>
        </w:rPr>
      </w:pPr>
      <w:del w:id="1015" w:author="Castelli, Alessandro" w:date="2025-11-29T12:52:00Z" w16du:dateUtc="2025-11-29T11:52:00Z">
        <w:r w:rsidDel="00E5485D">
          <w:rPr>
            <w:lang w:val="it-IT"/>
          </w:rPr>
          <w:delText>Si prevede che al click su</w:delText>
        </w:r>
        <w:r w:rsidR="006D13AC" w:rsidDel="00E5485D">
          <w:rPr>
            <w:lang w:val="it-IT"/>
          </w:rPr>
          <w:delText xml:space="preserve"> Numero di telefono</w:delText>
        </w:r>
        <w:r w:rsidR="00646F8E" w:rsidDel="00E5485D">
          <w:rPr>
            <w:lang w:val="it-IT"/>
          </w:rPr>
          <w:delText xml:space="preserve"> </w:delText>
        </w:r>
        <w:r w:rsidR="00AE4E55" w:rsidDel="00E5485D">
          <w:rPr>
            <w:lang w:val="it-IT"/>
          </w:rPr>
          <w:delText xml:space="preserve">(Campo 1) </w:delText>
        </w:r>
        <w:r w:rsidR="00646F8E" w:rsidDel="00E5485D">
          <w:rPr>
            <w:lang w:val="it-IT"/>
          </w:rPr>
          <w:delText xml:space="preserve">e indirizzo mail </w:delText>
        </w:r>
        <w:r w:rsidR="00AE4E55" w:rsidDel="00E5485D">
          <w:rPr>
            <w:lang w:val="it-IT"/>
          </w:rPr>
          <w:delText xml:space="preserve">(Campo 2) </w:delText>
        </w:r>
        <w:r w:rsidR="00646F8E" w:rsidDel="00E5485D">
          <w:rPr>
            <w:lang w:val="it-IT"/>
          </w:rPr>
          <w:delText xml:space="preserve">cliente </w:delText>
        </w:r>
        <w:r w:rsidR="00043844" w:rsidDel="00E5485D">
          <w:rPr>
            <w:lang w:val="it-IT"/>
          </w:rPr>
          <w:delText>resitituiti da esito di ricerca</w:delText>
        </w:r>
        <w:r w:rsidR="00646F8E" w:rsidDel="00E5485D">
          <w:rPr>
            <w:lang w:val="it-IT"/>
          </w:rPr>
          <w:delText xml:space="preserve"> l’utente atterri alla scheda in anagrafica</w:delText>
        </w:r>
        <w:r w:rsidR="00866910" w:rsidDel="00E5485D">
          <w:rPr>
            <w:lang w:val="it-IT"/>
          </w:rPr>
          <w:delText xml:space="preserve"> FrEE in un passaggio immediato</w:delText>
        </w:r>
      </w:del>
    </w:p>
    <w:p w14:paraId="115D6E99" w14:textId="655BE95C" w:rsidR="00060259" w:rsidRPr="00DD36C5" w:rsidDel="00E5485D" w:rsidRDefault="00BD33B1" w:rsidP="004D3480">
      <w:pPr>
        <w:rPr>
          <w:del w:id="1016" w:author="Castelli, Alessandro" w:date="2025-11-29T12:52:00Z" w16du:dateUtc="2025-11-29T11:52:00Z"/>
          <w:lang w:val="it-IT"/>
        </w:rPr>
      </w:pPr>
      <w:del w:id="1017" w:author="Castelli, Alessandro" w:date="2025-11-29T12:52:00Z" w16du:dateUtc="2025-11-29T11:52:00Z">
        <w:r w:rsidRPr="00DD36C5" w:rsidDel="00E5485D">
          <w:rPr>
            <w:lang w:val="it-IT"/>
          </w:rPr>
          <w:delText>È</w:delText>
        </w:r>
        <w:r w:rsidR="00A36C4B" w:rsidRPr="00DD36C5" w:rsidDel="00E5485D">
          <w:rPr>
            <w:lang w:val="it-IT"/>
          </w:rPr>
          <w:delText xml:space="preserve"> prevista </w:delText>
        </w:r>
        <w:r w:rsidR="00705FCC" w:rsidDel="00E5485D">
          <w:rPr>
            <w:lang w:val="it-IT"/>
          </w:rPr>
          <w:delText>la possibilità</w:delText>
        </w:r>
        <w:r w:rsidR="00E21241" w:rsidRPr="00DD36C5" w:rsidDel="00E5485D">
          <w:rPr>
            <w:lang w:val="it-IT"/>
          </w:rPr>
          <w:delText xml:space="preserve"> di “Salvataggio rice</w:delText>
        </w:r>
        <w:r w:rsidR="00992C1C" w:rsidRPr="00DD36C5" w:rsidDel="00E5485D">
          <w:rPr>
            <w:lang w:val="it-IT"/>
          </w:rPr>
          <w:delText>r</w:delText>
        </w:r>
        <w:r w:rsidR="00E21241" w:rsidRPr="00DD36C5" w:rsidDel="00E5485D">
          <w:rPr>
            <w:lang w:val="it-IT"/>
          </w:rPr>
          <w:delText xml:space="preserve">ca” e di </w:delText>
        </w:r>
        <w:r w:rsidR="00A36C4B" w:rsidRPr="00DD36C5" w:rsidDel="00E5485D">
          <w:rPr>
            <w:lang w:val="it-IT"/>
          </w:rPr>
          <w:delText xml:space="preserve">“Ricerche preferite” che </w:delText>
        </w:r>
        <w:r w:rsidR="00D16D1F" w:rsidRPr="00DD36C5" w:rsidDel="00E5485D">
          <w:rPr>
            <w:lang w:val="it-IT"/>
          </w:rPr>
          <w:delText xml:space="preserve">mostra all’utente le ricerche </w:delText>
        </w:r>
        <w:r w:rsidR="00E21241" w:rsidRPr="00DD36C5" w:rsidDel="00E5485D">
          <w:rPr>
            <w:lang w:val="it-IT"/>
          </w:rPr>
          <w:delText xml:space="preserve">che ha salvato. </w:delText>
        </w:r>
      </w:del>
    </w:p>
    <w:p w14:paraId="082824FD" w14:textId="1214682F" w:rsidR="004F2F3E" w:rsidDel="00E5485D" w:rsidRDefault="004F2F3E" w:rsidP="004D3480">
      <w:pPr>
        <w:rPr>
          <w:del w:id="1018" w:author="Castelli, Alessandro" w:date="2025-11-29T12:52:00Z" w16du:dateUtc="2025-11-29T11:52:00Z"/>
          <w:lang w:val="it-IT"/>
        </w:rPr>
      </w:pPr>
    </w:p>
    <w:p w14:paraId="515C63B2" w14:textId="70D0A7EA" w:rsidR="004923E7" w:rsidDel="00E5485D" w:rsidRDefault="00141F43" w:rsidP="004D3480">
      <w:pPr>
        <w:rPr>
          <w:del w:id="1019" w:author="Castelli, Alessandro" w:date="2025-11-29T12:52:00Z" w16du:dateUtc="2025-11-29T11:52:00Z"/>
          <w:lang w:val="it-IT"/>
        </w:rPr>
      </w:pPr>
      <w:del w:id="1020" w:author="Castelli, Alessandro" w:date="2025-11-29T12:52:00Z" w16du:dateUtc="2025-11-29T11:52:00Z">
        <w:r w:rsidRPr="004F2F3E" w:rsidDel="00E5485D">
          <w:rPr>
            <w:lang w:val="it-IT"/>
          </w:rPr>
          <w:delText>Si prevede che l’utente visualizzi i medesimi filtri di ricerca</w:delText>
        </w:r>
        <w:r w:rsidR="004F2F3E" w:rsidDel="00E5485D">
          <w:rPr>
            <w:lang w:val="it-IT"/>
          </w:rPr>
          <w:delText xml:space="preserve"> in header</w:delText>
        </w:r>
        <w:r w:rsidR="00541D37" w:rsidDel="00E5485D">
          <w:rPr>
            <w:lang w:val="it-IT"/>
          </w:rPr>
          <w:delText xml:space="preserve"> per unità organizzativa/portafoglio</w:delText>
        </w:r>
        <w:r w:rsidRPr="004F2F3E" w:rsidDel="00E5485D">
          <w:rPr>
            <w:lang w:val="it-IT"/>
          </w:rPr>
          <w:delText xml:space="preserve"> già incorporati in FrEE</w:delText>
        </w:r>
        <w:r w:rsidR="004F2F3E" w:rsidDel="00E5485D">
          <w:rPr>
            <w:lang w:val="it-IT"/>
          </w:rPr>
          <w:delText xml:space="preserve"> e che tali filtri </w:delText>
        </w:r>
        <w:r w:rsidR="005C44B3" w:rsidDel="00E5485D">
          <w:rPr>
            <w:lang w:val="it-IT"/>
          </w:rPr>
          <w:delText xml:space="preserve">determinino i set di dati visibili </w:delText>
        </w:r>
        <w:r w:rsidR="00B516C3" w:rsidDel="00E5485D">
          <w:rPr>
            <w:lang w:val="it-IT"/>
          </w:rPr>
          <w:delText>sulle pagine di CRM</w:delText>
        </w:r>
        <w:r w:rsidR="00541D37" w:rsidDel="00E5485D">
          <w:rPr>
            <w:lang w:val="it-IT"/>
          </w:rPr>
          <w:delText xml:space="preserve">. </w:delText>
        </w:r>
      </w:del>
    </w:p>
    <w:p w14:paraId="5B03B3B9" w14:textId="0FC6A3F0" w:rsidR="00AF0FF1" w:rsidDel="00E5485D" w:rsidRDefault="00AF0FF1" w:rsidP="004D3480">
      <w:pPr>
        <w:rPr>
          <w:del w:id="1021" w:author="Castelli, Alessandro" w:date="2025-11-29T12:52:00Z" w16du:dateUtc="2025-11-29T11:52:00Z"/>
          <w:lang w:val="it-IT"/>
        </w:rPr>
      </w:pPr>
    </w:p>
    <w:tbl>
      <w:tblPr>
        <w:tblStyle w:val="TableGrid"/>
        <w:tblW w:w="962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3C4DF6" w:rsidRPr="004D0819" w:rsidDel="00E5485D" w14:paraId="2AEEEDBF" w14:textId="1118CF1F" w:rsidTr="00CA5128">
        <w:trPr>
          <w:trHeight w:val="592"/>
          <w:del w:id="1022" w:author="Castelli, Alessandro" w:date="2025-11-29T12:52:00Z"/>
        </w:trPr>
        <w:tc>
          <w:tcPr>
            <w:tcW w:w="962" w:type="dxa"/>
            <w:hideMark/>
          </w:tcPr>
          <w:p w14:paraId="681B1541" w14:textId="528BDF44" w:rsidR="00AF0FF1" w:rsidRPr="00E5485D" w:rsidDel="00E5485D" w:rsidRDefault="00AF0FF1">
            <w:pPr>
              <w:rPr>
                <w:del w:id="1023" w:author="Castelli, Alessandro" w:date="2025-11-29T12:52:00Z" w16du:dateUtc="2025-11-29T11:52:00Z"/>
                <w:b/>
                <w:bCs/>
                <w:lang w:val="it-IT"/>
                <w:rPrChange w:id="1024" w:author="Castelli, Alessandro" w:date="2025-11-29T12:52:00Z" w16du:dateUtc="2025-11-29T11:52:00Z">
                  <w:rPr>
                    <w:del w:id="1025" w:author="Castelli, Alessandro" w:date="2025-11-29T12:52:00Z" w16du:dateUtc="2025-11-29T11:52:00Z"/>
                    <w:b/>
                    <w:bCs/>
                  </w:rPr>
                </w:rPrChange>
              </w:rPr>
            </w:pPr>
            <w:del w:id="1026" w:author="Castelli, Alessandro" w:date="2025-11-29T12:52:00Z" w16du:dateUtc="2025-11-29T11:52:00Z">
              <w:r w:rsidRPr="00E5485D" w:rsidDel="00E5485D">
                <w:rPr>
                  <w:b/>
                  <w:bCs/>
                  <w:lang w:val="it-IT"/>
                  <w:rPrChange w:id="1027" w:author="Castelli, Alessandro" w:date="2025-11-29T12:52:00Z" w16du:dateUtc="2025-11-29T11:52:00Z">
                    <w:rPr>
                      <w:b/>
                      <w:bCs/>
                    </w:rPr>
                  </w:rPrChange>
                </w:rPr>
                <w:delText>ID</w:delText>
              </w:r>
            </w:del>
          </w:p>
        </w:tc>
        <w:tc>
          <w:tcPr>
            <w:tcW w:w="963" w:type="dxa"/>
            <w:hideMark/>
          </w:tcPr>
          <w:p w14:paraId="720B5C44" w14:textId="5B010C91" w:rsidR="00AF0FF1" w:rsidRPr="00E5485D" w:rsidDel="00E5485D" w:rsidRDefault="00AF0FF1">
            <w:pPr>
              <w:rPr>
                <w:del w:id="1028" w:author="Castelli, Alessandro" w:date="2025-11-29T12:52:00Z" w16du:dateUtc="2025-11-29T11:52:00Z"/>
                <w:b/>
                <w:bCs/>
                <w:lang w:val="it-IT"/>
                <w:rPrChange w:id="1029" w:author="Castelli, Alessandro" w:date="2025-11-29T12:52:00Z" w16du:dateUtc="2025-11-29T11:52:00Z">
                  <w:rPr>
                    <w:del w:id="1030" w:author="Castelli, Alessandro" w:date="2025-11-29T12:52:00Z" w16du:dateUtc="2025-11-29T11:52:00Z"/>
                    <w:b/>
                    <w:bCs/>
                  </w:rPr>
                </w:rPrChange>
              </w:rPr>
            </w:pPr>
            <w:del w:id="1031" w:author="Castelli, Alessandro" w:date="2025-11-29T12:52:00Z" w16du:dateUtc="2025-11-29T11:52:00Z">
              <w:r w:rsidRPr="00E5485D" w:rsidDel="00E5485D">
                <w:rPr>
                  <w:b/>
                  <w:bCs/>
                  <w:lang w:val="it-IT"/>
                  <w:rPrChange w:id="1032" w:author="Castelli, Alessandro" w:date="2025-11-29T12:52:00Z" w16du:dateUtc="2025-11-29T11:52:00Z">
                    <w:rPr>
                      <w:b/>
                      <w:bCs/>
                    </w:rPr>
                  </w:rPrChange>
                </w:rPr>
                <w:delText>Campo</w:delText>
              </w:r>
            </w:del>
          </w:p>
        </w:tc>
        <w:tc>
          <w:tcPr>
            <w:tcW w:w="963" w:type="dxa"/>
            <w:hideMark/>
          </w:tcPr>
          <w:p w14:paraId="38DF8DFF" w14:textId="524C00D9" w:rsidR="00AF0FF1" w:rsidRPr="00E5485D" w:rsidDel="00E5485D" w:rsidRDefault="00AF0FF1">
            <w:pPr>
              <w:rPr>
                <w:del w:id="1033" w:author="Castelli, Alessandro" w:date="2025-11-29T12:52:00Z" w16du:dateUtc="2025-11-29T11:52:00Z"/>
                <w:b/>
                <w:bCs/>
                <w:lang w:val="it-IT"/>
                <w:rPrChange w:id="1034" w:author="Castelli, Alessandro" w:date="2025-11-29T12:52:00Z" w16du:dateUtc="2025-11-29T11:52:00Z">
                  <w:rPr>
                    <w:del w:id="1035" w:author="Castelli, Alessandro" w:date="2025-11-29T12:52:00Z" w16du:dateUtc="2025-11-29T11:52:00Z"/>
                    <w:b/>
                    <w:bCs/>
                  </w:rPr>
                </w:rPrChange>
              </w:rPr>
            </w:pPr>
            <w:del w:id="1036" w:author="Castelli, Alessandro" w:date="2025-11-29T12:52:00Z" w16du:dateUtc="2025-11-29T11:52:00Z">
              <w:r w:rsidRPr="00E5485D" w:rsidDel="00E5485D">
                <w:rPr>
                  <w:b/>
                  <w:bCs/>
                  <w:lang w:val="it-IT"/>
                  <w:rPrChange w:id="1037" w:author="Castelli, Alessandro" w:date="2025-11-29T12:52:00Z" w16du:dateUtc="2025-11-29T11:52:00Z">
                    <w:rPr>
                      <w:b/>
                      <w:bCs/>
                    </w:rPr>
                  </w:rPrChange>
                </w:rPr>
                <w:delText>Tipo</w:delText>
              </w:r>
            </w:del>
          </w:p>
        </w:tc>
        <w:tc>
          <w:tcPr>
            <w:tcW w:w="963" w:type="dxa"/>
            <w:hideMark/>
          </w:tcPr>
          <w:p w14:paraId="73573BB0" w14:textId="48C96D6F" w:rsidR="00AF0FF1" w:rsidRPr="00E5485D" w:rsidDel="00E5485D" w:rsidRDefault="00AF0FF1">
            <w:pPr>
              <w:rPr>
                <w:del w:id="1038" w:author="Castelli, Alessandro" w:date="2025-11-29T12:52:00Z" w16du:dateUtc="2025-11-29T11:52:00Z"/>
                <w:b/>
                <w:bCs/>
                <w:lang w:val="it-IT"/>
                <w:rPrChange w:id="1039" w:author="Castelli, Alessandro" w:date="2025-11-29T12:52:00Z" w16du:dateUtc="2025-11-29T11:52:00Z">
                  <w:rPr>
                    <w:del w:id="1040" w:author="Castelli, Alessandro" w:date="2025-11-29T12:52:00Z" w16du:dateUtc="2025-11-29T11:52:00Z"/>
                    <w:b/>
                    <w:bCs/>
                  </w:rPr>
                </w:rPrChange>
              </w:rPr>
            </w:pPr>
            <w:del w:id="1041" w:author="Castelli, Alessandro" w:date="2025-11-29T12:52:00Z" w16du:dateUtc="2025-11-29T11:52:00Z">
              <w:r w:rsidRPr="00E5485D" w:rsidDel="00E5485D">
                <w:rPr>
                  <w:b/>
                  <w:bCs/>
                  <w:lang w:val="it-IT"/>
                  <w:rPrChange w:id="1042" w:author="Castelli, Alessandro" w:date="2025-11-29T12:52:00Z" w16du:dateUtc="2025-11-29T11:52:00Z">
                    <w:rPr>
                      <w:b/>
                      <w:bCs/>
                    </w:rPr>
                  </w:rPrChange>
                </w:rPr>
                <w:delText>Modificabile</w:delText>
              </w:r>
            </w:del>
          </w:p>
        </w:tc>
        <w:tc>
          <w:tcPr>
            <w:tcW w:w="963" w:type="dxa"/>
            <w:hideMark/>
          </w:tcPr>
          <w:p w14:paraId="7499B6C9" w14:textId="727804AD" w:rsidR="00AF0FF1" w:rsidRPr="00E5485D" w:rsidDel="00E5485D" w:rsidRDefault="00AF0FF1">
            <w:pPr>
              <w:rPr>
                <w:del w:id="1043" w:author="Castelli, Alessandro" w:date="2025-11-29T12:52:00Z" w16du:dateUtc="2025-11-29T11:52:00Z"/>
                <w:b/>
                <w:bCs/>
                <w:lang w:val="it-IT"/>
                <w:rPrChange w:id="1044" w:author="Castelli, Alessandro" w:date="2025-11-29T12:52:00Z" w16du:dateUtc="2025-11-29T11:52:00Z">
                  <w:rPr>
                    <w:del w:id="1045" w:author="Castelli, Alessandro" w:date="2025-11-29T12:52:00Z" w16du:dateUtc="2025-11-29T11:52:00Z"/>
                    <w:b/>
                    <w:bCs/>
                  </w:rPr>
                </w:rPrChange>
              </w:rPr>
            </w:pPr>
            <w:del w:id="1046" w:author="Castelli, Alessandro" w:date="2025-11-29T12:52:00Z" w16du:dateUtc="2025-11-29T11:52:00Z">
              <w:r w:rsidRPr="00E5485D" w:rsidDel="00E5485D">
                <w:rPr>
                  <w:b/>
                  <w:bCs/>
                  <w:lang w:val="it-IT"/>
                  <w:rPrChange w:id="1047" w:author="Castelli, Alessandro" w:date="2025-11-29T12:52:00Z" w16du:dateUtc="2025-11-29T11:52:00Z">
                    <w:rPr>
                      <w:b/>
                      <w:bCs/>
                    </w:rPr>
                  </w:rPrChange>
                </w:rPr>
                <w:delText>Obbligo</w:delText>
              </w:r>
            </w:del>
          </w:p>
        </w:tc>
        <w:tc>
          <w:tcPr>
            <w:tcW w:w="962" w:type="dxa"/>
            <w:hideMark/>
          </w:tcPr>
          <w:p w14:paraId="480633EE" w14:textId="01585A63" w:rsidR="00AF0FF1" w:rsidRPr="00E5485D" w:rsidDel="00E5485D" w:rsidRDefault="00AF0FF1">
            <w:pPr>
              <w:rPr>
                <w:del w:id="1048" w:author="Castelli, Alessandro" w:date="2025-11-29T12:52:00Z" w16du:dateUtc="2025-11-29T11:52:00Z"/>
                <w:b/>
                <w:bCs/>
                <w:lang w:val="it-IT"/>
                <w:rPrChange w:id="1049" w:author="Castelli, Alessandro" w:date="2025-11-29T12:52:00Z" w16du:dateUtc="2025-11-29T11:52:00Z">
                  <w:rPr>
                    <w:del w:id="1050" w:author="Castelli, Alessandro" w:date="2025-11-29T12:52:00Z" w16du:dateUtc="2025-11-29T11:52:00Z"/>
                    <w:b/>
                    <w:bCs/>
                  </w:rPr>
                </w:rPrChange>
              </w:rPr>
            </w:pPr>
            <w:del w:id="1051" w:author="Castelli, Alessandro" w:date="2025-11-29T12:52:00Z" w16du:dateUtc="2025-11-29T11:52:00Z">
              <w:r w:rsidRPr="00E5485D" w:rsidDel="00E5485D">
                <w:rPr>
                  <w:b/>
                  <w:bCs/>
                  <w:lang w:val="it-IT"/>
                  <w:rPrChange w:id="1052" w:author="Castelli, Alessandro" w:date="2025-11-29T12:52:00Z" w16du:dateUtc="2025-11-29T11:52:00Z">
                    <w:rPr>
                      <w:b/>
                      <w:bCs/>
                    </w:rPr>
                  </w:rPrChange>
                </w:rPr>
                <w:delText>Formato</w:delText>
              </w:r>
            </w:del>
          </w:p>
        </w:tc>
        <w:tc>
          <w:tcPr>
            <w:tcW w:w="963" w:type="dxa"/>
            <w:hideMark/>
          </w:tcPr>
          <w:p w14:paraId="3103157E" w14:textId="35902D0E" w:rsidR="00AF0FF1" w:rsidRPr="00E5485D" w:rsidDel="00E5485D" w:rsidRDefault="00AF0FF1">
            <w:pPr>
              <w:rPr>
                <w:del w:id="1053" w:author="Castelli, Alessandro" w:date="2025-11-29T12:52:00Z" w16du:dateUtc="2025-11-29T11:52:00Z"/>
                <w:b/>
                <w:bCs/>
                <w:lang w:val="it-IT"/>
                <w:rPrChange w:id="1054" w:author="Castelli, Alessandro" w:date="2025-11-29T12:52:00Z" w16du:dateUtc="2025-11-29T11:52:00Z">
                  <w:rPr>
                    <w:del w:id="1055" w:author="Castelli, Alessandro" w:date="2025-11-29T12:52:00Z" w16du:dateUtc="2025-11-29T11:52:00Z"/>
                    <w:b/>
                    <w:bCs/>
                  </w:rPr>
                </w:rPrChange>
              </w:rPr>
            </w:pPr>
            <w:del w:id="1056" w:author="Castelli, Alessandro" w:date="2025-11-29T12:52:00Z" w16du:dateUtc="2025-11-29T11:52:00Z">
              <w:r w:rsidRPr="00E5485D" w:rsidDel="00E5485D">
                <w:rPr>
                  <w:b/>
                  <w:bCs/>
                  <w:lang w:val="it-IT"/>
                  <w:rPrChange w:id="1057" w:author="Castelli, Alessandro" w:date="2025-11-29T12:52:00Z" w16du:dateUtc="2025-11-29T11:52:00Z">
                    <w:rPr>
                      <w:b/>
                      <w:bCs/>
                    </w:rPr>
                  </w:rPrChange>
                </w:rPr>
                <w:delText>Valori ammessi</w:delText>
              </w:r>
            </w:del>
          </w:p>
        </w:tc>
        <w:tc>
          <w:tcPr>
            <w:tcW w:w="963" w:type="dxa"/>
            <w:hideMark/>
          </w:tcPr>
          <w:p w14:paraId="5E5C490E" w14:textId="771D488D" w:rsidR="00AF0FF1" w:rsidRPr="00E5485D" w:rsidDel="00E5485D" w:rsidRDefault="00AF0FF1">
            <w:pPr>
              <w:rPr>
                <w:del w:id="1058" w:author="Castelli, Alessandro" w:date="2025-11-29T12:52:00Z" w16du:dateUtc="2025-11-29T11:52:00Z"/>
                <w:b/>
                <w:bCs/>
                <w:lang w:val="it-IT"/>
                <w:rPrChange w:id="1059" w:author="Castelli, Alessandro" w:date="2025-11-29T12:52:00Z" w16du:dateUtc="2025-11-29T11:52:00Z">
                  <w:rPr>
                    <w:del w:id="1060" w:author="Castelli, Alessandro" w:date="2025-11-29T12:52:00Z" w16du:dateUtc="2025-11-29T11:52:00Z"/>
                    <w:b/>
                    <w:bCs/>
                  </w:rPr>
                </w:rPrChange>
              </w:rPr>
            </w:pPr>
            <w:del w:id="1061" w:author="Castelli, Alessandro" w:date="2025-11-29T12:52:00Z" w16du:dateUtc="2025-11-29T11:52:00Z">
              <w:r w:rsidRPr="00E5485D" w:rsidDel="00E5485D">
                <w:rPr>
                  <w:b/>
                  <w:bCs/>
                  <w:lang w:val="it-IT"/>
                  <w:rPrChange w:id="1062" w:author="Castelli, Alessandro" w:date="2025-11-29T12:52:00Z" w16du:dateUtc="2025-11-29T11:52:00Z">
                    <w:rPr>
                      <w:b/>
                      <w:bCs/>
                    </w:rPr>
                  </w:rPrChange>
                </w:rPr>
                <w:delText>Validazione / Regole di valorizzazione</w:delText>
              </w:r>
            </w:del>
          </w:p>
        </w:tc>
        <w:tc>
          <w:tcPr>
            <w:tcW w:w="963" w:type="dxa"/>
            <w:hideMark/>
          </w:tcPr>
          <w:p w14:paraId="156B8677" w14:textId="3975460E" w:rsidR="00AF0FF1" w:rsidRPr="00E5485D" w:rsidDel="00E5485D" w:rsidRDefault="00AF0FF1">
            <w:pPr>
              <w:rPr>
                <w:del w:id="1063" w:author="Castelli, Alessandro" w:date="2025-11-29T12:52:00Z" w16du:dateUtc="2025-11-29T11:52:00Z"/>
                <w:b/>
                <w:bCs/>
                <w:lang w:val="it-IT"/>
                <w:rPrChange w:id="1064" w:author="Castelli, Alessandro" w:date="2025-11-29T12:52:00Z" w16du:dateUtc="2025-11-29T11:52:00Z">
                  <w:rPr>
                    <w:del w:id="1065" w:author="Castelli, Alessandro" w:date="2025-11-29T12:52:00Z" w16du:dateUtc="2025-11-29T11:52:00Z"/>
                    <w:b/>
                    <w:bCs/>
                  </w:rPr>
                </w:rPrChange>
              </w:rPr>
            </w:pPr>
            <w:del w:id="1066" w:author="Castelli, Alessandro" w:date="2025-11-29T12:52:00Z" w16du:dateUtc="2025-11-29T11:52:00Z">
              <w:r w:rsidRPr="00E5485D" w:rsidDel="00E5485D">
                <w:rPr>
                  <w:b/>
                  <w:bCs/>
                  <w:lang w:val="it-IT"/>
                  <w:rPrChange w:id="1067" w:author="Castelli, Alessandro" w:date="2025-11-29T12:52:00Z" w16du:dateUtc="2025-11-29T11:52:00Z">
                    <w:rPr>
                      <w:b/>
                      <w:bCs/>
                    </w:rPr>
                  </w:rPrChange>
                </w:rPr>
                <w:delText>Msg errore</w:delText>
              </w:r>
            </w:del>
          </w:p>
        </w:tc>
        <w:tc>
          <w:tcPr>
            <w:tcW w:w="963" w:type="dxa"/>
            <w:hideMark/>
          </w:tcPr>
          <w:p w14:paraId="591237AE" w14:textId="630D523D" w:rsidR="00AF0FF1" w:rsidRPr="00E5485D" w:rsidDel="00E5485D" w:rsidRDefault="00AF0FF1">
            <w:pPr>
              <w:rPr>
                <w:del w:id="1068" w:author="Castelli, Alessandro" w:date="2025-11-29T12:52:00Z" w16du:dateUtc="2025-11-29T11:52:00Z"/>
                <w:b/>
                <w:bCs/>
                <w:lang w:val="it-IT"/>
                <w:rPrChange w:id="1069" w:author="Castelli, Alessandro" w:date="2025-11-29T12:52:00Z" w16du:dateUtc="2025-11-29T11:52:00Z">
                  <w:rPr>
                    <w:del w:id="1070" w:author="Castelli, Alessandro" w:date="2025-11-29T12:52:00Z" w16du:dateUtc="2025-11-29T11:52:00Z"/>
                    <w:b/>
                    <w:bCs/>
                  </w:rPr>
                </w:rPrChange>
              </w:rPr>
            </w:pPr>
            <w:del w:id="1071" w:author="Castelli, Alessandro" w:date="2025-11-29T12:52:00Z" w16du:dateUtc="2025-11-29T11:52:00Z">
              <w:r w:rsidRPr="00E5485D" w:rsidDel="00E5485D">
                <w:rPr>
                  <w:b/>
                  <w:bCs/>
                  <w:lang w:val="it-IT"/>
                  <w:rPrChange w:id="1072" w:author="Castelli, Alessandro" w:date="2025-11-29T12:52:00Z" w16du:dateUtc="2025-11-29T11:52:00Z">
                    <w:rPr>
                      <w:b/>
                      <w:bCs/>
                    </w:rPr>
                  </w:rPrChange>
                </w:rPr>
                <w:delText>Quando errore</w:delText>
              </w:r>
            </w:del>
          </w:p>
        </w:tc>
      </w:tr>
      <w:tr w:rsidR="003C4DF6" w:rsidRPr="004D0819" w:rsidDel="00E5485D" w14:paraId="59FE0930" w14:textId="7597B574" w:rsidTr="00CA5128">
        <w:trPr>
          <w:trHeight w:val="1599"/>
          <w:del w:id="1073" w:author="Castelli, Alessandro" w:date="2025-11-29T12:52:00Z"/>
        </w:trPr>
        <w:tc>
          <w:tcPr>
            <w:tcW w:w="962" w:type="dxa"/>
            <w:hideMark/>
          </w:tcPr>
          <w:p w14:paraId="2B238291" w14:textId="7FCE8D62" w:rsidR="00AF0FF1" w:rsidRPr="00E5485D" w:rsidDel="00E5485D" w:rsidRDefault="00AF0FF1">
            <w:pPr>
              <w:rPr>
                <w:del w:id="1074" w:author="Castelli, Alessandro" w:date="2025-11-29T12:52:00Z" w16du:dateUtc="2025-11-29T11:52:00Z"/>
                <w:bCs/>
                <w:lang w:val="it-IT"/>
                <w:rPrChange w:id="1075" w:author="Castelli, Alessandro" w:date="2025-11-29T12:52:00Z" w16du:dateUtc="2025-11-29T11:52:00Z">
                  <w:rPr>
                    <w:del w:id="1076" w:author="Castelli, Alessandro" w:date="2025-11-29T12:52:00Z" w16du:dateUtc="2025-11-29T11:52:00Z"/>
                    <w:bCs/>
                  </w:rPr>
                </w:rPrChange>
              </w:rPr>
            </w:pPr>
            <w:del w:id="1077" w:author="Castelli, Alessandro" w:date="2025-11-29T12:52:00Z" w16du:dateUtc="2025-11-29T11:52:00Z">
              <w:r w:rsidRPr="00E5485D" w:rsidDel="00E5485D">
                <w:rPr>
                  <w:bCs/>
                  <w:lang w:val="it-IT"/>
                  <w:rPrChange w:id="1078" w:author="Castelli, Alessandro" w:date="2025-11-29T12:52:00Z" w16du:dateUtc="2025-11-29T11:52:00Z">
                    <w:rPr>
                      <w:bCs/>
                    </w:rPr>
                  </w:rPrChange>
                </w:rPr>
                <w:delText>C1</w:delText>
              </w:r>
            </w:del>
          </w:p>
        </w:tc>
        <w:tc>
          <w:tcPr>
            <w:tcW w:w="963" w:type="dxa"/>
            <w:hideMark/>
          </w:tcPr>
          <w:p w14:paraId="0C54C7C6" w14:textId="193AE6DE" w:rsidR="00AF0FF1" w:rsidRPr="00E5485D" w:rsidDel="00E5485D" w:rsidRDefault="00AF0FF1">
            <w:pPr>
              <w:rPr>
                <w:del w:id="1079" w:author="Castelli, Alessandro" w:date="2025-11-29T12:52:00Z" w16du:dateUtc="2025-11-29T11:52:00Z"/>
                <w:bCs/>
                <w:lang w:val="it-IT"/>
                <w:rPrChange w:id="1080" w:author="Castelli, Alessandro" w:date="2025-11-29T12:52:00Z" w16du:dateUtc="2025-11-29T11:52:00Z">
                  <w:rPr>
                    <w:del w:id="1081" w:author="Castelli, Alessandro" w:date="2025-11-29T12:52:00Z" w16du:dateUtc="2025-11-29T11:52:00Z"/>
                    <w:bCs/>
                  </w:rPr>
                </w:rPrChange>
              </w:rPr>
            </w:pPr>
            <w:del w:id="1082" w:author="Castelli, Alessandro" w:date="2025-11-29T12:52:00Z" w16du:dateUtc="2025-11-29T11:52:00Z">
              <w:r w:rsidRPr="00E5485D" w:rsidDel="00E5485D">
                <w:rPr>
                  <w:bCs/>
                  <w:lang w:val="it-IT"/>
                  <w:rPrChange w:id="1083" w:author="Castelli, Alessandro" w:date="2025-11-29T12:52:00Z" w16du:dateUtc="2025-11-29T11:52:00Z">
                    <w:rPr>
                      <w:bCs/>
                    </w:rPr>
                  </w:rPrChange>
                </w:rPr>
                <w:delText>Numero di telefono</w:delText>
              </w:r>
            </w:del>
          </w:p>
        </w:tc>
        <w:tc>
          <w:tcPr>
            <w:tcW w:w="963" w:type="dxa"/>
            <w:hideMark/>
          </w:tcPr>
          <w:p w14:paraId="2B80BB44" w14:textId="321FF11E" w:rsidR="00AF0FF1" w:rsidRPr="00E5485D" w:rsidDel="00E5485D" w:rsidRDefault="00AF0FF1">
            <w:pPr>
              <w:rPr>
                <w:del w:id="1084" w:author="Castelli, Alessandro" w:date="2025-11-29T12:52:00Z" w16du:dateUtc="2025-11-29T11:52:00Z"/>
                <w:bCs/>
                <w:lang w:val="it-IT"/>
                <w:rPrChange w:id="1085" w:author="Castelli, Alessandro" w:date="2025-11-29T12:52:00Z" w16du:dateUtc="2025-11-29T11:52:00Z">
                  <w:rPr>
                    <w:del w:id="1086" w:author="Castelli, Alessandro" w:date="2025-11-29T12:52:00Z" w16du:dateUtc="2025-11-29T11:52:00Z"/>
                    <w:bCs/>
                  </w:rPr>
                </w:rPrChange>
              </w:rPr>
            </w:pPr>
            <w:del w:id="1087" w:author="Castelli, Alessandro" w:date="2025-11-29T12:52:00Z" w16du:dateUtc="2025-11-29T11:52:00Z">
              <w:r w:rsidRPr="00E5485D" w:rsidDel="00E5485D">
                <w:rPr>
                  <w:bCs/>
                  <w:lang w:val="it-IT"/>
                  <w:rPrChange w:id="1088" w:author="Castelli, Alessandro" w:date="2025-11-29T12:52:00Z" w16du:dateUtc="2025-11-29T11:52:00Z">
                    <w:rPr>
                      <w:bCs/>
                    </w:rPr>
                  </w:rPrChange>
                </w:rPr>
                <w:delText>Output da sistema</w:delText>
              </w:r>
            </w:del>
          </w:p>
        </w:tc>
        <w:tc>
          <w:tcPr>
            <w:tcW w:w="963" w:type="dxa"/>
            <w:hideMark/>
          </w:tcPr>
          <w:p w14:paraId="049CEC5C" w14:textId="4181C11A" w:rsidR="00AF0FF1" w:rsidRPr="00E5485D" w:rsidDel="00E5485D" w:rsidRDefault="00AF0FF1">
            <w:pPr>
              <w:rPr>
                <w:del w:id="1089" w:author="Castelli, Alessandro" w:date="2025-11-29T12:52:00Z" w16du:dateUtc="2025-11-29T11:52:00Z"/>
                <w:bCs/>
                <w:lang w:val="it-IT"/>
                <w:rPrChange w:id="1090" w:author="Castelli, Alessandro" w:date="2025-11-29T12:52:00Z" w16du:dateUtc="2025-11-29T11:52:00Z">
                  <w:rPr>
                    <w:del w:id="1091" w:author="Castelli, Alessandro" w:date="2025-11-29T12:52:00Z" w16du:dateUtc="2025-11-29T11:52:00Z"/>
                    <w:bCs/>
                  </w:rPr>
                </w:rPrChange>
              </w:rPr>
            </w:pPr>
            <w:del w:id="1092" w:author="Castelli, Alessandro" w:date="2025-11-29T12:52:00Z" w16du:dateUtc="2025-11-29T11:52:00Z">
              <w:r w:rsidRPr="00E5485D" w:rsidDel="00E5485D">
                <w:rPr>
                  <w:bCs/>
                  <w:lang w:val="it-IT"/>
                  <w:rPrChange w:id="1093" w:author="Castelli, Alessandro" w:date="2025-11-29T12:52:00Z" w16du:dateUtc="2025-11-29T11:52:00Z">
                    <w:rPr>
                      <w:bCs/>
                    </w:rPr>
                  </w:rPrChange>
                </w:rPr>
                <w:delText>No</w:delText>
              </w:r>
            </w:del>
          </w:p>
        </w:tc>
        <w:tc>
          <w:tcPr>
            <w:tcW w:w="963" w:type="dxa"/>
            <w:hideMark/>
          </w:tcPr>
          <w:p w14:paraId="132431EF" w14:textId="2488DDD8" w:rsidR="00AF0FF1" w:rsidRPr="00E5485D" w:rsidDel="00E5485D" w:rsidRDefault="00AF0FF1">
            <w:pPr>
              <w:rPr>
                <w:del w:id="1094" w:author="Castelli, Alessandro" w:date="2025-11-29T12:52:00Z" w16du:dateUtc="2025-11-29T11:52:00Z"/>
                <w:bCs/>
                <w:lang w:val="it-IT"/>
                <w:rPrChange w:id="1095" w:author="Castelli, Alessandro" w:date="2025-11-29T12:52:00Z" w16du:dateUtc="2025-11-29T11:52:00Z">
                  <w:rPr>
                    <w:del w:id="1096" w:author="Castelli, Alessandro" w:date="2025-11-29T12:52:00Z" w16du:dateUtc="2025-11-29T11:52:00Z"/>
                    <w:bCs/>
                  </w:rPr>
                </w:rPrChange>
              </w:rPr>
            </w:pPr>
            <w:del w:id="1097" w:author="Castelli, Alessandro" w:date="2025-11-29T12:52:00Z" w16du:dateUtc="2025-11-29T11:52:00Z">
              <w:r w:rsidRPr="00E5485D" w:rsidDel="00E5485D">
                <w:rPr>
                  <w:bCs/>
                  <w:lang w:val="it-IT"/>
                  <w:rPrChange w:id="1098" w:author="Castelli, Alessandro" w:date="2025-11-29T12:52:00Z" w16du:dateUtc="2025-11-29T11:52:00Z">
                    <w:rPr>
                      <w:bCs/>
                    </w:rPr>
                  </w:rPrChange>
                </w:rPr>
                <w:delText>No (ricerca)</w:delText>
              </w:r>
            </w:del>
          </w:p>
        </w:tc>
        <w:tc>
          <w:tcPr>
            <w:tcW w:w="962" w:type="dxa"/>
            <w:hideMark/>
          </w:tcPr>
          <w:p w14:paraId="7D2EE53B" w14:textId="48A0A87E" w:rsidR="00AF0FF1" w:rsidRPr="000F61C6" w:rsidDel="00E5485D" w:rsidRDefault="00AD61E9">
            <w:pPr>
              <w:rPr>
                <w:del w:id="1099" w:author="Castelli, Alessandro" w:date="2025-11-29T12:52:00Z" w16du:dateUtc="2025-11-29T11:52:00Z"/>
                <w:bCs/>
                <w:lang w:val="it-IT"/>
              </w:rPr>
            </w:pPr>
            <w:del w:id="1100" w:author="Castelli, Alessandro" w:date="2025-11-29T12:52:00Z" w16du:dateUtc="2025-11-29T11:52:00Z">
              <w:r w:rsidDel="00E5485D">
                <w:rPr>
                  <w:bCs/>
                  <w:lang w:val="it-IT"/>
                </w:rPr>
                <w:delText>Numerico, con prefisso internazionale e numerico</w:delText>
              </w:r>
            </w:del>
          </w:p>
        </w:tc>
        <w:tc>
          <w:tcPr>
            <w:tcW w:w="963" w:type="dxa"/>
            <w:hideMark/>
          </w:tcPr>
          <w:p w14:paraId="0B1D0F3C" w14:textId="5EE10AB2" w:rsidR="00AF0FF1" w:rsidRPr="00FF55DF" w:rsidDel="00E5485D" w:rsidRDefault="00422301">
            <w:pPr>
              <w:rPr>
                <w:del w:id="1101" w:author="Castelli, Alessandro" w:date="2025-11-29T12:52:00Z" w16du:dateUtc="2025-11-29T11:52:00Z"/>
                <w:bCs/>
                <w:lang w:val="it-IT"/>
              </w:rPr>
            </w:pPr>
            <w:del w:id="1102" w:author="Castelli, Alessandro" w:date="2025-11-29T12:52:00Z" w16du:dateUtc="2025-11-29T11:52:00Z">
              <w:r w:rsidDel="00E5485D">
                <w:rPr>
                  <w:bCs/>
                  <w:lang w:val="it-IT"/>
                </w:rPr>
                <w:delText>Restituiti da sistema, formato (eg. Italia): +39 123</w:delText>
              </w:r>
              <w:r w:rsidR="005E771D" w:rsidDel="00E5485D">
                <w:rPr>
                  <w:bCs/>
                  <w:lang w:val="it-IT"/>
                </w:rPr>
                <w:delText>456789</w:delText>
              </w:r>
              <w:r w:rsidDel="00E5485D">
                <w:rPr>
                  <w:bCs/>
                  <w:lang w:val="it-IT"/>
                </w:rPr>
                <w:delText xml:space="preserve"> </w:delText>
              </w:r>
            </w:del>
          </w:p>
        </w:tc>
        <w:tc>
          <w:tcPr>
            <w:tcW w:w="963" w:type="dxa"/>
          </w:tcPr>
          <w:p w14:paraId="74DE1B94" w14:textId="7A6448CB" w:rsidR="00AF0FF1" w:rsidRPr="00FF55DF" w:rsidDel="00E5485D" w:rsidRDefault="00AF0FF1">
            <w:pPr>
              <w:rPr>
                <w:del w:id="1103" w:author="Castelli, Alessandro" w:date="2025-11-29T12:52:00Z" w16du:dateUtc="2025-11-29T11:52:00Z"/>
                <w:bCs/>
                <w:lang w:val="it-IT"/>
              </w:rPr>
            </w:pPr>
          </w:p>
        </w:tc>
        <w:tc>
          <w:tcPr>
            <w:tcW w:w="963" w:type="dxa"/>
          </w:tcPr>
          <w:p w14:paraId="07D4F21B" w14:textId="744996CB" w:rsidR="00AF0FF1" w:rsidRPr="00FF55DF" w:rsidDel="00E5485D" w:rsidRDefault="00AF0FF1">
            <w:pPr>
              <w:rPr>
                <w:del w:id="1104" w:author="Castelli, Alessandro" w:date="2025-11-29T12:52:00Z" w16du:dateUtc="2025-11-29T11:52:00Z"/>
                <w:bCs/>
                <w:lang w:val="it-IT"/>
              </w:rPr>
            </w:pPr>
          </w:p>
        </w:tc>
        <w:tc>
          <w:tcPr>
            <w:tcW w:w="963" w:type="dxa"/>
          </w:tcPr>
          <w:p w14:paraId="0F58BAAC" w14:textId="462ADE1C" w:rsidR="00AF0FF1" w:rsidRPr="00FF55DF" w:rsidDel="00E5485D" w:rsidRDefault="00AF0FF1">
            <w:pPr>
              <w:rPr>
                <w:del w:id="1105" w:author="Castelli, Alessandro" w:date="2025-11-29T12:52:00Z" w16du:dateUtc="2025-11-29T11:52:00Z"/>
                <w:bCs/>
                <w:lang w:val="it-IT"/>
              </w:rPr>
            </w:pPr>
          </w:p>
        </w:tc>
      </w:tr>
      <w:tr w:rsidR="003C4DF6" w:rsidRPr="004D0819" w:rsidDel="00E5485D" w14:paraId="633D8EB6" w14:textId="4C8DF1B6" w:rsidTr="00CA5128">
        <w:trPr>
          <w:trHeight w:val="789"/>
          <w:del w:id="1106" w:author="Castelli, Alessandro" w:date="2025-11-29T12:52:00Z"/>
        </w:trPr>
        <w:tc>
          <w:tcPr>
            <w:tcW w:w="962" w:type="dxa"/>
            <w:hideMark/>
          </w:tcPr>
          <w:p w14:paraId="01B352D4" w14:textId="581928D0" w:rsidR="00AF0FF1" w:rsidRPr="00E5485D" w:rsidDel="00E5485D" w:rsidRDefault="00AF0FF1">
            <w:pPr>
              <w:rPr>
                <w:del w:id="1107" w:author="Castelli, Alessandro" w:date="2025-11-29T12:52:00Z" w16du:dateUtc="2025-11-29T11:52:00Z"/>
                <w:bCs/>
                <w:lang w:val="it-IT"/>
                <w:rPrChange w:id="1108" w:author="Castelli, Alessandro" w:date="2025-11-29T12:52:00Z" w16du:dateUtc="2025-11-29T11:52:00Z">
                  <w:rPr>
                    <w:del w:id="1109" w:author="Castelli, Alessandro" w:date="2025-11-29T12:52:00Z" w16du:dateUtc="2025-11-29T11:52:00Z"/>
                    <w:bCs/>
                  </w:rPr>
                </w:rPrChange>
              </w:rPr>
            </w:pPr>
            <w:del w:id="1110" w:author="Castelli, Alessandro" w:date="2025-11-29T12:52:00Z" w16du:dateUtc="2025-11-29T11:52:00Z">
              <w:r w:rsidRPr="00E5485D" w:rsidDel="00E5485D">
                <w:rPr>
                  <w:bCs/>
                  <w:lang w:val="it-IT"/>
                  <w:rPrChange w:id="1111" w:author="Castelli, Alessandro" w:date="2025-11-29T12:52:00Z" w16du:dateUtc="2025-11-29T11:52:00Z">
                    <w:rPr>
                      <w:bCs/>
                    </w:rPr>
                  </w:rPrChange>
                </w:rPr>
                <w:delText>C2</w:delText>
              </w:r>
            </w:del>
          </w:p>
        </w:tc>
        <w:tc>
          <w:tcPr>
            <w:tcW w:w="963" w:type="dxa"/>
            <w:hideMark/>
          </w:tcPr>
          <w:p w14:paraId="577D4111" w14:textId="196576FD" w:rsidR="00AF0FF1" w:rsidRPr="00E5485D" w:rsidDel="00E5485D" w:rsidRDefault="00AF0FF1">
            <w:pPr>
              <w:rPr>
                <w:del w:id="1112" w:author="Castelli, Alessandro" w:date="2025-11-29T12:52:00Z" w16du:dateUtc="2025-11-29T11:52:00Z"/>
                <w:bCs/>
                <w:lang w:val="it-IT"/>
                <w:rPrChange w:id="1113" w:author="Castelli, Alessandro" w:date="2025-11-29T12:52:00Z" w16du:dateUtc="2025-11-29T11:52:00Z">
                  <w:rPr>
                    <w:del w:id="1114" w:author="Castelli, Alessandro" w:date="2025-11-29T12:52:00Z" w16du:dateUtc="2025-11-29T11:52:00Z"/>
                    <w:bCs/>
                  </w:rPr>
                </w:rPrChange>
              </w:rPr>
            </w:pPr>
            <w:del w:id="1115" w:author="Castelli, Alessandro" w:date="2025-11-29T12:52:00Z" w16du:dateUtc="2025-11-29T11:52:00Z">
              <w:r w:rsidRPr="00E5485D" w:rsidDel="00E5485D">
                <w:rPr>
                  <w:bCs/>
                  <w:lang w:val="it-IT"/>
                  <w:rPrChange w:id="1116" w:author="Castelli, Alessandro" w:date="2025-11-29T12:52:00Z" w16du:dateUtc="2025-11-29T11:52:00Z">
                    <w:rPr>
                      <w:bCs/>
                    </w:rPr>
                  </w:rPrChange>
                </w:rPr>
                <w:delText>Indirizzo mail</w:delText>
              </w:r>
            </w:del>
          </w:p>
        </w:tc>
        <w:tc>
          <w:tcPr>
            <w:tcW w:w="963" w:type="dxa"/>
            <w:hideMark/>
          </w:tcPr>
          <w:p w14:paraId="7B360FE7" w14:textId="64EFFB7A" w:rsidR="00AF0FF1" w:rsidRPr="00E5485D" w:rsidDel="00E5485D" w:rsidRDefault="00AF0FF1">
            <w:pPr>
              <w:rPr>
                <w:del w:id="1117" w:author="Castelli, Alessandro" w:date="2025-11-29T12:52:00Z" w16du:dateUtc="2025-11-29T11:52:00Z"/>
                <w:bCs/>
                <w:lang w:val="it-IT"/>
                <w:rPrChange w:id="1118" w:author="Castelli, Alessandro" w:date="2025-11-29T12:52:00Z" w16du:dateUtc="2025-11-29T11:52:00Z">
                  <w:rPr>
                    <w:del w:id="1119" w:author="Castelli, Alessandro" w:date="2025-11-29T12:52:00Z" w16du:dateUtc="2025-11-29T11:52:00Z"/>
                    <w:bCs/>
                  </w:rPr>
                </w:rPrChange>
              </w:rPr>
            </w:pPr>
            <w:del w:id="1120" w:author="Castelli, Alessandro" w:date="2025-11-29T12:52:00Z" w16du:dateUtc="2025-11-29T11:52:00Z">
              <w:r w:rsidRPr="00E5485D" w:rsidDel="00E5485D">
                <w:rPr>
                  <w:bCs/>
                  <w:lang w:val="it-IT"/>
                  <w:rPrChange w:id="1121" w:author="Castelli, Alessandro" w:date="2025-11-29T12:52:00Z" w16du:dateUtc="2025-11-29T11:52:00Z">
                    <w:rPr>
                      <w:bCs/>
                    </w:rPr>
                  </w:rPrChange>
                </w:rPr>
                <w:delText>Output da sistema</w:delText>
              </w:r>
            </w:del>
          </w:p>
        </w:tc>
        <w:tc>
          <w:tcPr>
            <w:tcW w:w="963" w:type="dxa"/>
            <w:hideMark/>
          </w:tcPr>
          <w:p w14:paraId="640D02E2" w14:textId="658F61A4" w:rsidR="00AF0FF1" w:rsidRPr="00E5485D" w:rsidDel="00E5485D" w:rsidRDefault="00AF0FF1">
            <w:pPr>
              <w:rPr>
                <w:del w:id="1122" w:author="Castelli, Alessandro" w:date="2025-11-29T12:52:00Z" w16du:dateUtc="2025-11-29T11:52:00Z"/>
                <w:bCs/>
                <w:lang w:val="it-IT"/>
                <w:rPrChange w:id="1123" w:author="Castelli, Alessandro" w:date="2025-11-29T12:52:00Z" w16du:dateUtc="2025-11-29T11:52:00Z">
                  <w:rPr>
                    <w:del w:id="1124" w:author="Castelli, Alessandro" w:date="2025-11-29T12:52:00Z" w16du:dateUtc="2025-11-29T11:52:00Z"/>
                    <w:bCs/>
                  </w:rPr>
                </w:rPrChange>
              </w:rPr>
            </w:pPr>
            <w:del w:id="1125" w:author="Castelli, Alessandro" w:date="2025-11-29T12:52:00Z" w16du:dateUtc="2025-11-29T11:52:00Z">
              <w:r w:rsidRPr="00E5485D" w:rsidDel="00E5485D">
                <w:rPr>
                  <w:bCs/>
                  <w:lang w:val="it-IT"/>
                  <w:rPrChange w:id="1126" w:author="Castelli, Alessandro" w:date="2025-11-29T12:52:00Z" w16du:dateUtc="2025-11-29T11:52:00Z">
                    <w:rPr>
                      <w:bCs/>
                    </w:rPr>
                  </w:rPrChange>
                </w:rPr>
                <w:delText>No</w:delText>
              </w:r>
            </w:del>
          </w:p>
        </w:tc>
        <w:tc>
          <w:tcPr>
            <w:tcW w:w="963" w:type="dxa"/>
            <w:hideMark/>
          </w:tcPr>
          <w:p w14:paraId="62347C94" w14:textId="01608B04" w:rsidR="00AF0FF1" w:rsidRPr="00E5485D" w:rsidDel="00E5485D" w:rsidRDefault="00AF0FF1">
            <w:pPr>
              <w:rPr>
                <w:del w:id="1127" w:author="Castelli, Alessandro" w:date="2025-11-29T12:52:00Z" w16du:dateUtc="2025-11-29T11:52:00Z"/>
                <w:bCs/>
                <w:lang w:val="it-IT"/>
                <w:rPrChange w:id="1128" w:author="Castelli, Alessandro" w:date="2025-11-29T12:52:00Z" w16du:dateUtc="2025-11-29T11:52:00Z">
                  <w:rPr>
                    <w:del w:id="1129" w:author="Castelli, Alessandro" w:date="2025-11-29T12:52:00Z" w16du:dateUtc="2025-11-29T11:52:00Z"/>
                    <w:bCs/>
                  </w:rPr>
                </w:rPrChange>
              </w:rPr>
            </w:pPr>
            <w:del w:id="1130" w:author="Castelli, Alessandro" w:date="2025-11-29T12:52:00Z" w16du:dateUtc="2025-11-29T11:52:00Z">
              <w:r w:rsidRPr="00E5485D" w:rsidDel="00E5485D">
                <w:rPr>
                  <w:bCs/>
                  <w:lang w:val="it-IT"/>
                  <w:rPrChange w:id="1131" w:author="Castelli, Alessandro" w:date="2025-11-29T12:52:00Z" w16du:dateUtc="2025-11-29T11:52:00Z">
                    <w:rPr>
                      <w:bCs/>
                    </w:rPr>
                  </w:rPrChange>
                </w:rPr>
                <w:delText>No (ricerca)</w:delText>
              </w:r>
            </w:del>
          </w:p>
        </w:tc>
        <w:tc>
          <w:tcPr>
            <w:tcW w:w="962" w:type="dxa"/>
            <w:hideMark/>
          </w:tcPr>
          <w:p w14:paraId="0D5E4A69" w14:textId="6FC1C602" w:rsidR="00F73A79" w:rsidDel="00E5485D" w:rsidRDefault="00F73A79">
            <w:pPr>
              <w:rPr>
                <w:del w:id="1132" w:author="Castelli, Alessandro" w:date="2025-11-29T12:52:00Z" w16du:dateUtc="2025-11-29T11:52:00Z"/>
                <w:lang w:val="it-IT"/>
              </w:rPr>
            </w:pPr>
            <w:del w:id="1133" w:author="Castelli, Alessandro" w:date="2025-11-29T12:52:00Z" w16du:dateUtc="2025-11-29T11:52:00Z">
              <w:r w:rsidDel="00E5485D">
                <w:rPr>
                  <w:lang w:val="it-IT"/>
                </w:rPr>
                <w:delText xml:space="preserve">Alfanumerico senza caratteri speciali </w:delText>
              </w:r>
            </w:del>
          </w:p>
          <w:p w14:paraId="45C6EE11" w14:textId="77D62559" w:rsidR="00F73A79" w:rsidDel="00E5485D" w:rsidRDefault="00F73A79">
            <w:pPr>
              <w:rPr>
                <w:del w:id="1134" w:author="Castelli, Alessandro" w:date="2025-11-29T12:52:00Z" w16du:dateUtc="2025-11-29T11:52:00Z"/>
                <w:lang w:val="it-IT"/>
              </w:rPr>
            </w:pPr>
          </w:p>
          <w:p w14:paraId="129C29DD" w14:textId="6D63BEFD" w:rsidR="00AF0FF1" w:rsidRPr="00F73A79" w:rsidDel="00E5485D" w:rsidRDefault="00AF0FF1">
            <w:pPr>
              <w:rPr>
                <w:del w:id="1135" w:author="Castelli, Alessandro" w:date="2025-11-29T12:52:00Z" w16du:dateUtc="2025-11-29T11:52:00Z"/>
                <w:bCs/>
                <w:lang w:val="it-IT"/>
              </w:rPr>
            </w:pPr>
          </w:p>
        </w:tc>
        <w:tc>
          <w:tcPr>
            <w:tcW w:w="963" w:type="dxa"/>
            <w:hideMark/>
          </w:tcPr>
          <w:p w14:paraId="0BFEAC93" w14:textId="1FA52693" w:rsidR="00AF0FF1" w:rsidRPr="00AD61E9" w:rsidDel="00E5485D" w:rsidRDefault="00AD61E9">
            <w:pPr>
              <w:rPr>
                <w:del w:id="1136" w:author="Castelli, Alessandro" w:date="2025-11-29T12:52:00Z" w16du:dateUtc="2025-11-29T11:52:00Z"/>
                <w:bCs/>
                <w:lang w:val="it-IT"/>
              </w:rPr>
            </w:pPr>
            <w:del w:id="1137" w:author="Castelli, Alessandro" w:date="2025-11-29T12:52:00Z" w16du:dateUtc="2025-11-29T11:52:00Z">
              <w:r w:rsidRPr="00AD61E9" w:rsidDel="00E5485D">
                <w:rPr>
                  <w:bCs/>
                  <w:lang w:val="it-IT"/>
                </w:rPr>
                <w:delText xml:space="preserve">Restituiti da sistema, formato: </w:delText>
              </w:r>
              <w:r w:rsidRPr="00AA58E5" w:rsidDel="00E5485D">
                <w:rPr>
                  <w:lang w:val="it-IT"/>
                </w:rPr>
                <w:delText>utente@</w:delText>
              </w:r>
              <w:r w:rsidRPr="00AA58E5" w:rsidDel="00E5485D">
                <w:rPr>
                  <w:lang w:val="it-IT"/>
                </w:rPr>
                <w:lastRenderedPageBreak/>
                <w:delText>dominio.tld</w:delText>
              </w:r>
              <w:r w:rsidRPr="00AD61E9" w:rsidDel="00E5485D">
                <w:rPr>
                  <w:bCs/>
                  <w:lang w:val="it-IT"/>
                </w:rPr>
                <w:delText xml:space="preserve"> </w:delText>
              </w:r>
            </w:del>
          </w:p>
        </w:tc>
        <w:tc>
          <w:tcPr>
            <w:tcW w:w="963" w:type="dxa"/>
          </w:tcPr>
          <w:p w14:paraId="442F3A1A" w14:textId="1DC5A714" w:rsidR="00AF0FF1" w:rsidRPr="00FF55DF" w:rsidDel="00E5485D" w:rsidRDefault="00AF0FF1">
            <w:pPr>
              <w:rPr>
                <w:del w:id="1138" w:author="Castelli, Alessandro" w:date="2025-11-29T12:52:00Z" w16du:dateUtc="2025-11-29T11:52:00Z"/>
                <w:bCs/>
                <w:lang w:val="it-IT"/>
              </w:rPr>
            </w:pPr>
          </w:p>
        </w:tc>
        <w:tc>
          <w:tcPr>
            <w:tcW w:w="963" w:type="dxa"/>
          </w:tcPr>
          <w:p w14:paraId="62D4C1D9" w14:textId="42A75D4B" w:rsidR="00AF0FF1" w:rsidRPr="00AD61E9" w:rsidDel="00E5485D" w:rsidRDefault="00AF0FF1">
            <w:pPr>
              <w:rPr>
                <w:del w:id="1139" w:author="Castelli, Alessandro" w:date="2025-11-29T12:52:00Z" w16du:dateUtc="2025-11-29T11:52:00Z"/>
                <w:bCs/>
                <w:lang w:val="it-IT"/>
              </w:rPr>
            </w:pPr>
          </w:p>
        </w:tc>
        <w:tc>
          <w:tcPr>
            <w:tcW w:w="963" w:type="dxa"/>
          </w:tcPr>
          <w:p w14:paraId="171D89D6" w14:textId="29B2D479" w:rsidR="00AF0FF1" w:rsidRPr="00FF55DF" w:rsidDel="00E5485D" w:rsidRDefault="00AF0FF1">
            <w:pPr>
              <w:rPr>
                <w:del w:id="1140" w:author="Castelli, Alessandro" w:date="2025-11-29T12:52:00Z" w16du:dateUtc="2025-11-29T11:52:00Z"/>
                <w:bCs/>
                <w:lang w:val="it-IT"/>
              </w:rPr>
            </w:pPr>
          </w:p>
        </w:tc>
      </w:tr>
    </w:tbl>
    <w:p w14:paraId="3F3ED26A" w14:textId="7C7E9F17" w:rsidR="00AF0FF1" w:rsidDel="00E5485D" w:rsidRDefault="00AF0FF1" w:rsidP="004D3480">
      <w:pPr>
        <w:rPr>
          <w:del w:id="1141" w:author="Castelli, Alessandro" w:date="2025-11-29T12:52:00Z" w16du:dateUtc="2025-11-29T11:52:00Z"/>
          <w:lang w:val="it-IT"/>
        </w:rPr>
      </w:pPr>
    </w:p>
    <w:p w14:paraId="4761E6EF" w14:textId="20AA3C9A" w:rsidR="00443D40" w:rsidDel="00E5485D" w:rsidRDefault="00443D40" w:rsidP="004D3480">
      <w:pPr>
        <w:rPr>
          <w:del w:id="1142" w:author="Castelli, Alessandro" w:date="2025-11-29T12:52:00Z" w16du:dateUtc="2025-11-29T11:52:00Z"/>
          <w:lang w:val="it-IT"/>
        </w:rPr>
      </w:pPr>
    </w:p>
    <w:p w14:paraId="079CBEF5" w14:textId="1A91F656" w:rsidR="00B17F71" w:rsidRPr="00E5485D" w:rsidDel="00E5485D" w:rsidRDefault="00B17F71" w:rsidP="004D3480">
      <w:pPr>
        <w:pStyle w:val="Heading3"/>
        <w:ind w:left="600"/>
        <w:rPr>
          <w:del w:id="1143" w:author="Castelli, Alessandro" w:date="2025-11-29T12:52:00Z" w16du:dateUtc="2025-11-29T11:52:00Z"/>
          <w:lang w:val="it-IT"/>
          <w:rPrChange w:id="1144" w:author="Castelli, Alessandro" w:date="2025-11-29T12:52:00Z" w16du:dateUtc="2025-11-29T11:52:00Z">
            <w:rPr>
              <w:del w:id="1145" w:author="Castelli, Alessandro" w:date="2025-11-29T12:52:00Z" w16du:dateUtc="2025-11-29T11:52:00Z"/>
            </w:rPr>
          </w:rPrChange>
        </w:rPr>
      </w:pPr>
      <w:del w:id="1146" w:author="Castelli, Alessandro" w:date="2025-11-29T12:52:00Z" w16du:dateUtc="2025-11-29T11:52:00Z">
        <w:r w:rsidRPr="10CEFF33" w:rsidDel="00B17F71">
          <w:rPr>
            <w:lang w:val="it-IT"/>
            <w:rPrChange w:id="1147" w:author="Castelli, Alessandro" w:date="2025-11-29T12:52:00Z" w16du:dateUtc="2025-11-29T11:52:00Z">
              <w:rPr/>
            </w:rPrChange>
          </w:rPr>
          <w:delText>Menu laterale</w:delText>
        </w:r>
      </w:del>
    </w:p>
    <w:p w14:paraId="2759437F" w14:textId="6CA3F71D" w:rsidR="006A4B77" w:rsidDel="00E5485D" w:rsidRDefault="006A4B77" w:rsidP="004D3480">
      <w:pPr>
        <w:rPr>
          <w:del w:id="1148" w:author="Castelli, Alessandro" w:date="2025-11-29T12:52:00Z" w16du:dateUtc="2025-11-29T11:52:00Z"/>
          <w:lang w:val="it-IT"/>
        </w:rPr>
      </w:pPr>
    </w:p>
    <w:p w14:paraId="790ABD19" w14:textId="694C0460" w:rsidR="006332C7" w:rsidRPr="00782317" w:rsidDel="00E5485D" w:rsidRDefault="006332C7" w:rsidP="004D3480">
      <w:pPr>
        <w:rPr>
          <w:del w:id="1149" w:author="Castelli, Alessandro" w:date="2025-11-29T12:52:00Z" w16du:dateUtc="2025-11-29T11:52:00Z"/>
          <w:lang w:val="it-IT"/>
        </w:rPr>
      </w:pPr>
      <w:del w:id="1150" w:author="Castelli, Alessandro" w:date="2025-11-29T12:52:00Z" w16du:dateUtc="2025-11-29T11:52:00Z">
        <w:r w:rsidRPr="00782317" w:rsidDel="00E5485D">
          <w:rPr>
            <w:lang w:val="it-IT"/>
          </w:rPr>
          <w:delText>Il nuovo applicativo di CRM sarà integrato con FrEE. Si prevede di conseguenza che l’utente visualizzi il medesimo menù con le voci di primo e secondo livello già incorporate in FrEE</w:delText>
        </w:r>
      </w:del>
    </w:p>
    <w:p w14:paraId="2C056164" w14:textId="794DA0C2" w:rsidR="00BD7114" w:rsidDel="00E5485D" w:rsidRDefault="006332C7" w:rsidP="004D3480">
      <w:pPr>
        <w:rPr>
          <w:del w:id="1151" w:author="Castelli, Alessandro" w:date="2025-11-29T12:52:00Z" w16du:dateUtc="2025-11-29T11:52:00Z"/>
          <w:lang w:val="it-IT"/>
        </w:rPr>
      </w:pPr>
      <w:del w:id="1152" w:author="Castelli, Alessandro" w:date="2025-11-29T12:52:00Z" w16du:dateUtc="2025-11-29T11:52:00Z">
        <w:r w:rsidRPr="00782317" w:rsidDel="00E5485D">
          <w:rPr>
            <w:lang w:val="it-IT"/>
          </w:rPr>
          <w:delText>Il menù sarà visualizzabile all’accesso in FrEE e visibil</w:delText>
        </w:r>
        <w:r w:rsidR="008B040D" w:rsidRPr="00782317" w:rsidDel="00E5485D">
          <w:rPr>
            <w:lang w:val="it-IT"/>
          </w:rPr>
          <w:delText>e</w:delText>
        </w:r>
        <w:r w:rsidRPr="00782317" w:rsidDel="00E5485D">
          <w:rPr>
            <w:lang w:val="it-IT"/>
          </w:rPr>
          <w:delText xml:space="preserve"> in tutte le pagina di navigazione</w:delText>
        </w:r>
      </w:del>
    </w:p>
    <w:p w14:paraId="6560FF55" w14:textId="756405DA" w:rsidR="00BB7B95" w:rsidDel="00E5485D" w:rsidRDefault="0058661D" w:rsidP="004D3480">
      <w:pPr>
        <w:rPr>
          <w:del w:id="1153" w:author="Castelli, Alessandro" w:date="2025-11-29T12:52:00Z" w16du:dateUtc="2025-11-29T11:52:00Z"/>
          <w:lang w:val="it-IT"/>
        </w:rPr>
      </w:pPr>
      <w:del w:id="1154" w:author="Castelli, Alessandro" w:date="2025-11-29T12:52:00Z" w16du:dateUtc="2025-11-29T11:52:00Z">
        <w:r w:rsidDel="00E5485D">
          <w:rPr>
            <w:lang w:val="it-IT"/>
          </w:rPr>
          <w:delText xml:space="preserve">All’interno del menù laterale </w:delText>
        </w:r>
        <w:r w:rsidR="005C7896" w:rsidDel="00E5485D">
          <w:rPr>
            <w:lang w:val="it-IT"/>
          </w:rPr>
          <w:delText>si prevede</w:delText>
        </w:r>
        <w:r w:rsidR="00BB7B95" w:rsidDel="00E5485D">
          <w:rPr>
            <w:lang w:val="it-IT"/>
          </w:rPr>
          <w:delText>:</w:delText>
        </w:r>
      </w:del>
    </w:p>
    <w:p w14:paraId="4B4998B0" w14:textId="705BF914" w:rsidR="00BB7B95" w:rsidDel="00E5485D" w:rsidRDefault="00074B25" w:rsidP="00B5236E">
      <w:pPr>
        <w:pStyle w:val="ListParagraph"/>
        <w:numPr>
          <w:ilvl w:val="0"/>
          <w:numId w:val="17"/>
        </w:numPr>
        <w:ind w:left="714" w:hanging="357"/>
        <w:rPr>
          <w:del w:id="1155" w:author="Castelli, Alessandro" w:date="2025-11-29T12:52:00Z" w16du:dateUtc="2025-11-29T11:52:00Z"/>
          <w:lang w:val="it-IT"/>
        </w:rPr>
      </w:pPr>
      <w:del w:id="1156" w:author="Castelli, Alessandro" w:date="2025-11-29T12:52:00Z" w16du:dateUtc="2025-11-29T11:52:00Z">
        <w:r w:rsidDel="00E5485D">
          <w:rPr>
            <w:lang w:val="it-IT"/>
          </w:rPr>
          <w:delText>N</w:delText>
        </w:r>
        <w:r w:rsidR="003B609C" w:rsidRPr="00BB7B95" w:rsidDel="00E5485D">
          <w:rPr>
            <w:lang w:val="it-IT"/>
          </w:rPr>
          <w:delText xml:space="preserve">uova voce di menu di primo livello con icona </w:delText>
        </w:r>
        <w:r w:rsidR="00510C11" w:rsidRPr="00BB7B95" w:rsidDel="00E5485D">
          <w:rPr>
            <w:lang w:val="it-IT"/>
          </w:rPr>
          <w:delText>FrEExUP</w:delText>
        </w:r>
        <w:r w:rsidR="00C72A91" w:rsidRPr="00BB7B95" w:rsidDel="00E5485D">
          <w:rPr>
            <w:lang w:val="it-IT"/>
          </w:rPr>
          <w:delText xml:space="preserve">: </w:delText>
        </w:r>
        <w:r w:rsidR="00ED42BD" w:rsidRPr="00BB7B95" w:rsidDel="00E5485D">
          <w:rPr>
            <w:lang w:val="it-IT"/>
          </w:rPr>
          <w:delText>Al click sull’icona</w:delText>
        </w:r>
        <w:r w:rsidR="003B609C" w:rsidRPr="00BB7B95" w:rsidDel="00E5485D">
          <w:rPr>
            <w:lang w:val="it-IT"/>
          </w:rPr>
          <w:delText xml:space="preserve"> di </w:delText>
        </w:r>
        <w:r w:rsidR="00510C11" w:rsidRPr="00BB7B95" w:rsidDel="00E5485D">
          <w:rPr>
            <w:lang w:val="it-IT"/>
          </w:rPr>
          <w:delText>FrEExUP</w:delText>
        </w:r>
        <w:r w:rsidR="00ED42BD" w:rsidRPr="00BB7B95" w:rsidDel="00E5485D">
          <w:rPr>
            <w:lang w:val="it-IT"/>
          </w:rPr>
          <w:delText xml:space="preserve">, si aprono </w:delText>
        </w:r>
        <w:r w:rsidR="003B609C" w:rsidRPr="00BB7B95" w:rsidDel="00E5485D">
          <w:rPr>
            <w:lang w:val="it-IT"/>
          </w:rPr>
          <w:delText xml:space="preserve">le voci </w:delText>
        </w:r>
        <w:r w:rsidR="00FB5A0E" w:rsidRPr="00BB7B95" w:rsidDel="00E5485D">
          <w:rPr>
            <w:lang w:val="it-IT"/>
          </w:rPr>
          <w:delText>di</w:delText>
        </w:r>
        <w:r w:rsidR="003B609C" w:rsidRPr="00BB7B95" w:rsidDel="00E5485D">
          <w:rPr>
            <w:lang w:val="it-IT"/>
          </w:rPr>
          <w:delText xml:space="preserve"> secondo livello </w:delText>
        </w:r>
        <w:r w:rsidR="00FB5A0E" w:rsidRPr="00BB7B95" w:rsidDel="00E5485D">
          <w:rPr>
            <w:lang w:val="it-IT"/>
          </w:rPr>
          <w:delText>e terzo livello</w:delText>
        </w:r>
        <w:r w:rsidDel="00E5485D">
          <w:rPr>
            <w:lang w:val="it-IT"/>
          </w:rPr>
          <w:delText>:</w:delText>
        </w:r>
      </w:del>
    </w:p>
    <w:p w14:paraId="5F084260" w14:textId="6BB3B31A" w:rsidR="00E04417" w:rsidDel="00E5485D" w:rsidRDefault="00365E3E" w:rsidP="00B5236E">
      <w:pPr>
        <w:pStyle w:val="ListParagraph"/>
        <w:numPr>
          <w:ilvl w:val="1"/>
          <w:numId w:val="17"/>
        </w:numPr>
        <w:ind w:left="1434" w:hanging="357"/>
        <w:rPr>
          <w:del w:id="1157" w:author="Castelli, Alessandro" w:date="2025-11-29T12:52:00Z" w16du:dateUtc="2025-11-29T11:52:00Z"/>
          <w:lang w:val="it-IT"/>
        </w:rPr>
      </w:pPr>
      <w:del w:id="1158" w:author="Castelli, Alessandro" w:date="2025-11-29T12:52:00Z" w16du:dateUtc="2025-11-29T11:52:00Z">
        <w:r w:rsidDel="00E5485D">
          <w:rPr>
            <w:lang w:val="it-IT"/>
          </w:rPr>
          <w:delText>Home</w:delText>
        </w:r>
        <w:r w:rsidR="001D20FB" w:rsidRPr="00E04417" w:rsidDel="00E5485D">
          <w:rPr>
            <w:lang w:val="it-IT"/>
          </w:rPr>
          <w:delText xml:space="preserve"> </w:delText>
        </w:r>
        <w:r w:rsidR="001D20FB" w:rsidRPr="00E04417" w:rsidDel="00E5485D">
          <w:rPr>
            <w:rFonts w:ascii="Wingdings" w:eastAsia="Wingdings" w:hAnsi="Wingdings" w:cs="Wingdings"/>
            <w:lang w:val="it-IT"/>
          </w:rPr>
          <w:delText>à</w:delText>
        </w:r>
        <w:r w:rsidR="001D20FB" w:rsidRPr="00E04417" w:rsidDel="00E5485D">
          <w:rPr>
            <w:lang w:val="it-IT"/>
          </w:rPr>
          <w:delText xml:space="preserve"> Apertura pagina dedicata</w:delText>
        </w:r>
        <w:r w:rsidR="00E04417" w:rsidRPr="00E04417" w:rsidDel="00E5485D">
          <w:rPr>
            <w:lang w:val="it-IT"/>
          </w:rPr>
          <w:delText xml:space="preserve"> di </w:delText>
        </w:r>
        <w:r w:rsidRPr="00365E3E" w:rsidDel="00E5485D">
          <w:rPr>
            <w:u w:val="single"/>
            <w:lang w:val="it-IT"/>
          </w:rPr>
          <w:delText>Home -</w:delText>
        </w:r>
        <w:r w:rsidR="00E04417" w:rsidRPr="00365E3E" w:rsidDel="00E5485D">
          <w:rPr>
            <w:u w:val="single"/>
            <w:lang w:val="it-IT"/>
          </w:rPr>
          <w:fldChar w:fldCharType="begin"/>
        </w:r>
        <w:r w:rsidR="00E04417" w:rsidRPr="00365E3E" w:rsidDel="00E5485D">
          <w:rPr>
            <w:u w:val="single"/>
            <w:lang w:val="it-IT"/>
          </w:rPr>
          <w:delInstrText xml:space="preserve"> REF _Ref211957051 \h  \* MERGEFORMAT </w:delInstrText>
        </w:r>
        <w:r w:rsidR="00E04417" w:rsidRPr="00365E3E" w:rsidDel="00E5485D">
          <w:rPr>
            <w:u w:val="single"/>
            <w:lang w:val="it-IT"/>
          </w:rPr>
        </w:r>
        <w:r w:rsidR="00E04417" w:rsidRPr="00365E3E" w:rsidDel="00E5485D">
          <w:rPr>
            <w:u w:val="single"/>
            <w:lang w:val="it-IT"/>
          </w:rPr>
          <w:fldChar w:fldCharType="separate"/>
        </w:r>
        <w:r w:rsidR="00E04417" w:rsidRPr="00365E3E" w:rsidDel="00E5485D">
          <w:rPr>
            <w:u w:val="single"/>
            <w:lang w:val="it-IT"/>
          </w:rPr>
          <w:delText>Gestione lead</w:delText>
        </w:r>
        <w:r w:rsidR="00E04417" w:rsidRPr="00365E3E" w:rsidDel="00E5485D">
          <w:rPr>
            <w:u w:val="single"/>
            <w:lang w:val="it-IT"/>
          </w:rPr>
          <w:fldChar w:fldCharType="end"/>
        </w:r>
      </w:del>
    </w:p>
    <w:p w14:paraId="2BD08038" w14:textId="67970359" w:rsidR="00FB5A0E" w:rsidRPr="00074B25" w:rsidDel="00E5485D" w:rsidRDefault="00B3455C" w:rsidP="00B5236E">
      <w:pPr>
        <w:pStyle w:val="ListParagraph"/>
        <w:numPr>
          <w:ilvl w:val="1"/>
          <w:numId w:val="17"/>
        </w:numPr>
        <w:ind w:left="1434" w:hanging="357"/>
        <w:rPr>
          <w:del w:id="1159" w:author="Castelli, Alessandro" w:date="2025-11-29T12:52:00Z" w16du:dateUtc="2025-11-29T11:52:00Z"/>
          <w:lang w:val="it-IT"/>
        </w:rPr>
      </w:pPr>
      <w:del w:id="1160" w:author="Castelli, Alessandro" w:date="2025-11-29T12:52:00Z" w16du:dateUtc="2025-11-29T11:52:00Z">
        <w:r w:rsidRPr="00E04417" w:rsidDel="00E5485D">
          <w:rPr>
            <w:lang w:val="it-IT"/>
          </w:rPr>
          <w:delText>Appuntamenti</w:delText>
        </w:r>
        <w:r w:rsidR="00143E7E" w:rsidDel="00E5485D">
          <w:rPr>
            <w:lang w:val="it-IT"/>
          </w:rPr>
          <w:delText xml:space="preserve"> (focus prossimi sprint)</w:delText>
        </w:r>
      </w:del>
    </w:p>
    <w:p w14:paraId="768BEBE2" w14:textId="23E32618" w:rsidR="00FB5A0E" w:rsidRPr="00B43790" w:rsidDel="00E5485D" w:rsidRDefault="003B609C" w:rsidP="00B5236E">
      <w:pPr>
        <w:pStyle w:val="BodyText"/>
        <w:numPr>
          <w:ilvl w:val="2"/>
          <w:numId w:val="17"/>
        </w:numPr>
        <w:ind w:left="2040"/>
        <w:rPr>
          <w:del w:id="1161" w:author="Castelli, Alessandro" w:date="2025-11-29T12:52:00Z" w16du:dateUtc="2025-11-29T11:52:00Z"/>
          <w:lang w:val="it-IT"/>
        </w:rPr>
      </w:pPr>
      <w:del w:id="1162" w:author="Castelli, Alessandro" w:date="2025-11-29T12:52:00Z" w16du:dateUtc="2025-11-29T11:52:00Z">
        <w:r w:rsidRPr="000007CF" w:rsidDel="00E5485D">
          <w:rPr>
            <w:lang w:val="it-IT"/>
          </w:rPr>
          <w:delText>Presa appuntamento</w:delText>
        </w:r>
        <w:r w:rsidR="00B43790" w:rsidDel="00E5485D">
          <w:rPr>
            <w:lang w:val="it-IT"/>
          </w:rPr>
          <w:delText xml:space="preserve"> </w:delText>
        </w:r>
        <w:r w:rsidR="00B43790" w:rsidRPr="00A668D3" w:rsidDel="00E5485D">
          <w:rPr>
            <w:rFonts w:ascii="Wingdings" w:eastAsia="Wingdings" w:hAnsi="Wingdings" w:cs="Wingdings"/>
            <w:lang w:val="it-IT"/>
          </w:rPr>
          <w:delText>à</w:delText>
        </w:r>
        <w:r w:rsidR="00B43790" w:rsidDel="00E5485D">
          <w:rPr>
            <w:lang w:val="it-IT"/>
          </w:rPr>
          <w:delText xml:space="preserve"> Apertura pagina dedicata</w:delText>
        </w:r>
      </w:del>
    </w:p>
    <w:p w14:paraId="1B965A7E" w14:textId="6C5E565D" w:rsidR="00FB5A0E" w:rsidRPr="00B43790" w:rsidDel="00E5485D" w:rsidRDefault="003B609C" w:rsidP="00B5236E">
      <w:pPr>
        <w:pStyle w:val="BodyText"/>
        <w:numPr>
          <w:ilvl w:val="2"/>
          <w:numId w:val="17"/>
        </w:numPr>
        <w:ind w:left="2040"/>
        <w:rPr>
          <w:del w:id="1163" w:author="Castelli, Alessandro" w:date="2025-11-29T12:52:00Z" w16du:dateUtc="2025-11-29T11:52:00Z"/>
          <w:lang w:val="it-IT"/>
        </w:rPr>
      </w:pPr>
      <w:del w:id="1164" w:author="Castelli, Alessandro" w:date="2025-11-29T12:52:00Z" w16du:dateUtc="2025-11-29T11:52:00Z">
        <w:r w:rsidRPr="000007CF" w:rsidDel="00E5485D">
          <w:rPr>
            <w:lang w:val="it-IT"/>
          </w:rPr>
          <w:delText>Preparazione incontri (canali specialistici)</w:delText>
        </w:r>
        <w:r w:rsidR="00B43790" w:rsidDel="00E5485D">
          <w:rPr>
            <w:lang w:val="it-IT"/>
          </w:rPr>
          <w:delText xml:space="preserve"> </w:delText>
        </w:r>
        <w:r w:rsidR="00B43790" w:rsidRPr="00A668D3" w:rsidDel="00E5485D">
          <w:rPr>
            <w:rFonts w:ascii="Wingdings" w:eastAsia="Wingdings" w:hAnsi="Wingdings" w:cs="Wingdings"/>
            <w:lang w:val="it-IT"/>
          </w:rPr>
          <w:delText>à</w:delText>
        </w:r>
        <w:r w:rsidR="00B43790" w:rsidDel="00E5485D">
          <w:rPr>
            <w:lang w:val="it-IT"/>
          </w:rPr>
          <w:delText xml:space="preserve"> Apertura pagina dedicata</w:delText>
        </w:r>
      </w:del>
    </w:p>
    <w:p w14:paraId="2EFF9534" w14:textId="5EEC34D0" w:rsidR="00A66BD5" w:rsidDel="00E5485D" w:rsidRDefault="003B609C" w:rsidP="00B5236E">
      <w:pPr>
        <w:pStyle w:val="BodyText"/>
        <w:numPr>
          <w:ilvl w:val="2"/>
          <w:numId w:val="17"/>
        </w:numPr>
        <w:ind w:left="2040"/>
        <w:rPr>
          <w:del w:id="1165" w:author="Castelli, Alessandro" w:date="2025-11-29T12:52:00Z" w16du:dateUtc="2025-11-29T11:52:00Z"/>
          <w:lang w:val="it-IT"/>
        </w:rPr>
      </w:pPr>
      <w:del w:id="1166" w:author="Castelli, Alessandro" w:date="2025-11-29T12:52:00Z" w16du:dateUtc="2025-11-29T11:52:00Z">
        <w:r w:rsidRPr="000007CF" w:rsidDel="00E5485D">
          <w:rPr>
            <w:lang w:val="it-IT"/>
          </w:rPr>
          <w:delText>Esecuzione incontri (canali specialistici)</w:delText>
        </w:r>
        <w:r w:rsidR="00B43790" w:rsidDel="00E5485D">
          <w:rPr>
            <w:lang w:val="it-IT"/>
          </w:rPr>
          <w:delText xml:space="preserve"> </w:delText>
        </w:r>
        <w:r w:rsidR="00B43790" w:rsidRPr="00A668D3" w:rsidDel="00E5485D">
          <w:rPr>
            <w:rFonts w:ascii="Wingdings" w:eastAsia="Wingdings" w:hAnsi="Wingdings" w:cs="Wingdings"/>
            <w:lang w:val="it-IT"/>
          </w:rPr>
          <w:delText>à</w:delText>
        </w:r>
        <w:r w:rsidR="00B43790" w:rsidDel="00E5485D">
          <w:rPr>
            <w:lang w:val="it-IT"/>
          </w:rPr>
          <w:delText xml:space="preserve"> Apertura pagina dedicata</w:delText>
        </w:r>
      </w:del>
    </w:p>
    <w:p w14:paraId="0ED578A3" w14:textId="5517F7DE" w:rsidR="00A66BD5" w:rsidRPr="00365E3E" w:rsidDel="00E5485D" w:rsidRDefault="007A7535" w:rsidP="00B5236E">
      <w:pPr>
        <w:pStyle w:val="BodyText"/>
        <w:numPr>
          <w:ilvl w:val="1"/>
          <w:numId w:val="17"/>
        </w:numPr>
        <w:ind w:left="1434" w:hanging="357"/>
        <w:rPr>
          <w:del w:id="1167" w:author="Castelli, Alessandro" w:date="2025-11-29T12:52:00Z" w16du:dateUtc="2025-11-29T11:52:00Z"/>
          <w:lang w:val="it-IT"/>
        </w:rPr>
      </w:pPr>
      <w:del w:id="1168" w:author="Castelli, Alessandro" w:date="2025-11-29T12:52:00Z" w16du:dateUtc="2025-11-29T11:52:00Z">
        <w:r w:rsidRPr="00A66BD5" w:rsidDel="00E5485D">
          <w:rPr>
            <w:lang w:val="it-IT"/>
          </w:rPr>
          <w:delText xml:space="preserve">Il </w:delText>
        </w:r>
        <w:r w:rsidR="00F202D6" w:rsidRPr="00A66BD5" w:rsidDel="00E5485D">
          <w:rPr>
            <w:lang w:val="it-IT"/>
          </w:rPr>
          <w:delText>mio portafoglio</w:delText>
        </w:r>
        <w:r w:rsidR="00B43790" w:rsidRPr="00A66BD5" w:rsidDel="00E5485D">
          <w:rPr>
            <w:lang w:val="it-IT"/>
          </w:rPr>
          <w:delText xml:space="preserve"> </w:delText>
        </w:r>
        <w:r w:rsidR="00B43790" w:rsidRPr="00A668D3" w:rsidDel="00E5485D">
          <w:rPr>
            <w:rFonts w:ascii="Wingdings" w:eastAsia="Wingdings" w:hAnsi="Wingdings" w:cs="Wingdings"/>
            <w:lang w:val="it-IT"/>
          </w:rPr>
          <w:delText>à</w:delText>
        </w:r>
        <w:r w:rsidR="00B43790" w:rsidRPr="00A66BD5" w:rsidDel="00E5485D">
          <w:rPr>
            <w:lang w:val="it-IT"/>
          </w:rPr>
          <w:delText xml:space="preserve"> Apertura </w:delText>
        </w:r>
        <w:r w:rsidR="00B43790" w:rsidRPr="00365E3E" w:rsidDel="00E5485D">
          <w:rPr>
            <w:lang w:val="it-IT"/>
          </w:rPr>
          <w:delText>pagina dedicata</w:delText>
        </w:r>
        <w:r w:rsidR="00E04417" w:rsidRPr="00365E3E" w:rsidDel="00E5485D">
          <w:rPr>
            <w:lang w:val="it-IT"/>
          </w:rPr>
          <w:delText xml:space="preserve"> </w:delText>
        </w:r>
        <w:r w:rsidR="00365E3E" w:rsidDel="00E5485D">
          <w:rPr>
            <w:lang w:val="it-IT"/>
          </w:rPr>
          <w:delText>(</w:delText>
        </w:r>
        <w:r w:rsidR="00365E3E" w:rsidRPr="00365E3E" w:rsidDel="00E5485D">
          <w:rPr>
            <w:lang w:val="it-IT"/>
          </w:rPr>
          <w:delText>focus prossimi sprint</w:delText>
        </w:r>
        <w:r w:rsidR="00365E3E" w:rsidDel="00E5485D">
          <w:rPr>
            <w:lang w:val="it-IT"/>
          </w:rPr>
          <w:delText>)</w:delText>
        </w:r>
      </w:del>
    </w:p>
    <w:p w14:paraId="51DB6758" w14:textId="3D840391" w:rsidR="00A66BD5" w:rsidDel="00E5485D" w:rsidRDefault="00F202D6" w:rsidP="00B5236E">
      <w:pPr>
        <w:pStyle w:val="BodyText"/>
        <w:numPr>
          <w:ilvl w:val="1"/>
          <w:numId w:val="17"/>
        </w:numPr>
        <w:ind w:left="1434" w:hanging="357"/>
        <w:rPr>
          <w:del w:id="1169" w:author="Castelli, Alessandro" w:date="2025-11-29T12:52:00Z" w16du:dateUtc="2025-11-29T11:52:00Z"/>
          <w:lang w:val="it-IT"/>
        </w:rPr>
      </w:pPr>
      <w:del w:id="1170" w:author="Castelli, Alessandro" w:date="2025-11-29T12:52:00Z" w16du:dateUtc="2025-11-29T11:52:00Z">
        <w:r w:rsidRPr="00A66BD5" w:rsidDel="00E5485D">
          <w:rPr>
            <w:lang w:val="it-IT"/>
          </w:rPr>
          <w:delText>Gestione lead</w:delText>
        </w:r>
        <w:r w:rsidR="00B43790" w:rsidRPr="00A66BD5" w:rsidDel="00E5485D">
          <w:rPr>
            <w:lang w:val="it-IT"/>
          </w:rPr>
          <w:delText xml:space="preserve"> </w:delText>
        </w:r>
        <w:r w:rsidR="00B43790" w:rsidRPr="00A668D3" w:rsidDel="00E5485D">
          <w:rPr>
            <w:rFonts w:ascii="Wingdings" w:eastAsia="Wingdings" w:hAnsi="Wingdings" w:cs="Wingdings"/>
            <w:lang w:val="it-IT"/>
          </w:rPr>
          <w:delText>à</w:delText>
        </w:r>
        <w:r w:rsidR="00B43790" w:rsidRPr="00A66BD5" w:rsidDel="00E5485D">
          <w:rPr>
            <w:lang w:val="it-IT"/>
          </w:rPr>
          <w:delText xml:space="preserve"> Apertura pagina dedicata</w:delText>
        </w:r>
        <w:r w:rsidR="00E04417" w:rsidDel="00E5485D">
          <w:rPr>
            <w:lang w:val="it-IT"/>
          </w:rPr>
          <w:delText xml:space="preserve"> </w:delText>
        </w:r>
        <w:r w:rsidR="00143E7E" w:rsidRPr="00365E3E" w:rsidDel="00E5485D">
          <w:rPr>
            <w:u w:val="single"/>
            <w:lang w:val="it-IT"/>
          </w:rPr>
          <w:fldChar w:fldCharType="begin"/>
        </w:r>
        <w:r w:rsidR="00143E7E" w:rsidRPr="00365E3E" w:rsidDel="00E5485D">
          <w:rPr>
            <w:u w:val="single"/>
            <w:lang w:val="it-IT"/>
          </w:rPr>
          <w:delInstrText xml:space="preserve"> REF _Ref211866753 \h  \* MERGEFORMAT </w:delInstrText>
        </w:r>
        <w:r w:rsidR="00143E7E" w:rsidRPr="00365E3E" w:rsidDel="00E5485D">
          <w:rPr>
            <w:u w:val="single"/>
            <w:lang w:val="it-IT"/>
          </w:rPr>
        </w:r>
        <w:r w:rsidR="00143E7E" w:rsidRPr="00365E3E" w:rsidDel="00E5485D">
          <w:rPr>
            <w:u w:val="single"/>
            <w:lang w:val="it-IT"/>
          </w:rPr>
          <w:fldChar w:fldCharType="separate"/>
        </w:r>
        <w:r w:rsidR="00143E7E" w:rsidRPr="00365E3E" w:rsidDel="00E5485D">
          <w:rPr>
            <w:u w:val="single"/>
            <w:lang w:val="it-IT"/>
          </w:rPr>
          <w:delText>Vista lead</w:delText>
        </w:r>
        <w:r w:rsidR="00143E7E" w:rsidRPr="00365E3E" w:rsidDel="00E5485D">
          <w:rPr>
            <w:u w:val="single"/>
            <w:lang w:val="it-IT"/>
          </w:rPr>
          <w:fldChar w:fldCharType="end"/>
        </w:r>
      </w:del>
    </w:p>
    <w:p w14:paraId="367DBDA9" w14:textId="5CA0162E" w:rsidR="00A66BD5" w:rsidRPr="00A66BD5" w:rsidDel="00E5485D" w:rsidRDefault="00E31FC6" w:rsidP="00B5236E">
      <w:pPr>
        <w:pStyle w:val="BodyText"/>
        <w:numPr>
          <w:ilvl w:val="1"/>
          <w:numId w:val="17"/>
        </w:numPr>
        <w:ind w:left="1434" w:hanging="357"/>
        <w:rPr>
          <w:del w:id="1171" w:author="Castelli, Alessandro" w:date="2025-11-29T12:52:00Z" w16du:dateUtc="2025-11-29T11:52:00Z"/>
          <w:lang w:val="it-IT"/>
        </w:rPr>
      </w:pPr>
      <w:del w:id="1172" w:author="Castelli, Alessandro" w:date="2025-11-29T12:52:00Z" w16du:dateUtc="2025-11-29T11:52:00Z">
        <w:r w:rsidRPr="00E04417" w:rsidDel="00E5485D">
          <w:rPr>
            <w:noProof/>
            <w:lang w:val="it-IT"/>
          </w:rPr>
          <w:lastRenderedPageBreak/>
          <w:drawing>
            <wp:anchor distT="0" distB="0" distL="114300" distR="114300" simplePos="0" relativeHeight="251658249" behindDoc="0" locked="0" layoutInCell="1" allowOverlap="1" wp14:anchorId="22FC9CD3" wp14:editId="192E7DB5">
              <wp:simplePos x="0" y="0"/>
              <wp:positionH relativeFrom="margin">
                <wp:align>center</wp:align>
              </wp:positionH>
              <wp:positionV relativeFrom="paragraph">
                <wp:posOffset>386668</wp:posOffset>
              </wp:positionV>
              <wp:extent cx="2386330" cy="4727575"/>
              <wp:effectExtent l="0" t="0" r="0" b="0"/>
              <wp:wrapTopAndBottom/>
              <wp:docPr id="99835756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57566" name="Picture 1" descr="A screenshot of a phon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386330" cy="4727575"/>
                      </a:xfrm>
                      <a:prstGeom prst="rect">
                        <a:avLst/>
                      </a:prstGeom>
                    </pic:spPr>
                  </pic:pic>
                </a:graphicData>
              </a:graphic>
              <wp14:sizeRelH relativeFrom="margin">
                <wp14:pctWidth>0</wp14:pctWidth>
              </wp14:sizeRelH>
              <wp14:sizeRelV relativeFrom="margin">
                <wp14:pctHeight>0</wp14:pctHeight>
              </wp14:sizeRelV>
            </wp:anchor>
          </w:drawing>
        </w:r>
        <w:r w:rsidR="00095440" w:rsidDel="00E5485D">
          <w:rPr>
            <w:noProof/>
          </w:rPr>
          <mc:AlternateContent>
            <mc:Choice Requires="wps">
              <w:drawing>
                <wp:anchor distT="0" distB="0" distL="114300" distR="114300" simplePos="0" relativeHeight="251658250" behindDoc="0" locked="0" layoutInCell="1" allowOverlap="1" wp14:anchorId="2182A6B2" wp14:editId="5B5D73E9">
                  <wp:simplePos x="0" y="0"/>
                  <wp:positionH relativeFrom="column">
                    <wp:posOffset>1866900</wp:posOffset>
                  </wp:positionH>
                  <wp:positionV relativeFrom="paragraph">
                    <wp:posOffset>5139690</wp:posOffset>
                  </wp:positionV>
                  <wp:extent cx="2386330" cy="635"/>
                  <wp:effectExtent l="0" t="0" r="0" b="0"/>
                  <wp:wrapTopAndBottom/>
                  <wp:docPr id="127268291" name="Text Box 1"/>
                  <wp:cNvGraphicFramePr/>
                  <a:graphic xmlns:a="http://schemas.openxmlformats.org/drawingml/2006/main">
                    <a:graphicData uri="http://schemas.microsoft.com/office/word/2010/wordprocessingShape">
                      <wps:wsp>
                        <wps:cNvSpPr txBox="1"/>
                        <wps:spPr>
                          <a:xfrm>
                            <a:off x="0" y="0"/>
                            <a:ext cx="2386330" cy="635"/>
                          </a:xfrm>
                          <a:prstGeom prst="rect">
                            <a:avLst/>
                          </a:prstGeom>
                          <a:solidFill>
                            <a:prstClr val="white"/>
                          </a:solidFill>
                          <a:ln>
                            <a:noFill/>
                          </a:ln>
                        </wps:spPr>
                        <wps:txbx>
                          <w:txbxContent>
                            <w:p w14:paraId="5396B59A" w14:textId="2644AFB0" w:rsidR="00095440" w:rsidRPr="002217E0" w:rsidRDefault="00095440" w:rsidP="00132D22">
                              <w:pPr>
                                <w:pStyle w:val="Caption"/>
                                <w:jc w:val="center"/>
                                <w:rPr>
                                  <w:kern w:val="0"/>
                                  <w:lang w:val="it-IT"/>
                                  <w14:ligatures w14:val="none"/>
                                </w:rPr>
                              </w:pPr>
                              <w:r>
                                <w:t xml:space="preserve">Figura </w:t>
                              </w:r>
                              <w:r>
                                <w:fldChar w:fldCharType="begin"/>
                              </w:r>
                              <w:r>
                                <w:instrText xml:space="preserve"> SEQ Figura \* ARABIC </w:instrText>
                              </w:r>
                              <w:r>
                                <w:fldChar w:fldCharType="separate"/>
                              </w:r>
                              <w:r w:rsidR="00FC301F">
                                <w:rPr>
                                  <w:noProof/>
                                </w:rPr>
                                <w:t>1</w:t>
                              </w:r>
                              <w:r>
                                <w:fldChar w:fldCharType="end"/>
                              </w:r>
                              <w:r>
                                <w:t xml:space="preserve"> - </w:t>
                              </w:r>
                              <w:hyperlink r:id="rId20" w:history="1">
                                <w:r w:rsidRPr="005E0DDE">
                                  <w:rPr>
                                    <w:rStyle w:val="Hyperlink"/>
                                  </w:rPr>
                                  <w:t>Menu laterale FrEExUp</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82A6B2" id="_x0000_t202" coordsize="21600,21600" o:spt="202" path="m,l,21600r21600,l21600,xe">
                  <v:stroke joinstyle="miter"/>
                  <v:path gradientshapeok="t" o:connecttype="rect"/>
                </v:shapetype>
                <v:shape id="Text Box 1" o:spid="_x0000_s1026" type="#_x0000_t202" style="position:absolute;left:0;text-align:left;margin-left:147pt;margin-top:404.7pt;width:187.9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" stroked="f">
                  <v:textbox style="mso-fit-shape-to-text:t" inset="0,0,0,0">
                    <w:txbxContent>
                      <w:p w14:paraId="5396B59A" w14:textId="2644AFB0" w:rsidR="00095440" w:rsidRPr="002217E0" w:rsidRDefault="00095440" w:rsidP="00132D22">
                        <w:pPr>
                          <w:pStyle w:val="Caption"/>
                          <w:jc w:val="center"/>
                          <w:rPr>
                            <w:kern w:val="0"/>
                            <w:lang w:val="it-IT"/>
                            <w14:ligatures w14:val="none"/>
                          </w:rPr>
                        </w:pPr>
                        <w:r>
                          <w:t xml:space="preserve">Figura </w:t>
                        </w:r>
                        <w:r>
                          <w:fldChar w:fldCharType="begin"/>
                        </w:r>
                        <w:r>
                          <w:instrText xml:space="preserve"> SEQ Figura \* ARABIC </w:instrText>
                        </w:r>
                        <w:r>
                          <w:fldChar w:fldCharType="separate"/>
                        </w:r>
                        <w:r w:rsidR="00FC301F">
                          <w:rPr>
                            <w:noProof/>
                          </w:rPr>
                          <w:t>1</w:t>
                        </w:r>
                        <w:r>
                          <w:fldChar w:fldCharType="end"/>
                        </w:r>
                        <w:r>
                          <w:t xml:space="preserve"> - </w:t>
                        </w:r>
                        <w:hyperlink r:id="rId21" w:history="1">
                          <w:r w:rsidRPr="005E0DDE">
                            <w:rPr>
                              <w:rStyle w:val="Hyperlink"/>
                            </w:rPr>
                            <w:t>Menu laterale FrEExUp</w:t>
                          </w:r>
                        </w:hyperlink>
                      </w:p>
                    </w:txbxContent>
                  </v:textbox>
                  <w10:wrap type="topAndBottom"/>
                </v:shape>
              </w:pict>
            </mc:Fallback>
          </mc:AlternateContent>
        </w:r>
        <w:r w:rsidR="00F202D6" w:rsidRPr="00A66BD5" w:rsidDel="00E5485D">
          <w:rPr>
            <w:lang w:val="it-IT"/>
          </w:rPr>
          <w:delText>Monitoraggio</w:delText>
        </w:r>
        <w:r w:rsidR="00A66BD5" w:rsidRPr="00A66BD5" w:rsidDel="00E5485D">
          <w:rPr>
            <w:lang w:val="it-IT"/>
          </w:rPr>
          <w:delText xml:space="preserve"> </w:delText>
        </w:r>
        <w:r w:rsidR="00A66BD5" w:rsidRPr="00A668D3" w:rsidDel="00E5485D">
          <w:rPr>
            <w:rFonts w:ascii="Wingdings" w:eastAsia="Wingdings" w:hAnsi="Wingdings" w:cs="Wingdings"/>
            <w:lang w:val="it-IT"/>
          </w:rPr>
          <w:delText>à</w:delText>
        </w:r>
        <w:r w:rsidR="00A66BD5" w:rsidRPr="00A66BD5" w:rsidDel="00E5485D">
          <w:rPr>
            <w:lang w:val="it-IT"/>
          </w:rPr>
          <w:delText xml:space="preserve"> Apertura pagina dedicata</w:delText>
        </w:r>
        <w:r w:rsidR="00143E7E" w:rsidDel="00E5485D">
          <w:rPr>
            <w:lang w:val="it-IT"/>
          </w:rPr>
          <w:delText xml:space="preserve"> (focus prossimi sprint)</w:delText>
        </w:r>
      </w:del>
    </w:p>
    <w:p w14:paraId="275F849E" w14:textId="047FC133" w:rsidR="00E04417" w:rsidRPr="00A66BD5" w:rsidDel="00E5485D" w:rsidRDefault="00E04417" w:rsidP="00E04417">
      <w:pPr>
        <w:pStyle w:val="BodyText"/>
        <w:rPr>
          <w:del w:id="1173" w:author="Castelli, Alessandro" w:date="2025-11-29T12:52:00Z" w16du:dateUtc="2025-11-29T11:52:00Z"/>
          <w:lang w:val="it-IT"/>
        </w:rPr>
      </w:pPr>
    </w:p>
    <w:p w14:paraId="134B6974" w14:textId="05C68B98" w:rsidR="0039246F" w:rsidDel="00E5485D" w:rsidRDefault="00A65A77" w:rsidP="004D3480">
      <w:pPr>
        <w:pStyle w:val="Heading3"/>
        <w:ind w:left="600"/>
        <w:rPr>
          <w:del w:id="1174" w:author="Castelli, Alessandro" w:date="2025-11-29T12:52:00Z" w16du:dateUtc="2025-11-29T11:52:00Z"/>
          <w:lang w:val="it-IT"/>
        </w:rPr>
      </w:pPr>
      <w:del w:id="1175" w:author="Castelli, Alessandro" w:date="2025-11-29T12:52:00Z" w16du:dateUtc="2025-11-29T11:52:00Z">
        <w:r w:rsidRPr="10CEFF33" w:rsidDel="00A65A77">
          <w:rPr>
            <w:lang w:val="it-IT"/>
          </w:rPr>
          <w:delText>Spalla dx</w:delText>
        </w:r>
      </w:del>
    </w:p>
    <w:p w14:paraId="4E109E40" w14:textId="2CE60935" w:rsidR="004663B1" w:rsidDel="00E5485D" w:rsidRDefault="004663B1" w:rsidP="004D3480">
      <w:pPr>
        <w:rPr>
          <w:del w:id="1176" w:author="Castelli, Alessandro" w:date="2025-11-29T12:52:00Z" w16du:dateUtc="2025-11-29T11:52:00Z"/>
          <w:lang w:val="it-IT"/>
        </w:rPr>
      </w:pPr>
    </w:p>
    <w:p w14:paraId="4727685E" w14:textId="0CEA3E40" w:rsidR="009D32E1" w:rsidRPr="009D32E1" w:rsidDel="00E5485D" w:rsidRDefault="005377A9" w:rsidP="00B5236E">
      <w:pPr>
        <w:pStyle w:val="ListParagraph"/>
        <w:numPr>
          <w:ilvl w:val="0"/>
          <w:numId w:val="52"/>
        </w:numPr>
        <w:rPr>
          <w:del w:id="1177" w:author="Castelli, Alessandro" w:date="2025-11-29T12:52:00Z" w16du:dateUtc="2025-11-29T11:52:00Z"/>
          <w:u w:val="single"/>
          <w:lang w:val="it-IT"/>
        </w:rPr>
      </w:pPr>
      <w:del w:id="1178" w:author="Castelli, Alessandro" w:date="2025-11-29T12:52:00Z" w16du:dateUtc="2025-11-29T11:52:00Z">
        <w:r w:rsidRPr="009D32E1" w:rsidDel="00E5485D">
          <w:rPr>
            <w:lang w:val="it-IT"/>
          </w:rPr>
          <w:delText>Nella spalla destra si prevede una</w:delText>
        </w:r>
        <w:r w:rsidR="004663B1" w:rsidRPr="009D32E1" w:rsidDel="00E5485D">
          <w:rPr>
            <w:lang w:val="it-IT"/>
          </w:rPr>
          <w:delText xml:space="preserve"> nuova </w:delText>
        </w:r>
        <w:r w:rsidRPr="009D32E1" w:rsidDel="00E5485D">
          <w:rPr>
            <w:lang w:val="it-IT"/>
          </w:rPr>
          <w:delText xml:space="preserve">icon che segnali la presenza di </w:delText>
        </w:r>
        <w:r w:rsidR="009C3B68" w:rsidDel="00E5485D">
          <w:rPr>
            <w:lang w:val="it-IT"/>
          </w:rPr>
          <w:delText>notifiche</w:delText>
        </w:r>
        <w:r w:rsidR="00257D0F" w:rsidDel="00E5485D">
          <w:rPr>
            <w:lang w:val="it-IT"/>
          </w:rPr>
          <w:delText xml:space="preserve"> CRM</w:delText>
        </w:r>
        <w:r w:rsidRPr="009D32E1" w:rsidDel="00E5485D">
          <w:rPr>
            <w:lang w:val="it-IT"/>
          </w:rPr>
          <w:delText xml:space="preserve"> non visualizzati da parte dell’utente</w:delText>
        </w:r>
        <w:r w:rsidR="00653A3E" w:rsidRPr="009D32E1" w:rsidDel="00E5485D">
          <w:rPr>
            <w:lang w:val="it-IT"/>
          </w:rPr>
          <w:delText>. Focus funzionale e schermate disponibile</w:delText>
        </w:r>
        <w:r w:rsidR="009D32E1" w:rsidDel="00E5485D">
          <w:rPr>
            <w:lang w:val="it-IT"/>
          </w:rPr>
          <w:delText xml:space="preserve"> nel capitolo di</w:delText>
        </w:r>
        <w:r w:rsidR="00653A3E" w:rsidRPr="009D32E1" w:rsidDel="00E5485D">
          <w:rPr>
            <w:lang w:val="it-IT"/>
          </w:rPr>
          <w:delText xml:space="preserve"> </w:delText>
        </w:r>
        <w:r w:rsidR="009D32E1" w:rsidRPr="009D32E1" w:rsidDel="00E5485D">
          <w:rPr>
            <w:u w:val="single"/>
            <w:lang w:val="it-IT"/>
          </w:rPr>
          <w:fldChar w:fldCharType="begin"/>
        </w:r>
        <w:r w:rsidR="009D32E1" w:rsidRPr="009D32E1" w:rsidDel="00E5485D">
          <w:rPr>
            <w:u w:val="single"/>
            <w:lang w:val="it-IT"/>
          </w:rPr>
          <w:delInstrText xml:space="preserve"> REF _Ref211957303 \h </w:delInstrText>
        </w:r>
        <w:r w:rsidR="009D32E1" w:rsidDel="00E5485D">
          <w:rPr>
            <w:u w:val="single"/>
            <w:lang w:val="it-IT"/>
          </w:rPr>
          <w:delInstrText xml:space="preserve"> \* MERGEFORMAT </w:delInstrText>
        </w:r>
        <w:r w:rsidR="009D32E1" w:rsidRPr="009D32E1" w:rsidDel="00E5485D">
          <w:rPr>
            <w:u w:val="single"/>
            <w:lang w:val="it-IT"/>
          </w:rPr>
        </w:r>
        <w:r w:rsidR="009D32E1" w:rsidRPr="009D32E1" w:rsidDel="00E5485D">
          <w:rPr>
            <w:u w:val="single"/>
            <w:lang w:val="it-IT"/>
          </w:rPr>
          <w:fldChar w:fldCharType="separate"/>
        </w:r>
        <w:r w:rsidR="009D32E1" w:rsidRPr="009D32E1" w:rsidDel="00E5485D">
          <w:rPr>
            <w:u w:val="single"/>
            <w:lang w:val="it-IT"/>
          </w:rPr>
          <w:delText>notifiche di gestione lead</w:delText>
        </w:r>
        <w:r w:rsidR="009D32E1" w:rsidRPr="009D32E1" w:rsidDel="00E5485D">
          <w:rPr>
            <w:u w:val="single"/>
            <w:lang w:val="it-IT"/>
          </w:rPr>
          <w:fldChar w:fldCharType="end"/>
        </w:r>
      </w:del>
    </w:p>
    <w:p w14:paraId="4B26E618" w14:textId="0AFD591F" w:rsidR="005377A9" w:rsidRPr="00072645" w:rsidDel="00E5485D" w:rsidRDefault="00B33279" w:rsidP="00B5236E">
      <w:pPr>
        <w:pStyle w:val="ListParagraph"/>
        <w:numPr>
          <w:ilvl w:val="0"/>
          <w:numId w:val="52"/>
        </w:numPr>
        <w:rPr>
          <w:del w:id="1179" w:author="Castelli, Alessandro" w:date="2025-11-29T12:52:00Z" w16du:dateUtc="2025-11-29T11:52:00Z"/>
          <w:lang w:val="it-IT"/>
        </w:rPr>
      </w:pPr>
      <w:del w:id="1180" w:author="Castelli, Alessandro" w:date="2025-11-29T12:52:00Z" w16du:dateUtc="2025-11-29T11:52:00Z">
        <w:r w:rsidRPr="00072645" w:rsidDel="00E5485D">
          <w:rPr>
            <w:lang w:val="it-IT"/>
          </w:rPr>
          <w:delText>Si vedr</w:delText>
        </w:r>
        <w:r w:rsidR="000A2CA7" w:rsidRPr="00072645" w:rsidDel="00E5485D">
          <w:rPr>
            <w:lang w:val="it-IT"/>
          </w:rPr>
          <w:delText>à</w:delText>
        </w:r>
        <w:r w:rsidRPr="00072645" w:rsidDel="00E5485D">
          <w:rPr>
            <w:lang w:val="it-IT"/>
          </w:rPr>
          <w:delText xml:space="preserve"> in sovra</w:delText>
        </w:r>
        <w:r w:rsidR="000B5169" w:rsidRPr="00072645" w:rsidDel="00E5485D">
          <w:rPr>
            <w:lang w:val="it-IT"/>
          </w:rPr>
          <w:delText xml:space="preserve"> </w:delText>
        </w:r>
        <w:r w:rsidRPr="00072645" w:rsidDel="00E5485D">
          <w:rPr>
            <w:lang w:val="it-IT"/>
          </w:rPr>
          <w:delText xml:space="preserve">impressione in un </w:delText>
        </w:r>
        <w:r w:rsidR="000A2CA7" w:rsidRPr="00072645" w:rsidDel="00E5485D">
          <w:rPr>
            <w:lang w:val="it-IT"/>
          </w:rPr>
          <w:delText xml:space="preserve">bollino rosso la presenza di tali </w:delText>
        </w:r>
        <w:r w:rsidR="00257D0F" w:rsidDel="00E5485D">
          <w:rPr>
            <w:lang w:val="it-IT"/>
          </w:rPr>
          <w:delText>notifiche</w:delText>
        </w:r>
        <w:r w:rsidR="000A2CA7" w:rsidRPr="00072645" w:rsidDel="00E5485D">
          <w:rPr>
            <w:lang w:val="it-IT"/>
          </w:rPr>
          <w:delText xml:space="preserve"> non visualizzat</w:delText>
        </w:r>
        <w:r w:rsidR="00257D0F" w:rsidDel="00E5485D">
          <w:rPr>
            <w:lang w:val="it-IT"/>
          </w:rPr>
          <w:delText>e</w:delText>
        </w:r>
      </w:del>
    </w:p>
    <w:p w14:paraId="0DF586C9" w14:textId="391E7341" w:rsidR="001F2F6B" w:rsidRPr="00072645" w:rsidDel="00E5485D" w:rsidRDefault="001F2F6B" w:rsidP="00B5236E">
      <w:pPr>
        <w:pStyle w:val="ListParagraph"/>
        <w:numPr>
          <w:ilvl w:val="0"/>
          <w:numId w:val="52"/>
        </w:numPr>
        <w:rPr>
          <w:del w:id="1181" w:author="Castelli, Alessandro" w:date="2025-11-29T12:52:00Z" w16du:dateUtc="2025-11-29T11:52:00Z"/>
          <w:lang w:val="it-IT"/>
        </w:rPr>
      </w:pPr>
      <w:del w:id="1182" w:author="Castelli, Alessandro" w:date="2025-11-29T12:52:00Z" w16du:dateUtc="2025-11-29T11:52:00Z">
        <w:r w:rsidRPr="00072645" w:rsidDel="00E5485D">
          <w:rPr>
            <w:lang w:val="it-IT"/>
          </w:rPr>
          <w:delText xml:space="preserve">Al click sull’icona si prevede la visualizzazione a lista </w:delText>
        </w:r>
        <w:r w:rsidR="00257D0F" w:rsidDel="00E5485D">
          <w:rPr>
            <w:lang w:val="it-IT"/>
          </w:rPr>
          <w:delText>delle notifiche</w:delText>
        </w:r>
        <w:r w:rsidR="004663B1" w:rsidRPr="00072645" w:rsidDel="00E5485D">
          <w:rPr>
            <w:lang w:val="it-IT"/>
          </w:rPr>
          <w:delText xml:space="preserve">, </w:delText>
        </w:r>
        <w:r w:rsidR="00727C5B" w:rsidRPr="00072645" w:rsidDel="00E5485D">
          <w:rPr>
            <w:lang w:val="it-IT"/>
          </w:rPr>
          <w:delText>inserita in elenco visibile sulla spalla destra che si espanderà rispetto alla visualizzazione ri</w:delText>
        </w:r>
        <w:r w:rsidR="00D205AC" w:rsidRPr="00072645" w:rsidDel="00E5485D">
          <w:rPr>
            <w:lang w:val="it-IT"/>
          </w:rPr>
          <w:delText>stretta che presenta di default in cui sono visibili solo le quick action</w:delText>
        </w:r>
      </w:del>
    </w:p>
    <w:p w14:paraId="0CB13B4F" w14:textId="5C61155D" w:rsidR="001F2F6B" w:rsidRPr="00072645" w:rsidDel="00E5485D" w:rsidRDefault="001F2F6B" w:rsidP="00B5236E">
      <w:pPr>
        <w:pStyle w:val="ListParagraph"/>
        <w:numPr>
          <w:ilvl w:val="0"/>
          <w:numId w:val="52"/>
        </w:numPr>
        <w:rPr>
          <w:del w:id="1183" w:author="Castelli, Alessandro" w:date="2025-11-29T12:52:00Z" w16du:dateUtc="2025-11-29T11:52:00Z"/>
          <w:lang w:val="it-IT"/>
        </w:rPr>
      </w:pPr>
      <w:del w:id="1184" w:author="Castelli, Alessandro" w:date="2025-11-29T12:52:00Z" w16du:dateUtc="2025-11-29T11:52:00Z">
        <w:r w:rsidRPr="00072645" w:rsidDel="00E5485D">
          <w:rPr>
            <w:lang w:val="it-IT"/>
          </w:rPr>
          <w:delText>La lista deve essere ordinata dall</w:delText>
        </w:r>
        <w:r w:rsidR="00257D0F" w:rsidDel="00E5485D">
          <w:rPr>
            <w:lang w:val="it-IT"/>
          </w:rPr>
          <w:delText xml:space="preserve">a notifica </w:delText>
        </w:r>
        <w:r w:rsidRPr="00072645" w:rsidDel="00E5485D">
          <w:rPr>
            <w:lang w:val="it-IT"/>
          </w:rPr>
          <w:delText>più recente al meno recente</w:delText>
        </w:r>
      </w:del>
    </w:p>
    <w:p w14:paraId="3A191C90" w14:textId="123D049C" w:rsidR="00D679E2" w:rsidRPr="00072645" w:rsidDel="00E5485D" w:rsidRDefault="00D679E2" w:rsidP="00B5236E">
      <w:pPr>
        <w:pStyle w:val="ListParagraph"/>
        <w:numPr>
          <w:ilvl w:val="0"/>
          <w:numId w:val="52"/>
        </w:numPr>
        <w:rPr>
          <w:del w:id="1185" w:author="Castelli, Alessandro" w:date="2025-11-29T12:52:00Z" w16du:dateUtc="2025-11-29T11:52:00Z"/>
          <w:lang w:val="it-IT"/>
        </w:rPr>
      </w:pPr>
      <w:del w:id="1186" w:author="Castelli, Alessandro" w:date="2025-11-29T12:52:00Z" w16du:dateUtc="2025-11-29T11:52:00Z">
        <w:r w:rsidRPr="00072645" w:rsidDel="00E5485D">
          <w:rPr>
            <w:lang w:val="it-IT"/>
          </w:rPr>
          <w:delText xml:space="preserve">La lista mostrerà solo </w:delText>
        </w:r>
        <w:r w:rsidR="00257D0F" w:rsidDel="00E5485D">
          <w:rPr>
            <w:lang w:val="it-IT"/>
          </w:rPr>
          <w:delText>le notifiche</w:delText>
        </w:r>
        <w:r w:rsidRPr="00072645" w:rsidDel="00E5485D">
          <w:rPr>
            <w:lang w:val="it-IT"/>
          </w:rPr>
          <w:delText xml:space="preserve"> precedentemente non visualizzat</w:delText>
        </w:r>
        <w:r w:rsidR="00257D0F" w:rsidDel="00E5485D">
          <w:rPr>
            <w:lang w:val="it-IT"/>
          </w:rPr>
          <w:delText>e</w:delText>
        </w:r>
        <w:r w:rsidRPr="00072645" w:rsidDel="00E5485D">
          <w:rPr>
            <w:lang w:val="it-IT"/>
          </w:rPr>
          <w:delText xml:space="preserve"> dall’utente</w:delText>
        </w:r>
      </w:del>
    </w:p>
    <w:p w14:paraId="36BA3F75" w14:textId="09D8C90F" w:rsidR="00AB501A" w:rsidRPr="00072645" w:rsidDel="00E5485D" w:rsidRDefault="001F2F6B" w:rsidP="00B5236E">
      <w:pPr>
        <w:pStyle w:val="ListParagraph"/>
        <w:numPr>
          <w:ilvl w:val="0"/>
          <w:numId w:val="52"/>
        </w:numPr>
        <w:rPr>
          <w:del w:id="1187" w:author="Castelli, Alessandro" w:date="2025-11-29T12:52:00Z" w16du:dateUtc="2025-11-29T11:52:00Z"/>
          <w:lang w:val="it-IT"/>
        </w:rPr>
      </w:pPr>
      <w:del w:id="1188" w:author="Castelli, Alessandro" w:date="2025-11-29T12:52:00Z" w16du:dateUtc="2025-11-29T11:52:00Z">
        <w:r w:rsidRPr="00072645" w:rsidDel="00E5485D">
          <w:rPr>
            <w:lang w:val="it-IT"/>
          </w:rPr>
          <w:delText xml:space="preserve">La lista deve consentire la visualizzazione </w:delText>
        </w:r>
        <w:r w:rsidR="00472F8D" w:rsidRPr="00072645" w:rsidDel="00E5485D">
          <w:rPr>
            <w:lang w:val="it-IT"/>
          </w:rPr>
          <w:delText xml:space="preserve">fino a </w:delText>
        </w:r>
        <w:r w:rsidR="00C5744B" w:rsidRPr="00072645" w:rsidDel="00E5485D">
          <w:rPr>
            <w:lang w:val="it-IT"/>
          </w:rPr>
          <w:delText>4</w:delText>
        </w:r>
        <w:r w:rsidR="00FA11CC" w:rsidRPr="00072645" w:rsidDel="00E5485D">
          <w:rPr>
            <w:lang w:val="it-IT"/>
          </w:rPr>
          <w:delText xml:space="preserve"> </w:delText>
        </w:r>
        <w:r w:rsidR="00257D0F" w:rsidDel="00E5485D">
          <w:rPr>
            <w:lang w:val="it-IT"/>
          </w:rPr>
          <w:delText>notifiche</w:delText>
        </w:r>
        <w:r w:rsidR="00FA11CC" w:rsidRPr="00072645" w:rsidDel="00E5485D">
          <w:rPr>
            <w:lang w:val="it-IT"/>
          </w:rPr>
          <w:delText xml:space="preserve"> e successivamente </w:delText>
        </w:r>
        <w:r w:rsidR="009A0FD9" w:rsidRPr="00072645" w:rsidDel="00E5485D">
          <w:rPr>
            <w:lang w:val="it-IT"/>
          </w:rPr>
          <w:delText>l’indicazione “</w:delText>
        </w:r>
        <w:r w:rsidR="007D179B" w:rsidRPr="00072645" w:rsidDel="00E5485D">
          <w:rPr>
            <w:lang w:val="it-IT"/>
          </w:rPr>
          <w:delText>carica altri</w:delText>
        </w:r>
        <w:r w:rsidR="009A0FD9" w:rsidRPr="00072645" w:rsidDel="00E5485D">
          <w:rPr>
            <w:lang w:val="it-IT"/>
          </w:rPr>
          <w:delText xml:space="preserve">” per caricare </w:delText>
        </w:r>
        <w:r w:rsidR="00257D0F" w:rsidDel="00E5485D">
          <w:rPr>
            <w:lang w:val="it-IT"/>
          </w:rPr>
          <w:delText>notifiche</w:delText>
        </w:r>
        <w:r w:rsidR="0099617D" w:rsidRPr="00072645" w:rsidDel="00E5485D">
          <w:rPr>
            <w:lang w:val="it-IT"/>
          </w:rPr>
          <w:delText xml:space="preserve"> successiv</w:delText>
        </w:r>
        <w:r w:rsidR="00257D0F" w:rsidDel="00E5485D">
          <w:rPr>
            <w:lang w:val="it-IT"/>
          </w:rPr>
          <w:delText>e</w:delText>
        </w:r>
        <w:r w:rsidR="00AB501A" w:rsidRPr="00072645" w:rsidDel="00E5485D">
          <w:rPr>
            <w:lang w:val="it-IT"/>
          </w:rPr>
          <w:delText xml:space="preserve"> non visualizzati nella prima lista</w:delText>
        </w:r>
        <w:r w:rsidR="00C5744B" w:rsidRPr="00072645" w:rsidDel="00E5485D">
          <w:rPr>
            <w:lang w:val="it-IT"/>
          </w:rPr>
          <w:delText xml:space="preserve"> paginata</w:delText>
        </w:r>
        <w:r w:rsidR="00505959" w:rsidRPr="00072645" w:rsidDel="00E5485D">
          <w:rPr>
            <w:lang w:val="it-IT"/>
          </w:rPr>
          <w:delText>.</w:delText>
        </w:r>
      </w:del>
    </w:p>
    <w:p w14:paraId="0828CDED" w14:textId="5CA6099B" w:rsidR="007D179B" w:rsidRPr="00072645" w:rsidDel="00E5485D" w:rsidRDefault="007D179B" w:rsidP="00B5236E">
      <w:pPr>
        <w:pStyle w:val="ListParagraph"/>
        <w:numPr>
          <w:ilvl w:val="0"/>
          <w:numId w:val="52"/>
        </w:numPr>
        <w:rPr>
          <w:del w:id="1189" w:author="Castelli, Alessandro" w:date="2025-11-29T12:52:00Z" w16du:dateUtc="2025-11-29T11:52:00Z"/>
          <w:lang w:val="it-IT"/>
        </w:rPr>
      </w:pPr>
      <w:del w:id="1190" w:author="Castelli, Alessandro" w:date="2025-11-29T12:52:00Z" w16du:dateUtc="2025-11-29T11:52:00Z">
        <w:r w:rsidRPr="00072645" w:rsidDel="00E5485D">
          <w:rPr>
            <w:lang w:val="it-IT"/>
          </w:rPr>
          <w:delText>La lista sarà scrollabile</w:delText>
        </w:r>
      </w:del>
    </w:p>
    <w:p w14:paraId="2F7B8705" w14:textId="15A760A3" w:rsidR="00D679E2" w:rsidRPr="00072645" w:rsidDel="00E5485D" w:rsidRDefault="00633A59" w:rsidP="00B5236E">
      <w:pPr>
        <w:pStyle w:val="ListParagraph"/>
        <w:numPr>
          <w:ilvl w:val="0"/>
          <w:numId w:val="52"/>
        </w:numPr>
        <w:rPr>
          <w:del w:id="1191" w:author="Castelli, Alessandro" w:date="2025-11-29T12:52:00Z" w16du:dateUtc="2025-11-29T11:52:00Z"/>
          <w:lang w:val="it-IT"/>
        </w:rPr>
      </w:pPr>
      <w:del w:id="1192" w:author="Castelli, Alessandro" w:date="2025-11-29T12:52:00Z" w16du:dateUtc="2025-11-29T11:52:00Z">
        <w:r w:rsidRPr="00072645" w:rsidDel="00E5485D">
          <w:rPr>
            <w:lang w:val="it-IT"/>
          </w:rPr>
          <w:delText>Di seguito</w:delText>
        </w:r>
        <w:r w:rsidR="00257D0F" w:rsidDel="00E5485D">
          <w:rPr>
            <w:lang w:val="it-IT"/>
          </w:rPr>
          <w:delText xml:space="preserve"> le notifiche</w:delText>
        </w:r>
        <w:r w:rsidRPr="00072645" w:rsidDel="00E5485D">
          <w:rPr>
            <w:lang w:val="it-IT"/>
          </w:rPr>
          <w:delText xml:space="preserve"> </w:delText>
        </w:r>
        <w:r w:rsidR="00D679E2" w:rsidRPr="00072645" w:rsidDel="00E5485D">
          <w:rPr>
            <w:lang w:val="it-IT"/>
          </w:rPr>
          <w:delText xml:space="preserve">di CRM </w:delText>
        </w:r>
        <w:r w:rsidR="002913E4" w:rsidRPr="00072645" w:rsidDel="00E5485D">
          <w:rPr>
            <w:lang w:val="it-IT"/>
          </w:rPr>
          <w:delText>previsti e le</w:delText>
        </w:r>
        <w:r w:rsidR="007C06FC" w:rsidRPr="00072645" w:rsidDel="00E5485D">
          <w:rPr>
            <w:lang w:val="it-IT"/>
          </w:rPr>
          <w:delText xml:space="preserve"> azioni corrispondenti al click sui medesimi</w:delText>
        </w:r>
        <w:r w:rsidR="004B10D6" w:rsidRPr="00072645" w:rsidDel="00E5485D">
          <w:rPr>
            <w:lang w:val="it-IT"/>
          </w:rPr>
          <w:delText>:</w:delText>
        </w:r>
      </w:del>
    </w:p>
    <w:p w14:paraId="2295EF79" w14:textId="5133057C" w:rsidR="00D679E2" w:rsidDel="00E5485D" w:rsidRDefault="00D679E2" w:rsidP="00B5236E">
      <w:pPr>
        <w:pStyle w:val="ListParagraph"/>
        <w:numPr>
          <w:ilvl w:val="0"/>
          <w:numId w:val="53"/>
        </w:numPr>
        <w:ind w:left="1434" w:hanging="357"/>
        <w:rPr>
          <w:del w:id="1193" w:author="Castelli, Alessandro" w:date="2025-11-29T12:52:00Z" w16du:dateUtc="2025-11-29T11:52:00Z"/>
          <w:lang w:val="it-IT"/>
        </w:rPr>
      </w:pPr>
      <w:del w:id="1194" w:author="Castelli, Alessandro" w:date="2025-11-29T12:52:00Z" w16du:dateUtc="2025-11-29T11:52:00Z">
        <w:r w:rsidDel="00E5485D">
          <w:rPr>
            <w:lang w:val="it-IT"/>
          </w:rPr>
          <w:lastRenderedPageBreak/>
          <w:delText>Nuova lead: al click previsto atterraggio alla scheda lead</w:delText>
        </w:r>
      </w:del>
    </w:p>
    <w:p w14:paraId="3F055A75" w14:textId="3785D34A" w:rsidR="00326EDC" w:rsidRPr="00257D0F" w:rsidDel="00E5485D" w:rsidRDefault="00326EDC" w:rsidP="004D3480">
      <w:pPr>
        <w:pStyle w:val="ListParagraph"/>
        <w:numPr>
          <w:ilvl w:val="0"/>
          <w:numId w:val="53"/>
        </w:numPr>
        <w:ind w:left="1434" w:hanging="357"/>
        <w:rPr>
          <w:del w:id="1195" w:author="Castelli, Alessandro" w:date="2025-11-29T12:52:00Z" w16du:dateUtc="2025-11-29T11:52:00Z"/>
          <w:lang w:val="it-IT"/>
        </w:rPr>
      </w:pPr>
      <w:del w:id="1196" w:author="Castelli, Alessandro" w:date="2025-11-29T12:52:00Z" w16du:dateUtc="2025-11-29T11:52:00Z">
        <w:r w:rsidRPr="00881081" w:rsidDel="00E5485D">
          <w:rPr>
            <w:lang w:val="it-IT"/>
          </w:rPr>
          <w:delText xml:space="preserve">Lead </w:delText>
        </w:r>
        <w:r w:rsidR="00881081" w:rsidRPr="009A7FBF" w:rsidDel="00E5485D">
          <w:rPr>
            <w:lang w:val="it-IT"/>
          </w:rPr>
          <w:delText>non</w:delText>
        </w:r>
        <w:r w:rsidR="00881081" w:rsidDel="00E5485D">
          <w:rPr>
            <w:lang w:val="it-IT"/>
          </w:rPr>
          <w:delText xml:space="preserve"> </w:delText>
        </w:r>
        <w:r w:rsidR="00881081" w:rsidRPr="009A7FBF" w:rsidDel="00E5485D">
          <w:rPr>
            <w:lang w:val="it-IT"/>
          </w:rPr>
          <w:delText xml:space="preserve">lavorate </w:delText>
        </w:r>
        <w:r w:rsidR="00881081" w:rsidDel="00E5485D">
          <w:rPr>
            <w:lang w:val="it-IT"/>
          </w:rPr>
          <w:delText>(in scadenza): al click previsto atterraggio alla scheda lead</w:delText>
        </w:r>
      </w:del>
    </w:p>
    <w:p w14:paraId="46E67BED" w14:textId="0103036B" w:rsidR="00D679E2" w:rsidRPr="00326EDC" w:rsidDel="00E5485D" w:rsidRDefault="00D679E2" w:rsidP="004D3480">
      <w:pPr>
        <w:rPr>
          <w:del w:id="1197" w:author="Castelli, Alessandro" w:date="2025-11-29T12:52:00Z" w16du:dateUtc="2025-11-29T11:52:00Z"/>
          <w:lang w:val="it-IT"/>
        </w:rPr>
      </w:pPr>
      <w:del w:id="1198" w:author="Castelli, Alessandro" w:date="2025-11-29T12:52:00Z" w16du:dateUtc="2025-11-29T11:52:00Z">
        <w:r w:rsidRPr="00326EDC" w:rsidDel="00E5485D">
          <w:rPr>
            <w:lang w:val="it-IT"/>
          </w:rPr>
          <w:delText xml:space="preserve">Per maggior dettaglio </w:delText>
        </w:r>
        <w:r w:rsidR="005F3BE6" w:rsidDel="00E5485D">
          <w:rPr>
            <w:lang w:val="it-IT"/>
          </w:rPr>
          <w:delText>sulle notifiche</w:delText>
        </w:r>
        <w:r w:rsidRPr="00326EDC" w:rsidDel="00E5485D">
          <w:rPr>
            <w:lang w:val="it-IT"/>
          </w:rPr>
          <w:delText xml:space="preserve"> relativ</w:delText>
        </w:r>
        <w:r w:rsidR="005F3BE6" w:rsidDel="00E5485D">
          <w:rPr>
            <w:lang w:val="it-IT"/>
          </w:rPr>
          <w:delText>e</w:delText>
        </w:r>
        <w:r w:rsidRPr="00326EDC" w:rsidDel="00E5485D">
          <w:rPr>
            <w:lang w:val="it-IT"/>
          </w:rPr>
          <w:delText xml:space="preserve"> alla gestione lead si rimanda al capitolo dedicato all’interno del documento</w:delText>
        </w:r>
      </w:del>
    </w:p>
    <w:p w14:paraId="0F693A98" w14:textId="77777777" w:rsidR="00A56E8E" w:rsidRPr="00326EDC" w:rsidRDefault="00A56E8E" w:rsidP="004D3480">
      <w:pPr>
        <w:rPr>
          <w:lang w:val="it-IT"/>
        </w:rPr>
      </w:pPr>
    </w:p>
    <w:p w14:paraId="2095A757" w14:textId="41EE1760" w:rsidR="0067145F" w:rsidRPr="002F2205" w:rsidRDefault="0067145F" w:rsidP="004D3480">
      <w:pPr>
        <w:pStyle w:val="Heading3"/>
        <w:ind w:left="600"/>
      </w:pPr>
      <w:bookmarkStart w:id="1199" w:name="_Toc112685489"/>
      <w:r>
        <w:t>Collaborazione</w:t>
      </w:r>
      <w:bookmarkEnd w:id="1199"/>
    </w:p>
    <w:p w14:paraId="6BFB89A1" w14:textId="77777777" w:rsidR="00286D18" w:rsidRDefault="00286D18" w:rsidP="004D3480">
      <w:pPr>
        <w:rPr>
          <w:lang w:val="it-IT"/>
        </w:rPr>
      </w:pPr>
    </w:p>
    <w:p w14:paraId="287B936E" w14:textId="584CBB64" w:rsidR="0067145F" w:rsidRPr="00566559" w:rsidRDefault="00876D50" w:rsidP="00B5236E">
      <w:pPr>
        <w:pStyle w:val="ListParagraph"/>
        <w:numPr>
          <w:ilvl w:val="0"/>
          <w:numId w:val="54"/>
        </w:numPr>
        <w:rPr>
          <w:lang w:val="it-IT"/>
        </w:rPr>
      </w:pPr>
      <w:r w:rsidRPr="00566559">
        <w:rPr>
          <w:lang w:val="it-IT"/>
        </w:rPr>
        <w:t xml:space="preserve">Si prevede </w:t>
      </w:r>
      <w:r w:rsidR="00686A87" w:rsidRPr="00566559">
        <w:rPr>
          <w:lang w:val="it-IT"/>
        </w:rPr>
        <w:t>la</w:t>
      </w:r>
      <w:r w:rsidR="002A7935" w:rsidRPr="00566559">
        <w:rPr>
          <w:lang w:val="it-IT"/>
        </w:rPr>
        <w:t xml:space="preserve"> possibilità </w:t>
      </w:r>
      <w:r w:rsidRPr="00566559">
        <w:rPr>
          <w:lang w:val="it-IT"/>
        </w:rPr>
        <w:t xml:space="preserve">in </w:t>
      </w:r>
      <w:r w:rsidR="00510C11" w:rsidRPr="00566559">
        <w:rPr>
          <w:lang w:val="it-IT"/>
        </w:rPr>
        <w:t>FrEExUP</w:t>
      </w:r>
      <w:r w:rsidR="009842F4" w:rsidRPr="00566559">
        <w:rPr>
          <w:lang w:val="it-IT"/>
        </w:rPr>
        <w:t xml:space="preserve"> </w:t>
      </w:r>
      <w:r w:rsidR="002A7935" w:rsidRPr="00566559">
        <w:rPr>
          <w:lang w:val="it-IT"/>
        </w:rPr>
        <w:t>di azioni rapide abilitanti la condivisione.</w:t>
      </w:r>
    </w:p>
    <w:p w14:paraId="16026BA2" w14:textId="6658E1CB" w:rsidR="002A7935" w:rsidRPr="00566559" w:rsidRDefault="002A7935" w:rsidP="00B5236E">
      <w:pPr>
        <w:pStyle w:val="ListParagraph"/>
        <w:numPr>
          <w:ilvl w:val="0"/>
          <w:numId w:val="54"/>
        </w:numPr>
        <w:rPr>
          <w:lang w:val="it-IT"/>
        </w:rPr>
      </w:pPr>
      <w:r w:rsidRPr="00566559">
        <w:rPr>
          <w:lang w:val="it-IT"/>
        </w:rPr>
        <w:t xml:space="preserve">Si prevede </w:t>
      </w:r>
      <w:r w:rsidR="002E24DF" w:rsidRPr="00566559">
        <w:rPr>
          <w:lang w:val="it-IT"/>
        </w:rPr>
        <w:t>la disponibilità</w:t>
      </w:r>
      <w:r w:rsidR="00142C4D" w:rsidRPr="00566559">
        <w:rPr>
          <w:lang w:val="it-IT"/>
        </w:rPr>
        <w:t xml:space="preserve"> </w:t>
      </w:r>
      <w:r w:rsidR="002E24DF" w:rsidRPr="00566559">
        <w:rPr>
          <w:lang w:val="it-IT"/>
        </w:rPr>
        <w:t xml:space="preserve">di azione di condivisione rapida presente </w:t>
      </w:r>
      <w:r w:rsidR="0055649C" w:rsidRPr="00566559">
        <w:rPr>
          <w:lang w:val="it-IT"/>
        </w:rPr>
        <w:t>in ogni pagina di CRM</w:t>
      </w:r>
    </w:p>
    <w:p w14:paraId="37E77F0C" w14:textId="5EE9C30E" w:rsidR="00142C4D" w:rsidRPr="00566559" w:rsidRDefault="00142C4D" w:rsidP="00B5236E">
      <w:pPr>
        <w:pStyle w:val="ListParagraph"/>
        <w:numPr>
          <w:ilvl w:val="0"/>
          <w:numId w:val="54"/>
        </w:numPr>
        <w:rPr>
          <w:lang w:val="it-IT"/>
        </w:rPr>
      </w:pPr>
      <w:r w:rsidRPr="00566559">
        <w:rPr>
          <w:lang w:val="it-IT"/>
        </w:rPr>
        <w:t>La azione consente di condividere il riferimento alla pagin</w:t>
      </w:r>
      <w:r w:rsidR="00345788" w:rsidRPr="00566559">
        <w:rPr>
          <w:lang w:val="it-IT"/>
        </w:rPr>
        <w:t>a</w:t>
      </w:r>
      <w:r w:rsidR="00DE735B" w:rsidRPr="00566559">
        <w:rPr>
          <w:lang w:val="it-IT"/>
        </w:rPr>
        <w:t xml:space="preserve"> (URL)</w:t>
      </w:r>
      <w:r w:rsidR="00345788" w:rsidRPr="00566559">
        <w:rPr>
          <w:lang w:val="it-IT"/>
        </w:rPr>
        <w:t xml:space="preserve"> ad utenti interni Crédit agricole</w:t>
      </w:r>
    </w:p>
    <w:p w14:paraId="6B43F4A0" w14:textId="794D89EA" w:rsidR="004A5820" w:rsidRPr="00566559" w:rsidRDefault="004A5820" w:rsidP="00B5236E">
      <w:pPr>
        <w:pStyle w:val="ListParagraph"/>
        <w:numPr>
          <w:ilvl w:val="0"/>
          <w:numId w:val="54"/>
        </w:numPr>
        <w:rPr>
          <w:lang w:val="it-IT"/>
        </w:rPr>
      </w:pPr>
      <w:r w:rsidRPr="00566559">
        <w:rPr>
          <w:lang w:val="it-IT"/>
        </w:rPr>
        <w:t>L’utente</w:t>
      </w:r>
      <w:r w:rsidR="00440400">
        <w:rPr>
          <w:lang w:val="it-IT"/>
        </w:rPr>
        <w:t xml:space="preserve"> ricevente</w:t>
      </w:r>
      <w:r w:rsidRPr="00566559">
        <w:rPr>
          <w:lang w:val="it-IT"/>
        </w:rPr>
        <w:t xml:space="preserve"> potrà vedere gli elementi della pagina sulla base del proprio cono di </w:t>
      </w:r>
      <w:r>
        <w:rPr>
          <w:lang w:val="it-IT"/>
        </w:rPr>
        <w:t>vis</w:t>
      </w:r>
      <w:r w:rsidR="00B3677C">
        <w:rPr>
          <w:lang w:val="it-IT"/>
        </w:rPr>
        <w:t>i</w:t>
      </w:r>
      <w:r>
        <w:rPr>
          <w:lang w:val="it-IT"/>
        </w:rPr>
        <w:t>bilità</w:t>
      </w:r>
      <w:r w:rsidRPr="00566559">
        <w:rPr>
          <w:lang w:val="it-IT"/>
        </w:rPr>
        <w:t xml:space="preserve"> impostato</w:t>
      </w:r>
    </w:p>
    <w:p w14:paraId="3B00238A" w14:textId="41CFBF8C" w:rsidR="00C6211C" w:rsidRPr="00566559" w:rsidRDefault="00C6211C" w:rsidP="00B5236E">
      <w:pPr>
        <w:pStyle w:val="ListParagraph"/>
        <w:numPr>
          <w:ilvl w:val="0"/>
          <w:numId w:val="54"/>
        </w:numPr>
        <w:rPr>
          <w:lang w:val="it-IT"/>
        </w:rPr>
      </w:pPr>
      <w:r w:rsidRPr="00566559">
        <w:rPr>
          <w:lang w:val="it-IT"/>
        </w:rPr>
        <w:t xml:space="preserve">Si prevede che tale widget </w:t>
      </w:r>
      <w:r w:rsidR="00345788" w:rsidRPr="00566559">
        <w:rPr>
          <w:lang w:val="it-IT"/>
        </w:rPr>
        <w:t>consenta di condividere</w:t>
      </w:r>
      <w:r w:rsidR="00780E26" w:rsidRPr="00566559">
        <w:rPr>
          <w:lang w:val="it-IT"/>
        </w:rPr>
        <w:t xml:space="preserve"> il riferimento</w:t>
      </w:r>
      <w:r w:rsidR="00345788" w:rsidRPr="00566559">
        <w:rPr>
          <w:lang w:val="it-IT"/>
        </w:rPr>
        <w:t xml:space="preserve"> via </w:t>
      </w:r>
      <w:r w:rsidRPr="00566559">
        <w:rPr>
          <w:lang w:val="it-IT"/>
        </w:rPr>
        <w:t>Teams</w:t>
      </w:r>
      <w:r w:rsidR="00780E26" w:rsidRPr="00566559">
        <w:rPr>
          <w:lang w:val="it-IT"/>
        </w:rPr>
        <w:t xml:space="preserve"> o</w:t>
      </w:r>
      <w:r w:rsidRPr="00566559">
        <w:rPr>
          <w:lang w:val="it-IT"/>
        </w:rPr>
        <w:t xml:space="preserve"> Outlook</w:t>
      </w:r>
    </w:p>
    <w:p w14:paraId="51F9BDD2" w14:textId="433CA93D" w:rsidR="00780E26" w:rsidRPr="00566559" w:rsidRDefault="00780E26" w:rsidP="00B5236E">
      <w:pPr>
        <w:pStyle w:val="ListParagraph"/>
        <w:numPr>
          <w:ilvl w:val="0"/>
          <w:numId w:val="54"/>
        </w:numPr>
        <w:rPr>
          <w:lang w:val="it-IT"/>
        </w:rPr>
      </w:pPr>
      <w:r w:rsidRPr="00566559">
        <w:rPr>
          <w:lang w:val="it-IT"/>
        </w:rPr>
        <w:t>Si prevede la possibilità di condividere</w:t>
      </w:r>
      <w:r w:rsidR="00847791" w:rsidRPr="00566559">
        <w:rPr>
          <w:lang w:val="it-IT"/>
        </w:rPr>
        <w:t xml:space="preserve"> il riferimento a uno o più collaboratori</w:t>
      </w:r>
    </w:p>
    <w:p w14:paraId="09EB7200" w14:textId="0A56B189" w:rsidR="007915CA" w:rsidRPr="005B6F54" w:rsidRDefault="00847791">
      <w:pPr>
        <w:pStyle w:val="ListParagraph"/>
        <w:keepNext/>
        <w:numPr>
          <w:ilvl w:val="0"/>
          <w:numId w:val="54"/>
        </w:numPr>
        <w:rPr>
          <w:lang w:val="it-IT"/>
        </w:rPr>
      </w:pPr>
      <w:r w:rsidRPr="005B6F54">
        <w:rPr>
          <w:lang w:val="it-IT"/>
        </w:rPr>
        <w:t xml:space="preserve">Il ricevente visualizzerà la pagina condivisa stante le condizioni legate ai coni di visibilità </w:t>
      </w:r>
      <w:r w:rsidR="005B6F54">
        <w:rPr>
          <w:lang w:val="it-IT"/>
        </w:rPr>
        <w:t>del proprio profilo</w:t>
      </w:r>
      <w:r w:rsidR="007915CA" w:rsidRPr="00C1735C">
        <w:rPr>
          <w:noProof/>
          <w:lang w:val="it-IT"/>
        </w:rPr>
        <w:drawing>
          <wp:inline distT="0" distB="0" distL="0" distR="0" wp14:anchorId="7F42E13C" wp14:editId="43C7B920">
            <wp:extent cx="5491987" cy="789235"/>
            <wp:effectExtent l="0" t="0" r="0" b="0"/>
            <wp:docPr id="740193749"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07921" name="Picture 1" descr="A close-up of a white background&#10;&#10;AI-generated content may be incorrect."/>
                    <pic:cNvPicPr/>
                  </pic:nvPicPr>
                  <pic:blipFill>
                    <a:blip r:embed="rId22"/>
                    <a:stretch>
                      <a:fillRect/>
                    </a:stretch>
                  </pic:blipFill>
                  <pic:spPr>
                    <a:xfrm>
                      <a:off x="0" y="0"/>
                      <a:ext cx="5491987" cy="789235"/>
                    </a:xfrm>
                    <a:prstGeom prst="rect">
                      <a:avLst/>
                    </a:prstGeom>
                  </pic:spPr>
                </pic:pic>
              </a:graphicData>
            </a:graphic>
          </wp:inline>
        </w:drawing>
      </w:r>
    </w:p>
    <w:p w14:paraId="28813109" w14:textId="309B945F" w:rsidR="007915CA" w:rsidRPr="00C1735C" w:rsidRDefault="007915CA" w:rsidP="00132D22">
      <w:pPr>
        <w:pStyle w:val="Caption"/>
        <w:ind w:left="360"/>
        <w:jc w:val="center"/>
        <w:rPr>
          <w:lang w:val="it-IT"/>
        </w:rPr>
      </w:pPr>
      <w:r w:rsidRPr="00C1735C">
        <w:rPr>
          <w:lang w:val="it-IT"/>
        </w:rPr>
        <w:t xml:space="preserve">Figura </w:t>
      </w:r>
      <w:r w:rsidR="00A2298B">
        <w:rPr>
          <w:lang w:val="it-IT"/>
        </w:rPr>
        <w:t>2</w:t>
      </w:r>
      <w:r w:rsidRPr="00C1735C">
        <w:rPr>
          <w:lang w:val="it-IT"/>
        </w:rPr>
        <w:t xml:space="preserve"> - </w:t>
      </w:r>
      <w:r>
        <w:fldChar w:fldCharType="begin"/>
      </w:r>
      <w:r w:rsidRPr="005A311F">
        <w:rPr>
          <w:lang w:val="it-IT"/>
          <w:rPrChange w:id="1200" w:author="Portogallo, Sara" w:date="2025-12-04T07:24:00Z" w16du:dateUtc="2025-12-04T06:24:00Z">
            <w:rPr/>
          </w:rPrChange>
        </w:rPr>
        <w:instrText>HYPERLINK "https://www.figma.com/design/rajESMi82nht6QVZLIFhnq/Retail-%7C-Sprint-1-%7C-CONDIVISIONE?node-id=490-13070&amp;p=f&amp;t=NJXEgZktltNY2Wus-0"</w:instrText>
      </w:r>
      <w:r>
        <w:fldChar w:fldCharType="separate"/>
      </w:r>
      <w:r w:rsidRPr="00C1735C">
        <w:rPr>
          <w:rStyle w:val="Hyperlink"/>
          <w:lang w:val="it-IT"/>
        </w:rPr>
        <w:t>Icon</w:t>
      </w:r>
      <w:r w:rsidR="00D80096">
        <w:rPr>
          <w:rStyle w:val="Hyperlink"/>
          <w:lang w:val="it-IT"/>
        </w:rPr>
        <w:t>a</w:t>
      </w:r>
      <w:r w:rsidRPr="00C1735C">
        <w:rPr>
          <w:rStyle w:val="Hyperlink"/>
          <w:lang w:val="it-IT"/>
        </w:rPr>
        <w:t xml:space="preserve"> di</w:t>
      </w:r>
      <w:r>
        <w:rPr>
          <w:rStyle w:val="Hyperlink"/>
          <w:lang w:val="it-IT"/>
        </w:rPr>
        <w:t xml:space="preserve"> condivisione</w:t>
      </w:r>
      <w:r w:rsidRPr="00C1735C">
        <w:rPr>
          <w:rStyle w:val="Hyperlink"/>
          <w:lang w:val="it-IT"/>
        </w:rPr>
        <w:t xml:space="preserve"> </w:t>
      </w:r>
      <w:r w:rsidR="00D80096">
        <w:rPr>
          <w:rStyle w:val="Hyperlink"/>
          <w:lang w:val="it-IT"/>
        </w:rPr>
        <w:t>in alto a destra</w:t>
      </w:r>
      <w:r w:rsidRPr="00C1735C">
        <w:rPr>
          <w:rStyle w:val="Hyperlink"/>
          <w:lang w:val="it-IT"/>
        </w:rPr>
        <w:t xml:space="preserve"> </w:t>
      </w:r>
      <w:r>
        <w:fldChar w:fldCharType="end"/>
      </w:r>
    </w:p>
    <w:p w14:paraId="4A285FAE" w14:textId="77777777" w:rsidR="007915CA" w:rsidRDefault="007915CA" w:rsidP="00132D22">
      <w:pPr>
        <w:pStyle w:val="ListParagraph"/>
        <w:jc w:val="center"/>
        <w:rPr>
          <w:lang w:val="it-IT"/>
        </w:rPr>
      </w:pPr>
    </w:p>
    <w:p w14:paraId="56950599" w14:textId="77777777" w:rsidR="003A0AC5" w:rsidRPr="00F12F68" w:rsidRDefault="003A0AC5" w:rsidP="004D3480">
      <w:pPr>
        <w:rPr>
          <w:lang w:val="it-IT"/>
        </w:rPr>
      </w:pPr>
    </w:p>
    <w:p w14:paraId="17611A9B" w14:textId="30F27FEE" w:rsidR="00740B91" w:rsidRDefault="00D92729" w:rsidP="004D3480">
      <w:pPr>
        <w:pStyle w:val="Heading3"/>
        <w:ind w:left="600"/>
        <w:rPr>
          <w:lang w:val="it-IT"/>
        </w:rPr>
      </w:pPr>
      <w:bookmarkStart w:id="1201" w:name="_Ref211867207"/>
      <w:bookmarkStart w:id="1202" w:name="_Toc1281112232"/>
      <w:r w:rsidRPr="10CEFF33">
        <w:rPr>
          <w:lang w:val="it-IT"/>
        </w:rPr>
        <w:t>Action cross</w:t>
      </w:r>
      <w:bookmarkEnd w:id="1201"/>
      <w:bookmarkEnd w:id="1202"/>
    </w:p>
    <w:p w14:paraId="33DC64CA" w14:textId="77777777" w:rsidR="00CD245F" w:rsidRDefault="00CD245F" w:rsidP="004D3480">
      <w:pPr>
        <w:rPr>
          <w:lang w:val="it-IT"/>
        </w:rPr>
      </w:pPr>
    </w:p>
    <w:p w14:paraId="20BB1A30" w14:textId="2EB0CC52" w:rsidR="009C2934" w:rsidRPr="00A9582F" w:rsidRDefault="00EF2128" w:rsidP="004D3480">
      <w:pPr>
        <w:rPr>
          <w:lang w:val="it-IT"/>
        </w:rPr>
      </w:pPr>
      <w:r w:rsidRPr="00A9582F">
        <w:rPr>
          <w:lang w:val="it-IT"/>
        </w:rPr>
        <w:t>Si prevede</w:t>
      </w:r>
      <w:r w:rsidR="00E3699B" w:rsidRPr="00A9582F">
        <w:rPr>
          <w:lang w:val="it-IT"/>
        </w:rPr>
        <w:t xml:space="preserve"> all’interno </w:t>
      </w:r>
      <w:r w:rsidR="00217467" w:rsidRPr="00A9582F">
        <w:rPr>
          <w:lang w:val="it-IT"/>
        </w:rPr>
        <w:t>della</w:t>
      </w:r>
      <w:r w:rsidR="00E3699B" w:rsidRPr="00A9582F">
        <w:rPr>
          <w:lang w:val="it-IT"/>
        </w:rPr>
        <w:t xml:space="preserve"> pagina di monitoraggio</w:t>
      </w:r>
      <w:r w:rsidRPr="00A9582F">
        <w:rPr>
          <w:lang w:val="it-IT"/>
        </w:rPr>
        <w:t xml:space="preserve"> </w:t>
      </w:r>
      <w:r w:rsidR="005B1DCB" w:rsidRPr="00A9582F">
        <w:rPr>
          <w:lang w:val="it-IT"/>
        </w:rPr>
        <w:t xml:space="preserve">la presenza </w:t>
      </w:r>
      <w:r w:rsidR="00ED75D3" w:rsidRPr="00A9582F">
        <w:rPr>
          <w:lang w:val="it-IT"/>
        </w:rPr>
        <w:t>di un</w:t>
      </w:r>
      <w:r w:rsidR="00B022A9">
        <w:rPr>
          <w:lang w:val="it-IT"/>
        </w:rPr>
        <w:t>’azione rapida</w:t>
      </w:r>
      <w:r w:rsidR="00ED75D3" w:rsidRPr="00A9582F">
        <w:rPr>
          <w:lang w:val="it-IT"/>
        </w:rPr>
        <w:t xml:space="preserve"> </w:t>
      </w:r>
      <w:r w:rsidR="00D34F12">
        <w:rPr>
          <w:lang w:val="it-IT"/>
        </w:rPr>
        <w:t xml:space="preserve">sempre disponbile </w:t>
      </w:r>
      <w:r w:rsidR="00F22363" w:rsidRPr="00A9582F">
        <w:rPr>
          <w:lang w:val="it-IT"/>
        </w:rPr>
        <w:t xml:space="preserve">che </w:t>
      </w:r>
      <w:r w:rsidR="00457757" w:rsidRPr="00A9582F">
        <w:rPr>
          <w:lang w:val="it-IT"/>
        </w:rPr>
        <w:t xml:space="preserve">permette di </w:t>
      </w:r>
      <w:r w:rsidR="00B37F95" w:rsidRPr="00A9582F">
        <w:rPr>
          <w:lang w:val="it-IT"/>
        </w:rPr>
        <w:t xml:space="preserve">salvare </w:t>
      </w:r>
      <w:r w:rsidR="005D094D" w:rsidRPr="00A9582F">
        <w:rPr>
          <w:lang w:val="it-IT"/>
        </w:rPr>
        <w:t>le viste preferite dell’utente</w:t>
      </w:r>
    </w:p>
    <w:p w14:paraId="68A7CE54" w14:textId="1118CF72" w:rsidR="000B155D" w:rsidRDefault="000B155D" w:rsidP="00B5236E">
      <w:pPr>
        <w:pStyle w:val="ListParagraph"/>
        <w:numPr>
          <w:ilvl w:val="0"/>
          <w:numId w:val="12"/>
        </w:numPr>
        <w:ind w:left="714" w:hanging="357"/>
        <w:rPr>
          <w:lang w:val="it-IT"/>
        </w:rPr>
      </w:pPr>
      <w:r>
        <w:rPr>
          <w:lang w:val="it-IT"/>
        </w:rPr>
        <w:t>Al click sull’azione rapida di salvataggio si prevede un flusso di salvataggio della vista con i filtri correntemente impostati e di indicare un nome a tale vista (obbligatorio, ammessi valori alfanumerici esclusi caratteri speciali, massimo 80 caratteri)</w:t>
      </w:r>
    </w:p>
    <w:p w14:paraId="0FC48294" w14:textId="37ACD092" w:rsidR="000B155D" w:rsidRDefault="000B155D" w:rsidP="00B5236E">
      <w:pPr>
        <w:pStyle w:val="ListParagraph"/>
        <w:numPr>
          <w:ilvl w:val="0"/>
          <w:numId w:val="12"/>
        </w:numPr>
        <w:ind w:left="714" w:hanging="357"/>
        <w:rPr>
          <w:lang w:val="it-IT"/>
        </w:rPr>
      </w:pPr>
      <w:r>
        <w:rPr>
          <w:lang w:val="it-IT"/>
        </w:rPr>
        <w:t>Al termine del salvataggio si prevede un avviso di salvataggio avvenuto con successo</w:t>
      </w:r>
    </w:p>
    <w:p w14:paraId="620B1E92" w14:textId="44326742" w:rsidR="002D7030" w:rsidRPr="002D7030" w:rsidRDefault="002D7030" w:rsidP="002D7030">
      <w:pPr>
        <w:rPr>
          <w:lang w:val="it-IT"/>
        </w:rPr>
      </w:pPr>
      <w:r w:rsidRPr="002D7030">
        <w:rPr>
          <w:lang w:val="it-IT"/>
        </w:rPr>
        <w:t xml:space="preserve">Si prevede all’interno </w:t>
      </w:r>
      <w:r w:rsidR="00EF6F0A" w:rsidRPr="002D7030">
        <w:rPr>
          <w:lang w:val="it-IT"/>
        </w:rPr>
        <w:t>della</w:t>
      </w:r>
      <w:r w:rsidRPr="002D7030">
        <w:rPr>
          <w:lang w:val="it-IT"/>
        </w:rPr>
        <w:t xml:space="preserve"> pagina di monitoraggio la presenza di un’azione rapida che permette di </w:t>
      </w:r>
      <w:r>
        <w:rPr>
          <w:lang w:val="it-IT"/>
        </w:rPr>
        <w:t>visualizzare</w:t>
      </w:r>
      <w:r w:rsidRPr="002D7030">
        <w:rPr>
          <w:lang w:val="it-IT"/>
        </w:rPr>
        <w:t xml:space="preserve"> le viste preferite</w:t>
      </w:r>
      <w:r>
        <w:rPr>
          <w:lang w:val="it-IT"/>
        </w:rPr>
        <w:t xml:space="preserve"> già salvate</w:t>
      </w:r>
      <w:r w:rsidRPr="002D7030">
        <w:rPr>
          <w:lang w:val="it-IT"/>
        </w:rPr>
        <w:t xml:space="preserve"> dell’utente</w:t>
      </w:r>
      <w:r w:rsidR="004A0FDB">
        <w:rPr>
          <w:lang w:val="it-IT"/>
        </w:rPr>
        <w:t xml:space="preserve">. La CTA sarà visibile solo se esistono </w:t>
      </w:r>
      <w:r w:rsidR="00582037">
        <w:rPr>
          <w:lang w:val="it-IT"/>
        </w:rPr>
        <w:t>viste salvate</w:t>
      </w:r>
    </w:p>
    <w:p w14:paraId="5C32AA99" w14:textId="53AC1DDB" w:rsidR="00E30272" w:rsidRPr="00535868" w:rsidRDefault="00E30272" w:rsidP="00B5236E">
      <w:pPr>
        <w:pStyle w:val="ListParagraph"/>
        <w:numPr>
          <w:ilvl w:val="0"/>
          <w:numId w:val="12"/>
        </w:numPr>
        <w:ind w:left="714" w:hanging="357"/>
        <w:rPr>
          <w:lang w:val="it-IT"/>
        </w:rPr>
      </w:pPr>
      <w:r w:rsidRPr="00535868">
        <w:rPr>
          <w:lang w:val="it-IT"/>
        </w:rPr>
        <w:t>Al click su</w:t>
      </w:r>
      <w:r w:rsidR="000B155D">
        <w:rPr>
          <w:lang w:val="it-IT"/>
        </w:rPr>
        <w:t xml:space="preserve">ll’azione rapida di visualizzazione viste salvate </w:t>
      </w:r>
      <w:r w:rsidRPr="00535868">
        <w:rPr>
          <w:lang w:val="it-IT"/>
        </w:rPr>
        <w:t>si prevede la visualizzazione a lista delle viste salvate.</w:t>
      </w:r>
    </w:p>
    <w:p w14:paraId="1EC78AC6" w14:textId="2D15CAC2" w:rsidR="00E30272" w:rsidRPr="00535868" w:rsidRDefault="00E30272" w:rsidP="00B5236E">
      <w:pPr>
        <w:pStyle w:val="ListParagraph"/>
        <w:numPr>
          <w:ilvl w:val="0"/>
          <w:numId w:val="12"/>
        </w:numPr>
        <w:ind w:left="714" w:hanging="357"/>
        <w:rPr>
          <w:lang w:val="it-IT"/>
        </w:rPr>
      </w:pPr>
      <w:r w:rsidRPr="00535868">
        <w:rPr>
          <w:lang w:val="it-IT"/>
        </w:rPr>
        <w:t>La lista deve essere ordinata dalla vista più recente a quella meno recente</w:t>
      </w:r>
      <w:r w:rsidR="000B155D">
        <w:rPr>
          <w:lang w:val="it-IT"/>
        </w:rPr>
        <w:t>, indicare il nome della vista, la data di salvataggio della medesima ed una sintesi dei filtri impostati</w:t>
      </w:r>
    </w:p>
    <w:p w14:paraId="68238394" w14:textId="23BE1CFC" w:rsidR="00E30272" w:rsidRDefault="00E30272" w:rsidP="00B5236E">
      <w:pPr>
        <w:pStyle w:val="ListParagraph"/>
        <w:numPr>
          <w:ilvl w:val="0"/>
          <w:numId w:val="12"/>
        </w:numPr>
        <w:ind w:left="714" w:hanging="357"/>
        <w:rPr>
          <w:lang w:val="it-IT"/>
        </w:rPr>
      </w:pPr>
      <w:r w:rsidRPr="00535868">
        <w:rPr>
          <w:lang w:val="it-IT"/>
        </w:rPr>
        <w:t xml:space="preserve">La lista deve consentire la visualizzazione </w:t>
      </w:r>
      <w:r w:rsidR="000B155D">
        <w:rPr>
          <w:lang w:val="it-IT"/>
        </w:rPr>
        <w:t xml:space="preserve">di massimo </w:t>
      </w:r>
      <w:r w:rsidR="00446382">
        <w:rPr>
          <w:lang w:val="it-IT"/>
        </w:rPr>
        <w:t>20</w:t>
      </w:r>
      <w:r w:rsidR="000B155D">
        <w:rPr>
          <w:lang w:val="it-IT"/>
        </w:rPr>
        <w:t xml:space="preserve"> viste.</w:t>
      </w:r>
    </w:p>
    <w:p w14:paraId="17DD1C62" w14:textId="41242B12" w:rsidR="000B155D" w:rsidRPr="00535868" w:rsidRDefault="000B155D" w:rsidP="00B5236E">
      <w:pPr>
        <w:pStyle w:val="ListParagraph"/>
        <w:numPr>
          <w:ilvl w:val="0"/>
          <w:numId w:val="12"/>
        </w:numPr>
        <w:ind w:left="714" w:hanging="357"/>
        <w:rPr>
          <w:lang w:val="it-IT"/>
        </w:rPr>
      </w:pPr>
      <w:r>
        <w:rPr>
          <w:lang w:val="it-IT"/>
        </w:rPr>
        <w:t>Ogni elemento della vista deve poter essere rimosso dai preferiti salvati</w:t>
      </w:r>
    </w:p>
    <w:p w14:paraId="7AE1390C" w14:textId="12FD21A8" w:rsidR="008B5EF3" w:rsidRDefault="008B5EF3" w:rsidP="00B5236E">
      <w:pPr>
        <w:pStyle w:val="ListParagraph"/>
        <w:numPr>
          <w:ilvl w:val="0"/>
          <w:numId w:val="12"/>
        </w:numPr>
        <w:ind w:left="714" w:hanging="357"/>
        <w:rPr>
          <w:lang w:val="it-IT"/>
        </w:rPr>
      </w:pPr>
      <w:r w:rsidRPr="00535868">
        <w:rPr>
          <w:lang w:val="it-IT"/>
        </w:rPr>
        <w:t xml:space="preserve">Al click sulla vista desiderata, l’utente visualizzerà la </w:t>
      </w:r>
      <w:r w:rsidR="00343C02" w:rsidRPr="00535868">
        <w:rPr>
          <w:lang w:val="it-IT"/>
        </w:rPr>
        <w:t>schermata salvata</w:t>
      </w:r>
    </w:p>
    <w:p w14:paraId="29B43C2F" w14:textId="6093531C" w:rsidR="000B155D" w:rsidRPr="00535868" w:rsidRDefault="00B749E8" w:rsidP="00B5236E">
      <w:pPr>
        <w:pStyle w:val="ListParagraph"/>
        <w:numPr>
          <w:ilvl w:val="0"/>
          <w:numId w:val="12"/>
        </w:numPr>
        <w:ind w:left="714" w:hanging="357"/>
        <w:rPr>
          <w:lang w:val="it-IT"/>
        </w:rPr>
      </w:pPr>
      <w:r>
        <w:rPr>
          <w:noProof/>
        </w:rPr>
        <w:lastRenderedPageBreak/>
        <mc:AlternateContent>
          <mc:Choice Requires="wps">
            <w:drawing>
              <wp:anchor distT="0" distB="0" distL="114300" distR="114300" simplePos="0" relativeHeight="251658255" behindDoc="0" locked="0" layoutInCell="1" allowOverlap="1" wp14:anchorId="7B054980" wp14:editId="0056500C">
                <wp:simplePos x="0" y="0"/>
                <wp:positionH relativeFrom="column">
                  <wp:posOffset>619125</wp:posOffset>
                </wp:positionH>
                <wp:positionV relativeFrom="paragraph">
                  <wp:posOffset>2251710</wp:posOffset>
                </wp:positionV>
                <wp:extent cx="4881880" cy="635"/>
                <wp:effectExtent l="0" t="0" r="0" b="0"/>
                <wp:wrapTopAndBottom/>
                <wp:docPr id="1313246037" name="Text Box 1"/>
                <wp:cNvGraphicFramePr/>
                <a:graphic xmlns:a="http://schemas.openxmlformats.org/drawingml/2006/main">
                  <a:graphicData uri="http://schemas.microsoft.com/office/word/2010/wordprocessingShape">
                    <wps:wsp>
                      <wps:cNvSpPr txBox="1"/>
                      <wps:spPr>
                        <a:xfrm>
                          <a:off x="0" y="0"/>
                          <a:ext cx="4881880" cy="635"/>
                        </a:xfrm>
                        <a:prstGeom prst="rect">
                          <a:avLst/>
                        </a:prstGeom>
                        <a:solidFill>
                          <a:prstClr val="white"/>
                        </a:solidFill>
                        <a:ln>
                          <a:noFill/>
                        </a:ln>
                      </wps:spPr>
                      <wps:txbx>
                        <w:txbxContent>
                          <w:p w14:paraId="2D73B028" w14:textId="6C0DBB73" w:rsidR="00B749E8" w:rsidRPr="005A6B9F" w:rsidRDefault="00B749E8" w:rsidP="00F33151">
                            <w:pPr>
                              <w:pStyle w:val="Caption"/>
                              <w:jc w:val="center"/>
                              <w:rPr>
                                <w:szCs w:val="22"/>
                                <w:lang w:val="it-IT"/>
                              </w:rPr>
                            </w:pPr>
                            <w:r w:rsidRPr="00BA55E4">
                              <w:rPr>
                                <w:lang w:val="it-IT"/>
                              </w:rPr>
                              <w:t xml:space="preserve">Figura </w:t>
                            </w:r>
                            <w:r w:rsidR="00A2298B">
                              <w:rPr>
                                <w:lang w:val="it-IT"/>
                              </w:rPr>
                              <w:t>3</w:t>
                            </w:r>
                            <w:r w:rsidRPr="00BA55E4">
                              <w:rPr>
                                <w:lang w:val="it-IT"/>
                              </w:rPr>
                              <w:t xml:space="preserve"> - </w:t>
                            </w:r>
                            <w:hyperlink r:id="rId23" w:history="1">
                              <w:r w:rsidRPr="00BA55E4">
                                <w:rPr>
                                  <w:rStyle w:val="Hyperlink"/>
                                  <w:lang w:val="it-IT"/>
                                </w:rPr>
                                <w:t>CTA di salvataggio viste</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054980" id="_x0000_s1027" type="#_x0000_t202" style="position:absolute;left:0;text-align:left;margin-left:48.75pt;margin-top:177.3pt;width:384.4pt;height:.0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" stroked="f">
                <v:textbox style="mso-fit-shape-to-text:t" inset="0,0,0,0">
                  <w:txbxContent>
                    <w:p w14:paraId="2D73B028" w14:textId="6C0DBB73" w:rsidR="00B749E8" w:rsidRPr="005A6B9F" w:rsidRDefault="00B749E8" w:rsidP="00F33151">
                      <w:pPr>
                        <w:pStyle w:val="Caption"/>
                        <w:jc w:val="center"/>
                        <w:rPr>
                          <w:szCs w:val="22"/>
                          <w:lang w:val="it-IT"/>
                        </w:rPr>
                      </w:pPr>
                      <w:r w:rsidRPr="00BA55E4">
                        <w:rPr>
                          <w:lang w:val="it-IT"/>
                        </w:rPr>
                        <w:t xml:space="preserve">Figura </w:t>
                      </w:r>
                      <w:r w:rsidR="00A2298B">
                        <w:rPr>
                          <w:lang w:val="it-IT"/>
                        </w:rPr>
                        <w:t>3</w:t>
                      </w:r>
                      <w:r w:rsidRPr="00BA55E4">
                        <w:rPr>
                          <w:lang w:val="it-IT"/>
                        </w:rPr>
                        <w:t xml:space="preserve"> - </w:t>
                      </w:r>
                      <w:hyperlink r:id="rId24" w:history="1">
                        <w:r w:rsidRPr="00BA55E4">
                          <w:rPr>
                            <w:rStyle w:val="Hyperlink"/>
                            <w:lang w:val="it-IT"/>
                          </w:rPr>
                          <w:t>CTA di salvataggio viste</w:t>
                        </w:r>
                      </w:hyperlink>
                    </w:p>
                  </w:txbxContent>
                </v:textbox>
                <w10:wrap type="topAndBottom"/>
              </v:shape>
            </w:pict>
          </mc:Fallback>
        </mc:AlternateContent>
      </w:r>
      <w:r w:rsidRPr="00075CD4">
        <w:rPr>
          <w:noProof/>
          <w:lang w:val="it-IT"/>
        </w:rPr>
        <w:drawing>
          <wp:anchor distT="0" distB="0" distL="114300" distR="114300" simplePos="0" relativeHeight="251658253" behindDoc="0" locked="0" layoutInCell="1" allowOverlap="1" wp14:anchorId="5842C5C4" wp14:editId="23676A5F">
            <wp:simplePos x="0" y="0"/>
            <wp:positionH relativeFrom="margin">
              <wp:align>center</wp:align>
            </wp:positionH>
            <wp:positionV relativeFrom="paragraph">
              <wp:posOffset>643890</wp:posOffset>
            </wp:positionV>
            <wp:extent cx="4882371" cy="1551255"/>
            <wp:effectExtent l="0" t="0" r="0" b="0"/>
            <wp:wrapTopAndBottom/>
            <wp:docPr id="195433614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36141" name="Picture 1" descr="A screenshot of a phon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882371" cy="1551255"/>
                    </a:xfrm>
                    <a:prstGeom prst="rect">
                      <a:avLst/>
                    </a:prstGeom>
                  </pic:spPr>
                </pic:pic>
              </a:graphicData>
            </a:graphic>
          </wp:anchor>
        </w:drawing>
      </w:r>
      <w:r w:rsidR="000B155D">
        <w:rPr>
          <w:lang w:val="it-IT"/>
        </w:rPr>
        <w:t xml:space="preserve">Qualora l’utente provi a salvare la </w:t>
      </w:r>
      <w:r w:rsidR="00F54616">
        <w:rPr>
          <w:lang w:val="it-IT"/>
        </w:rPr>
        <w:t>21esima</w:t>
      </w:r>
      <w:r w:rsidR="000B155D">
        <w:rPr>
          <w:lang w:val="it-IT"/>
        </w:rPr>
        <w:t xml:space="preserve"> vista per una determinata pagina si prevede un errore bloccante che indichi il sopraggiunto limite e la necessità di rimuovere una delle viste attualmente salvate prima di introdurne nuove</w:t>
      </w:r>
    </w:p>
    <w:p w14:paraId="0B84DFB2" w14:textId="4DFE23CC" w:rsidR="00764B8A" w:rsidRDefault="00B749E8" w:rsidP="00764B8A">
      <w:pPr>
        <w:rPr>
          <w:lang w:val="it-IT"/>
        </w:rPr>
      </w:pPr>
      <w:r>
        <w:rPr>
          <w:noProof/>
        </w:rPr>
        <mc:AlternateContent>
          <mc:Choice Requires="wps">
            <w:drawing>
              <wp:anchor distT="0" distB="0" distL="114300" distR="114300" simplePos="0" relativeHeight="251658256" behindDoc="0" locked="0" layoutInCell="1" allowOverlap="1" wp14:anchorId="29B0348F" wp14:editId="3CB64FCD">
                <wp:simplePos x="0" y="0"/>
                <wp:positionH relativeFrom="column">
                  <wp:posOffset>1660525</wp:posOffset>
                </wp:positionH>
                <wp:positionV relativeFrom="paragraph">
                  <wp:posOffset>4471035</wp:posOffset>
                </wp:positionV>
                <wp:extent cx="3254375" cy="635"/>
                <wp:effectExtent l="0" t="0" r="0" b="0"/>
                <wp:wrapTopAndBottom/>
                <wp:docPr id="963579234" name="Text Box 1"/>
                <wp:cNvGraphicFramePr/>
                <a:graphic xmlns:a="http://schemas.openxmlformats.org/drawingml/2006/main">
                  <a:graphicData uri="http://schemas.microsoft.com/office/word/2010/wordprocessingShape">
                    <wps:wsp>
                      <wps:cNvSpPr txBox="1"/>
                      <wps:spPr>
                        <a:xfrm>
                          <a:off x="0" y="0"/>
                          <a:ext cx="3254375" cy="635"/>
                        </a:xfrm>
                        <a:prstGeom prst="rect">
                          <a:avLst/>
                        </a:prstGeom>
                        <a:solidFill>
                          <a:prstClr val="white"/>
                        </a:solidFill>
                        <a:ln>
                          <a:noFill/>
                        </a:ln>
                      </wps:spPr>
                      <wps:txbx>
                        <w:txbxContent>
                          <w:p w14:paraId="126B67AD" w14:textId="703CB723" w:rsidR="00B749E8" w:rsidRPr="00B30655" w:rsidRDefault="00B749E8" w:rsidP="00132D22">
                            <w:pPr>
                              <w:pStyle w:val="Caption"/>
                              <w:jc w:val="center"/>
                              <w:rPr>
                                <w:szCs w:val="22"/>
                                <w:lang w:val="it-IT"/>
                              </w:rPr>
                            </w:pPr>
                            <w:r>
                              <w:t xml:space="preserve">Figura </w:t>
                            </w:r>
                            <w:r w:rsidR="00A2298B">
                              <w:t>4</w:t>
                            </w:r>
                            <w:r>
                              <w:t xml:space="preserve">  -</w:t>
                            </w:r>
                            <w:r w:rsidR="00BA55E4">
                              <w:t xml:space="preserve"> </w:t>
                            </w:r>
                            <w:hyperlink r:id="rId26" w:history="1">
                              <w:r w:rsidRPr="00BA55E4">
                                <w:rPr>
                                  <w:rStyle w:val="Hyperlink"/>
                                </w:rPr>
                                <w:t>Maschera di salvataggio vista</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B0348F" id="_x0000_s1028" type="#_x0000_t202" style="position:absolute;margin-left:130.75pt;margin-top:352.05pt;width:256.25pt;height:.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EeGwIAAD8EAAAOAAAAZHJzL2Uyb0RvYy54bWysU01v2zAMvQ/YfxB0X5yPpSu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" stroked="f">
                <v:textbox style="mso-fit-shape-to-text:t" inset="0,0,0,0">
                  <w:txbxContent>
                    <w:p w14:paraId="126B67AD" w14:textId="703CB723" w:rsidR="00B749E8" w:rsidRPr="00B30655" w:rsidRDefault="00B749E8" w:rsidP="00132D22">
                      <w:pPr>
                        <w:pStyle w:val="Caption"/>
                        <w:jc w:val="center"/>
                        <w:rPr>
                          <w:szCs w:val="22"/>
                          <w:lang w:val="it-IT"/>
                        </w:rPr>
                      </w:pPr>
                      <w:r>
                        <w:t xml:space="preserve">Figura </w:t>
                      </w:r>
                      <w:r w:rsidR="00A2298B">
                        <w:t>4</w:t>
                      </w:r>
                      <w:r>
                        <w:t xml:space="preserve">  -</w:t>
                      </w:r>
                      <w:r w:rsidR="00BA55E4">
                        <w:t xml:space="preserve"> </w:t>
                      </w:r>
                      <w:hyperlink r:id="rId27" w:history="1">
                        <w:r w:rsidRPr="00BA55E4">
                          <w:rPr>
                            <w:rStyle w:val="Hyperlink"/>
                          </w:rPr>
                          <w:t>Maschera di salvataggio vista</w:t>
                        </w:r>
                      </w:hyperlink>
                    </w:p>
                  </w:txbxContent>
                </v:textbox>
                <w10:wrap type="topAndBottom"/>
              </v:shape>
            </w:pict>
          </mc:Fallback>
        </mc:AlternateContent>
      </w:r>
      <w:r w:rsidRPr="00B749E8">
        <w:rPr>
          <w:noProof/>
          <w:lang w:val="it-IT"/>
        </w:rPr>
        <w:drawing>
          <wp:anchor distT="0" distB="0" distL="114300" distR="114300" simplePos="0" relativeHeight="251658254" behindDoc="0" locked="0" layoutInCell="1" allowOverlap="1" wp14:anchorId="03389DE3" wp14:editId="31975242">
            <wp:simplePos x="0" y="0"/>
            <wp:positionH relativeFrom="column">
              <wp:posOffset>1661088</wp:posOffset>
            </wp:positionH>
            <wp:positionV relativeFrom="paragraph">
              <wp:posOffset>1796475</wp:posOffset>
            </wp:positionV>
            <wp:extent cx="3254914" cy="2618083"/>
            <wp:effectExtent l="0" t="0" r="3175" b="0"/>
            <wp:wrapTopAndBottom/>
            <wp:docPr id="594550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50368" name="Picture 1"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254914" cy="2618083"/>
                    </a:xfrm>
                    <a:prstGeom prst="rect">
                      <a:avLst/>
                    </a:prstGeom>
                  </pic:spPr>
                </pic:pic>
              </a:graphicData>
            </a:graphic>
          </wp:anchor>
        </w:drawing>
      </w:r>
    </w:p>
    <w:p w14:paraId="38CE2A3D" w14:textId="32830E69" w:rsidR="00764B8A" w:rsidRDefault="0010336F" w:rsidP="00764B8A">
      <w:pPr>
        <w:rPr>
          <w:lang w:val="it-IT"/>
        </w:rPr>
      </w:pPr>
      <w:r>
        <w:rPr>
          <w:noProof/>
        </w:rPr>
        <w:lastRenderedPageBreak/>
        <mc:AlternateContent>
          <mc:Choice Requires="wps">
            <w:drawing>
              <wp:anchor distT="0" distB="0" distL="114300" distR="114300" simplePos="0" relativeHeight="251658258" behindDoc="0" locked="0" layoutInCell="1" allowOverlap="1" wp14:anchorId="68CCA098" wp14:editId="578D6306">
                <wp:simplePos x="0" y="0"/>
                <wp:positionH relativeFrom="column">
                  <wp:posOffset>-4445</wp:posOffset>
                </wp:positionH>
                <wp:positionV relativeFrom="paragraph">
                  <wp:posOffset>3605530</wp:posOffset>
                </wp:positionV>
                <wp:extent cx="5502275" cy="635"/>
                <wp:effectExtent l="0" t="0" r="0" b="0"/>
                <wp:wrapTopAndBottom/>
                <wp:docPr id="836060999" name="Text Box 1"/>
                <wp:cNvGraphicFramePr/>
                <a:graphic xmlns:a="http://schemas.openxmlformats.org/drawingml/2006/main">
                  <a:graphicData uri="http://schemas.microsoft.com/office/word/2010/wordprocessingShape">
                    <wps:wsp>
                      <wps:cNvSpPr txBox="1"/>
                      <wps:spPr>
                        <a:xfrm>
                          <a:off x="0" y="0"/>
                          <a:ext cx="5502275" cy="635"/>
                        </a:xfrm>
                        <a:prstGeom prst="rect">
                          <a:avLst/>
                        </a:prstGeom>
                        <a:solidFill>
                          <a:prstClr val="white"/>
                        </a:solidFill>
                        <a:ln>
                          <a:noFill/>
                        </a:ln>
                      </wps:spPr>
                      <wps:txbx>
                        <w:txbxContent>
                          <w:p w14:paraId="0596A0AE" w14:textId="1A2E76E5" w:rsidR="0010336F" w:rsidRPr="00A35243" w:rsidRDefault="0010336F" w:rsidP="00132D22">
                            <w:pPr>
                              <w:pStyle w:val="Caption"/>
                              <w:jc w:val="center"/>
                              <w:rPr>
                                <w:szCs w:val="22"/>
                                <w:lang w:val="it-IT"/>
                              </w:rPr>
                            </w:pPr>
                            <w:r>
                              <w:t xml:space="preserve">Figura 5 - </w:t>
                            </w:r>
                            <w:hyperlink r:id="rId29" w:history="1">
                              <w:r w:rsidRPr="00132D22">
                                <w:rPr>
                                  <w:rStyle w:val="Hyperlink"/>
                                </w:rPr>
                                <w:t>Viste salvate</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CCA098" id="_x0000_s1029" type="#_x0000_t202" style="position:absolute;margin-left:-.35pt;margin-top:283.9pt;width:433.25pt;height:.0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Ozv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" stroked="f">
                <v:textbox style="mso-fit-shape-to-text:t" inset="0,0,0,0">
                  <w:txbxContent>
                    <w:p w14:paraId="0596A0AE" w14:textId="1A2E76E5" w:rsidR="0010336F" w:rsidRPr="00A35243" w:rsidRDefault="0010336F" w:rsidP="00132D22">
                      <w:pPr>
                        <w:pStyle w:val="Caption"/>
                        <w:jc w:val="center"/>
                        <w:rPr>
                          <w:szCs w:val="22"/>
                          <w:lang w:val="it-IT"/>
                        </w:rPr>
                      </w:pPr>
                      <w:r>
                        <w:t xml:space="preserve">Figura 5 - </w:t>
                      </w:r>
                      <w:hyperlink r:id="rId30" w:history="1">
                        <w:r w:rsidRPr="00132D22">
                          <w:rPr>
                            <w:rStyle w:val="Hyperlink"/>
                          </w:rPr>
                          <w:t>Viste salvate</w:t>
                        </w:r>
                      </w:hyperlink>
                    </w:p>
                  </w:txbxContent>
                </v:textbox>
                <w10:wrap type="topAndBottom"/>
              </v:shape>
            </w:pict>
          </mc:Fallback>
        </mc:AlternateContent>
      </w:r>
      <w:r w:rsidRPr="0010336F">
        <w:rPr>
          <w:noProof/>
          <w:lang w:val="it-IT"/>
        </w:rPr>
        <w:drawing>
          <wp:anchor distT="0" distB="0" distL="114300" distR="114300" simplePos="0" relativeHeight="251658257" behindDoc="0" locked="0" layoutInCell="1" allowOverlap="1" wp14:anchorId="459AAA62" wp14:editId="0A579677">
            <wp:simplePos x="0" y="0"/>
            <wp:positionH relativeFrom="column">
              <wp:posOffset>-4098</wp:posOffset>
            </wp:positionH>
            <wp:positionV relativeFrom="paragraph">
              <wp:posOffset>252</wp:posOffset>
            </wp:positionV>
            <wp:extent cx="5502873" cy="3548836"/>
            <wp:effectExtent l="0" t="0" r="3175" b="0"/>
            <wp:wrapTopAndBottom/>
            <wp:docPr id="213561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19969" name=""/>
                    <pic:cNvPicPr/>
                  </pic:nvPicPr>
                  <pic:blipFill>
                    <a:blip r:embed="rId31">
                      <a:extLst>
                        <a:ext uri="{28A0092B-C50C-407E-A947-70E740481C1C}">
                          <a14:useLocalDpi xmlns:a14="http://schemas.microsoft.com/office/drawing/2010/main" val="0"/>
                        </a:ext>
                      </a:extLst>
                    </a:blip>
                    <a:stretch>
                      <a:fillRect/>
                    </a:stretch>
                  </pic:blipFill>
                  <pic:spPr>
                    <a:xfrm>
                      <a:off x="0" y="0"/>
                      <a:ext cx="5502873" cy="3548836"/>
                    </a:xfrm>
                    <a:prstGeom prst="rect">
                      <a:avLst/>
                    </a:prstGeom>
                  </pic:spPr>
                </pic:pic>
              </a:graphicData>
            </a:graphic>
          </wp:anchor>
        </w:drawing>
      </w:r>
    </w:p>
    <w:p w14:paraId="16103BC7" w14:textId="77777777" w:rsidR="00075CD4" w:rsidRPr="00764B8A" w:rsidRDefault="00075CD4" w:rsidP="00764B8A">
      <w:pPr>
        <w:rPr>
          <w:lang w:val="it-IT"/>
        </w:rPr>
      </w:pPr>
    </w:p>
    <w:p w14:paraId="0E96B26D" w14:textId="61314817" w:rsidR="00F61F39" w:rsidRPr="00535868" w:rsidRDefault="00C33259" w:rsidP="004D3480">
      <w:pPr>
        <w:rPr>
          <w:lang w:val="it-IT"/>
        </w:rPr>
      </w:pPr>
      <w:r w:rsidRPr="00535868">
        <w:rPr>
          <w:lang w:val="it-IT"/>
        </w:rPr>
        <w:t xml:space="preserve">Si prevede </w:t>
      </w:r>
      <w:r w:rsidR="0094546A" w:rsidRPr="00535868">
        <w:rPr>
          <w:lang w:val="it-IT"/>
        </w:rPr>
        <w:t xml:space="preserve">per ogni </w:t>
      </w:r>
      <w:r w:rsidR="00343C02" w:rsidRPr="00535868">
        <w:rPr>
          <w:lang w:val="it-IT"/>
        </w:rPr>
        <w:t>vista dati nelle pagine di monitoraggio</w:t>
      </w:r>
      <w:r w:rsidR="0094546A" w:rsidRPr="00535868">
        <w:rPr>
          <w:lang w:val="it-IT"/>
        </w:rPr>
        <w:t xml:space="preserve"> </w:t>
      </w:r>
      <w:r w:rsidR="00881AD9" w:rsidRPr="00535868">
        <w:rPr>
          <w:lang w:val="it-IT"/>
        </w:rPr>
        <w:t>un icon di esportazione</w:t>
      </w:r>
    </w:p>
    <w:p w14:paraId="54644A28" w14:textId="0901E50D" w:rsidR="00D73EE5" w:rsidRPr="00535868" w:rsidRDefault="00E10764" w:rsidP="00B5236E">
      <w:pPr>
        <w:pStyle w:val="ListParagraph"/>
        <w:numPr>
          <w:ilvl w:val="0"/>
          <w:numId w:val="13"/>
        </w:numPr>
        <w:ind w:left="714" w:hanging="357"/>
        <w:rPr>
          <w:lang w:val="it-IT"/>
        </w:rPr>
      </w:pPr>
      <w:r w:rsidRPr="00535868">
        <w:rPr>
          <w:lang w:val="it-IT"/>
        </w:rPr>
        <w:t>C</w:t>
      </w:r>
      <w:r w:rsidR="007937A0" w:rsidRPr="00535868">
        <w:rPr>
          <w:lang w:val="it-IT"/>
        </w:rPr>
        <w:t>lic</w:t>
      </w:r>
      <w:r w:rsidRPr="00535868">
        <w:rPr>
          <w:lang w:val="it-IT"/>
        </w:rPr>
        <w:t>cando</w:t>
      </w:r>
      <w:r w:rsidR="007937A0" w:rsidRPr="00535868">
        <w:rPr>
          <w:lang w:val="it-IT"/>
        </w:rPr>
        <w:t xml:space="preserve"> sull’icona</w:t>
      </w:r>
      <w:r w:rsidRPr="00535868">
        <w:rPr>
          <w:lang w:val="it-IT"/>
        </w:rPr>
        <w:t xml:space="preserve"> si avvia il download del file </w:t>
      </w:r>
      <w:r w:rsidR="004B62D7" w:rsidRPr="00535868">
        <w:rPr>
          <w:lang w:val="it-IT"/>
        </w:rPr>
        <w:t>in formato</w:t>
      </w:r>
      <w:r w:rsidR="007937A0" w:rsidRPr="00535868">
        <w:rPr>
          <w:lang w:val="it-IT"/>
        </w:rPr>
        <w:t xml:space="preserve"> </w:t>
      </w:r>
      <w:r w:rsidR="00D73EE5" w:rsidRPr="00535868">
        <w:rPr>
          <w:lang w:val="it-IT"/>
        </w:rPr>
        <w:t>csv</w:t>
      </w:r>
      <w:r w:rsidR="001311D0">
        <w:rPr>
          <w:lang w:val="it-IT"/>
        </w:rPr>
        <w:t xml:space="preserve"> o xslx</w:t>
      </w:r>
    </w:p>
    <w:p w14:paraId="7DA75C37" w14:textId="2A60374B" w:rsidR="00FD1E69" w:rsidRPr="00535868" w:rsidRDefault="001311D0" w:rsidP="00B5236E">
      <w:pPr>
        <w:pStyle w:val="ListParagraph"/>
        <w:numPr>
          <w:ilvl w:val="0"/>
          <w:numId w:val="13"/>
        </w:numPr>
        <w:ind w:left="714" w:hanging="357"/>
        <w:rPr>
          <w:lang w:val="it-IT"/>
        </w:rPr>
      </w:pPr>
      <w:r>
        <w:rPr>
          <w:lang w:val="it-IT"/>
        </w:rPr>
        <w:t>Il download avviene in maniera asincrona</w:t>
      </w:r>
      <w:r w:rsidR="00B3657D">
        <w:rPr>
          <w:lang w:val="it-IT"/>
        </w:rPr>
        <w:t xml:space="preserve"> e l’utente viene avvisato con un toast</w:t>
      </w:r>
    </w:p>
    <w:p w14:paraId="5C2D1580" w14:textId="109787C4" w:rsidR="00B3657D" w:rsidRPr="00535868" w:rsidRDefault="00764B8A" w:rsidP="00B5236E">
      <w:pPr>
        <w:pStyle w:val="ListParagraph"/>
        <w:numPr>
          <w:ilvl w:val="0"/>
          <w:numId w:val="13"/>
        </w:numPr>
        <w:ind w:left="714" w:hanging="357"/>
        <w:rPr>
          <w:lang w:val="it-IT"/>
        </w:rPr>
      </w:pPr>
      <w:r>
        <w:rPr>
          <w:noProof/>
        </w:rPr>
        <mc:AlternateContent>
          <mc:Choice Requires="wps">
            <w:drawing>
              <wp:anchor distT="0" distB="0" distL="114300" distR="114300" simplePos="0" relativeHeight="251658252" behindDoc="0" locked="0" layoutInCell="1" allowOverlap="1" wp14:anchorId="3FEC4F08" wp14:editId="00DD8AAF">
                <wp:simplePos x="0" y="0"/>
                <wp:positionH relativeFrom="column">
                  <wp:posOffset>2048510</wp:posOffset>
                </wp:positionH>
                <wp:positionV relativeFrom="paragraph">
                  <wp:posOffset>1228090</wp:posOffset>
                </wp:positionV>
                <wp:extent cx="1948180" cy="635"/>
                <wp:effectExtent l="0" t="0" r="0" b="0"/>
                <wp:wrapTopAndBottom/>
                <wp:docPr id="254756863" name="Text Box 1"/>
                <wp:cNvGraphicFramePr/>
                <a:graphic xmlns:a="http://schemas.openxmlformats.org/drawingml/2006/main">
                  <a:graphicData uri="http://schemas.microsoft.com/office/word/2010/wordprocessingShape">
                    <wps:wsp>
                      <wps:cNvSpPr txBox="1"/>
                      <wps:spPr>
                        <a:xfrm>
                          <a:off x="0" y="0"/>
                          <a:ext cx="1948180" cy="635"/>
                        </a:xfrm>
                        <a:prstGeom prst="rect">
                          <a:avLst/>
                        </a:prstGeom>
                        <a:solidFill>
                          <a:prstClr val="white"/>
                        </a:solidFill>
                        <a:ln>
                          <a:noFill/>
                        </a:ln>
                      </wps:spPr>
                      <wps:txbx>
                        <w:txbxContent>
                          <w:p w14:paraId="4ECC7D57" w14:textId="11B4B4FF" w:rsidR="00764B8A" w:rsidRPr="00936A34" w:rsidRDefault="00764B8A" w:rsidP="00764B8A">
                            <w:pPr>
                              <w:pStyle w:val="Caption"/>
                              <w:rPr>
                                <w:szCs w:val="22"/>
                                <w:lang w:val="it-IT"/>
                              </w:rPr>
                            </w:pPr>
                            <w:r>
                              <w:t xml:space="preserve">Figura </w:t>
                            </w:r>
                            <w:r w:rsidR="0010336F">
                              <w:t>6</w:t>
                            </w:r>
                            <w:r>
                              <w:t xml:space="preserve"> - </w:t>
                            </w:r>
                            <w:hyperlink r:id="rId32" w:history="1">
                              <w:r w:rsidRPr="00132D22">
                                <w:rPr>
                                  <w:rStyle w:val="Hyperlink"/>
                                </w:rPr>
                                <w:t>Esportazione</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EC4F08" id="_x0000_s1030" type="#_x0000_t202" style="position:absolute;left:0;text-align:left;margin-left:161.3pt;margin-top:96.7pt;width:153.4pt;height:.0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" stroked="f">
                <v:textbox style="mso-fit-shape-to-text:t" inset="0,0,0,0">
                  <w:txbxContent>
                    <w:p w14:paraId="4ECC7D57" w14:textId="11B4B4FF" w:rsidR="00764B8A" w:rsidRPr="00936A34" w:rsidRDefault="00764B8A" w:rsidP="00764B8A">
                      <w:pPr>
                        <w:pStyle w:val="Caption"/>
                        <w:rPr>
                          <w:szCs w:val="22"/>
                          <w:lang w:val="it-IT"/>
                        </w:rPr>
                      </w:pPr>
                      <w:r>
                        <w:t xml:space="preserve">Figura </w:t>
                      </w:r>
                      <w:r w:rsidR="0010336F">
                        <w:t>6</w:t>
                      </w:r>
                      <w:r>
                        <w:t xml:space="preserve"> - </w:t>
                      </w:r>
                      <w:hyperlink r:id="rId33" w:history="1">
                        <w:r w:rsidRPr="00132D22">
                          <w:rPr>
                            <w:rStyle w:val="Hyperlink"/>
                          </w:rPr>
                          <w:t>Esportazione</w:t>
                        </w:r>
                      </w:hyperlink>
                    </w:p>
                  </w:txbxContent>
                </v:textbox>
                <w10:wrap type="topAndBottom"/>
              </v:shape>
            </w:pict>
          </mc:Fallback>
        </mc:AlternateContent>
      </w:r>
      <w:r w:rsidRPr="00EA682E">
        <w:rPr>
          <w:noProof/>
          <w:lang w:val="it-IT"/>
        </w:rPr>
        <w:drawing>
          <wp:anchor distT="0" distB="0" distL="114300" distR="114300" simplePos="0" relativeHeight="251658251" behindDoc="0" locked="0" layoutInCell="1" allowOverlap="1" wp14:anchorId="7ADE84BF" wp14:editId="2C9F763E">
            <wp:simplePos x="0" y="0"/>
            <wp:positionH relativeFrom="column">
              <wp:posOffset>2048989</wp:posOffset>
            </wp:positionH>
            <wp:positionV relativeFrom="paragraph">
              <wp:posOffset>317320</wp:posOffset>
            </wp:positionV>
            <wp:extent cx="1948180" cy="854075"/>
            <wp:effectExtent l="0" t="0" r="0" b="3175"/>
            <wp:wrapTopAndBottom/>
            <wp:docPr id="239541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41620" name="Picture 1"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1948180" cy="854075"/>
                    </a:xfrm>
                    <a:prstGeom prst="rect">
                      <a:avLst/>
                    </a:prstGeom>
                  </pic:spPr>
                </pic:pic>
              </a:graphicData>
            </a:graphic>
          </wp:anchor>
        </w:drawing>
      </w:r>
      <w:r w:rsidR="00D64AD2">
        <w:rPr>
          <w:lang w:val="it-IT"/>
        </w:rPr>
        <w:t>Il file</w:t>
      </w:r>
      <w:r w:rsidR="007C2486">
        <w:rPr>
          <w:lang w:val="it-IT"/>
        </w:rPr>
        <w:t xml:space="preserve"> </w:t>
      </w:r>
      <w:r w:rsidR="00DB1933">
        <w:rPr>
          <w:lang w:val="it-IT"/>
        </w:rPr>
        <w:t>sarà salvato nel cassetto</w:t>
      </w:r>
      <w:r w:rsidR="00281459">
        <w:rPr>
          <w:lang w:val="it-IT"/>
        </w:rPr>
        <w:t xml:space="preserve"> dell’utente</w:t>
      </w:r>
      <w:r w:rsidR="00DB1933">
        <w:rPr>
          <w:lang w:val="it-IT"/>
        </w:rPr>
        <w:t xml:space="preserve"> disponibile in FrEE</w:t>
      </w:r>
    </w:p>
    <w:p w14:paraId="50044A29" w14:textId="35193CE2" w:rsidR="000B5613" w:rsidRPr="00535868" w:rsidRDefault="000B5613" w:rsidP="000B5613">
      <w:pPr>
        <w:pStyle w:val="ListParagraph"/>
        <w:ind w:left="714"/>
        <w:rPr>
          <w:lang w:val="it-IT"/>
        </w:rPr>
      </w:pPr>
    </w:p>
    <w:p w14:paraId="4CEF10F8" w14:textId="4AF9A7A1" w:rsidR="00D76317" w:rsidRPr="00D76317" w:rsidRDefault="00D76317" w:rsidP="00D76317">
      <w:pPr>
        <w:pStyle w:val="Heading2"/>
        <w:ind w:left="1023"/>
        <w:rPr>
          <w:lang w:val="it-IT"/>
        </w:rPr>
      </w:pPr>
      <w:bookmarkStart w:id="1203" w:name="_Toc2494987"/>
      <w:r w:rsidRPr="10CEFF33">
        <w:rPr>
          <w:lang w:val="it-IT"/>
        </w:rPr>
        <w:t>Widget di integrazione tra FrEE e CRM</w:t>
      </w:r>
      <w:bookmarkEnd w:id="1203"/>
    </w:p>
    <w:p w14:paraId="0A6ADA88" w14:textId="77777777" w:rsidR="00D76317" w:rsidRDefault="00D76317" w:rsidP="00D76317">
      <w:pPr>
        <w:rPr>
          <w:lang w:val="it-IT"/>
        </w:rPr>
      </w:pPr>
    </w:p>
    <w:p w14:paraId="404E3E1E" w14:textId="58FC2348" w:rsidR="00D76317" w:rsidRDefault="00D76317" w:rsidP="00D76317">
      <w:pPr>
        <w:rPr>
          <w:lang w:val="it-IT"/>
        </w:rPr>
      </w:pPr>
      <w:r>
        <w:rPr>
          <w:lang w:val="it-IT"/>
        </w:rPr>
        <w:t>In aggiunta agli elementi comuni, si prevede un’integrazione tra FrEE e CRM tramite i due seguenti entrypoint:</w:t>
      </w:r>
    </w:p>
    <w:p w14:paraId="15903CE6" w14:textId="223A3E8F" w:rsidR="00D76317" w:rsidRDefault="00D76317" w:rsidP="00B5236E">
      <w:pPr>
        <w:pStyle w:val="ListParagraph"/>
        <w:numPr>
          <w:ilvl w:val="0"/>
          <w:numId w:val="46"/>
        </w:numPr>
        <w:ind w:left="714" w:hanging="357"/>
        <w:rPr>
          <w:lang w:val="it-IT"/>
        </w:rPr>
      </w:pPr>
      <w:r>
        <w:rPr>
          <w:lang w:val="it-IT"/>
        </w:rPr>
        <w:t>Scrivania: Widget</w:t>
      </w:r>
      <w:r w:rsidR="005F1D1D">
        <w:rPr>
          <w:lang w:val="it-IT"/>
        </w:rPr>
        <w:t xml:space="preserve"> Opportunità (attualmente integrato con NowDesk)</w:t>
      </w:r>
    </w:p>
    <w:p w14:paraId="7D7D4AF8" w14:textId="4DBE4B9B" w:rsidR="005E7367" w:rsidRDefault="005F1D1D" w:rsidP="00B5236E">
      <w:pPr>
        <w:pStyle w:val="ListParagraph"/>
        <w:numPr>
          <w:ilvl w:val="0"/>
          <w:numId w:val="46"/>
        </w:numPr>
        <w:ind w:left="714" w:hanging="357"/>
        <w:rPr>
          <w:lang w:val="it-IT"/>
        </w:rPr>
      </w:pPr>
      <w:r>
        <w:rPr>
          <w:lang w:val="it-IT"/>
        </w:rPr>
        <w:t>Scheda client</w:t>
      </w:r>
      <w:r w:rsidR="005E7367">
        <w:rPr>
          <w:lang w:val="it-IT"/>
        </w:rPr>
        <w:t>e: Widget Opportunità Commerciali (attualmente integrato con NowDesk)</w:t>
      </w:r>
    </w:p>
    <w:p w14:paraId="4434B7AC" w14:textId="77777777" w:rsidR="005E7367" w:rsidRDefault="005E7367" w:rsidP="005E7367">
      <w:pPr>
        <w:rPr>
          <w:lang w:val="it-IT"/>
        </w:rPr>
      </w:pPr>
    </w:p>
    <w:p w14:paraId="65EEC4D0" w14:textId="02145F4C" w:rsidR="00E703C5" w:rsidRDefault="00EF5BD8" w:rsidP="005E7367">
      <w:pPr>
        <w:rPr>
          <w:lang w:val="it-IT"/>
        </w:rPr>
      </w:pPr>
      <w:r>
        <w:rPr>
          <w:lang w:val="it-IT"/>
        </w:rPr>
        <w:t>Da tali widget sarà possibile atterrare alla pagina di Gestione lead</w:t>
      </w:r>
      <w:r w:rsidR="0023422D">
        <w:rPr>
          <w:lang w:val="it-IT"/>
        </w:rPr>
        <w:t xml:space="preserve"> prevista e descritta </w:t>
      </w:r>
      <w:r w:rsidR="009A10D0">
        <w:rPr>
          <w:lang w:val="it-IT"/>
        </w:rPr>
        <w:t>nel capitolo successivo</w:t>
      </w:r>
    </w:p>
    <w:p w14:paraId="11DC3C03" w14:textId="77777777" w:rsidR="00054795" w:rsidRDefault="00054795" w:rsidP="005E7367">
      <w:pPr>
        <w:rPr>
          <w:lang w:val="it-IT"/>
        </w:rPr>
      </w:pPr>
    </w:p>
    <w:p w14:paraId="3E421896" w14:textId="77777777" w:rsidR="00054795" w:rsidRDefault="00054795" w:rsidP="005E7367">
      <w:pPr>
        <w:rPr>
          <w:lang w:val="it-IT"/>
        </w:rPr>
      </w:pPr>
    </w:p>
    <w:p w14:paraId="54875BEA" w14:textId="77777777" w:rsidR="00054795" w:rsidRPr="005E7367" w:rsidRDefault="00054795" w:rsidP="005E7367">
      <w:pPr>
        <w:rPr>
          <w:lang w:val="it-IT"/>
        </w:rPr>
      </w:pPr>
    </w:p>
    <w:p w14:paraId="401C228E" w14:textId="7E3BBA95" w:rsidR="00740B91" w:rsidRDefault="00740B91" w:rsidP="004D3480">
      <w:pPr>
        <w:rPr>
          <w:highlight w:val="yellow"/>
          <w:lang w:val="it-IT"/>
        </w:rPr>
      </w:pPr>
    </w:p>
    <w:p w14:paraId="52224037" w14:textId="4A33125D" w:rsidR="009B7C90" w:rsidDel="00BB204F" w:rsidRDefault="00365E3E" w:rsidP="004D3480">
      <w:pPr>
        <w:pStyle w:val="Heading2"/>
        <w:ind w:left="1023"/>
        <w:rPr>
          <w:del w:id="1204" w:author="Castelli, Alessandro" w:date="2025-11-29T12:59:00Z" w16du:dateUtc="2025-11-29T11:59:00Z"/>
          <w:lang w:val="it-IT"/>
        </w:rPr>
      </w:pPr>
      <w:del w:id="1205" w:author="Castelli, Alessandro" w:date="2025-11-29T12:59:00Z" w16du:dateUtc="2025-11-29T11:59:00Z">
        <w:r w:rsidRPr="10CEFF33" w:rsidDel="00365E3E">
          <w:rPr>
            <w:lang w:val="it-IT"/>
          </w:rPr>
          <w:delText xml:space="preserve">Home - </w:delText>
        </w:r>
        <w:r w:rsidRPr="10CEFF33" w:rsidDel="00301515">
          <w:rPr>
            <w:lang w:val="it-IT"/>
          </w:rPr>
          <w:delText>G</w:delText>
        </w:r>
        <w:r w:rsidRPr="10CEFF33" w:rsidDel="009B7C90">
          <w:rPr>
            <w:lang w:val="it-IT"/>
          </w:rPr>
          <w:delText>es</w:delText>
        </w:r>
        <w:r w:rsidRPr="10CEFF33" w:rsidDel="000E34D6">
          <w:rPr>
            <w:lang w:val="it-IT"/>
          </w:rPr>
          <w:delText>tione lead</w:delText>
        </w:r>
      </w:del>
    </w:p>
    <w:p w14:paraId="5ABB36DD" w14:textId="6A6F2EE5" w:rsidR="001364FC" w:rsidRPr="00B510C0" w:rsidRDefault="006B2965">
      <w:pPr>
        <w:pStyle w:val="Heading2"/>
        <w:pPrChange w:id="1206" w:author="Castelli, Alessandro" w:date="2025-11-29T12:59:00Z" w16du:dateUtc="2025-11-29T11:59:00Z">
          <w:pPr>
            <w:pStyle w:val="Heading3"/>
            <w:ind w:left="600"/>
          </w:pPr>
        </w:pPrChange>
      </w:pPr>
      <w:bookmarkStart w:id="1207" w:name="_Ref211955417"/>
      <w:bookmarkStart w:id="1208" w:name="_Ref211957051"/>
      <w:bookmarkStart w:id="1209" w:name="_Toc619276033"/>
      <w:ins w:id="1210" w:author="Montalto, Alessandro" w:date="2026-01-19T14:21:00Z" w16du:dateUtc="2026-01-19T13:21:00Z">
        <w:r>
          <w:t>3</w:t>
        </w:r>
      </w:ins>
      <w:del w:id="1211" w:author="Castelli, Alessandro" w:date="2025-11-29T12:59:00Z" w16du:dateUtc="2025-11-29T11:59:00Z">
        <w:r w:rsidDel="00365E3E">
          <w:delText xml:space="preserve">Home - </w:delText>
        </w:r>
        <w:r w:rsidDel="00703201">
          <w:delText>Gestione lead</w:delText>
        </w:r>
      </w:del>
      <w:bookmarkEnd w:id="1207"/>
      <w:bookmarkEnd w:id="1208"/>
      <w:ins w:id="1212" w:author="Castelli, Alessandro" w:date="2025-11-29T12:59:00Z" w16du:dateUtc="2025-11-29T11:59:00Z">
        <w:r w:rsidR="00BB204F">
          <w:t>La mia giornata</w:t>
        </w:r>
      </w:ins>
      <w:bookmarkEnd w:id="1209"/>
    </w:p>
    <w:p w14:paraId="16C612D1" w14:textId="0BD8722B" w:rsidR="00B510C0" w:rsidRDefault="00B510C0" w:rsidP="004D3480">
      <w:pPr>
        <w:rPr>
          <w:lang w:val="it-IT"/>
        </w:rPr>
      </w:pPr>
    </w:p>
    <w:p w14:paraId="7EE0F511" w14:textId="6358223A" w:rsidR="003876D0" w:rsidRDefault="00525DD3" w:rsidP="003876D0">
      <w:pPr>
        <w:keepNext/>
      </w:pPr>
      <w:del w:id="1213" w:author="Castelli, Alessandro" w:date="2025-11-29T12:58:00Z" w16du:dateUtc="2025-11-29T11:58:00Z">
        <w:r w:rsidRPr="00525DD3" w:rsidDel="00362F46">
          <w:rPr>
            <w:noProof/>
          </w:rPr>
          <w:drawing>
            <wp:anchor distT="0" distB="0" distL="114300" distR="114300" simplePos="0" relativeHeight="251658259" behindDoc="0" locked="0" layoutInCell="1" allowOverlap="1" wp14:anchorId="721E34BC" wp14:editId="46FC83A3">
              <wp:simplePos x="0" y="0"/>
              <wp:positionH relativeFrom="margin">
                <wp:align>center</wp:align>
              </wp:positionH>
              <wp:positionV relativeFrom="paragraph">
                <wp:posOffset>1270</wp:posOffset>
              </wp:positionV>
              <wp:extent cx="5943905" cy="4413477"/>
              <wp:effectExtent l="0" t="0" r="0" b="6350"/>
              <wp:wrapTopAndBottom/>
              <wp:docPr id="1340831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31542" name="Picture 1" descr="A screen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943905" cy="4413477"/>
                      </a:xfrm>
                      <a:prstGeom prst="rect">
                        <a:avLst/>
                      </a:prstGeom>
                    </pic:spPr>
                  </pic:pic>
                </a:graphicData>
              </a:graphic>
            </wp:anchor>
          </w:drawing>
        </w:r>
      </w:del>
      <w:ins w:id="1214" w:author="Castelli, Alessandro" w:date="2025-11-29T12:58:00Z" w16du:dateUtc="2025-11-29T11:58:00Z">
        <w:r w:rsidR="00362F46" w:rsidRPr="00362F46">
          <w:rPr>
            <w:noProof/>
          </w:rPr>
          <w:t xml:space="preserve"> </w:t>
        </w:r>
      </w:ins>
    </w:p>
    <w:p w14:paraId="7DCC1C25" w14:textId="7D8DB8B8" w:rsidR="00537F32" w:rsidRDefault="003876D0" w:rsidP="00025B41">
      <w:pPr>
        <w:pStyle w:val="Caption"/>
        <w:jc w:val="center"/>
        <w:rPr>
          <w:lang w:val="it-IT"/>
        </w:rPr>
      </w:pPr>
      <w:r w:rsidRPr="007B030F">
        <w:rPr>
          <w:lang w:val="it-IT"/>
        </w:rPr>
        <w:t xml:space="preserve">Figura </w:t>
      </w:r>
      <w:r w:rsidR="00214882">
        <w:rPr>
          <w:lang w:val="it-IT"/>
        </w:rPr>
        <w:t>7</w:t>
      </w:r>
      <w:r w:rsidR="00214882" w:rsidRPr="007B030F">
        <w:rPr>
          <w:lang w:val="it-IT"/>
        </w:rPr>
        <w:t xml:space="preserve"> -</w:t>
      </w:r>
      <w:r w:rsidRPr="007B030F">
        <w:rPr>
          <w:lang w:val="it-IT"/>
        </w:rPr>
        <w:t xml:space="preserve"> </w:t>
      </w:r>
      <w:hyperlink r:id="rId36" w:history="1">
        <w:r w:rsidRPr="007B030F">
          <w:rPr>
            <w:rStyle w:val="Hyperlink"/>
            <w:lang w:val="it-IT"/>
          </w:rPr>
          <w:t>Home Gestione lead</w:t>
        </w:r>
      </w:hyperlink>
    </w:p>
    <w:p w14:paraId="7E903E47" w14:textId="77777777" w:rsidR="00537F32" w:rsidRDefault="00537F32" w:rsidP="004D3480">
      <w:pPr>
        <w:rPr>
          <w:lang w:val="it-IT"/>
        </w:rPr>
      </w:pPr>
    </w:p>
    <w:p w14:paraId="133016E7" w14:textId="77777777" w:rsidR="00537F32" w:rsidRDefault="00537F32" w:rsidP="004D3480">
      <w:pPr>
        <w:rPr>
          <w:lang w:val="it-IT"/>
        </w:rPr>
      </w:pPr>
    </w:p>
    <w:p w14:paraId="5FD5875C" w14:textId="7FAF43D2" w:rsidR="001364FC" w:rsidRPr="00B510C0" w:rsidRDefault="001364FC" w:rsidP="004D3480">
      <w:pPr>
        <w:rPr>
          <w:lang w:val="it-IT"/>
        </w:rPr>
      </w:pPr>
      <w:r w:rsidRPr="00B510C0">
        <w:rPr>
          <w:lang w:val="it-IT"/>
        </w:rPr>
        <w:t xml:space="preserve">Premessa: nel seguente paragrafo si descrive </w:t>
      </w:r>
      <w:r w:rsidR="00E413DD" w:rsidRPr="00B510C0">
        <w:rPr>
          <w:lang w:val="it-IT"/>
        </w:rPr>
        <w:t xml:space="preserve">la sezione che funge da entrypoint per la </w:t>
      </w:r>
      <w:r w:rsidR="00B510C0" w:rsidRPr="00B510C0">
        <w:rPr>
          <w:lang w:val="it-IT"/>
        </w:rPr>
        <w:t>gestione lead. L’analisi di dettaglio dell</w:t>
      </w:r>
      <w:r w:rsidR="00DA154B">
        <w:rPr>
          <w:lang w:val="it-IT"/>
        </w:rPr>
        <w:t xml:space="preserve">a to-do list </w:t>
      </w:r>
      <w:r w:rsidR="00B510C0" w:rsidRPr="00B510C0">
        <w:rPr>
          <w:lang w:val="it-IT"/>
        </w:rPr>
        <w:t>sarà prevista in sprint di analisi successivi</w:t>
      </w:r>
      <w:r w:rsidR="00F729C7">
        <w:rPr>
          <w:lang w:val="it-IT"/>
        </w:rPr>
        <w:t>. L</w:t>
      </w:r>
      <w:r w:rsidR="00775CD8">
        <w:rPr>
          <w:lang w:val="it-IT"/>
        </w:rPr>
        <w:t xml:space="preserve">a presente vista </w:t>
      </w:r>
      <w:r w:rsidR="004B2018">
        <w:rPr>
          <w:lang w:val="it-IT"/>
        </w:rPr>
        <w:t xml:space="preserve">è </w:t>
      </w:r>
      <w:r w:rsidR="00DA046C">
        <w:rPr>
          <w:lang w:val="it-IT"/>
        </w:rPr>
        <w:t xml:space="preserve">mappata sulle esigenze operative della Rete fino a livello dell’unità organizzativa. </w:t>
      </w:r>
      <w:r w:rsidR="007B1C88">
        <w:rPr>
          <w:lang w:val="it-IT"/>
        </w:rPr>
        <w:t>Attori ed utenti di risalita nella filie</w:t>
      </w:r>
      <w:r w:rsidR="009422E8">
        <w:rPr>
          <w:lang w:val="it-IT"/>
        </w:rPr>
        <w:t>ra</w:t>
      </w:r>
      <w:r w:rsidR="00557B0B">
        <w:rPr>
          <w:lang w:val="it-IT"/>
        </w:rPr>
        <w:t xml:space="preserve">, pur potendo visualizzare tale vista, </w:t>
      </w:r>
      <w:r w:rsidR="000E5F5B">
        <w:rPr>
          <w:lang w:val="it-IT"/>
        </w:rPr>
        <w:t>utili</w:t>
      </w:r>
      <w:r w:rsidR="003306B2">
        <w:rPr>
          <w:lang w:val="it-IT"/>
        </w:rPr>
        <w:t xml:space="preserve">zzeranno ai fini operativi prevalentemente </w:t>
      </w:r>
      <w:r w:rsidR="00727744">
        <w:rPr>
          <w:lang w:val="it-IT"/>
        </w:rPr>
        <w:t>le viste di monitoraggio dedicate previste nella sezione omonima</w:t>
      </w:r>
      <w:r w:rsidR="003B4592">
        <w:rPr>
          <w:lang w:val="it-IT"/>
        </w:rPr>
        <w:t xml:space="preserve"> (oggetto di analisi di sprint successivi)</w:t>
      </w:r>
      <w:r w:rsidR="00727744">
        <w:rPr>
          <w:lang w:val="it-IT"/>
        </w:rPr>
        <w:t>.</w:t>
      </w:r>
      <w:r w:rsidR="00DA046C">
        <w:rPr>
          <w:lang w:val="it-IT"/>
        </w:rPr>
        <w:t xml:space="preserve"> </w:t>
      </w:r>
    </w:p>
    <w:p w14:paraId="114CDEB9" w14:textId="0B70DAA9" w:rsidR="008B7E01" w:rsidRDefault="001364FC" w:rsidP="00B5236E">
      <w:pPr>
        <w:pStyle w:val="ListParagraph"/>
        <w:numPr>
          <w:ilvl w:val="0"/>
          <w:numId w:val="14"/>
        </w:numPr>
        <w:ind w:left="714" w:hanging="357"/>
        <w:rPr>
          <w:lang w:val="it-IT"/>
        </w:rPr>
      </w:pPr>
      <w:r w:rsidRPr="00C07326">
        <w:rPr>
          <w:lang w:val="it-IT"/>
        </w:rPr>
        <w:t>La schermata è accessibile dal menù laterale di FrEE tramite click sull’icona di FrEExUP</w:t>
      </w:r>
      <w:r w:rsidR="009A10D0">
        <w:rPr>
          <w:lang w:val="it-IT"/>
        </w:rPr>
        <w:t xml:space="preserve"> o tramite rimando dai widget opportunità di scrivania o scheda anagrafica cliente in FrEE</w:t>
      </w:r>
    </w:p>
    <w:p w14:paraId="5633FDDC" w14:textId="51B628B9" w:rsidR="00731345" w:rsidRDefault="00B75CCB" w:rsidP="00B5236E">
      <w:pPr>
        <w:pStyle w:val="ListParagraph"/>
        <w:numPr>
          <w:ilvl w:val="0"/>
          <w:numId w:val="14"/>
        </w:numPr>
        <w:ind w:left="714" w:hanging="357"/>
        <w:rPr>
          <w:lang w:val="it-IT"/>
        </w:rPr>
      </w:pPr>
      <w:r>
        <w:rPr>
          <w:lang w:val="it-IT"/>
        </w:rPr>
        <w:lastRenderedPageBreak/>
        <w:t>Prevista la disponibilità di un’azione rapida in pagina</w:t>
      </w:r>
      <w:r w:rsidR="00731345">
        <w:rPr>
          <w:lang w:val="it-IT"/>
        </w:rPr>
        <w:t xml:space="preserve">, </w:t>
      </w:r>
      <w:r w:rsidR="00E043FF">
        <w:rPr>
          <w:lang w:val="it-IT"/>
        </w:rPr>
        <w:t>sempre visibile ed attivabile,</w:t>
      </w:r>
      <w:r w:rsidR="00731345">
        <w:rPr>
          <w:lang w:val="it-IT"/>
        </w:rPr>
        <w:t xml:space="preserve"> che abilità l’avvio del flusso di creazione di una lead spontanea (focus </w:t>
      </w:r>
      <w:r w:rsidR="003173C0" w:rsidRPr="003173C0">
        <w:rPr>
          <w:u w:val="single"/>
          <w:lang w:val="it-IT"/>
        </w:rPr>
        <w:fldChar w:fldCharType="begin"/>
      </w:r>
      <w:r w:rsidR="003173C0" w:rsidRPr="003173C0">
        <w:rPr>
          <w:u w:val="single"/>
          <w:lang w:val="it-IT"/>
        </w:rPr>
        <w:instrText xml:space="preserve"> REF _Ref211887431 \h </w:instrText>
      </w:r>
      <w:r w:rsidR="003173C0" w:rsidRPr="003173C0">
        <w:rPr>
          <w:u w:val="single"/>
          <w:lang w:val="it-IT"/>
        </w:rPr>
      </w:r>
      <w:r w:rsidR="003173C0" w:rsidRPr="003173C0">
        <w:rPr>
          <w:u w:val="single"/>
          <w:lang w:val="it-IT"/>
        </w:rPr>
        <w:fldChar w:fldCharType="separate"/>
      </w:r>
      <w:r w:rsidR="003173C0" w:rsidRPr="003173C0">
        <w:rPr>
          <w:u w:val="single"/>
          <w:lang w:val="it-IT"/>
        </w:rPr>
        <w:t>Creazione nuova lead spontanea cliente</w:t>
      </w:r>
      <w:r w:rsidR="003173C0" w:rsidRPr="003173C0">
        <w:rPr>
          <w:u w:val="single"/>
          <w:lang w:val="it-IT"/>
        </w:rPr>
        <w:fldChar w:fldCharType="end"/>
      </w:r>
      <w:r w:rsidR="00731345">
        <w:rPr>
          <w:lang w:val="it-IT"/>
        </w:rPr>
        <w:t>)</w:t>
      </w:r>
    </w:p>
    <w:p w14:paraId="3C1001BC" w14:textId="52F94B1B" w:rsidR="00AD0611" w:rsidRPr="00AD0611" w:rsidRDefault="001364FC" w:rsidP="00B5236E">
      <w:pPr>
        <w:pStyle w:val="ListParagraph"/>
        <w:numPr>
          <w:ilvl w:val="0"/>
          <w:numId w:val="14"/>
        </w:numPr>
        <w:ind w:left="714" w:hanging="357"/>
        <w:rPr>
          <w:lang w:val="it-IT"/>
        </w:rPr>
      </w:pPr>
      <w:r w:rsidRPr="00AD0611">
        <w:rPr>
          <w:lang w:val="it-IT"/>
        </w:rPr>
        <w:t xml:space="preserve">Tab </w:t>
      </w:r>
      <w:r w:rsidR="009F1509">
        <w:rPr>
          <w:lang w:val="it-IT"/>
        </w:rPr>
        <w:t>di gestione lead</w:t>
      </w:r>
      <w:r w:rsidRPr="00AD0611">
        <w:rPr>
          <w:lang w:val="it-IT"/>
        </w:rPr>
        <w:t>:</w:t>
      </w:r>
    </w:p>
    <w:p w14:paraId="012028FC" w14:textId="1DB65AB3" w:rsidR="00AD0611" w:rsidRPr="00AD0611" w:rsidRDefault="00AD0611" w:rsidP="00B5236E">
      <w:pPr>
        <w:pStyle w:val="ListParagraph"/>
        <w:numPr>
          <w:ilvl w:val="1"/>
          <w:numId w:val="14"/>
        </w:numPr>
        <w:ind w:left="1434" w:hanging="357"/>
        <w:rPr>
          <w:lang w:val="it-IT"/>
        </w:rPr>
      </w:pPr>
      <w:r w:rsidRPr="00AD0611">
        <w:rPr>
          <w:lang w:val="it-IT"/>
        </w:rPr>
        <w:t xml:space="preserve">Azione rapida </w:t>
      </w:r>
      <w:r w:rsidR="00E043FF">
        <w:rPr>
          <w:lang w:val="it-IT"/>
        </w:rPr>
        <w:t>sempre visibile ed attivabile</w:t>
      </w:r>
      <w:r w:rsidRPr="00AD0611">
        <w:rPr>
          <w:lang w:val="it-IT"/>
        </w:rPr>
        <w:t xml:space="preserve"> </w:t>
      </w:r>
      <w:r w:rsidR="001364FC" w:rsidRPr="00AD0611">
        <w:rPr>
          <w:lang w:val="it-IT"/>
        </w:rPr>
        <w:t>con rimando alla lista completa delle lead da lavorare</w:t>
      </w:r>
      <w:r w:rsidRPr="00AD0611">
        <w:rPr>
          <w:lang w:val="it-IT"/>
        </w:rPr>
        <w:t xml:space="preserve"> (focus </w:t>
      </w:r>
      <w:r w:rsidR="000E70F9" w:rsidRPr="003173C0">
        <w:rPr>
          <w:u w:val="single"/>
          <w:lang w:val="it-IT"/>
        </w:rPr>
        <w:fldChar w:fldCharType="begin"/>
      </w:r>
      <w:r w:rsidR="000E70F9" w:rsidRPr="003173C0">
        <w:rPr>
          <w:u w:val="single"/>
          <w:lang w:val="it-IT"/>
        </w:rPr>
        <w:instrText xml:space="preserve"> REF _Ref211866753 \h </w:instrText>
      </w:r>
      <w:r w:rsidR="000E70F9" w:rsidRPr="003173C0">
        <w:rPr>
          <w:u w:val="single"/>
          <w:lang w:val="it-IT"/>
        </w:rPr>
      </w:r>
      <w:r w:rsidR="000E70F9" w:rsidRPr="003173C0">
        <w:rPr>
          <w:u w:val="single"/>
          <w:lang w:val="it-IT"/>
        </w:rPr>
        <w:fldChar w:fldCharType="separate"/>
      </w:r>
      <w:r w:rsidR="000E70F9" w:rsidRPr="003173C0">
        <w:rPr>
          <w:u w:val="single"/>
          <w:lang w:val="it-IT"/>
        </w:rPr>
        <w:t>Vista lead</w:t>
      </w:r>
      <w:r w:rsidR="000E70F9" w:rsidRPr="003173C0">
        <w:rPr>
          <w:u w:val="single"/>
          <w:lang w:val="it-IT"/>
        </w:rPr>
        <w:fldChar w:fldCharType="end"/>
      </w:r>
      <w:r w:rsidRPr="003173C0">
        <w:rPr>
          <w:u w:val="single"/>
          <w:lang w:val="it-IT"/>
        </w:rPr>
        <w:t>)</w:t>
      </w:r>
    </w:p>
    <w:p w14:paraId="7CA41529" w14:textId="7543AFBB" w:rsidR="00B221E4" w:rsidRDefault="00AD0611" w:rsidP="00B5236E">
      <w:pPr>
        <w:pStyle w:val="ListParagraph"/>
        <w:numPr>
          <w:ilvl w:val="1"/>
          <w:numId w:val="14"/>
        </w:numPr>
        <w:ind w:left="1434" w:hanging="357"/>
        <w:rPr>
          <w:lang w:val="it-IT"/>
        </w:rPr>
      </w:pPr>
      <w:r w:rsidRPr="00AD0611">
        <w:rPr>
          <w:lang w:val="it-IT"/>
        </w:rPr>
        <w:t xml:space="preserve">Azione rapida </w:t>
      </w:r>
      <w:r w:rsidR="00E043FF">
        <w:rPr>
          <w:lang w:val="it-IT"/>
        </w:rPr>
        <w:t>sempre visibile ed attivabile</w:t>
      </w:r>
      <w:r w:rsidR="00833F19">
        <w:rPr>
          <w:lang w:val="it-IT"/>
        </w:rPr>
        <w:t xml:space="preserve"> </w:t>
      </w:r>
      <w:r w:rsidR="001364FC" w:rsidRPr="00AD0611">
        <w:rPr>
          <w:lang w:val="it-IT"/>
        </w:rPr>
        <w:t>che rimanda al portafoglio</w:t>
      </w:r>
      <w:r w:rsidRPr="00AD0611">
        <w:rPr>
          <w:lang w:val="it-IT"/>
        </w:rPr>
        <w:t xml:space="preserve"> (focus </w:t>
      </w:r>
      <w:r w:rsidR="000E70F9" w:rsidRPr="003173C0">
        <w:rPr>
          <w:u w:val="single"/>
          <w:lang w:val="it-IT"/>
        </w:rPr>
        <w:fldChar w:fldCharType="begin"/>
      </w:r>
      <w:r w:rsidR="000E70F9" w:rsidRPr="003173C0">
        <w:rPr>
          <w:u w:val="single"/>
          <w:lang w:val="it-IT"/>
        </w:rPr>
        <w:instrText xml:space="preserve"> REF _Ref211887286 \h </w:instrText>
      </w:r>
      <w:r w:rsidR="000E70F9" w:rsidRPr="003173C0">
        <w:rPr>
          <w:u w:val="single"/>
          <w:lang w:val="it-IT"/>
        </w:rPr>
      </w:r>
      <w:r w:rsidR="000E70F9" w:rsidRPr="003173C0">
        <w:rPr>
          <w:u w:val="single"/>
          <w:lang w:val="it-IT"/>
        </w:rPr>
        <w:fldChar w:fldCharType="separate"/>
      </w:r>
      <w:r w:rsidR="000E70F9" w:rsidRPr="003173C0">
        <w:rPr>
          <w:u w:val="single"/>
          <w:lang w:val="it-IT"/>
        </w:rPr>
        <w:t>Il mio portafoglio</w:t>
      </w:r>
      <w:r w:rsidR="000E70F9" w:rsidRPr="003173C0">
        <w:rPr>
          <w:u w:val="single"/>
          <w:lang w:val="it-IT"/>
        </w:rPr>
        <w:fldChar w:fldCharType="end"/>
      </w:r>
      <w:r w:rsidRPr="00AD0611">
        <w:rPr>
          <w:lang w:val="it-IT"/>
        </w:rPr>
        <w:t>)</w:t>
      </w:r>
    </w:p>
    <w:p w14:paraId="3DCCBDB5" w14:textId="6370EDD1" w:rsidR="002E4F98" w:rsidRPr="00E23FCA" w:rsidRDefault="001364FC" w:rsidP="00B5236E">
      <w:pPr>
        <w:pStyle w:val="ListParagraph"/>
        <w:numPr>
          <w:ilvl w:val="1"/>
          <w:numId w:val="14"/>
        </w:numPr>
        <w:ind w:left="1434" w:hanging="357"/>
        <w:rPr>
          <w:lang w:val="it-IT"/>
        </w:rPr>
      </w:pPr>
      <w:r w:rsidRPr="002E4F98">
        <w:rPr>
          <w:bCs/>
          <w:lang w:val="it-IT"/>
        </w:rPr>
        <w:t>Numero righe in visualizzazione per pagina</w:t>
      </w:r>
      <w:r w:rsidR="00C75E52" w:rsidRPr="002E4F98">
        <w:rPr>
          <w:bCs/>
          <w:lang w:val="it-IT"/>
        </w:rPr>
        <w:t xml:space="preserve"> di default</w:t>
      </w:r>
      <w:r w:rsidRPr="002E4F98">
        <w:rPr>
          <w:bCs/>
          <w:lang w:val="it-IT"/>
        </w:rPr>
        <w:t xml:space="preserve">: </w:t>
      </w:r>
      <w:r w:rsidR="006A33E9">
        <w:rPr>
          <w:bCs/>
          <w:lang w:val="it-IT"/>
        </w:rPr>
        <w:t>5</w:t>
      </w:r>
      <w:r w:rsidR="0001180D" w:rsidRPr="002E4F98">
        <w:rPr>
          <w:bCs/>
          <w:lang w:val="it-IT"/>
        </w:rPr>
        <w:t>, previsto</w:t>
      </w:r>
      <w:r w:rsidR="00C75E52" w:rsidRPr="002E4F98">
        <w:rPr>
          <w:bCs/>
          <w:lang w:val="it-IT"/>
        </w:rPr>
        <w:t xml:space="preserve"> </w:t>
      </w:r>
      <w:r w:rsidR="00825818" w:rsidRPr="002E4F98">
        <w:rPr>
          <w:bCs/>
          <w:lang w:val="it-IT"/>
        </w:rPr>
        <w:t xml:space="preserve">caricamento successivo di </w:t>
      </w:r>
      <w:r w:rsidR="00F75886">
        <w:rPr>
          <w:bCs/>
          <w:lang w:val="it-IT"/>
        </w:rPr>
        <w:t>5</w:t>
      </w:r>
      <w:r w:rsidR="008E40B8" w:rsidRPr="002E4F98">
        <w:rPr>
          <w:bCs/>
          <w:lang w:val="it-IT"/>
        </w:rPr>
        <w:t xml:space="preserve"> item tramite azione in fondo alla </w:t>
      </w:r>
      <w:r w:rsidR="00B671C5" w:rsidRPr="002E4F98">
        <w:rPr>
          <w:bCs/>
          <w:lang w:val="it-IT"/>
        </w:rPr>
        <w:t>lista.</w:t>
      </w:r>
      <w:r w:rsidR="002731D7">
        <w:rPr>
          <w:bCs/>
          <w:lang w:val="it-IT"/>
        </w:rPr>
        <w:t xml:space="preserve"> Se ci sono meno di </w:t>
      </w:r>
      <w:r w:rsidR="006A33E9">
        <w:rPr>
          <w:bCs/>
          <w:lang w:val="it-IT"/>
        </w:rPr>
        <w:t>5</w:t>
      </w:r>
      <w:r w:rsidR="002731D7">
        <w:rPr>
          <w:bCs/>
          <w:lang w:val="it-IT"/>
        </w:rPr>
        <w:t xml:space="preserve"> elementi non ci si aspetta che il paginatore sia disponibile. Per ulteriori specifiche rispetto alla modalit</w:t>
      </w:r>
      <w:r w:rsidR="00065C6D">
        <w:rPr>
          <w:bCs/>
          <w:lang w:val="it-IT"/>
        </w:rPr>
        <w:t>à di caricamento degli elementi in pagina si rimanda alle linee guida FrEE</w:t>
      </w:r>
      <w:r w:rsidR="00EC636F">
        <w:rPr>
          <w:bCs/>
          <w:lang w:val="it-IT"/>
        </w:rPr>
        <w:t xml:space="preserve">: </w:t>
      </w:r>
      <w:r w:rsidR="00EC636F">
        <w:fldChar w:fldCharType="begin"/>
      </w:r>
      <w:r w:rsidR="00EC636F" w:rsidRPr="00DB14B1">
        <w:rPr>
          <w:lang w:val="it-IT"/>
          <w:rPrChange w:id="1215" w:author="Castelli, Alessandro" w:date="2025-12-02T09:10:00Z" w16du:dateUtc="2025-12-02T08:10:00Z">
            <w:rPr/>
          </w:rPrChange>
        </w:rPr>
        <w:instrText>HYPERLINK "https://www.figma.com/design/pSxAh1oVgzJWdgTso5BUPW/FREE---UX-Guidelines?node-id=1812-38704&amp;p=f&amp;t=UBtaEbulrAgx8TaQ-0"</w:instrText>
      </w:r>
      <w:r w:rsidR="00EC636F">
        <w:fldChar w:fldCharType="separate"/>
      </w:r>
      <w:r w:rsidR="00EC636F" w:rsidRPr="00EC636F">
        <w:rPr>
          <w:rStyle w:val="Hyperlink"/>
          <w:bCs/>
          <w:lang w:val="it-IT"/>
        </w:rPr>
        <w:t>FREE - UX Guidelines – Figma</w:t>
      </w:r>
      <w:r w:rsidR="00EC636F">
        <w:fldChar w:fldCharType="end"/>
      </w:r>
    </w:p>
    <w:p w14:paraId="54531044" w14:textId="7E606475" w:rsidR="004A11F4" w:rsidRDefault="004A11F4" w:rsidP="00B5236E">
      <w:pPr>
        <w:pStyle w:val="ListParagraph"/>
        <w:numPr>
          <w:ilvl w:val="1"/>
          <w:numId w:val="14"/>
        </w:numPr>
        <w:ind w:left="1434" w:hanging="357"/>
        <w:rPr>
          <w:bCs/>
          <w:lang w:val="it-IT"/>
        </w:rPr>
      </w:pPr>
      <w:r>
        <w:rPr>
          <w:bCs/>
          <w:lang w:val="it-IT"/>
        </w:rPr>
        <w:t>Le colonne non sono clickabili</w:t>
      </w:r>
    </w:p>
    <w:p w14:paraId="47BF384F" w14:textId="0353D854" w:rsidR="00E23FCA" w:rsidRPr="00E23FCA" w:rsidRDefault="00E23FCA" w:rsidP="00B5236E">
      <w:pPr>
        <w:pStyle w:val="ListParagraph"/>
        <w:numPr>
          <w:ilvl w:val="1"/>
          <w:numId w:val="14"/>
        </w:numPr>
        <w:ind w:left="1434" w:hanging="357"/>
        <w:rPr>
          <w:bCs/>
          <w:lang w:val="it-IT"/>
        </w:rPr>
      </w:pPr>
      <w:r>
        <w:rPr>
          <w:bCs/>
          <w:lang w:val="it-IT"/>
        </w:rPr>
        <w:t xml:space="preserve">Al click sull’item di </w:t>
      </w:r>
      <w:r w:rsidR="00F75886">
        <w:rPr>
          <w:bCs/>
          <w:lang w:val="it-IT"/>
        </w:rPr>
        <w:t>riga in</w:t>
      </w:r>
      <w:r>
        <w:rPr>
          <w:bCs/>
          <w:lang w:val="it-IT"/>
        </w:rPr>
        <w:t xml:space="preserve"> lista si accede alla scheda lead corrispondente</w:t>
      </w:r>
    </w:p>
    <w:p w14:paraId="0B7CB6E9" w14:textId="77777777" w:rsidR="001364FC" w:rsidRPr="00112EE7" w:rsidRDefault="001364FC" w:rsidP="00B5236E">
      <w:pPr>
        <w:pStyle w:val="ListParagraph"/>
        <w:numPr>
          <w:ilvl w:val="1"/>
          <w:numId w:val="14"/>
        </w:numPr>
        <w:ind w:left="1434" w:hanging="357"/>
        <w:rPr>
          <w:lang w:val="it-IT"/>
        </w:rPr>
      </w:pPr>
      <w:r w:rsidRPr="00112EE7">
        <w:rPr>
          <w:bCs/>
          <w:lang w:val="it-IT"/>
        </w:rPr>
        <w:t>Ordinamento tabella: di default la tabella è ordinata per priorità decrescente:</w:t>
      </w:r>
    </w:p>
    <w:p w14:paraId="47754FAD" w14:textId="77777777" w:rsidR="001364FC" w:rsidRDefault="00112EE7" w:rsidP="00B5236E">
      <w:pPr>
        <w:pStyle w:val="ListParagraph"/>
        <w:numPr>
          <w:ilvl w:val="2"/>
          <w:numId w:val="14"/>
        </w:numPr>
        <w:ind w:left="2040"/>
        <w:rPr>
          <w:bCs/>
          <w:lang w:val="it-IT"/>
        </w:rPr>
      </w:pPr>
      <w:r>
        <w:rPr>
          <w:bCs/>
          <w:lang w:val="it-IT"/>
        </w:rPr>
        <w:t>“Cald</w:t>
      </w:r>
      <w:r w:rsidR="00837BC0">
        <w:rPr>
          <w:bCs/>
          <w:lang w:val="it-IT"/>
        </w:rPr>
        <w:t>o”</w:t>
      </w:r>
    </w:p>
    <w:p w14:paraId="022B92A1" w14:textId="77777777" w:rsidR="00837BC0" w:rsidRDefault="00837BC0" w:rsidP="00B5236E">
      <w:pPr>
        <w:pStyle w:val="ListParagraph"/>
        <w:numPr>
          <w:ilvl w:val="2"/>
          <w:numId w:val="14"/>
        </w:numPr>
        <w:ind w:left="2040"/>
        <w:rPr>
          <w:bCs/>
          <w:lang w:val="it-IT"/>
        </w:rPr>
      </w:pPr>
      <w:r>
        <w:rPr>
          <w:bCs/>
          <w:lang w:val="it-IT"/>
        </w:rPr>
        <w:t>“Tiepido”</w:t>
      </w:r>
    </w:p>
    <w:p w14:paraId="2913C01D" w14:textId="1868A917" w:rsidR="002160DA" w:rsidRDefault="00837BC0" w:rsidP="00B5236E">
      <w:pPr>
        <w:pStyle w:val="ListParagraph"/>
        <w:numPr>
          <w:ilvl w:val="2"/>
          <w:numId w:val="14"/>
        </w:numPr>
        <w:ind w:left="2040"/>
        <w:rPr>
          <w:bCs/>
          <w:lang w:val="it-IT"/>
        </w:rPr>
      </w:pPr>
      <w:r>
        <w:rPr>
          <w:bCs/>
          <w:lang w:val="it-IT"/>
        </w:rPr>
        <w:t>“Freddo”</w:t>
      </w:r>
    </w:p>
    <w:p w14:paraId="366DE622" w14:textId="6DBE9A7A" w:rsidR="00EB043E" w:rsidRPr="00FD469F" w:rsidRDefault="00A67DE1" w:rsidP="00FD469F">
      <w:pPr>
        <w:pStyle w:val="ListParagraph"/>
        <w:numPr>
          <w:ilvl w:val="1"/>
          <w:numId w:val="14"/>
        </w:numPr>
        <w:ind w:left="1434" w:hanging="357"/>
        <w:rPr>
          <w:bCs/>
          <w:lang w:val="it-IT"/>
        </w:rPr>
      </w:pPr>
      <w:r w:rsidRPr="009377FA">
        <w:rPr>
          <w:bCs/>
          <w:lang w:val="it-IT"/>
        </w:rPr>
        <w:t>Previsto il caricamento delle priorità su base giornaliera di fino a 16 anagrafiche</w:t>
      </w:r>
      <w:r w:rsidR="002A4823">
        <w:rPr>
          <w:bCs/>
          <w:lang w:val="it-IT"/>
        </w:rPr>
        <w:t xml:space="preserve"> per singolo gestore</w:t>
      </w:r>
      <w:r w:rsidR="001B72A4">
        <w:rPr>
          <w:bCs/>
          <w:lang w:val="it-IT"/>
        </w:rPr>
        <w:t xml:space="preserve"> (i.e. </w:t>
      </w:r>
      <w:r w:rsidR="00FD469F">
        <w:rPr>
          <w:bCs/>
          <w:lang w:val="it-IT"/>
        </w:rPr>
        <w:t>visualizzazione impostata con filtro FrEE</w:t>
      </w:r>
      <w:r w:rsidR="001B72A4">
        <w:rPr>
          <w:bCs/>
          <w:lang w:val="it-IT"/>
        </w:rPr>
        <w:t xml:space="preserve"> </w:t>
      </w:r>
      <w:r w:rsidR="00FD469F">
        <w:rPr>
          <w:bCs/>
          <w:lang w:val="it-IT"/>
        </w:rPr>
        <w:t>“</w:t>
      </w:r>
      <w:r w:rsidR="001B72A4">
        <w:rPr>
          <w:bCs/>
          <w:lang w:val="it-IT"/>
        </w:rPr>
        <w:t>i miei portafogli</w:t>
      </w:r>
      <w:r w:rsidR="00FD469F">
        <w:rPr>
          <w:bCs/>
          <w:lang w:val="it-IT"/>
        </w:rPr>
        <w:t>”</w:t>
      </w:r>
      <w:r w:rsidR="001B72A4">
        <w:rPr>
          <w:bCs/>
          <w:lang w:val="it-IT"/>
        </w:rPr>
        <w:t>)</w:t>
      </w:r>
      <w:r w:rsidR="002A4823">
        <w:rPr>
          <w:bCs/>
          <w:lang w:val="it-IT"/>
        </w:rPr>
        <w:t>,</w:t>
      </w:r>
      <w:r w:rsidRPr="009377FA">
        <w:rPr>
          <w:bCs/>
          <w:lang w:val="it-IT"/>
        </w:rPr>
        <w:t xml:space="preserve"> per ordine di priorità</w:t>
      </w:r>
      <w:r w:rsidR="009377FA" w:rsidRPr="009377FA">
        <w:rPr>
          <w:bCs/>
          <w:lang w:val="it-IT"/>
        </w:rPr>
        <w:t>. A parità di priorità, avranno precedenza le anagrafiche con lead o suggerimenti a più breve scadenza</w:t>
      </w:r>
    </w:p>
    <w:p w14:paraId="03BA6C77" w14:textId="76743878" w:rsidR="00152F71" w:rsidRDefault="001364FC" w:rsidP="00B5236E">
      <w:pPr>
        <w:pStyle w:val="ListParagraph"/>
        <w:numPr>
          <w:ilvl w:val="1"/>
          <w:numId w:val="14"/>
        </w:numPr>
        <w:ind w:left="1434" w:hanging="357"/>
        <w:rPr>
          <w:bCs/>
          <w:lang w:val="it-IT"/>
        </w:rPr>
      </w:pPr>
      <w:r w:rsidRPr="002160DA">
        <w:rPr>
          <w:bCs/>
          <w:lang w:val="it-IT"/>
        </w:rPr>
        <w:t xml:space="preserve">Visualizzazione lista delle </w:t>
      </w:r>
      <w:r w:rsidR="0012028A">
        <w:rPr>
          <w:bCs/>
          <w:lang w:val="it-IT"/>
        </w:rPr>
        <w:t>L</w:t>
      </w:r>
      <w:r w:rsidRPr="002160DA">
        <w:rPr>
          <w:bCs/>
          <w:lang w:val="it-IT"/>
        </w:rPr>
        <w:t xml:space="preserve">ead </w:t>
      </w:r>
      <w:r w:rsidR="0012028A">
        <w:rPr>
          <w:bCs/>
          <w:lang w:val="it-IT"/>
        </w:rPr>
        <w:t xml:space="preserve">e </w:t>
      </w:r>
      <w:r w:rsidR="00A67DE1">
        <w:rPr>
          <w:bCs/>
          <w:lang w:val="it-IT"/>
        </w:rPr>
        <w:t>suggerimenti</w:t>
      </w:r>
      <w:r w:rsidR="0012028A">
        <w:rPr>
          <w:bCs/>
          <w:lang w:val="it-IT"/>
        </w:rPr>
        <w:t xml:space="preserve"> </w:t>
      </w:r>
      <w:r w:rsidRPr="002160DA">
        <w:rPr>
          <w:bCs/>
          <w:lang w:val="it-IT"/>
        </w:rPr>
        <w:t>con i seguenti campi:</w:t>
      </w:r>
    </w:p>
    <w:p w14:paraId="68A36324" w14:textId="018A5558" w:rsidR="0051560B" w:rsidRPr="00032C6E" w:rsidRDefault="0051560B" w:rsidP="00B5236E">
      <w:pPr>
        <w:pStyle w:val="ListParagraph"/>
        <w:numPr>
          <w:ilvl w:val="2"/>
          <w:numId w:val="14"/>
        </w:numPr>
        <w:ind w:left="2040"/>
        <w:rPr>
          <w:bCs/>
          <w:lang w:val="it-IT"/>
        </w:rPr>
      </w:pPr>
      <w:r w:rsidRPr="00032C6E">
        <w:rPr>
          <w:lang w:val="it-IT"/>
        </w:rPr>
        <w:t xml:space="preserve">Campo 1: </w:t>
      </w:r>
      <w:r w:rsidR="001364FC" w:rsidRPr="00032C6E">
        <w:rPr>
          <w:bCs/>
          <w:lang w:val="it-IT"/>
        </w:rPr>
        <w:t>“Nominativo”</w:t>
      </w:r>
    </w:p>
    <w:p w14:paraId="0315B81C" w14:textId="062828F0" w:rsidR="00152F71" w:rsidRPr="00032C6E" w:rsidRDefault="001364FC" w:rsidP="00B5236E">
      <w:pPr>
        <w:pStyle w:val="ListParagraph"/>
        <w:numPr>
          <w:ilvl w:val="3"/>
          <w:numId w:val="14"/>
        </w:numPr>
        <w:ind w:left="2760"/>
        <w:rPr>
          <w:bCs/>
          <w:lang w:val="it-IT"/>
        </w:rPr>
      </w:pPr>
      <w:r w:rsidRPr="00032C6E">
        <w:rPr>
          <w:bCs/>
          <w:lang w:val="it-IT"/>
        </w:rPr>
        <w:t xml:space="preserve"> “Cognome” e “Nome” del lead</w:t>
      </w:r>
      <w:r w:rsidR="0051560B" w:rsidRPr="00032C6E">
        <w:rPr>
          <w:bCs/>
          <w:lang w:val="it-IT"/>
        </w:rPr>
        <w:t xml:space="preserve"> se Persona Fisica</w:t>
      </w:r>
    </w:p>
    <w:p w14:paraId="0639AB4A" w14:textId="7106D68C" w:rsidR="0051560B" w:rsidRPr="00032C6E" w:rsidRDefault="0051560B" w:rsidP="00B5236E">
      <w:pPr>
        <w:pStyle w:val="ListParagraph"/>
        <w:numPr>
          <w:ilvl w:val="3"/>
          <w:numId w:val="14"/>
        </w:numPr>
        <w:ind w:left="2760"/>
        <w:rPr>
          <w:bCs/>
          <w:lang w:val="it-IT"/>
        </w:rPr>
      </w:pPr>
      <w:r w:rsidRPr="00032C6E">
        <w:rPr>
          <w:bCs/>
          <w:lang w:val="it-IT"/>
        </w:rPr>
        <w:t>“Ragione Sociale” se Persona Giuridica</w:t>
      </w:r>
    </w:p>
    <w:p w14:paraId="7AA48A55" w14:textId="26281B7E" w:rsidR="001A16E4" w:rsidRDefault="001A16E4" w:rsidP="00B5236E">
      <w:pPr>
        <w:pStyle w:val="ListParagraph"/>
        <w:numPr>
          <w:ilvl w:val="2"/>
          <w:numId w:val="14"/>
        </w:numPr>
        <w:ind w:left="2040"/>
        <w:rPr>
          <w:bCs/>
          <w:lang w:val="it-IT"/>
        </w:rPr>
      </w:pPr>
      <w:r>
        <w:rPr>
          <w:bCs/>
          <w:lang w:val="it-IT"/>
        </w:rPr>
        <w:t>Campo 2: “Segmento”</w:t>
      </w:r>
    </w:p>
    <w:p w14:paraId="4D3B37AE" w14:textId="04372BC1" w:rsidR="002F172D" w:rsidRPr="00C93DAC" w:rsidRDefault="001A16E4" w:rsidP="00B5236E">
      <w:pPr>
        <w:pStyle w:val="ListParagraph"/>
        <w:numPr>
          <w:ilvl w:val="2"/>
          <w:numId w:val="14"/>
        </w:numPr>
        <w:ind w:left="2040"/>
        <w:rPr>
          <w:u w:val="single"/>
          <w:lang w:val="it-IT"/>
        </w:rPr>
      </w:pPr>
      <w:r>
        <w:rPr>
          <w:bCs/>
          <w:lang w:val="it-IT"/>
        </w:rPr>
        <w:t xml:space="preserve">Valori ammessi: segmenti </w:t>
      </w:r>
      <w:r w:rsidR="00D811A1">
        <w:rPr>
          <w:bCs/>
          <w:lang w:val="it-IT"/>
        </w:rPr>
        <w:t xml:space="preserve">Retail come indicato nel capitolo di </w:t>
      </w:r>
      <w:r w:rsidR="00CD010F" w:rsidRPr="00C93DAC">
        <w:rPr>
          <w:i/>
          <w:u w:val="single"/>
          <w:lang w:val="it-IT"/>
        </w:rPr>
        <w:fldChar w:fldCharType="begin"/>
      </w:r>
      <w:r w:rsidR="00CD010F" w:rsidRPr="00C93DAC">
        <w:rPr>
          <w:u w:val="single"/>
          <w:lang w:val="it-IT"/>
        </w:rPr>
        <w:instrText xml:space="preserve"> REF _Ref211865222 \h </w:instrText>
      </w:r>
      <w:r w:rsidR="00CD010F" w:rsidRPr="00C93DAC">
        <w:rPr>
          <w:i/>
          <w:u w:val="single"/>
          <w:lang w:val="it-IT"/>
        </w:rPr>
      </w:r>
      <w:r w:rsidR="00CD010F" w:rsidRPr="00C93DAC">
        <w:rPr>
          <w:i/>
          <w:u w:val="single"/>
          <w:lang w:val="it-IT"/>
        </w:rPr>
        <w:fldChar w:fldCharType="separate"/>
      </w:r>
      <w:r w:rsidR="00CD010F" w:rsidRPr="00C93DAC">
        <w:rPr>
          <w:rFonts w:cstheme="minorHAnsi"/>
          <w:color w:val="000000" w:themeColor="text1"/>
          <w:szCs w:val="26"/>
          <w:u w:val="single"/>
          <w:lang w:val="it-IT"/>
        </w:rPr>
        <w:t>Attori coinvolti e gerarchia</w:t>
      </w:r>
      <w:r w:rsidR="00CD010F" w:rsidRPr="00C93DAC">
        <w:rPr>
          <w:i/>
          <w:u w:val="single"/>
          <w:lang w:val="it-IT"/>
        </w:rPr>
        <w:fldChar w:fldCharType="end"/>
      </w:r>
    </w:p>
    <w:p w14:paraId="7A668F10" w14:textId="57DB28BA" w:rsidR="0051560B" w:rsidRPr="00032C6E" w:rsidRDefault="0051560B" w:rsidP="00B5236E">
      <w:pPr>
        <w:pStyle w:val="ListParagraph"/>
        <w:numPr>
          <w:ilvl w:val="2"/>
          <w:numId w:val="14"/>
        </w:numPr>
        <w:ind w:left="2040"/>
        <w:rPr>
          <w:bCs/>
          <w:lang w:val="it-IT"/>
        </w:rPr>
      </w:pPr>
      <w:r w:rsidRPr="00032C6E">
        <w:rPr>
          <w:lang w:val="it-IT"/>
        </w:rPr>
        <w:t xml:space="preserve">Campo </w:t>
      </w:r>
      <w:r w:rsidR="00D811A1">
        <w:rPr>
          <w:lang w:val="it-IT"/>
        </w:rPr>
        <w:t>3</w:t>
      </w:r>
      <w:r w:rsidR="001364FC" w:rsidRPr="00032C6E">
        <w:rPr>
          <w:lang w:val="it-IT"/>
        </w:rPr>
        <w:t>:</w:t>
      </w:r>
      <w:r w:rsidR="001364FC" w:rsidRPr="00032C6E">
        <w:rPr>
          <w:bCs/>
          <w:lang w:val="it-IT"/>
        </w:rPr>
        <w:t xml:space="preserve"> “</w:t>
      </w:r>
      <w:r w:rsidR="008B1971">
        <w:rPr>
          <w:bCs/>
          <w:lang w:val="it-IT"/>
        </w:rPr>
        <w:t>Score</w:t>
      </w:r>
      <w:r w:rsidR="001364FC" w:rsidRPr="00032C6E">
        <w:rPr>
          <w:bCs/>
          <w:lang w:val="it-IT"/>
        </w:rPr>
        <w:t>”</w:t>
      </w:r>
    </w:p>
    <w:p w14:paraId="6C612B3F" w14:textId="04E0C027" w:rsidR="00152F71" w:rsidRPr="008B1971" w:rsidRDefault="0051560B" w:rsidP="00B5236E">
      <w:pPr>
        <w:pStyle w:val="ListParagraph"/>
        <w:numPr>
          <w:ilvl w:val="3"/>
          <w:numId w:val="14"/>
        </w:numPr>
        <w:ind w:left="2760"/>
        <w:rPr>
          <w:bCs/>
          <w:u w:val="single"/>
          <w:lang w:val="it-IT"/>
        </w:rPr>
      </w:pPr>
      <w:r w:rsidRPr="00032C6E">
        <w:rPr>
          <w:bCs/>
          <w:lang w:val="it-IT"/>
        </w:rPr>
        <w:t xml:space="preserve">Valori </w:t>
      </w:r>
      <w:r w:rsidR="00EE7ADD" w:rsidRPr="00032C6E">
        <w:rPr>
          <w:bCs/>
          <w:lang w:val="it-IT"/>
        </w:rPr>
        <w:t>ammessi: “</w:t>
      </w:r>
      <w:r w:rsidR="001364FC" w:rsidRPr="00032C6E">
        <w:rPr>
          <w:bCs/>
          <w:lang w:val="it-IT"/>
        </w:rPr>
        <w:t>Caldo”, “Tiepido”, “Freddo”</w:t>
      </w:r>
      <w:r w:rsidR="00785FB0">
        <w:rPr>
          <w:bCs/>
          <w:lang w:val="it-IT"/>
        </w:rPr>
        <w:t xml:space="preserve"> come indicato nel capitolo di </w:t>
      </w:r>
      <w:r w:rsidR="008B1971" w:rsidRPr="008B1971">
        <w:rPr>
          <w:bCs/>
          <w:u w:val="single"/>
          <w:lang w:val="it-IT"/>
        </w:rPr>
        <w:fldChar w:fldCharType="begin"/>
      </w:r>
      <w:r w:rsidR="008B1971" w:rsidRPr="008B1971">
        <w:rPr>
          <w:bCs/>
          <w:u w:val="single"/>
          <w:lang w:val="it-IT"/>
        </w:rPr>
        <w:instrText xml:space="preserve"> REF _Ref211865646 \h </w:instrText>
      </w:r>
      <w:r w:rsidR="008B1971" w:rsidRPr="008B1971">
        <w:rPr>
          <w:bCs/>
          <w:u w:val="single"/>
          <w:lang w:val="it-IT"/>
        </w:rPr>
      </w:r>
      <w:r w:rsidR="008B1971" w:rsidRPr="008B1971">
        <w:rPr>
          <w:bCs/>
          <w:u w:val="single"/>
          <w:lang w:val="it-IT"/>
        </w:rPr>
        <w:fldChar w:fldCharType="separate"/>
      </w:r>
      <w:r w:rsidR="008B1971" w:rsidRPr="008B1971">
        <w:rPr>
          <w:rFonts w:cstheme="minorHAnsi"/>
          <w:color w:val="000000" w:themeColor="text1"/>
          <w:szCs w:val="26"/>
          <w:u w:val="single"/>
          <w:lang w:val="it-IT"/>
        </w:rPr>
        <w:t>Configurazioni trasversali</w:t>
      </w:r>
      <w:r w:rsidR="008B1971" w:rsidRPr="008B1971">
        <w:rPr>
          <w:bCs/>
          <w:u w:val="single"/>
          <w:lang w:val="it-IT"/>
        </w:rPr>
        <w:fldChar w:fldCharType="end"/>
      </w:r>
    </w:p>
    <w:p w14:paraId="78169CC7" w14:textId="36409E68" w:rsidR="00CE48F3" w:rsidRDefault="001D36C2" w:rsidP="00B5236E">
      <w:pPr>
        <w:pStyle w:val="ListParagraph"/>
        <w:numPr>
          <w:ilvl w:val="2"/>
          <w:numId w:val="14"/>
        </w:numPr>
        <w:ind w:left="2040"/>
        <w:rPr>
          <w:bCs/>
          <w:lang w:val="it-IT"/>
        </w:rPr>
      </w:pPr>
      <w:r>
        <w:rPr>
          <w:bCs/>
          <w:lang w:val="it-IT"/>
        </w:rPr>
        <w:t>Campo 4: “Scadenza”</w:t>
      </w:r>
    </w:p>
    <w:p w14:paraId="787D6933" w14:textId="01C21C01" w:rsidR="00C014CA" w:rsidRPr="00032C6E" w:rsidRDefault="00C014CA" w:rsidP="00B5236E">
      <w:pPr>
        <w:pStyle w:val="ListParagraph"/>
        <w:numPr>
          <w:ilvl w:val="0"/>
          <w:numId w:val="35"/>
        </w:numPr>
        <w:ind w:left="2760"/>
        <w:rPr>
          <w:bCs/>
          <w:lang w:val="it-IT"/>
        </w:rPr>
      </w:pPr>
      <w:r>
        <w:rPr>
          <w:bCs/>
          <w:lang w:val="it-IT"/>
        </w:rPr>
        <w:t xml:space="preserve">Valori ammessi: numero di ore fino alla data di scadenza, minuti se </w:t>
      </w:r>
      <w:r w:rsidR="00C905A4">
        <w:rPr>
          <w:bCs/>
          <w:lang w:val="it-IT"/>
        </w:rPr>
        <w:t>la scadenza è inferiore ad un’ora</w:t>
      </w:r>
      <w:r w:rsidR="00D46B21">
        <w:rPr>
          <w:bCs/>
          <w:lang w:val="it-IT"/>
        </w:rPr>
        <w:t xml:space="preserve">. </w:t>
      </w:r>
      <w:r w:rsidR="007E6A2A">
        <w:rPr>
          <w:bCs/>
          <w:lang w:val="it-IT"/>
        </w:rPr>
        <w:t>Se presenti plurime lead per anagrafica, s</w:t>
      </w:r>
      <w:r w:rsidR="00D46B21">
        <w:rPr>
          <w:bCs/>
          <w:lang w:val="it-IT"/>
        </w:rPr>
        <w:t xml:space="preserve">i riporta la scadenza relativa alla </w:t>
      </w:r>
      <w:r w:rsidR="007E6A2A">
        <w:rPr>
          <w:bCs/>
          <w:lang w:val="it-IT"/>
        </w:rPr>
        <w:t>lead meno recente dell’anagrafica</w:t>
      </w:r>
    </w:p>
    <w:p w14:paraId="3BD8E390" w14:textId="6F420DD5" w:rsidR="00EE7ADD" w:rsidRDefault="00EE7ADD" w:rsidP="00B5236E">
      <w:pPr>
        <w:pStyle w:val="ListParagraph"/>
        <w:numPr>
          <w:ilvl w:val="2"/>
          <w:numId w:val="14"/>
        </w:numPr>
        <w:ind w:left="2040"/>
        <w:rPr>
          <w:bCs/>
          <w:lang w:val="it-IT"/>
        </w:rPr>
      </w:pPr>
      <w:r>
        <w:rPr>
          <w:bCs/>
          <w:lang w:val="it-IT"/>
        </w:rPr>
        <w:t>Campo 5: “Lead</w:t>
      </w:r>
      <w:r w:rsidR="00277D69">
        <w:rPr>
          <w:bCs/>
          <w:lang w:val="it-IT"/>
        </w:rPr>
        <w:t xml:space="preserve"> e Suggerimenti</w:t>
      </w:r>
      <w:r w:rsidR="00315B45">
        <w:rPr>
          <w:bCs/>
          <w:lang w:val="it-IT"/>
        </w:rPr>
        <w:t>”</w:t>
      </w:r>
    </w:p>
    <w:p w14:paraId="4B936F5F" w14:textId="5911EBB6" w:rsidR="00315B45" w:rsidRPr="00F316CA" w:rsidRDefault="00315B45" w:rsidP="00B5236E">
      <w:pPr>
        <w:pStyle w:val="ListParagraph"/>
        <w:numPr>
          <w:ilvl w:val="0"/>
          <w:numId w:val="35"/>
        </w:numPr>
        <w:ind w:left="2755" w:hanging="357"/>
        <w:rPr>
          <w:lang w:val="it-IT"/>
        </w:rPr>
      </w:pPr>
      <w:r>
        <w:rPr>
          <w:bCs/>
          <w:lang w:val="it-IT"/>
        </w:rPr>
        <w:t xml:space="preserve">Valori ammessi: </w:t>
      </w:r>
      <w:r w:rsidR="00B940BF">
        <w:rPr>
          <w:bCs/>
          <w:lang w:val="it-IT"/>
        </w:rPr>
        <w:t xml:space="preserve">Lead principale, </w:t>
      </w:r>
      <w:r w:rsidR="00F316CA" w:rsidRPr="009853AB">
        <w:rPr>
          <w:bCs/>
          <w:lang w:val="it-IT"/>
        </w:rPr>
        <w:t xml:space="preserve">focus nel capitolo di configurazioni (sezione </w:t>
      </w:r>
      <w:r w:rsidR="00184635" w:rsidRPr="00184635">
        <w:rPr>
          <w:bCs/>
          <w:u w:val="single"/>
          <w:lang w:val="it-IT"/>
        </w:rPr>
        <w:fldChar w:fldCharType="begin"/>
      </w:r>
      <w:r w:rsidR="00184635" w:rsidRPr="00184635">
        <w:rPr>
          <w:bCs/>
          <w:u w:val="single"/>
          <w:lang w:val="it-IT"/>
        </w:rPr>
        <w:instrText xml:space="preserve"> REF _Ref211865597 \h </w:instrText>
      </w:r>
      <w:r w:rsidR="00184635" w:rsidRPr="00184635">
        <w:rPr>
          <w:bCs/>
          <w:u w:val="single"/>
          <w:lang w:val="it-IT"/>
        </w:rPr>
      </w:r>
      <w:r w:rsidR="00184635" w:rsidRPr="00184635">
        <w:rPr>
          <w:bCs/>
          <w:u w:val="single"/>
          <w:lang w:val="it-IT"/>
        </w:rPr>
        <w:fldChar w:fldCharType="separate"/>
      </w:r>
      <w:r w:rsidR="00184635" w:rsidRPr="00184635">
        <w:rPr>
          <w:u w:val="single"/>
          <w:lang w:val="it-IT"/>
        </w:rPr>
        <w:t>Classificazione di lead per flusso di origine</w:t>
      </w:r>
      <w:r w:rsidR="00184635" w:rsidRPr="00184635">
        <w:rPr>
          <w:bCs/>
          <w:u w:val="single"/>
          <w:lang w:val="it-IT"/>
        </w:rPr>
        <w:fldChar w:fldCharType="end"/>
      </w:r>
      <w:r w:rsidR="00F316CA" w:rsidRPr="009853AB">
        <w:rPr>
          <w:bCs/>
          <w:lang w:val="it-IT"/>
        </w:rPr>
        <w:t>)</w:t>
      </w:r>
      <w:r w:rsidR="00F316CA">
        <w:rPr>
          <w:bCs/>
          <w:lang w:val="it-IT"/>
        </w:rPr>
        <w:t xml:space="preserve">. </w:t>
      </w:r>
      <w:bookmarkStart w:id="1216" w:name="_Hlk211606460"/>
      <w:r w:rsidR="00A15AC6">
        <w:rPr>
          <w:bCs/>
          <w:lang w:val="it-IT"/>
        </w:rPr>
        <w:t xml:space="preserve">Presenza </w:t>
      </w:r>
      <w:r w:rsidR="009E0A6E">
        <w:rPr>
          <w:bCs/>
          <w:lang w:val="it-IT"/>
        </w:rPr>
        <w:t>indicazione del numero di tutte le lead attive se plurime</w:t>
      </w:r>
      <w:r w:rsidR="007901A2">
        <w:rPr>
          <w:bCs/>
          <w:lang w:val="it-IT"/>
        </w:rPr>
        <w:t xml:space="preserve"> e suggerimenti</w:t>
      </w:r>
      <w:r w:rsidR="0081636F">
        <w:rPr>
          <w:bCs/>
          <w:lang w:val="it-IT"/>
        </w:rPr>
        <w:t xml:space="preserve"> </w:t>
      </w:r>
      <w:r w:rsidR="009E0A6E">
        <w:rPr>
          <w:bCs/>
          <w:lang w:val="it-IT"/>
        </w:rPr>
        <w:t>e relativa descrizione in</w:t>
      </w:r>
      <w:r w:rsidR="00A15AC6">
        <w:rPr>
          <w:bCs/>
          <w:lang w:val="it-IT"/>
        </w:rPr>
        <w:t xml:space="preserve"> t</w:t>
      </w:r>
      <w:r w:rsidR="00A15AC6" w:rsidRPr="00F316CA">
        <w:rPr>
          <w:bCs/>
          <w:lang w:val="it-IT"/>
        </w:rPr>
        <w:t>ooltip</w:t>
      </w:r>
    </w:p>
    <w:bookmarkEnd w:id="1216"/>
    <w:p w14:paraId="328F723D" w14:textId="0A7DFCBE" w:rsidR="00453ED6" w:rsidRPr="00336FCC" w:rsidRDefault="00453ED6" w:rsidP="00B5236E">
      <w:pPr>
        <w:pStyle w:val="ListParagraph"/>
        <w:numPr>
          <w:ilvl w:val="2"/>
          <w:numId w:val="14"/>
        </w:numPr>
        <w:ind w:left="2040"/>
        <w:rPr>
          <w:bCs/>
          <w:lang w:val="it-IT"/>
        </w:rPr>
      </w:pPr>
      <w:r>
        <w:rPr>
          <w:lang w:val="it-IT"/>
        </w:rPr>
        <w:t xml:space="preserve">Campo </w:t>
      </w:r>
      <w:r w:rsidR="0043419B">
        <w:rPr>
          <w:lang w:val="it-IT"/>
        </w:rPr>
        <w:t>6</w:t>
      </w:r>
      <w:r>
        <w:rPr>
          <w:lang w:val="it-IT"/>
        </w:rPr>
        <w:t>: “</w:t>
      </w:r>
      <w:r w:rsidR="00336FCC">
        <w:rPr>
          <w:lang w:val="it-IT"/>
        </w:rPr>
        <w:t>In carico a”</w:t>
      </w:r>
    </w:p>
    <w:p w14:paraId="448D3359" w14:textId="1CABD948" w:rsidR="00ED585E" w:rsidRPr="00ED585E" w:rsidRDefault="00CF17E2" w:rsidP="00B5236E">
      <w:pPr>
        <w:pStyle w:val="ListParagraph"/>
        <w:numPr>
          <w:ilvl w:val="3"/>
          <w:numId w:val="14"/>
        </w:numPr>
        <w:ind w:left="2760"/>
        <w:rPr>
          <w:bCs/>
          <w:lang w:val="it-IT"/>
        </w:rPr>
      </w:pPr>
      <w:r w:rsidRPr="00ED585E">
        <w:rPr>
          <w:lang w:val="it-IT"/>
        </w:rPr>
        <w:lastRenderedPageBreak/>
        <w:t xml:space="preserve">Valori ammessi: </w:t>
      </w:r>
      <w:r w:rsidR="008B1971">
        <w:rPr>
          <w:lang w:val="it-IT"/>
        </w:rPr>
        <w:t>“</w:t>
      </w:r>
      <w:r w:rsidRPr="00ED585E">
        <w:rPr>
          <w:lang w:val="it-IT"/>
        </w:rPr>
        <w:t>Nome</w:t>
      </w:r>
      <w:r w:rsidR="008B1971">
        <w:rPr>
          <w:lang w:val="it-IT"/>
        </w:rPr>
        <w:t>”</w:t>
      </w:r>
      <w:r w:rsidRPr="00ED585E">
        <w:rPr>
          <w:lang w:val="it-IT"/>
        </w:rPr>
        <w:t xml:space="preserve"> e </w:t>
      </w:r>
      <w:r w:rsidR="008B1971">
        <w:rPr>
          <w:lang w:val="it-IT"/>
        </w:rPr>
        <w:t>“</w:t>
      </w:r>
      <w:r w:rsidRPr="00ED585E">
        <w:rPr>
          <w:lang w:val="it-IT"/>
        </w:rPr>
        <w:t>Cognome</w:t>
      </w:r>
      <w:r w:rsidR="008B1971">
        <w:rPr>
          <w:lang w:val="it-IT"/>
        </w:rPr>
        <w:t>”</w:t>
      </w:r>
      <w:r w:rsidRPr="00ED585E">
        <w:rPr>
          <w:lang w:val="it-IT"/>
        </w:rPr>
        <w:t xml:space="preserve"> del gestore che ha preso in carico la lead (se già presa in carico</w:t>
      </w:r>
      <w:r w:rsidR="00ED585E" w:rsidRPr="00ED585E">
        <w:rPr>
          <w:lang w:val="it-IT"/>
        </w:rPr>
        <w:t>, vuoto altrimenti)</w:t>
      </w:r>
    </w:p>
    <w:p w14:paraId="00A0FA35" w14:textId="7BEF03DD" w:rsidR="001364FC" w:rsidRPr="00ED585E" w:rsidRDefault="0099740D" w:rsidP="00B5236E">
      <w:pPr>
        <w:pStyle w:val="ListParagraph"/>
        <w:numPr>
          <w:ilvl w:val="1"/>
          <w:numId w:val="14"/>
        </w:numPr>
        <w:ind w:left="1434" w:hanging="357"/>
        <w:rPr>
          <w:lang w:val="it-IT"/>
        </w:rPr>
      </w:pPr>
      <w:r>
        <w:rPr>
          <w:bCs/>
          <w:lang w:val="it-IT"/>
        </w:rPr>
        <w:t>Azioni</w:t>
      </w:r>
      <w:r w:rsidR="004B57AB">
        <w:rPr>
          <w:bCs/>
          <w:lang w:val="it-IT"/>
        </w:rPr>
        <w:t xml:space="preserve"> disponibili in lista</w:t>
      </w:r>
      <w:r w:rsidR="00C64C0E">
        <w:rPr>
          <w:bCs/>
          <w:lang w:val="it-IT"/>
        </w:rPr>
        <w:t>:</w:t>
      </w:r>
    </w:p>
    <w:p w14:paraId="54E9E615" w14:textId="5DAE745F" w:rsidR="00C64C0E" w:rsidRDefault="00C64C0E" w:rsidP="00B5236E">
      <w:pPr>
        <w:pStyle w:val="ListParagraph"/>
        <w:numPr>
          <w:ilvl w:val="2"/>
          <w:numId w:val="14"/>
        </w:numPr>
        <w:ind w:left="2040"/>
        <w:rPr>
          <w:bCs/>
          <w:lang w:val="it-IT"/>
        </w:rPr>
      </w:pPr>
      <w:r>
        <w:rPr>
          <w:bCs/>
          <w:lang w:val="it-IT"/>
        </w:rPr>
        <w:t>Presa in carico: valida per lead non prese in carico (</w:t>
      </w:r>
      <w:r w:rsidR="00184635" w:rsidRPr="00184635">
        <w:rPr>
          <w:bCs/>
          <w:u w:val="single"/>
          <w:lang w:val="it-IT"/>
        </w:rPr>
        <w:fldChar w:fldCharType="begin"/>
      </w:r>
      <w:r w:rsidR="00184635" w:rsidRPr="00184635">
        <w:rPr>
          <w:bCs/>
          <w:u w:val="single"/>
          <w:lang w:val="it-IT"/>
        </w:rPr>
        <w:instrText xml:space="preserve"> REF _Ref211865646 \h </w:instrText>
      </w:r>
      <w:r w:rsidR="00184635" w:rsidRPr="00184635">
        <w:rPr>
          <w:bCs/>
          <w:u w:val="single"/>
          <w:lang w:val="it-IT"/>
        </w:rPr>
      </w:r>
      <w:r w:rsidR="00184635" w:rsidRPr="00184635">
        <w:rPr>
          <w:bCs/>
          <w:u w:val="single"/>
          <w:lang w:val="it-IT"/>
        </w:rPr>
        <w:fldChar w:fldCharType="separate"/>
      </w:r>
      <w:r w:rsidR="00184635" w:rsidRPr="00184635">
        <w:rPr>
          <w:rFonts w:cstheme="minorHAnsi"/>
          <w:color w:val="000000" w:themeColor="text1"/>
          <w:szCs w:val="26"/>
          <w:u w:val="single"/>
          <w:lang w:val="it-IT"/>
        </w:rPr>
        <w:t>Configurazioni trasversali</w:t>
      </w:r>
      <w:r w:rsidR="00184635" w:rsidRPr="00184635">
        <w:rPr>
          <w:bCs/>
          <w:u w:val="single"/>
          <w:lang w:val="it-IT"/>
        </w:rPr>
        <w:fldChar w:fldCharType="end"/>
      </w:r>
      <w:r>
        <w:rPr>
          <w:bCs/>
          <w:lang w:val="it-IT"/>
        </w:rPr>
        <w:t>)</w:t>
      </w:r>
    </w:p>
    <w:p w14:paraId="72AF0FE4" w14:textId="31899A6E" w:rsidR="00C64C0E" w:rsidRDefault="00C64C0E" w:rsidP="00B5236E">
      <w:pPr>
        <w:pStyle w:val="ListParagraph"/>
        <w:numPr>
          <w:ilvl w:val="2"/>
          <w:numId w:val="14"/>
        </w:numPr>
        <w:ind w:left="2040"/>
        <w:rPr>
          <w:bCs/>
          <w:lang w:val="it-IT"/>
        </w:rPr>
      </w:pPr>
      <w:r>
        <w:rPr>
          <w:bCs/>
          <w:lang w:val="it-IT"/>
        </w:rPr>
        <w:t>Conferma appuntamento: valido per lead con appuntamento da confermare (</w:t>
      </w:r>
      <w:r w:rsidR="00184635" w:rsidRPr="00184635">
        <w:rPr>
          <w:bCs/>
          <w:u w:val="single"/>
          <w:lang w:val="it-IT"/>
        </w:rPr>
        <w:fldChar w:fldCharType="begin"/>
      </w:r>
      <w:r w:rsidR="00184635" w:rsidRPr="00184635">
        <w:rPr>
          <w:bCs/>
          <w:u w:val="single"/>
          <w:lang w:val="it-IT"/>
        </w:rPr>
        <w:instrText xml:space="preserve"> REF _Ref211865674 \h </w:instrText>
      </w:r>
      <w:r w:rsidR="00184635" w:rsidRPr="00184635">
        <w:rPr>
          <w:bCs/>
          <w:u w:val="single"/>
          <w:lang w:val="it-IT"/>
        </w:rPr>
      </w:r>
      <w:r w:rsidR="00184635" w:rsidRPr="00184635">
        <w:rPr>
          <w:bCs/>
          <w:u w:val="single"/>
          <w:lang w:val="it-IT"/>
        </w:rPr>
        <w:fldChar w:fldCharType="separate"/>
      </w:r>
      <w:r w:rsidR="00184635" w:rsidRPr="00184635">
        <w:rPr>
          <w:rFonts w:cstheme="minorHAnsi"/>
          <w:color w:val="000000" w:themeColor="text1"/>
          <w:szCs w:val="26"/>
          <w:u w:val="single"/>
          <w:lang w:val="it-IT"/>
        </w:rPr>
        <w:t>Configurazioni trasversali</w:t>
      </w:r>
      <w:r w:rsidR="00184635" w:rsidRPr="00184635">
        <w:rPr>
          <w:bCs/>
          <w:u w:val="single"/>
          <w:lang w:val="it-IT"/>
        </w:rPr>
        <w:fldChar w:fldCharType="end"/>
      </w:r>
      <w:r>
        <w:rPr>
          <w:bCs/>
          <w:lang w:val="it-IT"/>
        </w:rPr>
        <w:t>)</w:t>
      </w:r>
    </w:p>
    <w:p w14:paraId="390033CF" w14:textId="03AFC9D8" w:rsidR="00F704B0" w:rsidRDefault="00F704B0" w:rsidP="00B5236E">
      <w:pPr>
        <w:pStyle w:val="ListParagraph"/>
        <w:numPr>
          <w:ilvl w:val="1"/>
          <w:numId w:val="14"/>
        </w:numPr>
        <w:ind w:left="1434" w:hanging="357"/>
        <w:rPr>
          <w:bCs/>
          <w:lang w:val="it-IT"/>
        </w:rPr>
      </w:pPr>
      <w:r>
        <w:rPr>
          <w:bCs/>
          <w:lang w:val="it-IT"/>
        </w:rPr>
        <w:t>Altri elementi:</w:t>
      </w:r>
    </w:p>
    <w:p w14:paraId="4D420316" w14:textId="0716C6B5" w:rsidR="00537F32" w:rsidRPr="00537F32" w:rsidRDefault="00196F18" w:rsidP="00B5236E">
      <w:pPr>
        <w:pStyle w:val="ListParagraph"/>
        <w:numPr>
          <w:ilvl w:val="2"/>
          <w:numId w:val="14"/>
        </w:numPr>
        <w:ind w:left="2040"/>
        <w:rPr>
          <w:bCs/>
          <w:lang w:val="it-IT"/>
        </w:rPr>
      </w:pPr>
      <w:r>
        <w:rPr>
          <w:bCs/>
          <w:lang w:val="it-IT"/>
        </w:rPr>
        <w:t xml:space="preserve">Icona di notifica sulle anagrafiche per le quali sia stata aggiunta una nuova lead alle lead attive già censite nel corso delle </w:t>
      </w:r>
      <w:r w:rsidR="009A26FD">
        <w:rPr>
          <w:bCs/>
          <w:lang w:val="it-IT"/>
        </w:rPr>
        <w:t xml:space="preserve">precedenti </w:t>
      </w:r>
      <w:r w:rsidR="0039680C">
        <w:rPr>
          <w:bCs/>
          <w:lang w:val="it-IT"/>
        </w:rPr>
        <w:t>4h</w:t>
      </w:r>
    </w:p>
    <w:tbl>
      <w:tblPr>
        <w:tblStyle w:val="TableGrid"/>
        <w:tblW w:w="962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2F5204" w:rsidRPr="00FF55DF" w14:paraId="61E2FFEF" w14:textId="77777777" w:rsidTr="00CA5128">
        <w:trPr>
          <w:trHeight w:val="592"/>
        </w:trPr>
        <w:tc>
          <w:tcPr>
            <w:tcW w:w="962" w:type="dxa"/>
            <w:hideMark/>
          </w:tcPr>
          <w:p w14:paraId="36A17255" w14:textId="77777777" w:rsidR="00FF55DF" w:rsidRPr="00FF55DF" w:rsidRDefault="00FF55DF" w:rsidP="00FF55DF">
            <w:pPr>
              <w:rPr>
                <w:b/>
                <w:bCs/>
              </w:rPr>
            </w:pPr>
            <w:r w:rsidRPr="00FF55DF">
              <w:rPr>
                <w:b/>
                <w:bCs/>
              </w:rPr>
              <w:t>ID</w:t>
            </w:r>
          </w:p>
        </w:tc>
        <w:tc>
          <w:tcPr>
            <w:tcW w:w="963" w:type="dxa"/>
            <w:hideMark/>
          </w:tcPr>
          <w:p w14:paraId="6AABF481" w14:textId="77777777" w:rsidR="00FF55DF" w:rsidRPr="00FF55DF" w:rsidRDefault="00FF55DF" w:rsidP="00FF55DF">
            <w:pPr>
              <w:rPr>
                <w:b/>
                <w:bCs/>
              </w:rPr>
            </w:pPr>
            <w:r w:rsidRPr="00FF55DF">
              <w:rPr>
                <w:b/>
                <w:bCs/>
              </w:rPr>
              <w:t>Campo</w:t>
            </w:r>
          </w:p>
        </w:tc>
        <w:tc>
          <w:tcPr>
            <w:tcW w:w="963" w:type="dxa"/>
            <w:hideMark/>
          </w:tcPr>
          <w:p w14:paraId="61CFD998" w14:textId="77777777" w:rsidR="00FF55DF" w:rsidRPr="00FF55DF" w:rsidRDefault="00FF55DF" w:rsidP="00FF55DF">
            <w:pPr>
              <w:rPr>
                <w:b/>
                <w:bCs/>
              </w:rPr>
            </w:pPr>
            <w:r w:rsidRPr="00FF55DF">
              <w:rPr>
                <w:b/>
                <w:bCs/>
              </w:rPr>
              <w:t>Tipo</w:t>
            </w:r>
          </w:p>
        </w:tc>
        <w:tc>
          <w:tcPr>
            <w:tcW w:w="963" w:type="dxa"/>
            <w:hideMark/>
          </w:tcPr>
          <w:p w14:paraId="7DDB8929" w14:textId="77777777" w:rsidR="00FF55DF" w:rsidRPr="00FF55DF" w:rsidRDefault="00FF55DF" w:rsidP="00FF55DF">
            <w:pPr>
              <w:rPr>
                <w:b/>
                <w:bCs/>
              </w:rPr>
            </w:pPr>
            <w:r w:rsidRPr="00FF55DF">
              <w:rPr>
                <w:b/>
                <w:bCs/>
              </w:rPr>
              <w:t>Modificabile</w:t>
            </w:r>
          </w:p>
        </w:tc>
        <w:tc>
          <w:tcPr>
            <w:tcW w:w="963" w:type="dxa"/>
            <w:hideMark/>
          </w:tcPr>
          <w:p w14:paraId="6A29EE24" w14:textId="77777777" w:rsidR="00FF55DF" w:rsidRPr="00FF55DF" w:rsidRDefault="00FF55DF" w:rsidP="00FF55DF">
            <w:pPr>
              <w:rPr>
                <w:b/>
                <w:bCs/>
              </w:rPr>
            </w:pPr>
            <w:r w:rsidRPr="00FF55DF">
              <w:rPr>
                <w:b/>
                <w:bCs/>
              </w:rPr>
              <w:t>Obbligo</w:t>
            </w:r>
          </w:p>
        </w:tc>
        <w:tc>
          <w:tcPr>
            <w:tcW w:w="962" w:type="dxa"/>
            <w:hideMark/>
          </w:tcPr>
          <w:p w14:paraId="65A1CBD8" w14:textId="77777777" w:rsidR="00FF55DF" w:rsidRPr="00FF55DF" w:rsidRDefault="00FF55DF" w:rsidP="00FF55DF">
            <w:pPr>
              <w:rPr>
                <w:b/>
                <w:bCs/>
              </w:rPr>
            </w:pPr>
            <w:r w:rsidRPr="00FF55DF">
              <w:rPr>
                <w:b/>
                <w:bCs/>
              </w:rPr>
              <w:t>Formato</w:t>
            </w:r>
          </w:p>
        </w:tc>
        <w:tc>
          <w:tcPr>
            <w:tcW w:w="963" w:type="dxa"/>
            <w:hideMark/>
          </w:tcPr>
          <w:p w14:paraId="0B160579" w14:textId="77777777" w:rsidR="00FF55DF" w:rsidRPr="00FF55DF" w:rsidRDefault="00FF55DF" w:rsidP="00FF55DF">
            <w:pPr>
              <w:rPr>
                <w:b/>
                <w:bCs/>
              </w:rPr>
            </w:pPr>
            <w:r w:rsidRPr="00FF55DF">
              <w:rPr>
                <w:b/>
                <w:bCs/>
              </w:rPr>
              <w:t>Valori ammessi</w:t>
            </w:r>
          </w:p>
        </w:tc>
        <w:tc>
          <w:tcPr>
            <w:tcW w:w="963" w:type="dxa"/>
            <w:hideMark/>
          </w:tcPr>
          <w:p w14:paraId="66DCAAED" w14:textId="77777777" w:rsidR="00FF55DF" w:rsidRPr="00FF55DF" w:rsidRDefault="00FF55DF" w:rsidP="00FF55DF">
            <w:pPr>
              <w:rPr>
                <w:b/>
                <w:bCs/>
              </w:rPr>
            </w:pPr>
            <w:r w:rsidRPr="00FF55DF">
              <w:rPr>
                <w:b/>
                <w:bCs/>
              </w:rPr>
              <w:t>Validazione / Regole di valorizzazione</w:t>
            </w:r>
          </w:p>
        </w:tc>
        <w:tc>
          <w:tcPr>
            <w:tcW w:w="963" w:type="dxa"/>
            <w:hideMark/>
          </w:tcPr>
          <w:p w14:paraId="3A963A3D" w14:textId="77777777" w:rsidR="00FF55DF" w:rsidRPr="00FF55DF" w:rsidRDefault="00FF55DF" w:rsidP="00FF55DF">
            <w:pPr>
              <w:rPr>
                <w:b/>
                <w:bCs/>
              </w:rPr>
            </w:pPr>
            <w:r w:rsidRPr="00FF55DF">
              <w:rPr>
                <w:b/>
                <w:bCs/>
              </w:rPr>
              <w:t>Msg errore</w:t>
            </w:r>
          </w:p>
        </w:tc>
        <w:tc>
          <w:tcPr>
            <w:tcW w:w="963" w:type="dxa"/>
            <w:hideMark/>
          </w:tcPr>
          <w:p w14:paraId="3044FE78" w14:textId="77777777" w:rsidR="00FF55DF" w:rsidRPr="00FF55DF" w:rsidRDefault="00FF55DF" w:rsidP="00FF55DF">
            <w:pPr>
              <w:rPr>
                <w:b/>
                <w:bCs/>
              </w:rPr>
            </w:pPr>
            <w:r w:rsidRPr="00FF55DF">
              <w:rPr>
                <w:b/>
                <w:bCs/>
              </w:rPr>
              <w:t>Quando errore</w:t>
            </w:r>
          </w:p>
        </w:tc>
      </w:tr>
      <w:tr w:rsidR="00574BC8" w:rsidRPr="004D0819" w14:paraId="0102034D" w14:textId="77777777" w:rsidTr="00CA5128">
        <w:trPr>
          <w:trHeight w:val="1599"/>
        </w:trPr>
        <w:tc>
          <w:tcPr>
            <w:tcW w:w="962" w:type="dxa"/>
            <w:hideMark/>
          </w:tcPr>
          <w:p w14:paraId="5C815275" w14:textId="77777777" w:rsidR="00865BD3" w:rsidRPr="00FF55DF" w:rsidRDefault="00865BD3">
            <w:pPr>
              <w:rPr>
                <w:bCs/>
              </w:rPr>
            </w:pPr>
            <w:r w:rsidRPr="00FF55DF">
              <w:rPr>
                <w:bCs/>
              </w:rPr>
              <w:t>C1</w:t>
            </w:r>
          </w:p>
        </w:tc>
        <w:tc>
          <w:tcPr>
            <w:tcW w:w="963" w:type="dxa"/>
            <w:hideMark/>
          </w:tcPr>
          <w:p w14:paraId="68453C27" w14:textId="77777777" w:rsidR="00865BD3" w:rsidRPr="00FF55DF" w:rsidRDefault="00865BD3">
            <w:pPr>
              <w:rPr>
                <w:bCs/>
              </w:rPr>
            </w:pPr>
            <w:r w:rsidRPr="00FF55DF">
              <w:rPr>
                <w:bCs/>
              </w:rPr>
              <w:t>Nominativo</w:t>
            </w:r>
          </w:p>
        </w:tc>
        <w:tc>
          <w:tcPr>
            <w:tcW w:w="963" w:type="dxa"/>
            <w:hideMark/>
          </w:tcPr>
          <w:p w14:paraId="4321825A" w14:textId="1AF55262" w:rsidR="00865BD3" w:rsidRPr="00FF55DF" w:rsidRDefault="002F5204">
            <w:pPr>
              <w:rPr>
                <w:bCs/>
              </w:rPr>
            </w:pPr>
            <w:r>
              <w:rPr>
                <w:bCs/>
              </w:rPr>
              <w:t>Output da sistema</w:t>
            </w:r>
          </w:p>
        </w:tc>
        <w:tc>
          <w:tcPr>
            <w:tcW w:w="963" w:type="dxa"/>
            <w:hideMark/>
          </w:tcPr>
          <w:p w14:paraId="77929CE5" w14:textId="49FBA3D2" w:rsidR="00865BD3" w:rsidRPr="00FF55DF" w:rsidRDefault="00865BD3">
            <w:pPr>
              <w:rPr>
                <w:bCs/>
              </w:rPr>
            </w:pPr>
            <w:r>
              <w:rPr>
                <w:bCs/>
              </w:rPr>
              <w:t>No</w:t>
            </w:r>
          </w:p>
        </w:tc>
        <w:tc>
          <w:tcPr>
            <w:tcW w:w="963" w:type="dxa"/>
            <w:hideMark/>
          </w:tcPr>
          <w:p w14:paraId="4E99F41A" w14:textId="77777777" w:rsidR="00865BD3" w:rsidRPr="00FF55DF" w:rsidRDefault="00865BD3">
            <w:pPr>
              <w:rPr>
                <w:bCs/>
              </w:rPr>
            </w:pPr>
            <w:r w:rsidRPr="00FF55DF">
              <w:rPr>
                <w:bCs/>
              </w:rPr>
              <w:t>Sì</w:t>
            </w:r>
          </w:p>
        </w:tc>
        <w:tc>
          <w:tcPr>
            <w:tcW w:w="962" w:type="dxa"/>
            <w:hideMark/>
          </w:tcPr>
          <w:p w14:paraId="443014C1" w14:textId="77777777" w:rsidR="00865BD3" w:rsidRPr="00360AD4" w:rsidRDefault="00865BD3">
            <w:pPr>
              <w:rPr>
                <w:bCs/>
                <w:lang w:val="it-IT"/>
              </w:rPr>
            </w:pPr>
            <w:r w:rsidRPr="00360AD4">
              <w:rPr>
                <w:bCs/>
                <w:lang w:val="it-IT"/>
              </w:rPr>
              <w:t>Alfabetici</w:t>
            </w:r>
            <w:r w:rsidR="00705095" w:rsidRPr="00360AD4">
              <w:rPr>
                <w:bCs/>
                <w:lang w:val="it-IT"/>
              </w:rPr>
              <w:t xml:space="preserve"> PF</w:t>
            </w:r>
            <w:r w:rsidR="000F61C6" w:rsidRPr="00360AD4">
              <w:rPr>
                <w:bCs/>
                <w:lang w:val="it-IT"/>
              </w:rPr>
              <w:t>,</w:t>
            </w:r>
          </w:p>
          <w:p w14:paraId="6A9D49E2" w14:textId="77777777" w:rsidR="000F61C6" w:rsidRPr="00360AD4" w:rsidRDefault="000F61C6">
            <w:pPr>
              <w:rPr>
                <w:bCs/>
                <w:lang w:val="it-IT"/>
              </w:rPr>
            </w:pPr>
          </w:p>
          <w:p w14:paraId="03366D7B" w14:textId="7F1B044F" w:rsidR="000F61C6" w:rsidRPr="000F61C6" w:rsidRDefault="000F61C6">
            <w:pPr>
              <w:rPr>
                <w:bCs/>
                <w:lang w:val="it-IT"/>
              </w:rPr>
            </w:pPr>
            <w:r w:rsidRPr="000F61C6">
              <w:rPr>
                <w:bCs/>
                <w:lang w:val="it-IT"/>
              </w:rPr>
              <w:t>Alfanumerici e caratteri speciali s</w:t>
            </w:r>
            <w:r>
              <w:rPr>
                <w:bCs/>
                <w:lang w:val="it-IT"/>
              </w:rPr>
              <w:t>e PG</w:t>
            </w:r>
          </w:p>
        </w:tc>
        <w:tc>
          <w:tcPr>
            <w:tcW w:w="963" w:type="dxa"/>
            <w:hideMark/>
          </w:tcPr>
          <w:p w14:paraId="5A12A79A" w14:textId="670271C8" w:rsidR="00865BD3" w:rsidRPr="00FF55DF" w:rsidRDefault="00865BD3">
            <w:pPr>
              <w:rPr>
                <w:bCs/>
                <w:lang w:val="it-IT"/>
              </w:rPr>
            </w:pPr>
            <w:r w:rsidRPr="00FF55DF">
              <w:rPr>
                <w:bCs/>
                <w:lang w:val="it-IT"/>
              </w:rPr>
              <w:t>Se PF: Cognome e Nome; se PG: Ragione Sociale</w:t>
            </w:r>
            <w:r w:rsidR="0096170A">
              <w:rPr>
                <w:bCs/>
                <w:lang w:val="it-IT"/>
              </w:rPr>
              <w:t xml:space="preserve">. Nel caso la ragione sociale </w:t>
            </w:r>
            <w:r w:rsidR="00901AFC">
              <w:rPr>
                <w:bCs/>
                <w:lang w:val="it-IT"/>
              </w:rPr>
              <w:t xml:space="preserve">presenti un numero di caratteri eccessivo per la dimensione standard della colonna si prevede che il valore sia troncato ed in </w:t>
            </w:r>
            <w:r w:rsidR="00494C87">
              <w:rPr>
                <w:bCs/>
                <w:lang w:val="it-IT"/>
              </w:rPr>
              <w:t xml:space="preserve">tooltip sia possibile </w:t>
            </w:r>
            <w:r w:rsidR="00494C87">
              <w:rPr>
                <w:bCs/>
                <w:lang w:val="it-IT"/>
              </w:rPr>
              <w:lastRenderedPageBreak/>
              <w:t>vedere il dettaglio completo</w:t>
            </w:r>
          </w:p>
        </w:tc>
        <w:tc>
          <w:tcPr>
            <w:tcW w:w="963" w:type="dxa"/>
          </w:tcPr>
          <w:p w14:paraId="18B4A753" w14:textId="42EFE777" w:rsidR="00865BD3" w:rsidRPr="00FF55DF" w:rsidRDefault="00865BD3">
            <w:pPr>
              <w:rPr>
                <w:bCs/>
                <w:lang w:val="it-IT"/>
              </w:rPr>
            </w:pPr>
          </w:p>
        </w:tc>
        <w:tc>
          <w:tcPr>
            <w:tcW w:w="963" w:type="dxa"/>
          </w:tcPr>
          <w:p w14:paraId="6583E69A" w14:textId="62A083DF" w:rsidR="00865BD3" w:rsidRPr="00FF55DF" w:rsidRDefault="00865BD3">
            <w:pPr>
              <w:rPr>
                <w:bCs/>
                <w:lang w:val="it-IT"/>
              </w:rPr>
            </w:pPr>
          </w:p>
        </w:tc>
        <w:tc>
          <w:tcPr>
            <w:tcW w:w="963" w:type="dxa"/>
          </w:tcPr>
          <w:p w14:paraId="10329EC7" w14:textId="4663181A" w:rsidR="00865BD3" w:rsidRPr="00FF55DF" w:rsidRDefault="00865BD3">
            <w:pPr>
              <w:rPr>
                <w:bCs/>
                <w:lang w:val="it-IT"/>
              </w:rPr>
            </w:pPr>
          </w:p>
        </w:tc>
      </w:tr>
      <w:tr w:rsidR="002F5204" w:rsidRPr="004D0819" w14:paraId="50735D87" w14:textId="77777777" w:rsidTr="00CA5128">
        <w:trPr>
          <w:trHeight w:val="789"/>
        </w:trPr>
        <w:tc>
          <w:tcPr>
            <w:tcW w:w="962" w:type="dxa"/>
            <w:hideMark/>
          </w:tcPr>
          <w:p w14:paraId="19ED18A7" w14:textId="77777777" w:rsidR="002F5204" w:rsidRPr="00FF55DF" w:rsidRDefault="002F5204" w:rsidP="002F5204">
            <w:pPr>
              <w:rPr>
                <w:bCs/>
              </w:rPr>
            </w:pPr>
            <w:r w:rsidRPr="00FF55DF">
              <w:rPr>
                <w:bCs/>
              </w:rPr>
              <w:t>C2</w:t>
            </w:r>
          </w:p>
        </w:tc>
        <w:tc>
          <w:tcPr>
            <w:tcW w:w="963" w:type="dxa"/>
            <w:hideMark/>
          </w:tcPr>
          <w:p w14:paraId="37D78208" w14:textId="4F7CBA8B" w:rsidR="002F5204" w:rsidRPr="00FF55DF" w:rsidRDefault="0043419B" w:rsidP="002F5204">
            <w:pPr>
              <w:rPr>
                <w:bCs/>
              </w:rPr>
            </w:pPr>
            <w:r>
              <w:rPr>
                <w:bCs/>
              </w:rPr>
              <w:t>Segmento</w:t>
            </w:r>
          </w:p>
        </w:tc>
        <w:tc>
          <w:tcPr>
            <w:tcW w:w="963" w:type="dxa"/>
            <w:hideMark/>
          </w:tcPr>
          <w:p w14:paraId="61A42BB2" w14:textId="33C848A4" w:rsidR="002F5204" w:rsidRPr="00FF55DF" w:rsidRDefault="002F5204" w:rsidP="002F5204">
            <w:pPr>
              <w:rPr>
                <w:bCs/>
              </w:rPr>
            </w:pPr>
            <w:r w:rsidRPr="00174BD0">
              <w:rPr>
                <w:bCs/>
              </w:rPr>
              <w:t>Output da sistema</w:t>
            </w:r>
          </w:p>
        </w:tc>
        <w:tc>
          <w:tcPr>
            <w:tcW w:w="963" w:type="dxa"/>
            <w:hideMark/>
          </w:tcPr>
          <w:p w14:paraId="722D2DBE" w14:textId="77777777" w:rsidR="002F5204" w:rsidRPr="00FF55DF" w:rsidRDefault="002F5204" w:rsidP="002F5204">
            <w:pPr>
              <w:rPr>
                <w:bCs/>
              </w:rPr>
            </w:pPr>
            <w:r w:rsidRPr="00FF55DF">
              <w:rPr>
                <w:bCs/>
              </w:rPr>
              <w:t>No</w:t>
            </w:r>
          </w:p>
        </w:tc>
        <w:tc>
          <w:tcPr>
            <w:tcW w:w="963" w:type="dxa"/>
            <w:hideMark/>
          </w:tcPr>
          <w:p w14:paraId="4A40C94F" w14:textId="77777777" w:rsidR="002F5204" w:rsidRPr="00FF55DF" w:rsidRDefault="002F5204" w:rsidP="002F5204">
            <w:pPr>
              <w:rPr>
                <w:bCs/>
              </w:rPr>
            </w:pPr>
            <w:r w:rsidRPr="00FF55DF">
              <w:rPr>
                <w:bCs/>
              </w:rPr>
              <w:t>Sì</w:t>
            </w:r>
          </w:p>
        </w:tc>
        <w:tc>
          <w:tcPr>
            <w:tcW w:w="962" w:type="dxa"/>
            <w:hideMark/>
          </w:tcPr>
          <w:p w14:paraId="3277BC22" w14:textId="77777777" w:rsidR="002F5204" w:rsidRPr="00FF55DF" w:rsidRDefault="002F5204" w:rsidP="002F5204">
            <w:pPr>
              <w:rPr>
                <w:bCs/>
              </w:rPr>
            </w:pPr>
            <w:r w:rsidRPr="00FF55DF">
              <w:rPr>
                <w:bCs/>
              </w:rPr>
              <w:t>Lista valori</w:t>
            </w:r>
          </w:p>
        </w:tc>
        <w:tc>
          <w:tcPr>
            <w:tcW w:w="963" w:type="dxa"/>
            <w:hideMark/>
          </w:tcPr>
          <w:p w14:paraId="3679356D" w14:textId="2C25F310" w:rsidR="002F5204" w:rsidRPr="00977B1D" w:rsidRDefault="00DA36C6" w:rsidP="002F5204">
            <w:pPr>
              <w:rPr>
                <w:lang w:val="it-IT"/>
              </w:rPr>
            </w:pPr>
            <w:r w:rsidRPr="00977B1D">
              <w:rPr>
                <w:bCs/>
                <w:lang w:val="it-IT"/>
              </w:rPr>
              <w:t>Dal capitolo “</w:t>
            </w:r>
            <w:r w:rsidR="00977B1D" w:rsidRPr="00977B1D">
              <w:rPr>
                <w:bCs/>
                <w:lang w:val="it-IT"/>
              </w:rPr>
              <w:t>Attori coinvolti e</w:t>
            </w:r>
            <w:r w:rsidR="00977B1D">
              <w:rPr>
                <w:bCs/>
                <w:lang w:val="it-IT"/>
              </w:rPr>
              <w:t xml:space="preserve"> gerarchie”</w:t>
            </w:r>
          </w:p>
        </w:tc>
        <w:tc>
          <w:tcPr>
            <w:tcW w:w="963" w:type="dxa"/>
          </w:tcPr>
          <w:p w14:paraId="63035E9A" w14:textId="6B8E1FB3" w:rsidR="002F5204" w:rsidRPr="00FF55DF" w:rsidRDefault="002F5204" w:rsidP="002F5204">
            <w:pPr>
              <w:rPr>
                <w:bCs/>
                <w:lang w:val="it-IT"/>
              </w:rPr>
            </w:pPr>
          </w:p>
        </w:tc>
        <w:tc>
          <w:tcPr>
            <w:tcW w:w="963" w:type="dxa"/>
          </w:tcPr>
          <w:p w14:paraId="13512924" w14:textId="1B38C299" w:rsidR="002F5204" w:rsidRPr="00977B1D" w:rsidRDefault="002F5204" w:rsidP="002F5204">
            <w:pPr>
              <w:rPr>
                <w:lang w:val="it-IT"/>
              </w:rPr>
            </w:pPr>
          </w:p>
        </w:tc>
        <w:tc>
          <w:tcPr>
            <w:tcW w:w="963" w:type="dxa"/>
          </w:tcPr>
          <w:p w14:paraId="2BA412D6" w14:textId="33994D57" w:rsidR="002F5204" w:rsidRPr="00FF55DF" w:rsidRDefault="002F5204" w:rsidP="002F5204">
            <w:pPr>
              <w:rPr>
                <w:bCs/>
                <w:lang w:val="it-IT"/>
              </w:rPr>
            </w:pPr>
          </w:p>
        </w:tc>
      </w:tr>
      <w:tr w:rsidR="002F5204" w:rsidRPr="0049723A" w14:paraId="28525A0B" w14:textId="77777777" w:rsidTr="00CA5128">
        <w:trPr>
          <w:trHeight w:val="986"/>
        </w:trPr>
        <w:tc>
          <w:tcPr>
            <w:tcW w:w="962" w:type="dxa"/>
            <w:hideMark/>
          </w:tcPr>
          <w:p w14:paraId="74D7F050" w14:textId="77777777" w:rsidR="002F5204" w:rsidRPr="00FF55DF" w:rsidRDefault="002F5204" w:rsidP="002F5204">
            <w:pPr>
              <w:rPr>
                <w:bCs/>
              </w:rPr>
            </w:pPr>
            <w:r w:rsidRPr="00FF55DF">
              <w:rPr>
                <w:bCs/>
              </w:rPr>
              <w:t>C3</w:t>
            </w:r>
          </w:p>
        </w:tc>
        <w:tc>
          <w:tcPr>
            <w:tcW w:w="963" w:type="dxa"/>
            <w:hideMark/>
          </w:tcPr>
          <w:p w14:paraId="1B2B18F6" w14:textId="72A6A273" w:rsidR="002F5204" w:rsidRPr="00FF55DF" w:rsidRDefault="008B1971" w:rsidP="002F5204">
            <w:pPr>
              <w:rPr>
                <w:bCs/>
              </w:rPr>
            </w:pPr>
            <w:r>
              <w:rPr>
                <w:bCs/>
              </w:rPr>
              <w:t>Score</w:t>
            </w:r>
          </w:p>
        </w:tc>
        <w:tc>
          <w:tcPr>
            <w:tcW w:w="963" w:type="dxa"/>
            <w:hideMark/>
          </w:tcPr>
          <w:p w14:paraId="5F695E6C" w14:textId="41D08C9D" w:rsidR="002F5204" w:rsidRPr="00FF55DF" w:rsidRDefault="002F5204" w:rsidP="002F5204">
            <w:pPr>
              <w:rPr>
                <w:bCs/>
              </w:rPr>
            </w:pPr>
            <w:r w:rsidRPr="00174BD0">
              <w:rPr>
                <w:bCs/>
              </w:rPr>
              <w:t>Output da sistema</w:t>
            </w:r>
          </w:p>
        </w:tc>
        <w:tc>
          <w:tcPr>
            <w:tcW w:w="963" w:type="dxa"/>
            <w:hideMark/>
          </w:tcPr>
          <w:p w14:paraId="685832E5" w14:textId="77777777" w:rsidR="002F5204" w:rsidRPr="00FF55DF" w:rsidRDefault="002F5204" w:rsidP="002F5204">
            <w:pPr>
              <w:rPr>
                <w:bCs/>
              </w:rPr>
            </w:pPr>
            <w:r w:rsidRPr="00FF55DF">
              <w:rPr>
                <w:bCs/>
              </w:rPr>
              <w:t>No</w:t>
            </w:r>
          </w:p>
        </w:tc>
        <w:tc>
          <w:tcPr>
            <w:tcW w:w="963" w:type="dxa"/>
            <w:hideMark/>
          </w:tcPr>
          <w:p w14:paraId="1AA556FB" w14:textId="77777777" w:rsidR="002F5204" w:rsidRPr="00FF55DF" w:rsidRDefault="002F5204" w:rsidP="002F5204">
            <w:pPr>
              <w:rPr>
                <w:bCs/>
              </w:rPr>
            </w:pPr>
            <w:r w:rsidRPr="00FF55DF">
              <w:rPr>
                <w:bCs/>
              </w:rPr>
              <w:t>Sì</w:t>
            </w:r>
          </w:p>
        </w:tc>
        <w:tc>
          <w:tcPr>
            <w:tcW w:w="962" w:type="dxa"/>
            <w:hideMark/>
          </w:tcPr>
          <w:p w14:paraId="5406A237" w14:textId="77777777" w:rsidR="002F5204" w:rsidRPr="00FF55DF" w:rsidRDefault="002F5204" w:rsidP="002F5204">
            <w:pPr>
              <w:rPr>
                <w:bCs/>
              </w:rPr>
            </w:pPr>
            <w:r w:rsidRPr="00FF55DF">
              <w:rPr>
                <w:bCs/>
              </w:rPr>
              <w:t>Lista valori</w:t>
            </w:r>
          </w:p>
        </w:tc>
        <w:tc>
          <w:tcPr>
            <w:tcW w:w="963" w:type="dxa"/>
            <w:hideMark/>
          </w:tcPr>
          <w:p w14:paraId="1D89F951" w14:textId="695A1BB6" w:rsidR="002F5204" w:rsidRPr="00FF55DF" w:rsidRDefault="008263CE" w:rsidP="002F5204">
            <w:pPr>
              <w:rPr>
                <w:bCs/>
                <w:lang w:val="it-IT"/>
              </w:rPr>
            </w:pPr>
            <w:r w:rsidRPr="00FF55DF">
              <w:rPr>
                <w:bCs/>
              </w:rPr>
              <w:t>“Caldo”, “Tiepido”, “Freddo</w:t>
            </w:r>
          </w:p>
        </w:tc>
        <w:tc>
          <w:tcPr>
            <w:tcW w:w="963" w:type="dxa"/>
          </w:tcPr>
          <w:p w14:paraId="512E4A07" w14:textId="02800328" w:rsidR="002F5204" w:rsidRPr="00FF55DF" w:rsidRDefault="002F5204" w:rsidP="002F5204">
            <w:pPr>
              <w:rPr>
                <w:bCs/>
                <w:lang w:val="it-IT"/>
              </w:rPr>
            </w:pPr>
          </w:p>
        </w:tc>
        <w:tc>
          <w:tcPr>
            <w:tcW w:w="963" w:type="dxa"/>
          </w:tcPr>
          <w:p w14:paraId="77DAD1D2" w14:textId="0DB8B838" w:rsidR="002F5204" w:rsidRPr="00360AD4" w:rsidRDefault="002F5204" w:rsidP="002F5204">
            <w:pPr>
              <w:rPr>
                <w:bCs/>
                <w:lang w:val="it-IT"/>
              </w:rPr>
            </w:pPr>
          </w:p>
        </w:tc>
        <w:tc>
          <w:tcPr>
            <w:tcW w:w="963" w:type="dxa"/>
          </w:tcPr>
          <w:p w14:paraId="20B058FB" w14:textId="18F5187A" w:rsidR="002F5204" w:rsidRPr="00FF55DF" w:rsidRDefault="002F5204" w:rsidP="002F5204">
            <w:pPr>
              <w:rPr>
                <w:bCs/>
                <w:lang w:val="it-IT"/>
              </w:rPr>
            </w:pPr>
          </w:p>
        </w:tc>
      </w:tr>
      <w:tr w:rsidR="002F5204" w:rsidRPr="004D0819" w14:paraId="65B84F03" w14:textId="77777777" w:rsidTr="00CA5128">
        <w:trPr>
          <w:trHeight w:val="789"/>
        </w:trPr>
        <w:tc>
          <w:tcPr>
            <w:tcW w:w="962" w:type="dxa"/>
            <w:hideMark/>
          </w:tcPr>
          <w:p w14:paraId="7A552F0F" w14:textId="77777777" w:rsidR="002F5204" w:rsidRPr="00FF55DF" w:rsidRDefault="002F5204" w:rsidP="002F5204">
            <w:pPr>
              <w:rPr>
                <w:bCs/>
              </w:rPr>
            </w:pPr>
            <w:r w:rsidRPr="00FF55DF">
              <w:rPr>
                <w:bCs/>
              </w:rPr>
              <w:t>C4</w:t>
            </w:r>
          </w:p>
        </w:tc>
        <w:tc>
          <w:tcPr>
            <w:tcW w:w="963" w:type="dxa"/>
            <w:hideMark/>
          </w:tcPr>
          <w:p w14:paraId="30FB5533" w14:textId="45B57857" w:rsidR="002F5204" w:rsidRPr="00FF55DF" w:rsidRDefault="0043419B" w:rsidP="002F5204">
            <w:pPr>
              <w:rPr>
                <w:bCs/>
              </w:rPr>
            </w:pPr>
            <w:r>
              <w:rPr>
                <w:bCs/>
              </w:rPr>
              <w:t>Scadenza</w:t>
            </w:r>
          </w:p>
        </w:tc>
        <w:tc>
          <w:tcPr>
            <w:tcW w:w="963" w:type="dxa"/>
            <w:hideMark/>
          </w:tcPr>
          <w:p w14:paraId="35005E05" w14:textId="76B663EC" w:rsidR="002F5204" w:rsidRPr="00FF55DF" w:rsidRDefault="002F5204" w:rsidP="002F5204">
            <w:pPr>
              <w:rPr>
                <w:bCs/>
              </w:rPr>
            </w:pPr>
            <w:r w:rsidRPr="00174BD0">
              <w:rPr>
                <w:bCs/>
              </w:rPr>
              <w:t>Output da sistema</w:t>
            </w:r>
          </w:p>
        </w:tc>
        <w:tc>
          <w:tcPr>
            <w:tcW w:w="963" w:type="dxa"/>
            <w:hideMark/>
          </w:tcPr>
          <w:p w14:paraId="6A23AD25" w14:textId="77777777" w:rsidR="002F5204" w:rsidRPr="00FF55DF" w:rsidRDefault="002F5204" w:rsidP="002F5204">
            <w:pPr>
              <w:rPr>
                <w:bCs/>
              </w:rPr>
            </w:pPr>
            <w:r w:rsidRPr="00FF55DF">
              <w:rPr>
                <w:bCs/>
              </w:rPr>
              <w:t>No</w:t>
            </w:r>
          </w:p>
        </w:tc>
        <w:tc>
          <w:tcPr>
            <w:tcW w:w="963" w:type="dxa"/>
            <w:hideMark/>
          </w:tcPr>
          <w:p w14:paraId="75B661A5" w14:textId="77777777" w:rsidR="002F5204" w:rsidRPr="00FF55DF" w:rsidRDefault="002F5204" w:rsidP="002F5204">
            <w:pPr>
              <w:rPr>
                <w:bCs/>
              </w:rPr>
            </w:pPr>
            <w:r w:rsidRPr="00FF55DF">
              <w:rPr>
                <w:bCs/>
              </w:rPr>
              <w:t>Sì</w:t>
            </w:r>
          </w:p>
        </w:tc>
        <w:tc>
          <w:tcPr>
            <w:tcW w:w="962" w:type="dxa"/>
            <w:hideMark/>
          </w:tcPr>
          <w:p w14:paraId="70CCE4C9" w14:textId="5ACE8148" w:rsidR="002F5204" w:rsidRPr="00FF55DF" w:rsidRDefault="009C2552" w:rsidP="002F5204">
            <w:pPr>
              <w:rPr>
                <w:bCs/>
              </w:rPr>
            </w:pPr>
            <w:r>
              <w:rPr>
                <w:bCs/>
              </w:rPr>
              <w:t>A</w:t>
            </w:r>
            <w:r w:rsidR="002D77B2">
              <w:rPr>
                <w:bCs/>
              </w:rPr>
              <w:t>lfa-numerici</w:t>
            </w:r>
          </w:p>
        </w:tc>
        <w:tc>
          <w:tcPr>
            <w:tcW w:w="963" w:type="dxa"/>
            <w:hideMark/>
          </w:tcPr>
          <w:p w14:paraId="7F71D7F2" w14:textId="44031EA2" w:rsidR="002F5204" w:rsidRPr="001E3A5C" w:rsidRDefault="002B76E4" w:rsidP="002F5204">
            <w:pPr>
              <w:rPr>
                <w:lang w:val="it-IT"/>
              </w:rPr>
            </w:pPr>
            <w:r w:rsidRPr="001E3A5C">
              <w:rPr>
                <w:bCs/>
                <w:lang w:val="it-IT"/>
              </w:rPr>
              <w:t>Numer</w:t>
            </w:r>
            <w:r w:rsidR="00967F2F">
              <w:rPr>
                <w:bCs/>
                <w:lang w:val="it-IT"/>
              </w:rPr>
              <w:t>o</w:t>
            </w:r>
            <w:r w:rsidRPr="001E3A5C">
              <w:rPr>
                <w:bCs/>
                <w:lang w:val="it-IT"/>
              </w:rPr>
              <w:t xml:space="preserve"> </w:t>
            </w:r>
            <w:r w:rsidR="002271F6" w:rsidRPr="001E3A5C">
              <w:rPr>
                <w:bCs/>
                <w:lang w:val="it-IT"/>
              </w:rPr>
              <w:t xml:space="preserve">e </w:t>
            </w:r>
            <w:r w:rsidR="001E3A5C" w:rsidRPr="001E3A5C">
              <w:rPr>
                <w:bCs/>
                <w:lang w:val="it-IT"/>
              </w:rPr>
              <w:t>u</w:t>
            </w:r>
            <w:r w:rsidR="001E3A5C">
              <w:rPr>
                <w:bCs/>
                <w:lang w:val="it-IT"/>
              </w:rPr>
              <w:t xml:space="preserve">nità di misura (e.g. </w:t>
            </w:r>
            <w:r w:rsidR="004A06D1">
              <w:rPr>
                <w:bCs/>
                <w:lang w:val="it-IT"/>
              </w:rPr>
              <w:t>24h)</w:t>
            </w:r>
          </w:p>
        </w:tc>
        <w:tc>
          <w:tcPr>
            <w:tcW w:w="963" w:type="dxa"/>
          </w:tcPr>
          <w:p w14:paraId="4D765287" w14:textId="2B07E603" w:rsidR="002F5204" w:rsidRPr="00FF55DF" w:rsidRDefault="002F5204" w:rsidP="002F5204">
            <w:pPr>
              <w:rPr>
                <w:bCs/>
                <w:lang w:val="it-IT"/>
              </w:rPr>
            </w:pPr>
          </w:p>
        </w:tc>
        <w:tc>
          <w:tcPr>
            <w:tcW w:w="963" w:type="dxa"/>
          </w:tcPr>
          <w:p w14:paraId="4F48E95F" w14:textId="6AFA9A8C" w:rsidR="002F5204" w:rsidRPr="001E3A5C" w:rsidRDefault="002F5204" w:rsidP="002F5204">
            <w:pPr>
              <w:rPr>
                <w:lang w:val="it-IT"/>
              </w:rPr>
            </w:pPr>
          </w:p>
        </w:tc>
        <w:tc>
          <w:tcPr>
            <w:tcW w:w="963" w:type="dxa"/>
          </w:tcPr>
          <w:p w14:paraId="3B2DC3AB" w14:textId="0405BB99" w:rsidR="002F5204" w:rsidRPr="00FF55DF" w:rsidRDefault="002F5204" w:rsidP="002F5204">
            <w:pPr>
              <w:rPr>
                <w:bCs/>
                <w:lang w:val="it-IT"/>
              </w:rPr>
            </w:pPr>
          </w:p>
        </w:tc>
      </w:tr>
      <w:tr w:rsidR="002F5204" w:rsidRPr="004D0819" w14:paraId="43354710" w14:textId="77777777" w:rsidTr="00CA5128">
        <w:trPr>
          <w:trHeight w:val="986"/>
        </w:trPr>
        <w:tc>
          <w:tcPr>
            <w:tcW w:w="962" w:type="dxa"/>
            <w:hideMark/>
          </w:tcPr>
          <w:p w14:paraId="6ABC0266" w14:textId="77777777" w:rsidR="002F5204" w:rsidRPr="00FF55DF" w:rsidRDefault="002F5204" w:rsidP="002F5204">
            <w:pPr>
              <w:rPr>
                <w:bCs/>
              </w:rPr>
            </w:pPr>
            <w:r w:rsidRPr="00FF55DF">
              <w:rPr>
                <w:bCs/>
              </w:rPr>
              <w:t>C5</w:t>
            </w:r>
          </w:p>
        </w:tc>
        <w:tc>
          <w:tcPr>
            <w:tcW w:w="963" w:type="dxa"/>
            <w:hideMark/>
          </w:tcPr>
          <w:p w14:paraId="49B4FADD" w14:textId="162560EB" w:rsidR="002F5204" w:rsidRPr="00FF55DF" w:rsidRDefault="00463DBE" w:rsidP="002F5204">
            <w:pPr>
              <w:rPr>
                <w:bCs/>
              </w:rPr>
            </w:pPr>
            <w:r>
              <w:rPr>
                <w:bCs/>
              </w:rPr>
              <w:t xml:space="preserve">Lead </w:t>
            </w:r>
          </w:p>
        </w:tc>
        <w:tc>
          <w:tcPr>
            <w:tcW w:w="963" w:type="dxa"/>
            <w:hideMark/>
          </w:tcPr>
          <w:p w14:paraId="3F08DB22" w14:textId="616B5D7C" w:rsidR="002F5204" w:rsidRPr="00FF55DF" w:rsidRDefault="002F5204" w:rsidP="002F5204">
            <w:pPr>
              <w:rPr>
                <w:bCs/>
              </w:rPr>
            </w:pPr>
            <w:r w:rsidRPr="00174BD0">
              <w:rPr>
                <w:bCs/>
              </w:rPr>
              <w:t>Output da sistema</w:t>
            </w:r>
          </w:p>
        </w:tc>
        <w:tc>
          <w:tcPr>
            <w:tcW w:w="963" w:type="dxa"/>
            <w:hideMark/>
          </w:tcPr>
          <w:p w14:paraId="51CB81F0" w14:textId="77777777" w:rsidR="002F5204" w:rsidRPr="00FF55DF" w:rsidRDefault="002F5204" w:rsidP="002F5204">
            <w:pPr>
              <w:rPr>
                <w:bCs/>
              </w:rPr>
            </w:pPr>
            <w:r w:rsidRPr="00FF55DF">
              <w:rPr>
                <w:bCs/>
              </w:rPr>
              <w:t>No</w:t>
            </w:r>
          </w:p>
        </w:tc>
        <w:tc>
          <w:tcPr>
            <w:tcW w:w="963" w:type="dxa"/>
            <w:hideMark/>
          </w:tcPr>
          <w:p w14:paraId="0744C52F" w14:textId="77777777" w:rsidR="002F5204" w:rsidRPr="00FF55DF" w:rsidRDefault="002F5204" w:rsidP="002F5204">
            <w:pPr>
              <w:rPr>
                <w:bCs/>
              </w:rPr>
            </w:pPr>
            <w:r w:rsidRPr="00FF55DF">
              <w:rPr>
                <w:bCs/>
              </w:rPr>
              <w:t>Sì</w:t>
            </w:r>
          </w:p>
        </w:tc>
        <w:tc>
          <w:tcPr>
            <w:tcW w:w="962" w:type="dxa"/>
            <w:hideMark/>
          </w:tcPr>
          <w:p w14:paraId="744D4C40" w14:textId="77777777" w:rsidR="002F5204" w:rsidRPr="00FF55DF" w:rsidRDefault="002F5204" w:rsidP="002F5204">
            <w:pPr>
              <w:rPr>
                <w:bCs/>
              </w:rPr>
            </w:pPr>
            <w:r w:rsidRPr="00FF55DF">
              <w:rPr>
                <w:bCs/>
              </w:rPr>
              <w:t>Lista valori</w:t>
            </w:r>
          </w:p>
        </w:tc>
        <w:tc>
          <w:tcPr>
            <w:tcW w:w="963" w:type="dxa"/>
            <w:hideMark/>
          </w:tcPr>
          <w:p w14:paraId="54732B95" w14:textId="713DCA00" w:rsidR="002F5204" w:rsidRPr="00FF55DF" w:rsidRDefault="002F5204" w:rsidP="002F5204">
            <w:pPr>
              <w:rPr>
                <w:bCs/>
                <w:lang w:val="it-IT"/>
              </w:rPr>
            </w:pPr>
            <w:r w:rsidRPr="00FF55DF">
              <w:rPr>
                <w:bCs/>
                <w:lang w:val="it-IT"/>
              </w:rPr>
              <w:t>Da configurazione (“Classificazione di lead per flusso.”)</w:t>
            </w:r>
          </w:p>
        </w:tc>
        <w:tc>
          <w:tcPr>
            <w:tcW w:w="963" w:type="dxa"/>
          </w:tcPr>
          <w:p w14:paraId="615BE88A" w14:textId="41366202" w:rsidR="002F5204" w:rsidRPr="00FF55DF" w:rsidRDefault="002F5204" w:rsidP="002F5204">
            <w:pPr>
              <w:rPr>
                <w:bCs/>
                <w:lang w:val="it-IT"/>
              </w:rPr>
            </w:pPr>
          </w:p>
        </w:tc>
        <w:tc>
          <w:tcPr>
            <w:tcW w:w="963" w:type="dxa"/>
          </w:tcPr>
          <w:p w14:paraId="1DF4E82D" w14:textId="1C609B66" w:rsidR="002F5204" w:rsidRPr="00574BC8" w:rsidRDefault="002F5204" w:rsidP="002F5204">
            <w:pPr>
              <w:rPr>
                <w:bCs/>
                <w:lang w:val="it-IT"/>
              </w:rPr>
            </w:pPr>
          </w:p>
        </w:tc>
        <w:tc>
          <w:tcPr>
            <w:tcW w:w="963" w:type="dxa"/>
          </w:tcPr>
          <w:p w14:paraId="577BCB5B" w14:textId="690FC0B4" w:rsidR="002F5204" w:rsidRPr="00FF55DF" w:rsidRDefault="002F5204" w:rsidP="002F5204">
            <w:pPr>
              <w:rPr>
                <w:bCs/>
                <w:lang w:val="it-IT"/>
              </w:rPr>
            </w:pPr>
          </w:p>
        </w:tc>
      </w:tr>
      <w:tr w:rsidR="002F5204" w:rsidRPr="004D0819" w14:paraId="54018F47" w14:textId="77777777" w:rsidTr="00CA5128">
        <w:trPr>
          <w:trHeight w:val="986"/>
        </w:trPr>
        <w:tc>
          <w:tcPr>
            <w:tcW w:w="962" w:type="dxa"/>
            <w:hideMark/>
          </w:tcPr>
          <w:p w14:paraId="67EEC753" w14:textId="4851BB3F" w:rsidR="002F5204" w:rsidRPr="00FF55DF" w:rsidRDefault="002F5204" w:rsidP="002F5204">
            <w:pPr>
              <w:rPr>
                <w:bCs/>
              </w:rPr>
            </w:pPr>
            <w:r w:rsidRPr="00FF55DF">
              <w:rPr>
                <w:bCs/>
              </w:rPr>
              <w:t>C</w:t>
            </w:r>
            <w:r w:rsidR="00463DBE">
              <w:rPr>
                <w:bCs/>
              </w:rPr>
              <w:t>6</w:t>
            </w:r>
          </w:p>
        </w:tc>
        <w:tc>
          <w:tcPr>
            <w:tcW w:w="963" w:type="dxa"/>
            <w:hideMark/>
          </w:tcPr>
          <w:p w14:paraId="4E61A4BA" w14:textId="77777777" w:rsidR="002F5204" w:rsidRPr="00FF55DF" w:rsidRDefault="002F5204" w:rsidP="002F5204">
            <w:pPr>
              <w:rPr>
                <w:bCs/>
              </w:rPr>
            </w:pPr>
            <w:r w:rsidRPr="00FF55DF">
              <w:rPr>
                <w:bCs/>
              </w:rPr>
              <w:t>In carico a</w:t>
            </w:r>
          </w:p>
        </w:tc>
        <w:tc>
          <w:tcPr>
            <w:tcW w:w="963" w:type="dxa"/>
            <w:hideMark/>
          </w:tcPr>
          <w:p w14:paraId="12F94ACA" w14:textId="62011A68" w:rsidR="002F5204" w:rsidRPr="00FF55DF" w:rsidRDefault="002F5204" w:rsidP="002F5204">
            <w:pPr>
              <w:rPr>
                <w:bCs/>
              </w:rPr>
            </w:pPr>
            <w:r w:rsidRPr="00174BD0">
              <w:rPr>
                <w:bCs/>
              </w:rPr>
              <w:t>Output da sistema</w:t>
            </w:r>
          </w:p>
        </w:tc>
        <w:tc>
          <w:tcPr>
            <w:tcW w:w="963" w:type="dxa"/>
            <w:hideMark/>
          </w:tcPr>
          <w:p w14:paraId="00B6EB59" w14:textId="77777777" w:rsidR="002F5204" w:rsidRPr="00FF55DF" w:rsidRDefault="002F5204" w:rsidP="002F5204">
            <w:pPr>
              <w:rPr>
                <w:bCs/>
              </w:rPr>
            </w:pPr>
            <w:r w:rsidRPr="00FF55DF">
              <w:rPr>
                <w:bCs/>
              </w:rPr>
              <w:t>No</w:t>
            </w:r>
          </w:p>
        </w:tc>
        <w:tc>
          <w:tcPr>
            <w:tcW w:w="963" w:type="dxa"/>
            <w:hideMark/>
          </w:tcPr>
          <w:p w14:paraId="046F5F25" w14:textId="11754D5A" w:rsidR="002F5204" w:rsidRPr="00FF55DF" w:rsidRDefault="007D3CDD" w:rsidP="002F5204">
            <w:pPr>
              <w:rPr>
                <w:bCs/>
              </w:rPr>
            </w:pPr>
            <w:r>
              <w:rPr>
                <w:bCs/>
              </w:rPr>
              <w:t>No</w:t>
            </w:r>
          </w:p>
        </w:tc>
        <w:tc>
          <w:tcPr>
            <w:tcW w:w="962" w:type="dxa"/>
            <w:hideMark/>
          </w:tcPr>
          <w:p w14:paraId="3FA1CF8E" w14:textId="77777777" w:rsidR="002F5204" w:rsidRPr="00FF55DF" w:rsidRDefault="002F5204" w:rsidP="002F5204">
            <w:pPr>
              <w:rPr>
                <w:bCs/>
              </w:rPr>
            </w:pPr>
            <w:r w:rsidRPr="00FF55DF">
              <w:rPr>
                <w:bCs/>
              </w:rPr>
              <w:t>Alfabetici</w:t>
            </w:r>
          </w:p>
        </w:tc>
        <w:tc>
          <w:tcPr>
            <w:tcW w:w="963" w:type="dxa"/>
            <w:hideMark/>
          </w:tcPr>
          <w:p w14:paraId="3DA45A01" w14:textId="61A0F96F" w:rsidR="002F5204" w:rsidRPr="00FF55DF" w:rsidRDefault="002F5204" w:rsidP="002F5204">
            <w:pPr>
              <w:rPr>
                <w:bCs/>
                <w:lang w:val="it-IT"/>
              </w:rPr>
            </w:pPr>
            <w:r w:rsidRPr="00FF55DF">
              <w:rPr>
                <w:bCs/>
                <w:lang w:val="it-IT"/>
              </w:rPr>
              <w:t>Nome e Cognome gestore</w:t>
            </w:r>
            <w:r w:rsidR="007D3CDD">
              <w:rPr>
                <w:bCs/>
                <w:lang w:val="it-IT"/>
              </w:rPr>
              <w:t>,</w:t>
            </w:r>
            <w:r w:rsidRPr="00FF55DF">
              <w:rPr>
                <w:bCs/>
                <w:lang w:val="it-IT"/>
              </w:rPr>
              <w:t xml:space="preserve"> </w:t>
            </w:r>
            <w:r w:rsidR="007D3CDD">
              <w:rPr>
                <w:bCs/>
                <w:lang w:val="it-IT"/>
              </w:rPr>
              <w:t>altrimenti</w:t>
            </w:r>
            <w:r w:rsidRPr="00FF55DF">
              <w:rPr>
                <w:bCs/>
                <w:lang w:val="it-IT"/>
              </w:rPr>
              <w:t xml:space="preserve"> vuoto</w:t>
            </w:r>
          </w:p>
        </w:tc>
        <w:tc>
          <w:tcPr>
            <w:tcW w:w="963" w:type="dxa"/>
          </w:tcPr>
          <w:p w14:paraId="651DA3AA" w14:textId="01781705" w:rsidR="002F5204" w:rsidRPr="00FF55DF" w:rsidRDefault="002F5204" w:rsidP="002F5204">
            <w:pPr>
              <w:rPr>
                <w:bCs/>
                <w:lang w:val="it-IT"/>
              </w:rPr>
            </w:pPr>
          </w:p>
        </w:tc>
        <w:tc>
          <w:tcPr>
            <w:tcW w:w="963" w:type="dxa"/>
          </w:tcPr>
          <w:p w14:paraId="3D1C9FA7" w14:textId="525E29D8" w:rsidR="002F5204" w:rsidRPr="00360AD4" w:rsidRDefault="002F5204" w:rsidP="002F5204">
            <w:pPr>
              <w:rPr>
                <w:bCs/>
                <w:lang w:val="it-IT"/>
              </w:rPr>
            </w:pPr>
          </w:p>
        </w:tc>
        <w:tc>
          <w:tcPr>
            <w:tcW w:w="963" w:type="dxa"/>
          </w:tcPr>
          <w:p w14:paraId="0E259CEB" w14:textId="6F88136D" w:rsidR="002F5204" w:rsidRPr="00FF55DF" w:rsidRDefault="002F5204" w:rsidP="002F5204">
            <w:pPr>
              <w:rPr>
                <w:bCs/>
                <w:lang w:val="it-IT"/>
              </w:rPr>
            </w:pPr>
          </w:p>
        </w:tc>
      </w:tr>
    </w:tbl>
    <w:p w14:paraId="00D32743" w14:textId="77777777" w:rsidR="00C57629" w:rsidRDefault="00C57629" w:rsidP="004D3480">
      <w:pPr>
        <w:rPr>
          <w:bCs/>
          <w:lang w:val="it-IT"/>
        </w:rPr>
      </w:pPr>
    </w:p>
    <w:p w14:paraId="33F9D376" w14:textId="77777777" w:rsidR="00D768F6" w:rsidRDefault="00D768F6" w:rsidP="004D3480">
      <w:pPr>
        <w:rPr>
          <w:bCs/>
          <w:lang w:val="it-IT"/>
        </w:rPr>
      </w:pPr>
    </w:p>
    <w:p w14:paraId="2934F1BF" w14:textId="77777777" w:rsidR="00D768F6" w:rsidRDefault="00D768F6" w:rsidP="004D3480">
      <w:pPr>
        <w:rPr>
          <w:bCs/>
          <w:lang w:val="it-IT"/>
        </w:rPr>
      </w:pPr>
    </w:p>
    <w:p w14:paraId="64D28EB8" w14:textId="77777777" w:rsidR="00154F61" w:rsidRDefault="00154F61" w:rsidP="004D3480">
      <w:pPr>
        <w:rPr>
          <w:bCs/>
          <w:lang w:val="it-IT"/>
        </w:rPr>
      </w:pPr>
    </w:p>
    <w:p w14:paraId="0C29C461" w14:textId="77777777" w:rsidR="00154F61" w:rsidRDefault="00154F61" w:rsidP="004D3480">
      <w:pPr>
        <w:rPr>
          <w:bCs/>
          <w:lang w:val="it-IT"/>
        </w:rPr>
      </w:pPr>
    </w:p>
    <w:p w14:paraId="24DD98EC" w14:textId="77777777" w:rsidR="00154F61" w:rsidRDefault="00154F61" w:rsidP="004D3480">
      <w:pPr>
        <w:rPr>
          <w:bCs/>
          <w:lang w:val="it-IT"/>
        </w:rPr>
      </w:pPr>
    </w:p>
    <w:p w14:paraId="5D43C7C8" w14:textId="77777777" w:rsidR="00154F61" w:rsidRDefault="00154F61" w:rsidP="004D3480">
      <w:pPr>
        <w:rPr>
          <w:bCs/>
          <w:lang w:val="it-IT"/>
        </w:rPr>
      </w:pPr>
    </w:p>
    <w:p w14:paraId="52A74E7E" w14:textId="77777777" w:rsidR="00154F61" w:rsidRDefault="00154F61" w:rsidP="004D3480">
      <w:pPr>
        <w:rPr>
          <w:bCs/>
          <w:lang w:val="it-IT"/>
        </w:rPr>
      </w:pPr>
    </w:p>
    <w:p w14:paraId="2C7F3EF5" w14:textId="77777777" w:rsidR="00154F61" w:rsidRDefault="00154F61" w:rsidP="004D3480">
      <w:pPr>
        <w:rPr>
          <w:bCs/>
          <w:lang w:val="it-IT"/>
        </w:rPr>
      </w:pPr>
    </w:p>
    <w:p w14:paraId="79868143" w14:textId="77777777" w:rsidR="00154F61" w:rsidRDefault="00154F61" w:rsidP="004D3480">
      <w:pPr>
        <w:rPr>
          <w:bCs/>
          <w:lang w:val="it-IT"/>
        </w:rPr>
      </w:pPr>
    </w:p>
    <w:p w14:paraId="26D8BD7D" w14:textId="77777777" w:rsidR="00154F61" w:rsidRDefault="00154F61" w:rsidP="004D3480">
      <w:pPr>
        <w:rPr>
          <w:bCs/>
          <w:lang w:val="it-IT"/>
        </w:rPr>
      </w:pPr>
    </w:p>
    <w:p w14:paraId="29DE72BF" w14:textId="77777777" w:rsidR="00154F61" w:rsidRDefault="00154F61" w:rsidP="004D3480">
      <w:pPr>
        <w:rPr>
          <w:bCs/>
          <w:lang w:val="it-IT"/>
        </w:rPr>
      </w:pPr>
    </w:p>
    <w:p w14:paraId="557D97DC" w14:textId="77777777" w:rsidR="00154F61" w:rsidRDefault="00154F61" w:rsidP="004D3480">
      <w:pPr>
        <w:rPr>
          <w:bCs/>
          <w:lang w:val="it-IT"/>
        </w:rPr>
      </w:pPr>
    </w:p>
    <w:p w14:paraId="6FCBB9A5" w14:textId="77777777" w:rsidR="00154F61" w:rsidRDefault="00154F61" w:rsidP="004D3480">
      <w:pPr>
        <w:rPr>
          <w:bCs/>
          <w:lang w:val="it-IT"/>
        </w:rPr>
      </w:pPr>
    </w:p>
    <w:p w14:paraId="73099E99" w14:textId="77777777" w:rsidR="00154F61" w:rsidRDefault="00154F61" w:rsidP="004D3480">
      <w:pPr>
        <w:rPr>
          <w:bCs/>
          <w:lang w:val="it-IT"/>
        </w:rPr>
      </w:pPr>
    </w:p>
    <w:p w14:paraId="6E385941" w14:textId="77777777" w:rsidR="00154F61" w:rsidRDefault="00154F61" w:rsidP="004D3480">
      <w:pPr>
        <w:rPr>
          <w:bCs/>
          <w:lang w:val="it-IT"/>
        </w:rPr>
      </w:pPr>
    </w:p>
    <w:p w14:paraId="0EF44D2B" w14:textId="77777777" w:rsidR="00154F61" w:rsidRDefault="00154F61" w:rsidP="004D3480">
      <w:pPr>
        <w:rPr>
          <w:bCs/>
          <w:lang w:val="it-IT"/>
        </w:rPr>
      </w:pPr>
    </w:p>
    <w:p w14:paraId="6D3C02B0" w14:textId="592D2B6C" w:rsidR="00154F61" w:rsidRDefault="00154F61" w:rsidP="004D3480">
      <w:pPr>
        <w:rPr>
          <w:bCs/>
          <w:lang w:val="it-IT"/>
        </w:rPr>
      </w:pPr>
    </w:p>
    <w:p w14:paraId="39823A3A" w14:textId="0E0352FC" w:rsidR="00154F61" w:rsidRDefault="00154F61" w:rsidP="004D3480">
      <w:pPr>
        <w:rPr>
          <w:bCs/>
          <w:lang w:val="it-IT"/>
        </w:rPr>
      </w:pPr>
    </w:p>
    <w:p w14:paraId="60E84D40" w14:textId="616B3494" w:rsidR="00D768F6" w:rsidRPr="00C57629" w:rsidRDefault="00D768F6" w:rsidP="004D3480">
      <w:pPr>
        <w:rPr>
          <w:bCs/>
          <w:lang w:val="it-IT"/>
        </w:rPr>
      </w:pPr>
    </w:p>
    <w:p w14:paraId="6E29F57A" w14:textId="1899866E" w:rsidR="001364FC" w:rsidRPr="001364FC" w:rsidRDefault="001364FC" w:rsidP="004D3480">
      <w:pPr>
        <w:rPr>
          <w:lang w:val="it-IT"/>
        </w:rPr>
      </w:pPr>
    </w:p>
    <w:p w14:paraId="07064FCE" w14:textId="017EB4E7" w:rsidR="009B7C90" w:rsidRDefault="000E34D6">
      <w:pPr>
        <w:pStyle w:val="Heading2"/>
        <w:pPrChange w:id="1217" w:author="Castelli, Alessandro" w:date="2025-11-29T13:04:00Z" w16du:dateUtc="2025-11-29T12:04:00Z">
          <w:pPr>
            <w:pStyle w:val="Heading3"/>
            <w:ind w:left="600"/>
          </w:pPr>
        </w:pPrChange>
      </w:pPr>
      <w:bookmarkStart w:id="1218" w:name="_Ref211866753"/>
      <w:bookmarkStart w:id="1219" w:name="_Toc300536190"/>
      <w:r>
        <w:t>Vista lead</w:t>
      </w:r>
      <w:bookmarkEnd w:id="1218"/>
      <w:r>
        <w:t xml:space="preserve"> </w:t>
      </w:r>
      <w:r w:rsidR="00AD47C0">
        <w:t>e suggerimenti</w:t>
      </w:r>
      <w:bookmarkEnd w:id="1219"/>
      <w:r>
        <w:t xml:space="preserve"> </w:t>
      </w:r>
    </w:p>
    <w:p w14:paraId="6F032701" w14:textId="1DA885D5" w:rsidR="006E58D9" w:rsidRDefault="0094270A" w:rsidP="006E58D9">
      <w:ins w:id="1220" w:author="Castelli, Alessandro" w:date="2025-11-29T13:07:00Z" w16du:dateUtc="2025-11-29T12:07:00Z">
        <w:r w:rsidRPr="0094270A">
          <w:rPr>
            <w:noProof/>
            <w:lang w:val="it-IT"/>
          </w:rPr>
          <w:drawing>
            <wp:anchor distT="0" distB="0" distL="114300" distR="114300" simplePos="0" relativeHeight="251658274" behindDoc="0" locked="0" layoutInCell="1" allowOverlap="1" wp14:anchorId="281F0803" wp14:editId="7DBFB7D4">
              <wp:simplePos x="0" y="0"/>
              <wp:positionH relativeFrom="margin">
                <wp:posOffset>914400</wp:posOffset>
              </wp:positionH>
              <wp:positionV relativeFrom="paragraph">
                <wp:posOffset>317500</wp:posOffset>
              </wp:positionV>
              <wp:extent cx="4175125" cy="4552950"/>
              <wp:effectExtent l="0" t="0" r="0" b="0"/>
              <wp:wrapTopAndBottom/>
              <wp:docPr id="2037031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31925" name="Picture 1"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4175125" cy="4552950"/>
                      </a:xfrm>
                      <a:prstGeom prst="rect">
                        <a:avLst/>
                      </a:prstGeom>
                    </pic:spPr>
                  </pic:pic>
                </a:graphicData>
              </a:graphic>
              <wp14:sizeRelH relativeFrom="margin">
                <wp14:pctWidth>0</wp14:pctWidth>
              </wp14:sizeRelH>
              <wp14:sizeRelV relativeFrom="margin">
                <wp14:pctHeight>0</wp14:pctHeight>
              </wp14:sizeRelV>
            </wp:anchor>
          </w:drawing>
        </w:r>
      </w:ins>
      <w:ins w:id="1221" w:author="Castelli, Alessandro" w:date="2025-11-29T13:08:00Z" w16du:dateUtc="2025-11-29T12:08:00Z">
        <w:r>
          <w:rPr>
            <w:lang w:val="it-IT"/>
          </w:rPr>
          <w:softHyphen/>
        </w:r>
      </w:ins>
    </w:p>
    <w:p w14:paraId="2A577FE6" w14:textId="5BB31E9B" w:rsidR="004B7469" w:rsidRDefault="004B7469" w:rsidP="004B7469">
      <w:pPr>
        <w:keepNext/>
      </w:pPr>
    </w:p>
    <w:p w14:paraId="1516D31F" w14:textId="040E173F" w:rsidR="00D6623D" w:rsidRPr="005E388A" w:rsidRDefault="00154F61" w:rsidP="00D6623D">
      <w:pPr>
        <w:rPr>
          <w:lang w:val="it-IT"/>
        </w:rPr>
      </w:pPr>
      <w:r>
        <w:rPr>
          <w:noProof/>
        </w:rPr>
        <mc:AlternateContent>
          <mc:Choice Requires="wps">
            <w:drawing>
              <wp:anchor distT="0" distB="0" distL="114300" distR="114300" simplePos="0" relativeHeight="251658240" behindDoc="0" locked="0" layoutInCell="1" allowOverlap="1" wp14:anchorId="4C062BDB" wp14:editId="4E5035EB">
                <wp:simplePos x="0" y="0"/>
                <wp:positionH relativeFrom="column">
                  <wp:posOffset>1550035</wp:posOffset>
                </wp:positionH>
                <wp:positionV relativeFrom="paragraph">
                  <wp:posOffset>4404360</wp:posOffset>
                </wp:positionV>
                <wp:extent cx="3074035" cy="635"/>
                <wp:effectExtent l="0" t="0" r="0" b="0"/>
                <wp:wrapNone/>
                <wp:docPr id="796431568" name="Text Box 1"/>
                <wp:cNvGraphicFramePr/>
                <a:graphic xmlns:a="http://schemas.openxmlformats.org/drawingml/2006/main">
                  <a:graphicData uri="http://schemas.microsoft.com/office/word/2010/wordprocessingShape">
                    <wps:wsp>
                      <wps:cNvSpPr txBox="1"/>
                      <wps:spPr>
                        <a:xfrm>
                          <a:off x="0" y="0"/>
                          <a:ext cx="3074035" cy="635"/>
                        </a:xfrm>
                        <a:prstGeom prst="rect">
                          <a:avLst/>
                        </a:prstGeom>
                        <a:solidFill>
                          <a:prstClr val="white"/>
                        </a:solidFill>
                        <a:ln>
                          <a:noFill/>
                        </a:ln>
                      </wps:spPr>
                      <wps:txbx>
                        <w:txbxContent>
                          <w:p w14:paraId="574EE648" w14:textId="36824184" w:rsidR="00242A2F" w:rsidRPr="00786A4E" w:rsidRDefault="00242A2F" w:rsidP="00132D22">
                            <w:pPr>
                              <w:pStyle w:val="Caption"/>
                              <w:jc w:val="center"/>
                              <w:rPr>
                                <w:noProof/>
                                <w:szCs w:val="22"/>
                              </w:rPr>
                            </w:pPr>
                            <w:r>
                              <w:t>Figur</w:t>
                            </w:r>
                            <w:r w:rsidR="00CF3A00">
                              <w:t>a</w:t>
                            </w:r>
                            <w:r>
                              <w:t xml:space="preserve"> </w:t>
                            </w:r>
                            <w:r w:rsidR="008C72C9">
                              <w:t>8</w:t>
                            </w:r>
                            <w:r>
                              <w:t xml:space="preserve"> </w:t>
                            </w:r>
                            <w:r w:rsidR="00F23AC9">
                              <w:t>–</w:t>
                            </w:r>
                            <w:r>
                              <w:t xml:space="preserve"> </w:t>
                            </w:r>
                            <w:hyperlink r:id="rId38" w:history="1">
                              <w:r w:rsidR="00F23AC9" w:rsidRPr="00F92641">
                                <w:rPr>
                                  <w:rStyle w:val="Hyperlink"/>
                                </w:rPr>
                                <w:t>Vista lead clienti</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062BDB" id="_x0000_s1031" type="#_x0000_t202" style="position:absolute;margin-left:122.05pt;margin-top:346.8pt;width:242.05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" stroked="f">
                <v:textbox style="mso-fit-shape-to-text:t" inset="0,0,0,0">
                  <w:txbxContent>
                    <w:p w14:paraId="574EE648" w14:textId="36824184" w:rsidR="00242A2F" w:rsidRPr="00786A4E" w:rsidRDefault="00242A2F" w:rsidP="00132D22">
                      <w:pPr>
                        <w:pStyle w:val="Caption"/>
                        <w:jc w:val="center"/>
                        <w:rPr>
                          <w:noProof/>
                          <w:szCs w:val="22"/>
                        </w:rPr>
                      </w:pPr>
                      <w:r>
                        <w:t>Figur</w:t>
                      </w:r>
                      <w:r w:rsidR="00CF3A00">
                        <w:t>a</w:t>
                      </w:r>
                      <w:r>
                        <w:t xml:space="preserve"> </w:t>
                      </w:r>
                      <w:r w:rsidR="008C72C9">
                        <w:t>8</w:t>
                      </w:r>
                      <w:r>
                        <w:t xml:space="preserve"> </w:t>
                      </w:r>
                      <w:r w:rsidR="00F23AC9">
                        <w:t>–</w:t>
                      </w:r>
                      <w:r>
                        <w:t xml:space="preserve"> </w:t>
                      </w:r>
                      <w:hyperlink r:id="rId40" w:history="1">
                        <w:r w:rsidR="00F23AC9" w:rsidRPr="00F92641">
                          <w:rPr>
                            <w:rStyle w:val="Hyperlink"/>
                          </w:rPr>
                          <w:t>Vista lead clienti</w:t>
                        </w:r>
                      </w:hyperlink>
                    </w:p>
                  </w:txbxContent>
                </v:textbox>
              </v:shape>
            </w:pict>
          </mc:Fallback>
        </mc:AlternateContent>
      </w:r>
      <w:del w:id="1222" w:author="Castelli, Alessandro" w:date="2025-11-29T13:07:00Z" w16du:dateUtc="2025-11-29T12:07:00Z">
        <w:r w:rsidRPr="00154F61" w:rsidDel="0094270A">
          <w:rPr>
            <w:noProof/>
            <w:lang w:val="it-IT"/>
          </w:rPr>
          <w:drawing>
            <wp:anchor distT="0" distB="0" distL="114300" distR="114300" simplePos="0" relativeHeight="251658260" behindDoc="0" locked="0" layoutInCell="1" allowOverlap="1" wp14:anchorId="1A9C33B7" wp14:editId="5E781EF8">
              <wp:simplePos x="0" y="0"/>
              <wp:positionH relativeFrom="margin">
                <wp:align>center</wp:align>
              </wp:positionH>
              <wp:positionV relativeFrom="paragraph">
                <wp:posOffset>3175</wp:posOffset>
              </wp:positionV>
              <wp:extent cx="3968954" cy="4311872"/>
              <wp:effectExtent l="0" t="0" r="0" b="0"/>
              <wp:wrapTopAndBottom/>
              <wp:docPr id="766007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07322" name="Picture 1"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968954" cy="4311872"/>
                      </a:xfrm>
                      <a:prstGeom prst="rect">
                        <a:avLst/>
                      </a:prstGeom>
                    </pic:spPr>
                  </pic:pic>
                </a:graphicData>
              </a:graphic>
            </wp:anchor>
          </w:drawing>
        </w:r>
      </w:del>
    </w:p>
    <w:p w14:paraId="12C68B28" w14:textId="62CED0A1" w:rsidR="00736DC8" w:rsidRDefault="00E82242" w:rsidP="00736DC8">
      <w:pPr>
        <w:keepNext/>
      </w:pPr>
      <w:ins w:id="1223" w:author="Castelli, Alessandro" w:date="2025-11-29T13:08:00Z" w16du:dateUtc="2025-11-29T12:08:00Z">
        <w:r w:rsidRPr="00E82242">
          <w:rPr>
            <w:noProof/>
          </w:rPr>
          <w:lastRenderedPageBreak/>
          <w:drawing>
            <wp:anchor distT="0" distB="0" distL="114300" distR="114300" simplePos="0" relativeHeight="251658275" behindDoc="0" locked="0" layoutInCell="1" allowOverlap="1" wp14:anchorId="33269651" wp14:editId="1B4CF26F">
              <wp:simplePos x="0" y="0"/>
              <wp:positionH relativeFrom="margin">
                <wp:posOffset>1203960</wp:posOffset>
              </wp:positionH>
              <wp:positionV relativeFrom="paragraph">
                <wp:posOffset>0</wp:posOffset>
              </wp:positionV>
              <wp:extent cx="3617595" cy="3981630"/>
              <wp:effectExtent l="0" t="0" r="1905" b="0"/>
              <wp:wrapTopAndBottom/>
              <wp:docPr id="2026183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83406" name="Picture 1"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617595" cy="3981630"/>
                      </a:xfrm>
                      <a:prstGeom prst="rect">
                        <a:avLst/>
                      </a:prstGeom>
                    </pic:spPr>
                  </pic:pic>
                </a:graphicData>
              </a:graphic>
              <wp14:sizeRelH relativeFrom="margin">
                <wp14:pctWidth>0</wp14:pctWidth>
              </wp14:sizeRelH>
              <wp14:sizeRelV relativeFrom="margin">
                <wp14:pctHeight>0</wp14:pctHeight>
              </wp14:sizeRelV>
            </wp:anchor>
          </w:drawing>
        </w:r>
      </w:ins>
    </w:p>
    <w:p w14:paraId="45E3822C" w14:textId="45CDCDFB" w:rsidR="005E388A" w:rsidRDefault="005E388A" w:rsidP="005E388A">
      <w:pPr>
        <w:pStyle w:val="ListParagraph"/>
        <w:ind w:left="600"/>
        <w:rPr>
          <w:lang w:val="it-IT"/>
        </w:rPr>
      </w:pPr>
    </w:p>
    <w:p w14:paraId="29FF1F6B" w14:textId="0745A516" w:rsidR="005E388A" w:rsidRDefault="0027048F" w:rsidP="005E388A">
      <w:pPr>
        <w:pStyle w:val="ListParagraph"/>
        <w:ind w:left="600"/>
        <w:rPr>
          <w:lang w:val="it-IT"/>
        </w:rPr>
      </w:pPr>
      <w:r>
        <w:rPr>
          <w:noProof/>
        </w:rPr>
        <w:lastRenderedPageBreak/>
        <mc:AlternateContent>
          <mc:Choice Requires="wps">
            <w:drawing>
              <wp:anchor distT="0" distB="0" distL="114300" distR="114300" simplePos="0" relativeHeight="251658241" behindDoc="0" locked="0" layoutInCell="1" allowOverlap="1" wp14:anchorId="596A7BE6" wp14:editId="0B066B87">
                <wp:simplePos x="0" y="0"/>
                <wp:positionH relativeFrom="column">
                  <wp:posOffset>2338705</wp:posOffset>
                </wp:positionH>
                <wp:positionV relativeFrom="paragraph">
                  <wp:posOffset>5008880</wp:posOffset>
                </wp:positionV>
                <wp:extent cx="3053080" cy="635"/>
                <wp:effectExtent l="0" t="0" r="0" b="0"/>
                <wp:wrapNone/>
                <wp:docPr id="907688918" name="Text Box 1"/>
                <wp:cNvGraphicFramePr/>
                <a:graphic xmlns:a="http://schemas.openxmlformats.org/drawingml/2006/main">
                  <a:graphicData uri="http://schemas.microsoft.com/office/word/2010/wordprocessingShape">
                    <wps:wsp>
                      <wps:cNvSpPr txBox="1"/>
                      <wps:spPr>
                        <a:xfrm>
                          <a:off x="0" y="0"/>
                          <a:ext cx="3053080" cy="635"/>
                        </a:xfrm>
                        <a:prstGeom prst="rect">
                          <a:avLst/>
                        </a:prstGeom>
                        <a:solidFill>
                          <a:prstClr val="white"/>
                        </a:solidFill>
                        <a:ln>
                          <a:noFill/>
                        </a:ln>
                      </wps:spPr>
                      <wps:txbx>
                        <w:txbxContent>
                          <w:p w14:paraId="268DE924" w14:textId="6EC4B2A7" w:rsidR="001C6628" w:rsidRPr="00D76B93" w:rsidRDefault="001C6628" w:rsidP="001C6628">
                            <w:pPr>
                              <w:pStyle w:val="Caption"/>
                              <w:rPr>
                                <w:noProof/>
                                <w:szCs w:val="22"/>
                              </w:rPr>
                            </w:pPr>
                            <w:r>
                              <w:t>Figur</w:t>
                            </w:r>
                            <w:r w:rsidR="00CF3A00">
                              <w:t>a</w:t>
                            </w:r>
                            <w:r w:rsidR="00293C42">
                              <w:t xml:space="preserve"> </w:t>
                            </w:r>
                            <w:r w:rsidR="003A570E">
                              <w:t>9</w:t>
                            </w:r>
                            <w:r>
                              <w:t xml:space="preserve"> – </w:t>
                            </w:r>
                            <w:hyperlink r:id="rId43" w:history="1">
                              <w:r w:rsidRPr="00F92641">
                                <w:rPr>
                                  <w:rStyle w:val="Hyperlink"/>
                                </w:rPr>
                                <w:t>Vista lead</w:t>
                              </w:r>
                              <w:r w:rsidR="00927F39" w:rsidRPr="00F92641">
                                <w:rPr>
                                  <w:rStyle w:val="Hyperlink"/>
                                </w:rPr>
                                <w:t xml:space="preserve"> singole</w:t>
                              </w:r>
                            </w:hyperlink>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6A7BE6" id="_x0000_s1032" type="#_x0000_t202" style="position:absolute;left:0;text-align:left;margin-left:184.15pt;margin-top:394.4pt;width:240.4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" stroked="f">
                <v:textbox style="mso-fit-shape-to-text:t" inset="0,0,0,0">
                  <w:txbxContent>
                    <w:p w14:paraId="268DE924" w14:textId="6EC4B2A7" w:rsidR="001C6628" w:rsidRPr="00D76B93" w:rsidRDefault="001C6628" w:rsidP="001C6628">
                      <w:pPr>
                        <w:pStyle w:val="Caption"/>
                        <w:rPr>
                          <w:noProof/>
                          <w:szCs w:val="22"/>
                        </w:rPr>
                      </w:pPr>
                      <w:r>
                        <w:t>Figur</w:t>
                      </w:r>
                      <w:r w:rsidR="00CF3A00">
                        <w:t>a</w:t>
                      </w:r>
                      <w:r w:rsidR="00293C42">
                        <w:t xml:space="preserve"> </w:t>
                      </w:r>
                      <w:r w:rsidR="003A570E">
                        <w:t>9</w:t>
                      </w:r>
                      <w:r>
                        <w:t xml:space="preserve"> – </w:t>
                      </w:r>
                      <w:hyperlink r:id="rId44" w:history="1">
                        <w:r w:rsidRPr="00F92641">
                          <w:rPr>
                            <w:rStyle w:val="Hyperlink"/>
                          </w:rPr>
                          <w:t>Vista lead</w:t>
                        </w:r>
                        <w:r w:rsidR="00927F39" w:rsidRPr="00F92641">
                          <w:rPr>
                            <w:rStyle w:val="Hyperlink"/>
                          </w:rPr>
                          <w:t xml:space="preserve"> singole</w:t>
                        </w:r>
                      </w:hyperlink>
                      <w:r>
                        <w:t xml:space="preserve"> </w:t>
                      </w:r>
                    </w:p>
                  </w:txbxContent>
                </v:textbox>
              </v:shape>
            </w:pict>
          </mc:Fallback>
        </mc:AlternateContent>
      </w:r>
      <w:r w:rsidRPr="0027048F">
        <w:rPr>
          <w:noProof/>
        </w:rPr>
        <w:t xml:space="preserve"> </w:t>
      </w:r>
      <w:del w:id="1224" w:author="Castelli, Alessandro" w:date="2025-11-29T13:08:00Z" w16du:dateUtc="2025-11-29T12:08:00Z">
        <w:r w:rsidRPr="0027048F" w:rsidDel="0094270A">
          <w:rPr>
            <w:noProof/>
            <w:lang w:val="it-IT"/>
          </w:rPr>
          <w:drawing>
            <wp:anchor distT="0" distB="0" distL="114300" distR="114300" simplePos="0" relativeHeight="251658261" behindDoc="0" locked="0" layoutInCell="1" allowOverlap="1" wp14:anchorId="06703BCA" wp14:editId="15DAF245">
              <wp:simplePos x="0" y="0"/>
              <wp:positionH relativeFrom="margin">
                <wp:align>center</wp:align>
              </wp:positionH>
              <wp:positionV relativeFrom="paragraph">
                <wp:posOffset>3175</wp:posOffset>
              </wp:positionV>
              <wp:extent cx="4527550" cy="4959350"/>
              <wp:effectExtent l="0" t="0" r="6350" b="0"/>
              <wp:wrapTopAndBottom/>
              <wp:docPr id="1713397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97387" name="Picture 1" descr="A screenshot of a comput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4527550" cy="4959350"/>
                      </a:xfrm>
                      <a:prstGeom prst="rect">
                        <a:avLst/>
                      </a:prstGeom>
                    </pic:spPr>
                  </pic:pic>
                </a:graphicData>
              </a:graphic>
            </wp:anchor>
          </w:drawing>
        </w:r>
      </w:del>
    </w:p>
    <w:p w14:paraId="3119F7AA" w14:textId="15EF4DBC" w:rsidR="005E388A" w:rsidRDefault="005E388A" w:rsidP="005E388A">
      <w:pPr>
        <w:pStyle w:val="ListParagraph"/>
        <w:ind w:left="600"/>
        <w:rPr>
          <w:lang w:val="it-IT"/>
        </w:rPr>
      </w:pPr>
    </w:p>
    <w:p w14:paraId="2F3FF084" w14:textId="39549BD4" w:rsidR="00995E44" w:rsidRDefault="00995E44" w:rsidP="00995E44">
      <w:pPr>
        <w:pStyle w:val="ListParagraph"/>
        <w:ind w:left="714"/>
        <w:rPr>
          <w:lang w:val="it-IT"/>
        </w:rPr>
      </w:pPr>
    </w:p>
    <w:p w14:paraId="72EFE985" w14:textId="31029358" w:rsidR="008466A5" w:rsidRDefault="00A9248D" w:rsidP="00B5236E">
      <w:pPr>
        <w:pStyle w:val="ListParagraph"/>
        <w:numPr>
          <w:ilvl w:val="0"/>
          <w:numId w:val="15"/>
        </w:numPr>
        <w:ind w:left="714" w:hanging="357"/>
        <w:rPr>
          <w:lang w:val="it-IT"/>
        </w:rPr>
      </w:pPr>
      <w:r w:rsidRPr="000C5E66">
        <w:rPr>
          <w:lang w:val="it-IT"/>
        </w:rPr>
        <w:t>La schermata è accessibile dal menu laterale “</w:t>
      </w:r>
      <w:r w:rsidR="00365E3E">
        <w:rPr>
          <w:lang w:val="it-IT"/>
        </w:rPr>
        <w:t xml:space="preserve">Home - </w:t>
      </w:r>
      <w:r w:rsidRPr="000C5E66">
        <w:rPr>
          <w:lang w:val="it-IT"/>
        </w:rPr>
        <w:t>Gestione Lead”</w:t>
      </w:r>
      <w:r w:rsidR="0062635F">
        <w:rPr>
          <w:lang w:val="it-IT"/>
        </w:rPr>
        <w:t xml:space="preserve">. </w:t>
      </w:r>
    </w:p>
    <w:p w14:paraId="7300B1A8" w14:textId="400106AC" w:rsidR="00A9248D" w:rsidRPr="000C5E66" w:rsidRDefault="0062635F" w:rsidP="00B5236E">
      <w:pPr>
        <w:pStyle w:val="ListParagraph"/>
        <w:numPr>
          <w:ilvl w:val="0"/>
          <w:numId w:val="15"/>
        </w:numPr>
        <w:ind w:left="714" w:hanging="357"/>
        <w:rPr>
          <w:lang w:val="it-IT"/>
        </w:rPr>
      </w:pPr>
      <w:bookmarkStart w:id="1225" w:name="_Hlk211528057"/>
      <w:r>
        <w:rPr>
          <w:lang w:val="it-IT"/>
        </w:rPr>
        <w:t xml:space="preserve">La vista sarà </w:t>
      </w:r>
      <w:r w:rsidR="002E67B2">
        <w:rPr>
          <w:lang w:val="it-IT"/>
        </w:rPr>
        <w:t>filtrabile</w:t>
      </w:r>
      <w:r>
        <w:rPr>
          <w:lang w:val="it-IT"/>
        </w:rPr>
        <w:t xml:space="preserve"> sulla base dei filtri in header impostati dall’utente </w:t>
      </w:r>
      <w:r w:rsidR="002E67B2">
        <w:rPr>
          <w:lang w:val="it-IT"/>
        </w:rPr>
        <w:t>nella cornice di</w:t>
      </w:r>
      <w:r>
        <w:rPr>
          <w:lang w:val="it-IT"/>
        </w:rPr>
        <w:t xml:space="preserve"> FrEE.</w:t>
      </w:r>
      <w:r w:rsidR="002E67B2">
        <w:rPr>
          <w:lang w:val="it-IT"/>
        </w:rPr>
        <w:t xml:space="preserve"> Si rimanda alle linee guida FrEE per ulteriori dettagli</w:t>
      </w:r>
      <w:r w:rsidR="00E379E2">
        <w:rPr>
          <w:lang w:val="it-IT"/>
        </w:rPr>
        <w:t xml:space="preserve"> </w:t>
      </w:r>
      <w:r w:rsidR="00E379E2">
        <w:fldChar w:fldCharType="begin"/>
      </w:r>
      <w:r w:rsidR="00E379E2" w:rsidRPr="00DB14B1">
        <w:rPr>
          <w:lang w:val="it-IT"/>
          <w:rPrChange w:id="1226" w:author="Castelli, Alessandro" w:date="2025-12-02T09:10:00Z" w16du:dateUtc="2025-12-02T08:10:00Z">
            <w:rPr/>
          </w:rPrChange>
        </w:rPr>
        <w:instrText>HYPERLINK "https://www.figma.com/design/pSxAh1oVgzJWdgTso5BUPW/FREE---UX-Guidelines?node-id=1812-38704&amp;p=f&amp;t=UBtaEbulrAgx8TaQ-0"</w:instrText>
      </w:r>
      <w:r w:rsidR="00E379E2">
        <w:fldChar w:fldCharType="separate"/>
      </w:r>
      <w:r w:rsidR="00E379E2" w:rsidRPr="00E379E2">
        <w:rPr>
          <w:rStyle w:val="Hyperlink"/>
          <w:lang w:val="it-IT"/>
        </w:rPr>
        <w:t>FREE - UX Guidelines – Figma</w:t>
      </w:r>
      <w:r w:rsidR="00E379E2">
        <w:fldChar w:fldCharType="end"/>
      </w:r>
      <w:r w:rsidR="002E67B2">
        <w:rPr>
          <w:lang w:val="it-IT"/>
        </w:rPr>
        <w:t>.</w:t>
      </w:r>
      <w:r>
        <w:rPr>
          <w:lang w:val="it-IT"/>
        </w:rPr>
        <w:t xml:space="preserve"> In particolare, </w:t>
      </w:r>
      <w:r w:rsidR="00831AE8">
        <w:rPr>
          <w:lang w:val="it-IT"/>
        </w:rPr>
        <w:t xml:space="preserve">qualora sia impostato il filtro “UO (unità organizzativa) </w:t>
      </w:r>
      <w:r w:rsidR="00A07955">
        <w:rPr>
          <w:lang w:val="it-IT"/>
        </w:rPr>
        <w:t>l’utente</w:t>
      </w:r>
      <w:r w:rsidR="00831AE8">
        <w:rPr>
          <w:lang w:val="it-IT"/>
        </w:rPr>
        <w:t xml:space="preserve"> potrà visualizzare la lista di lead incluse </w:t>
      </w:r>
      <w:r w:rsidR="00186E8F">
        <w:rPr>
          <w:lang w:val="it-IT"/>
        </w:rPr>
        <w:t>quelle</w:t>
      </w:r>
      <w:r w:rsidR="00831AE8">
        <w:rPr>
          <w:lang w:val="it-IT"/>
        </w:rPr>
        <w:t xml:space="preserve"> non appartenenti al proprio portafoglio ma </w:t>
      </w:r>
      <w:r w:rsidR="00A07955">
        <w:rPr>
          <w:lang w:val="it-IT"/>
        </w:rPr>
        <w:t xml:space="preserve">radicate all’interno </w:t>
      </w:r>
      <w:r w:rsidR="0065631D">
        <w:rPr>
          <w:lang w:val="it-IT"/>
        </w:rPr>
        <w:t>dell’unità organizzativa</w:t>
      </w:r>
      <w:r w:rsidR="00A07955">
        <w:rPr>
          <w:lang w:val="it-IT"/>
        </w:rPr>
        <w:t xml:space="preserve"> di riferimento selezionata.</w:t>
      </w:r>
    </w:p>
    <w:p w14:paraId="69700A01" w14:textId="46A77317" w:rsidR="00E62E7B" w:rsidRDefault="00E62E7B" w:rsidP="00B5236E">
      <w:pPr>
        <w:pStyle w:val="ListParagraph"/>
        <w:numPr>
          <w:ilvl w:val="0"/>
          <w:numId w:val="15"/>
        </w:numPr>
        <w:ind w:left="714" w:hanging="357"/>
        <w:rPr>
          <w:lang w:val="it-IT"/>
        </w:rPr>
      </w:pPr>
      <w:r>
        <w:rPr>
          <w:lang w:val="it-IT"/>
        </w:rPr>
        <w:t xml:space="preserve">Prevista la disponibilità di un’azione rapida in pagina, </w:t>
      </w:r>
      <w:r w:rsidR="00B92840">
        <w:rPr>
          <w:lang w:val="it-IT"/>
        </w:rPr>
        <w:t>sempre visibile ed attivabile,</w:t>
      </w:r>
      <w:r>
        <w:rPr>
          <w:lang w:val="it-IT"/>
        </w:rPr>
        <w:t xml:space="preserve"> che abilità l’avvio del flusso di creazione di una lead spontanea (focus </w:t>
      </w:r>
      <w:r w:rsidR="001F0FBD" w:rsidRPr="003173C0">
        <w:rPr>
          <w:u w:val="single"/>
          <w:lang w:val="it-IT"/>
        </w:rPr>
        <w:fldChar w:fldCharType="begin"/>
      </w:r>
      <w:r w:rsidR="001F0FBD" w:rsidRPr="003173C0">
        <w:rPr>
          <w:u w:val="single"/>
          <w:lang w:val="it-IT"/>
        </w:rPr>
        <w:instrText xml:space="preserve"> REF _Ref211887348 \h </w:instrText>
      </w:r>
      <w:r w:rsidR="001F0FBD" w:rsidRPr="003173C0">
        <w:rPr>
          <w:u w:val="single"/>
          <w:lang w:val="it-IT"/>
        </w:rPr>
      </w:r>
      <w:r w:rsidR="001F0FBD" w:rsidRPr="003173C0">
        <w:rPr>
          <w:u w:val="single"/>
          <w:lang w:val="it-IT"/>
        </w:rPr>
        <w:fldChar w:fldCharType="separate"/>
      </w:r>
      <w:r w:rsidR="001F0FBD" w:rsidRPr="003173C0">
        <w:rPr>
          <w:u w:val="single"/>
          <w:lang w:val="it-IT"/>
        </w:rPr>
        <w:t>Creazione nuova lead spontanea cliente</w:t>
      </w:r>
      <w:r w:rsidR="001F0FBD" w:rsidRPr="003173C0">
        <w:rPr>
          <w:u w:val="single"/>
          <w:lang w:val="it-IT"/>
        </w:rPr>
        <w:fldChar w:fldCharType="end"/>
      </w:r>
      <w:r>
        <w:rPr>
          <w:lang w:val="it-IT"/>
        </w:rPr>
        <w:t>)</w:t>
      </w:r>
    </w:p>
    <w:p w14:paraId="46E4BDC7" w14:textId="0AE2A0C9" w:rsidR="00AC62D0" w:rsidRDefault="00AC62D0" w:rsidP="00B5236E">
      <w:pPr>
        <w:pStyle w:val="ListParagraph"/>
        <w:numPr>
          <w:ilvl w:val="0"/>
          <w:numId w:val="15"/>
        </w:numPr>
        <w:ind w:left="714" w:hanging="357"/>
        <w:rPr>
          <w:lang w:val="it-IT"/>
        </w:rPr>
      </w:pPr>
      <w:r>
        <w:rPr>
          <w:lang w:val="it-IT"/>
        </w:rPr>
        <w:t xml:space="preserve">Prevista la disponibilità di un’azione rapida in pagina, </w:t>
      </w:r>
      <w:r w:rsidR="00B92840">
        <w:rPr>
          <w:lang w:val="it-IT"/>
        </w:rPr>
        <w:t>sempre visibile ed attivabile,</w:t>
      </w:r>
      <w:r>
        <w:rPr>
          <w:lang w:val="it-IT"/>
        </w:rPr>
        <w:t xml:space="preserve"> che </w:t>
      </w:r>
      <w:r w:rsidR="00650A2E">
        <w:rPr>
          <w:lang w:val="it-IT"/>
        </w:rPr>
        <w:t>consenta l’export della lista riportata</w:t>
      </w:r>
      <w:r w:rsidR="00FA250A">
        <w:rPr>
          <w:lang w:val="it-IT"/>
        </w:rPr>
        <w:t>, con i filtri ed ordinamenti impostati nel momento di avvio del flusso di export</w:t>
      </w:r>
    </w:p>
    <w:p w14:paraId="63E298D7" w14:textId="1EAE885D" w:rsidR="00256532" w:rsidRDefault="00E344A0" w:rsidP="00B5236E">
      <w:pPr>
        <w:pStyle w:val="ListParagraph"/>
        <w:numPr>
          <w:ilvl w:val="0"/>
          <w:numId w:val="15"/>
        </w:numPr>
        <w:ind w:left="714" w:hanging="357"/>
        <w:rPr>
          <w:lang w:val="it-IT"/>
        </w:rPr>
      </w:pPr>
      <w:r>
        <w:rPr>
          <w:lang w:val="it-IT"/>
        </w:rPr>
        <w:t>Prevista la visibilità solo di lead in stato diverso da Chiuso</w:t>
      </w:r>
    </w:p>
    <w:p w14:paraId="7A5F3359" w14:textId="33B49A66" w:rsidR="0022282C" w:rsidRDefault="0058545C" w:rsidP="00B5236E">
      <w:pPr>
        <w:pStyle w:val="ListParagraph"/>
        <w:numPr>
          <w:ilvl w:val="0"/>
          <w:numId w:val="15"/>
        </w:numPr>
        <w:ind w:left="714" w:hanging="357"/>
        <w:rPr>
          <w:lang w:val="it-IT"/>
        </w:rPr>
      </w:pPr>
      <w:r>
        <w:rPr>
          <w:lang w:val="it-IT"/>
        </w:rPr>
        <w:lastRenderedPageBreak/>
        <w:t xml:space="preserve">Prevista </w:t>
      </w:r>
      <w:r w:rsidR="00AF7B53">
        <w:rPr>
          <w:lang w:val="it-IT"/>
        </w:rPr>
        <w:t>la ricerca rapida con possibilità di ricercare per Nominativo</w:t>
      </w:r>
      <w:r w:rsidR="00681511">
        <w:rPr>
          <w:lang w:val="it-IT"/>
        </w:rPr>
        <w:t>, NDG</w:t>
      </w:r>
      <w:r w:rsidR="00F34D8B">
        <w:rPr>
          <w:lang w:val="it-IT"/>
        </w:rPr>
        <w:t>,</w:t>
      </w:r>
      <w:r w:rsidR="006A39E7">
        <w:rPr>
          <w:lang w:val="it-IT"/>
        </w:rPr>
        <w:t xml:space="preserve"> codice Lead</w:t>
      </w:r>
      <w:r w:rsidR="002C3687">
        <w:rPr>
          <w:lang w:val="it-IT"/>
        </w:rPr>
        <w:t xml:space="preserve"> </w:t>
      </w:r>
      <w:r w:rsidR="00AF7B53">
        <w:rPr>
          <w:lang w:val="it-IT"/>
        </w:rPr>
        <w:t xml:space="preserve">. </w:t>
      </w:r>
      <w:r w:rsidR="00CA4C10">
        <w:rPr>
          <w:lang w:val="it-IT"/>
        </w:rPr>
        <w:t>Dal momento di inputazione del terzo carattere si prevede che la lista</w:t>
      </w:r>
      <w:r w:rsidR="00E0415B">
        <w:rPr>
          <w:lang w:val="it-IT"/>
        </w:rPr>
        <w:t xml:space="preserve"> sotto si aggiorni mostrando alternativamente</w:t>
      </w:r>
      <w:r w:rsidR="0022282C">
        <w:rPr>
          <w:lang w:val="it-IT"/>
        </w:rPr>
        <w:t>:</w:t>
      </w:r>
    </w:p>
    <w:p w14:paraId="018008E1" w14:textId="265C8392" w:rsidR="0058545C" w:rsidRDefault="0022282C" w:rsidP="00B5236E">
      <w:pPr>
        <w:pStyle w:val="ListParagraph"/>
        <w:numPr>
          <w:ilvl w:val="1"/>
          <w:numId w:val="15"/>
        </w:numPr>
        <w:ind w:left="1434" w:hanging="357"/>
        <w:rPr>
          <w:lang w:val="it-IT"/>
        </w:rPr>
      </w:pPr>
      <w:r>
        <w:rPr>
          <w:lang w:val="it-IT"/>
        </w:rPr>
        <w:t>U</w:t>
      </w:r>
      <w:r w:rsidR="00E0415B">
        <w:rPr>
          <w:lang w:val="it-IT"/>
        </w:rPr>
        <w:t xml:space="preserve">n loader in attesa del caricamento risultati </w:t>
      </w:r>
    </w:p>
    <w:p w14:paraId="2EB941E8" w14:textId="124028E8" w:rsidR="0022282C" w:rsidRDefault="0022282C" w:rsidP="00B5236E">
      <w:pPr>
        <w:pStyle w:val="ListParagraph"/>
        <w:numPr>
          <w:ilvl w:val="1"/>
          <w:numId w:val="15"/>
        </w:numPr>
        <w:ind w:left="1434" w:hanging="357"/>
        <w:rPr>
          <w:lang w:val="it-IT"/>
        </w:rPr>
      </w:pPr>
      <w:r>
        <w:rPr>
          <w:lang w:val="it-IT"/>
        </w:rPr>
        <w:t>La lista filtrata per i nominativi corrispondenti ai risultati della ricerca</w:t>
      </w:r>
    </w:p>
    <w:p w14:paraId="65BA808C" w14:textId="3F1A6251" w:rsidR="00CB46D4" w:rsidRDefault="00CB46D4" w:rsidP="00B5236E">
      <w:pPr>
        <w:pStyle w:val="ListParagraph"/>
        <w:numPr>
          <w:ilvl w:val="1"/>
          <w:numId w:val="15"/>
        </w:numPr>
        <w:ind w:left="1434" w:hanging="357"/>
        <w:rPr>
          <w:bCs/>
          <w:lang w:val="it-IT"/>
        </w:rPr>
      </w:pPr>
      <w:r>
        <w:rPr>
          <w:bCs/>
          <w:lang w:val="it-IT"/>
        </w:rPr>
        <w:t>Qualora, a fronte della ricerca, non esistano risultati corrispondenti si prevede un messaggio di “Nessuna corrispondenza trovata per la ricerca”</w:t>
      </w:r>
    </w:p>
    <w:p w14:paraId="1CB8C7A2" w14:textId="1FE96D04" w:rsidR="006A39E7" w:rsidRPr="0047676E" w:rsidRDefault="0047676E" w:rsidP="00B5236E">
      <w:pPr>
        <w:pStyle w:val="ListParagraph"/>
        <w:numPr>
          <w:ilvl w:val="0"/>
          <w:numId w:val="15"/>
        </w:numPr>
        <w:ind w:left="714" w:hanging="357"/>
        <w:rPr>
          <w:lang w:val="it-IT"/>
        </w:rPr>
      </w:pPr>
      <w:r>
        <w:rPr>
          <w:lang w:val="it-IT"/>
        </w:rPr>
        <w:t>Prevista esposizione della d</w:t>
      </w:r>
      <w:r w:rsidR="006A39E7" w:rsidRPr="0047676E">
        <w:rPr>
          <w:lang w:val="it-IT"/>
        </w:rPr>
        <w:t>ata di ultimo aggiornamento dati in formato “dd/MM/yyyy”</w:t>
      </w:r>
    </w:p>
    <w:p w14:paraId="3414B660" w14:textId="02F6B08C" w:rsidR="0047676E" w:rsidRPr="0047676E" w:rsidRDefault="0047676E" w:rsidP="00B5236E">
      <w:pPr>
        <w:pStyle w:val="ListParagraph"/>
        <w:numPr>
          <w:ilvl w:val="0"/>
          <w:numId w:val="15"/>
        </w:numPr>
        <w:ind w:left="714" w:hanging="357"/>
        <w:rPr>
          <w:lang w:val="it-IT"/>
        </w:rPr>
      </w:pPr>
      <w:r w:rsidRPr="0047676E">
        <w:rPr>
          <w:lang w:val="it-IT"/>
        </w:rPr>
        <w:t>Numero righe in visualizzazione per pagina: 9, previsto caricamento successivo di 9 item tramite azione in fondo alla lista</w:t>
      </w:r>
      <w:r w:rsidR="00987298">
        <w:rPr>
          <w:lang w:val="it-IT"/>
        </w:rPr>
        <w:t xml:space="preserve"> “Carica altri</w:t>
      </w:r>
      <w:r w:rsidR="00D3116F">
        <w:rPr>
          <w:lang w:val="it-IT"/>
        </w:rPr>
        <w:t>”</w:t>
      </w:r>
      <w:r w:rsidR="00C91BCF">
        <w:rPr>
          <w:lang w:val="it-IT"/>
        </w:rPr>
        <w:t xml:space="preserve">. Qualora il numero di item sia minore di 9 non sarà </w:t>
      </w:r>
      <w:r w:rsidR="00D3116F">
        <w:rPr>
          <w:lang w:val="it-IT"/>
        </w:rPr>
        <w:t>visibile questa CTA</w:t>
      </w:r>
      <w:r w:rsidR="00C91BCF">
        <w:rPr>
          <w:lang w:val="it-IT"/>
        </w:rPr>
        <w:t>. Si rimanda alle linee guida FrEE per maggiori dettagli sulle modalità di caricamento</w:t>
      </w:r>
      <w:r w:rsidR="00D3116F">
        <w:rPr>
          <w:lang w:val="it-IT"/>
        </w:rPr>
        <w:t xml:space="preserve">: </w:t>
      </w:r>
      <w:r w:rsidR="00D3116F">
        <w:fldChar w:fldCharType="begin"/>
      </w:r>
      <w:r w:rsidR="00D3116F" w:rsidRPr="00DB14B1">
        <w:rPr>
          <w:lang w:val="it-IT"/>
          <w:rPrChange w:id="1227" w:author="Castelli, Alessandro" w:date="2025-12-02T09:10:00Z" w16du:dateUtc="2025-12-02T08:10:00Z">
            <w:rPr/>
          </w:rPrChange>
        </w:rPr>
        <w:instrText>HYPERLINK "https://www.figma.com/design/pSxAh1oVgzJWdgTso5BUPW/FREE---UX-Guidelines?node-id=1812-38704&amp;p=f&amp;t=UBtaEbulrAgx8TaQ-0"</w:instrText>
      </w:r>
      <w:r w:rsidR="00D3116F">
        <w:fldChar w:fldCharType="separate"/>
      </w:r>
      <w:r w:rsidR="00D3116F" w:rsidRPr="00D3116F">
        <w:rPr>
          <w:rStyle w:val="Hyperlink"/>
          <w:lang w:val="it-IT"/>
        </w:rPr>
        <w:t>FREE - UX Guidelines – Figma</w:t>
      </w:r>
      <w:r w:rsidR="00D3116F">
        <w:fldChar w:fldCharType="end"/>
      </w:r>
    </w:p>
    <w:p w14:paraId="12F3D52D" w14:textId="186BB570" w:rsidR="00B44F2C" w:rsidRDefault="0047676E" w:rsidP="00B5236E">
      <w:pPr>
        <w:pStyle w:val="ListParagraph"/>
        <w:numPr>
          <w:ilvl w:val="0"/>
          <w:numId w:val="15"/>
        </w:numPr>
        <w:ind w:left="714" w:hanging="357"/>
        <w:rPr>
          <w:lang w:val="it-IT"/>
        </w:rPr>
      </w:pPr>
      <w:r w:rsidRPr="0047676E">
        <w:rPr>
          <w:lang w:val="it-IT"/>
        </w:rPr>
        <w:t xml:space="preserve">Filtro con le variabili </w:t>
      </w:r>
      <w:r w:rsidR="0077557C">
        <w:rPr>
          <w:lang w:val="it-IT"/>
        </w:rPr>
        <w:t>esposte e</w:t>
      </w:r>
      <w:r w:rsidR="00C91BCF">
        <w:rPr>
          <w:lang w:val="it-IT"/>
        </w:rPr>
        <w:t xml:space="preserve"> </w:t>
      </w:r>
      <w:r w:rsidRPr="0047676E">
        <w:rPr>
          <w:lang w:val="it-IT"/>
        </w:rPr>
        <w:t>riportate in lista</w:t>
      </w:r>
      <w:r w:rsidR="00681511">
        <w:rPr>
          <w:lang w:val="it-IT"/>
        </w:rPr>
        <w:t xml:space="preserve"> (escluso NDG)</w:t>
      </w:r>
      <w:r w:rsidR="005D51AE">
        <w:rPr>
          <w:lang w:val="it-IT"/>
        </w:rPr>
        <w:t>, inclus</w:t>
      </w:r>
      <w:r w:rsidR="00B44F2C">
        <w:rPr>
          <w:lang w:val="it-IT"/>
        </w:rPr>
        <w:t>i in aggiunta</w:t>
      </w:r>
    </w:p>
    <w:p w14:paraId="1DF08396" w14:textId="77777777" w:rsidR="00B44F2C" w:rsidRDefault="005D51AE" w:rsidP="00B44F2C">
      <w:pPr>
        <w:pStyle w:val="ListParagraph"/>
        <w:numPr>
          <w:ilvl w:val="1"/>
          <w:numId w:val="15"/>
        </w:numPr>
        <w:rPr>
          <w:lang w:val="it-IT"/>
        </w:rPr>
      </w:pPr>
      <w:r>
        <w:rPr>
          <w:lang w:val="it-IT"/>
        </w:rPr>
        <w:t xml:space="preserve"> la categoria di prod</w:t>
      </w:r>
      <w:r w:rsidR="00890942">
        <w:rPr>
          <w:lang w:val="it-IT"/>
        </w:rPr>
        <w:t>otto</w:t>
      </w:r>
    </w:p>
    <w:p w14:paraId="4551BD74" w14:textId="4D93FF6B" w:rsidR="00B44F2C" w:rsidRDefault="008605DD" w:rsidP="00B44F2C">
      <w:pPr>
        <w:pStyle w:val="ListParagraph"/>
        <w:numPr>
          <w:ilvl w:val="1"/>
          <w:numId w:val="15"/>
        </w:numPr>
        <w:rPr>
          <w:lang w:val="it-IT"/>
        </w:rPr>
      </w:pPr>
      <w:r>
        <w:rPr>
          <w:lang w:val="it-IT"/>
        </w:rPr>
        <w:t>Il prodotto</w:t>
      </w:r>
      <w:r w:rsidR="00890942">
        <w:rPr>
          <w:lang w:val="it-IT"/>
        </w:rPr>
        <w:t xml:space="preserve"> singolo</w:t>
      </w:r>
    </w:p>
    <w:p w14:paraId="66BEEE10" w14:textId="77777777" w:rsidR="0090704C" w:rsidRDefault="00A10079" w:rsidP="00B44F2C">
      <w:pPr>
        <w:pStyle w:val="ListParagraph"/>
        <w:numPr>
          <w:ilvl w:val="1"/>
          <w:numId w:val="15"/>
        </w:numPr>
        <w:rPr>
          <w:lang w:val="it-IT"/>
        </w:rPr>
      </w:pPr>
      <w:r>
        <w:rPr>
          <w:lang w:val="it-IT"/>
        </w:rPr>
        <w:t xml:space="preserve">a </w:t>
      </w:r>
      <w:r w:rsidR="00AE4F90">
        <w:rPr>
          <w:lang w:val="it-IT"/>
        </w:rPr>
        <w:t>lead prese in carico d</w:t>
      </w:r>
      <w:r w:rsidR="00BB52D3">
        <w:rPr>
          <w:lang w:val="it-IT"/>
        </w:rPr>
        <w:t>i altre matricole</w:t>
      </w:r>
      <w:r w:rsidR="00AE4F90">
        <w:rPr>
          <w:lang w:val="it-IT"/>
        </w:rPr>
        <w:t>/SC e che prima erano in carico dell’utente</w:t>
      </w:r>
      <w:r w:rsidR="0047676E" w:rsidRPr="0047676E">
        <w:rPr>
          <w:lang w:val="it-IT"/>
        </w:rPr>
        <w:t>.</w:t>
      </w:r>
    </w:p>
    <w:p w14:paraId="22693723" w14:textId="59766136" w:rsidR="0090704C" w:rsidRDefault="0090704C" w:rsidP="00B44F2C">
      <w:pPr>
        <w:pStyle w:val="ListParagraph"/>
        <w:numPr>
          <w:ilvl w:val="1"/>
          <w:numId w:val="15"/>
        </w:numPr>
        <w:rPr>
          <w:lang w:val="it-IT"/>
        </w:rPr>
      </w:pPr>
      <w:r>
        <w:rPr>
          <w:lang w:val="it-IT"/>
        </w:rPr>
        <w:t>Ultimi esiti attivi (da lista saranno recuperati solo gli esiti non definitivi)</w:t>
      </w:r>
    </w:p>
    <w:p w14:paraId="2BACDD30" w14:textId="5DFF338B" w:rsidR="0047676E" w:rsidRPr="0047676E" w:rsidRDefault="0047676E" w:rsidP="00B44F2C">
      <w:pPr>
        <w:pStyle w:val="ListParagraph"/>
        <w:numPr>
          <w:ilvl w:val="1"/>
          <w:numId w:val="15"/>
        </w:numPr>
        <w:rPr>
          <w:lang w:val="it-IT"/>
        </w:rPr>
      </w:pPr>
      <w:r w:rsidRPr="0047676E">
        <w:rPr>
          <w:lang w:val="it-IT"/>
        </w:rPr>
        <w:t xml:space="preserve"> Possibile la sezione di filtri multipli.</w:t>
      </w:r>
      <w:r w:rsidR="00422747">
        <w:rPr>
          <w:lang w:val="it-IT"/>
        </w:rPr>
        <w:t xml:space="preserve"> Per dettagli sulla gestione filtri si rimanda alle linee guida FrEE</w:t>
      </w:r>
    </w:p>
    <w:p w14:paraId="3F85AD5D" w14:textId="1CCF8DBB" w:rsidR="00074D2D" w:rsidRPr="00E90681" w:rsidRDefault="00074D2D" w:rsidP="00B5236E">
      <w:pPr>
        <w:pStyle w:val="ListParagraph"/>
        <w:numPr>
          <w:ilvl w:val="0"/>
          <w:numId w:val="15"/>
        </w:numPr>
        <w:ind w:left="714" w:hanging="357"/>
        <w:rPr>
          <w:lang w:val="it-IT"/>
        </w:rPr>
      </w:pPr>
      <w:r w:rsidRPr="00074D2D">
        <w:rPr>
          <w:lang w:val="it-IT"/>
        </w:rPr>
        <w:t xml:space="preserve">Qualora </w:t>
      </w:r>
      <w:r>
        <w:rPr>
          <w:lang w:val="it-IT"/>
        </w:rPr>
        <w:t xml:space="preserve">per </w:t>
      </w:r>
      <w:r w:rsidRPr="00074D2D">
        <w:rPr>
          <w:lang w:val="it-IT"/>
        </w:rPr>
        <w:t xml:space="preserve">la selezione di filtri </w:t>
      </w:r>
      <w:r>
        <w:rPr>
          <w:lang w:val="it-IT"/>
        </w:rPr>
        <w:t>impostata</w:t>
      </w:r>
      <w:r w:rsidRPr="00074D2D">
        <w:rPr>
          <w:bCs/>
          <w:lang w:val="it-IT"/>
        </w:rPr>
        <w:t xml:space="preserve">, non </w:t>
      </w:r>
      <w:r w:rsidR="00246A64" w:rsidRPr="00074D2D">
        <w:rPr>
          <w:bCs/>
          <w:lang w:val="it-IT"/>
        </w:rPr>
        <w:t>esistano</w:t>
      </w:r>
      <w:r w:rsidRPr="00074D2D">
        <w:rPr>
          <w:bCs/>
          <w:lang w:val="it-IT"/>
        </w:rPr>
        <w:t xml:space="preserve"> risultati corrispondenti si prevede un messaggio di “Nessuna corrispondenza trovata per la ricerca”</w:t>
      </w:r>
    </w:p>
    <w:p w14:paraId="15619F4E" w14:textId="77777777" w:rsidR="0047676E" w:rsidRPr="004D3480" w:rsidRDefault="0047676E" w:rsidP="00B5236E">
      <w:pPr>
        <w:pStyle w:val="ListParagraph"/>
        <w:numPr>
          <w:ilvl w:val="0"/>
          <w:numId w:val="15"/>
        </w:numPr>
        <w:ind w:left="714" w:hanging="357"/>
        <w:rPr>
          <w:lang w:val="it-IT"/>
        </w:rPr>
      </w:pPr>
      <w:r w:rsidRPr="004D3480">
        <w:rPr>
          <w:lang w:val="it-IT"/>
        </w:rPr>
        <w:t>Ordinamento tabella: di default la tabella è ordinata per priorità decrescente:</w:t>
      </w:r>
    </w:p>
    <w:p w14:paraId="5D29241D" w14:textId="77777777" w:rsidR="0047676E" w:rsidRDefault="0047676E" w:rsidP="00B5236E">
      <w:pPr>
        <w:pStyle w:val="ListParagraph"/>
        <w:numPr>
          <w:ilvl w:val="1"/>
          <w:numId w:val="15"/>
        </w:numPr>
        <w:ind w:left="1434" w:hanging="357"/>
        <w:rPr>
          <w:bCs/>
          <w:lang w:val="it-IT"/>
        </w:rPr>
      </w:pPr>
      <w:r>
        <w:rPr>
          <w:bCs/>
          <w:lang w:val="it-IT"/>
        </w:rPr>
        <w:t xml:space="preserve">Caldo </w:t>
      </w:r>
    </w:p>
    <w:p w14:paraId="0E5B4FE5" w14:textId="77777777" w:rsidR="0047676E" w:rsidRDefault="0047676E" w:rsidP="00B5236E">
      <w:pPr>
        <w:pStyle w:val="ListParagraph"/>
        <w:numPr>
          <w:ilvl w:val="1"/>
          <w:numId w:val="15"/>
        </w:numPr>
        <w:ind w:left="1434" w:hanging="357"/>
        <w:rPr>
          <w:bCs/>
          <w:lang w:val="it-IT"/>
        </w:rPr>
      </w:pPr>
      <w:r>
        <w:rPr>
          <w:bCs/>
          <w:lang w:val="it-IT"/>
        </w:rPr>
        <w:t>Tiepido</w:t>
      </w:r>
    </w:p>
    <w:p w14:paraId="759F8BB7" w14:textId="43C2D231" w:rsidR="00AC62D0" w:rsidRPr="004D3480" w:rsidRDefault="0047676E" w:rsidP="00B5236E">
      <w:pPr>
        <w:pStyle w:val="ListParagraph"/>
        <w:numPr>
          <w:ilvl w:val="1"/>
          <w:numId w:val="15"/>
        </w:numPr>
        <w:ind w:left="1434" w:hanging="357"/>
        <w:rPr>
          <w:bCs/>
          <w:lang w:val="it-IT"/>
        </w:rPr>
      </w:pPr>
      <w:r>
        <w:rPr>
          <w:bCs/>
          <w:lang w:val="it-IT"/>
        </w:rPr>
        <w:t>Freddo</w:t>
      </w:r>
    </w:p>
    <w:p w14:paraId="19137C60" w14:textId="3C809C30" w:rsidR="00CF01FF" w:rsidRDefault="004D3480" w:rsidP="00B5236E">
      <w:pPr>
        <w:pStyle w:val="ListParagraph"/>
        <w:numPr>
          <w:ilvl w:val="0"/>
          <w:numId w:val="15"/>
        </w:numPr>
        <w:ind w:left="714" w:hanging="357"/>
        <w:rPr>
          <w:lang w:val="it-IT"/>
        </w:rPr>
      </w:pPr>
      <w:bookmarkStart w:id="1228" w:name="_Hlk219891561"/>
      <w:bookmarkEnd w:id="1225"/>
      <w:r>
        <w:rPr>
          <w:lang w:val="it-IT"/>
        </w:rPr>
        <w:t>Prevista la possibilità di riordinare</w:t>
      </w:r>
      <w:r w:rsidR="00971C20">
        <w:rPr>
          <w:lang w:val="it-IT"/>
        </w:rPr>
        <w:t xml:space="preserve"> la tabella per qualsiasi campo</w:t>
      </w:r>
      <w:bookmarkEnd w:id="1228"/>
      <w:r w:rsidR="00971C20">
        <w:rPr>
          <w:lang w:val="it-IT"/>
        </w:rPr>
        <w:t>. Per i campi testuali</w:t>
      </w:r>
      <w:r w:rsidR="00CF01FF">
        <w:rPr>
          <w:lang w:val="it-IT"/>
        </w:rPr>
        <w:t xml:space="preserve"> </w:t>
      </w:r>
      <w:r w:rsidR="00971C20">
        <w:rPr>
          <w:lang w:val="it-IT"/>
        </w:rPr>
        <w:t>ordinamento alfabetico crescente/decrescente</w:t>
      </w:r>
      <w:r w:rsidR="00CB24CF">
        <w:rPr>
          <w:lang w:val="it-IT"/>
        </w:rPr>
        <w:t>. Per i campi temporali per ordinamento da più recente o da meno recent</w:t>
      </w:r>
      <w:r w:rsidR="00CF01FF">
        <w:rPr>
          <w:lang w:val="it-IT"/>
        </w:rPr>
        <w:t>e. Prevista possibilità di resettare ordinamento di default</w:t>
      </w:r>
    </w:p>
    <w:p w14:paraId="3FC99743" w14:textId="58FD78DA" w:rsidR="00CF01FF" w:rsidRDefault="00CF01FF" w:rsidP="00B5236E">
      <w:pPr>
        <w:pStyle w:val="ListParagraph"/>
        <w:numPr>
          <w:ilvl w:val="0"/>
          <w:numId w:val="15"/>
        </w:numPr>
        <w:ind w:left="714" w:hanging="357"/>
        <w:rPr>
          <w:lang w:val="it-IT"/>
        </w:rPr>
      </w:pPr>
      <w:r>
        <w:rPr>
          <w:lang w:val="it-IT"/>
        </w:rPr>
        <w:t>Previsto</w:t>
      </w:r>
      <w:r w:rsidR="00AD7DFE">
        <w:rPr>
          <w:lang w:val="it-IT"/>
        </w:rPr>
        <w:t xml:space="preserve"> uno switch che consenta di alternare la vista della tabella per:</w:t>
      </w:r>
    </w:p>
    <w:p w14:paraId="498B3EEB" w14:textId="1FF80CED" w:rsidR="00AD7DFE" w:rsidRDefault="00AD7DFE" w:rsidP="00B5236E">
      <w:pPr>
        <w:pStyle w:val="ListParagraph"/>
        <w:numPr>
          <w:ilvl w:val="1"/>
          <w:numId w:val="15"/>
        </w:numPr>
        <w:ind w:left="1434" w:hanging="357"/>
        <w:rPr>
          <w:lang w:val="it-IT"/>
        </w:rPr>
      </w:pPr>
      <w:r>
        <w:rPr>
          <w:lang w:val="it-IT"/>
        </w:rPr>
        <w:t>Lista aggregata delle lead</w:t>
      </w:r>
      <w:r w:rsidR="00B60D37">
        <w:rPr>
          <w:lang w:val="it-IT"/>
        </w:rPr>
        <w:t xml:space="preserve"> e suggerimenti</w:t>
      </w:r>
      <w:r>
        <w:rPr>
          <w:lang w:val="it-IT"/>
        </w:rPr>
        <w:t xml:space="preserve"> per anagrafica</w:t>
      </w:r>
    </w:p>
    <w:p w14:paraId="12557A72" w14:textId="166E64AA" w:rsidR="00AD7DFE" w:rsidRPr="00CF01FF" w:rsidRDefault="00AD7DFE" w:rsidP="00B5236E">
      <w:pPr>
        <w:pStyle w:val="ListParagraph"/>
        <w:numPr>
          <w:ilvl w:val="1"/>
          <w:numId w:val="15"/>
        </w:numPr>
        <w:ind w:left="1434" w:hanging="357"/>
        <w:rPr>
          <w:lang w:val="it-IT"/>
        </w:rPr>
      </w:pPr>
      <w:r>
        <w:rPr>
          <w:lang w:val="it-IT"/>
        </w:rPr>
        <w:t>Lista delle singole lead</w:t>
      </w:r>
      <w:r w:rsidR="00B60D37">
        <w:rPr>
          <w:lang w:val="it-IT"/>
        </w:rPr>
        <w:t xml:space="preserve"> e suggerimenti</w:t>
      </w:r>
    </w:p>
    <w:p w14:paraId="7CFACB99" w14:textId="281711DD" w:rsidR="00A9248D" w:rsidRPr="008A064A" w:rsidRDefault="00A9248D" w:rsidP="00B5236E">
      <w:pPr>
        <w:pStyle w:val="ListParagraph"/>
        <w:numPr>
          <w:ilvl w:val="0"/>
          <w:numId w:val="15"/>
        </w:numPr>
        <w:ind w:left="714" w:hanging="357"/>
        <w:rPr>
          <w:lang w:val="it-IT"/>
        </w:rPr>
      </w:pPr>
      <w:r w:rsidRPr="008A064A">
        <w:rPr>
          <w:lang w:val="it-IT"/>
        </w:rPr>
        <w:t>Sezioni e Campi Visualizzati</w:t>
      </w:r>
      <w:r w:rsidR="00EB4220">
        <w:rPr>
          <w:lang w:val="it-IT"/>
        </w:rPr>
        <w:t>:</w:t>
      </w:r>
    </w:p>
    <w:p w14:paraId="0914B972" w14:textId="64B97345" w:rsidR="00A9248D" w:rsidRPr="001A0DAB" w:rsidRDefault="00A9248D" w:rsidP="00B5236E">
      <w:pPr>
        <w:pStyle w:val="ListParagraph"/>
        <w:numPr>
          <w:ilvl w:val="1"/>
          <w:numId w:val="15"/>
        </w:numPr>
        <w:ind w:left="1434" w:hanging="357"/>
        <w:rPr>
          <w:lang w:val="it-IT"/>
        </w:rPr>
      </w:pPr>
      <w:bookmarkStart w:id="1229" w:name="_Hlk210981584"/>
      <w:r w:rsidRPr="00795C64">
        <w:rPr>
          <w:lang w:val="it-IT"/>
        </w:rPr>
        <w:t xml:space="preserve">Lista </w:t>
      </w:r>
      <w:r w:rsidR="00AD7DFE">
        <w:rPr>
          <w:lang w:val="it-IT"/>
        </w:rPr>
        <w:t xml:space="preserve">aggregata delle </w:t>
      </w:r>
      <w:r w:rsidRPr="00795C64">
        <w:rPr>
          <w:lang w:val="it-IT"/>
        </w:rPr>
        <w:t>lead</w:t>
      </w:r>
      <w:r w:rsidR="00AD7DFE">
        <w:rPr>
          <w:lang w:val="it-IT"/>
        </w:rPr>
        <w:t xml:space="preserve"> </w:t>
      </w:r>
      <w:r w:rsidR="008D3CD7">
        <w:rPr>
          <w:lang w:val="it-IT"/>
        </w:rPr>
        <w:t xml:space="preserve">e suggerimenti </w:t>
      </w:r>
      <w:r w:rsidR="00AD7DFE">
        <w:rPr>
          <w:lang w:val="it-IT"/>
        </w:rPr>
        <w:t>per anagrafica</w:t>
      </w:r>
      <w:r w:rsidR="001A0DAB">
        <w:rPr>
          <w:lang w:val="it-IT"/>
        </w:rPr>
        <w:t xml:space="preserve"> con i seguenti campi</w:t>
      </w:r>
      <w:r w:rsidRPr="00795C64">
        <w:rPr>
          <w:lang w:val="it-IT"/>
        </w:rPr>
        <w:t xml:space="preserve">: </w:t>
      </w:r>
      <w:bookmarkStart w:id="1230" w:name="_Hlk210933734"/>
    </w:p>
    <w:p w14:paraId="2D2AFE9C" w14:textId="70A03A9E" w:rsidR="00B666D7" w:rsidRPr="00B666D7" w:rsidRDefault="00EB1386" w:rsidP="00B666D7">
      <w:pPr>
        <w:pStyle w:val="ListParagraph"/>
        <w:numPr>
          <w:ilvl w:val="2"/>
          <w:numId w:val="14"/>
        </w:numPr>
        <w:ind w:left="2035" w:hanging="357"/>
        <w:rPr>
          <w:bCs/>
          <w:lang w:val="it-IT"/>
        </w:rPr>
      </w:pPr>
      <w:r w:rsidRPr="001F00E4">
        <w:rPr>
          <w:bCs/>
          <w:lang w:val="it-IT"/>
        </w:rPr>
        <w:t>Campo 1</w:t>
      </w:r>
      <w:r w:rsidR="00A50A1C" w:rsidRPr="001F00E4">
        <w:rPr>
          <w:bCs/>
          <w:lang w:val="it-IT"/>
        </w:rPr>
        <w:t>:</w:t>
      </w:r>
      <w:r w:rsidR="006F00DA" w:rsidRPr="001F00E4">
        <w:rPr>
          <w:bCs/>
          <w:lang w:val="it-IT"/>
        </w:rPr>
        <w:t xml:space="preserve"> “Intestazione”</w:t>
      </w:r>
    </w:p>
    <w:p w14:paraId="3D8C33C8" w14:textId="7384151D" w:rsidR="006A7A39" w:rsidRPr="001F00E4" w:rsidRDefault="006A7A39" w:rsidP="00B5236E">
      <w:pPr>
        <w:pStyle w:val="ListParagraph"/>
        <w:numPr>
          <w:ilvl w:val="0"/>
          <w:numId w:val="34"/>
        </w:numPr>
        <w:ind w:left="2755" w:hanging="357"/>
        <w:rPr>
          <w:bCs/>
          <w:i/>
          <w:iCs/>
          <w:lang w:val="it-IT"/>
        </w:rPr>
      </w:pPr>
      <w:r w:rsidRPr="001F00E4">
        <w:rPr>
          <w:bCs/>
          <w:i/>
          <w:iCs/>
          <w:lang w:val="it-IT"/>
        </w:rPr>
        <w:t>“Cognome” e “Nome” del lead se Persona Fisica</w:t>
      </w:r>
    </w:p>
    <w:p w14:paraId="46AB4A82" w14:textId="77777777" w:rsidR="006A7A39" w:rsidRPr="001F00E4" w:rsidRDefault="006A7A39" w:rsidP="00B5236E">
      <w:pPr>
        <w:pStyle w:val="ListParagraph"/>
        <w:numPr>
          <w:ilvl w:val="0"/>
          <w:numId w:val="34"/>
        </w:numPr>
        <w:ind w:left="2755" w:hanging="357"/>
        <w:rPr>
          <w:bCs/>
          <w:i/>
          <w:iCs/>
          <w:lang w:val="it-IT"/>
        </w:rPr>
      </w:pPr>
      <w:r w:rsidRPr="001F00E4">
        <w:rPr>
          <w:bCs/>
          <w:i/>
          <w:iCs/>
          <w:lang w:val="it-IT"/>
        </w:rPr>
        <w:t>“Ragione Sociale” se Persona Giuridica</w:t>
      </w:r>
    </w:p>
    <w:p w14:paraId="4A6B33E0" w14:textId="5757C593" w:rsidR="00666285" w:rsidRPr="00666285" w:rsidRDefault="00666285" w:rsidP="00666285">
      <w:pPr>
        <w:ind w:left="1440"/>
        <w:rPr>
          <w:bCs/>
          <w:lang w:val="it-IT"/>
        </w:rPr>
      </w:pPr>
      <w:r w:rsidRPr="00666285">
        <w:rPr>
          <w:bCs/>
          <w:lang w:val="it-IT"/>
        </w:rPr>
        <w:t>Al click su questo campo si apre la scheda cliente FrEE in altro tab</w:t>
      </w:r>
    </w:p>
    <w:p w14:paraId="53CD598B" w14:textId="61A95D75" w:rsidR="00A9248D" w:rsidRPr="001F00E4" w:rsidRDefault="006F00DA" w:rsidP="00B5236E">
      <w:pPr>
        <w:pStyle w:val="ListParagraph"/>
        <w:numPr>
          <w:ilvl w:val="2"/>
          <w:numId w:val="14"/>
        </w:numPr>
        <w:ind w:left="2035" w:hanging="357"/>
        <w:rPr>
          <w:bCs/>
          <w:lang w:val="it-IT"/>
        </w:rPr>
      </w:pPr>
      <w:r>
        <w:rPr>
          <w:bCs/>
          <w:lang w:val="it-IT"/>
        </w:rPr>
        <w:t>Campo 2: “</w:t>
      </w:r>
      <w:r w:rsidR="00A9248D" w:rsidRPr="001F00E4">
        <w:rPr>
          <w:bCs/>
          <w:lang w:val="it-IT"/>
        </w:rPr>
        <w:t>NDG</w:t>
      </w:r>
      <w:r w:rsidRPr="001F00E4">
        <w:rPr>
          <w:bCs/>
          <w:lang w:val="it-IT"/>
        </w:rPr>
        <w:t>”</w:t>
      </w:r>
      <w:r w:rsidR="00A9248D" w:rsidRPr="001F00E4">
        <w:rPr>
          <w:bCs/>
          <w:lang w:val="it-IT"/>
        </w:rPr>
        <w:t xml:space="preserve"> </w:t>
      </w:r>
    </w:p>
    <w:p w14:paraId="7F8AB60B" w14:textId="7570492D" w:rsidR="00596743" w:rsidRDefault="006F00DA" w:rsidP="00B5236E">
      <w:pPr>
        <w:pStyle w:val="ListParagraph"/>
        <w:numPr>
          <w:ilvl w:val="0"/>
          <w:numId w:val="34"/>
        </w:numPr>
        <w:ind w:left="2398"/>
        <w:rPr>
          <w:bCs/>
          <w:lang w:val="it-IT"/>
        </w:rPr>
      </w:pPr>
      <w:r>
        <w:rPr>
          <w:bCs/>
          <w:lang w:val="it-IT"/>
        </w:rPr>
        <w:t>Valori ammessi</w:t>
      </w:r>
      <w:r w:rsidR="00596743">
        <w:rPr>
          <w:bCs/>
          <w:lang w:val="it-IT"/>
        </w:rPr>
        <w:t xml:space="preserve">: </w:t>
      </w:r>
      <w:r w:rsidR="00596743" w:rsidRPr="00E71BC3">
        <w:rPr>
          <w:bCs/>
          <w:lang w:val="it-IT"/>
        </w:rPr>
        <w:t>“</w:t>
      </w:r>
      <w:r w:rsidR="00596743">
        <w:rPr>
          <w:bCs/>
          <w:lang w:val="it-IT"/>
        </w:rPr>
        <w:t>NDG</w:t>
      </w:r>
      <w:r w:rsidR="00596743" w:rsidRPr="00E71BC3">
        <w:rPr>
          <w:bCs/>
          <w:lang w:val="it-IT"/>
        </w:rPr>
        <w:t>” del cliente</w:t>
      </w:r>
    </w:p>
    <w:bookmarkEnd w:id="1229"/>
    <w:p w14:paraId="536A69AA" w14:textId="7C4A0F9C" w:rsidR="001F00E4" w:rsidRDefault="001F00E4" w:rsidP="00B5236E">
      <w:pPr>
        <w:pStyle w:val="ListParagraph"/>
        <w:numPr>
          <w:ilvl w:val="2"/>
          <w:numId w:val="14"/>
        </w:numPr>
        <w:ind w:left="2035" w:hanging="357"/>
        <w:rPr>
          <w:bCs/>
          <w:lang w:val="it-IT"/>
        </w:rPr>
      </w:pPr>
      <w:r>
        <w:rPr>
          <w:bCs/>
          <w:lang w:val="it-IT"/>
        </w:rPr>
        <w:t xml:space="preserve">Campo </w:t>
      </w:r>
      <w:r w:rsidR="00D52DE9">
        <w:rPr>
          <w:bCs/>
          <w:lang w:val="it-IT"/>
        </w:rPr>
        <w:t>3</w:t>
      </w:r>
      <w:r>
        <w:rPr>
          <w:bCs/>
          <w:lang w:val="it-IT"/>
        </w:rPr>
        <w:t>: “Segmento”</w:t>
      </w:r>
    </w:p>
    <w:p w14:paraId="3DE90044" w14:textId="520DC91F" w:rsidR="003C7AAD" w:rsidRPr="00AC5BE3" w:rsidRDefault="001F00E4" w:rsidP="00AC5BE3">
      <w:pPr>
        <w:pStyle w:val="ListParagraph"/>
        <w:numPr>
          <w:ilvl w:val="0"/>
          <w:numId w:val="34"/>
        </w:numPr>
        <w:ind w:left="2398"/>
        <w:rPr>
          <w:u w:val="single"/>
          <w:lang w:val="it-IT"/>
        </w:rPr>
      </w:pPr>
      <w:r w:rsidRPr="003C7AAD">
        <w:rPr>
          <w:bCs/>
          <w:lang w:val="it-IT"/>
        </w:rPr>
        <w:t xml:space="preserve">Valori ammessi: segmenti Retail come indicato nel capitolo di </w:t>
      </w:r>
      <w:r w:rsidR="003C7AAD" w:rsidRPr="00AC5BE3">
        <w:rPr>
          <w:bCs/>
          <w:u w:val="single"/>
          <w:lang w:val="it-IT"/>
        </w:rPr>
        <w:fldChar w:fldCharType="begin"/>
      </w:r>
      <w:r w:rsidR="003C7AAD" w:rsidRPr="00AC5BE3">
        <w:rPr>
          <w:bCs/>
          <w:u w:val="single"/>
          <w:lang w:val="it-IT"/>
        </w:rPr>
        <w:instrText xml:space="preserve"> REF _Ref211865743 \h </w:instrText>
      </w:r>
      <w:r w:rsidR="00AC5BE3" w:rsidRPr="00AC5BE3">
        <w:rPr>
          <w:bCs/>
          <w:u w:val="single"/>
          <w:lang w:val="it-IT"/>
        </w:rPr>
        <w:instrText xml:space="preserve"> \* MERGEFORMAT </w:instrText>
      </w:r>
      <w:r w:rsidR="003C7AAD" w:rsidRPr="00AC5BE3">
        <w:rPr>
          <w:bCs/>
          <w:u w:val="single"/>
          <w:lang w:val="it-IT"/>
        </w:rPr>
      </w:r>
      <w:r w:rsidR="003C7AAD" w:rsidRPr="00AC5BE3">
        <w:rPr>
          <w:bCs/>
          <w:u w:val="single"/>
          <w:lang w:val="it-IT"/>
        </w:rPr>
        <w:fldChar w:fldCharType="separate"/>
      </w:r>
      <w:r w:rsidR="003C7AAD" w:rsidRPr="00AC5BE3">
        <w:rPr>
          <w:bCs/>
          <w:u w:val="single"/>
          <w:lang w:val="it-IT"/>
        </w:rPr>
        <w:t>Attori coinvolti e gerarchia</w:t>
      </w:r>
      <w:r w:rsidR="003C7AAD" w:rsidRPr="00AC5BE3">
        <w:rPr>
          <w:bCs/>
          <w:u w:val="single"/>
          <w:lang w:val="it-IT"/>
        </w:rPr>
        <w:fldChar w:fldCharType="end"/>
      </w:r>
    </w:p>
    <w:p w14:paraId="101F787A" w14:textId="5117B31F" w:rsidR="001F00E4" w:rsidRPr="00032C6E" w:rsidRDefault="001F00E4" w:rsidP="00B5236E">
      <w:pPr>
        <w:pStyle w:val="ListParagraph"/>
        <w:numPr>
          <w:ilvl w:val="2"/>
          <w:numId w:val="14"/>
        </w:numPr>
        <w:ind w:left="2035" w:hanging="357"/>
        <w:rPr>
          <w:bCs/>
          <w:lang w:val="it-IT"/>
        </w:rPr>
      </w:pPr>
      <w:r w:rsidRPr="00032C6E">
        <w:rPr>
          <w:lang w:val="it-IT"/>
        </w:rPr>
        <w:t xml:space="preserve">Campo </w:t>
      </w:r>
      <w:r w:rsidR="00D52DE9">
        <w:rPr>
          <w:lang w:val="it-IT"/>
        </w:rPr>
        <w:t>4</w:t>
      </w:r>
      <w:r w:rsidRPr="00032C6E">
        <w:rPr>
          <w:lang w:val="it-IT"/>
        </w:rPr>
        <w:t>:</w:t>
      </w:r>
      <w:r w:rsidRPr="00032C6E">
        <w:rPr>
          <w:bCs/>
          <w:lang w:val="it-IT"/>
        </w:rPr>
        <w:t xml:space="preserve"> “</w:t>
      </w:r>
      <w:r>
        <w:rPr>
          <w:bCs/>
          <w:lang w:val="it-IT"/>
        </w:rPr>
        <w:t>Temperatura</w:t>
      </w:r>
      <w:r w:rsidRPr="00032C6E">
        <w:rPr>
          <w:bCs/>
          <w:lang w:val="it-IT"/>
        </w:rPr>
        <w:t>”</w:t>
      </w:r>
    </w:p>
    <w:p w14:paraId="225DA3FC" w14:textId="09F2987D" w:rsidR="001F00E4" w:rsidRDefault="001F00E4" w:rsidP="00B5236E">
      <w:pPr>
        <w:pStyle w:val="ListParagraph"/>
        <w:numPr>
          <w:ilvl w:val="3"/>
          <w:numId w:val="14"/>
        </w:numPr>
        <w:ind w:left="2398"/>
        <w:rPr>
          <w:bCs/>
          <w:lang w:val="it-IT"/>
        </w:rPr>
      </w:pPr>
      <w:r w:rsidRPr="00032C6E">
        <w:rPr>
          <w:bCs/>
          <w:lang w:val="it-IT"/>
        </w:rPr>
        <w:lastRenderedPageBreak/>
        <w:t>Valori ammessi: “Caldo”, “Tiepido”, “Freddo”</w:t>
      </w:r>
      <w:r>
        <w:rPr>
          <w:bCs/>
          <w:lang w:val="it-IT"/>
        </w:rPr>
        <w:t xml:space="preserve"> come indicato nel capitolo di </w:t>
      </w:r>
      <w:r w:rsidR="006E509D" w:rsidRPr="006E509D">
        <w:rPr>
          <w:bCs/>
          <w:u w:val="single"/>
          <w:lang w:val="it-IT"/>
        </w:rPr>
        <w:fldChar w:fldCharType="begin"/>
      </w:r>
      <w:r w:rsidR="006E509D" w:rsidRPr="006E509D">
        <w:rPr>
          <w:bCs/>
          <w:u w:val="single"/>
          <w:lang w:val="it-IT"/>
        </w:rPr>
        <w:instrText xml:space="preserve"> REF _Ref211865786 \h </w:instrText>
      </w:r>
      <w:r w:rsidR="006E509D" w:rsidRPr="006E509D">
        <w:rPr>
          <w:bCs/>
          <w:u w:val="single"/>
          <w:lang w:val="it-IT"/>
        </w:rPr>
      </w:r>
      <w:r w:rsidR="006E509D" w:rsidRPr="006E509D">
        <w:rPr>
          <w:bCs/>
          <w:u w:val="single"/>
          <w:lang w:val="it-IT"/>
        </w:rPr>
        <w:fldChar w:fldCharType="separate"/>
      </w:r>
      <w:r w:rsidR="006E509D" w:rsidRPr="006E509D">
        <w:rPr>
          <w:rFonts w:cstheme="minorHAnsi"/>
          <w:color w:val="000000" w:themeColor="text1"/>
          <w:szCs w:val="26"/>
          <w:u w:val="single"/>
          <w:lang w:val="it-IT"/>
        </w:rPr>
        <w:t>Configurazioni trasversali</w:t>
      </w:r>
      <w:r w:rsidR="006E509D" w:rsidRPr="006E509D">
        <w:rPr>
          <w:bCs/>
          <w:u w:val="single"/>
          <w:lang w:val="it-IT"/>
        </w:rPr>
        <w:fldChar w:fldCharType="end"/>
      </w:r>
    </w:p>
    <w:p w14:paraId="7D68AED8" w14:textId="3FAC94C4" w:rsidR="001F00E4" w:rsidRDefault="001F00E4" w:rsidP="00B5236E">
      <w:pPr>
        <w:pStyle w:val="ListParagraph"/>
        <w:numPr>
          <w:ilvl w:val="2"/>
          <w:numId w:val="14"/>
        </w:numPr>
        <w:ind w:left="2035" w:hanging="357"/>
        <w:rPr>
          <w:bCs/>
          <w:lang w:val="it-IT"/>
        </w:rPr>
      </w:pPr>
      <w:r>
        <w:rPr>
          <w:bCs/>
          <w:lang w:val="it-IT"/>
        </w:rPr>
        <w:t xml:space="preserve">Campo </w:t>
      </w:r>
      <w:r w:rsidR="00D52DE9">
        <w:rPr>
          <w:bCs/>
          <w:lang w:val="it-IT"/>
        </w:rPr>
        <w:t>5</w:t>
      </w:r>
      <w:r>
        <w:rPr>
          <w:bCs/>
          <w:lang w:val="it-IT"/>
        </w:rPr>
        <w:t>: “Scadenza”</w:t>
      </w:r>
    </w:p>
    <w:p w14:paraId="34088C6E" w14:textId="77777777" w:rsidR="001F00E4" w:rsidRPr="00032C6E" w:rsidRDefault="001F00E4" w:rsidP="00B5236E">
      <w:pPr>
        <w:pStyle w:val="ListParagraph"/>
        <w:numPr>
          <w:ilvl w:val="0"/>
          <w:numId w:val="35"/>
        </w:numPr>
        <w:ind w:left="2398"/>
        <w:rPr>
          <w:bCs/>
          <w:lang w:val="it-IT"/>
        </w:rPr>
      </w:pPr>
      <w:r>
        <w:rPr>
          <w:bCs/>
          <w:lang w:val="it-IT"/>
        </w:rPr>
        <w:t>Valori ammessi: numero di ore fino alla data di scadenza, minuti se la scadenza è inferiore ad un’ora. Se presenti plurime lead per anagrafica, si riporta la scadenza relativa alla lead meno recente dell’anagrafica</w:t>
      </w:r>
    </w:p>
    <w:p w14:paraId="47002A75" w14:textId="2C173551" w:rsidR="001F00E4" w:rsidRDefault="001F00E4" w:rsidP="00B5236E">
      <w:pPr>
        <w:pStyle w:val="ListParagraph"/>
        <w:numPr>
          <w:ilvl w:val="2"/>
          <w:numId w:val="14"/>
        </w:numPr>
        <w:ind w:left="2035" w:hanging="357"/>
        <w:rPr>
          <w:bCs/>
          <w:lang w:val="it-IT"/>
        </w:rPr>
      </w:pPr>
      <w:r>
        <w:rPr>
          <w:bCs/>
          <w:lang w:val="it-IT"/>
        </w:rPr>
        <w:t xml:space="preserve">Campo </w:t>
      </w:r>
      <w:r w:rsidR="00D52DE9">
        <w:rPr>
          <w:bCs/>
          <w:lang w:val="it-IT"/>
        </w:rPr>
        <w:t>6</w:t>
      </w:r>
      <w:r>
        <w:rPr>
          <w:bCs/>
          <w:lang w:val="it-IT"/>
        </w:rPr>
        <w:t>: “Lead</w:t>
      </w:r>
      <w:r w:rsidR="006A2BF4">
        <w:rPr>
          <w:bCs/>
          <w:lang w:val="it-IT"/>
        </w:rPr>
        <w:t xml:space="preserve"> e Suggerimenti</w:t>
      </w:r>
      <w:r>
        <w:rPr>
          <w:bCs/>
          <w:lang w:val="it-IT"/>
        </w:rPr>
        <w:t>”</w:t>
      </w:r>
    </w:p>
    <w:p w14:paraId="6C69A3D1" w14:textId="551A4762" w:rsidR="001F00E4" w:rsidRPr="00F316CA" w:rsidRDefault="001F00E4" w:rsidP="00B5236E">
      <w:pPr>
        <w:pStyle w:val="ListParagraph"/>
        <w:numPr>
          <w:ilvl w:val="3"/>
          <w:numId w:val="55"/>
        </w:numPr>
        <w:ind w:left="2398" w:hanging="357"/>
        <w:rPr>
          <w:lang w:val="it-IT"/>
        </w:rPr>
      </w:pPr>
      <w:r>
        <w:rPr>
          <w:bCs/>
          <w:lang w:val="it-IT"/>
        </w:rPr>
        <w:t xml:space="preserve">Valori ammessi: </w:t>
      </w:r>
      <w:r w:rsidRPr="009853AB">
        <w:rPr>
          <w:bCs/>
          <w:lang w:val="it-IT"/>
        </w:rPr>
        <w:t>focus nel capitolo di configurazioni (</w:t>
      </w:r>
      <w:r w:rsidR="00A12104" w:rsidRPr="00A12104">
        <w:rPr>
          <w:bCs/>
          <w:u w:val="single"/>
          <w:lang w:val="it-IT"/>
        </w:rPr>
        <w:fldChar w:fldCharType="begin"/>
      </w:r>
      <w:r w:rsidR="00A12104" w:rsidRPr="00A12104">
        <w:rPr>
          <w:bCs/>
          <w:u w:val="single"/>
          <w:lang w:val="it-IT"/>
        </w:rPr>
        <w:instrText xml:space="preserve"> REF _Ref211865829 \h </w:instrText>
      </w:r>
      <w:r w:rsidR="00A12104" w:rsidRPr="00A12104">
        <w:rPr>
          <w:bCs/>
          <w:u w:val="single"/>
          <w:lang w:val="it-IT"/>
        </w:rPr>
      </w:r>
      <w:r w:rsidR="00A12104" w:rsidRPr="00A12104">
        <w:rPr>
          <w:bCs/>
          <w:u w:val="single"/>
          <w:lang w:val="it-IT"/>
        </w:rPr>
        <w:fldChar w:fldCharType="separate"/>
      </w:r>
      <w:r w:rsidR="00A12104" w:rsidRPr="00A12104">
        <w:rPr>
          <w:u w:val="single"/>
          <w:lang w:val="it-IT"/>
        </w:rPr>
        <w:t>Classificazione di lead per flusso di origine</w:t>
      </w:r>
      <w:r w:rsidR="00A12104" w:rsidRPr="00A12104">
        <w:rPr>
          <w:bCs/>
          <w:u w:val="single"/>
          <w:lang w:val="it-IT"/>
        </w:rPr>
        <w:fldChar w:fldCharType="end"/>
      </w:r>
      <w:r w:rsidRPr="009853AB">
        <w:rPr>
          <w:bCs/>
          <w:lang w:val="it-IT"/>
        </w:rPr>
        <w:t>)</w:t>
      </w:r>
      <w:r>
        <w:rPr>
          <w:bCs/>
          <w:lang w:val="it-IT"/>
        </w:rPr>
        <w:t xml:space="preserve">. Presenza indicazione del numero di tutte le lead </w:t>
      </w:r>
      <w:r w:rsidR="006A2BF4">
        <w:rPr>
          <w:bCs/>
          <w:lang w:val="it-IT"/>
        </w:rPr>
        <w:t>e suggerimenti</w:t>
      </w:r>
      <w:r>
        <w:rPr>
          <w:bCs/>
          <w:lang w:val="it-IT"/>
        </w:rPr>
        <w:t>attive se plurime e relativa descrizione in t</w:t>
      </w:r>
      <w:r w:rsidRPr="00F316CA">
        <w:rPr>
          <w:bCs/>
          <w:lang w:val="it-IT"/>
        </w:rPr>
        <w:t>ooltip</w:t>
      </w:r>
    </w:p>
    <w:p w14:paraId="2BBE768C" w14:textId="36FC9366" w:rsidR="001F00E4" w:rsidRPr="00336FCC" w:rsidRDefault="001F00E4" w:rsidP="00B5236E">
      <w:pPr>
        <w:pStyle w:val="ListParagraph"/>
        <w:numPr>
          <w:ilvl w:val="2"/>
          <w:numId w:val="14"/>
        </w:numPr>
        <w:ind w:left="2035" w:hanging="357"/>
        <w:rPr>
          <w:bCs/>
          <w:lang w:val="it-IT"/>
        </w:rPr>
      </w:pPr>
      <w:r>
        <w:rPr>
          <w:lang w:val="it-IT"/>
        </w:rPr>
        <w:t xml:space="preserve">Campo </w:t>
      </w:r>
      <w:r w:rsidR="00D52DE9">
        <w:rPr>
          <w:lang w:val="it-IT"/>
        </w:rPr>
        <w:t>7</w:t>
      </w:r>
      <w:r>
        <w:rPr>
          <w:lang w:val="it-IT"/>
        </w:rPr>
        <w:t>: “In carico a”</w:t>
      </w:r>
    </w:p>
    <w:p w14:paraId="44D6A8CF" w14:textId="77777777" w:rsidR="001F00E4" w:rsidRPr="004B2D3C" w:rsidRDefault="001F00E4" w:rsidP="00B5236E">
      <w:pPr>
        <w:pStyle w:val="ListParagraph"/>
        <w:numPr>
          <w:ilvl w:val="3"/>
          <w:numId w:val="14"/>
        </w:numPr>
        <w:ind w:left="2398"/>
        <w:rPr>
          <w:bCs/>
          <w:lang w:val="it-IT"/>
        </w:rPr>
      </w:pPr>
      <w:r w:rsidRPr="00ED585E">
        <w:rPr>
          <w:lang w:val="it-IT"/>
        </w:rPr>
        <w:t>Valori ammessi: Nome e Cognome del gestore che ha preso in carico la lead (se già presa in carico, vuoto altrimenti)</w:t>
      </w:r>
    </w:p>
    <w:p w14:paraId="7C1BD12A" w14:textId="27D1097C" w:rsidR="004B2D3C" w:rsidRDefault="004B2D3C" w:rsidP="00B5236E">
      <w:pPr>
        <w:pStyle w:val="ListParagraph"/>
        <w:numPr>
          <w:ilvl w:val="1"/>
          <w:numId w:val="14"/>
        </w:numPr>
        <w:ind w:left="1434" w:hanging="357"/>
        <w:rPr>
          <w:lang w:val="it-IT"/>
        </w:rPr>
      </w:pPr>
      <w:r w:rsidRPr="00795C64">
        <w:rPr>
          <w:lang w:val="it-IT"/>
        </w:rPr>
        <w:t xml:space="preserve">Lista </w:t>
      </w:r>
      <w:r>
        <w:rPr>
          <w:lang w:val="it-IT"/>
        </w:rPr>
        <w:t>delle singole lead</w:t>
      </w:r>
      <w:r w:rsidRPr="00795C64">
        <w:rPr>
          <w:lang w:val="it-IT"/>
        </w:rPr>
        <w:t xml:space="preserve">: </w:t>
      </w:r>
    </w:p>
    <w:p w14:paraId="0D01E8F4" w14:textId="6DA5A18C" w:rsidR="00AC787D" w:rsidRPr="00AC787D" w:rsidRDefault="00AC787D" w:rsidP="00B5236E">
      <w:pPr>
        <w:pStyle w:val="ListParagraph"/>
        <w:numPr>
          <w:ilvl w:val="2"/>
          <w:numId w:val="14"/>
        </w:numPr>
        <w:ind w:left="2035" w:hanging="357"/>
        <w:rPr>
          <w:lang w:val="it-IT"/>
        </w:rPr>
      </w:pPr>
      <w:r w:rsidRPr="0047676E">
        <w:rPr>
          <w:lang w:val="it-IT"/>
        </w:rPr>
        <w:t>In aggiunta ai filtri sopra,</w:t>
      </w:r>
      <w:r>
        <w:rPr>
          <w:lang w:val="it-IT"/>
        </w:rPr>
        <w:t xml:space="preserve"> nella medesima sezione,</w:t>
      </w:r>
      <w:r w:rsidRPr="0047676E">
        <w:rPr>
          <w:lang w:val="it-IT"/>
        </w:rPr>
        <w:t xml:space="preserve"> si prevede la possibilità di filtrare per Lead “</w:t>
      </w:r>
      <w:r w:rsidR="005B244F">
        <w:rPr>
          <w:lang w:val="it-IT"/>
        </w:rPr>
        <w:t>Future</w:t>
      </w:r>
      <w:r w:rsidRPr="0047676E">
        <w:rPr>
          <w:lang w:val="it-IT"/>
        </w:rPr>
        <w:t>”, ovvero quelle per cui è stato impostato un es</w:t>
      </w:r>
      <w:r w:rsidR="005D6103">
        <w:rPr>
          <w:lang w:val="it-IT"/>
        </w:rPr>
        <w:t>i</w:t>
      </w:r>
      <w:r w:rsidRPr="0047676E">
        <w:rPr>
          <w:lang w:val="it-IT"/>
        </w:rPr>
        <w:t xml:space="preserve">to “Interessato per il futuro” e la data di promemoria è successiva alla data attuale </w:t>
      </w:r>
    </w:p>
    <w:p w14:paraId="58D070D5" w14:textId="6F1F77D7" w:rsidR="004B2D3C" w:rsidRPr="00336FCC" w:rsidRDefault="004B2D3C" w:rsidP="00B5236E">
      <w:pPr>
        <w:pStyle w:val="ListParagraph"/>
        <w:numPr>
          <w:ilvl w:val="2"/>
          <w:numId w:val="14"/>
        </w:numPr>
        <w:ind w:left="2035" w:hanging="357"/>
        <w:rPr>
          <w:bCs/>
          <w:lang w:val="it-IT"/>
        </w:rPr>
      </w:pPr>
      <w:r>
        <w:rPr>
          <w:lang w:val="it-IT"/>
        </w:rPr>
        <w:t xml:space="preserve">Campo </w:t>
      </w:r>
      <w:r w:rsidR="00D52DE9">
        <w:rPr>
          <w:lang w:val="it-IT"/>
        </w:rPr>
        <w:t>8</w:t>
      </w:r>
      <w:r>
        <w:rPr>
          <w:lang w:val="it-IT"/>
        </w:rPr>
        <w:t>: “Codice Lead”</w:t>
      </w:r>
    </w:p>
    <w:p w14:paraId="4F859237" w14:textId="0CFF8326" w:rsidR="004B2D3C" w:rsidRPr="001B33EB" w:rsidRDefault="004B2D3C" w:rsidP="00B5236E">
      <w:pPr>
        <w:pStyle w:val="ListParagraph"/>
        <w:numPr>
          <w:ilvl w:val="3"/>
          <w:numId w:val="14"/>
        </w:numPr>
        <w:ind w:left="2755" w:hanging="357"/>
        <w:rPr>
          <w:bCs/>
          <w:lang w:val="it-IT"/>
        </w:rPr>
      </w:pPr>
      <w:r w:rsidRPr="00ED585E">
        <w:rPr>
          <w:lang w:val="it-IT"/>
        </w:rPr>
        <w:t xml:space="preserve">Valori ammessi: </w:t>
      </w:r>
      <w:r>
        <w:rPr>
          <w:lang w:val="it-IT"/>
        </w:rPr>
        <w:t>Codice Lead in formato LD00000000</w:t>
      </w:r>
    </w:p>
    <w:p w14:paraId="5D8D1210" w14:textId="4692A849" w:rsidR="001B33EB" w:rsidRPr="004B2D3C" w:rsidRDefault="001B33EB" w:rsidP="00B5236E">
      <w:pPr>
        <w:pStyle w:val="ListParagraph"/>
        <w:numPr>
          <w:ilvl w:val="3"/>
          <w:numId w:val="14"/>
        </w:numPr>
        <w:ind w:left="2755" w:hanging="357"/>
        <w:rPr>
          <w:bCs/>
          <w:lang w:val="it-IT"/>
        </w:rPr>
      </w:pPr>
      <w:r>
        <w:rPr>
          <w:lang w:val="it-IT"/>
        </w:rPr>
        <w:t>Tutti gli altri campi previsti nella lista aggregata per anagrafica</w:t>
      </w:r>
    </w:p>
    <w:p w14:paraId="7A16DFC4" w14:textId="77777777" w:rsidR="001F00E4" w:rsidRPr="00ED585E" w:rsidRDefault="001F00E4" w:rsidP="00B5236E">
      <w:pPr>
        <w:pStyle w:val="ListParagraph"/>
        <w:numPr>
          <w:ilvl w:val="1"/>
          <w:numId w:val="14"/>
        </w:numPr>
        <w:rPr>
          <w:lang w:val="it-IT"/>
        </w:rPr>
      </w:pPr>
      <w:r w:rsidRPr="00A0357A">
        <w:rPr>
          <w:lang w:val="it-IT"/>
        </w:rPr>
        <w:t>Azioni disponibili in lista:</w:t>
      </w:r>
    </w:p>
    <w:p w14:paraId="5A9368D9" w14:textId="6D04CA15" w:rsidR="001F00E4" w:rsidRDefault="001F00E4" w:rsidP="00B5236E">
      <w:pPr>
        <w:pStyle w:val="ListParagraph"/>
        <w:numPr>
          <w:ilvl w:val="2"/>
          <w:numId w:val="14"/>
        </w:numPr>
        <w:ind w:left="2035" w:hanging="357"/>
        <w:rPr>
          <w:bCs/>
          <w:lang w:val="it-IT"/>
        </w:rPr>
      </w:pPr>
      <w:r>
        <w:rPr>
          <w:bCs/>
          <w:lang w:val="it-IT"/>
        </w:rPr>
        <w:t>Presa in carico: v</w:t>
      </w:r>
      <w:r w:rsidR="0008742A">
        <w:rPr>
          <w:bCs/>
          <w:lang w:val="it-IT"/>
        </w:rPr>
        <w:t>isibile</w:t>
      </w:r>
      <w:r w:rsidR="00DE5126">
        <w:rPr>
          <w:bCs/>
          <w:lang w:val="it-IT"/>
        </w:rPr>
        <w:t xml:space="preserve"> solo</w:t>
      </w:r>
      <w:r>
        <w:rPr>
          <w:bCs/>
          <w:lang w:val="it-IT"/>
        </w:rPr>
        <w:t xml:space="preserve"> per lead non prese in carico (</w:t>
      </w:r>
      <w:r w:rsidR="00A12104" w:rsidRPr="00A12104">
        <w:rPr>
          <w:bCs/>
          <w:u w:val="single"/>
          <w:lang w:val="it-IT"/>
        </w:rPr>
        <w:fldChar w:fldCharType="begin"/>
      </w:r>
      <w:r w:rsidR="00A12104" w:rsidRPr="00A12104">
        <w:rPr>
          <w:bCs/>
          <w:u w:val="single"/>
          <w:lang w:val="it-IT"/>
        </w:rPr>
        <w:instrText xml:space="preserve"> REF _Ref211865869 \h </w:instrText>
      </w:r>
      <w:r w:rsidR="00A12104" w:rsidRPr="00A12104">
        <w:rPr>
          <w:bCs/>
          <w:u w:val="single"/>
          <w:lang w:val="it-IT"/>
        </w:rPr>
      </w:r>
      <w:r w:rsidR="00A12104" w:rsidRPr="00A12104">
        <w:rPr>
          <w:bCs/>
          <w:u w:val="single"/>
          <w:lang w:val="it-IT"/>
        </w:rPr>
        <w:fldChar w:fldCharType="separate"/>
      </w:r>
      <w:r w:rsidR="00A12104" w:rsidRPr="00A12104">
        <w:rPr>
          <w:rFonts w:cstheme="minorHAnsi"/>
          <w:color w:val="000000" w:themeColor="text1"/>
          <w:szCs w:val="26"/>
          <w:u w:val="single"/>
          <w:lang w:val="it-IT"/>
        </w:rPr>
        <w:t>Configurazioni trasversali</w:t>
      </w:r>
      <w:r w:rsidR="00A12104" w:rsidRPr="00A12104">
        <w:rPr>
          <w:bCs/>
          <w:u w:val="single"/>
          <w:lang w:val="it-IT"/>
        </w:rPr>
        <w:fldChar w:fldCharType="end"/>
      </w:r>
      <w:r>
        <w:rPr>
          <w:bCs/>
          <w:lang w:val="it-IT"/>
        </w:rPr>
        <w:t>)</w:t>
      </w:r>
      <w:r w:rsidR="001B33EB">
        <w:rPr>
          <w:bCs/>
          <w:lang w:val="it-IT"/>
        </w:rPr>
        <w:t>. Nel caso l’utente si trovi nella lista delle singole lead e prenda in carico una singola lead si prevede</w:t>
      </w:r>
      <w:r w:rsidR="007D539A">
        <w:rPr>
          <w:bCs/>
          <w:lang w:val="it-IT"/>
        </w:rPr>
        <w:t xml:space="preserve"> che automaticamente l’utente prenda in carico tutte le lead associate a quell’anagrafica</w:t>
      </w:r>
    </w:p>
    <w:p w14:paraId="642A3667" w14:textId="018924A0" w:rsidR="001F00E4" w:rsidRDefault="001F00E4" w:rsidP="00B5236E">
      <w:pPr>
        <w:pStyle w:val="ListParagraph"/>
        <w:numPr>
          <w:ilvl w:val="2"/>
          <w:numId w:val="14"/>
        </w:numPr>
        <w:ind w:left="2035" w:hanging="357"/>
        <w:rPr>
          <w:bCs/>
          <w:lang w:val="it-IT"/>
        </w:rPr>
      </w:pPr>
      <w:r>
        <w:rPr>
          <w:bCs/>
          <w:lang w:val="it-IT"/>
        </w:rPr>
        <w:t xml:space="preserve">Conferma appuntamento: valido per lead con appuntamento da confermare </w:t>
      </w:r>
      <w:r w:rsidR="0029231B">
        <w:rPr>
          <w:bCs/>
          <w:lang w:val="it-IT"/>
        </w:rPr>
        <w:t>(</w:t>
      </w:r>
      <w:r w:rsidR="00A71B9D" w:rsidRPr="00A71B9D">
        <w:rPr>
          <w:bCs/>
          <w:u w:val="single"/>
          <w:lang w:val="it-IT"/>
        </w:rPr>
        <w:fldChar w:fldCharType="begin"/>
      </w:r>
      <w:r w:rsidR="00A71B9D" w:rsidRPr="00A71B9D">
        <w:rPr>
          <w:bCs/>
          <w:u w:val="single"/>
          <w:lang w:val="it-IT"/>
        </w:rPr>
        <w:instrText xml:space="preserve"> REF _Ref211865937 \h </w:instrText>
      </w:r>
      <w:r w:rsidR="00A71B9D" w:rsidRPr="00A71B9D">
        <w:rPr>
          <w:bCs/>
          <w:u w:val="single"/>
          <w:lang w:val="it-IT"/>
        </w:rPr>
      </w:r>
      <w:r w:rsidR="00A71B9D" w:rsidRPr="00A71B9D">
        <w:rPr>
          <w:bCs/>
          <w:u w:val="single"/>
          <w:lang w:val="it-IT"/>
        </w:rPr>
        <w:fldChar w:fldCharType="separate"/>
      </w:r>
      <w:r w:rsidR="00A71B9D" w:rsidRPr="00A71B9D">
        <w:rPr>
          <w:rFonts w:cstheme="minorHAnsi"/>
          <w:color w:val="000000" w:themeColor="text1"/>
          <w:szCs w:val="26"/>
          <w:u w:val="single"/>
          <w:lang w:val="it-IT"/>
        </w:rPr>
        <w:t>Configurazioni trasversali</w:t>
      </w:r>
      <w:r w:rsidR="00A71B9D" w:rsidRPr="00A71B9D">
        <w:rPr>
          <w:bCs/>
          <w:u w:val="single"/>
          <w:lang w:val="it-IT"/>
        </w:rPr>
        <w:fldChar w:fldCharType="end"/>
      </w:r>
      <w:r w:rsidR="0029231B">
        <w:rPr>
          <w:bCs/>
          <w:lang w:val="it-IT"/>
        </w:rPr>
        <w:t>)</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EE237D" w:rsidRPr="00FF55DF" w14:paraId="34E047D5" w14:textId="77777777" w:rsidTr="00CA5128">
        <w:trPr>
          <w:trHeight w:val="592"/>
        </w:trPr>
        <w:tc>
          <w:tcPr>
            <w:tcW w:w="962" w:type="dxa"/>
            <w:hideMark/>
          </w:tcPr>
          <w:bookmarkEnd w:id="1230"/>
          <w:p w14:paraId="7F35AEF5" w14:textId="77777777" w:rsidR="00EE237D" w:rsidRPr="00FF55DF" w:rsidRDefault="00EE237D">
            <w:pPr>
              <w:rPr>
                <w:b/>
                <w:bCs/>
              </w:rPr>
            </w:pPr>
            <w:r w:rsidRPr="00FF55DF">
              <w:rPr>
                <w:b/>
                <w:bCs/>
              </w:rPr>
              <w:t>ID</w:t>
            </w:r>
          </w:p>
        </w:tc>
        <w:tc>
          <w:tcPr>
            <w:tcW w:w="963" w:type="dxa"/>
            <w:hideMark/>
          </w:tcPr>
          <w:p w14:paraId="4985FB71" w14:textId="77777777" w:rsidR="00EE237D" w:rsidRPr="00FF55DF" w:rsidRDefault="00EE237D">
            <w:pPr>
              <w:rPr>
                <w:b/>
                <w:bCs/>
              </w:rPr>
            </w:pPr>
            <w:r w:rsidRPr="00FF55DF">
              <w:rPr>
                <w:b/>
                <w:bCs/>
              </w:rPr>
              <w:t>Campo</w:t>
            </w:r>
          </w:p>
        </w:tc>
        <w:tc>
          <w:tcPr>
            <w:tcW w:w="963" w:type="dxa"/>
            <w:hideMark/>
          </w:tcPr>
          <w:p w14:paraId="340C036E" w14:textId="77777777" w:rsidR="00EE237D" w:rsidRPr="00FF55DF" w:rsidRDefault="00EE237D">
            <w:pPr>
              <w:rPr>
                <w:b/>
                <w:bCs/>
              </w:rPr>
            </w:pPr>
            <w:r w:rsidRPr="00FF55DF">
              <w:rPr>
                <w:b/>
                <w:bCs/>
              </w:rPr>
              <w:t>Tipo</w:t>
            </w:r>
          </w:p>
        </w:tc>
        <w:tc>
          <w:tcPr>
            <w:tcW w:w="963" w:type="dxa"/>
            <w:hideMark/>
          </w:tcPr>
          <w:p w14:paraId="4BEC6395" w14:textId="77777777" w:rsidR="00EE237D" w:rsidRPr="00FF55DF" w:rsidRDefault="00EE237D">
            <w:pPr>
              <w:rPr>
                <w:b/>
                <w:bCs/>
              </w:rPr>
            </w:pPr>
            <w:r w:rsidRPr="00FF55DF">
              <w:rPr>
                <w:b/>
                <w:bCs/>
              </w:rPr>
              <w:t>Modificabile</w:t>
            </w:r>
          </w:p>
        </w:tc>
        <w:tc>
          <w:tcPr>
            <w:tcW w:w="963" w:type="dxa"/>
            <w:hideMark/>
          </w:tcPr>
          <w:p w14:paraId="46B5360D" w14:textId="77777777" w:rsidR="00EE237D" w:rsidRPr="00FF55DF" w:rsidRDefault="00EE237D">
            <w:pPr>
              <w:rPr>
                <w:b/>
                <w:bCs/>
              </w:rPr>
            </w:pPr>
            <w:r w:rsidRPr="00FF55DF">
              <w:rPr>
                <w:b/>
                <w:bCs/>
              </w:rPr>
              <w:t>Obbligo</w:t>
            </w:r>
          </w:p>
        </w:tc>
        <w:tc>
          <w:tcPr>
            <w:tcW w:w="962" w:type="dxa"/>
            <w:hideMark/>
          </w:tcPr>
          <w:p w14:paraId="30E77248" w14:textId="77777777" w:rsidR="00EE237D" w:rsidRPr="00FF55DF" w:rsidRDefault="00EE237D">
            <w:pPr>
              <w:rPr>
                <w:b/>
                <w:bCs/>
              </w:rPr>
            </w:pPr>
            <w:r w:rsidRPr="00FF55DF">
              <w:rPr>
                <w:b/>
                <w:bCs/>
              </w:rPr>
              <w:t>Formato</w:t>
            </w:r>
          </w:p>
        </w:tc>
        <w:tc>
          <w:tcPr>
            <w:tcW w:w="963" w:type="dxa"/>
            <w:hideMark/>
          </w:tcPr>
          <w:p w14:paraId="3A17FAAA" w14:textId="77777777" w:rsidR="00EE237D" w:rsidRPr="00FF55DF" w:rsidRDefault="00EE237D">
            <w:pPr>
              <w:rPr>
                <w:b/>
                <w:bCs/>
              </w:rPr>
            </w:pPr>
            <w:r w:rsidRPr="00FF55DF">
              <w:rPr>
                <w:b/>
                <w:bCs/>
              </w:rPr>
              <w:t>Valori ammessi</w:t>
            </w:r>
          </w:p>
        </w:tc>
        <w:tc>
          <w:tcPr>
            <w:tcW w:w="963" w:type="dxa"/>
            <w:hideMark/>
          </w:tcPr>
          <w:p w14:paraId="44F822AD" w14:textId="77777777" w:rsidR="00EE237D" w:rsidRPr="00FF55DF" w:rsidRDefault="00EE237D">
            <w:pPr>
              <w:rPr>
                <w:b/>
                <w:bCs/>
              </w:rPr>
            </w:pPr>
            <w:r w:rsidRPr="00FF55DF">
              <w:rPr>
                <w:b/>
                <w:bCs/>
              </w:rPr>
              <w:t>Validazione / Regole di valorizzazione</w:t>
            </w:r>
          </w:p>
        </w:tc>
        <w:tc>
          <w:tcPr>
            <w:tcW w:w="963" w:type="dxa"/>
            <w:hideMark/>
          </w:tcPr>
          <w:p w14:paraId="7E57154B" w14:textId="77777777" w:rsidR="00EE237D" w:rsidRPr="00FF55DF" w:rsidRDefault="00EE237D">
            <w:pPr>
              <w:rPr>
                <w:b/>
                <w:bCs/>
              </w:rPr>
            </w:pPr>
            <w:r w:rsidRPr="00FF55DF">
              <w:rPr>
                <w:b/>
                <w:bCs/>
              </w:rPr>
              <w:t>Msg errore</w:t>
            </w:r>
          </w:p>
        </w:tc>
        <w:tc>
          <w:tcPr>
            <w:tcW w:w="963" w:type="dxa"/>
            <w:hideMark/>
          </w:tcPr>
          <w:p w14:paraId="6DD8E544" w14:textId="77777777" w:rsidR="00EE237D" w:rsidRPr="00FF55DF" w:rsidRDefault="00EE237D">
            <w:pPr>
              <w:rPr>
                <w:b/>
                <w:bCs/>
              </w:rPr>
            </w:pPr>
            <w:r w:rsidRPr="00FF55DF">
              <w:rPr>
                <w:b/>
                <w:bCs/>
              </w:rPr>
              <w:t>Quando errore</w:t>
            </w:r>
          </w:p>
        </w:tc>
      </w:tr>
      <w:tr w:rsidR="00EE237D" w:rsidRPr="004D0819" w14:paraId="63CF0CBE" w14:textId="77777777" w:rsidTr="00CA5128">
        <w:trPr>
          <w:trHeight w:val="1599"/>
        </w:trPr>
        <w:tc>
          <w:tcPr>
            <w:tcW w:w="962" w:type="dxa"/>
            <w:hideMark/>
          </w:tcPr>
          <w:p w14:paraId="1B308009" w14:textId="77777777" w:rsidR="00EE237D" w:rsidRPr="00FF55DF" w:rsidRDefault="00EE237D">
            <w:pPr>
              <w:rPr>
                <w:bCs/>
              </w:rPr>
            </w:pPr>
            <w:r w:rsidRPr="00FF55DF">
              <w:rPr>
                <w:bCs/>
              </w:rPr>
              <w:t>C1</w:t>
            </w:r>
          </w:p>
        </w:tc>
        <w:tc>
          <w:tcPr>
            <w:tcW w:w="963" w:type="dxa"/>
            <w:hideMark/>
          </w:tcPr>
          <w:p w14:paraId="2EACA1F4" w14:textId="45F8BF6F" w:rsidR="00EE237D" w:rsidRPr="00FF55DF" w:rsidRDefault="00D52DE9">
            <w:pPr>
              <w:rPr>
                <w:bCs/>
              </w:rPr>
            </w:pPr>
            <w:r>
              <w:rPr>
                <w:bCs/>
              </w:rPr>
              <w:t>Intestazione</w:t>
            </w:r>
          </w:p>
        </w:tc>
        <w:tc>
          <w:tcPr>
            <w:tcW w:w="963" w:type="dxa"/>
            <w:hideMark/>
          </w:tcPr>
          <w:p w14:paraId="2FCDC876" w14:textId="27194FD4" w:rsidR="00EE237D" w:rsidRPr="00FF55DF" w:rsidRDefault="00EE237D">
            <w:pPr>
              <w:rPr>
                <w:bCs/>
              </w:rPr>
            </w:pPr>
            <w:r>
              <w:rPr>
                <w:bCs/>
              </w:rPr>
              <w:t xml:space="preserve">Output da </w:t>
            </w:r>
            <w:del w:id="1231" w:author="Montalto, Alessandro" w:date="2026-03-25T17:38:00Z" w16du:dateUtc="2026-03-25T16:38:00Z">
              <w:r w:rsidDel="00F3418A">
                <w:rPr>
                  <w:bCs/>
                </w:rPr>
                <w:delText>sistema</w:delText>
              </w:r>
            </w:del>
            <w:ins w:id="1232" w:author="Montalto, Alessandro" w:date="2026-03-25T17:38:00Z" w16du:dateUtc="2026-03-25T16:38:00Z">
              <w:r w:rsidR="00F3418A">
                <w:rPr>
                  <w:bCs/>
                </w:rPr>
                <w:t>Sistema</w:t>
              </w:r>
            </w:ins>
          </w:p>
        </w:tc>
        <w:tc>
          <w:tcPr>
            <w:tcW w:w="963" w:type="dxa"/>
            <w:hideMark/>
          </w:tcPr>
          <w:p w14:paraId="049020E6" w14:textId="77777777" w:rsidR="00EE237D" w:rsidRPr="00FF55DF" w:rsidRDefault="00EE237D">
            <w:pPr>
              <w:rPr>
                <w:bCs/>
              </w:rPr>
            </w:pPr>
            <w:r>
              <w:rPr>
                <w:bCs/>
              </w:rPr>
              <w:t>No</w:t>
            </w:r>
          </w:p>
        </w:tc>
        <w:tc>
          <w:tcPr>
            <w:tcW w:w="963" w:type="dxa"/>
            <w:hideMark/>
          </w:tcPr>
          <w:p w14:paraId="284ADCB7" w14:textId="77777777" w:rsidR="00EE237D" w:rsidRPr="00FF55DF" w:rsidRDefault="00EE237D">
            <w:pPr>
              <w:rPr>
                <w:bCs/>
              </w:rPr>
            </w:pPr>
            <w:r w:rsidRPr="00FF55DF">
              <w:rPr>
                <w:bCs/>
              </w:rPr>
              <w:t>Sì</w:t>
            </w:r>
          </w:p>
        </w:tc>
        <w:tc>
          <w:tcPr>
            <w:tcW w:w="962" w:type="dxa"/>
            <w:hideMark/>
          </w:tcPr>
          <w:p w14:paraId="5B02250E" w14:textId="77777777" w:rsidR="00EE237D" w:rsidRPr="00EE237D" w:rsidRDefault="00EE237D">
            <w:pPr>
              <w:rPr>
                <w:bCs/>
                <w:lang w:val="it-IT"/>
              </w:rPr>
            </w:pPr>
            <w:r w:rsidRPr="00EE237D">
              <w:rPr>
                <w:bCs/>
                <w:lang w:val="it-IT"/>
              </w:rPr>
              <w:t>Alfabetici PF,</w:t>
            </w:r>
          </w:p>
          <w:p w14:paraId="7C547C59" w14:textId="77777777" w:rsidR="00EE237D" w:rsidRPr="00EE237D" w:rsidRDefault="00EE237D">
            <w:pPr>
              <w:rPr>
                <w:bCs/>
                <w:lang w:val="it-IT"/>
              </w:rPr>
            </w:pPr>
          </w:p>
          <w:p w14:paraId="5033629C" w14:textId="77777777" w:rsidR="00EE237D" w:rsidRPr="000F61C6" w:rsidRDefault="00EE237D">
            <w:pPr>
              <w:rPr>
                <w:bCs/>
                <w:lang w:val="it-IT"/>
              </w:rPr>
            </w:pPr>
            <w:r w:rsidRPr="000F61C6">
              <w:rPr>
                <w:bCs/>
                <w:lang w:val="it-IT"/>
              </w:rPr>
              <w:t>Alfanumerici e caratteri speciali s</w:t>
            </w:r>
            <w:r>
              <w:rPr>
                <w:bCs/>
                <w:lang w:val="it-IT"/>
              </w:rPr>
              <w:t>e PG</w:t>
            </w:r>
          </w:p>
        </w:tc>
        <w:tc>
          <w:tcPr>
            <w:tcW w:w="963" w:type="dxa"/>
            <w:hideMark/>
          </w:tcPr>
          <w:p w14:paraId="5E5AD34F" w14:textId="77777777" w:rsidR="00EE237D" w:rsidRPr="00FF55DF" w:rsidRDefault="00EE237D">
            <w:pPr>
              <w:rPr>
                <w:bCs/>
                <w:lang w:val="it-IT"/>
              </w:rPr>
            </w:pPr>
            <w:r w:rsidRPr="00FF55DF">
              <w:rPr>
                <w:bCs/>
                <w:lang w:val="it-IT"/>
              </w:rPr>
              <w:t>Se PF: Cognome e Nome; se PG: Ragione Sociale</w:t>
            </w:r>
          </w:p>
        </w:tc>
        <w:tc>
          <w:tcPr>
            <w:tcW w:w="963" w:type="dxa"/>
          </w:tcPr>
          <w:p w14:paraId="5D697954" w14:textId="77777777" w:rsidR="00EE237D" w:rsidRPr="00FF55DF" w:rsidRDefault="00EE237D">
            <w:pPr>
              <w:rPr>
                <w:bCs/>
                <w:lang w:val="it-IT"/>
              </w:rPr>
            </w:pPr>
          </w:p>
        </w:tc>
        <w:tc>
          <w:tcPr>
            <w:tcW w:w="963" w:type="dxa"/>
          </w:tcPr>
          <w:p w14:paraId="3260807B" w14:textId="77777777" w:rsidR="00EE237D" w:rsidRPr="00FF55DF" w:rsidRDefault="00EE237D">
            <w:pPr>
              <w:rPr>
                <w:bCs/>
                <w:lang w:val="it-IT"/>
              </w:rPr>
            </w:pPr>
          </w:p>
        </w:tc>
        <w:tc>
          <w:tcPr>
            <w:tcW w:w="963" w:type="dxa"/>
          </w:tcPr>
          <w:p w14:paraId="3B2DB6EA" w14:textId="77777777" w:rsidR="00EE237D" w:rsidRPr="00FF55DF" w:rsidRDefault="00EE237D">
            <w:pPr>
              <w:rPr>
                <w:bCs/>
                <w:lang w:val="it-IT"/>
              </w:rPr>
            </w:pPr>
          </w:p>
        </w:tc>
      </w:tr>
      <w:tr w:rsidR="00EE237D" w:rsidRPr="004D0819" w14:paraId="5AF985BC" w14:textId="77777777" w:rsidTr="00CA5128">
        <w:trPr>
          <w:trHeight w:val="789"/>
        </w:trPr>
        <w:tc>
          <w:tcPr>
            <w:tcW w:w="962" w:type="dxa"/>
          </w:tcPr>
          <w:p w14:paraId="03974F6B" w14:textId="399132A0" w:rsidR="00EE237D" w:rsidRPr="00FF55DF" w:rsidRDefault="00EE237D">
            <w:pPr>
              <w:rPr>
                <w:bCs/>
              </w:rPr>
            </w:pPr>
            <w:r>
              <w:rPr>
                <w:bCs/>
              </w:rPr>
              <w:t>C2</w:t>
            </w:r>
          </w:p>
        </w:tc>
        <w:tc>
          <w:tcPr>
            <w:tcW w:w="963" w:type="dxa"/>
          </w:tcPr>
          <w:p w14:paraId="5ECE6C46" w14:textId="1B06DF11" w:rsidR="00EE237D" w:rsidRPr="00FF55DF" w:rsidRDefault="00EE237D">
            <w:pPr>
              <w:rPr>
                <w:bCs/>
              </w:rPr>
            </w:pPr>
            <w:r>
              <w:rPr>
                <w:bCs/>
              </w:rPr>
              <w:t>NDG</w:t>
            </w:r>
          </w:p>
        </w:tc>
        <w:tc>
          <w:tcPr>
            <w:tcW w:w="963" w:type="dxa"/>
          </w:tcPr>
          <w:p w14:paraId="301CA04F" w14:textId="689F6E8E" w:rsidR="00EE237D" w:rsidRPr="00174BD0" w:rsidRDefault="00EE237D">
            <w:pPr>
              <w:rPr>
                <w:bCs/>
              </w:rPr>
            </w:pPr>
            <w:r>
              <w:rPr>
                <w:bCs/>
              </w:rPr>
              <w:t xml:space="preserve">Output da </w:t>
            </w:r>
            <w:del w:id="1233" w:author="Montalto, Alessandro" w:date="2026-03-25T17:38:00Z" w16du:dateUtc="2026-03-25T16:38:00Z">
              <w:r w:rsidDel="00F3418A">
                <w:rPr>
                  <w:bCs/>
                </w:rPr>
                <w:delText>sistema</w:delText>
              </w:r>
            </w:del>
            <w:ins w:id="1234" w:author="Montalto, Alessandro" w:date="2026-03-25T17:38:00Z" w16du:dateUtc="2026-03-25T16:38:00Z">
              <w:r w:rsidR="00F3418A">
                <w:rPr>
                  <w:bCs/>
                </w:rPr>
                <w:t>Sistema</w:t>
              </w:r>
            </w:ins>
          </w:p>
        </w:tc>
        <w:tc>
          <w:tcPr>
            <w:tcW w:w="963" w:type="dxa"/>
          </w:tcPr>
          <w:p w14:paraId="553EB93C" w14:textId="4C2EDB2A" w:rsidR="00EE237D" w:rsidRPr="00FF55DF" w:rsidRDefault="00EE237D">
            <w:pPr>
              <w:rPr>
                <w:bCs/>
              </w:rPr>
            </w:pPr>
            <w:r>
              <w:rPr>
                <w:bCs/>
              </w:rPr>
              <w:t>No</w:t>
            </w:r>
          </w:p>
        </w:tc>
        <w:tc>
          <w:tcPr>
            <w:tcW w:w="963" w:type="dxa"/>
          </w:tcPr>
          <w:p w14:paraId="62551806" w14:textId="146986DD" w:rsidR="00EE237D" w:rsidRPr="00FF55DF" w:rsidRDefault="00EE237D">
            <w:pPr>
              <w:rPr>
                <w:bCs/>
              </w:rPr>
            </w:pPr>
            <w:r>
              <w:rPr>
                <w:bCs/>
              </w:rPr>
              <w:t>Sì</w:t>
            </w:r>
          </w:p>
        </w:tc>
        <w:tc>
          <w:tcPr>
            <w:tcW w:w="962" w:type="dxa"/>
          </w:tcPr>
          <w:p w14:paraId="7587873A" w14:textId="62E150A6" w:rsidR="00EE237D" w:rsidRPr="00FF55DF" w:rsidRDefault="000E1A14">
            <w:pPr>
              <w:rPr>
                <w:bCs/>
              </w:rPr>
            </w:pPr>
            <w:r>
              <w:rPr>
                <w:bCs/>
              </w:rPr>
              <w:t>Numerici</w:t>
            </w:r>
          </w:p>
        </w:tc>
        <w:tc>
          <w:tcPr>
            <w:tcW w:w="963" w:type="dxa"/>
          </w:tcPr>
          <w:p w14:paraId="6B5BAF3C" w14:textId="37E38008" w:rsidR="00EE237D" w:rsidRPr="00D87834" w:rsidRDefault="00D87834">
            <w:pPr>
              <w:rPr>
                <w:bCs/>
                <w:lang w:val="it-IT"/>
              </w:rPr>
            </w:pPr>
            <w:r w:rsidRPr="00D87834">
              <w:rPr>
                <w:bCs/>
                <w:lang w:val="it-IT"/>
              </w:rPr>
              <w:t>NDG del lead in ana</w:t>
            </w:r>
            <w:r>
              <w:rPr>
                <w:bCs/>
                <w:lang w:val="it-IT"/>
              </w:rPr>
              <w:t>grafica</w:t>
            </w:r>
          </w:p>
        </w:tc>
        <w:tc>
          <w:tcPr>
            <w:tcW w:w="963" w:type="dxa"/>
          </w:tcPr>
          <w:p w14:paraId="375E71AE" w14:textId="77777777" w:rsidR="00EE237D" w:rsidRPr="00D87834" w:rsidRDefault="00EE237D">
            <w:pPr>
              <w:rPr>
                <w:bCs/>
                <w:lang w:val="it-IT"/>
              </w:rPr>
            </w:pPr>
          </w:p>
        </w:tc>
        <w:tc>
          <w:tcPr>
            <w:tcW w:w="963" w:type="dxa"/>
          </w:tcPr>
          <w:p w14:paraId="3D3BF4CE" w14:textId="77777777" w:rsidR="00EE237D" w:rsidRPr="00D87834" w:rsidRDefault="00EE237D">
            <w:pPr>
              <w:rPr>
                <w:bCs/>
                <w:lang w:val="it-IT"/>
              </w:rPr>
            </w:pPr>
          </w:p>
        </w:tc>
        <w:tc>
          <w:tcPr>
            <w:tcW w:w="963" w:type="dxa"/>
          </w:tcPr>
          <w:p w14:paraId="402B5F73" w14:textId="77777777" w:rsidR="00EE237D" w:rsidRPr="00D87834" w:rsidRDefault="00EE237D">
            <w:pPr>
              <w:rPr>
                <w:bCs/>
                <w:lang w:val="it-IT"/>
              </w:rPr>
            </w:pPr>
          </w:p>
        </w:tc>
      </w:tr>
      <w:tr w:rsidR="00EE237D" w:rsidRPr="004D0819" w14:paraId="53652A49" w14:textId="77777777" w:rsidTr="00CA5128">
        <w:trPr>
          <w:trHeight w:val="789"/>
        </w:trPr>
        <w:tc>
          <w:tcPr>
            <w:tcW w:w="962" w:type="dxa"/>
            <w:hideMark/>
          </w:tcPr>
          <w:p w14:paraId="1928B7C8" w14:textId="700BCA7B" w:rsidR="00EE237D" w:rsidRPr="00FF55DF" w:rsidRDefault="00EE237D">
            <w:pPr>
              <w:rPr>
                <w:bCs/>
              </w:rPr>
            </w:pPr>
            <w:r w:rsidRPr="00FF55DF">
              <w:rPr>
                <w:bCs/>
              </w:rPr>
              <w:lastRenderedPageBreak/>
              <w:t>C</w:t>
            </w:r>
            <w:r>
              <w:rPr>
                <w:bCs/>
              </w:rPr>
              <w:t>3</w:t>
            </w:r>
          </w:p>
        </w:tc>
        <w:tc>
          <w:tcPr>
            <w:tcW w:w="963" w:type="dxa"/>
            <w:hideMark/>
          </w:tcPr>
          <w:p w14:paraId="4A1F3691" w14:textId="46E4D1D1" w:rsidR="00EE237D" w:rsidRPr="00FF55DF" w:rsidRDefault="00D52DE9">
            <w:pPr>
              <w:rPr>
                <w:bCs/>
              </w:rPr>
            </w:pPr>
            <w:r>
              <w:rPr>
                <w:bCs/>
              </w:rPr>
              <w:t>Segmento</w:t>
            </w:r>
          </w:p>
        </w:tc>
        <w:tc>
          <w:tcPr>
            <w:tcW w:w="963" w:type="dxa"/>
            <w:hideMark/>
          </w:tcPr>
          <w:p w14:paraId="2A7D3A62" w14:textId="67B3B227" w:rsidR="00EE237D" w:rsidRPr="00FF55DF" w:rsidRDefault="00EE237D">
            <w:pPr>
              <w:rPr>
                <w:bCs/>
              </w:rPr>
            </w:pPr>
            <w:r w:rsidRPr="00174BD0">
              <w:rPr>
                <w:bCs/>
              </w:rPr>
              <w:t xml:space="preserve">Output da </w:t>
            </w:r>
            <w:del w:id="1235" w:author="Montalto, Alessandro" w:date="2026-03-25T17:38:00Z" w16du:dateUtc="2026-03-25T16:38:00Z">
              <w:r w:rsidRPr="00174BD0" w:rsidDel="00AA13D6">
                <w:rPr>
                  <w:bCs/>
                </w:rPr>
                <w:delText>sistema</w:delText>
              </w:r>
            </w:del>
            <w:ins w:id="1236" w:author="Montalto, Alessandro" w:date="2026-03-25T17:38:00Z" w16du:dateUtc="2026-03-25T16:38:00Z">
              <w:r w:rsidR="00AA13D6">
                <w:rPr>
                  <w:bCs/>
                </w:rPr>
                <w:t>Sistema</w:t>
              </w:r>
            </w:ins>
          </w:p>
        </w:tc>
        <w:tc>
          <w:tcPr>
            <w:tcW w:w="963" w:type="dxa"/>
            <w:hideMark/>
          </w:tcPr>
          <w:p w14:paraId="2135960C" w14:textId="77777777" w:rsidR="00EE237D" w:rsidRPr="00FF55DF" w:rsidRDefault="00EE237D">
            <w:pPr>
              <w:rPr>
                <w:bCs/>
              </w:rPr>
            </w:pPr>
            <w:r w:rsidRPr="00FF55DF">
              <w:rPr>
                <w:bCs/>
              </w:rPr>
              <w:t>No</w:t>
            </w:r>
          </w:p>
        </w:tc>
        <w:tc>
          <w:tcPr>
            <w:tcW w:w="963" w:type="dxa"/>
            <w:hideMark/>
          </w:tcPr>
          <w:p w14:paraId="1FCA1909" w14:textId="77777777" w:rsidR="00EE237D" w:rsidRPr="00FF55DF" w:rsidRDefault="00EE237D">
            <w:pPr>
              <w:rPr>
                <w:bCs/>
              </w:rPr>
            </w:pPr>
            <w:r w:rsidRPr="00FF55DF">
              <w:rPr>
                <w:bCs/>
              </w:rPr>
              <w:t>Sì</w:t>
            </w:r>
          </w:p>
        </w:tc>
        <w:tc>
          <w:tcPr>
            <w:tcW w:w="962" w:type="dxa"/>
            <w:hideMark/>
          </w:tcPr>
          <w:p w14:paraId="272F3D78" w14:textId="77777777" w:rsidR="00EE237D" w:rsidRPr="00FF55DF" w:rsidRDefault="00EE237D">
            <w:pPr>
              <w:rPr>
                <w:bCs/>
              </w:rPr>
            </w:pPr>
            <w:r w:rsidRPr="00FF55DF">
              <w:rPr>
                <w:bCs/>
              </w:rPr>
              <w:t>Lista valori</w:t>
            </w:r>
          </w:p>
        </w:tc>
        <w:tc>
          <w:tcPr>
            <w:tcW w:w="963" w:type="dxa"/>
            <w:hideMark/>
          </w:tcPr>
          <w:p w14:paraId="5A55FE35" w14:textId="579C10A9" w:rsidR="00EE237D" w:rsidRPr="00D37399" w:rsidRDefault="00D37399">
            <w:pPr>
              <w:rPr>
                <w:lang w:val="it-IT"/>
              </w:rPr>
            </w:pPr>
            <w:r w:rsidRPr="00977B1D">
              <w:rPr>
                <w:bCs/>
                <w:lang w:val="it-IT"/>
              </w:rPr>
              <w:t>Dal capitolo “Attori coinvolti e</w:t>
            </w:r>
            <w:r>
              <w:rPr>
                <w:bCs/>
                <w:lang w:val="it-IT"/>
              </w:rPr>
              <w:t xml:space="preserve"> gerarchie”</w:t>
            </w:r>
          </w:p>
        </w:tc>
        <w:tc>
          <w:tcPr>
            <w:tcW w:w="963" w:type="dxa"/>
          </w:tcPr>
          <w:p w14:paraId="30061A63" w14:textId="77777777" w:rsidR="00EE237D" w:rsidRPr="00FF55DF" w:rsidRDefault="00EE237D">
            <w:pPr>
              <w:rPr>
                <w:bCs/>
                <w:lang w:val="it-IT"/>
              </w:rPr>
            </w:pPr>
          </w:p>
        </w:tc>
        <w:tc>
          <w:tcPr>
            <w:tcW w:w="963" w:type="dxa"/>
          </w:tcPr>
          <w:p w14:paraId="752F075A" w14:textId="77777777" w:rsidR="00EE237D" w:rsidRPr="00D37399" w:rsidRDefault="00EE237D">
            <w:pPr>
              <w:rPr>
                <w:lang w:val="it-IT"/>
              </w:rPr>
            </w:pPr>
          </w:p>
        </w:tc>
        <w:tc>
          <w:tcPr>
            <w:tcW w:w="963" w:type="dxa"/>
          </w:tcPr>
          <w:p w14:paraId="2839FB29" w14:textId="77777777" w:rsidR="00EE237D" w:rsidRPr="00FF55DF" w:rsidRDefault="00EE237D">
            <w:pPr>
              <w:rPr>
                <w:bCs/>
                <w:lang w:val="it-IT"/>
              </w:rPr>
            </w:pPr>
          </w:p>
        </w:tc>
      </w:tr>
      <w:tr w:rsidR="00EE237D" w:rsidRPr="0049723A" w14:paraId="6F0BBD30" w14:textId="77777777" w:rsidTr="00CA5128">
        <w:trPr>
          <w:trHeight w:val="986"/>
        </w:trPr>
        <w:tc>
          <w:tcPr>
            <w:tcW w:w="962" w:type="dxa"/>
            <w:hideMark/>
          </w:tcPr>
          <w:p w14:paraId="6B141CEA" w14:textId="7EED78B3" w:rsidR="00EE237D" w:rsidRPr="00FF55DF" w:rsidRDefault="00EE237D">
            <w:pPr>
              <w:rPr>
                <w:bCs/>
              </w:rPr>
            </w:pPr>
            <w:r w:rsidRPr="00FF55DF">
              <w:rPr>
                <w:bCs/>
              </w:rPr>
              <w:t>C</w:t>
            </w:r>
            <w:r>
              <w:rPr>
                <w:bCs/>
              </w:rPr>
              <w:t>4</w:t>
            </w:r>
          </w:p>
        </w:tc>
        <w:tc>
          <w:tcPr>
            <w:tcW w:w="963" w:type="dxa"/>
            <w:hideMark/>
          </w:tcPr>
          <w:p w14:paraId="7DA63A82" w14:textId="65B48D0D" w:rsidR="00EE237D" w:rsidRPr="00FF55DF" w:rsidRDefault="00D52DE9">
            <w:pPr>
              <w:rPr>
                <w:bCs/>
              </w:rPr>
            </w:pPr>
            <w:r>
              <w:rPr>
                <w:bCs/>
              </w:rPr>
              <w:t>Temperatura</w:t>
            </w:r>
          </w:p>
        </w:tc>
        <w:tc>
          <w:tcPr>
            <w:tcW w:w="963" w:type="dxa"/>
            <w:hideMark/>
          </w:tcPr>
          <w:p w14:paraId="6D1F9704" w14:textId="77777777" w:rsidR="00EE237D" w:rsidRPr="00FF55DF" w:rsidRDefault="00EE237D">
            <w:pPr>
              <w:rPr>
                <w:bCs/>
              </w:rPr>
            </w:pPr>
            <w:r w:rsidRPr="00174BD0">
              <w:rPr>
                <w:bCs/>
              </w:rPr>
              <w:t>Output da sistema</w:t>
            </w:r>
          </w:p>
        </w:tc>
        <w:tc>
          <w:tcPr>
            <w:tcW w:w="963" w:type="dxa"/>
            <w:hideMark/>
          </w:tcPr>
          <w:p w14:paraId="6FF17627" w14:textId="77777777" w:rsidR="00EE237D" w:rsidRPr="00FF55DF" w:rsidRDefault="00EE237D">
            <w:pPr>
              <w:rPr>
                <w:bCs/>
              </w:rPr>
            </w:pPr>
            <w:r w:rsidRPr="00FF55DF">
              <w:rPr>
                <w:bCs/>
              </w:rPr>
              <w:t>No</w:t>
            </w:r>
          </w:p>
        </w:tc>
        <w:tc>
          <w:tcPr>
            <w:tcW w:w="963" w:type="dxa"/>
            <w:hideMark/>
          </w:tcPr>
          <w:p w14:paraId="1D4EA032" w14:textId="77777777" w:rsidR="00EE237D" w:rsidRPr="00FF55DF" w:rsidRDefault="00EE237D">
            <w:pPr>
              <w:rPr>
                <w:bCs/>
              </w:rPr>
            </w:pPr>
            <w:r w:rsidRPr="00FF55DF">
              <w:rPr>
                <w:bCs/>
              </w:rPr>
              <w:t>Sì</w:t>
            </w:r>
          </w:p>
        </w:tc>
        <w:tc>
          <w:tcPr>
            <w:tcW w:w="962" w:type="dxa"/>
            <w:hideMark/>
          </w:tcPr>
          <w:p w14:paraId="6C645289" w14:textId="77777777" w:rsidR="00EE237D" w:rsidRPr="00FF55DF" w:rsidRDefault="00EE237D">
            <w:pPr>
              <w:rPr>
                <w:bCs/>
              </w:rPr>
            </w:pPr>
            <w:r w:rsidRPr="00FF55DF">
              <w:rPr>
                <w:bCs/>
              </w:rPr>
              <w:t>Lista valori</w:t>
            </w:r>
          </w:p>
        </w:tc>
        <w:tc>
          <w:tcPr>
            <w:tcW w:w="963" w:type="dxa"/>
            <w:hideMark/>
          </w:tcPr>
          <w:p w14:paraId="5FBF50B2" w14:textId="20BA290C" w:rsidR="00EE237D" w:rsidRPr="00FF55DF" w:rsidRDefault="00D37399">
            <w:pPr>
              <w:rPr>
                <w:bCs/>
                <w:lang w:val="it-IT"/>
              </w:rPr>
            </w:pPr>
            <w:r w:rsidRPr="00FF55DF">
              <w:rPr>
                <w:bCs/>
              </w:rPr>
              <w:t>“Caldo”, “Tiepido”, “Freddo</w:t>
            </w:r>
          </w:p>
        </w:tc>
        <w:tc>
          <w:tcPr>
            <w:tcW w:w="963" w:type="dxa"/>
          </w:tcPr>
          <w:p w14:paraId="4987B17A" w14:textId="77777777" w:rsidR="00EE237D" w:rsidRPr="00FF55DF" w:rsidRDefault="00EE237D">
            <w:pPr>
              <w:rPr>
                <w:bCs/>
                <w:lang w:val="it-IT"/>
              </w:rPr>
            </w:pPr>
          </w:p>
        </w:tc>
        <w:tc>
          <w:tcPr>
            <w:tcW w:w="963" w:type="dxa"/>
          </w:tcPr>
          <w:p w14:paraId="75B075FA" w14:textId="77777777" w:rsidR="00EE237D" w:rsidRPr="00EE237D" w:rsidRDefault="00EE237D">
            <w:pPr>
              <w:rPr>
                <w:bCs/>
                <w:lang w:val="it-IT"/>
              </w:rPr>
            </w:pPr>
          </w:p>
        </w:tc>
        <w:tc>
          <w:tcPr>
            <w:tcW w:w="963" w:type="dxa"/>
          </w:tcPr>
          <w:p w14:paraId="0DAADDCD" w14:textId="77777777" w:rsidR="00EE237D" w:rsidRPr="00FF55DF" w:rsidRDefault="00EE237D">
            <w:pPr>
              <w:rPr>
                <w:bCs/>
                <w:lang w:val="it-IT"/>
              </w:rPr>
            </w:pPr>
          </w:p>
        </w:tc>
      </w:tr>
      <w:tr w:rsidR="00EE237D" w:rsidRPr="004D0819" w14:paraId="3975445F" w14:textId="77777777" w:rsidTr="00CA5128">
        <w:trPr>
          <w:trHeight w:val="789"/>
        </w:trPr>
        <w:tc>
          <w:tcPr>
            <w:tcW w:w="962" w:type="dxa"/>
            <w:hideMark/>
          </w:tcPr>
          <w:p w14:paraId="3065D1BA" w14:textId="63DC28E6" w:rsidR="00EE237D" w:rsidRPr="00FF55DF" w:rsidRDefault="00EE237D">
            <w:pPr>
              <w:rPr>
                <w:bCs/>
              </w:rPr>
            </w:pPr>
            <w:r w:rsidRPr="00FF55DF">
              <w:rPr>
                <w:bCs/>
              </w:rPr>
              <w:t>C</w:t>
            </w:r>
            <w:r>
              <w:rPr>
                <w:bCs/>
              </w:rPr>
              <w:t>5</w:t>
            </w:r>
          </w:p>
        </w:tc>
        <w:tc>
          <w:tcPr>
            <w:tcW w:w="963" w:type="dxa"/>
            <w:hideMark/>
          </w:tcPr>
          <w:p w14:paraId="4D2B86A4" w14:textId="6E97F411" w:rsidR="00EE237D" w:rsidRPr="00FF55DF" w:rsidRDefault="00D52DE9">
            <w:pPr>
              <w:rPr>
                <w:bCs/>
              </w:rPr>
            </w:pPr>
            <w:r>
              <w:rPr>
                <w:bCs/>
              </w:rPr>
              <w:t>Scadenza</w:t>
            </w:r>
          </w:p>
        </w:tc>
        <w:tc>
          <w:tcPr>
            <w:tcW w:w="963" w:type="dxa"/>
            <w:hideMark/>
          </w:tcPr>
          <w:p w14:paraId="19D912A7" w14:textId="77777777" w:rsidR="00EE237D" w:rsidRPr="00FF55DF" w:rsidRDefault="00EE237D">
            <w:pPr>
              <w:rPr>
                <w:bCs/>
              </w:rPr>
            </w:pPr>
            <w:r w:rsidRPr="00174BD0">
              <w:rPr>
                <w:bCs/>
              </w:rPr>
              <w:t>Output da sistema</w:t>
            </w:r>
          </w:p>
        </w:tc>
        <w:tc>
          <w:tcPr>
            <w:tcW w:w="963" w:type="dxa"/>
            <w:hideMark/>
          </w:tcPr>
          <w:p w14:paraId="37AD58AD" w14:textId="77777777" w:rsidR="00EE237D" w:rsidRPr="00FF55DF" w:rsidRDefault="00EE237D">
            <w:pPr>
              <w:rPr>
                <w:bCs/>
              </w:rPr>
            </w:pPr>
            <w:r w:rsidRPr="00FF55DF">
              <w:rPr>
                <w:bCs/>
              </w:rPr>
              <w:t>No</w:t>
            </w:r>
          </w:p>
        </w:tc>
        <w:tc>
          <w:tcPr>
            <w:tcW w:w="963" w:type="dxa"/>
            <w:hideMark/>
          </w:tcPr>
          <w:p w14:paraId="102FADAE" w14:textId="77777777" w:rsidR="00EE237D" w:rsidRPr="00FF55DF" w:rsidRDefault="00EE237D">
            <w:pPr>
              <w:rPr>
                <w:bCs/>
              </w:rPr>
            </w:pPr>
            <w:r w:rsidRPr="00FF55DF">
              <w:rPr>
                <w:bCs/>
              </w:rPr>
              <w:t>Sì</w:t>
            </w:r>
          </w:p>
        </w:tc>
        <w:tc>
          <w:tcPr>
            <w:tcW w:w="962" w:type="dxa"/>
            <w:hideMark/>
          </w:tcPr>
          <w:p w14:paraId="1026B4F8" w14:textId="7C92707B" w:rsidR="00EE237D" w:rsidRPr="00FF55DF" w:rsidRDefault="001D1442">
            <w:pPr>
              <w:rPr>
                <w:bCs/>
              </w:rPr>
            </w:pPr>
            <w:r>
              <w:rPr>
                <w:bCs/>
              </w:rPr>
              <w:t>Alfa-numerico</w:t>
            </w:r>
          </w:p>
        </w:tc>
        <w:tc>
          <w:tcPr>
            <w:tcW w:w="963" w:type="dxa"/>
            <w:hideMark/>
          </w:tcPr>
          <w:p w14:paraId="37F94FE2" w14:textId="092B3417" w:rsidR="00EE237D" w:rsidRPr="00162E0E" w:rsidRDefault="00162E0E">
            <w:pPr>
              <w:rPr>
                <w:lang w:val="it-IT"/>
              </w:rPr>
            </w:pPr>
            <w:r w:rsidRPr="001E3A5C">
              <w:rPr>
                <w:bCs/>
                <w:lang w:val="it-IT"/>
              </w:rPr>
              <w:t>Numero e u</w:t>
            </w:r>
            <w:r>
              <w:rPr>
                <w:bCs/>
                <w:lang w:val="it-IT"/>
              </w:rPr>
              <w:t>nità di misura (e.g. 24h)</w:t>
            </w:r>
          </w:p>
        </w:tc>
        <w:tc>
          <w:tcPr>
            <w:tcW w:w="963" w:type="dxa"/>
          </w:tcPr>
          <w:p w14:paraId="727A5702" w14:textId="77777777" w:rsidR="00EE237D" w:rsidRPr="00FF55DF" w:rsidRDefault="00EE237D">
            <w:pPr>
              <w:rPr>
                <w:bCs/>
                <w:lang w:val="it-IT"/>
              </w:rPr>
            </w:pPr>
          </w:p>
        </w:tc>
        <w:tc>
          <w:tcPr>
            <w:tcW w:w="963" w:type="dxa"/>
          </w:tcPr>
          <w:p w14:paraId="5A68D39F" w14:textId="77777777" w:rsidR="00EE237D" w:rsidRPr="00162E0E" w:rsidRDefault="00EE237D">
            <w:pPr>
              <w:rPr>
                <w:lang w:val="it-IT"/>
              </w:rPr>
            </w:pPr>
          </w:p>
        </w:tc>
        <w:tc>
          <w:tcPr>
            <w:tcW w:w="963" w:type="dxa"/>
          </w:tcPr>
          <w:p w14:paraId="028B6A2F" w14:textId="77777777" w:rsidR="00EE237D" w:rsidRPr="00FF55DF" w:rsidRDefault="00EE237D">
            <w:pPr>
              <w:rPr>
                <w:bCs/>
                <w:lang w:val="it-IT"/>
              </w:rPr>
            </w:pPr>
          </w:p>
        </w:tc>
      </w:tr>
      <w:tr w:rsidR="00EE237D" w:rsidRPr="004D0819" w14:paraId="3DF2F7DD" w14:textId="77777777" w:rsidTr="00CA5128">
        <w:trPr>
          <w:trHeight w:val="986"/>
        </w:trPr>
        <w:tc>
          <w:tcPr>
            <w:tcW w:w="962" w:type="dxa"/>
            <w:hideMark/>
          </w:tcPr>
          <w:p w14:paraId="62CCCC4D" w14:textId="4FD48E64" w:rsidR="00EE237D" w:rsidRPr="00FF55DF" w:rsidRDefault="00EE237D">
            <w:pPr>
              <w:rPr>
                <w:bCs/>
              </w:rPr>
            </w:pPr>
            <w:r w:rsidRPr="00FF55DF">
              <w:rPr>
                <w:bCs/>
              </w:rPr>
              <w:t>C</w:t>
            </w:r>
            <w:r>
              <w:rPr>
                <w:bCs/>
              </w:rPr>
              <w:t>6</w:t>
            </w:r>
          </w:p>
        </w:tc>
        <w:tc>
          <w:tcPr>
            <w:tcW w:w="963" w:type="dxa"/>
            <w:hideMark/>
          </w:tcPr>
          <w:p w14:paraId="65C68401" w14:textId="0FE5EB48" w:rsidR="00EE237D" w:rsidRPr="00FF55DF" w:rsidRDefault="00D52DE9">
            <w:pPr>
              <w:rPr>
                <w:bCs/>
              </w:rPr>
            </w:pPr>
            <w:r>
              <w:rPr>
                <w:bCs/>
              </w:rPr>
              <w:t>Lead principale</w:t>
            </w:r>
          </w:p>
        </w:tc>
        <w:tc>
          <w:tcPr>
            <w:tcW w:w="963" w:type="dxa"/>
            <w:hideMark/>
          </w:tcPr>
          <w:p w14:paraId="0BC318FF" w14:textId="77777777" w:rsidR="00EE237D" w:rsidRPr="00FF55DF" w:rsidRDefault="00EE237D">
            <w:pPr>
              <w:rPr>
                <w:bCs/>
              </w:rPr>
            </w:pPr>
            <w:r w:rsidRPr="00174BD0">
              <w:rPr>
                <w:bCs/>
              </w:rPr>
              <w:t>Output da sistema</w:t>
            </w:r>
          </w:p>
        </w:tc>
        <w:tc>
          <w:tcPr>
            <w:tcW w:w="963" w:type="dxa"/>
            <w:hideMark/>
          </w:tcPr>
          <w:p w14:paraId="56A2A110" w14:textId="77777777" w:rsidR="00EE237D" w:rsidRPr="00FF55DF" w:rsidRDefault="00EE237D">
            <w:pPr>
              <w:rPr>
                <w:bCs/>
              </w:rPr>
            </w:pPr>
            <w:r w:rsidRPr="00FF55DF">
              <w:rPr>
                <w:bCs/>
              </w:rPr>
              <w:t>No</w:t>
            </w:r>
          </w:p>
        </w:tc>
        <w:tc>
          <w:tcPr>
            <w:tcW w:w="963" w:type="dxa"/>
            <w:hideMark/>
          </w:tcPr>
          <w:p w14:paraId="3809C605" w14:textId="77777777" w:rsidR="00EE237D" w:rsidRPr="00FF55DF" w:rsidRDefault="00EE237D">
            <w:pPr>
              <w:rPr>
                <w:bCs/>
              </w:rPr>
            </w:pPr>
            <w:r w:rsidRPr="00FF55DF">
              <w:rPr>
                <w:bCs/>
              </w:rPr>
              <w:t>Sì</w:t>
            </w:r>
          </w:p>
        </w:tc>
        <w:tc>
          <w:tcPr>
            <w:tcW w:w="962" w:type="dxa"/>
            <w:hideMark/>
          </w:tcPr>
          <w:p w14:paraId="69FE742C" w14:textId="77777777" w:rsidR="00EE237D" w:rsidRPr="00FF55DF" w:rsidRDefault="00EE237D">
            <w:pPr>
              <w:rPr>
                <w:bCs/>
              </w:rPr>
            </w:pPr>
            <w:r w:rsidRPr="00FF55DF">
              <w:rPr>
                <w:bCs/>
              </w:rPr>
              <w:t>Lista valori</w:t>
            </w:r>
          </w:p>
        </w:tc>
        <w:tc>
          <w:tcPr>
            <w:tcW w:w="963" w:type="dxa"/>
            <w:hideMark/>
          </w:tcPr>
          <w:p w14:paraId="61BBAB53" w14:textId="77777777" w:rsidR="00EE237D" w:rsidRPr="00FF55DF" w:rsidRDefault="00EE237D">
            <w:pPr>
              <w:rPr>
                <w:bCs/>
                <w:lang w:val="it-IT"/>
              </w:rPr>
            </w:pPr>
            <w:r w:rsidRPr="00FF55DF">
              <w:rPr>
                <w:bCs/>
                <w:lang w:val="it-IT"/>
              </w:rPr>
              <w:t>Da configurazione (“Classificazione di lead per flusso.”)</w:t>
            </w:r>
          </w:p>
        </w:tc>
        <w:tc>
          <w:tcPr>
            <w:tcW w:w="963" w:type="dxa"/>
          </w:tcPr>
          <w:p w14:paraId="77A88C34" w14:textId="77777777" w:rsidR="00EE237D" w:rsidRPr="00FF55DF" w:rsidRDefault="00EE237D">
            <w:pPr>
              <w:rPr>
                <w:bCs/>
                <w:lang w:val="it-IT"/>
              </w:rPr>
            </w:pPr>
          </w:p>
        </w:tc>
        <w:tc>
          <w:tcPr>
            <w:tcW w:w="963" w:type="dxa"/>
          </w:tcPr>
          <w:p w14:paraId="1817AD2A" w14:textId="77777777" w:rsidR="00EE237D" w:rsidRPr="00574BC8" w:rsidRDefault="00EE237D">
            <w:pPr>
              <w:rPr>
                <w:bCs/>
                <w:lang w:val="it-IT"/>
              </w:rPr>
            </w:pPr>
          </w:p>
        </w:tc>
        <w:tc>
          <w:tcPr>
            <w:tcW w:w="963" w:type="dxa"/>
          </w:tcPr>
          <w:p w14:paraId="5F5AEAEA" w14:textId="77777777" w:rsidR="00EE237D" w:rsidRPr="00FF55DF" w:rsidRDefault="00EE237D">
            <w:pPr>
              <w:rPr>
                <w:bCs/>
                <w:lang w:val="it-IT"/>
              </w:rPr>
            </w:pPr>
          </w:p>
        </w:tc>
      </w:tr>
      <w:tr w:rsidR="00EE237D" w:rsidRPr="004D0819" w14:paraId="2F14889A" w14:textId="77777777" w:rsidTr="00CA5128">
        <w:trPr>
          <w:trHeight w:val="986"/>
        </w:trPr>
        <w:tc>
          <w:tcPr>
            <w:tcW w:w="962" w:type="dxa"/>
            <w:hideMark/>
          </w:tcPr>
          <w:p w14:paraId="0758C7BF" w14:textId="32873EAF" w:rsidR="00EE237D" w:rsidRPr="00FF55DF" w:rsidRDefault="00EE237D">
            <w:pPr>
              <w:rPr>
                <w:bCs/>
              </w:rPr>
            </w:pPr>
            <w:r w:rsidRPr="00FF55DF">
              <w:rPr>
                <w:bCs/>
              </w:rPr>
              <w:t>C</w:t>
            </w:r>
            <w:r w:rsidR="00D52DE9">
              <w:rPr>
                <w:bCs/>
              </w:rPr>
              <w:t>7</w:t>
            </w:r>
          </w:p>
        </w:tc>
        <w:tc>
          <w:tcPr>
            <w:tcW w:w="963" w:type="dxa"/>
            <w:hideMark/>
          </w:tcPr>
          <w:p w14:paraId="73F39C49" w14:textId="77777777" w:rsidR="00EE237D" w:rsidRPr="00FF55DF" w:rsidRDefault="00EE237D">
            <w:pPr>
              <w:rPr>
                <w:bCs/>
              </w:rPr>
            </w:pPr>
            <w:r w:rsidRPr="00FF55DF">
              <w:rPr>
                <w:bCs/>
              </w:rPr>
              <w:t>In carico a</w:t>
            </w:r>
          </w:p>
        </w:tc>
        <w:tc>
          <w:tcPr>
            <w:tcW w:w="963" w:type="dxa"/>
            <w:hideMark/>
          </w:tcPr>
          <w:p w14:paraId="63BF9BAC" w14:textId="77777777" w:rsidR="00EE237D" w:rsidRPr="00FF55DF" w:rsidRDefault="00EE237D">
            <w:pPr>
              <w:rPr>
                <w:bCs/>
              </w:rPr>
            </w:pPr>
            <w:r w:rsidRPr="00174BD0">
              <w:rPr>
                <w:bCs/>
              </w:rPr>
              <w:t>Output da sistema</w:t>
            </w:r>
          </w:p>
        </w:tc>
        <w:tc>
          <w:tcPr>
            <w:tcW w:w="963" w:type="dxa"/>
            <w:hideMark/>
          </w:tcPr>
          <w:p w14:paraId="48C3F8C4" w14:textId="77777777" w:rsidR="00EE237D" w:rsidRPr="00FF55DF" w:rsidRDefault="00EE237D">
            <w:pPr>
              <w:rPr>
                <w:bCs/>
              </w:rPr>
            </w:pPr>
            <w:r w:rsidRPr="00FF55DF">
              <w:rPr>
                <w:bCs/>
              </w:rPr>
              <w:t>No</w:t>
            </w:r>
          </w:p>
        </w:tc>
        <w:tc>
          <w:tcPr>
            <w:tcW w:w="963" w:type="dxa"/>
            <w:hideMark/>
          </w:tcPr>
          <w:p w14:paraId="212B4488" w14:textId="77777777" w:rsidR="00EE237D" w:rsidRPr="00FF55DF" w:rsidRDefault="00EE237D">
            <w:pPr>
              <w:rPr>
                <w:bCs/>
              </w:rPr>
            </w:pPr>
            <w:r w:rsidRPr="00FF55DF">
              <w:rPr>
                <w:bCs/>
              </w:rPr>
              <w:t>No</w:t>
            </w:r>
          </w:p>
        </w:tc>
        <w:tc>
          <w:tcPr>
            <w:tcW w:w="962" w:type="dxa"/>
            <w:hideMark/>
          </w:tcPr>
          <w:p w14:paraId="13F0DA45" w14:textId="77777777" w:rsidR="00EE237D" w:rsidRPr="00FF55DF" w:rsidRDefault="00EE237D">
            <w:pPr>
              <w:rPr>
                <w:bCs/>
              </w:rPr>
            </w:pPr>
            <w:r w:rsidRPr="00FF55DF">
              <w:rPr>
                <w:bCs/>
              </w:rPr>
              <w:t>Alfabetici</w:t>
            </w:r>
          </w:p>
        </w:tc>
        <w:tc>
          <w:tcPr>
            <w:tcW w:w="963" w:type="dxa"/>
            <w:hideMark/>
          </w:tcPr>
          <w:p w14:paraId="19F239C6" w14:textId="77777777" w:rsidR="00EE237D" w:rsidRPr="00FF55DF" w:rsidRDefault="00EE237D">
            <w:pPr>
              <w:rPr>
                <w:bCs/>
                <w:lang w:val="it-IT"/>
              </w:rPr>
            </w:pPr>
            <w:r w:rsidRPr="00FF55DF">
              <w:rPr>
                <w:bCs/>
                <w:lang w:val="it-IT"/>
              </w:rPr>
              <w:t>Nome e Cognome gestore o vuoto</w:t>
            </w:r>
          </w:p>
        </w:tc>
        <w:tc>
          <w:tcPr>
            <w:tcW w:w="963" w:type="dxa"/>
          </w:tcPr>
          <w:p w14:paraId="7C9F16F3" w14:textId="77777777" w:rsidR="00EE237D" w:rsidRPr="00FF55DF" w:rsidRDefault="00EE237D">
            <w:pPr>
              <w:rPr>
                <w:bCs/>
                <w:lang w:val="it-IT"/>
              </w:rPr>
            </w:pPr>
          </w:p>
        </w:tc>
        <w:tc>
          <w:tcPr>
            <w:tcW w:w="963" w:type="dxa"/>
          </w:tcPr>
          <w:p w14:paraId="7E40670D" w14:textId="77777777" w:rsidR="00EE237D" w:rsidRPr="00EE237D" w:rsidRDefault="00EE237D">
            <w:pPr>
              <w:rPr>
                <w:bCs/>
                <w:lang w:val="it-IT"/>
              </w:rPr>
            </w:pPr>
          </w:p>
        </w:tc>
        <w:tc>
          <w:tcPr>
            <w:tcW w:w="963" w:type="dxa"/>
          </w:tcPr>
          <w:p w14:paraId="07BE6AD1" w14:textId="77777777" w:rsidR="00EE237D" w:rsidRPr="00FF55DF" w:rsidRDefault="00EE237D">
            <w:pPr>
              <w:rPr>
                <w:bCs/>
                <w:lang w:val="it-IT"/>
              </w:rPr>
            </w:pPr>
          </w:p>
        </w:tc>
      </w:tr>
      <w:tr w:rsidR="00D52DE9" w:rsidRPr="0049723A" w14:paraId="3F4C21BB" w14:textId="77777777" w:rsidTr="00CA5128">
        <w:trPr>
          <w:trHeight w:val="986"/>
        </w:trPr>
        <w:tc>
          <w:tcPr>
            <w:tcW w:w="962" w:type="dxa"/>
          </w:tcPr>
          <w:p w14:paraId="4CF179BB" w14:textId="27723C90" w:rsidR="00D52DE9" w:rsidRPr="00FF55DF" w:rsidRDefault="00D52DE9">
            <w:pPr>
              <w:rPr>
                <w:bCs/>
              </w:rPr>
            </w:pPr>
            <w:r>
              <w:rPr>
                <w:bCs/>
              </w:rPr>
              <w:t>C8</w:t>
            </w:r>
          </w:p>
        </w:tc>
        <w:tc>
          <w:tcPr>
            <w:tcW w:w="963" w:type="dxa"/>
          </w:tcPr>
          <w:p w14:paraId="66D7D73E" w14:textId="2B82A6F1" w:rsidR="00D52DE9" w:rsidRPr="00FF55DF" w:rsidRDefault="00D37399">
            <w:pPr>
              <w:rPr>
                <w:bCs/>
              </w:rPr>
            </w:pPr>
            <w:r>
              <w:rPr>
                <w:bCs/>
              </w:rPr>
              <w:t>Codice lead</w:t>
            </w:r>
          </w:p>
        </w:tc>
        <w:tc>
          <w:tcPr>
            <w:tcW w:w="963" w:type="dxa"/>
          </w:tcPr>
          <w:p w14:paraId="01695D57" w14:textId="1B9EA824" w:rsidR="00D52DE9" w:rsidRPr="00174BD0" w:rsidRDefault="00D37399">
            <w:pPr>
              <w:rPr>
                <w:bCs/>
              </w:rPr>
            </w:pPr>
            <w:r w:rsidRPr="00174BD0">
              <w:rPr>
                <w:bCs/>
              </w:rPr>
              <w:t>Output da sistema</w:t>
            </w:r>
          </w:p>
        </w:tc>
        <w:tc>
          <w:tcPr>
            <w:tcW w:w="963" w:type="dxa"/>
          </w:tcPr>
          <w:p w14:paraId="422E70BA" w14:textId="12934FF5" w:rsidR="00D52DE9" w:rsidRPr="00FF55DF" w:rsidRDefault="00D37399">
            <w:pPr>
              <w:rPr>
                <w:bCs/>
              </w:rPr>
            </w:pPr>
            <w:r>
              <w:rPr>
                <w:bCs/>
              </w:rPr>
              <w:t>No</w:t>
            </w:r>
          </w:p>
        </w:tc>
        <w:tc>
          <w:tcPr>
            <w:tcW w:w="963" w:type="dxa"/>
          </w:tcPr>
          <w:p w14:paraId="0AA76A2A" w14:textId="1D8DBE09" w:rsidR="00D52DE9" w:rsidRPr="00FF55DF" w:rsidRDefault="00D37399">
            <w:pPr>
              <w:rPr>
                <w:bCs/>
              </w:rPr>
            </w:pPr>
            <w:r>
              <w:rPr>
                <w:bCs/>
              </w:rPr>
              <w:t>Sì</w:t>
            </w:r>
          </w:p>
        </w:tc>
        <w:tc>
          <w:tcPr>
            <w:tcW w:w="962" w:type="dxa"/>
          </w:tcPr>
          <w:p w14:paraId="53A07CFC" w14:textId="390191F7" w:rsidR="00D52DE9" w:rsidRPr="00FF55DF" w:rsidRDefault="00D37399">
            <w:pPr>
              <w:rPr>
                <w:bCs/>
              </w:rPr>
            </w:pPr>
            <w:r>
              <w:rPr>
                <w:bCs/>
              </w:rPr>
              <w:t>Alfa-numerici</w:t>
            </w:r>
          </w:p>
        </w:tc>
        <w:tc>
          <w:tcPr>
            <w:tcW w:w="963" w:type="dxa"/>
          </w:tcPr>
          <w:p w14:paraId="4EE7C46F" w14:textId="10C0535C" w:rsidR="00D52DE9" w:rsidRPr="00FF55DF" w:rsidRDefault="00162E0E">
            <w:pPr>
              <w:rPr>
                <w:bCs/>
                <w:lang w:val="it-IT"/>
              </w:rPr>
            </w:pPr>
            <w:r>
              <w:rPr>
                <w:lang w:val="it-IT"/>
              </w:rPr>
              <w:t>“LD00000000”</w:t>
            </w:r>
          </w:p>
        </w:tc>
        <w:tc>
          <w:tcPr>
            <w:tcW w:w="963" w:type="dxa"/>
          </w:tcPr>
          <w:p w14:paraId="2C67BDF4" w14:textId="77777777" w:rsidR="00D52DE9" w:rsidRPr="00FF55DF" w:rsidRDefault="00D52DE9">
            <w:pPr>
              <w:rPr>
                <w:bCs/>
                <w:lang w:val="it-IT"/>
              </w:rPr>
            </w:pPr>
          </w:p>
        </w:tc>
        <w:tc>
          <w:tcPr>
            <w:tcW w:w="963" w:type="dxa"/>
          </w:tcPr>
          <w:p w14:paraId="22EEF523" w14:textId="77777777" w:rsidR="00D52DE9" w:rsidRPr="00EE237D" w:rsidRDefault="00D52DE9">
            <w:pPr>
              <w:rPr>
                <w:bCs/>
                <w:lang w:val="it-IT"/>
              </w:rPr>
            </w:pPr>
          </w:p>
        </w:tc>
        <w:tc>
          <w:tcPr>
            <w:tcW w:w="963" w:type="dxa"/>
          </w:tcPr>
          <w:p w14:paraId="443EFBBC" w14:textId="77777777" w:rsidR="00D52DE9" w:rsidRPr="00FF55DF" w:rsidRDefault="00D52DE9">
            <w:pPr>
              <w:rPr>
                <w:bCs/>
                <w:lang w:val="it-IT"/>
              </w:rPr>
            </w:pPr>
          </w:p>
        </w:tc>
      </w:tr>
    </w:tbl>
    <w:p w14:paraId="242E67AE" w14:textId="68DC0640" w:rsidR="009E74F1" w:rsidRPr="00960864" w:rsidRDefault="009E74F1" w:rsidP="009E74F1">
      <w:pPr>
        <w:ind w:left="1440"/>
        <w:rPr>
          <w:lang w:val="it-IT"/>
        </w:rPr>
      </w:pPr>
    </w:p>
    <w:p w14:paraId="138D4451" w14:textId="64FAD4AE" w:rsidR="00647EB2" w:rsidRDefault="001A2567">
      <w:pPr>
        <w:pStyle w:val="Heading2"/>
        <w:pPrChange w:id="1237" w:author="Castelli, Alessandro" w:date="2025-11-29T13:04:00Z" w16du:dateUtc="2025-11-29T12:04:00Z">
          <w:pPr>
            <w:pStyle w:val="Heading3"/>
          </w:pPr>
        </w:pPrChange>
      </w:pPr>
      <w:bookmarkStart w:id="1238" w:name="_Toc687513649"/>
      <w:del w:id="1239" w:author="Castelli, Alessandro" w:date="2025-11-29T13:10:00Z" w16du:dateUtc="2025-11-29T12:10:00Z">
        <w:r>
          <w:rPr>
            <w:noProof/>
          </w:rPr>
          <w:lastRenderedPageBreak/>
          <w:drawing>
            <wp:anchor distT="0" distB="0" distL="114300" distR="114300" simplePos="0" relativeHeight="251658262" behindDoc="0" locked="0" layoutInCell="1" allowOverlap="1" wp14:anchorId="2C99C3A9" wp14:editId="2E1C1D3B">
              <wp:simplePos x="0" y="0"/>
              <wp:positionH relativeFrom="column">
                <wp:align>center</wp:align>
              </wp:positionH>
              <wp:positionV relativeFrom="paragraph">
                <wp:posOffset>276225</wp:posOffset>
              </wp:positionV>
              <wp:extent cx="4413250" cy="3716655"/>
              <wp:effectExtent l="0" t="0" r="6350" b="0"/>
              <wp:wrapSquare wrapText="bothSides"/>
              <wp:docPr id="1466821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21606" name="Picture 1" descr="A screen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4413250" cy="3716655"/>
                      </a:xfrm>
                      <a:prstGeom prst="rect">
                        <a:avLst/>
                      </a:prstGeom>
                    </pic:spPr>
                  </pic:pic>
                </a:graphicData>
              </a:graphic>
              <wp14:sizeRelH relativeFrom="page">
                <wp14:pctWidth>0</wp14:pctWidth>
              </wp14:sizeRelH>
              <wp14:sizeRelV relativeFrom="page">
                <wp14:pctHeight>0</wp14:pctHeight>
              </wp14:sizeRelV>
            </wp:anchor>
          </w:drawing>
        </w:r>
      </w:del>
      <w:r>
        <w:t>Scheda lead</w:t>
      </w:r>
      <w:r w:rsidR="007B0350">
        <w:t xml:space="preserve"> e suggerimenti</w:t>
      </w:r>
      <w:bookmarkEnd w:id="1238"/>
    </w:p>
    <w:p w14:paraId="7A4C5FBC" w14:textId="315B3670" w:rsidR="00960DB5" w:rsidRDefault="00960DB5" w:rsidP="00561BE2">
      <w:pPr>
        <w:pStyle w:val="Caption"/>
        <w:jc w:val="center"/>
        <w:rPr>
          <w:ins w:id="1240" w:author="Castelli, Alessandro" w:date="2025-11-29T13:10:00Z" w16du:dateUtc="2025-11-29T12:10:00Z"/>
          <w:lang w:val="it-IT"/>
        </w:rPr>
      </w:pPr>
    </w:p>
    <w:p w14:paraId="619F6822" w14:textId="55D08952" w:rsidR="00960DB5" w:rsidRDefault="00960DB5" w:rsidP="00561BE2">
      <w:pPr>
        <w:pStyle w:val="Caption"/>
        <w:jc w:val="center"/>
        <w:rPr>
          <w:ins w:id="1241" w:author="Castelli, Alessandro" w:date="2025-11-29T13:10:00Z" w16du:dateUtc="2025-11-29T12:10:00Z"/>
          <w:lang w:val="it-IT"/>
        </w:rPr>
      </w:pPr>
      <w:ins w:id="1242" w:author="Castelli, Alessandro" w:date="2025-11-29T13:10:00Z" w16du:dateUtc="2025-11-29T12:10:00Z">
        <w:r w:rsidRPr="00960DB5">
          <w:rPr>
            <w:noProof/>
            <w:lang w:val="it-IT"/>
          </w:rPr>
          <w:drawing>
            <wp:anchor distT="0" distB="0" distL="114300" distR="114300" simplePos="0" relativeHeight="251658276" behindDoc="0" locked="0" layoutInCell="1" allowOverlap="1" wp14:anchorId="15AE0EF2" wp14:editId="477780AF">
              <wp:simplePos x="0" y="0"/>
              <wp:positionH relativeFrom="margin">
                <wp:posOffset>752475</wp:posOffset>
              </wp:positionH>
              <wp:positionV relativeFrom="paragraph">
                <wp:posOffset>149225</wp:posOffset>
              </wp:positionV>
              <wp:extent cx="4542155" cy="3812540"/>
              <wp:effectExtent l="0" t="0" r="0" b="0"/>
              <wp:wrapTopAndBottom/>
              <wp:docPr id="98404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4604" name="Picture 1" descr="A screenshot of a compute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4542155" cy="3812540"/>
                      </a:xfrm>
                      <a:prstGeom prst="rect">
                        <a:avLst/>
                      </a:prstGeom>
                    </pic:spPr>
                  </pic:pic>
                </a:graphicData>
              </a:graphic>
              <wp14:sizeRelH relativeFrom="margin">
                <wp14:pctWidth>0</wp14:pctWidth>
              </wp14:sizeRelH>
              <wp14:sizeRelV relativeFrom="margin">
                <wp14:pctHeight>0</wp14:pctHeight>
              </wp14:sizeRelV>
            </wp:anchor>
          </w:drawing>
        </w:r>
      </w:ins>
    </w:p>
    <w:p w14:paraId="6954202F" w14:textId="7A8DD515" w:rsidR="00960DB5" w:rsidRDefault="00960DB5" w:rsidP="00561BE2">
      <w:pPr>
        <w:pStyle w:val="Caption"/>
        <w:jc w:val="center"/>
        <w:rPr>
          <w:ins w:id="1243" w:author="Castelli, Alessandro" w:date="2025-11-29T13:10:00Z" w16du:dateUtc="2025-11-29T12:10:00Z"/>
          <w:lang w:val="it-IT"/>
        </w:rPr>
      </w:pPr>
    </w:p>
    <w:p w14:paraId="39D8052E" w14:textId="1291CF3C" w:rsidR="00960DB5" w:rsidRDefault="00960DB5" w:rsidP="00561BE2">
      <w:pPr>
        <w:pStyle w:val="Caption"/>
        <w:jc w:val="center"/>
        <w:rPr>
          <w:ins w:id="1244" w:author="Castelli, Alessandro" w:date="2025-11-29T13:10:00Z" w16du:dateUtc="2025-11-29T12:10:00Z"/>
          <w:lang w:val="it-IT"/>
        </w:rPr>
      </w:pPr>
    </w:p>
    <w:p w14:paraId="02AA3318" w14:textId="6E0D3BDF" w:rsidR="00A64104" w:rsidRPr="00443F10" w:rsidRDefault="00D26E47" w:rsidP="00561BE2">
      <w:pPr>
        <w:pStyle w:val="Caption"/>
        <w:jc w:val="center"/>
        <w:rPr>
          <w:lang w:val="it-IT"/>
        </w:rPr>
      </w:pPr>
      <w:ins w:id="1245" w:author="Castelli, Alessandro" w:date="2025-11-29T13:11:00Z" w16du:dateUtc="2025-11-29T12:11:00Z">
        <w:r w:rsidRPr="00D26E47">
          <w:rPr>
            <w:noProof/>
            <w:lang w:val="it-IT"/>
          </w:rPr>
          <w:drawing>
            <wp:anchor distT="0" distB="0" distL="114300" distR="114300" simplePos="0" relativeHeight="251658277" behindDoc="0" locked="0" layoutInCell="1" allowOverlap="1" wp14:anchorId="7AFB1BEB" wp14:editId="0CBEDE0A">
              <wp:simplePos x="0" y="0"/>
              <wp:positionH relativeFrom="margin">
                <wp:align>center</wp:align>
              </wp:positionH>
              <wp:positionV relativeFrom="paragraph">
                <wp:posOffset>147320</wp:posOffset>
              </wp:positionV>
              <wp:extent cx="4371975" cy="3300730"/>
              <wp:effectExtent l="0" t="0" r="9525" b="0"/>
              <wp:wrapTopAndBottom/>
              <wp:docPr id="1617636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36784" name="Picture 1" descr="A screenshot of a computer&#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4371975" cy="3300730"/>
                      </a:xfrm>
                      <a:prstGeom prst="rect">
                        <a:avLst/>
                      </a:prstGeom>
                    </pic:spPr>
                  </pic:pic>
                </a:graphicData>
              </a:graphic>
              <wp14:sizeRelH relativeFrom="margin">
                <wp14:pctWidth>0</wp14:pctWidth>
              </wp14:sizeRelH>
              <wp14:sizeRelV relativeFrom="margin">
                <wp14:pctHeight>0</wp14:pctHeight>
              </wp14:sizeRelV>
            </wp:anchor>
          </w:drawing>
        </w:r>
      </w:ins>
      <w:r w:rsidR="001B5D11" w:rsidRPr="00443F10">
        <w:rPr>
          <w:lang w:val="it-IT"/>
        </w:rPr>
        <w:t>Figur</w:t>
      </w:r>
      <w:r w:rsidR="006C73F2" w:rsidRPr="00443F10">
        <w:rPr>
          <w:lang w:val="it-IT"/>
        </w:rPr>
        <w:t>a</w:t>
      </w:r>
      <w:r w:rsidR="001B5D11" w:rsidRPr="00443F10">
        <w:rPr>
          <w:lang w:val="it-IT"/>
        </w:rPr>
        <w:t xml:space="preserve"> </w:t>
      </w:r>
      <w:r w:rsidR="003A570E">
        <w:rPr>
          <w:lang w:val="it-IT"/>
        </w:rPr>
        <w:t>10</w:t>
      </w:r>
      <w:r w:rsidR="00154D01" w:rsidRPr="00443F10">
        <w:rPr>
          <w:lang w:val="it-IT"/>
        </w:rPr>
        <w:t xml:space="preserve"> – </w:t>
      </w:r>
      <w:hyperlink r:id="rId49" w:history="1">
        <w:r w:rsidR="00443F10" w:rsidRPr="00443F10">
          <w:rPr>
            <w:rStyle w:val="Hyperlink"/>
          </w:rPr>
          <w:t xml:space="preserve">Scheda lead </w:t>
        </w:r>
        <w:r w:rsidR="001F60AC" w:rsidRPr="00443F10">
          <w:rPr>
            <w:rStyle w:val="Hyperlink"/>
            <w:lang w:val="it-IT"/>
          </w:rPr>
          <w:t xml:space="preserve">(Tab </w:t>
        </w:r>
        <w:r w:rsidR="00443F10" w:rsidRPr="00443F10">
          <w:rPr>
            <w:rStyle w:val="Hyperlink"/>
            <w:lang w:val="it-IT"/>
          </w:rPr>
          <w:t>Lead)</w:t>
        </w:r>
      </w:hyperlink>
    </w:p>
    <w:p w14:paraId="40BD6E96" w14:textId="531F2CF9" w:rsidR="000C2795" w:rsidRPr="00443F10" w:rsidRDefault="0048441C" w:rsidP="000C2795">
      <w:pPr>
        <w:rPr>
          <w:lang w:val="it-IT"/>
        </w:rPr>
      </w:pPr>
      <w:r>
        <w:rPr>
          <w:noProof/>
        </w:rPr>
        <mc:AlternateContent>
          <mc:Choice Requires="wps">
            <w:drawing>
              <wp:anchor distT="0" distB="0" distL="114300" distR="114300" simplePos="0" relativeHeight="251658242" behindDoc="0" locked="0" layoutInCell="1" allowOverlap="1" wp14:anchorId="373F20EA" wp14:editId="63D09466">
                <wp:simplePos x="0" y="0"/>
                <wp:positionH relativeFrom="column">
                  <wp:posOffset>2131060</wp:posOffset>
                </wp:positionH>
                <wp:positionV relativeFrom="paragraph">
                  <wp:posOffset>3378835</wp:posOffset>
                </wp:positionV>
                <wp:extent cx="3970020" cy="635"/>
                <wp:effectExtent l="0" t="0" r="0" b="0"/>
                <wp:wrapTopAndBottom/>
                <wp:docPr id="312940983" name="Text Box 1"/>
                <wp:cNvGraphicFramePr/>
                <a:graphic xmlns:a="http://schemas.openxmlformats.org/drawingml/2006/main">
                  <a:graphicData uri="http://schemas.microsoft.com/office/word/2010/wordprocessingShape">
                    <wps:wsp>
                      <wps:cNvSpPr txBox="1"/>
                      <wps:spPr>
                        <a:xfrm>
                          <a:off x="0" y="0"/>
                          <a:ext cx="3970020" cy="635"/>
                        </a:xfrm>
                        <a:prstGeom prst="rect">
                          <a:avLst/>
                        </a:prstGeom>
                        <a:solidFill>
                          <a:prstClr val="white"/>
                        </a:solidFill>
                        <a:ln>
                          <a:noFill/>
                        </a:ln>
                      </wps:spPr>
                      <wps:txbx>
                        <w:txbxContent>
                          <w:p w14:paraId="63BE19A9" w14:textId="6E587C4B" w:rsidR="00D46799" w:rsidRPr="00D16126" w:rsidRDefault="00D46799" w:rsidP="00D46799">
                            <w:pPr>
                              <w:pStyle w:val="Caption"/>
                              <w:rPr>
                                <w:lang w:val="it-IT"/>
                              </w:rPr>
                            </w:pPr>
                            <w:r w:rsidRPr="00D16126">
                              <w:rPr>
                                <w:lang w:val="it-IT"/>
                              </w:rPr>
                              <w:t>Figur</w:t>
                            </w:r>
                            <w:r w:rsidR="00443F10">
                              <w:rPr>
                                <w:lang w:val="it-IT"/>
                              </w:rPr>
                              <w:t>a</w:t>
                            </w:r>
                            <w:r w:rsidRPr="00D16126">
                              <w:rPr>
                                <w:lang w:val="it-IT"/>
                              </w:rPr>
                              <w:t xml:space="preserve"> </w:t>
                            </w:r>
                            <w:r w:rsidR="003A570E">
                              <w:rPr>
                                <w:lang w:val="it-IT"/>
                              </w:rPr>
                              <w:t>11</w:t>
                            </w:r>
                            <w:r w:rsidRPr="00D16126">
                              <w:rPr>
                                <w:lang w:val="it-IT"/>
                              </w:rPr>
                              <w:t xml:space="preserve"> – </w:t>
                            </w:r>
                            <w:hyperlink r:id="rId50" w:history="1">
                              <w:r w:rsidRPr="00D16126">
                                <w:rPr>
                                  <w:rStyle w:val="Hyperlink"/>
                                  <w:lang w:val="it-IT"/>
                                </w:rPr>
                                <w:t xml:space="preserve">Scheda lead (Tab </w:t>
                              </w:r>
                              <w:r w:rsidR="00D16126" w:rsidRPr="00D16126">
                                <w:rPr>
                                  <w:rStyle w:val="Hyperlink"/>
                                  <w:lang w:val="it-IT"/>
                                </w:rPr>
                                <w:t>Dettagli)</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3F20EA" id="_x0000_s1033" type="#_x0000_t202" style="position:absolute;margin-left:167.8pt;margin-top:266.05pt;width:312.6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" stroked="f">
                <v:textbox style="mso-fit-shape-to-text:t" inset="0,0,0,0">
                  <w:txbxContent>
                    <w:p w14:paraId="63BE19A9" w14:textId="6E587C4B" w:rsidR="00D46799" w:rsidRPr="00D16126" w:rsidRDefault="00D46799" w:rsidP="00D46799">
                      <w:pPr>
                        <w:pStyle w:val="Caption"/>
                        <w:rPr>
                          <w:lang w:val="it-IT"/>
                        </w:rPr>
                      </w:pPr>
                      <w:r w:rsidRPr="00D16126">
                        <w:rPr>
                          <w:lang w:val="it-IT"/>
                        </w:rPr>
                        <w:t>Figur</w:t>
                      </w:r>
                      <w:r w:rsidR="00443F10">
                        <w:rPr>
                          <w:lang w:val="it-IT"/>
                        </w:rPr>
                        <w:t>a</w:t>
                      </w:r>
                      <w:r w:rsidRPr="00D16126">
                        <w:rPr>
                          <w:lang w:val="it-IT"/>
                        </w:rPr>
                        <w:t xml:space="preserve"> </w:t>
                      </w:r>
                      <w:r w:rsidR="003A570E">
                        <w:rPr>
                          <w:lang w:val="it-IT"/>
                        </w:rPr>
                        <w:t>11</w:t>
                      </w:r>
                      <w:r w:rsidRPr="00D16126">
                        <w:rPr>
                          <w:lang w:val="it-IT"/>
                        </w:rPr>
                        <w:t xml:space="preserve"> – </w:t>
                      </w:r>
                      <w:hyperlink r:id="rId51" w:history="1">
                        <w:r w:rsidRPr="00D16126">
                          <w:rPr>
                            <w:rStyle w:val="Hyperlink"/>
                            <w:lang w:val="it-IT"/>
                          </w:rPr>
                          <w:t xml:space="preserve">Scheda lead (Tab </w:t>
                        </w:r>
                        <w:r w:rsidR="00D16126" w:rsidRPr="00D16126">
                          <w:rPr>
                            <w:rStyle w:val="Hyperlink"/>
                            <w:lang w:val="it-IT"/>
                          </w:rPr>
                          <w:t>Dettagli)</w:t>
                        </w:r>
                      </w:hyperlink>
                    </w:p>
                  </w:txbxContent>
                </v:textbox>
                <w10:wrap type="topAndBottom"/>
              </v:shape>
            </w:pict>
          </mc:Fallback>
        </mc:AlternateContent>
      </w:r>
      <w:del w:id="1246" w:author="Castelli, Alessandro" w:date="2025-11-29T13:10:00Z" w16du:dateUtc="2025-11-29T12:10:00Z">
        <w:r w:rsidRPr="0048441C" w:rsidDel="00960DB5">
          <w:rPr>
            <w:noProof/>
            <w:lang w:val="it-IT"/>
          </w:rPr>
          <w:drawing>
            <wp:anchor distT="0" distB="0" distL="114300" distR="114300" simplePos="0" relativeHeight="251658263" behindDoc="0" locked="0" layoutInCell="1" allowOverlap="1" wp14:anchorId="7C3ADCF5" wp14:editId="04372AD3">
              <wp:simplePos x="0" y="0"/>
              <wp:positionH relativeFrom="margin">
                <wp:align>center</wp:align>
              </wp:positionH>
              <wp:positionV relativeFrom="paragraph">
                <wp:posOffset>190500</wp:posOffset>
              </wp:positionV>
              <wp:extent cx="4150360" cy="3130550"/>
              <wp:effectExtent l="0" t="0" r="2540" b="0"/>
              <wp:wrapTopAndBottom/>
              <wp:docPr id="938814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14911" name="Picture 1" descr="A screenshot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4150360" cy="3130550"/>
                      </a:xfrm>
                      <a:prstGeom prst="rect">
                        <a:avLst/>
                      </a:prstGeom>
                    </pic:spPr>
                  </pic:pic>
                </a:graphicData>
              </a:graphic>
              <wp14:sizeRelH relativeFrom="margin">
                <wp14:pctWidth>0</wp14:pctWidth>
              </wp14:sizeRelH>
              <wp14:sizeRelV relativeFrom="margin">
                <wp14:pctHeight>0</wp14:pctHeight>
              </wp14:sizeRelV>
            </wp:anchor>
          </w:drawing>
        </w:r>
      </w:del>
    </w:p>
    <w:p w14:paraId="0970FC04" w14:textId="6EC41A44" w:rsidR="00D46799" w:rsidRPr="00443F10" w:rsidRDefault="00D46799" w:rsidP="000C2795">
      <w:pPr>
        <w:rPr>
          <w:lang w:val="it-IT"/>
        </w:rPr>
      </w:pPr>
    </w:p>
    <w:p w14:paraId="63EAC28D" w14:textId="1855C4A2" w:rsidR="00ED286F" w:rsidRPr="009A7FBF" w:rsidRDefault="00ED286F" w:rsidP="00B5236E">
      <w:pPr>
        <w:pStyle w:val="ListParagraph"/>
        <w:numPr>
          <w:ilvl w:val="0"/>
          <w:numId w:val="15"/>
        </w:numPr>
        <w:ind w:left="714" w:hanging="357"/>
        <w:rPr>
          <w:lang w:val="it-IT"/>
        </w:rPr>
      </w:pPr>
      <w:bookmarkStart w:id="1247" w:name="_Hlk211430457"/>
      <w:bookmarkStart w:id="1248" w:name="_Hlk211430284"/>
      <w:r w:rsidRPr="009A7FBF">
        <w:rPr>
          <w:lang w:val="it-IT"/>
        </w:rPr>
        <w:t xml:space="preserve">La schermata è accessibile dalla vista </w:t>
      </w:r>
      <w:r w:rsidR="00DF1BC1">
        <w:rPr>
          <w:lang w:val="it-IT"/>
        </w:rPr>
        <w:t>lead</w:t>
      </w:r>
      <w:r w:rsidRPr="009A7FBF">
        <w:rPr>
          <w:lang w:val="it-IT"/>
        </w:rPr>
        <w:t xml:space="preserve"> tramite click su una specifica lead</w:t>
      </w:r>
      <w:r w:rsidR="00DF1BC1">
        <w:rPr>
          <w:lang w:val="it-IT"/>
        </w:rPr>
        <w:t xml:space="preserve"> o anagrafica</w:t>
      </w:r>
      <w:r w:rsidRPr="009A7FBF">
        <w:rPr>
          <w:lang w:val="it-IT"/>
        </w:rPr>
        <w:t xml:space="preserve"> dalla lista</w:t>
      </w:r>
      <w:r w:rsidR="00E56715">
        <w:rPr>
          <w:lang w:val="it-IT"/>
        </w:rPr>
        <w:t xml:space="preserve"> in riga</w:t>
      </w:r>
      <w:r w:rsidRPr="009A7FBF">
        <w:rPr>
          <w:lang w:val="it-IT"/>
        </w:rPr>
        <w:t>.</w:t>
      </w:r>
    </w:p>
    <w:p w14:paraId="06C51B00" w14:textId="505DB299" w:rsidR="00ED286F" w:rsidRPr="009A7FBF" w:rsidRDefault="00ED286F" w:rsidP="00B5236E">
      <w:pPr>
        <w:pStyle w:val="ListParagraph"/>
        <w:numPr>
          <w:ilvl w:val="0"/>
          <w:numId w:val="15"/>
        </w:numPr>
        <w:ind w:left="714" w:hanging="357"/>
        <w:rPr>
          <w:lang w:val="it-IT"/>
        </w:rPr>
      </w:pPr>
      <w:bookmarkStart w:id="1249" w:name="_Hlk211430543"/>
      <w:r w:rsidRPr="009A7FBF">
        <w:rPr>
          <w:lang w:val="it-IT"/>
        </w:rPr>
        <w:t>La schermata è accessibile dall</w:t>
      </w:r>
      <w:r w:rsidR="006E1E93">
        <w:rPr>
          <w:lang w:val="it-IT"/>
        </w:rPr>
        <w:t>a pagina di Gestione lead</w:t>
      </w:r>
      <w:r w:rsidRPr="009A7FBF">
        <w:rPr>
          <w:lang w:val="it-IT"/>
        </w:rPr>
        <w:t xml:space="preserve"> tramite click su una specifica lead dalla lista di task.</w:t>
      </w:r>
    </w:p>
    <w:p w14:paraId="52A99582" w14:textId="77777777" w:rsidR="00ED286F" w:rsidRDefault="00ED286F" w:rsidP="00B5236E">
      <w:pPr>
        <w:pStyle w:val="ListParagraph"/>
        <w:numPr>
          <w:ilvl w:val="0"/>
          <w:numId w:val="15"/>
        </w:numPr>
        <w:ind w:left="714" w:hanging="357"/>
        <w:rPr>
          <w:lang w:val="it-IT"/>
        </w:rPr>
      </w:pPr>
      <w:r w:rsidRPr="009A7FBF">
        <w:rPr>
          <w:lang w:val="it-IT"/>
        </w:rPr>
        <w:t>La vista dettagliata si apre in una nuova pagina o tab, mantenendo la possibilità di navigare rapidamente verso la lista di origine</w:t>
      </w:r>
      <w:bookmarkEnd w:id="1247"/>
      <w:r w:rsidRPr="009A7FBF">
        <w:rPr>
          <w:lang w:val="it-IT"/>
        </w:rPr>
        <w:t>.</w:t>
      </w:r>
    </w:p>
    <w:p w14:paraId="5E7D0AC8" w14:textId="4E505A9E" w:rsidR="00FC6988" w:rsidRDefault="00FC6988" w:rsidP="00B5236E">
      <w:pPr>
        <w:pStyle w:val="ListParagraph"/>
        <w:numPr>
          <w:ilvl w:val="0"/>
          <w:numId w:val="15"/>
        </w:numPr>
        <w:ind w:left="714" w:hanging="357"/>
        <w:rPr>
          <w:lang w:val="it-IT"/>
        </w:rPr>
      </w:pPr>
      <w:r w:rsidRPr="009A7FBF">
        <w:rPr>
          <w:lang w:val="it-IT"/>
        </w:rPr>
        <w:t>Sezioni e Campi Visualizzati</w:t>
      </w:r>
      <w:r>
        <w:rPr>
          <w:lang w:val="it-IT"/>
        </w:rPr>
        <w:t xml:space="preserve"> nell’intestazione della </w:t>
      </w:r>
      <w:r w:rsidR="00CA2B73">
        <w:rPr>
          <w:lang w:val="it-IT"/>
        </w:rPr>
        <w:t>scheda</w:t>
      </w:r>
      <w:r>
        <w:rPr>
          <w:lang w:val="it-IT"/>
        </w:rPr>
        <w:t>:</w:t>
      </w:r>
    </w:p>
    <w:p w14:paraId="7E1376E4" w14:textId="77777777" w:rsidR="00FC6988" w:rsidRDefault="00FC6988" w:rsidP="00B5236E">
      <w:pPr>
        <w:pStyle w:val="ListParagraph"/>
        <w:numPr>
          <w:ilvl w:val="1"/>
          <w:numId w:val="14"/>
        </w:numPr>
        <w:rPr>
          <w:lang w:val="it-IT"/>
        </w:rPr>
      </w:pPr>
      <w:r>
        <w:rPr>
          <w:lang w:val="it-IT"/>
        </w:rPr>
        <w:t>C</w:t>
      </w:r>
      <w:r w:rsidRPr="00593755">
        <w:rPr>
          <w:lang w:val="it-IT"/>
        </w:rPr>
        <w:t xml:space="preserve">ampo 1: </w:t>
      </w:r>
    </w:p>
    <w:p w14:paraId="4BC4F9AB" w14:textId="77777777" w:rsidR="00FC6988" w:rsidRPr="00840941" w:rsidRDefault="00FC6988" w:rsidP="00B5236E">
      <w:pPr>
        <w:pStyle w:val="ListParagraph"/>
        <w:numPr>
          <w:ilvl w:val="2"/>
          <w:numId w:val="56"/>
        </w:numPr>
        <w:ind w:left="2035" w:hanging="357"/>
        <w:rPr>
          <w:lang w:val="it-IT"/>
        </w:rPr>
      </w:pPr>
      <w:r>
        <w:rPr>
          <w:lang w:val="it-IT"/>
        </w:rPr>
        <w:t>“</w:t>
      </w:r>
      <w:r w:rsidRPr="00840941">
        <w:rPr>
          <w:lang w:val="it-IT"/>
        </w:rPr>
        <w:t>Nome</w:t>
      </w:r>
      <w:r>
        <w:rPr>
          <w:lang w:val="it-IT"/>
        </w:rPr>
        <w:t>”</w:t>
      </w:r>
      <w:r w:rsidRPr="00840941">
        <w:rPr>
          <w:lang w:val="it-IT"/>
        </w:rPr>
        <w:t xml:space="preserve"> e </w:t>
      </w:r>
      <w:r>
        <w:rPr>
          <w:lang w:val="it-IT"/>
        </w:rPr>
        <w:t>“</w:t>
      </w:r>
      <w:r w:rsidRPr="00840941">
        <w:rPr>
          <w:lang w:val="it-IT"/>
        </w:rPr>
        <w:t>Cognome</w:t>
      </w:r>
      <w:r>
        <w:rPr>
          <w:lang w:val="it-IT"/>
        </w:rPr>
        <w:t xml:space="preserve">” </w:t>
      </w:r>
      <w:r w:rsidRPr="00840941">
        <w:rPr>
          <w:lang w:val="it-IT"/>
        </w:rPr>
        <w:t>del lead se Persona Fisica</w:t>
      </w:r>
    </w:p>
    <w:p w14:paraId="5EAB043D" w14:textId="77777777" w:rsidR="00FC6988" w:rsidRDefault="00FC6988" w:rsidP="00B5236E">
      <w:pPr>
        <w:pStyle w:val="ListParagraph"/>
        <w:numPr>
          <w:ilvl w:val="2"/>
          <w:numId w:val="56"/>
        </w:numPr>
        <w:ind w:left="2035" w:hanging="357"/>
        <w:rPr>
          <w:lang w:val="it-IT"/>
        </w:rPr>
      </w:pPr>
      <w:r w:rsidRPr="00840941">
        <w:rPr>
          <w:lang w:val="it-IT"/>
        </w:rPr>
        <w:t>“Ragione Sociale”</w:t>
      </w:r>
      <w:r>
        <w:rPr>
          <w:lang w:val="it-IT"/>
        </w:rPr>
        <w:t xml:space="preserve"> “P.IVA” del lead se Persona Giuridica</w:t>
      </w:r>
    </w:p>
    <w:p w14:paraId="61CE804F" w14:textId="77777777" w:rsidR="00FC6988" w:rsidRPr="00654B48" w:rsidRDefault="00FC6988" w:rsidP="00B5236E">
      <w:pPr>
        <w:pStyle w:val="ListParagraph"/>
        <w:numPr>
          <w:ilvl w:val="1"/>
          <w:numId w:val="14"/>
        </w:numPr>
        <w:rPr>
          <w:lang w:val="it-IT"/>
        </w:rPr>
      </w:pPr>
      <w:r w:rsidRPr="00654B48">
        <w:rPr>
          <w:lang w:val="it-IT"/>
        </w:rPr>
        <w:t xml:space="preserve">Campo 2: </w:t>
      </w:r>
      <w:r>
        <w:rPr>
          <w:lang w:val="it-IT"/>
        </w:rPr>
        <w:t>“</w:t>
      </w:r>
      <w:r w:rsidRPr="00654B48">
        <w:rPr>
          <w:lang w:val="it-IT"/>
        </w:rPr>
        <w:t>Legale Rappresentate</w:t>
      </w:r>
      <w:r>
        <w:rPr>
          <w:lang w:val="it-IT"/>
        </w:rPr>
        <w:t>”</w:t>
      </w:r>
      <w:r w:rsidRPr="00654B48">
        <w:rPr>
          <w:lang w:val="it-IT"/>
        </w:rPr>
        <w:t xml:space="preserve"> solo per lead di Persone giuridiche </w:t>
      </w:r>
    </w:p>
    <w:p w14:paraId="4A1D42F8" w14:textId="77777777" w:rsidR="00FC6988" w:rsidRDefault="00FC6988" w:rsidP="00B5236E">
      <w:pPr>
        <w:pStyle w:val="ListParagraph"/>
        <w:numPr>
          <w:ilvl w:val="1"/>
          <w:numId w:val="14"/>
        </w:numPr>
        <w:rPr>
          <w:lang w:val="it-IT"/>
        </w:rPr>
      </w:pPr>
      <w:r>
        <w:rPr>
          <w:lang w:val="it-IT"/>
        </w:rPr>
        <w:t>Campo 3: “</w:t>
      </w:r>
      <w:r w:rsidRPr="00840941">
        <w:rPr>
          <w:lang w:val="it-IT"/>
        </w:rPr>
        <w:t>NDG</w:t>
      </w:r>
      <w:r>
        <w:rPr>
          <w:lang w:val="it-IT"/>
        </w:rPr>
        <w:t>”</w:t>
      </w:r>
      <w:r w:rsidRPr="00840941">
        <w:rPr>
          <w:lang w:val="it-IT"/>
        </w:rPr>
        <w:t xml:space="preserve"> </w:t>
      </w:r>
    </w:p>
    <w:p w14:paraId="5F9F0FFD" w14:textId="77777777" w:rsidR="00FC6988" w:rsidRDefault="00FC6988" w:rsidP="00B5236E">
      <w:pPr>
        <w:pStyle w:val="ListParagraph"/>
        <w:numPr>
          <w:ilvl w:val="1"/>
          <w:numId w:val="14"/>
        </w:numPr>
        <w:rPr>
          <w:lang w:val="it-IT"/>
        </w:rPr>
      </w:pPr>
      <w:r>
        <w:rPr>
          <w:lang w:val="it-IT"/>
        </w:rPr>
        <w:t>Campo 4: “</w:t>
      </w:r>
      <w:r w:rsidRPr="005E342D">
        <w:rPr>
          <w:lang w:val="it-IT"/>
        </w:rPr>
        <w:t xml:space="preserve">Numero di </w:t>
      </w:r>
      <w:r>
        <w:rPr>
          <w:lang w:val="it-IT"/>
        </w:rPr>
        <w:t xml:space="preserve">telefono” </w:t>
      </w:r>
    </w:p>
    <w:p w14:paraId="74354C53" w14:textId="4D2007EC" w:rsidR="00FC6988" w:rsidRDefault="00FC6988" w:rsidP="00B5236E">
      <w:pPr>
        <w:pStyle w:val="ListParagraph"/>
        <w:numPr>
          <w:ilvl w:val="1"/>
          <w:numId w:val="14"/>
        </w:numPr>
        <w:rPr>
          <w:lang w:val="it-IT"/>
        </w:rPr>
      </w:pPr>
      <w:r>
        <w:rPr>
          <w:lang w:val="it-IT"/>
        </w:rPr>
        <w:t xml:space="preserve">Campo 5: “E-mail” </w:t>
      </w:r>
    </w:p>
    <w:p w14:paraId="3BBE102D" w14:textId="5F610856" w:rsidR="00FC6988" w:rsidRDefault="00FC6988" w:rsidP="00B5236E">
      <w:pPr>
        <w:pStyle w:val="ListParagraph"/>
        <w:numPr>
          <w:ilvl w:val="1"/>
          <w:numId w:val="14"/>
        </w:numPr>
        <w:rPr>
          <w:lang w:val="it-IT"/>
        </w:rPr>
      </w:pPr>
      <w:r>
        <w:rPr>
          <w:lang w:val="it-IT"/>
        </w:rPr>
        <w:t>Campo 6: “Data e ora presa in carico lead”</w:t>
      </w:r>
      <w:r w:rsidR="000C16A0">
        <w:rPr>
          <w:lang w:val="it-IT"/>
        </w:rPr>
        <w:t xml:space="preserve"> se lead già presa in carico</w:t>
      </w:r>
    </w:p>
    <w:p w14:paraId="057F6A4A" w14:textId="77777777" w:rsidR="00FC6988" w:rsidRDefault="00FC6988" w:rsidP="00B5236E">
      <w:pPr>
        <w:pStyle w:val="ListParagraph"/>
        <w:numPr>
          <w:ilvl w:val="1"/>
          <w:numId w:val="14"/>
        </w:numPr>
        <w:rPr>
          <w:lang w:val="it-IT"/>
        </w:rPr>
      </w:pPr>
      <w:r>
        <w:rPr>
          <w:lang w:val="it-IT"/>
        </w:rPr>
        <w:t>Campo 7: “Tipologia lead”</w:t>
      </w:r>
    </w:p>
    <w:p w14:paraId="041D477E" w14:textId="77777777" w:rsidR="00FC6988" w:rsidRDefault="00FC6988" w:rsidP="00B5236E">
      <w:pPr>
        <w:pStyle w:val="ListParagraph"/>
        <w:numPr>
          <w:ilvl w:val="2"/>
          <w:numId w:val="57"/>
        </w:numPr>
        <w:ind w:left="2035" w:hanging="357"/>
        <w:rPr>
          <w:lang w:val="it-IT"/>
        </w:rPr>
      </w:pPr>
      <w:r>
        <w:rPr>
          <w:lang w:val="it-IT"/>
        </w:rPr>
        <w:t>Valori ammessi: “Cliente” o “Prospect”, secondo la anagrafica di riferimento</w:t>
      </w:r>
    </w:p>
    <w:p w14:paraId="724C5F7F" w14:textId="77777777" w:rsidR="00FC6988" w:rsidRDefault="00FC6988" w:rsidP="00B5236E">
      <w:pPr>
        <w:pStyle w:val="ListParagraph"/>
        <w:numPr>
          <w:ilvl w:val="1"/>
          <w:numId w:val="14"/>
        </w:numPr>
        <w:rPr>
          <w:lang w:val="it-IT"/>
        </w:rPr>
      </w:pPr>
      <w:r>
        <w:rPr>
          <w:lang w:val="it-IT"/>
        </w:rPr>
        <w:t>Campo 8: “Attiva da”</w:t>
      </w:r>
    </w:p>
    <w:p w14:paraId="76F88A36" w14:textId="11465994" w:rsidR="00FC6988" w:rsidRDefault="00FC6988" w:rsidP="00B5236E">
      <w:pPr>
        <w:pStyle w:val="ListParagraph"/>
        <w:numPr>
          <w:ilvl w:val="2"/>
          <w:numId w:val="57"/>
        </w:numPr>
        <w:ind w:left="2035" w:hanging="357"/>
        <w:rPr>
          <w:lang w:val="it-IT"/>
        </w:rPr>
      </w:pPr>
      <w:r>
        <w:rPr>
          <w:lang w:val="it-IT"/>
        </w:rPr>
        <w:t xml:space="preserve">Valori ammessi: Tempo trascorso da data di rilevazione della </w:t>
      </w:r>
      <w:r w:rsidR="00DA60ED">
        <w:rPr>
          <w:lang w:val="it-IT"/>
        </w:rPr>
        <w:t xml:space="preserve">prima </w:t>
      </w:r>
      <w:r>
        <w:rPr>
          <w:lang w:val="it-IT"/>
        </w:rPr>
        <w:t>lead a sistema</w:t>
      </w:r>
    </w:p>
    <w:p w14:paraId="37DB3C38" w14:textId="77777777" w:rsidR="00FC6988" w:rsidRDefault="00FC6988" w:rsidP="00B5236E">
      <w:pPr>
        <w:pStyle w:val="ListParagraph"/>
        <w:numPr>
          <w:ilvl w:val="1"/>
          <w:numId w:val="14"/>
        </w:numPr>
        <w:rPr>
          <w:lang w:val="it-IT"/>
        </w:rPr>
      </w:pPr>
      <w:r>
        <w:rPr>
          <w:lang w:val="it-IT"/>
        </w:rPr>
        <w:t>Campo 9: “In carico di”</w:t>
      </w:r>
    </w:p>
    <w:p w14:paraId="70A1FAE5" w14:textId="77777777" w:rsidR="00FC6988" w:rsidRDefault="00FC6988" w:rsidP="00B5236E">
      <w:pPr>
        <w:pStyle w:val="ListParagraph"/>
        <w:numPr>
          <w:ilvl w:val="2"/>
          <w:numId w:val="57"/>
        </w:numPr>
        <w:ind w:left="2035" w:hanging="357"/>
        <w:rPr>
          <w:lang w:val="it-IT"/>
        </w:rPr>
      </w:pPr>
      <w:r>
        <w:rPr>
          <w:lang w:val="it-IT"/>
        </w:rPr>
        <w:t>Valori ammessi: Nome del gestore se Lead presa in carico, vuoto altrimenti</w:t>
      </w:r>
    </w:p>
    <w:p w14:paraId="11231922" w14:textId="77777777" w:rsidR="00FC6988" w:rsidRDefault="00FC6988" w:rsidP="00B5236E">
      <w:pPr>
        <w:pStyle w:val="ListParagraph"/>
        <w:numPr>
          <w:ilvl w:val="1"/>
          <w:numId w:val="14"/>
        </w:numPr>
        <w:rPr>
          <w:lang w:val="it-IT"/>
        </w:rPr>
      </w:pPr>
      <w:r>
        <w:rPr>
          <w:lang w:val="it-IT"/>
        </w:rPr>
        <w:t>Campo 10: “Stato”</w:t>
      </w:r>
    </w:p>
    <w:p w14:paraId="0A87DD3C" w14:textId="77777777" w:rsidR="00FC6988" w:rsidRDefault="00FC6988" w:rsidP="00B5236E">
      <w:pPr>
        <w:pStyle w:val="ListParagraph"/>
        <w:numPr>
          <w:ilvl w:val="2"/>
          <w:numId w:val="57"/>
        </w:numPr>
        <w:ind w:left="2035" w:hanging="357"/>
        <w:rPr>
          <w:lang w:val="it-IT"/>
        </w:rPr>
      </w:pPr>
      <w:r>
        <w:rPr>
          <w:lang w:val="it-IT"/>
        </w:rPr>
        <w:t xml:space="preserve">Valori ammessi: “Open” se Lead non presa in carico, “In lavorazione” altrimenti. NB Non saranno recuperabili le schede di lead chiuse </w:t>
      </w:r>
    </w:p>
    <w:p w14:paraId="193EFCE6" w14:textId="77777777" w:rsidR="00FC6988" w:rsidRDefault="00FC6988" w:rsidP="00B5236E">
      <w:pPr>
        <w:pStyle w:val="ListParagraph"/>
        <w:numPr>
          <w:ilvl w:val="1"/>
          <w:numId w:val="14"/>
        </w:numPr>
        <w:rPr>
          <w:lang w:val="it-IT"/>
        </w:rPr>
      </w:pPr>
      <w:r>
        <w:rPr>
          <w:lang w:val="it-IT"/>
        </w:rPr>
        <w:t>Campo 11: “Priorità”</w:t>
      </w:r>
    </w:p>
    <w:p w14:paraId="2078BC94" w14:textId="77777777" w:rsidR="00FC6988" w:rsidRDefault="00FC6988" w:rsidP="00B5236E">
      <w:pPr>
        <w:pStyle w:val="ListParagraph"/>
        <w:numPr>
          <w:ilvl w:val="2"/>
          <w:numId w:val="58"/>
        </w:numPr>
        <w:ind w:left="2035" w:hanging="357"/>
        <w:rPr>
          <w:lang w:val="it-IT"/>
        </w:rPr>
      </w:pPr>
      <w:r>
        <w:rPr>
          <w:lang w:val="it-IT"/>
        </w:rPr>
        <w:t>Valori ammessi: “Caldo”, “Tiepido”, “Freddo”</w:t>
      </w:r>
    </w:p>
    <w:p w14:paraId="52E73602" w14:textId="77777777" w:rsidR="00FC6988" w:rsidRDefault="00FC6988" w:rsidP="00B5236E">
      <w:pPr>
        <w:pStyle w:val="ListParagraph"/>
        <w:numPr>
          <w:ilvl w:val="0"/>
          <w:numId w:val="15"/>
        </w:numPr>
        <w:ind w:left="714" w:hanging="357"/>
        <w:rPr>
          <w:lang w:val="it-IT"/>
        </w:rPr>
      </w:pPr>
      <w:r>
        <w:rPr>
          <w:lang w:val="it-IT"/>
        </w:rPr>
        <w:t>Azioni consentite:</w:t>
      </w:r>
    </w:p>
    <w:p w14:paraId="0B0FC611" w14:textId="1B58CB6B" w:rsidR="00FC6988" w:rsidRPr="00296C29" w:rsidRDefault="00FC6988" w:rsidP="00B5236E">
      <w:pPr>
        <w:pStyle w:val="ListParagraph"/>
        <w:numPr>
          <w:ilvl w:val="1"/>
          <w:numId w:val="14"/>
        </w:numPr>
        <w:rPr>
          <w:u w:val="single"/>
          <w:lang w:val="it-IT"/>
        </w:rPr>
      </w:pPr>
      <w:r>
        <w:rPr>
          <w:lang w:val="it-IT"/>
        </w:rPr>
        <w:t>Registrare un mancato contatto (</w:t>
      </w:r>
      <w:r w:rsidR="00296C29">
        <w:rPr>
          <w:lang w:val="it-IT"/>
        </w:rPr>
        <w:t xml:space="preserve">focus nel capitolo </w:t>
      </w:r>
      <w:r w:rsidR="00296C29" w:rsidRPr="00296C29">
        <w:rPr>
          <w:u w:val="single"/>
          <w:lang w:val="it-IT"/>
        </w:rPr>
        <w:fldChar w:fldCharType="begin"/>
      </w:r>
      <w:r w:rsidR="00296C29" w:rsidRPr="00296C29">
        <w:rPr>
          <w:u w:val="single"/>
          <w:lang w:val="it-IT"/>
        </w:rPr>
        <w:instrText xml:space="preserve"> REF _Ref211960853 \h </w:instrText>
      </w:r>
      <w:r w:rsidR="00296C29" w:rsidRPr="00296C29">
        <w:rPr>
          <w:u w:val="single"/>
          <w:lang w:val="it-IT"/>
        </w:rPr>
      </w:r>
      <w:r w:rsidR="00296C29" w:rsidRPr="00296C29">
        <w:rPr>
          <w:u w:val="single"/>
          <w:lang w:val="it-IT"/>
        </w:rPr>
        <w:fldChar w:fldCharType="separate"/>
      </w:r>
      <w:r w:rsidR="00296C29" w:rsidRPr="00296C29">
        <w:rPr>
          <w:u w:val="single"/>
          <w:lang w:val="it-IT"/>
        </w:rPr>
        <w:t>Gestione lead con registrazione tentativo di contatto (non reperibile)</w:t>
      </w:r>
      <w:r w:rsidR="00296C29" w:rsidRPr="00296C29">
        <w:rPr>
          <w:u w:val="single"/>
          <w:lang w:val="it-IT"/>
        </w:rPr>
        <w:fldChar w:fldCharType="end"/>
      </w:r>
      <w:r w:rsidRPr="00296C29">
        <w:rPr>
          <w:u w:val="single"/>
          <w:lang w:val="it-IT"/>
        </w:rPr>
        <w:t>)</w:t>
      </w:r>
    </w:p>
    <w:p w14:paraId="50609DFE" w14:textId="10D9B4AA" w:rsidR="00200BDB" w:rsidRPr="00857DDF" w:rsidRDefault="00FC6988" w:rsidP="00B5236E">
      <w:pPr>
        <w:pStyle w:val="ListParagraph"/>
        <w:numPr>
          <w:ilvl w:val="1"/>
          <w:numId w:val="14"/>
        </w:numPr>
        <w:rPr>
          <w:lang w:val="it-IT"/>
        </w:rPr>
      </w:pPr>
      <w:r>
        <w:rPr>
          <w:lang w:val="it-IT"/>
        </w:rPr>
        <w:t>Registrare un contatto non valido (</w:t>
      </w:r>
      <w:r w:rsidR="00296C29">
        <w:rPr>
          <w:lang w:val="it-IT"/>
        </w:rPr>
        <w:t xml:space="preserve">focus </w:t>
      </w:r>
      <w:r w:rsidR="000A6A88">
        <w:rPr>
          <w:lang w:val="it-IT"/>
        </w:rPr>
        <w:t>nel capitolo</w:t>
      </w:r>
      <w:r>
        <w:rPr>
          <w:lang w:val="it-IT"/>
        </w:rPr>
        <w:t xml:space="preserve"> </w:t>
      </w:r>
      <w:r w:rsidR="000A6A88" w:rsidRPr="000A6A88">
        <w:rPr>
          <w:u w:val="single"/>
          <w:lang w:val="it-IT"/>
        </w:rPr>
        <w:fldChar w:fldCharType="begin"/>
      </w:r>
      <w:r w:rsidR="000A6A88" w:rsidRPr="000A6A88">
        <w:rPr>
          <w:u w:val="single"/>
          <w:lang w:val="it-IT"/>
        </w:rPr>
        <w:instrText xml:space="preserve"> REF _Ref211960911 \h </w:instrText>
      </w:r>
      <w:r w:rsidR="000A6A88">
        <w:rPr>
          <w:u w:val="single"/>
          <w:lang w:val="it-IT"/>
        </w:rPr>
        <w:instrText xml:space="preserve"> \* MERGEFORMAT </w:instrText>
      </w:r>
      <w:r w:rsidR="000A6A88" w:rsidRPr="000A6A88">
        <w:rPr>
          <w:u w:val="single"/>
          <w:lang w:val="it-IT"/>
        </w:rPr>
      </w:r>
      <w:r w:rsidR="000A6A88" w:rsidRPr="000A6A88">
        <w:rPr>
          <w:u w:val="single"/>
          <w:lang w:val="it-IT"/>
        </w:rPr>
        <w:fldChar w:fldCharType="separate"/>
      </w:r>
      <w:r w:rsidR="000A6A88" w:rsidRPr="000A6A88">
        <w:rPr>
          <w:u w:val="single"/>
          <w:lang w:val="it-IT"/>
        </w:rPr>
        <w:t>Gestione lead con registrazione recapito di contatto non valido (indirizzi di recapito inesistenti)</w:t>
      </w:r>
      <w:r w:rsidR="000A6A88" w:rsidRPr="000A6A88">
        <w:rPr>
          <w:u w:val="single"/>
          <w:lang w:val="it-IT"/>
        </w:rPr>
        <w:fldChar w:fldCharType="end"/>
      </w:r>
      <w:r>
        <w:rPr>
          <w:lang w:val="it-IT"/>
        </w:rPr>
        <w:t>)</w:t>
      </w:r>
    </w:p>
    <w:p w14:paraId="0A0444DA" w14:textId="50BFCE35" w:rsidR="001E06B7" w:rsidRDefault="00E03BF3" w:rsidP="00B5236E">
      <w:pPr>
        <w:pStyle w:val="ListParagraph"/>
        <w:numPr>
          <w:ilvl w:val="0"/>
          <w:numId w:val="15"/>
        </w:numPr>
        <w:ind w:left="714" w:hanging="357"/>
        <w:rPr>
          <w:lang w:val="it-IT"/>
        </w:rPr>
      </w:pPr>
      <w:r>
        <w:rPr>
          <w:lang w:val="it-IT"/>
        </w:rPr>
        <w:t xml:space="preserve">La </w:t>
      </w:r>
      <w:r w:rsidR="00857DDF">
        <w:rPr>
          <w:lang w:val="it-IT"/>
        </w:rPr>
        <w:t>pagina</w:t>
      </w:r>
      <w:r>
        <w:rPr>
          <w:lang w:val="it-IT"/>
        </w:rPr>
        <w:t xml:space="preserve"> presenta 2 Tab:</w:t>
      </w:r>
    </w:p>
    <w:p w14:paraId="20B7062D" w14:textId="2E96A903" w:rsidR="00E03BF3" w:rsidRDefault="00E03BF3" w:rsidP="00B5236E">
      <w:pPr>
        <w:pStyle w:val="ListParagraph"/>
        <w:numPr>
          <w:ilvl w:val="0"/>
          <w:numId w:val="36"/>
        </w:numPr>
        <w:rPr>
          <w:lang w:val="it-IT"/>
        </w:rPr>
      </w:pPr>
      <w:r>
        <w:rPr>
          <w:lang w:val="it-IT"/>
        </w:rPr>
        <w:t xml:space="preserve">Tab </w:t>
      </w:r>
      <w:r w:rsidR="000F3CE9">
        <w:rPr>
          <w:lang w:val="it-IT"/>
        </w:rPr>
        <w:t>Lead</w:t>
      </w:r>
    </w:p>
    <w:p w14:paraId="6C4132EB" w14:textId="19008E0C" w:rsidR="000F3CE9" w:rsidRPr="00062E41" w:rsidRDefault="000F3CE9" w:rsidP="00B5236E">
      <w:pPr>
        <w:pStyle w:val="ListParagraph"/>
        <w:numPr>
          <w:ilvl w:val="0"/>
          <w:numId w:val="36"/>
        </w:numPr>
        <w:rPr>
          <w:lang w:val="it-IT"/>
        </w:rPr>
      </w:pPr>
      <w:r>
        <w:rPr>
          <w:lang w:val="it-IT"/>
        </w:rPr>
        <w:t xml:space="preserve">Tab </w:t>
      </w:r>
      <w:r w:rsidR="00315A2D">
        <w:rPr>
          <w:lang w:val="it-IT"/>
        </w:rPr>
        <w:t>D</w:t>
      </w:r>
      <w:r>
        <w:rPr>
          <w:lang w:val="it-IT"/>
        </w:rPr>
        <w:t>ettagli</w:t>
      </w:r>
    </w:p>
    <w:p w14:paraId="5855933A" w14:textId="28C07760" w:rsidR="00593755" w:rsidRDefault="00062E41" w:rsidP="00B5236E">
      <w:pPr>
        <w:pStyle w:val="ListParagraph"/>
        <w:numPr>
          <w:ilvl w:val="0"/>
          <w:numId w:val="15"/>
        </w:numPr>
        <w:ind w:left="714" w:hanging="357"/>
        <w:rPr>
          <w:lang w:val="it-IT"/>
        </w:rPr>
      </w:pPr>
      <w:r>
        <w:rPr>
          <w:lang w:val="it-IT"/>
        </w:rPr>
        <w:t>Tab Lead</w:t>
      </w:r>
      <w:r w:rsidR="0020144A">
        <w:rPr>
          <w:lang w:val="it-IT"/>
        </w:rPr>
        <w:t>:</w:t>
      </w:r>
    </w:p>
    <w:p w14:paraId="3EB90F62" w14:textId="02AA538C" w:rsidR="00A45385" w:rsidRDefault="002953D9" w:rsidP="00B5236E">
      <w:pPr>
        <w:pStyle w:val="ListParagraph"/>
        <w:numPr>
          <w:ilvl w:val="0"/>
          <w:numId w:val="36"/>
        </w:numPr>
        <w:rPr>
          <w:lang w:val="it-IT"/>
        </w:rPr>
      </w:pPr>
      <w:r>
        <w:rPr>
          <w:lang w:val="it-IT"/>
        </w:rPr>
        <w:t>Counter</w:t>
      </w:r>
      <w:r w:rsidR="00A45385">
        <w:rPr>
          <w:lang w:val="it-IT"/>
        </w:rPr>
        <w:t xml:space="preserve"> del numero di lead attive sull’anagrafica</w:t>
      </w:r>
    </w:p>
    <w:p w14:paraId="59F6F250" w14:textId="55126BA9" w:rsidR="00134EBF" w:rsidRDefault="00772281" w:rsidP="00B5236E">
      <w:pPr>
        <w:pStyle w:val="ListParagraph"/>
        <w:numPr>
          <w:ilvl w:val="0"/>
          <w:numId w:val="36"/>
        </w:numPr>
        <w:rPr>
          <w:lang w:val="it-IT"/>
        </w:rPr>
      </w:pPr>
      <w:r>
        <w:rPr>
          <w:lang w:val="it-IT"/>
        </w:rPr>
        <w:t>Azioni rapide:</w:t>
      </w:r>
    </w:p>
    <w:p w14:paraId="11075CE5" w14:textId="2D79CDE9" w:rsidR="00772281" w:rsidRDefault="00772281" w:rsidP="00B5236E">
      <w:pPr>
        <w:pStyle w:val="ListParagraph"/>
        <w:numPr>
          <w:ilvl w:val="2"/>
          <w:numId w:val="58"/>
        </w:numPr>
        <w:ind w:left="2035" w:hanging="357"/>
        <w:rPr>
          <w:lang w:val="it-IT"/>
        </w:rPr>
      </w:pPr>
      <w:r w:rsidRPr="00461750">
        <w:rPr>
          <w:lang w:val="it-IT"/>
        </w:rPr>
        <w:t>Azione rapida</w:t>
      </w:r>
      <w:r w:rsidR="00B92840">
        <w:rPr>
          <w:lang w:val="it-IT"/>
        </w:rPr>
        <w:t xml:space="preserve"> sempre visibile ed attivabile</w:t>
      </w:r>
      <w:r w:rsidRPr="00461750">
        <w:rPr>
          <w:lang w:val="it-IT"/>
        </w:rPr>
        <w:t xml:space="preserve"> per aggiungere un</w:t>
      </w:r>
      <w:r w:rsidR="00962089">
        <w:rPr>
          <w:lang w:val="it-IT"/>
        </w:rPr>
        <w:t xml:space="preserve">a nuova lead </w:t>
      </w:r>
      <w:r w:rsidRPr="00461750">
        <w:rPr>
          <w:lang w:val="it-IT"/>
        </w:rPr>
        <w:t>(</w:t>
      </w:r>
      <w:r>
        <w:rPr>
          <w:lang w:val="it-IT"/>
        </w:rPr>
        <w:t xml:space="preserve">flusso di inserimento prodotto analogo a quello descritto nel capitolo dedicato </w:t>
      </w:r>
      <w:r w:rsidR="007F48E8" w:rsidRPr="007F48E8">
        <w:rPr>
          <w:u w:val="single"/>
          <w:lang w:val="it-IT"/>
        </w:rPr>
        <w:fldChar w:fldCharType="begin"/>
      </w:r>
      <w:r w:rsidR="007F48E8" w:rsidRPr="007F48E8">
        <w:rPr>
          <w:u w:val="single"/>
          <w:lang w:val="it-IT"/>
        </w:rPr>
        <w:instrText xml:space="preserve"> REF _Ref211866020 \h </w:instrText>
      </w:r>
      <w:r w:rsidR="007F48E8" w:rsidRPr="007F48E8">
        <w:rPr>
          <w:u w:val="single"/>
          <w:lang w:val="it-IT"/>
        </w:rPr>
      </w:r>
      <w:r w:rsidR="007F48E8" w:rsidRPr="007F48E8">
        <w:rPr>
          <w:u w:val="single"/>
          <w:lang w:val="it-IT"/>
        </w:rPr>
        <w:fldChar w:fldCharType="separate"/>
      </w:r>
      <w:r w:rsidR="007F48E8" w:rsidRPr="007F48E8">
        <w:rPr>
          <w:u w:val="single"/>
          <w:lang w:val="it-IT"/>
        </w:rPr>
        <w:t>Gestione lead con inserimento prodotto aggiuntivo in esito</w:t>
      </w:r>
      <w:r w:rsidR="007F48E8" w:rsidRPr="007F48E8">
        <w:rPr>
          <w:u w:val="single"/>
          <w:lang w:val="it-IT"/>
        </w:rPr>
        <w:fldChar w:fldCharType="end"/>
      </w:r>
      <w:r w:rsidR="00CE37DB">
        <w:rPr>
          <w:lang w:val="it-IT"/>
        </w:rPr>
        <w:t>)</w:t>
      </w:r>
    </w:p>
    <w:p w14:paraId="628386C5" w14:textId="72F2F315" w:rsidR="00772281" w:rsidRDefault="00772281" w:rsidP="00B5236E">
      <w:pPr>
        <w:pStyle w:val="ListParagraph"/>
        <w:numPr>
          <w:ilvl w:val="2"/>
          <w:numId w:val="58"/>
        </w:numPr>
        <w:ind w:left="2035" w:hanging="357"/>
        <w:rPr>
          <w:lang w:val="it-IT"/>
        </w:rPr>
      </w:pPr>
      <w:r>
        <w:rPr>
          <w:lang w:val="it-IT"/>
        </w:rPr>
        <w:t xml:space="preserve">Azione rapida </w:t>
      </w:r>
      <w:r w:rsidR="00B92840">
        <w:rPr>
          <w:lang w:val="it-IT"/>
        </w:rPr>
        <w:t>sempre visibile ed attivabile</w:t>
      </w:r>
      <w:r>
        <w:rPr>
          <w:lang w:val="it-IT"/>
        </w:rPr>
        <w:t xml:space="preserve"> per selezionare tutti i prodotti di interesse</w:t>
      </w:r>
      <w:r w:rsidR="00962089">
        <w:rPr>
          <w:lang w:val="it-IT"/>
        </w:rPr>
        <w:t>.</w:t>
      </w:r>
      <w:r w:rsidR="00EC4594">
        <w:rPr>
          <w:lang w:val="it-IT"/>
        </w:rPr>
        <w:t xml:space="preserve"> Di Default il primo prodotto della lista è pre-flaggato da sistema</w:t>
      </w:r>
    </w:p>
    <w:p w14:paraId="6AD61BA4" w14:textId="6195C5CD" w:rsidR="00772281" w:rsidRDefault="00772281" w:rsidP="00B5236E">
      <w:pPr>
        <w:pStyle w:val="ListParagraph"/>
        <w:numPr>
          <w:ilvl w:val="2"/>
          <w:numId w:val="58"/>
        </w:numPr>
        <w:ind w:left="2035" w:hanging="357"/>
        <w:rPr>
          <w:lang w:val="it-IT"/>
        </w:rPr>
      </w:pPr>
      <w:r>
        <w:rPr>
          <w:lang w:val="it-IT"/>
        </w:rPr>
        <w:lastRenderedPageBreak/>
        <w:t xml:space="preserve">Azione rapida </w:t>
      </w:r>
      <w:r w:rsidR="00B92840">
        <w:rPr>
          <w:lang w:val="it-IT"/>
        </w:rPr>
        <w:t>sempre visibile ed attivabile</w:t>
      </w:r>
      <w:r>
        <w:rPr>
          <w:lang w:val="it-IT"/>
        </w:rPr>
        <w:t xml:space="preserve"> per espandere o comprimere </w:t>
      </w:r>
      <w:r w:rsidR="00BD20AA">
        <w:rPr>
          <w:lang w:val="it-IT"/>
        </w:rPr>
        <w:t xml:space="preserve">tutte </w:t>
      </w:r>
      <w:r>
        <w:rPr>
          <w:lang w:val="it-IT"/>
        </w:rPr>
        <w:t>le sched</w:t>
      </w:r>
      <w:r w:rsidR="00BD20AA">
        <w:rPr>
          <w:lang w:val="it-IT"/>
        </w:rPr>
        <w:t>e</w:t>
      </w:r>
      <w:r>
        <w:rPr>
          <w:lang w:val="it-IT"/>
        </w:rPr>
        <w:t xml:space="preserve"> di dettaglio per ogni lead</w:t>
      </w:r>
      <w:r w:rsidR="00BD20AA">
        <w:rPr>
          <w:lang w:val="it-IT"/>
        </w:rPr>
        <w:t xml:space="preserve"> </w:t>
      </w:r>
      <w:r>
        <w:rPr>
          <w:lang w:val="it-IT"/>
        </w:rPr>
        <w:t xml:space="preserve">attivo. </w:t>
      </w:r>
    </w:p>
    <w:p w14:paraId="0F7EDD95" w14:textId="1DB51A88" w:rsidR="00772281" w:rsidRDefault="00FF2729" w:rsidP="00B5236E">
      <w:pPr>
        <w:pStyle w:val="ListParagraph"/>
        <w:numPr>
          <w:ilvl w:val="2"/>
          <w:numId w:val="58"/>
        </w:numPr>
        <w:ind w:left="2035" w:hanging="357"/>
        <w:rPr>
          <w:lang w:val="it-IT"/>
        </w:rPr>
      </w:pPr>
      <w:r>
        <w:rPr>
          <w:lang w:val="it-IT"/>
        </w:rPr>
        <w:t>Azione rapida</w:t>
      </w:r>
      <w:r w:rsidR="00606F98">
        <w:rPr>
          <w:lang w:val="it-IT"/>
        </w:rPr>
        <w:t xml:space="preserve"> “Esita”</w:t>
      </w:r>
      <w:r>
        <w:rPr>
          <w:lang w:val="it-IT"/>
        </w:rPr>
        <w:t xml:space="preserve"> di avvio flusso esitazion</w:t>
      </w:r>
      <w:r w:rsidR="0010099A">
        <w:rPr>
          <w:lang w:val="it-IT"/>
        </w:rPr>
        <w:t>e</w:t>
      </w:r>
      <w:r w:rsidR="00606F98">
        <w:rPr>
          <w:lang w:val="it-IT"/>
        </w:rPr>
        <w:t>, sempre visibile ma attivaible solo se almeno una le</w:t>
      </w:r>
      <w:r w:rsidR="001F5EAF">
        <w:rPr>
          <w:lang w:val="it-IT"/>
        </w:rPr>
        <w:t>ad è flaggata</w:t>
      </w:r>
      <w:r w:rsidR="00D47494">
        <w:rPr>
          <w:lang w:val="it-IT"/>
        </w:rPr>
        <w:t xml:space="preserve"> nella checkbo</w:t>
      </w:r>
      <w:r w:rsidR="00F459CC">
        <w:rPr>
          <w:lang w:val="it-IT"/>
        </w:rPr>
        <w:t>x</w:t>
      </w:r>
      <w:r w:rsidR="00D47494">
        <w:rPr>
          <w:lang w:val="it-IT"/>
        </w:rPr>
        <w:t xml:space="preserve"> corrispondente</w:t>
      </w:r>
    </w:p>
    <w:p w14:paraId="408F18B8" w14:textId="22B3DB70" w:rsidR="00E72293" w:rsidRPr="00E72293" w:rsidRDefault="00E72293" w:rsidP="00E72293">
      <w:pPr>
        <w:ind w:left="720"/>
        <w:rPr>
          <w:lang w:val="it-IT"/>
        </w:rPr>
      </w:pPr>
      <w:r w:rsidRPr="00B522D3">
        <w:rPr>
          <w:lang w:val="it-IT"/>
        </w:rPr>
        <w:t>Tutte le azioni sopra menzionate</w:t>
      </w:r>
      <w:r w:rsidR="00A062EB" w:rsidRPr="00B522D3">
        <w:rPr>
          <w:lang w:val="it-IT"/>
        </w:rPr>
        <w:t xml:space="preserve">, </w:t>
      </w:r>
      <w:r w:rsidRPr="00B522D3">
        <w:rPr>
          <w:lang w:val="it-IT"/>
        </w:rPr>
        <w:t>inclusa l’intestazione della lead</w:t>
      </w:r>
      <w:r w:rsidR="00A062EB" w:rsidRPr="00B522D3">
        <w:rPr>
          <w:lang w:val="it-IT"/>
        </w:rPr>
        <w:t>,</w:t>
      </w:r>
      <w:r w:rsidRPr="00B522D3">
        <w:rPr>
          <w:lang w:val="it-IT"/>
        </w:rPr>
        <w:t xml:space="preserve"> rimangono bloccate in pagina (Sticky) mentre la lista di lead successiva è soggetta a scorrimento</w:t>
      </w:r>
      <w:r w:rsidR="00A062EB" w:rsidRPr="00B522D3">
        <w:rPr>
          <w:lang w:val="it-IT"/>
        </w:rPr>
        <w:t>.</w:t>
      </w:r>
    </w:p>
    <w:p w14:paraId="1072F3C7" w14:textId="1026EFBB" w:rsidR="00C01A2D" w:rsidRDefault="00250574" w:rsidP="00B5236E">
      <w:pPr>
        <w:pStyle w:val="ListParagraph"/>
        <w:numPr>
          <w:ilvl w:val="0"/>
          <w:numId w:val="36"/>
        </w:numPr>
        <w:rPr>
          <w:lang w:val="it-IT"/>
        </w:rPr>
      </w:pPr>
      <w:r>
        <w:rPr>
          <w:lang w:val="it-IT"/>
        </w:rPr>
        <w:t xml:space="preserve">Lista </w:t>
      </w:r>
      <w:r w:rsidR="001F18D5">
        <w:rPr>
          <w:lang w:val="it-IT"/>
        </w:rPr>
        <w:t>delle lead</w:t>
      </w:r>
      <w:r>
        <w:rPr>
          <w:lang w:val="it-IT"/>
        </w:rPr>
        <w:t xml:space="preserve"> attiv</w:t>
      </w:r>
      <w:r w:rsidR="0031713D">
        <w:rPr>
          <w:lang w:val="it-IT"/>
        </w:rPr>
        <w:t>e</w:t>
      </w:r>
      <w:r w:rsidR="00FF2729">
        <w:rPr>
          <w:lang w:val="it-IT"/>
        </w:rPr>
        <w:t xml:space="preserve"> ordinata in ordine decrescente per temperatura o, a parità di temperatura, per </w:t>
      </w:r>
      <w:r w:rsidR="00C01A2D">
        <w:rPr>
          <w:lang w:val="it-IT"/>
        </w:rPr>
        <w:t>data di creazione lead (da meno recente</w:t>
      </w:r>
      <w:r w:rsidR="00B522D3">
        <w:rPr>
          <w:lang w:val="it-IT"/>
        </w:rPr>
        <w:t xml:space="preserve"> a più recente</w:t>
      </w:r>
      <w:r w:rsidR="00C01A2D">
        <w:rPr>
          <w:lang w:val="it-IT"/>
        </w:rPr>
        <w:t>).</w:t>
      </w:r>
    </w:p>
    <w:p w14:paraId="43B25C48" w14:textId="589493F4" w:rsidR="00C01A2D" w:rsidRDefault="00C01A2D" w:rsidP="00B5236E">
      <w:pPr>
        <w:pStyle w:val="ListParagraph"/>
        <w:numPr>
          <w:ilvl w:val="0"/>
          <w:numId w:val="36"/>
        </w:numPr>
        <w:rPr>
          <w:lang w:val="it-IT"/>
        </w:rPr>
      </w:pPr>
      <w:r>
        <w:rPr>
          <w:lang w:val="it-IT"/>
        </w:rPr>
        <w:t>La lista può prevedere fino ad un massimo di 6 lead</w:t>
      </w:r>
      <w:r w:rsidR="007C1329">
        <w:rPr>
          <w:lang w:val="it-IT"/>
        </w:rPr>
        <w:t xml:space="preserve"> in pagina, </w:t>
      </w:r>
      <w:r w:rsidR="00E72293">
        <w:rPr>
          <w:lang w:val="it-IT"/>
        </w:rPr>
        <w:t>successivamente si presenta l’azione di “carica altri” per procedere con il caricamento di lead successive</w:t>
      </w:r>
    </w:p>
    <w:p w14:paraId="6E45890D" w14:textId="4D2AAC45" w:rsidR="00D47494" w:rsidRDefault="00D47494" w:rsidP="00B5236E">
      <w:pPr>
        <w:pStyle w:val="ListParagraph"/>
        <w:numPr>
          <w:ilvl w:val="0"/>
          <w:numId w:val="36"/>
        </w:numPr>
        <w:rPr>
          <w:lang w:val="it-IT"/>
        </w:rPr>
      </w:pPr>
      <w:r>
        <w:rPr>
          <w:lang w:val="it-IT"/>
        </w:rPr>
        <w:t>Tutti gli item saranno selezionabili tramite checkbox</w:t>
      </w:r>
      <w:r w:rsidR="003F619D">
        <w:rPr>
          <w:lang w:val="it-IT"/>
        </w:rPr>
        <w:t>,</w:t>
      </w:r>
      <w:r>
        <w:rPr>
          <w:lang w:val="it-IT"/>
        </w:rPr>
        <w:t xml:space="preserve"> sempre </w:t>
      </w:r>
      <w:r w:rsidR="003F619D">
        <w:rPr>
          <w:lang w:val="it-IT"/>
        </w:rPr>
        <w:t xml:space="preserve">visibile ed </w:t>
      </w:r>
      <w:r>
        <w:rPr>
          <w:lang w:val="it-IT"/>
        </w:rPr>
        <w:t>attiva</w:t>
      </w:r>
    </w:p>
    <w:p w14:paraId="7CCE5292" w14:textId="597DCA89" w:rsidR="00E8208C" w:rsidRDefault="00C01A2D" w:rsidP="00B5236E">
      <w:pPr>
        <w:pStyle w:val="ListParagraph"/>
        <w:numPr>
          <w:ilvl w:val="0"/>
          <w:numId w:val="36"/>
        </w:numPr>
        <w:rPr>
          <w:lang w:val="it-IT"/>
        </w:rPr>
      </w:pPr>
      <w:r>
        <w:rPr>
          <w:lang w:val="it-IT"/>
        </w:rPr>
        <w:t xml:space="preserve">Ogni lead in lista presenta </w:t>
      </w:r>
      <w:r w:rsidR="00AF7582">
        <w:rPr>
          <w:lang w:val="it-IT"/>
        </w:rPr>
        <w:t>i seguenti campi:</w:t>
      </w:r>
    </w:p>
    <w:p w14:paraId="02E22B47" w14:textId="548B0B63" w:rsidR="009C281B" w:rsidRDefault="00E8208C" w:rsidP="00B5236E">
      <w:pPr>
        <w:pStyle w:val="ListParagraph"/>
        <w:numPr>
          <w:ilvl w:val="2"/>
          <w:numId w:val="58"/>
        </w:numPr>
        <w:ind w:left="2035" w:hanging="357"/>
        <w:rPr>
          <w:lang w:val="it-IT"/>
        </w:rPr>
      </w:pPr>
      <w:r>
        <w:rPr>
          <w:lang w:val="it-IT"/>
        </w:rPr>
        <w:t xml:space="preserve">Campo </w:t>
      </w:r>
      <w:r w:rsidR="008F4EB9">
        <w:rPr>
          <w:lang w:val="it-IT"/>
        </w:rPr>
        <w:t>12</w:t>
      </w:r>
      <w:r>
        <w:rPr>
          <w:lang w:val="it-IT"/>
        </w:rPr>
        <w:t xml:space="preserve">: </w:t>
      </w:r>
      <w:r w:rsidR="009C281B">
        <w:rPr>
          <w:lang w:val="it-IT"/>
        </w:rPr>
        <w:t>“Interesse:</w:t>
      </w:r>
    </w:p>
    <w:p w14:paraId="1242A5A0" w14:textId="1864EA74" w:rsidR="00E8208C" w:rsidRPr="007F48E8" w:rsidRDefault="009C281B" w:rsidP="00B5236E">
      <w:pPr>
        <w:pStyle w:val="ListParagraph"/>
        <w:numPr>
          <w:ilvl w:val="3"/>
          <w:numId w:val="59"/>
        </w:numPr>
        <w:ind w:left="2755" w:hanging="357"/>
        <w:rPr>
          <w:u w:val="single"/>
          <w:lang w:val="it-IT"/>
        </w:rPr>
      </w:pPr>
      <w:r>
        <w:rPr>
          <w:lang w:val="it-IT"/>
        </w:rPr>
        <w:t xml:space="preserve">Valori ammessi: </w:t>
      </w:r>
      <w:r w:rsidR="00E8208C">
        <w:rPr>
          <w:lang w:val="it-IT"/>
        </w:rPr>
        <w:t>“</w:t>
      </w:r>
      <w:r w:rsidR="00A33688">
        <w:rPr>
          <w:lang w:val="it-IT"/>
        </w:rPr>
        <w:t>C</w:t>
      </w:r>
      <w:r w:rsidR="00E8208C">
        <w:rPr>
          <w:lang w:val="it-IT"/>
        </w:rPr>
        <w:t>ategoria” prodotto di interesse (</w:t>
      </w:r>
      <w:r w:rsidR="007F48E8" w:rsidRPr="007F48E8">
        <w:rPr>
          <w:u w:val="single"/>
          <w:lang w:val="it-IT"/>
        </w:rPr>
        <w:fldChar w:fldCharType="begin"/>
      </w:r>
      <w:r w:rsidR="007F48E8" w:rsidRPr="007F48E8">
        <w:rPr>
          <w:u w:val="single"/>
          <w:lang w:val="it-IT"/>
        </w:rPr>
        <w:instrText xml:space="preserve"> REF _Ref211845241 \h </w:instrText>
      </w:r>
      <w:r w:rsidR="007F48E8" w:rsidRPr="007F48E8">
        <w:rPr>
          <w:u w:val="single"/>
          <w:lang w:val="it-IT"/>
        </w:rPr>
      </w:r>
      <w:r w:rsidR="007F48E8" w:rsidRPr="007F48E8">
        <w:rPr>
          <w:u w:val="single"/>
          <w:lang w:val="it-IT"/>
        </w:rPr>
        <w:fldChar w:fldCharType="separate"/>
      </w:r>
      <w:r w:rsidR="007F48E8" w:rsidRPr="007F48E8">
        <w:rPr>
          <w:u w:val="single"/>
          <w:lang w:val="it-IT"/>
        </w:rPr>
        <w:t>Catalogo prodotti</w:t>
      </w:r>
      <w:r w:rsidR="007F48E8" w:rsidRPr="007F48E8">
        <w:rPr>
          <w:u w:val="single"/>
          <w:lang w:val="it-IT"/>
        </w:rPr>
        <w:fldChar w:fldCharType="end"/>
      </w:r>
      <w:r w:rsidR="00E8208C">
        <w:rPr>
          <w:lang w:val="it-IT"/>
        </w:rPr>
        <w:t>)</w:t>
      </w:r>
    </w:p>
    <w:p w14:paraId="21D8A4E6" w14:textId="085ED3D8" w:rsidR="00E8208C" w:rsidRDefault="00E8208C" w:rsidP="00B5236E">
      <w:pPr>
        <w:pStyle w:val="ListParagraph"/>
        <w:numPr>
          <w:ilvl w:val="2"/>
          <w:numId w:val="58"/>
        </w:numPr>
        <w:ind w:left="2035" w:hanging="357"/>
      </w:pPr>
      <w:r w:rsidRPr="33D5AE64">
        <w:t xml:space="preserve">Campo </w:t>
      </w:r>
      <w:r w:rsidR="008F4EB9">
        <w:t>13</w:t>
      </w:r>
      <w:r w:rsidR="00A90D70" w:rsidRPr="33D5AE64">
        <w:t xml:space="preserve">: </w:t>
      </w:r>
      <w:r w:rsidR="00A90D70" w:rsidRPr="009853AB">
        <w:rPr>
          <w:lang w:val="it-IT"/>
        </w:rPr>
        <w:t>“</w:t>
      </w:r>
      <w:r w:rsidR="00A90D70">
        <w:t>Lead</w:t>
      </w:r>
      <w:r w:rsidR="00A358FA">
        <w:t xml:space="preserve"> e Suggerimenti</w:t>
      </w:r>
      <w:r w:rsidRPr="33D5AE64">
        <w:t>”</w:t>
      </w:r>
    </w:p>
    <w:p w14:paraId="0F3AC0C2" w14:textId="2D98B31A" w:rsidR="00E8208C" w:rsidRPr="00AE190B" w:rsidRDefault="00E8208C" w:rsidP="00B5236E">
      <w:pPr>
        <w:pStyle w:val="ListParagraph"/>
        <w:numPr>
          <w:ilvl w:val="3"/>
          <w:numId w:val="59"/>
        </w:numPr>
        <w:ind w:left="2755" w:hanging="357"/>
        <w:rPr>
          <w:lang w:val="it-IT"/>
        </w:rPr>
      </w:pPr>
      <w:r w:rsidRPr="009853AB">
        <w:rPr>
          <w:lang w:val="it-IT"/>
        </w:rPr>
        <w:t xml:space="preserve">Valori ammessi: </w:t>
      </w:r>
      <w:r w:rsidR="00F316CA" w:rsidRPr="009853AB">
        <w:rPr>
          <w:bCs/>
          <w:lang w:val="it-IT"/>
        </w:rPr>
        <w:t xml:space="preserve">focus nel capitolo di configurazioni (sezione </w:t>
      </w:r>
      <w:r w:rsidR="00457831" w:rsidRPr="00457831">
        <w:rPr>
          <w:bCs/>
          <w:u w:val="single"/>
          <w:lang w:val="it-IT"/>
        </w:rPr>
        <w:fldChar w:fldCharType="begin"/>
      </w:r>
      <w:r w:rsidR="00457831" w:rsidRPr="00457831">
        <w:rPr>
          <w:bCs/>
          <w:u w:val="single"/>
          <w:lang w:val="it-IT"/>
        </w:rPr>
        <w:instrText xml:space="preserve"> REF _Ref211866168 \h </w:instrText>
      </w:r>
      <w:r w:rsidR="00457831" w:rsidRPr="00457831">
        <w:rPr>
          <w:bCs/>
          <w:u w:val="single"/>
          <w:lang w:val="it-IT"/>
        </w:rPr>
      </w:r>
      <w:r w:rsidR="00457831" w:rsidRPr="00457831">
        <w:rPr>
          <w:bCs/>
          <w:u w:val="single"/>
          <w:lang w:val="it-IT"/>
        </w:rPr>
        <w:fldChar w:fldCharType="separate"/>
      </w:r>
      <w:r w:rsidR="00457831" w:rsidRPr="00457831">
        <w:rPr>
          <w:u w:val="single"/>
          <w:lang w:val="it-IT"/>
        </w:rPr>
        <w:t>Classificazione di lead per flusso di origine</w:t>
      </w:r>
      <w:r w:rsidR="00457831" w:rsidRPr="00457831">
        <w:rPr>
          <w:bCs/>
          <w:u w:val="single"/>
          <w:lang w:val="it-IT"/>
        </w:rPr>
        <w:fldChar w:fldCharType="end"/>
      </w:r>
      <w:r w:rsidR="00F316CA" w:rsidRPr="009853AB">
        <w:rPr>
          <w:bCs/>
          <w:lang w:val="it-IT"/>
        </w:rPr>
        <w:t>)</w:t>
      </w:r>
      <w:r w:rsidR="00AE190B">
        <w:rPr>
          <w:bCs/>
          <w:lang w:val="it-IT"/>
        </w:rPr>
        <w:t>.</w:t>
      </w:r>
      <w:r w:rsidR="00AE190B" w:rsidRPr="00F316CA">
        <w:rPr>
          <w:bCs/>
          <w:lang w:val="it-IT"/>
        </w:rPr>
        <w:t xml:space="preserve"> </w:t>
      </w:r>
    </w:p>
    <w:p w14:paraId="7655EAF6" w14:textId="51C74144" w:rsidR="0099064B" w:rsidRDefault="00E8208C" w:rsidP="00B5236E">
      <w:pPr>
        <w:pStyle w:val="ListParagraph"/>
        <w:numPr>
          <w:ilvl w:val="2"/>
          <w:numId w:val="58"/>
        </w:numPr>
        <w:ind w:left="2035" w:hanging="357"/>
        <w:rPr>
          <w:lang w:val="it-IT"/>
        </w:rPr>
      </w:pPr>
      <w:r>
        <w:rPr>
          <w:lang w:val="it-IT"/>
        </w:rPr>
        <w:t xml:space="preserve">Campo </w:t>
      </w:r>
      <w:r w:rsidR="008F4EB9">
        <w:rPr>
          <w:lang w:val="it-IT"/>
        </w:rPr>
        <w:t>14</w:t>
      </w:r>
      <w:r>
        <w:rPr>
          <w:lang w:val="it-IT"/>
        </w:rPr>
        <w:t>: “</w:t>
      </w:r>
      <w:r w:rsidR="00537D8B">
        <w:rPr>
          <w:lang w:val="it-IT"/>
        </w:rPr>
        <w:t>Ultimo contatto</w:t>
      </w:r>
      <w:r>
        <w:rPr>
          <w:lang w:val="it-IT"/>
        </w:rPr>
        <w:t>”</w:t>
      </w:r>
    </w:p>
    <w:p w14:paraId="5C01849A" w14:textId="58051C86" w:rsidR="00E8208C" w:rsidRDefault="0099064B" w:rsidP="00B5236E">
      <w:pPr>
        <w:pStyle w:val="ListParagraph"/>
        <w:numPr>
          <w:ilvl w:val="0"/>
          <w:numId w:val="38"/>
        </w:numPr>
        <w:ind w:left="2755" w:hanging="357"/>
        <w:rPr>
          <w:lang w:val="it-IT"/>
        </w:rPr>
      </w:pPr>
      <w:r>
        <w:rPr>
          <w:lang w:val="it-IT"/>
        </w:rPr>
        <w:t>Valori ammessi:</w:t>
      </w:r>
      <w:r w:rsidR="0060656B">
        <w:rPr>
          <w:lang w:val="it-IT"/>
        </w:rPr>
        <w:t xml:space="preserve"> “Data ultimo contatto”</w:t>
      </w:r>
    </w:p>
    <w:p w14:paraId="4148F5A4" w14:textId="0F46D8A2" w:rsidR="00E8208C" w:rsidRDefault="00E8208C" w:rsidP="00B5236E">
      <w:pPr>
        <w:pStyle w:val="ListParagraph"/>
        <w:numPr>
          <w:ilvl w:val="2"/>
          <w:numId w:val="58"/>
        </w:numPr>
        <w:ind w:left="2035" w:hanging="357"/>
        <w:rPr>
          <w:lang w:val="it-IT"/>
        </w:rPr>
      </w:pPr>
      <w:r>
        <w:rPr>
          <w:lang w:val="it-IT"/>
        </w:rPr>
        <w:t xml:space="preserve">Campo </w:t>
      </w:r>
      <w:r w:rsidR="008F4EB9">
        <w:rPr>
          <w:lang w:val="it-IT"/>
        </w:rPr>
        <w:t>15</w:t>
      </w:r>
      <w:r>
        <w:rPr>
          <w:lang w:val="it-IT"/>
        </w:rPr>
        <w:t>: “</w:t>
      </w:r>
      <w:r w:rsidR="0099064B">
        <w:rPr>
          <w:lang w:val="it-IT"/>
        </w:rPr>
        <w:t>Temperatura</w:t>
      </w:r>
      <w:r>
        <w:rPr>
          <w:lang w:val="it-IT"/>
        </w:rPr>
        <w:t xml:space="preserve">” </w:t>
      </w:r>
      <w:r w:rsidR="00032F28">
        <w:rPr>
          <w:lang w:val="it-IT"/>
        </w:rPr>
        <w:t>della lead</w:t>
      </w:r>
    </w:p>
    <w:p w14:paraId="6B9B63E1" w14:textId="6691B290" w:rsidR="003210F7" w:rsidRPr="003210F7" w:rsidRDefault="003210F7" w:rsidP="00B5236E">
      <w:pPr>
        <w:pStyle w:val="ListParagraph"/>
        <w:numPr>
          <w:ilvl w:val="3"/>
          <w:numId w:val="14"/>
        </w:numPr>
        <w:ind w:left="2755" w:hanging="357"/>
        <w:rPr>
          <w:bCs/>
          <w:lang w:val="it-IT"/>
        </w:rPr>
      </w:pPr>
      <w:r>
        <w:rPr>
          <w:lang w:val="it-IT"/>
        </w:rPr>
        <w:t xml:space="preserve">Valori ammessi: </w:t>
      </w:r>
      <w:r w:rsidRPr="00032C6E">
        <w:rPr>
          <w:bCs/>
          <w:lang w:val="it-IT"/>
        </w:rPr>
        <w:t>“Caldo”, “Tiepido”, “Freddo”</w:t>
      </w:r>
    </w:p>
    <w:p w14:paraId="08875B78" w14:textId="31D92FD5" w:rsidR="0099064B" w:rsidRDefault="009F5DBF" w:rsidP="00B5236E">
      <w:pPr>
        <w:pStyle w:val="ListParagraph"/>
        <w:numPr>
          <w:ilvl w:val="0"/>
          <w:numId w:val="37"/>
        </w:numPr>
        <w:ind w:left="1434" w:hanging="357"/>
        <w:rPr>
          <w:lang w:val="it-IT"/>
        </w:rPr>
      </w:pPr>
      <w:r>
        <w:rPr>
          <w:lang w:val="it-IT"/>
        </w:rPr>
        <w:t>Se la lead in lista viene espansa, presenta i seguenti campi aggiuntivi:</w:t>
      </w:r>
    </w:p>
    <w:p w14:paraId="21B2341E" w14:textId="7C766AE8" w:rsidR="0060656B" w:rsidRDefault="0016701C" w:rsidP="00B5236E">
      <w:pPr>
        <w:pStyle w:val="ListParagraph"/>
        <w:numPr>
          <w:ilvl w:val="0"/>
          <w:numId w:val="39"/>
        </w:numPr>
        <w:ind w:left="2035" w:hanging="357"/>
        <w:rPr>
          <w:lang w:val="it-IT"/>
        </w:rPr>
      </w:pPr>
      <w:r>
        <w:rPr>
          <w:lang w:val="it-IT"/>
        </w:rPr>
        <w:t xml:space="preserve">Campo </w:t>
      </w:r>
      <w:r w:rsidR="008F4EB9">
        <w:rPr>
          <w:lang w:val="it-IT"/>
        </w:rPr>
        <w:t>16</w:t>
      </w:r>
      <w:r>
        <w:rPr>
          <w:lang w:val="it-IT"/>
        </w:rPr>
        <w:t>: “Prodotto”</w:t>
      </w:r>
    </w:p>
    <w:p w14:paraId="13C924CB" w14:textId="7B2851B2" w:rsidR="000B6B75" w:rsidRDefault="000B6B75" w:rsidP="00B5236E">
      <w:pPr>
        <w:pStyle w:val="ListParagraph"/>
        <w:numPr>
          <w:ilvl w:val="3"/>
          <w:numId w:val="14"/>
        </w:numPr>
        <w:ind w:left="2755" w:hanging="357"/>
        <w:rPr>
          <w:lang w:val="it-IT"/>
        </w:rPr>
      </w:pPr>
      <w:r>
        <w:rPr>
          <w:lang w:val="it-IT"/>
        </w:rPr>
        <w:t>Valori ammessi:</w:t>
      </w:r>
      <w:r w:rsidR="00B776B5">
        <w:rPr>
          <w:lang w:val="it-IT"/>
        </w:rPr>
        <w:t xml:space="preserve"> “Nome” del prodotto di interesse</w:t>
      </w:r>
      <w:r w:rsidR="00F316CA">
        <w:rPr>
          <w:lang w:val="it-IT"/>
        </w:rPr>
        <w:t xml:space="preserve"> (</w:t>
      </w:r>
      <w:r w:rsidR="00457831" w:rsidRPr="00457831">
        <w:rPr>
          <w:u w:val="single"/>
          <w:lang w:val="it-IT"/>
        </w:rPr>
        <w:fldChar w:fldCharType="begin"/>
      </w:r>
      <w:r w:rsidR="00457831" w:rsidRPr="00457831">
        <w:rPr>
          <w:u w:val="single"/>
          <w:lang w:val="it-IT"/>
        </w:rPr>
        <w:instrText xml:space="preserve"> REF _Ref211845241 \h </w:instrText>
      </w:r>
      <w:r w:rsidR="00457831" w:rsidRPr="00457831">
        <w:rPr>
          <w:u w:val="single"/>
          <w:lang w:val="it-IT"/>
        </w:rPr>
      </w:r>
      <w:r w:rsidR="00457831" w:rsidRPr="00457831">
        <w:rPr>
          <w:u w:val="single"/>
          <w:lang w:val="it-IT"/>
        </w:rPr>
        <w:fldChar w:fldCharType="separate"/>
      </w:r>
      <w:r w:rsidR="00457831" w:rsidRPr="00457831">
        <w:rPr>
          <w:u w:val="single"/>
          <w:lang w:val="it-IT"/>
        </w:rPr>
        <w:t>Catalogo prodotti</w:t>
      </w:r>
      <w:r w:rsidR="00457831" w:rsidRPr="00457831">
        <w:rPr>
          <w:u w:val="single"/>
          <w:lang w:val="it-IT"/>
        </w:rPr>
        <w:fldChar w:fldCharType="end"/>
      </w:r>
      <w:r w:rsidR="00F316CA">
        <w:rPr>
          <w:lang w:val="it-IT"/>
        </w:rPr>
        <w:t>)</w:t>
      </w:r>
    </w:p>
    <w:p w14:paraId="4F6296F9" w14:textId="687D5A6A" w:rsidR="000B6B75" w:rsidRPr="007D6A31" w:rsidRDefault="0016701C" w:rsidP="00B5236E">
      <w:pPr>
        <w:pStyle w:val="ListParagraph"/>
        <w:numPr>
          <w:ilvl w:val="0"/>
          <w:numId w:val="39"/>
        </w:numPr>
        <w:ind w:left="2035" w:hanging="357"/>
        <w:rPr>
          <w:lang w:val="it-IT"/>
        </w:rPr>
      </w:pPr>
      <w:r>
        <w:rPr>
          <w:lang w:val="it-IT"/>
        </w:rPr>
        <w:t xml:space="preserve">Campo </w:t>
      </w:r>
      <w:r w:rsidR="008F4EB9">
        <w:rPr>
          <w:lang w:val="it-IT"/>
        </w:rPr>
        <w:t>17</w:t>
      </w:r>
      <w:r>
        <w:rPr>
          <w:lang w:val="it-IT"/>
        </w:rPr>
        <w:t>: “Data di creazione</w:t>
      </w:r>
      <w:r w:rsidR="00692019">
        <w:rPr>
          <w:lang w:val="it-IT"/>
        </w:rPr>
        <w:t>” dell’interesse</w:t>
      </w:r>
    </w:p>
    <w:p w14:paraId="2DE773D9" w14:textId="203BD306" w:rsidR="00B51E18" w:rsidRPr="00DB1C71" w:rsidRDefault="0016701C" w:rsidP="00B5236E">
      <w:pPr>
        <w:pStyle w:val="ListParagraph"/>
        <w:numPr>
          <w:ilvl w:val="0"/>
          <w:numId w:val="39"/>
        </w:numPr>
        <w:ind w:left="2035" w:hanging="357"/>
        <w:rPr>
          <w:lang w:val="it-IT"/>
        </w:rPr>
      </w:pPr>
      <w:r>
        <w:rPr>
          <w:lang w:val="it-IT"/>
        </w:rPr>
        <w:t xml:space="preserve">Campo </w:t>
      </w:r>
      <w:r w:rsidR="008F4EB9">
        <w:rPr>
          <w:lang w:val="it-IT"/>
        </w:rPr>
        <w:t>18</w:t>
      </w:r>
      <w:r>
        <w:rPr>
          <w:lang w:val="it-IT"/>
        </w:rPr>
        <w:t>: “</w:t>
      </w:r>
      <w:r w:rsidR="000B6B75">
        <w:rPr>
          <w:lang w:val="it-IT"/>
        </w:rPr>
        <w:t>Orario di creazione”</w:t>
      </w:r>
      <w:r w:rsidR="00F316CA">
        <w:rPr>
          <w:lang w:val="it-IT"/>
        </w:rPr>
        <w:t xml:space="preserve"> dell’interesse</w:t>
      </w:r>
    </w:p>
    <w:p w14:paraId="7FD50AE0" w14:textId="7FB8B960" w:rsidR="00DB1C71" w:rsidRDefault="00E8208C" w:rsidP="00DB1C71">
      <w:pPr>
        <w:ind w:left="1080"/>
        <w:rPr>
          <w:lang w:val="it-IT"/>
        </w:rPr>
      </w:pPr>
      <w:r>
        <w:rPr>
          <w:lang w:val="it-IT"/>
        </w:rPr>
        <w:t xml:space="preserve">Si rimanda al capitolo dedicato al </w:t>
      </w:r>
      <w:r w:rsidR="00731829" w:rsidRPr="00731829">
        <w:rPr>
          <w:u w:val="single"/>
          <w:lang w:val="it-IT"/>
        </w:rPr>
        <w:fldChar w:fldCharType="begin"/>
      </w:r>
      <w:r w:rsidR="00731829" w:rsidRPr="00731829">
        <w:rPr>
          <w:u w:val="single"/>
          <w:lang w:val="it-IT"/>
        </w:rPr>
        <w:instrText xml:space="preserve"> REF _Ref211960998 \h </w:instrText>
      </w:r>
      <w:r w:rsidR="00731829">
        <w:rPr>
          <w:u w:val="single"/>
          <w:lang w:val="it-IT"/>
        </w:rPr>
        <w:instrText xml:space="preserve"> \* MERGEFORMAT </w:instrText>
      </w:r>
      <w:r w:rsidR="00731829" w:rsidRPr="00731829">
        <w:rPr>
          <w:u w:val="single"/>
          <w:lang w:val="it-IT"/>
        </w:rPr>
      </w:r>
      <w:r w:rsidR="00731829" w:rsidRPr="00731829">
        <w:rPr>
          <w:u w:val="single"/>
          <w:lang w:val="it-IT"/>
        </w:rPr>
        <w:fldChar w:fldCharType="separate"/>
      </w:r>
      <w:r w:rsidR="00731829" w:rsidRPr="00731829">
        <w:rPr>
          <w:u w:val="single"/>
          <w:lang w:val="it-IT"/>
        </w:rPr>
        <w:t>Focus Lead mutui</w:t>
      </w:r>
      <w:r w:rsidR="00731829" w:rsidRPr="00731829">
        <w:rPr>
          <w:u w:val="single"/>
          <w:lang w:val="it-IT"/>
        </w:rPr>
        <w:fldChar w:fldCharType="end"/>
      </w:r>
      <w:r>
        <w:rPr>
          <w:lang w:val="it-IT"/>
        </w:rPr>
        <w:t xml:space="preserve"> per i dettagli sui requisiti specifici caratterizzanti questa classe di lead in riferimento al</w:t>
      </w:r>
      <w:r w:rsidR="003D4883">
        <w:rPr>
          <w:lang w:val="it-IT"/>
        </w:rPr>
        <w:t>la sezione</w:t>
      </w:r>
      <w:r>
        <w:rPr>
          <w:lang w:val="it-IT"/>
        </w:rPr>
        <w:t xml:space="preserve"> prodotti di interesse</w:t>
      </w:r>
    </w:p>
    <w:p w14:paraId="152B34A8" w14:textId="70093C14" w:rsidR="000F0159" w:rsidRDefault="000F0159" w:rsidP="00B5236E">
      <w:pPr>
        <w:pStyle w:val="ListParagraph"/>
        <w:numPr>
          <w:ilvl w:val="0"/>
          <w:numId w:val="37"/>
        </w:numPr>
        <w:ind w:left="1434" w:hanging="357"/>
        <w:rPr>
          <w:lang w:val="it-IT"/>
        </w:rPr>
      </w:pPr>
      <w:r>
        <w:rPr>
          <w:lang w:val="it-IT"/>
        </w:rPr>
        <w:t>Lista dei next best product proposti da sistema (</w:t>
      </w:r>
      <w:r w:rsidRPr="000F0159">
        <w:rPr>
          <w:lang w:val="it-IT"/>
        </w:rPr>
        <w:t xml:space="preserve">Si rimanda al capitolo di </w:t>
      </w:r>
      <w:r w:rsidR="009E6FAC" w:rsidRPr="009E6FAC">
        <w:rPr>
          <w:u w:val="single"/>
          <w:lang w:val="it-IT"/>
        </w:rPr>
        <w:fldChar w:fldCharType="begin"/>
      </w:r>
      <w:r w:rsidR="009E6FAC" w:rsidRPr="009E6FAC">
        <w:rPr>
          <w:u w:val="single"/>
          <w:lang w:val="it-IT"/>
        </w:rPr>
        <w:instrText xml:space="preserve"> REF _Ref211866291 \h </w:instrText>
      </w:r>
      <w:r w:rsidR="009E6FAC" w:rsidRPr="009E6FAC">
        <w:rPr>
          <w:u w:val="single"/>
          <w:lang w:val="it-IT"/>
        </w:rPr>
      </w:r>
      <w:r w:rsidR="009E6FAC" w:rsidRPr="009E6FAC">
        <w:rPr>
          <w:u w:val="single"/>
          <w:lang w:val="it-IT"/>
        </w:rPr>
        <w:fldChar w:fldCharType="separate"/>
      </w:r>
      <w:r w:rsidR="009E6FAC" w:rsidRPr="009E6FAC">
        <w:rPr>
          <w:rFonts w:cstheme="minorHAnsi"/>
          <w:color w:val="000000" w:themeColor="text1"/>
          <w:szCs w:val="26"/>
          <w:u w:val="single"/>
          <w:lang w:val="it-IT"/>
        </w:rPr>
        <w:t>Configurazioni trasversali</w:t>
      </w:r>
      <w:r w:rsidR="009E6FAC" w:rsidRPr="009E6FAC">
        <w:rPr>
          <w:u w:val="single"/>
          <w:lang w:val="it-IT"/>
        </w:rPr>
        <w:fldChar w:fldCharType="end"/>
      </w:r>
      <w:r>
        <w:rPr>
          <w:lang w:val="it-IT"/>
        </w:rPr>
        <w:t>)</w:t>
      </w:r>
    </w:p>
    <w:p w14:paraId="3C1F3B1A" w14:textId="63EA4FC0" w:rsidR="000F0159" w:rsidRPr="00D374BB" w:rsidRDefault="008D53C8" w:rsidP="00B5236E">
      <w:pPr>
        <w:pStyle w:val="ListParagraph"/>
        <w:numPr>
          <w:ilvl w:val="0"/>
          <w:numId w:val="37"/>
        </w:numPr>
        <w:ind w:left="1434" w:hanging="357"/>
        <w:rPr>
          <w:lang w:val="it-IT"/>
        </w:rPr>
      </w:pPr>
      <w:r w:rsidRPr="008D53C8">
        <w:rPr>
          <w:lang w:val="it-IT"/>
        </w:rPr>
        <w:t xml:space="preserve">Ogni next best product in lista presenta </w:t>
      </w:r>
      <w:r>
        <w:rPr>
          <w:lang w:val="it-IT"/>
        </w:rPr>
        <w:t>i</w:t>
      </w:r>
      <w:r w:rsidRPr="008D53C8">
        <w:rPr>
          <w:lang w:val="it-IT"/>
        </w:rPr>
        <w:t xml:space="preserve"> se</w:t>
      </w:r>
      <w:r>
        <w:rPr>
          <w:lang w:val="it-IT"/>
        </w:rPr>
        <w:t xml:space="preserve">guenti </w:t>
      </w:r>
      <w:r w:rsidR="00D25233">
        <w:rPr>
          <w:lang w:val="it-IT"/>
        </w:rPr>
        <w:t>elementi</w:t>
      </w:r>
    </w:p>
    <w:p w14:paraId="3B85892E" w14:textId="153BD353" w:rsidR="00DB1C71" w:rsidRPr="00DB1C71" w:rsidRDefault="00DB1C71" w:rsidP="00B5236E">
      <w:pPr>
        <w:pStyle w:val="ListParagraph"/>
        <w:numPr>
          <w:ilvl w:val="0"/>
          <w:numId w:val="40"/>
        </w:numPr>
        <w:ind w:left="2035" w:hanging="357"/>
        <w:rPr>
          <w:lang w:val="it-IT"/>
        </w:rPr>
      </w:pPr>
      <w:r w:rsidRPr="00DB1C71">
        <w:rPr>
          <w:lang w:val="it-IT"/>
        </w:rPr>
        <w:t xml:space="preserve">Campo </w:t>
      </w:r>
      <w:r w:rsidR="008D7985">
        <w:rPr>
          <w:lang w:val="it-IT"/>
        </w:rPr>
        <w:t>19</w:t>
      </w:r>
      <w:r w:rsidRPr="00DB1C71">
        <w:rPr>
          <w:lang w:val="it-IT"/>
        </w:rPr>
        <w:t>: “Prodotto”</w:t>
      </w:r>
    </w:p>
    <w:p w14:paraId="1346A00A" w14:textId="5B9A397C" w:rsidR="00D374BB" w:rsidRDefault="00DB1C71" w:rsidP="00B5236E">
      <w:pPr>
        <w:pStyle w:val="ListParagraph"/>
        <w:numPr>
          <w:ilvl w:val="3"/>
          <w:numId w:val="59"/>
        </w:numPr>
        <w:ind w:left="2755" w:hanging="357"/>
        <w:rPr>
          <w:lang w:val="it-IT"/>
        </w:rPr>
      </w:pPr>
      <w:r w:rsidRPr="00D374BB">
        <w:rPr>
          <w:lang w:val="it-IT"/>
        </w:rPr>
        <w:t xml:space="preserve">Valori ammessi: </w:t>
      </w:r>
      <w:r w:rsidR="00D374BB">
        <w:rPr>
          <w:lang w:val="it-IT"/>
        </w:rPr>
        <w:t xml:space="preserve">“Sotto-categoria” prodotto di interesse (riferimento </w:t>
      </w:r>
      <w:r w:rsidR="009E6FAC" w:rsidRPr="009E6FAC">
        <w:rPr>
          <w:u w:val="single"/>
          <w:lang w:val="it-IT"/>
        </w:rPr>
        <w:fldChar w:fldCharType="begin"/>
      </w:r>
      <w:r w:rsidR="009E6FAC" w:rsidRPr="009E6FAC">
        <w:rPr>
          <w:u w:val="single"/>
          <w:lang w:val="it-IT"/>
        </w:rPr>
        <w:instrText xml:space="preserve"> REF _Ref211845241 \h </w:instrText>
      </w:r>
      <w:r w:rsidR="009E6FAC" w:rsidRPr="009E6FAC">
        <w:rPr>
          <w:u w:val="single"/>
          <w:lang w:val="it-IT"/>
        </w:rPr>
      </w:r>
      <w:r w:rsidR="009E6FAC" w:rsidRPr="009E6FAC">
        <w:rPr>
          <w:u w:val="single"/>
          <w:lang w:val="it-IT"/>
        </w:rPr>
        <w:fldChar w:fldCharType="separate"/>
      </w:r>
      <w:r w:rsidR="009E6FAC" w:rsidRPr="009E6FAC">
        <w:rPr>
          <w:u w:val="single"/>
          <w:lang w:val="it-IT"/>
        </w:rPr>
        <w:t>Catalogo prodotti</w:t>
      </w:r>
      <w:r w:rsidR="009E6FAC" w:rsidRPr="009E6FAC">
        <w:rPr>
          <w:u w:val="single"/>
          <w:lang w:val="it-IT"/>
        </w:rPr>
        <w:fldChar w:fldCharType="end"/>
      </w:r>
      <w:r w:rsidR="00D374BB">
        <w:rPr>
          <w:lang w:val="it-IT"/>
        </w:rPr>
        <w:t>)</w:t>
      </w:r>
    </w:p>
    <w:p w14:paraId="685A18BD" w14:textId="00FBDF69" w:rsidR="00D374BB" w:rsidRPr="00380AF7" w:rsidRDefault="00D374BB" w:rsidP="00B5236E">
      <w:pPr>
        <w:pStyle w:val="ListParagraph"/>
        <w:numPr>
          <w:ilvl w:val="0"/>
          <w:numId w:val="40"/>
        </w:numPr>
        <w:ind w:left="2035" w:hanging="357"/>
        <w:rPr>
          <w:lang w:val="it-IT"/>
        </w:rPr>
      </w:pPr>
      <w:r>
        <w:rPr>
          <w:lang w:val="it-IT"/>
        </w:rPr>
        <w:t>Azione rapid</w:t>
      </w:r>
      <w:r w:rsidR="00D25233">
        <w:rPr>
          <w:lang w:val="it-IT"/>
        </w:rPr>
        <w:t xml:space="preserve">a </w:t>
      </w:r>
      <w:r w:rsidR="00DD31B8">
        <w:rPr>
          <w:lang w:val="it-IT"/>
        </w:rPr>
        <w:t xml:space="preserve">sempre attiva di </w:t>
      </w:r>
      <w:r w:rsidR="00D25233">
        <w:rPr>
          <w:lang w:val="it-IT"/>
        </w:rPr>
        <w:t>aggiungi che consente di aggiungere il prodotto consigliato all’interno delle lead attive</w:t>
      </w:r>
      <w:r w:rsidR="00D772E3">
        <w:rPr>
          <w:lang w:val="it-IT"/>
        </w:rPr>
        <w:t xml:space="preserve">. Qualora si </w:t>
      </w:r>
      <w:r w:rsidR="00DD31B8">
        <w:rPr>
          <w:lang w:val="it-IT"/>
        </w:rPr>
        <w:t>completi l’azione</w:t>
      </w:r>
      <w:r w:rsidR="00EA75FF">
        <w:rPr>
          <w:lang w:val="it-IT"/>
        </w:rPr>
        <w:t>,</w:t>
      </w:r>
      <w:r w:rsidR="00DD31B8">
        <w:rPr>
          <w:lang w:val="it-IT"/>
        </w:rPr>
        <w:t xml:space="preserve"> i</w:t>
      </w:r>
      <w:r w:rsidR="00662F62">
        <w:rPr>
          <w:lang w:val="it-IT"/>
        </w:rPr>
        <w:t>l Next best product r</w:t>
      </w:r>
      <w:r w:rsidR="001A144F">
        <w:rPr>
          <w:lang w:val="it-IT"/>
        </w:rPr>
        <w:t>isulter</w:t>
      </w:r>
      <w:r w:rsidR="00F5697B">
        <w:rPr>
          <w:lang w:val="it-IT"/>
        </w:rPr>
        <w:t>à aggiunto nella lista delle lead attive. Questa lead risulterà già flaggata e pronta per l’esitazione</w:t>
      </w:r>
    </w:p>
    <w:p w14:paraId="4A58D591" w14:textId="4FF8DBB6" w:rsidR="00A2551E" w:rsidRPr="00D374BB" w:rsidRDefault="00A2551E" w:rsidP="00B5236E">
      <w:pPr>
        <w:pStyle w:val="ListParagraph"/>
        <w:numPr>
          <w:ilvl w:val="0"/>
          <w:numId w:val="41"/>
        </w:numPr>
        <w:rPr>
          <w:lang w:val="it-IT"/>
        </w:rPr>
      </w:pPr>
      <w:r w:rsidRPr="00D374BB">
        <w:rPr>
          <w:lang w:val="it-IT"/>
        </w:rPr>
        <w:t>Tab Dettagli:</w:t>
      </w:r>
    </w:p>
    <w:p w14:paraId="63E5CB18" w14:textId="2FD3EFFA" w:rsidR="00BE10AF" w:rsidRDefault="00BE10AF" w:rsidP="00B5236E">
      <w:pPr>
        <w:pStyle w:val="ListParagraph"/>
        <w:numPr>
          <w:ilvl w:val="0"/>
          <w:numId w:val="16"/>
        </w:numPr>
        <w:ind w:left="1434" w:hanging="357"/>
        <w:rPr>
          <w:lang w:val="it-IT"/>
        </w:rPr>
      </w:pPr>
      <w:r>
        <w:rPr>
          <w:lang w:val="it-IT"/>
        </w:rPr>
        <w:t>Widget Azioni di contatto suggerite</w:t>
      </w:r>
    </w:p>
    <w:p w14:paraId="1671169F" w14:textId="520412B8" w:rsidR="00782FAC" w:rsidRDefault="0094610E" w:rsidP="00B5236E">
      <w:pPr>
        <w:pStyle w:val="ListParagraph"/>
        <w:numPr>
          <w:ilvl w:val="1"/>
          <w:numId w:val="16"/>
        </w:numPr>
        <w:ind w:left="2035" w:hanging="357"/>
        <w:rPr>
          <w:lang w:val="it-IT"/>
        </w:rPr>
      </w:pPr>
      <w:r w:rsidRPr="00AD25B5">
        <w:rPr>
          <w:lang w:val="it-IT"/>
        </w:rPr>
        <w:t>si prevede sempre “Telefonata” quale valore consigliato. il testo presente nel widget sarà: “Telefona al cliente per presentarti e discutere dei prodotti a cui è interessato”</w:t>
      </w:r>
    </w:p>
    <w:p w14:paraId="569C4C33" w14:textId="7BB147EC" w:rsidR="00782FAC" w:rsidRDefault="0094610E" w:rsidP="00B5236E">
      <w:pPr>
        <w:pStyle w:val="ListParagraph"/>
        <w:numPr>
          <w:ilvl w:val="1"/>
          <w:numId w:val="16"/>
        </w:numPr>
        <w:ind w:left="2035" w:hanging="357"/>
        <w:rPr>
          <w:lang w:val="it-IT"/>
        </w:rPr>
      </w:pPr>
      <w:r w:rsidRPr="00AD25B5">
        <w:rPr>
          <w:lang w:val="it-IT"/>
        </w:rPr>
        <w:lastRenderedPageBreak/>
        <w:t xml:space="preserve">Nel caso sia stato prenotato </w:t>
      </w:r>
      <w:r w:rsidR="00782FAC" w:rsidRPr="00AD25B5">
        <w:rPr>
          <w:lang w:val="it-IT"/>
        </w:rPr>
        <w:t>un appuntamento con il contatto di lead</w:t>
      </w:r>
      <w:r w:rsidRPr="00AD25B5">
        <w:rPr>
          <w:lang w:val="it-IT"/>
        </w:rPr>
        <w:t xml:space="preserve"> sarà visibile nel widget la data ed ora dell’appuntamento impostato</w:t>
      </w:r>
      <w:r w:rsidR="00B74A5D">
        <w:rPr>
          <w:lang w:val="it-IT"/>
        </w:rPr>
        <w:t>.</w:t>
      </w:r>
      <w:r w:rsidR="00782DF9">
        <w:rPr>
          <w:lang w:val="it-IT"/>
        </w:rPr>
        <w:t xml:space="preserve"> L’utente potrà visualizzare l’appuntamento tramite la propria agenda (focus prossimo sprint)</w:t>
      </w:r>
      <w:r w:rsidR="00B74A5D">
        <w:rPr>
          <w:lang w:val="it-IT"/>
        </w:rPr>
        <w:t xml:space="preserve"> </w:t>
      </w:r>
    </w:p>
    <w:p w14:paraId="6B459F54" w14:textId="77777777" w:rsidR="00F55D73" w:rsidRPr="00AD25B5" w:rsidRDefault="00F55D73" w:rsidP="00F55D73">
      <w:pPr>
        <w:pStyle w:val="ListParagraph"/>
        <w:numPr>
          <w:ilvl w:val="1"/>
          <w:numId w:val="16"/>
        </w:numPr>
        <w:ind w:left="2035" w:hanging="357"/>
        <w:rPr>
          <w:lang w:val="it-IT"/>
        </w:rPr>
      </w:pPr>
      <w:r>
        <w:rPr>
          <w:lang w:val="it-IT"/>
        </w:rPr>
        <w:t>Si riserva la valutazione congiuntamente con il tavolo CDP sulla possibilità di integrare successivamente nuove regole di contatto suggerito</w:t>
      </w:r>
    </w:p>
    <w:p w14:paraId="7CFC0480" w14:textId="77777777" w:rsidR="00F55D73" w:rsidRPr="00AD25B5" w:rsidRDefault="00F55D73" w:rsidP="00F55D73">
      <w:pPr>
        <w:pStyle w:val="ListParagraph"/>
        <w:ind w:left="2035"/>
        <w:rPr>
          <w:lang w:val="it-IT"/>
        </w:rPr>
      </w:pPr>
    </w:p>
    <w:p w14:paraId="17E3B6EC" w14:textId="5B21117C" w:rsidR="00B06BAD" w:rsidRPr="00BE10AF" w:rsidRDefault="00B76BB3" w:rsidP="00B5236E">
      <w:pPr>
        <w:pStyle w:val="ListParagraph"/>
        <w:numPr>
          <w:ilvl w:val="0"/>
          <w:numId w:val="16"/>
        </w:numPr>
        <w:ind w:left="1434" w:hanging="357"/>
        <w:rPr>
          <w:lang w:val="it-IT"/>
        </w:rPr>
      </w:pPr>
      <w:r w:rsidRPr="00BE10AF">
        <w:rPr>
          <w:lang w:val="it-IT"/>
        </w:rPr>
        <w:t>Widget</w:t>
      </w:r>
      <w:r w:rsidR="00B06BAD" w:rsidRPr="00BE10AF">
        <w:rPr>
          <w:lang w:val="it-IT"/>
        </w:rPr>
        <w:t xml:space="preserve"> Storico lavorazione </w:t>
      </w:r>
    </w:p>
    <w:p w14:paraId="07217670" w14:textId="23D7F7A3" w:rsidR="00DD1A55" w:rsidRPr="005143C4" w:rsidRDefault="00AD25B5" w:rsidP="00B5236E">
      <w:pPr>
        <w:pStyle w:val="ListParagraph"/>
        <w:numPr>
          <w:ilvl w:val="0"/>
          <w:numId w:val="42"/>
        </w:numPr>
        <w:ind w:left="2035" w:hanging="357"/>
        <w:rPr>
          <w:lang w:val="it-IT"/>
        </w:rPr>
      </w:pPr>
      <w:r>
        <w:rPr>
          <w:bCs/>
          <w:lang w:val="it-IT"/>
        </w:rPr>
        <w:t>C</w:t>
      </w:r>
      <w:r w:rsidR="00D474AD">
        <w:rPr>
          <w:bCs/>
          <w:lang w:val="it-IT"/>
        </w:rPr>
        <w:t>ounter</w:t>
      </w:r>
      <w:r w:rsidR="00E53A06">
        <w:rPr>
          <w:bCs/>
          <w:lang w:val="it-IT"/>
        </w:rPr>
        <w:t xml:space="preserve"> di </w:t>
      </w:r>
      <w:r w:rsidR="00D474AD">
        <w:rPr>
          <w:bCs/>
          <w:lang w:val="it-IT"/>
        </w:rPr>
        <w:t xml:space="preserve">tutti i </w:t>
      </w:r>
      <w:r w:rsidR="002953D9">
        <w:rPr>
          <w:bCs/>
          <w:lang w:val="it-IT"/>
        </w:rPr>
        <w:t>contatti</w:t>
      </w:r>
      <w:r w:rsidR="007239C7">
        <w:rPr>
          <w:bCs/>
          <w:lang w:val="it-IT"/>
        </w:rPr>
        <w:t xml:space="preserve"> </w:t>
      </w:r>
      <w:r w:rsidR="00D474AD">
        <w:rPr>
          <w:bCs/>
          <w:lang w:val="it-IT"/>
        </w:rPr>
        <w:t>effettuati</w:t>
      </w:r>
      <w:r w:rsidR="00012FC5">
        <w:rPr>
          <w:bCs/>
          <w:lang w:val="it-IT"/>
        </w:rPr>
        <w:t xml:space="preserve"> </w:t>
      </w:r>
      <w:r w:rsidR="0015049C">
        <w:rPr>
          <w:bCs/>
          <w:lang w:val="it-IT"/>
        </w:rPr>
        <w:t xml:space="preserve">relativi alla/alle lead </w:t>
      </w:r>
      <w:r w:rsidR="004F3E9A">
        <w:rPr>
          <w:bCs/>
          <w:lang w:val="it-IT"/>
        </w:rPr>
        <w:t>e suggerimenti</w:t>
      </w:r>
      <w:r w:rsidR="0015049C">
        <w:rPr>
          <w:bCs/>
          <w:lang w:val="it-IT"/>
        </w:rPr>
        <w:t xml:space="preserve"> temporaneamente attivi sull’anagrafica</w:t>
      </w:r>
    </w:p>
    <w:p w14:paraId="4EF8053E" w14:textId="4DAAD816" w:rsidR="005143C4" w:rsidRPr="00A15AC6" w:rsidRDefault="00326609" w:rsidP="00B5236E">
      <w:pPr>
        <w:pStyle w:val="ListParagraph"/>
        <w:numPr>
          <w:ilvl w:val="0"/>
          <w:numId w:val="42"/>
        </w:numPr>
        <w:ind w:left="2035" w:hanging="357"/>
        <w:rPr>
          <w:lang w:val="it-IT"/>
        </w:rPr>
      </w:pPr>
      <w:r>
        <w:rPr>
          <w:bCs/>
          <w:lang w:val="it-IT"/>
        </w:rPr>
        <w:t xml:space="preserve">Lista degli ultimi 3 contatti effettuati, con range temporale limite </w:t>
      </w:r>
      <w:r w:rsidR="00822348">
        <w:rPr>
          <w:bCs/>
          <w:lang w:val="it-IT"/>
        </w:rPr>
        <w:t>relativo agli ultimi 24 mesi dalla data attuale</w:t>
      </w:r>
    </w:p>
    <w:p w14:paraId="55223D93" w14:textId="77777777" w:rsidR="002A572B" w:rsidRDefault="002A572B" w:rsidP="00B5236E">
      <w:pPr>
        <w:pStyle w:val="ListParagraph"/>
        <w:numPr>
          <w:ilvl w:val="1"/>
          <w:numId w:val="16"/>
        </w:numPr>
        <w:ind w:left="2035" w:hanging="357"/>
        <w:rPr>
          <w:lang w:val="it-IT"/>
        </w:rPr>
      </w:pPr>
      <w:r>
        <w:rPr>
          <w:lang w:val="it-IT"/>
        </w:rPr>
        <w:t>Per ogni contatto di prevedono i seguenti campi:</w:t>
      </w:r>
    </w:p>
    <w:p w14:paraId="1FCAEDE9" w14:textId="2ED67222" w:rsidR="00B7455C" w:rsidRDefault="007F5617" w:rsidP="00B5236E">
      <w:pPr>
        <w:pStyle w:val="ListParagraph"/>
        <w:numPr>
          <w:ilvl w:val="3"/>
          <w:numId w:val="59"/>
        </w:numPr>
        <w:ind w:left="2755" w:hanging="357"/>
        <w:rPr>
          <w:lang w:val="it-IT"/>
        </w:rPr>
      </w:pPr>
      <w:r w:rsidRPr="004A0691">
        <w:rPr>
          <w:lang w:val="it-IT"/>
        </w:rPr>
        <w:t xml:space="preserve">Campo </w:t>
      </w:r>
      <w:r w:rsidR="008D7985">
        <w:rPr>
          <w:lang w:val="it-IT"/>
        </w:rPr>
        <w:t>20</w:t>
      </w:r>
      <w:r w:rsidRPr="004A0691">
        <w:rPr>
          <w:lang w:val="it-IT"/>
        </w:rPr>
        <w:t>:</w:t>
      </w:r>
      <w:r w:rsidR="00E5674F" w:rsidRPr="004A0691">
        <w:rPr>
          <w:lang w:val="it-IT"/>
        </w:rPr>
        <w:t xml:space="preserve"> “</w:t>
      </w:r>
      <w:r w:rsidR="003E736B">
        <w:rPr>
          <w:lang w:val="it-IT"/>
        </w:rPr>
        <w:t>Interazione</w:t>
      </w:r>
      <w:r w:rsidR="00E5674F" w:rsidRPr="004A0691">
        <w:rPr>
          <w:lang w:val="it-IT"/>
        </w:rPr>
        <w:t>”</w:t>
      </w:r>
    </w:p>
    <w:p w14:paraId="1F09C1CE" w14:textId="74E368CE" w:rsidR="00B7455C" w:rsidRPr="00B7455C" w:rsidRDefault="00E5674F" w:rsidP="00B5236E">
      <w:pPr>
        <w:pStyle w:val="ListParagraph"/>
        <w:numPr>
          <w:ilvl w:val="4"/>
          <w:numId w:val="16"/>
        </w:numPr>
        <w:rPr>
          <w:lang w:val="it-IT"/>
        </w:rPr>
      </w:pPr>
      <w:r w:rsidRPr="00B7455C">
        <w:rPr>
          <w:lang w:val="it-IT"/>
        </w:rPr>
        <w:t xml:space="preserve">Valori ammessi: </w:t>
      </w:r>
      <w:r w:rsidR="00B7455C" w:rsidRPr="00B7455C">
        <w:rPr>
          <w:lang w:val="it-IT"/>
        </w:rPr>
        <w:t>Telefonata/distanza, In filiale,</w:t>
      </w:r>
      <w:r w:rsidR="00B7455C">
        <w:rPr>
          <w:lang w:val="it-IT"/>
        </w:rPr>
        <w:t xml:space="preserve"> </w:t>
      </w:r>
      <w:r w:rsidR="00B7455C" w:rsidRPr="00B7455C">
        <w:rPr>
          <w:lang w:val="it-IT"/>
        </w:rPr>
        <w:t>Presso cliente</w:t>
      </w:r>
    </w:p>
    <w:p w14:paraId="2B41C873" w14:textId="6AE65632" w:rsidR="00293745" w:rsidRDefault="00293745" w:rsidP="00B5236E">
      <w:pPr>
        <w:pStyle w:val="ListParagraph"/>
        <w:numPr>
          <w:ilvl w:val="3"/>
          <w:numId w:val="59"/>
        </w:numPr>
        <w:ind w:left="2755" w:hanging="357"/>
        <w:rPr>
          <w:lang w:val="it-IT"/>
        </w:rPr>
      </w:pPr>
      <w:r w:rsidRPr="004A0691">
        <w:rPr>
          <w:lang w:val="it-IT"/>
        </w:rPr>
        <w:t xml:space="preserve">Campo </w:t>
      </w:r>
      <w:r w:rsidR="008D7985">
        <w:rPr>
          <w:lang w:val="it-IT"/>
        </w:rPr>
        <w:t>21</w:t>
      </w:r>
      <w:r w:rsidRPr="004A0691">
        <w:rPr>
          <w:lang w:val="it-IT"/>
        </w:rPr>
        <w:t>: “</w:t>
      </w:r>
      <w:r>
        <w:rPr>
          <w:lang w:val="it-IT"/>
        </w:rPr>
        <w:t>Data</w:t>
      </w:r>
      <w:r w:rsidRPr="004A0691">
        <w:rPr>
          <w:lang w:val="it-IT"/>
        </w:rPr>
        <w:t>”</w:t>
      </w:r>
    </w:p>
    <w:p w14:paraId="15B3AD0F" w14:textId="38066272" w:rsidR="00293745" w:rsidRPr="00B7455C" w:rsidRDefault="00293745" w:rsidP="00B5236E">
      <w:pPr>
        <w:pStyle w:val="ListParagraph"/>
        <w:numPr>
          <w:ilvl w:val="4"/>
          <w:numId w:val="16"/>
        </w:numPr>
        <w:rPr>
          <w:lang w:val="it-IT"/>
        </w:rPr>
      </w:pPr>
      <w:r w:rsidRPr="00B7455C">
        <w:rPr>
          <w:lang w:val="it-IT"/>
        </w:rPr>
        <w:t xml:space="preserve">Valori ammessi: </w:t>
      </w:r>
      <w:r>
        <w:rPr>
          <w:lang w:val="it-IT"/>
        </w:rPr>
        <w:t xml:space="preserve">data dell’interazione in </w:t>
      </w:r>
      <w:r w:rsidR="001E13FA">
        <w:rPr>
          <w:lang w:val="it-IT"/>
        </w:rPr>
        <w:t>formato dd/MM/yyyy</w:t>
      </w:r>
    </w:p>
    <w:p w14:paraId="2D961BD7" w14:textId="5585C30F" w:rsidR="001E13FA" w:rsidRDefault="001E13FA" w:rsidP="00B5236E">
      <w:pPr>
        <w:pStyle w:val="ListParagraph"/>
        <w:numPr>
          <w:ilvl w:val="3"/>
          <w:numId w:val="59"/>
        </w:numPr>
        <w:ind w:left="2755" w:hanging="357"/>
        <w:rPr>
          <w:lang w:val="it-IT"/>
        </w:rPr>
      </w:pPr>
      <w:r w:rsidRPr="004A0691">
        <w:rPr>
          <w:lang w:val="it-IT"/>
        </w:rPr>
        <w:t xml:space="preserve">Campo </w:t>
      </w:r>
      <w:r w:rsidR="008D7985">
        <w:rPr>
          <w:lang w:val="it-IT"/>
        </w:rPr>
        <w:t>22</w:t>
      </w:r>
      <w:r w:rsidRPr="004A0691">
        <w:rPr>
          <w:lang w:val="it-IT"/>
        </w:rPr>
        <w:t>: “</w:t>
      </w:r>
      <w:r>
        <w:rPr>
          <w:lang w:val="it-IT"/>
        </w:rPr>
        <w:t>Esito contatto</w:t>
      </w:r>
      <w:r w:rsidRPr="004A0691">
        <w:rPr>
          <w:lang w:val="it-IT"/>
        </w:rPr>
        <w:t>”</w:t>
      </w:r>
    </w:p>
    <w:p w14:paraId="1D6D0936" w14:textId="432A5A6D" w:rsidR="00BC7B56" w:rsidRPr="007D6322" w:rsidRDefault="001E13FA" w:rsidP="00B5236E">
      <w:pPr>
        <w:pStyle w:val="ListParagraph"/>
        <w:numPr>
          <w:ilvl w:val="4"/>
          <w:numId w:val="16"/>
        </w:numPr>
        <w:rPr>
          <w:lang w:val="it-IT"/>
        </w:rPr>
      </w:pPr>
      <w:r w:rsidRPr="00B7455C">
        <w:rPr>
          <w:lang w:val="it-IT"/>
        </w:rPr>
        <w:t xml:space="preserve">Valori ammessi: </w:t>
      </w:r>
      <w:r w:rsidR="00D61B0A">
        <w:rPr>
          <w:lang w:val="it-IT"/>
        </w:rPr>
        <w:t xml:space="preserve">Esito registrato del contatto (focus nel capitolo di </w:t>
      </w:r>
      <w:r w:rsidR="009E6FAC" w:rsidRPr="009E6FAC">
        <w:rPr>
          <w:u w:val="single"/>
          <w:lang w:val="it-IT"/>
        </w:rPr>
        <w:fldChar w:fldCharType="begin"/>
      </w:r>
      <w:r w:rsidR="009E6FAC" w:rsidRPr="009E6FAC">
        <w:rPr>
          <w:u w:val="single"/>
          <w:lang w:val="it-IT"/>
        </w:rPr>
        <w:instrText xml:space="preserve"> REF _Ref211866342 \h </w:instrText>
      </w:r>
      <w:r w:rsidR="009E6FAC" w:rsidRPr="009E6FAC">
        <w:rPr>
          <w:u w:val="single"/>
          <w:lang w:val="it-IT"/>
        </w:rPr>
      </w:r>
      <w:r w:rsidR="009E6FAC" w:rsidRPr="009E6FAC">
        <w:rPr>
          <w:u w:val="single"/>
          <w:lang w:val="it-IT"/>
        </w:rPr>
        <w:fldChar w:fldCharType="separate"/>
      </w:r>
      <w:r w:rsidR="009E6FAC" w:rsidRPr="009E6FAC">
        <w:rPr>
          <w:rFonts w:cstheme="minorHAnsi"/>
          <w:color w:val="000000" w:themeColor="text1"/>
          <w:szCs w:val="26"/>
          <w:u w:val="single"/>
          <w:lang w:val="it-IT"/>
        </w:rPr>
        <w:t>Configurazioni trasversali</w:t>
      </w:r>
      <w:r w:rsidR="009E6FAC" w:rsidRPr="009E6FAC">
        <w:rPr>
          <w:u w:val="single"/>
          <w:lang w:val="it-IT"/>
        </w:rPr>
        <w:fldChar w:fldCharType="end"/>
      </w:r>
      <w:r w:rsidR="00D61B0A" w:rsidRPr="00D61B0A">
        <w:rPr>
          <w:lang w:val="it-IT"/>
        </w:rPr>
        <w:t>)</w:t>
      </w:r>
    </w:p>
    <w:p w14:paraId="210A8442" w14:textId="5F58AAD7" w:rsidR="007D6322" w:rsidRDefault="007D6322" w:rsidP="00B5236E">
      <w:pPr>
        <w:pStyle w:val="ListParagraph"/>
        <w:numPr>
          <w:ilvl w:val="1"/>
          <w:numId w:val="16"/>
        </w:numPr>
        <w:ind w:left="2035" w:hanging="357"/>
        <w:rPr>
          <w:lang w:val="it-IT"/>
        </w:rPr>
      </w:pPr>
      <w:r>
        <w:rPr>
          <w:lang w:val="it-IT"/>
        </w:rPr>
        <w:t>Se la lead in lista viene espansa, presenta i seguenti campi aggiuntivi</w:t>
      </w:r>
      <w:r w:rsidR="00293449">
        <w:rPr>
          <w:lang w:val="it-IT"/>
        </w:rPr>
        <w:t xml:space="preserve"> per ogni lead </w:t>
      </w:r>
      <w:r w:rsidR="00380AF7">
        <w:rPr>
          <w:lang w:val="it-IT"/>
        </w:rPr>
        <w:t>trattata</w:t>
      </w:r>
      <w:r w:rsidR="00293449">
        <w:rPr>
          <w:lang w:val="it-IT"/>
        </w:rPr>
        <w:t xml:space="preserve"> nel corso del contatto</w:t>
      </w:r>
      <w:r w:rsidR="00380AF7">
        <w:rPr>
          <w:lang w:val="it-IT"/>
        </w:rPr>
        <w:t xml:space="preserve"> registrato</w:t>
      </w:r>
      <w:r>
        <w:rPr>
          <w:lang w:val="it-IT"/>
        </w:rPr>
        <w:t>:</w:t>
      </w:r>
    </w:p>
    <w:p w14:paraId="19D4FB3E" w14:textId="3F4D0059" w:rsidR="00010C38" w:rsidRPr="004A0691" w:rsidRDefault="0002051C" w:rsidP="00B5236E">
      <w:pPr>
        <w:pStyle w:val="ListParagraph"/>
        <w:numPr>
          <w:ilvl w:val="3"/>
          <w:numId w:val="59"/>
        </w:numPr>
        <w:ind w:left="2755" w:hanging="357"/>
        <w:rPr>
          <w:lang w:val="it-IT"/>
        </w:rPr>
      </w:pPr>
      <w:r w:rsidRPr="004A0691">
        <w:rPr>
          <w:lang w:val="it-IT"/>
        </w:rPr>
        <w:t xml:space="preserve">Campo </w:t>
      </w:r>
      <w:r w:rsidR="008D7985">
        <w:rPr>
          <w:lang w:val="it-IT"/>
        </w:rPr>
        <w:t>23</w:t>
      </w:r>
      <w:r w:rsidRPr="004A0691">
        <w:rPr>
          <w:lang w:val="it-IT"/>
        </w:rPr>
        <w:t>: “Prodotto”</w:t>
      </w:r>
    </w:p>
    <w:p w14:paraId="29B648AE" w14:textId="106BF514" w:rsidR="00D625EA" w:rsidRDefault="00010C38" w:rsidP="00B5236E">
      <w:pPr>
        <w:pStyle w:val="ListParagraph"/>
        <w:numPr>
          <w:ilvl w:val="4"/>
          <w:numId w:val="16"/>
        </w:numPr>
        <w:rPr>
          <w:lang w:val="it-IT"/>
        </w:rPr>
      </w:pPr>
      <w:r w:rsidRPr="004A0691">
        <w:rPr>
          <w:lang w:val="it-IT"/>
        </w:rPr>
        <w:t>Valori ammessi:</w:t>
      </w:r>
      <w:r w:rsidR="0002051C" w:rsidRPr="004A0691">
        <w:rPr>
          <w:lang w:val="it-IT"/>
        </w:rPr>
        <w:t xml:space="preserve"> </w:t>
      </w:r>
      <w:r w:rsidR="00A0551F" w:rsidRPr="004A0691">
        <w:rPr>
          <w:lang w:val="it-IT"/>
        </w:rPr>
        <w:t>“Prodotto”</w:t>
      </w:r>
      <w:r w:rsidR="0002051C" w:rsidRPr="004A0691">
        <w:rPr>
          <w:lang w:val="it-IT"/>
        </w:rPr>
        <w:t xml:space="preserve"> di interesse (riferimento </w:t>
      </w:r>
      <w:r w:rsidR="009E6FAC" w:rsidRPr="009E6FAC">
        <w:rPr>
          <w:u w:val="single"/>
          <w:lang w:val="it-IT"/>
        </w:rPr>
        <w:fldChar w:fldCharType="begin"/>
      </w:r>
      <w:r w:rsidR="009E6FAC" w:rsidRPr="009E6FAC">
        <w:rPr>
          <w:u w:val="single"/>
          <w:lang w:val="it-IT"/>
        </w:rPr>
        <w:instrText xml:space="preserve"> REF _Ref211845241 \h </w:instrText>
      </w:r>
      <w:r w:rsidR="009E6FAC" w:rsidRPr="009E6FAC">
        <w:rPr>
          <w:u w:val="single"/>
          <w:lang w:val="it-IT"/>
        </w:rPr>
      </w:r>
      <w:r w:rsidR="009E6FAC" w:rsidRPr="009E6FAC">
        <w:rPr>
          <w:u w:val="single"/>
          <w:lang w:val="it-IT"/>
        </w:rPr>
        <w:fldChar w:fldCharType="separate"/>
      </w:r>
      <w:r w:rsidR="009E6FAC" w:rsidRPr="009E6FAC">
        <w:rPr>
          <w:u w:val="single"/>
          <w:lang w:val="it-IT"/>
        </w:rPr>
        <w:t>Catalogo prodotti</w:t>
      </w:r>
      <w:r w:rsidR="009E6FAC" w:rsidRPr="009E6FAC">
        <w:rPr>
          <w:u w:val="single"/>
          <w:lang w:val="it-IT"/>
        </w:rPr>
        <w:fldChar w:fldCharType="end"/>
      </w:r>
      <w:r w:rsidR="0002051C" w:rsidRPr="004A0691">
        <w:rPr>
          <w:lang w:val="it-IT"/>
        </w:rPr>
        <w:t>). Prevista presen</w:t>
      </w:r>
      <w:r w:rsidR="00EA577F" w:rsidRPr="004A0691">
        <w:rPr>
          <w:lang w:val="it-IT"/>
        </w:rPr>
        <w:t>za anche plurimi prodotti in caso di esitazione massiva</w:t>
      </w:r>
    </w:p>
    <w:p w14:paraId="06B0C54A" w14:textId="05857883" w:rsidR="005C3957" w:rsidRPr="004A0691" w:rsidRDefault="005C3957" w:rsidP="00B5236E">
      <w:pPr>
        <w:pStyle w:val="ListParagraph"/>
        <w:numPr>
          <w:ilvl w:val="3"/>
          <w:numId w:val="59"/>
        </w:numPr>
        <w:ind w:left="2755" w:hanging="357"/>
        <w:rPr>
          <w:lang w:val="it-IT"/>
        </w:rPr>
      </w:pPr>
      <w:r w:rsidRPr="004A0691">
        <w:rPr>
          <w:lang w:val="it-IT"/>
        </w:rPr>
        <w:t xml:space="preserve">Campo </w:t>
      </w:r>
      <w:r w:rsidR="008D7985">
        <w:rPr>
          <w:lang w:val="it-IT"/>
        </w:rPr>
        <w:t>24</w:t>
      </w:r>
      <w:r w:rsidRPr="004A0691">
        <w:rPr>
          <w:lang w:val="it-IT"/>
        </w:rPr>
        <w:t>: “</w:t>
      </w:r>
      <w:r w:rsidR="00C8633C">
        <w:rPr>
          <w:lang w:val="it-IT"/>
        </w:rPr>
        <w:t>C</w:t>
      </w:r>
      <w:r>
        <w:rPr>
          <w:lang w:val="it-IT"/>
        </w:rPr>
        <w:t>ategoria</w:t>
      </w:r>
      <w:r w:rsidRPr="004A0691">
        <w:rPr>
          <w:lang w:val="it-IT"/>
        </w:rPr>
        <w:t>”</w:t>
      </w:r>
      <w:r w:rsidR="00293449">
        <w:rPr>
          <w:lang w:val="it-IT"/>
        </w:rPr>
        <w:t xml:space="preserve"> prodotto</w:t>
      </w:r>
    </w:p>
    <w:p w14:paraId="6E38736B" w14:textId="1BDD0A44" w:rsidR="005C3957" w:rsidRPr="005C3957" w:rsidRDefault="005C3957" w:rsidP="00B5236E">
      <w:pPr>
        <w:pStyle w:val="ListParagraph"/>
        <w:numPr>
          <w:ilvl w:val="4"/>
          <w:numId w:val="16"/>
        </w:numPr>
        <w:rPr>
          <w:lang w:val="it-IT"/>
        </w:rPr>
      </w:pPr>
      <w:r w:rsidRPr="004A0691">
        <w:rPr>
          <w:lang w:val="it-IT"/>
        </w:rPr>
        <w:t>Valori ammessi: “</w:t>
      </w:r>
      <w:r w:rsidR="009E6FAC">
        <w:rPr>
          <w:lang w:val="it-IT"/>
        </w:rPr>
        <w:t>Sottocategoria</w:t>
      </w:r>
      <w:r w:rsidR="00293449">
        <w:rPr>
          <w:lang w:val="it-IT"/>
        </w:rPr>
        <w:t xml:space="preserve"> “p</w:t>
      </w:r>
      <w:r w:rsidRPr="004A0691">
        <w:rPr>
          <w:lang w:val="it-IT"/>
        </w:rPr>
        <w:t>rodotto</w:t>
      </w:r>
      <w:r w:rsidR="00293449">
        <w:rPr>
          <w:lang w:val="it-IT"/>
        </w:rPr>
        <w:t xml:space="preserve"> </w:t>
      </w:r>
      <w:r w:rsidRPr="004A0691">
        <w:rPr>
          <w:lang w:val="it-IT"/>
        </w:rPr>
        <w:t xml:space="preserve">di interesse (riferimento </w:t>
      </w:r>
      <w:r w:rsidR="009E6FAC" w:rsidRPr="00D20928">
        <w:rPr>
          <w:u w:val="single"/>
          <w:lang w:val="it-IT"/>
        </w:rPr>
        <w:fldChar w:fldCharType="begin"/>
      </w:r>
      <w:r w:rsidR="009E6FAC" w:rsidRPr="00D20928">
        <w:rPr>
          <w:u w:val="single"/>
          <w:lang w:val="it-IT"/>
        </w:rPr>
        <w:instrText xml:space="preserve"> REF _Ref211845241 \h </w:instrText>
      </w:r>
      <w:r w:rsidR="009E6FAC" w:rsidRPr="00D20928">
        <w:rPr>
          <w:u w:val="single"/>
          <w:lang w:val="it-IT"/>
        </w:rPr>
      </w:r>
      <w:r w:rsidR="009E6FAC" w:rsidRPr="00D20928">
        <w:rPr>
          <w:u w:val="single"/>
          <w:lang w:val="it-IT"/>
        </w:rPr>
        <w:fldChar w:fldCharType="separate"/>
      </w:r>
      <w:r w:rsidR="009E6FAC" w:rsidRPr="00D20928">
        <w:rPr>
          <w:u w:val="single"/>
          <w:lang w:val="it-IT"/>
        </w:rPr>
        <w:t>Catalogo prodotti</w:t>
      </w:r>
      <w:r w:rsidR="009E6FAC" w:rsidRPr="00D20928">
        <w:rPr>
          <w:u w:val="single"/>
          <w:lang w:val="it-IT"/>
        </w:rPr>
        <w:fldChar w:fldCharType="end"/>
      </w:r>
      <w:r w:rsidRPr="004A0691">
        <w:rPr>
          <w:lang w:val="it-IT"/>
        </w:rPr>
        <w:t>). Prevista presenza anche plurimi prodotti in caso di esitazione massiva</w:t>
      </w:r>
    </w:p>
    <w:p w14:paraId="292A7273" w14:textId="04E2B651" w:rsidR="00393310" w:rsidRPr="004A0691" w:rsidRDefault="00393310" w:rsidP="00B5236E">
      <w:pPr>
        <w:pStyle w:val="ListParagraph"/>
        <w:numPr>
          <w:ilvl w:val="3"/>
          <w:numId w:val="59"/>
        </w:numPr>
        <w:ind w:left="2755" w:hanging="357"/>
        <w:rPr>
          <w:lang w:val="it-IT"/>
        </w:rPr>
      </w:pPr>
      <w:r w:rsidRPr="004A0691">
        <w:rPr>
          <w:lang w:val="it-IT"/>
        </w:rPr>
        <w:t xml:space="preserve">Campo </w:t>
      </w:r>
      <w:r w:rsidR="008D7985">
        <w:rPr>
          <w:lang w:val="it-IT"/>
        </w:rPr>
        <w:t>25</w:t>
      </w:r>
      <w:r w:rsidRPr="004A0691">
        <w:rPr>
          <w:lang w:val="it-IT"/>
        </w:rPr>
        <w:t>: “</w:t>
      </w:r>
      <w:r w:rsidR="0037593F" w:rsidRPr="004A0691">
        <w:rPr>
          <w:lang w:val="it-IT"/>
        </w:rPr>
        <w:t xml:space="preserve">Note” </w:t>
      </w:r>
    </w:p>
    <w:p w14:paraId="75A30E55" w14:textId="262D78FF" w:rsidR="003C3B24" w:rsidRPr="004A0691" w:rsidRDefault="00010C38" w:rsidP="00B5236E">
      <w:pPr>
        <w:pStyle w:val="ListParagraph"/>
        <w:numPr>
          <w:ilvl w:val="4"/>
          <w:numId w:val="16"/>
        </w:numPr>
        <w:rPr>
          <w:lang w:val="it-IT"/>
        </w:rPr>
      </w:pPr>
      <w:r w:rsidRPr="004A0691">
        <w:rPr>
          <w:lang w:val="it-IT"/>
        </w:rPr>
        <w:t xml:space="preserve">Valori ammessi: Note registrate </w:t>
      </w:r>
      <w:r w:rsidR="00E855FB" w:rsidRPr="004A0691">
        <w:rPr>
          <w:lang w:val="it-IT"/>
        </w:rPr>
        <w:t>per l’interazione</w:t>
      </w:r>
    </w:p>
    <w:bookmarkEnd w:id="1248"/>
    <w:p w14:paraId="6A4CC5D8" w14:textId="77777777" w:rsidR="002576D3" w:rsidRDefault="002576D3" w:rsidP="0048260E">
      <w:pPr>
        <w:ind w:left="567"/>
        <w:rPr>
          <w:lang w:val="it-IT"/>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A93EC0" w:rsidRPr="00D27F64" w14:paraId="3AAC3B15" w14:textId="77777777" w:rsidTr="00CA5128">
        <w:trPr>
          <w:trHeight w:val="318"/>
        </w:trPr>
        <w:tc>
          <w:tcPr>
            <w:tcW w:w="962" w:type="dxa"/>
            <w:noWrap/>
          </w:tcPr>
          <w:p w14:paraId="3B53E1B6" w14:textId="0DBD22FD" w:rsidR="00D27F64" w:rsidRPr="004B0B96" w:rsidRDefault="00D27F64" w:rsidP="00D27F64">
            <w:pPr>
              <w:rPr>
                <w:rFonts w:eastAsia="Times New Roman" w:cstheme="minorHAnsi"/>
                <w:color w:val="000000"/>
                <w:kern w:val="0"/>
                <w:szCs w:val="24"/>
                <w:lang w:val="en-US"/>
                <w14:ligatures w14:val="none"/>
              </w:rPr>
            </w:pPr>
            <w:bookmarkStart w:id="1250" w:name="_Hlk211957438"/>
            <w:bookmarkEnd w:id="1249"/>
            <w:r w:rsidRPr="00FF55DF">
              <w:rPr>
                <w:b/>
                <w:bCs/>
              </w:rPr>
              <w:t>ID</w:t>
            </w:r>
          </w:p>
        </w:tc>
        <w:tc>
          <w:tcPr>
            <w:tcW w:w="963" w:type="dxa"/>
            <w:noWrap/>
          </w:tcPr>
          <w:p w14:paraId="1C06C5BB" w14:textId="2BF40C4B" w:rsidR="00D27F64" w:rsidRPr="004B0B96" w:rsidRDefault="00D27F64" w:rsidP="00D27F64">
            <w:pPr>
              <w:rPr>
                <w:rFonts w:eastAsia="Times New Roman" w:cstheme="minorHAnsi"/>
                <w:color w:val="000000"/>
                <w:kern w:val="0"/>
                <w:szCs w:val="24"/>
                <w:lang w:val="en-US"/>
                <w14:ligatures w14:val="none"/>
              </w:rPr>
            </w:pPr>
            <w:r w:rsidRPr="00FF55DF">
              <w:rPr>
                <w:b/>
                <w:bCs/>
              </w:rPr>
              <w:t>Campo</w:t>
            </w:r>
          </w:p>
        </w:tc>
        <w:tc>
          <w:tcPr>
            <w:tcW w:w="963" w:type="dxa"/>
            <w:noWrap/>
          </w:tcPr>
          <w:p w14:paraId="4ADC5CC4" w14:textId="4C885E8E" w:rsidR="00D27F64" w:rsidRPr="004B0B96" w:rsidRDefault="00D27F64" w:rsidP="00D27F64">
            <w:pPr>
              <w:rPr>
                <w:rFonts w:eastAsia="Times New Roman" w:cstheme="minorHAnsi"/>
                <w:color w:val="000000"/>
                <w:kern w:val="0"/>
                <w:szCs w:val="24"/>
                <w:lang w:val="en-US"/>
                <w14:ligatures w14:val="none"/>
              </w:rPr>
            </w:pPr>
            <w:r w:rsidRPr="00FF55DF">
              <w:rPr>
                <w:b/>
                <w:bCs/>
              </w:rPr>
              <w:t>Tipo</w:t>
            </w:r>
          </w:p>
        </w:tc>
        <w:tc>
          <w:tcPr>
            <w:tcW w:w="963" w:type="dxa"/>
            <w:noWrap/>
          </w:tcPr>
          <w:p w14:paraId="02DFB023" w14:textId="26A0481A" w:rsidR="00D27F64" w:rsidRPr="004B0B96" w:rsidRDefault="00D27F64" w:rsidP="00D27F64">
            <w:pPr>
              <w:rPr>
                <w:rFonts w:eastAsia="Times New Roman" w:cstheme="minorHAnsi"/>
                <w:color w:val="000000"/>
                <w:kern w:val="0"/>
                <w:szCs w:val="24"/>
                <w:lang w:val="en-US"/>
                <w14:ligatures w14:val="none"/>
              </w:rPr>
            </w:pPr>
            <w:r w:rsidRPr="00FF55DF">
              <w:rPr>
                <w:b/>
                <w:bCs/>
              </w:rPr>
              <w:t>Modificabile</w:t>
            </w:r>
          </w:p>
        </w:tc>
        <w:tc>
          <w:tcPr>
            <w:tcW w:w="963" w:type="dxa"/>
            <w:noWrap/>
          </w:tcPr>
          <w:p w14:paraId="5A74D587" w14:textId="6DFAD11A" w:rsidR="00D27F64" w:rsidRPr="004B0B96" w:rsidRDefault="00D27F64" w:rsidP="00D27F64">
            <w:pPr>
              <w:rPr>
                <w:rFonts w:eastAsia="Times New Roman" w:cstheme="minorHAnsi"/>
                <w:color w:val="000000"/>
                <w:kern w:val="0"/>
                <w:szCs w:val="24"/>
                <w:lang w:val="en-US"/>
                <w14:ligatures w14:val="none"/>
              </w:rPr>
            </w:pPr>
            <w:r w:rsidRPr="00FF55DF">
              <w:rPr>
                <w:b/>
                <w:bCs/>
              </w:rPr>
              <w:t>Obbligo</w:t>
            </w:r>
          </w:p>
        </w:tc>
        <w:tc>
          <w:tcPr>
            <w:tcW w:w="962" w:type="dxa"/>
            <w:noWrap/>
          </w:tcPr>
          <w:p w14:paraId="4F307955" w14:textId="4A34D379" w:rsidR="00D27F64" w:rsidRPr="004B0B96" w:rsidRDefault="00D27F64" w:rsidP="00D27F64">
            <w:pPr>
              <w:rPr>
                <w:rFonts w:eastAsia="Times New Roman" w:cstheme="minorHAnsi"/>
                <w:color w:val="000000"/>
                <w:kern w:val="0"/>
                <w:szCs w:val="24"/>
                <w:lang w:val="en-US"/>
                <w14:ligatures w14:val="none"/>
              </w:rPr>
            </w:pPr>
            <w:r w:rsidRPr="00FF55DF">
              <w:rPr>
                <w:b/>
                <w:bCs/>
              </w:rPr>
              <w:t>Formato</w:t>
            </w:r>
          </w:p>
        </w:tc>
        <w:tc>
          <w:tcPr>
            <w:tcW w:w="963" w:type="dxa"/>
            <w:noWrap/>
          </w:tcPr>
          <w:p w14:paraId="11AB81D5" w14:textId="67A19AB4" w:rsidR="00D27F64" w:rsidRPr="004B0B96" w:rsidRDefault="00D27F64" w:rsidP="00D27F64">
            <w:pPr>
              <w:rPr>
                <w:rFonts w:eastAsia="Times New Roman" w:cstheme="minorHAnsi"/>
                <w:color w:val="000000"/>
                <w:kern w:val="0"/>
                <w:szCs w:val="24"/>
                <w:lang w:val="en-US"/>
                <w14:ligatures w14:val="none"/>
              </w:rPr>
            </w:pPr>
            <w:r w:rsidRPr="00FF55DF">
              <w:rPr>
                <w:b/>
                <w:bCs/>
              </w:rPr>
              <w:t>Valori ammessi</w:t>
            </w:r>
          </w:p>
        </w:tc>
        <w:tc>
          <w:tcPr>
            <w:tcW w:w="963" w:type="dxa"/>
            <w:noWrap/>
          </w:tcPr>
          <w:p w14:paraId="7BA07495" w14:textId="3DB8CBC0" w:rsidR="00D27F64" w:rsidRPr="004B0B96" w:rsidRDefault="00D27F64" w:rsidP="00D27F64">
            <w:pPr>
              <w:rPr>
                <w:rFonts w:eastAsia="Times New Roman" w:cstheme="minorHAnsi"/>
                <w:color w:val="000000"/>
                <w:kern w:val="0"/>
                <w:szCs w:val="24"/>
                <w:lang w:val="en-US"/>
                <w14:ligatures w14:val="none"/>
              </w:rPr>
            </w:pPr>
            <w:r w:rsidRPr="00FF55DF">
              <w:rPr>
                <w:b/>
                <w:bCs/>
              </w:rPr>
              <w:t>Validazione / Regole di valorizzazione</w:t>
            </w:r>
          </w:p>
        </w:tc>
        <w:tc>
          <w:tcPr>
            <w:tcW w:w="963" w:type="dxa"/>
            <w:noWrap/>
          </w:tcPr>
          <w:p w14:paraId="55A57EC6" w14:textId="756D4EDA" w:rsidR="00D27F64" w:rsidRPr="00D27F64" w:rsidRDefault="00D27F64" w:rsidP="00D27F64">
            <w:pPr>
              <w:rPr>
                <w:rFonts w:ascii="Aptos Narrow" w:eastAsia="Times New Roman" w:hAnsi="Aptos Narrow" w:cs="Times New Roman"/>
                <w:color w:val="000000"/>
                <w:kern w:val="0"/>
                <w:szCs w:val="24"/>
                <w:lang w:val="en-US"/>
                <w14:ligatures w14:val="none"/>
              </w:rPr>
            </w:pPr>
            <w:r w:rsidRPr="00FF55DF">
              <w:rPr>
                <w:b/>
                <w:bCs/>
              </w:rPr>
              <w:t>Msg errore</w:t>
            </w:r>
          </w:p>
        </w:tc>
        <w:tc>
          <w:tcPr>
            <w:tcW w:w="963" w:type="dxa"/>
            <w:noWrap/>
          </w:tcPr>
          <w:p w14:paraId="48FD5B81" w14:textId="7D76F3AF" w:rsidR="00D27F64" w:rsidRPr="00D27F64" w:rsidRDefault="00D27F64" w:rsidP="00D27F64">
            <w:pPr>
              <w:rPr>
                <w:rFonts w:ascii="Aptos Narrow" w:eastAsia="Times New Roman" w:hAnsi="Aptos Narrow" w:cs="Times New Roman"/>
                <w:color w:val="000000"/>
                <w:kern w:val="0"/>
                <w:szCs w:val="24"/>
                <w:lang w:val="en-US"/>
                <w14:ligatures w14:val="none"/>
              </w:rPr>
            </w:pPr>
            <w:r w:rsidRPr="00FF55DF">
              <w:rPr>
                <w:b/>
                <w:bCs/>
              </w:rPr>
              <w:t>Quando errore</w:t>
            </w:r>
          </w:p>
        </w:tc>
      </w:tr>
      <w:tr w:rsidR="00E03FE5" w:rsidRPr="004D0819" w14:paraId="217601C7" w14:textId="77777777" w:rsidTr="00CA5128">
        <w:trPr>
          <w:trHeight w:val="318"/>
        </w:trPr>
        <w:tc>
          <w:tcPr>
            <w:tcW w:w="962" w:type="dxa"/>
            <w:noWrap/>
          </w:tcPr>
          <w:p w14:paraId="231B052C" w14:textId="070A5CAD" w:rsidR="008D7985" w:rsidRPr="008D7985" w:rsidRDefault="008D7985" w:rsidP="00D27F64">
            <w:r w:rsidRPr="008D7985">
              <w:t>C1</w:t>
            </w:r>
          </w:p>
        </w:tc>
        <w:tc>
          <w:tcPr>
            <w:tcW w:w="963" w:type="dxa"/>
            <w:noWrap/>
          </w:tcPr>
          <w:p w14:paraId="5EA22407" w14:textId="19A3833D" w:rsidR="008D7985" w:rsidRPr="008D7985" w:rsidRDefault="008D7985" w:rsidP="00D27F64">
            <w:r w:rsidRPr="008D7985">
              <w:t>Intestazione</w:t>
            </w:r>
          </w:p>
        </w:tc>
        <w:tc>
          <w:tcPr>
            <w:tcW w:w="963" w:type="dxa"/>
            <w:noWrap/>
          </w:tcPr>
          <w:p w14:paraId="0D4CFF7B" w14:textId="01639781" w:rsidR="008D7985" w:rsidRPr="00221C3E" w:rsidRDefault="00221C3E" w:rsidP="00D27F64">
            <w:r w:rsidRPr="00221C3E">
              <w:t>O</w:t>
            </w:r>
            <w:r>
              <w:t>utput da sistema</w:t>
            </w:r>
          </w:p>
        </w:tc>
        <w:tc>
          <w:tcPr>
            <w:tcW w:w="963" w:type="dxa"/>
            <w:noWrap/>
          </w:tcPr>
          <w:p w14:paraId="5DF1CA7A" w14:textId="582A1AA7" w:rsidR="008D7985" w:rsidRPr="00221C3E" w:rsidRDefault="00221C3E" w:rsidP="00D27F64">
            <w:r>
              <w:t>No</w:t>
            </w:r>
          </w:p>
        </w:tc>
        <w:tc>
          <w:tcPr>
            <w:tcW w:w="963" w:type="dxa"/>
            <w:noWrap/>
          </w:tcPr>
          <w:p w14:paraId="1FF19E63" w14:textId="6E63BBFF" w:rsidR="008D7985" w:rsidRPr="00221C3E" w:rsidRDefault="00221C3E" w:rsidP="00D27F64">
            <w:r>
              <w:t>Sì</w:t>
            </w:r>
          </w:p>
        </w:tc>
        <w:tc>
          <w:tcPr>
            <w:tcW w:w="962" w:type="dxa"/>
            <w:noWrap/>
          </w:tcPr>
          <w:p w14:paraId="044310CF" w14:textId="77777777" w:rsidR="00755F9E" w:rsidRPr="00EE237D" w:rsidRDefault="00221C3E" w:rsidP="00755F9E">
            <w:pPr>
              <w:rPr>
                <w:bCs/>
                <w:lang w:val="it-IT"/>
              </w:rPr>
            </w:pPr>
            <w:r w:rsidRPr="00EE237D">
              <w:rPr>
                <w:lang w:val="it-IT"/>
              </w:rPr>
              <w:t>Alfabetici</w:t>
            </w:r>
            <w:r w:rsidR="00755F9E" w:rsidRPr="00EE237D">
              <w:rPr>
                <w:bCs/>
                <w:lang w:val="it-IT"/>
              </w:rPr>
              <w:t xml:space="preserve"> PF,</w:t>
            </w:r>
          </w:p>
          <w:p w14:paraId="1BE877AB" w14:textId="77777777" w:rsidR="00755F9E" w:rsidRPr="00EE237D" w:rsidRDefault="00755F9E" w:rsidP="00755F9E">
            <w:pPr>
              <w:rPr>
                <w:bCs/>
                <w:lang w:val="it-IT"/>
              </w:rPr>
            </w:pPr>
          </w:p>
          <w:p w14:paraId="1355FD4E" w14:textId="4043A3E0" w:rsidR="008D7985" w:rsidRPr="005B0554" w:rsidRDefault="00755F9E" w:rsidP="00D27F64">
            <w:pPr>
              <w:rPr>
                <w:lang w:val="it-IT"/>
              </w:rPr>
            </w:pPr>
            <w:r w:rsidRPr="000F61C6">
              <w:rPr>
                <w:bCs/>
                <w:lang w:val="it-IT"/>
              </w:rPr>
              <w:t>Alfanumerici e caratteri speciali s</w:t>
            </w:r>
            <w:r>
              <w:rPr>
                <w:bCs/>
                <w:lang w:val="it-IT"/>
              </w:rPr>
              <w:t>e PG</w:t>
            </w:r>
          </w:p>
        </w:tc>
        <w:tc>
          <w:tcPr>
            <w:tcW w:w="963" w:type="dxa"/>
            <w:noWrap/>
          </w:tcPr>
          <w:p w14:paraId="64E35BCC" w14:textId="312B0DAA" w:rsidR="008D7985" w:rsidRPr="00280883" w:rsidRDefault="00755F9E" w:rsidP="00D27F64">
            <w:pPr>
              <w:rPr>
                <w:lang w:val="it-IT"/>
              </w:rPr>
            </w:pPr>
            <w:r w:rsidRPr="00FF55DF">
              <w:rPr>
                <w:bCs/>
                <w:lang w:val="it-IT"/>
              </w:rPr>
              <w:t>Se PF: Cognome e Nome; se PG: Ragione Sociale</w:t>
            </w:r>
          </w:p>
        </w:tc>
        <w:tc>
          <w:tcPr>
            <w:tcW w:w="963" w:type="dxa"/>
            <w:noWrap/>
          </w:tcPr>
          <w:p w14:paraId="01457F60" w14:textId="5BB8051A" w:rsidR="008D7985" w:rsidRPr="00280883" w:rsidRDefault="008D7985" w:rsidP="00D27F64">
            <w:pPr>
              <w:rPr>
                <w:lang w:val="it-IT"/>
              </w:rPr>
            </w:pPr>
          </w:p>
        </w:tc>
        <w:tc>
          <w:tcPr>
            <w:tcW w:w="963" w:type="dxa"/>
            <w:noWrap/>
          </w:tcPr>
          <w:p w14:paraId="62342651" w14:textId="77777777" w:rsidR="008D7985" w:rsidRPr="00280883" w:rsidRDefault="008D7985" w:rsidP="00D27F64">
            <w:pPr>
              <w:rPr>
                <w:lang w:val="it-IT"/>
              </w:rPr>
            </w:pPr>
          </w:p>
        </w:tc>
        <w:tc>
          <w:tcPr>
            <w:tcW w:w="963" w:type="dxa"/>
            <w:noWrap/>
          </w:tcPr>
          <w:p w14:paraId="05AEE439" w14:textId="77777777" w:rsidR="008D7985" w:rsidRPr="00280883" w:rsidRDefault="008D7985" w:rsidP="00D27F64">
            <w:pPr>
              <w:rPr>
                <w:b/>
                <w:lang w:val="it-IT"/>
              </w:rPr>
            </w:pPr>
          </w:p>
        </w:tc>
      </w:tr>
      <w:tr w:rsidR="00E03FE5" w:rsidRPr="004D0819" w14:paraId="0E1E9ECA" w14:textId="77777777" w:rsidTr="00CA5128">
        <w:trPr>
          <w:trHeight w:val="318"/>
        </w:trPr>
        <w:tc>
          <w:tcPr>
            <w:tcW w:w="962" w:type="dxa"/>
            <w:noWrap/>
          </w:tcPr>
          <w:p w14:paraId="7B3542C5" w14:textId="1508D4CC" w:rsidR="008D7985" w:rsidRPr="008D7985" w:rsidRDefault="008D7985" w:rsidP="00D27F64">
            <w:r>
              <w:lastRenderedPageBreak/>
              <w:t>C2</w:t>
            </w:r>
          </w:p>
        </w:tc>
        <w:tc>
          <w:tcPr>
            <w:tcW w:w="963" w:type="dxa"/>
            <w:noWrap/>
          </w:tcPr>
          <w:p w14:paraId="454F66F8" w14:textId="524B1201" w:rsidR="008D7985" w:rsidRPr="008D7985" w:rsidRDefault="008D7985" w:rsidP="00D27F64">
            <w:r>
              <w:t>Legale rappresentante</w:t>
            </w:r>
          </w:p>
        </w:tc>
        <w:tc>
          <w:tcPr>
            <w:tcW w:w="963" w:type="dxa"/>
            <w:noWrap/>
          </w:tcPr>
          <w:p w14:paraId="122E050C" w14:textId="78BE359B" w:rsidR="008D7985" w:rsidRPr="00221C3E" w:rsidRDefault="00221C3E" w:rsidP="00D27F64">
            <w:r w:rsidRPr="00022157">
              <w:t>Output da sistema</w:t>
            </w:r>
          </w:p>
        </w:tc>
        <w:tc>
          <w:tcPr>
            <w:tcW w:w="963" w:type="dxa"/>
            <w:noWrap/>
          </w:tcPr>
          <w:p w14:paraId="0A8465BE" w14:textId="2789B650" w:rsidR="008D7985" w:rsidRPr="00221C3E" w:rsidRDefault="00221C3E" w:rsidP="00D27F64">
            <w:r w:rsidRPr="00D8046F">
              <w:t>No</w:t>
            </w:r>
          </w:p>
        </w:tc>
        <w:tc>
          <w:tcPr>
            <w:tcW w:w="963" w:type="dxa"/>
            <w:noWrap/>
          </w:tcPr>
          <w:p w14:paraId="143FEF56" w14:textId="2B317496" w:rsidR="008D7985" w:rsidRPr="00221C3E" w:rsidRDefault="00221C3E" w:rsidP="00D27F64">
            <w:r w:rsidRPr="004C6943">
              <w:t>Sì</w:t>
            </w:r>
          </w:p>
        </w:tc>
        <w:tc>
          <w:tcPr>
            <w:tcW w:w="962" w:type="dxa"/>
            <w:noWrap/>
          </w:tcPr>
          <w:p w14:paraId="73CD6A64" w14:textId="536AD658" w:rsidR="008D7985" w:rsidRPr="00221C3E" w:rsidRDefault="00221C3E" w:rsidP="00D27F64">
            <w:r>
              <w:t>Alfabetici</w:t>
            </w:r>
          </w:p>
        </w:tc>
        <w:tc>
          <w:tcPr>
            <w:tcW w:w="963" w:type="dxa"/>
            <w:noWrap/>
          </w:tcPr>
          <w:p w14:paraId="2A77685A" w14:textId="500B6677" w:rsidR="008D7985" w:rsidRPr="00774435" w:rsidRDefault="00755F9E" w:rsidP="00D27F64">
            <w:pPr>
              <w:rPr>
                <w:lang w:val="it-IT"/>
              </w:rPr>
            </w:pPr>
            <w:r w:rsidRPr="00520559">
              <w:rPr>
                <w:lang w:val="it-IT"/>
              </w:rPr>
              <w:t>“Nome”</w:t>
            </w:r>
            <w:r w:rsidR="00304022">
              <w:rPr>
                <w:lang w:val="it-IT"/>
              </w:rPr>
              <w:t xml:space="preserve"> e “Cognome</w:t>
            </w:r>
            <w:r w:rsidRPr="00520559">
              <w:rPr>
                <w:lang w:val="it-IT"/>
              </w:rPr>
              <w:t>”</w:t>
            </w:r>
            <w:r w:rsidR="00895E2A" w:rsidRPr="00520559">
              <w:rPr>
                <w:lang w:val="it-IT"/>
              </w:rPr>
              <w:t xml:space="preserve"> del </w:t>
            </w:r>
            <w:r w:rsidRPr="00520559">
              <w:rPr>
                <w:lang w:val="it-IT"/>
              </w:rPr>
              <w:t>legale rapprese</w:t>
            </w:r>
            <w:r w:rsidR="00895E2A" w:rsidRPr="00520559">
              <w:rPr>
                <w:lang w:val="it-IT"/>
              </w:rPr>
              <w:t xml:space="preserve">ntante </w:t>
            </w:r>
            <w:r w:rsidR="00520559" w:rsidRPr="00520559">
              <w:rPr>
                <w:lang w:val="it-IT"/>
              </w:rPr>
              <w:t>s</w:t>
            </w:r>
            <w:r w:rsidR="00520559">
              <w:rPr>
                <w:lang w:val="it-IT"/>
              </w:rPr>
              <w:t xml:space="preserve">e </w:t>
            </w:r>
            <w:r w:rsidR="003C6E6D">
              <w:rPr>
                <w:lang w:val="it-IT"/>
              </w:rPr>
              <w:t>persona giur</w:t>
            </w:r>
            <w:r w:rsidR="00CB26CB">
              <w:rPr>
                <w:lang w:val="it-IT"/>
              </w:rPr>
              <w:t xml:space="preserve">idica, altrimenti </w:t>
            </w:r>
            <w:r w:rsidR="008A6F89">
              <w:rPr>
                <w:lang w:val="it-IT"/>
              </w:rPr>
              <w:t>campo libero</w:t>
            </w:r>
          </w:p>
        </w:tc>
        <w:tc>
          <w:tcPr>
            <w:tcW w:w="963" w:type="dxa"/>
            <w:noWrap/>
          </w:tcPr>
          <w:p w14:paraId="41EB1F6F" w14:textId="77777777" w:rsidR="008D7985" w:rsidRPr="00774435" w:rsidRDefault="008D7985" w:rsidP="00D27F64">
            <w:pPr>
              <w:rPr>
                <w:lang w:val="it-IT"/>
              </w:rPr>
            </w:pPr>
          </w:p>
        </w:tc>
        <w:tc>
          <w:tcPr>
            <w:tcW w:w="963" w:type="dxa"/>
            <w:noWrap/>
          </w:tcPr>
          <w:p w14:paraId="7421BDE3" w14:textId="77777777" w:rsidR="008D7985" w:rsidRPr="00774435" w:rsidRDefault="008D7985" w:rsidP="00D27F64">
            <w:pPr>
              <w:rPr>
                <w:lang w:val="it-IT"/>
              </w:rPr>
            </w:pPr>
          </w:p>
        </w:tc>
        <w:tc>
          <w:tcPr>
            <w:tcW w:w="963" w:type="dxa"/>
            <w:noWrap/>
          </w:tcPr>
          <w:p w14:paraId="4D7EA221" w14:textId="77777777" w:rsidR="008D7985" w:rsidRPr="00774435" w:rsidRDefault="008D7985" w:rsidP="00D27F64">
            <w:pPr>
              <w:rPr>
                <w:b/>
                <w:bCs/>
                <w:lang w:val="it-IT"/>
              </w:rPr>
            </w:pPr>
          </w:p>
        </w:tc>
      </w:tr>
      <w:tr w:rsidR="00E03FE5" w:rsidRPr="004D0819" w14:paraId="186861CC" w14:textId="77777777" w:rsidTr="00CA5128">
        <w:trPr>
          <w:trHeight w:val="318"/>
        </w:trPr>
        <w:tc>
          <w:tcPr>
            <w:tcW w:w="962" w:type="dxa"/>
            <w:noWrap/>
          </w:tcPr>
          <w:p w14:paraId="2CB060D0" w14:textId="0D01C75E" w:rsidR="008D7985" w:rsidRPr="008D7985" w:rsidRDefault="008D7985" w:rsidP="00D27F64">
            <w:r>
              <w:t>C3</w:t>
            </w:r>
          </w:p>
        </w:tc>
        <w:tc>
          <w:tcPr>
            <w:tcW w:w="963" w:type="dxa"/>
            <w:noWrap/>
          </w:tcPr>
          <w:p w14:paraId="057EE974" w14:textId="67E15E19" w:rsidR="008D7985" w:rsidRPr="008D7985" w:rsidRDefault="008D7985" w:rsidP="00D27F64">
            <w:r w:rsidRPr="008D7985">
              <w:t>NDG</w:t>
            </w:r>
          </w:p>
        </w:tc>
        <w:tc>
          <w:tcPr>
            <w:tcW w:w="963" w:type="dxa"/>
            <w:noWrap/>
          </w:tcPr>
          <w:p w14:paraId="70CEAB1B" w14:textId="341B63C2" w:rsidR="008D7985" w:rsidRPr="00221C3E" w:rsidRDefault="00221C3E" w:rsidP="00D27F64">
            <w:r w:rsidRPr="00022157">
              <w:t>Output da sistema</w:t>
            </w:r>
          </w:p>
        </w:tc>
        <w:tc>
          <w:tcPr>
            <w:tcW w:w="963" w:type="dxa"/>
            <w:noWrap/>
          </w:tcPr>
          <w:p w14:paraId="43870BD7" w14:textId="6923D7C1" w:rsidR="008D7985" w:rsidRPr="00221C3E" w:rsidRDefault="00221C3E" w:rsidP="00D27F64">
            <w:r w:rsidRPr="00D8046F">
              <w:t>No</w:t>
            </w:r>
          </w:p>
        </w:tc>
        <w:tc>
          <w:tcPr>
            <w:tcW w:w="963" w:type="dxa"/>
            <w:noWrap/>
          </w:tcPr>
          <w:p w14:paraId="2EDE19A3" w14:textId="235267D9" w:rsidR="008D7985" w:rsidRPr="00221C3E" w:rsidRDefault="00221C3E" w:rsidP="00D27F64">
            <w:r w:rsidRPr="004C6943">
              <w:t>Sì</w:t>
            </w:r>
          </w:p>
        </w:tc>
        <w:tc>
          <w:tcPr>
            <w:tcW w:w="962" w:type="dxa"/>
            <w:noWrap/>
          </w:tcPr>
          <w:p w14:paraId="198A5696" w14:textId="555A02A7" w:rsidR="008D7985" w:rsidRPr="00221C3E" w:rsidRDefault="00221C3E" w:rsidP="00D27F64">
            <w:r>
              <w:t>Numerici</w:t>
            </w:r>
          </w:p>
        </w:tc>
        <w:tc>
          <w:tcPr>
            <w:tcW w:w="963" w:type="dxa"/>
            <w:noWrap/>
          </w:tcPr>
          <w:p w14:paraId="6B288032" w14:textId="110BD802" w:rsidR="008D7985" w:rsidRPr="005B0554" w:rsidRDefault="00755F9E" w:rsidP="00D27F64">
            <w:pPr>
              <w:rPr>
                <w:lang w:val="it-IT"/>
              </w:rPr>
            </w:pPr>
            <w:r w:rsidRPr="00D87834">
              <w:rPr>
                <w:bCs/>
                <w:lang w:val="it-IT"/>
              </w:rPr>
              <w:t>NDG del lead in ana</w:t>
            </w:r>
            <w:r>
              <w:rPr>
                <w:bCs/>
                <w:lang w:val="it-IT"/>
              </w:rPr>
              <w:t>grafica</w:t>
            </w:r>
          </w:p>
        </w:tc>
        <w:tc>
          <w:tcPr>
            <w:tcW w:w="963" w:type="dxa"/>
            <w:noWrap/>
          </w:tcPr>
          <w:p w14:paraId="0BCAF7DA" w14:textId="0E6A83BF" w:rsidR="008D7985" w:rsidRPr="00280883" w:rsidRDefault="008D7985" w:rsidP="00D27F64">
            <w:pPr>
              <w:rPr>
                <w:lang w:val="it-IT"/>
              </w:rPr>
            </w:pPr>
          </w:p>
        </w:tc>
        <w:tc>
          <w:tcPr>
            <w:tcW w:w="963" w:type="dxa"/>
            <w:noWrap/>
          </w:tcPr>
          <w:p w14:paraId="04931913" w14:textId="77777777" w:rsidR="008D7985" w:rsidRPr="00280883" w:rsidRDefault="008D7985" w:rsidP="00D27F64">
            <w:pPr>
              <w:rPr>
                <w:lang w:val="it-IT"/>
              </w:rPr>
            </w:pPr>
          </w:p>
        </w:tc>
        <w:tc>
          <w:tcPr>
            <w:tcW w:w="963" w:type="dxa"/>
            <w:noWrap/>
          </w:tcPr>
          <w:p w14:paraId="1A35AE32" w14:textId="77777777" w:rsidR="008D7985" w:rsidRPr="00280883" w:rsidRDefault="008D7985" w:rsidP="00D27F64">
            <w:pPr>
              <w:rPr>
                <w:b/>
                <w:lang w:val="it-IT"/>
              </w:rPr>
            </w:pPr>
          </w:p>
        </w:tc>
      </w:tr>
      <w:tr w:rsidR="00E03FE5" w:rsidRPr="00755F9E" w14:paraId="4E45C9D6" w14:textId="77777777" w:rsidTr="00CA5128">
        <w:trPr>
          <w:trHeight w:val="318"/>
        </w:trPr>
        <w:tc>
          <w:tcPr>
            <w:tcW w:w="962" w:type="dxa"/>
            <w:noWrap/>
          </w:tcPr>
          <w:p w14:paraId="756B29AC" w14:textId="16F74271" w:rsidR="008D7985" w:rsidRPr="008D7985" w:rsidRDefault="008D7985" w:rsidP="00D27F64">
            <w:r>
              <w:t>C4</w:t>
            </w:r>
          </w:p>
        </w:tc>
        <w:tc>
          <w:tcPr>
            <w:tcW w:w="963" w:type="dxa"/>
            <w:noWrap/>
          </w:tcPr>
          <w:p w14:paraId="2B2A9E34" w14:textId="43B0FEF6" w:rsidR="008D7985" w:rsidRPr="008D7985" w:rsidRDefault="008D7985" w:rsidP="00D27F64">
            <w:r w:rsidRPr="008D7985">
              <w:t>Numero di telefono</w:t>
            </w:r>
          </w:p>
        </w:tc>
        <w:tc>
          <w:tcPr>
            <w:tcW w:w="963" w:type="dxa"/>
            <w:noWrap/>
          </w:tcPr>
          <w:p w14:paraId="1D03E7F7" w14:textId="19CEEB69" w:rsidR="008D7985" w:rsidRPr="00221C3E" w:rsidRDefault="00221C3E" w:rsidP="00D27F64">
            <w:r w:rsidRPr="00022157">
              <w:t>Output da sistema</w:t>
            </w:r>
          </w:p>
        </w:tc>
        <w:tc>
          <w:tcPr>
            <w:tcW w:w="963" w:type="dxa"/>
            <w:noWrap/>
          </w:tcPr>
          <w:p w14:paraId="39E6B59D" w14:textId="1F18E5E6" w:rsidR="008D7985" w:rsidRPr="00221C3E" w:rsidRDefault="00221C3E" w:rsidP="00D27F64">
            <w:r w:rsidRPr="00D8046F">
              <w:t>No</w:t>
            </w:r>
          </w:p>
        </w:tc>
        <w:tc>
          <w:tcPr>
            <w:tcW w:w="963" w:type="dxa"/>
            <w:noWrap/>
          </w:tcPr>
          <w:p w14:paraId="62D21B6E" w14:textId="2B66C301" w:rsidR="008D7985" w:rsidRPr="00221C3E" w:rsidRDefault="00221C3E" w:rsidP="00D27F64">
            <w:r w:rsidRPr="004C6943">
              <w:t>Sì</w:t>
            </w:r>
          </w:p>
        </w:tc>
        <w:tc>
          <w:tcPr>
            <w:tcW w:w="962" w:type="dxa"/>
            <w:noWrap/>
          </w:tcPr>
          <w:p w14:paraId="31732B2C" w14:textId="0B452877" w:rsidR="008D7985" w:rsidRPr="005B0554" w:rsidRDefault="00755F9E" w:rsidP="00D27F64">
            <w:pPr>
              <w:rPr>
                <w:lang w:val="it-IT"/>
              </w:rPr>
            </w:pPr>
            <w:r>
              <w:rPr>
                <w:bCs/>
                <w:lang w:val="it-IT"/>
              </w:rPr>
              <w:t>Numerico, con prefisso internazionale e numerico</w:t>
            </w:r>
          </w:p>
        </w:tc>
        <w:tc>
          <w:tcPr>
            <w:tcW w:w="963" w:type="dxa"/>
            <w:noWrap/>
          </w:tcPr>
          <w:p w14:paraId="2A4BF327" w14:textId="3DEAA37C" w:rsidR="008D7985" w:rsidRPr="00280883" w:rsidRDefault="00755F9E" w:rsidP="00D27F64">
            <w:pPr>
              <w:rPr>
                <w:lang w:val="it-IT"/>
              </w:rPr>
            </w:pPr>
            <w:r>
              <w:rPr>
                <w:bCs/>
                <w:lang w:val="it-IT"/>
              </w:rPr>
              <w:t>Restituiti da sistema, formato (eg. Italia): +39 123456789</w:t>
            </w:r>
          </w:p>
        </w:tc>
        <w:tc>
          <w:tcPr>
            <w:tcW w:w="963" w:type="dxa"/>
            <w:noWrap/>
          </w:tcPr>
          <w:p w14:paraId="3EBBF38A" w14:textId="6D8EAE6D" w:rsidR="008D7985" w:rsidRPr="00755F9E" w:rsidRDefault="008D7985" w:rsidP="00D27F64">
            <w:pPr>
              <w:rPr>
                <w:lang w:val="it-IT"/>
              </w:rPr>
            </w:pPr>
          </w:p>
        </w:tc>
        <w:tc>
          <w:tcPr>
            <w:tcW w:w="963" w:type="dxa"/>
            <w:noWrap/>
          </w:tcPr>
          <w:p w14:paraId="4B7ABCD7" w14:textId="77777777" w:rsidR="008D7985" w:rsidRPr="00755F9E" w:rsidRDefault="008D7985" w:rsidP="00D27F64">
            <w:pPr>
              <w:rPr>
                <w:lang w:val="it-IT"/>
              </w:rPr>
            </w:pPr>
          </w:p>
        </w:tc>
        <w:tc>
          <w:tcPr>
            <w:tcW w:w="963" w:type="dxa"/>
            <w:noWrap/>
          </w:tcPr>
          <w:p w14:paraId="3EAB576D" w14:textId="77777777" w:rsidR="008D7985" w:rsidRPr="00755F9E" w:rsidRDefault="008D7985" w:rsidP="00D27F64">
            <w:pPr>
              <w:rPr>
                <w:b/>
                <w:lang w:val="it-IT"/>
              </w:rPr>
            </w:pPr>
          </w:p>
        </w:tc>
      </w:tr>
      <w:tr w:rsidR="00E03FE5" w:rsidRPr="004D0819" w14:paraId="5981AA01" w14:textId="77777777" w:rsidTr="00CA5128">
        <w:trPr>
          <w:trHeight w:val="318"/>
        </w:trPr>
        <w:tc>
          <w:tcPr>
            <w:tcW w:w="962" w:type="dxa"/>
            <w:noWrap/>
          </w:tcPr>
          <w:p w14:paraId="737B27D9" w14:textId="2537CD52" w:rsidR="008D7985" w:rsidRPr="008D7985" w:rsidRDefault="008D7985" w:rsidP="00D27F64">
            <w:r>
              <w:t>C5</w:t>
            </w:r>
          </w:p>
        </w:tc>
        <w:tc>
          <w:tcPr>
            <w:tcW w:w="963" w:type="dxa"/>
            <w:noWrap/>
          </w:tcPr>
          <w:p w14:paraId="56B49655" w14:textId="35287F2F" w:rsidR="008D7985" w:rsidRPr="008D7985" w:rsidRDefault="008D7985" w:rsidP="00D27F64">
            <w:r w:rsidRPr="008D7985">
              <w:t>E-mail</w:t>
            </w:r>
          </w:p>
        </w:tc>
        <w:tc>
          <w:tcPr>
            <w:tcW w:w="963" w:type="dxa"/>
            <w:noWrap/>
          </w:tcPr>
          <w:p w14:paraId="68F8274C" w14:textId="3229DE22" w:rsidR="008D7985" w:rsidRPr="008D7985" w:rsidRDefault="00221C3E" w:rsidP="00D27F64">
            <w:r w:rsidRPr="00022157">
              <w:t>Output da sistema</w:t>
            </w:r>
          </w:p>
        </w:tc>
        <w:tc>
          <w:tcPr>
            <w:tcW w:w="963" w:type="dxa"/>
            <w:noWrap/>
          </w:tcPr>
          <w:p w14:paraId="13088872" w14:textId="193879C8" w:rsidR="008D7985" w:rsidRPr="00221C3E" w:rsidRDefault="00221C3E" w:rsidP="00D27F64">
            <w:r w:rsidRPr="00D8046F">
              <w:t>No</w:t>
            </w:r>
          </w:p>
        </w:tc>
        <w:tc>
          <w:tcPr>
            <w:tcW w:w="963" w:type="dxa"/>
            <w:noWrap/>
          </w:tcPr>
          <w:p w14:paraId="49673E3A" w14:textId="2053C8AB" w:rsidR="008D7985" w:rsidRPr="00221C3E" w:rsidRDefault="00221C3E" w:rsidP="00D27F64">
            <w:r w:rsidRPr="004C6943">
              <w:t>Sì</w:t>
            </w:r>
          </w:p>
        </w:tc>
        <w:tc>
          <w:tcPr>
            <w:tcW w:w="962" w:type="dxa"/>
            <w:noWrap/>
          </w:tcPr>
          <w:p w14:paraId="18CB157C" w14:textId="1F853499" w:rsidR="008D7985" w:rsidRPr="00221C3E" w:rsidRDefault="00221C3E" w:rsidP="00D27F64">
            <w:r>
              <w:t>Alfa-numerici</w:t>
            </w:r>
          </w:p>
        </w:tc>
        <w:tc>
          <w:tcPr>
            <w:tcW w:w="963" w:type="dxa"/>
            <w:noWrap/>
          </w:tcPr>
          <w:p w14:paraId="4203E46D" w14:textId="0E96FE73" w:rsidR="008D7985" w:rsidRPr="00911626" w:rsidRDefault="00653FD7" w:rsidP="00D27F64">
            <w:pPr>
              <w:rPr>
                <w:lang w:val="it-IT"/>
              </w:rPr>
            </w:pPr>
            <w:r w:rsidRPr="005364D2">
              <w:rPr>
                <w:lang w:val="it-IT"/>
              </w:rPr>
              <w:t xml:space="preserve">Formato standard </w:t>
            </w:r>
            <w:r w:rsidR="006D3A74" w:rsidRPr="00AA58E5">
              <w:rPr>
                <w:lang w:val="it-IT"/>
              </w:rPr>
              <w:t>utente</w:t>
            </w:r>
            <w:r w:rsidR="005364D2" w:rsidRPr="00AA58E5">
              <w:rPr>
                <w:lang w:val="it-IT"/>
              </w:rPr>
              <w:t>@dominio.tld</w:t>
            </w:r>
          </w:p>
        </w:tc>
        <w:tc>
          <w:tcPr>
            <w:tcW w:w="963" w:type="dxa"/>
            <w:noWrap/>
          </w:tcPr>
          <w:p w14:paraId="2A5F1426" w14:textId="77777777" w:rsidR="008D7985" w:rsidRPr="00911626" w:rsidRDefault="008D7985" w:rsidP="00D27F64">
            <w:pPr>
              <w:rPr>
                <w:lang w:val="it-IT"/>
              </w:rPr>
            </w:pPr>
          </w:p>
        </w:tc>
        <w:tc>
          <w:tcPr>
            <w:tcW w:w="963" w:type="dxa"/>
            <w:noWrap/>
          </w:tcPr>
          <w:p w14:paraId="1C94B486" w14:textId="77777777" w:rsidR="008D7985" w:rsidRPr="00911626" w:rsidRDefault="008D7985" w:rsidP="00D27F64">
            <w:pPr>
              <w:rPr>
                <w:lang w:val="it-IT"/>
              </w:rPr>
            </w:pPr>
          </w:p>
        </w:tc>
        <w:tc>
          <w:tcPr>
            <w:tcW w:w="963" w:type="dxa"/>
            <w:noWrap/>
          </w:tcPr>
          <w:p w14:paraId="0FDE2D6F" w14:textId="77777777" w:rsidR="008D7985" w:rsidRPr="00911626" w:rsidRDefault="008D7985" w:rsidP="00D27F64">
            <w:pPr>
              <w:rPr>
                <w:b/>
                <w:bCs/>
                <w:lang w:val="it-IT"/>
              </w:rPr>
            </w:pPr>
          </w:p>
        </w:tc>
      </w:tr>
      <w:tr w:rsidR="00E03FE5" w:rsidRPr="008D7985" w14:paraId="4A967E10" w14:textId="77777777" w:rsidTr="00CA5128">
        <w:trPr>
          <w:trHeight w:val="318"/>
        </w:trPr>
        <w:tc>
          <w:tcPr>
            <w:tcW w:w="962" w:type="dxa"/>
            <w:noWrap/>
          </w:tcPr>
          <w:p w14:paraId="4DBE901B" w14:textId="785A819E" w:rsidR="008D7985" w:rsidRPr="008D7985" w:rsidRDefault="008D7985" w:rsidP="00D27F64">
            <w:r>
              <w:t>C6</w:t>
            </w:r>
          </w:p>
        </w:tc>
        <w:tc>
          <w:tcPr>
            <w:tcW w:w="963" w:type="dxa"/>
            <w:noWrap/>
          </w:tcPr>
          <w:p w14:paraId="22AB3ABF" w14:textId="37CA65A2" w:rsidR="008D7985" w:rsidRPr="008D7985" w:rsidRDefault="008D7985" w:rsidP="00D27F64">
            <w:pPr>
              <w:rPr>
                <w:lang w:val="it-IT"/>
              </w:rPr>
            </w:pPr>
            <w:r w:rsidRPr="008D7985">
              <w:rPr>
                <w:lang w:val="it-IT"/>
              </w:rPr>
              <w:t>Data e ora presa i</w:t>
            </w:r>
            <w:r>
              <w:rPr>
                <w:lang w:val="it-IT"/>
              </w:rPr>
              <w:t>n carico lead</w:t>
            </w:r>
          </w:p>
        </w:tc>
        <w:tc>
          <w:tcPr>
            <w:tcW w:w="963" w:type="dxa"/>
            <w:noWrap/>
          </w:tcPr>
          <w:p w14:paraId="1DF96A2F" w14:textId="0B3B80AB" w:rsidR="008D7985" w:rsidRPr="008D7985" w:rsidRDefault="00221C3E" w:rsidP="00D27F64">
            <w:pPr>
              <w:rPr>
                <w:lang w:val="it-IT"/>
              </w:rPr>
            </w:pPr>
            <w:r w:rsidRPr="00022157">
              <w:t>Output da sistema</w:t>
            </w:r>
          </w:p>
        </w:tc>
        <w:tc>
          <w:tcPr>
            <w:tcW w:w="963" w:type="dxa"/>
            <w:noWrap/>
          </w:tcPr>
          <w:p w14:paraId="046B5AC7" w14:textId="26A49D3D" w:rsidR="008D7985" w:rsidRPr="00221C3E" w:rsidRDefault="00221C3E" w:rsidP="00D27F64">
            <w:pPr>
              <w:rPr>
                <w:lang w:val="it-IT"/>
              </w:rPr>
            </w:pPr>
            <w:r w:rsidRPr="00D8046F">
              <w:t>No</w:t>
            </w:r>
          </w:p>
        </w:tc>
        <w:tc>
          <w:tcPr>
            <w:tcW w:w="963" w:type="dxa"/>
            <w:noWrap/>
          </w:tcPr>
          <w:p w14:paraId="258645A2" w14:textId="494610A7" w:rsidR="008D7985" w:rsidRPr="00221C3E" w:rsidRDefault="00221C3E" w:rsidP="00D27F64">
            <w:pPr>
              <w:rPr>
                <w:lang w:val="it-IT"/>
              </w:rPr>
            </w:pPr>
            <w:r w:rsidRPr="004C6943">
              <w:t>Sì</w:t>
            </w:r>
          </w:p>
        </w:tc>
        <w:tc>
          <w:tcPr>
            <w:tcW w:w="962" w:type="dxa"/>
            <w:noWrap/>
          </w:tcPr>
          <w:p w14:paraId="2B2A1A51" w14:textId="557ABF78" w:rsidR="008D7985" w:rsidRPr="005364D2" w:rsidRDefault="005364D2" w:rsidP="00D27F64">
            <w:r w:rsidRPr="009353FB">
              <w:rPr>
                <w:rFonts w:eastAsia="Times New Roman" w:cstheme="minorHAnsi"/>
                <w:color w:val="000000"/>
                <w:kern w:val="0"/>
                <w:szCs w:val="24"/>
                <w:lang w:val="en-US"/>
                <w14:ligatures w14:val="none"/>
              </w:rPr>
              <w:t>dd/MM/yyyy HH:mm</w:t>
            </w:r>
          </w:p>
        </w:tc>
        <w:tc>
          <w:tcPr>
            <w:tcW w:w="963" w:type="dxa"/>
            <w:noWrap/>
          </w:tcPr>
          <w:p w14:paraId="09404D53" w14:textId="611049D0" w:rsidR="008D7985" w:rsidRPr="00221C3E" w:rsidRDefault="005364D2" w:rsidP="00D27F64">
            <w:pPr>
              <w:rPr>
                <w:lang w:val="it-IT"/>
              </w:rPr>
            </w:pPr>
            <w:r w:rsidRPr="009353FB">
              <w:rPr>
                <w:rFonts w:eastAsia="Times New Roman" w:cstheme="minorHAnsi"/>
                <w:color w:val="000000"/>
                <w:kern w:val="0"/>
                <w:szCs w:val="24"/>
                <w:lang w:val="en-US"/>
                <w14:ligatures w14:val="none"/>
              </w:rPr>
              <w:t>Data e ora</w:t>
            </w:r>
          </w:p>
        </w:tc>
        <w:tc>
          <w:tcPr>
            <w:tcW w:w="963" w:type="dxa"/>
            <w:noWrap/>
          </w:tcPr>
          <w:p w14:paraId="02E32FF7" w14:textId="77777777" w:rsidR="008D7985" w:rsidRPr="00221C3E" w:rsidRDefault="008D7985" w:rsidP="00D27F64">
            <w:pPr>
              <w:rPr>
                <w:lang w:val="it-IT"/>
              </w:rPr>
            </w:pPr>
          </w:p>
        </w:tc>
        <w:tc>
          <w:tcPr>
            <w:tcW w:w="963" w:type="dxa"/>
            <w:noWrap/>
          </w:tcPr>
          <w:p w14:paraId="60B3BCCB" w14:textId="77777777" w:rsidR="008D7985" w:rsidRPr="00221C3E" w:rsidRDefault="008D7985" w:rsidP="00D27F64">
            <w:pPr>
              <w:rPr>
                <w:lang w:val="it-IT"/>
              </w:rPr>
            </w:pPr>
          </w:p>
        </w:tc>
        <w:tc>
          <w:tcPr>
            <w:tcW w:w="963" w:type="dxa"/>
            <w:noWrap/>
          </w:tcPr>
          <w:p w14:paraId="6A5E9C13" w14:textId="77777777" w:rsidR="008D7985" w:rsidRPr="008D7985" w:rsidRDefault="008D7985" w:rsidP="00D27F64">
            <w:pPr>
              <w:rPr>
                <w:b/>
                <w:bCs/>
                <w:lang w:val="it-IT"/>
              </w:rPr>
            </w:pPr>
          </w:p>
        </w:tc>
      </w:tr>
      <w:tr w:rsidR="00E03FE5" w:rsidRPr="00D27F64" w14:paraId="76AC7F56" w14:textId="77777777" w:rsidTr="00CA5128">
        <w:trPr>
          <w:trHeight w:val="318"/>
        </w:trPr>
        <w:tc>
          <w:tcPr>
            <w:tcW w:w="962" w:type="dxa"/>
            <w:noWrap/>
          </w:tcPr>
          <w:p w14:paraId="7B43AAB2" w14:textId="125AEE8E" w:rsidR="008D7985" w:rsidRPr="008D7985" w:rsidRDefault="008D7985" w:rsidP="00D27F64">
            <w:r>
              <w:t>C7</w:t>
            </w:r>
          </w:p>
        </w:tc>
        <w:tc>
          <w:tcPr>
            <w:tcW w:w="963" w:type="dxa"/>
            <w:noWrap/>
          </w:tcPr>
          <w:p w14:paraId="6DF87AC7" w14:textId="523A0E2D" w:rsidR="008D7985" w:rsidRPr="008D7985" w:rsidRDefault="008D7985" w:rsidP="00D27F64">
            <w:r w:rsidRPr="008D7985">
              <w:t>Tipologia lead</w:t>
            </w:r>
          </w:p>
        </w:tc>
        <w:tc>
          <w:tcPr>
            <w:tcW w:w="963" w:type="dxa"/>
            <w:noWrap/>
          </w:tcPr>
          <w:p w14:paraId="708B17E8" w14:textId="04C3CA16" w:rsidR="008D7985" w:rsidRPr="00221C3E" w:rsidRDefault="00221C3E" w:rsidP="00D27F64">
            <w:r w:rsidRPr="00022157">
              <w:t>Output da sistema</w:t>
            </w:r>
          </w:p>
        </w:tc>
        <w:tc>
          <w:tcPr>
            <w:tcW w:w="963" w:type="dxa"/>
            <w:noWrap/>
          </w:tcPr>
          <w:p w14:paraId="2321039D" w14:textId="1430EDC0" w:rsidR="008D7985" w:rsidRPr="00221C3E" w:rsidRDefault="00221C3E" w:rsidP="00D27F64">
            <w:r w:rsidRPr="00D8046F">
              <w:t>No</w:t>
            </w:r>
          </w:p>
        </w:tc>
        <w:tc>
          <w:tcPr>
            <w:tcW w:w="963" w:type="dxa"/>
            <w:noWrap/>
          </w:tcPr>
          <w:p w14:paraId="449459E7" w14:textId="1FF9A9EA" w:rsidR="008D7985" w:rsidRPr="00221C3E" w:rsidRDefault="00221C3E" w:rsidP="00D27F64">
            <w:r w:rsidRPr="004C6943">
              <w:t>Sì</w:t>
            </w:r>
          </w:p>
        </w:tc>
        <w:tc>
          <w:tcPr>
            <w:tcW w:w="962" w:type="dxa"/>
            <w:noWrap/>
          </w:tcPr>
          <w:p w14:paraId="0A49D1C8" w14:textId="2BC48FD2" w:rsidR="008D7985" w:rsidRPr="00221C3E" w:rsidRDefault="00221C3E" w:rsidP="00D27F64">
            <w:r>
              <w:t>Lista valori</w:t>
            </w:r>
          </w:p>
        </w:tc>
        <w:tc>
          <w:tcPr>
            <w:tcW w:w="963" w:type="dxa"/>
            <w:noWrap/>
          </w:tcPr>
          <w:p w14:paraId="4D01977C" w14:textId="3E423336" w:rsidR="008D7985" w:rsidRPr="00221C3E" w:rsidRDefault="009353FB" w:rsidP="00D27F64">
            <w:r>
              <w:t>“Cliente”, “Prospect”</w:t>
            </w:r>
          </w:p>
        </w:tc>
        <w:tc>
          <w:tcPr>
            <w:tcW w:w="963" w:type="dxa"/>
            <w:noWrap/>
          </w:tcPr>
          <w:p w14:paraId="511D41DE" w14:textId="77777777" w:rsidR="008D7985" w:rsidRPr="00221C3E" w:rsidRDefault="008D7985" w:rsidP="00D27F64"/>
        </w:tc>
        <w:tc>
          <w:tcPr>
            <w:tcW w:w="963" w:type="dxa"/>
            <w:noWrap/>
          </w:tcPr>
          <w:p w14:paraId="6A74C8F9" w14:textId="77777777" w:rsidR="008D7985" w:rsidRPr="00221C3E" w:rsidRDefault="008D7985" w:rsidP="00D27F64"/>
        </w:tc>
        <w:tc>
          <w:tcPr>
            <w:tcW w:w="963" w:type="dxa"/>
            <w:noWrap/>
          </w:tcPr>
          <w:p w14:paraId="1D4EE4CE" w14:textId="77777777" w:rsidR="008D7985" w:rsidRPr="00FF55DF" w:rsidRDefault="008D7985" w:rsidP="00D27F64">
            <w:pPr>
              <w:rPr>
                <w:b/>
                <w:bCs/>
              </w:rPr>
            </w:pPr>
          </w:p>
        </w:tc>
      </w:tr>
      <w:tr w:rsidR="00E03FE5" w:rsidRPr="004D0819" w14:paraId="076056AC" w14:textId="77777777" w:rsidTr="00CA5128">
        <w:trPr>
          <w:trHeight w:val="318"/>
        </w:trPr>
        <w:tc>
          <w:tcPr>
            <w:tcW w:w="962" w:type="dxa"/>
            <w:noWrap/>
          </w:tcPr>
          <w:p w14:paraId="0F6942C2" w14:textId="7E08906E" w:rsidR="008D7985" w:rsidRPr="008D7985" w:rsidRDefault="008D7985" w:rsidP="00D27F64">
            <w:r w:rsidRPr="008D7985">
              <w:t>C8</w:t>
            </w:r>
          </w:p>
        </w:tc>
        <w:tc>
          <w:tcPr>
            <w:tcW w:w="963" w:type="dxa"/>
            <w:noWrap/>
          </w:tcPr>
          <w:p w14:paraId="5432D741" w14:textId="41A1CF2A" w:rsidR="008D7985" w:rsidRPr="00FE7946" w:rsidRDefault="00FE7946" w:rsidP="00D27F64">
            <w:r w:rsidRPr="00FE7946">
              <w:t>Attiva da</w:t>
            </w:r>
          </w:p>
        </w:tc>
        <w:tc>
          <w:tcPr>
            <w:tcW w:w="963" w:type="dxa"/>
            <w:noWrap/>
          </w:tcPr>
          <w:p w14:paraId="3D78BD18" w14:textId="662C56AD" w:rsidR="008D7985" w:rsidRPr="00221C3E" w:rsidRDefault="00221C3E" w:rsidP="00D27F64">
            <w:r w:rsidRPr="00022157">
              <w:t>Output da sistema</w:t>
            </w:r>
          </w:p>
        </w:tc>
        <w:tc>
          <w:tcPr>
            <w:tcW w:w="963" w:type="dxa"/>
            <w:noWrap/>
          </w:tcPr>
          <w:p w14:paraId="5BFB0B72" w14:textId="341DA841" w:rsidR="008D7985" w:rsidRPr="00221C3E" w:rsidRDefault="00221C3E" w:rsidP="00D27F64">
            <w:r w:rsidRPr="00D8046F">
              <w:t>No</w:t>
            </w:r>
          </w:p>
        </w:tc>
        <w:tc>
          <w:tcPr>
            <w:tcW w:w="963" w:type="dxa"/>
            <w:noWrap/>
          </w:tcPr>
          <w:p w14:paraId="48F30A6D" w14:textId="47F84847" w:rsidR="008D7985" w:rsidRPr="00221C3E" w:rsidRDefault="00221C3E" w:rsidP="00D27F64">
            <w:r w:rsidRPr="004C6943">
              <w:t>Sì</w:t>
            </w:r>
          </w:p>
        </w:tc>
        <w:tc>
          <w:tcPr>
            <w:tcW w:w="962" w:type="dxa"/>
            <w:noWrap/>
          </w:tcPr>
          <w:p w14:paraId="2EE3D4A9" w14:textId="02428421" w:rsidR="008D7985" w:rsidRPr="00221C3E" w:rsidRDefault="005219FE" w:rsidP="00D27F64">
            <w:r>
              <w:rPr>
                <w:bCs/>
              </w:rPr>
              <w:t>Alfa-numeric</w:t>
            </w:r>
            <w:r w:rsidR="007D3D68">
              <w:rPr>
                <w:bCs/>
              </w:rPr>
              <w:t>i</w:t>
            </w:r>
          </w:p>
        </w:tc>
        <w:tc>
          <w:tcPr>
            <w:tcW w:w="963" w:type="dxa"/>
            <w:noWrap/>
          </w:tcPr>
          <w:p w14:paraId="756221CC" w14:textId="2C5A12AB" w:rsidR="008D7985" w:rsidRPr="005219FE" w:rsidRDefault="005219FE" w:rsidP="00D27F64">
            <w:pPr>
              <w:rPr>
                <w:lang w:val="it-IT"/>
              </w:rPr>
            </w:pPr>
            <w:r w:rsidRPr="001E3A5C">
              <w:rPr>
                <w:bCs/>
                <w:lang w:val="it-IT"/>
              </w:rPr>
              <w:t>Numero di ore e u</w:t>
            </w:r>
            <w:r>
              <w:rPr>
                <w:bCs/>
                <w:lang w:val="it-IT"/>
              </w:rPr>
              <w:t>nità di misura (e.g. 24h)</w:t>
            </w:r>
          </w:p>
        </w:tc>
        <w:tc>
          <w:tcPr>
            <w:tcW w:w="963" w:type="dxa"/>
            <w:noWrap/>
          </w:tcPr>
          <w:p w14:paraId="50B7771C" w14:textId="77777777" w:rsidR="008D7985" w:rsidRPr="005219FE" w:rsidRDefault="008D7985" w:rsidP="00D27F64">
            <w:pPr>
              <w:rPr>
                <w:lang w:val="it-IT"/>
              </w:rPr>
            </w:pPr>
          </w:p>
        </w:tc>
        <w:tc>
          <w:tcPr>
            <w:tcW w:w="963" w:type="dxa"/>
            <w:noWrap/>
          </w:tcPr>
          <w:p w14:paraId="29614B82" w14:textId="77777777" w:rsidR="008D7985" w:rsidRPr="005219FE" w:rsidRDefault="008D7985" w:rsidP="00D27F64">
            <w:pPr>
              <w:rPr>
                <w:lang w:val="it-IT"/>
              </w:rPr>
            </w:pPr>
          </w:p>
        </w:tc>
        <w:tc>
          <w:tcPr>
            <w:tcW w:w="963" w:type="dxa"/>
            <w:noWrap/>
          </w:tcPr>
          <w:p w14:paraId="149A8801" w14:textId="77777777" w:rsidR="008D7985" w:rsidRPr="005219FE" w:rsidRDefault="008D7985" w:rsidP="00D27F64">
            <w:pPr>
              <w:rPr>
                <w:b/>
                <w:lang w:val="it-IT"/>
              </w:rPr>
            </w:pPr>
          </w:p>
        </w:tc>
      </w:tr>
      <w:tr w:rsidR="00E03FE5" w:rsidRPr="004D0819" w14:paraId="73A93521" w14:textId="77777777" w:rsidTr="00CA5128">
        <w:trPr>
          <w:trHeight w:val="318"/>
        </w:trPr>
        <w:tc>
          <w:tcPr>
            <w:tcW w:w="962" w:type="dxa"/>
            <w:noWrap/>
          </w:tcPr>
          <w:p w14:paraId="56EECD53" w14:textId="5EEB8E4A" w:rsidR="00FE7946" w:rsidRPr="008D7985" w:rsidRDefault="00FE7946" w:rsidP="00D27F64">
            <w:r>
              <w:t>C9</w:t>
            </w:r>
          </w:p>
        </w:tc>
        <w:tc>
          <w:tcPr>
            <w:tcW w:w="963" w:type="dxa"/>
            <w:noWrap/>
          </w:tcPr>
          <w:p w14:paraId="2247D6C6" w14:textId="7AD656B0" w:rsidR="00FE7946" w:rsidRPr="00FE7946" w:rsidRDefault="00FE7946" w:rsidP="00D27F64">
            <w:r>
              <w:t>In carico di</w:t>
            </w:r>
          </w:p>
        </w:tc>
        <w:tc>
          <w:tcPr>
            <w:tcW w:w="963" w:type="dxa"/>
            <w:noWrap/>
          </w:tcPr>
          <w:p w14:paraId="390739CE" w14:textId="4E061CE3" w:rsidR="00FE7946" w:rsidRPr="00221C3E" w:rsidRDefault="00221C3E" w:rsidP="00D27F64">
            <w:r w:rsidRPr="00022157">
              <w:t>Output da sistema</w:t>
            </w:r>
          </w:p>
        </w:tc>
        <w:tc>
          <w:tcPr>
            <w:tcW w:w="963" w:type="dxa"/>
            <w:noWrap/>
          </w:tcPr>
          <w:p w14:paraId="65415F70" w14:textId="70CCA6B8" w:rsidR="00FE7946" w:rsidRPr="00221C3E" w:rsidRDefault="00221C3E" w:rsidP="00D27F64">
            <w:r w:rsidRPr="00D8046F">
              <w:t>No</w:t>
            </w:r>
          </w:p>
        </w:tc>
        <w:tc>
          <w:tcPr>
            <w:tcW w:w="963" w:type="dxa"/>
            <w:noWrap/>
          </w:tcPr>
          <w:p w14:paraId="17F73018" w14:textId="1AF9B692" w:rsidR="00FE7946" w:rsidRPr="00221C3E" w:rsidRDefault="00221C3E" w:rsidP="00D27F64">
            <w:r w:rsidRPr="004C6943">
              <w:t>Sì</w:t>
            </w:r>
          </w:p>
        </w:tc>
        <w:tc>
          <w:tcPr>
            <w:tcW w:w="962" w:type="dxa"/>
            <w:noWrap/>
          </w:tcPr>
          <w:p w14:paraId="00FCCB7C" w14:textId="2D324FB5" w:rsidR="00FE7946" w:rsidRPr="00221C3E" w:rsidRDefault="00221C3E" w:rsidP="00D27F64">
            <w:r>
              <w:t>Alfabetici</w:t>
            </w:r>
          </w:p>
        </w:tc>
        <w:tc>
          <w:tcPr>
            <w:tcW w:w="963" w:type="dxa"/>
            <w:noWrap/>
          </w:tcPr>
          <w:p w14:paraId="7D170173" w14:textId="628637E7" w:rsidR="00FE7946" w:rsidRPr="00420264" w:rsidRDefault="00420264" w:rsidP="00D27F64">
            <w:pPr>
              <w:rPr>
                <w:lang w:val="it-IT"/>
              </w:rPr>
            </w:pPr>
            <w:r w:rsidRPr="00FF55DF">
              <w:rPr>
                <w:bCs/>
                <w:lang w:val="it-IT"/>
              </w:rPr>
              <w:t xml:space="preserve">Nome e Cognome </w:t>
            </w:r>
            <w:r w:rsidRPr="00FF55DF">
              <w:rPr>
                <w:bCs/>
                <w:lang w:val="it-IT"/>
              </w:rPr>
              <w:lastRenderedPageBreak/>
              <w:t>gestore o vuoto</w:t>
            </w:r>
          </w:p>
        </w:tc>
        <w:tc>
          <w:tcPr>
            <w:tcW w:w="963" w:type="dxa"/>
            <w:noWrap/>
          </w:tcPr>
          <w:p w14:paraId="769F9BD3" w14:textId="77777777" w:rsidR="00FE7946" w:rsidRPr="00420264" w:rsidRDefault="00FE7946" w:rsidP="00D27F64">
            <w:pPr>
              <w:rPr>
                <w:lang w:val="it-IT"/>
              </w:rPr>
            </w:pPr>
          </w:p>
        </w:tc>
        <w:tc>
          <w:tcPr>
            <w:tcW w:w="963" w:type="dxa"/>
            <w:noWrap/>
          </w:tcPr>
          <w:p w14:paraId="6429ED8E" w14:textId="77777777" w:rsidR="00FE7946" w:rsidRPr="00420264" w:rsidRDefault="00FE7946" w:rsidP="00D27F64">
            <w:pPr>
              <w:rPr>
                <w:lang w:val="it-IT"/>
              </w:rPr>
            </w:pPr>
          </w:p>
        </w:tc>
        <w:tc>
          <w:tcPr>
            <w:tcW w:w="963" w:type="dxa"/>
            <w:noWrap/>
          </w:tcPr>
          <w:p w14:paraId="378B3CD3" w14:textId="77777777" w:rsidR="00FE7946" w:rsidRPr="00420264" w:rsidRDefault="00FE7946" w:rsidP="00D27F64">
            <w:pPr>
              <w:rPr>
                <w:b/>
                <w:lang w:val="it-IT"/>
              </w:rPr>
            </w:pPr>
          </w:p>
        </w:tc>
      </w:tr>
      <w:tr w:rsidR="00E03FE5" w:rsidRPr="00D27F64" w14:paraId="3AE13FC8" w14:textId="77777777" w:rsidTr="00CA5128">
        <w:trPr>
          <w:trHeight w:val="318"/>
        </w:trPr>
        <w:tc>
          <w:tcPr>
            <w:tcW w:w="962" w:type="dxa"/>
            <w:noWrap/>
          </w:tcPr>
          <w:p w14:paraId="0C4832DD" w14:textId="26B643DF" w:rsidR="00FE7946" w:rsidRPr="008D7985" w:rsidRDefault="00FE7946" w:rsidP="00D27F64">
            <w:r>
              <w:t>C10</w:t>
            </w:r>
          </w:p>
        </w:tc>
        <w:tc>
          <w:tcPr>
            <w:tcW w:w="963" w:type="dxa"/>
            <w:noWrap/>
          </w:tcPr>
          <w:p w14:paraId="48D412C3" w14:textId="4389E6B8" w:rsidR="00FE7946" w:rsidRPr="00FE7946" w:rsidRDefault="00FE7946" w:rsidP="00D27F64">
            <w:del w:id="1251" w:author="Portogallo, Sara" w:date="2025-12-05T08:56:00Z" w16du:dateUtc="2025-12-05T07:56:00Z">
              <w:r w:rsidDel="004963D7">
                <w:delText>Stato</w:delText>
              </w:r>
            </w:del>
            <w:ins w:id="1252" w:author="Portogallo, Sara" w:date="2025-12-05T08:56:00Z" w16du:dateUtc="2025-12-05T07:56:00Z">
              <w:r w:rsidR="004963D7">
                <w:t>ar</w:t>
              </w:r>
            </w:ins>
          </w:p>
        </w:tc>
        <w:tc>
          <w:tcPr>
            <w:tcW w:w="963" w:type="dxa"/>
            <w:noWrap/>
          </w:tcPr>
          <w:p w14:paraId="0AE0B1D0" w14:textId="5B8F1BD6" w:rsidR="00FE7946" w:rsidRPr="00221C3E" w:rsidRDefault="00221C3E" w:rsidP="00D27F64">
            <w:r w:rsidRPr="00022157">
              <w:t>Output da sistema</w:t>
            </w:r>
          </w:p>
        </w:tc>
        <w:tc>
          <w:tcPr>
            <w:tcW w:w="963" w:type="dxa"/>
            <w:noWrap/>
          </w:tcPr>
          <w:p w14:paraId="69122C69" w14:textId="7624CA44" w:rsidR="00FE7946" w:rsidRPr="00221C3E" w:rsidRDefault="00221C3E" w:rsidP="00D27F64">
            <w:r w:rsidRPr="00D8046F">
              <w:t>No</w:t>
            </w:r>
          </w:p>
        </w:tc>
        <w:tc>
          <w:tcPr>
            <w:tcW w:w="963" w:type="dxa"/>
            <w:noWrap/>
          </w:tcPr>
          <w:p w14:paraId="793EACA8" w14:textId="78DDAC4B" w:rsidR="00FE7946" w:rsidRPr="00221C3E" w:rsidRDefault="00221C3E" w:rsidP="00D27F64">
            <w:r w:rsidRPr="004C6943">
              <w:t>Sì</w:t>
            </w:r>
          </w:p>
        </w:tc>
        <w:tc>
          <w:tcPr>
            <w:tcW w:w="962" w:type="dxa"/>
            <w:noWrap/>
          </w:tcPr>
          <w:p w14:paraId="7472942D" w14:textId="3398FD07" w:rsidR="00FE7946" w:rsidRPr="00221C3E" w:rsidRDefault="00221C3E" w:rsidP="00D27F64">
            <w:r>
              <w:t>Lista valori</w:t>
            </w:r>
          </w:p>
        </w:tc>
        <w:tc>
          <w:tcPr>
            <w:tcW w:w="963" w:type="dxa"/>
            <w:noWrap/>
          </w:tcPr>
          <w:p w14:paraId="6AAB78F5" w14:textId="3655698F" w:rsidR="00FE7946" w:rsidRPr="00221C3E" w:rsidRDefault="00054728" w:rsidP="00D27F64">
            <w:r>
              <w:t>“Open”, “In lavorazione”</w:t>
            </w:r>
          </w:p>
        </w:tc>
        <w:tc>
          <w:tcPr>
            <w:tcW w:w="963" w:type="dxa"/>
            <w:noWrap/>
          </w:tcPr>
          <w:p w14:paraId="4F4C3D86" w14:textId="77777777" w:rsidR="00FE7946" w:rsidRPr="00221C3E" w:rsidRDefault="00FE7946" w:rsidP="00D27F64"/>
        </w:tc>
        <w:tc>
          <w:tcPr>
            <w:tcW w:w="963" w:type="dxa"/>
            <w:noWrap/>
          </w:tcPr>
          <w:p w14:paraId="3AE11473" w14:textId="77777777" w:rsidR="00FE7946" w:rsidRPr="00221C3E" w:rsidRDefault="00FE7946" w:rsidP="00D27F64"/>
        </w:tc>
        <w:tc>
          <w:tcPr>
            <w:tcW w:w="963" w:type="dxa"/>
            <w:noWrap/>
          </w:tcPr>
          <w:p w14:paraId="67DA404A" w14:textId="77777777" w:rsidR="00FE7946" w:rsidRPr="00FF55DF" w:rsidRDefault="00FE7946" w:rsidP="00D27F64">
            <w:pPr>
              <w:rPr>
                <w:b/>
                <w:bCs/>
              </w:rPr>
            </w:pPr>
          </w:p>
        </w:tc>
      </w:tr>
      <w:tr w:rsidR="00E03FE5" w:rsidRPr="00D27F64" w14:paraId="0C6D6D43" w14:textId="77777777" w:rsidTr="00CA5128">
        <w:trPr>
          <w:trHeight w:val="318"/>
        </w:trPr>
        <w:tc>
          <w:tcPr>
            <w:tcW w:w="962" w:type="dxa"/>
            <w:noWrap/>
          </w:tcPr>
          <w:p w14:paraId="2DAAE9FA" w14:textId="3F0AD577" w:rsidR="00FE7946" w:rsidRDefault="00FE7946" w:rsidP="00D27F64">
            <w:r>
              <w:t>C11</w:t>
            </w:r>
          </w:p>
        </w:tc>
        <w:tc>
          <w:tcPr>
            <w:tcW w:w="963" w:type="dxa"/>
            <w:noWrap/>
          </w:tcPr>
          <w:p w14:paraId="10DED691" w14:textId="05A16E69" w:rsidR="00FE7946" w:rsidRDefault="00FE7946" w:rsidP="00D27F64">
            <w:r>
              <w:t>Priorità</w:t>
            </w:r>
          </w:p>
        </w:tc>
        <w:tc>
          <w:tcPr>
            <w:tcW w:w="963" w:type="dxa"/>
            <w:noWrap/>
          </w:tcPr>
          <w:p w14:paraId="4FDA3BBC" w14:textId="1C2BC5BF" w:rsidR="00FE7946" w:rsidRPr="00221C3E" w:rsidRDefault="00221C3E" w:rsidP="00D27F64">
            <w:r w:rsidRPr="00022157">
              <w:t>Output da sistema</w:t>
            </w:r>
          </w:p>
        </w:tc>
        <w:tc>
          <w:tcPr>
            <w:tcW w:w="963" w:type="dxa"/>
            <w:noWrap/>
          </w:tcPr>
          <w:p w14:paraId="02328AF2" w14:textId="7C70826B" w:rsidR="00FE7946" w:rsidRPr="00221C3E" w:rsidRDefault="00221C3E" w:rsidP="00D27F64">
            <w:r w:rsidRPr="00D8046F">
              <w:t>No</w:t>
            </w:r>
          </w:p>
        </w:tc>
        <w:tc>
          <w:tcPr>
            <w:tcW w:w="963" w:type="dxa"/>
            <w:noWrap/>
          </w:tcPr>
          <w:p w14:paraId="68090BC0" w14:textId="6B27AE5B" w:rsidR="00FE7946" w:rsidRPr="00221C3E" w:rsidRDefault="00221C3E" w:rsidP="00D27F64">
            <w:r w:rsidRPr="004C6943">
              <w:t>Sì</w:t>
            </w:r>
          </w:p>
        </w:tc>
        <w:tc>
          <w:tcPr>
            <w:tcW w:w="962" w:type="dxa"/>
            <w:noWrap/>
          </w:tcPr>
          <w:p w14:paraId="3E14BA8A" w14:textId="4F948F55" w:rsidR="00FE7946" w:rsidRPr="00221C3E" w:rsidRDefault="00221C3E" w:rsidP="00D27F64">
            <w:r>
              <w:t>Lista valori</w:t>
            </w:r>
          </w:p>
        </w:tc>
        <w:tc>
          <w:tcPr>
            <w:tcW w:w="963" w:type="dxa"/>
            <w:noWrap/>
          </w:tcPr>
          <w:p w14:paraId="3C451F4B" w14:textId="767F034E" w:rsidR="00FE7946" w:rsidRPr="00221C3E" w:rsidRDefault="00054728" w:rsidP="00D27F64">
            <w:r>
              <w:t xml:space="preserve">“Caldo”, </w:t>
            </w:r>
            <w:r w:rsidR="00241D5C">
              <w:t>“Tiepido”</w:t>
            </w:r>
            <w:r w:rsidR="009353FB">
              <w:t>, “Freddo</w:t>
            </w:r>
            <w:r w:rsidR="00241D5C">
              <w:t>”</w:t>
            </w:r>
          </w:p>
        </w:tc>
        <w:tc>
          <w:tcPr>
            <w:tcW w:w="963" w:type="dxa"/>
            <w:noWrap/>
          </w:tcPr>
          <w:p w14:paraId="42CE4DF2" w14:textId="77777777" w:rsidR="00FE7946" w:rsidRPr="00221C3E" w:rsidRDefault="00FE7946" w:rsidP="00D27F64"/>
        </w:tc>
        <w:tc>
          <w:tcPr>
            <w:tcW w:w="963" w:type="dxa"/>
            <w:noWrap/>
          </w:tcPr>
          <w:p w14:paraId="7F91249C" w14:textId="77777777" w:rsidR="00FE7946" w:rsidRPr="00221C3E" w:rsidRDefault="00FE7946" w:rsidP="00D27F64"/>
        </w:tc>
        <w:tc>
          <w:tcPr>
            <w:tcW w:w="963" w:type="dxa"/>
            <w:noWrap/>
          </w:tcPr>
          <w:p w14:paraId="7E3683DB" w14:textId="77777777" w:rsidR="00FE7946" w:rsidRPr="00FF55DF" w:rsidRDefault="00FE7946" w:rsidP="00D27F64">
            <w:pPr>
              <w:rPr>
                <w:b/>
                <w:bCs/>
              </w:rPr>
            </w:pPr>
          </w:p>
        </w:tc>
      </w:tr>
      <w:tr w:rsidR="00A93EC0" w:rsidRPr="00D27F64" w14:paraId="30BD6E38" w14:textId="77777777" w:rsidTr="00CA5128">
        <w:trPr>
          <w:trHeight w:val="318"/>
        </w:trPr>
        <w:tc>
          <w:tcPr>
            <w:tcW w:w="962" w:type="dxa"/>
            <w:noWrap/>
          </w:tcPr>
          <w:p w14:paraId="3E0519C1" w14:textId="1D15785B" w:rsidR="004A71E2" w:rsidRPr="004A71E2" w:rsidRDefault="004A71E2" w:rsidP="00D27F64">
            <w:r w:rsidRPr="004A71E2">
              <w:t>C1</w:t>
            </w:r>
            <w:r w:rsidR="00FE7946">
              <w:t>2</w:t>
            </w:r>
          </w:p>
        </w:tc>
        <w:tc>
          <w:tcPr>
            <w:tcW w:w="963" w:type="dxa"/>
            <w:noWrap/>
          </w:tcPr>
          <w:p w14:paraId="64B9E00C" w14:textId="368C957E" w:rsidR="004A71E2" w:rsidRPr="004A71E2" w:rsidRDefault="004A71E2" w:rsidP="00D27F64">
            <w:r w:rsidRPr="004A71E2">
              <w:t>Interesse</w:t>
            </w:r>
          </w:p>
        </w:tc>
        <w:tc>
          <w:tcPr>
            <w:tcW w:w="963" w:type="dxa"/>
            <w:noWrap/>
          </w:tcPr>
          <w:p w14:paraId="49D50B85" w14:textId="2D7BD96B" w:rsidR="004A71E2" w:rsidRPr="00221C3E" w:rsidRDefault="004A71E2" w:rsidP="00D27F64">
            <w:r w:rsidRPr="004B0B96">
              <w:rPr>
                <w:rFonts w:eastAsia="Times New Roman" w:cstheme="minorHAnsi"/>
                <w:color w:val="000000"/>
                <w:kern w:val="0"/>
                <w:szCs w:val="24"/>
                <w:lang w:val="en-US"/>
                <w14:ligatures w14:val="none"/>
              </w:rPr>
              <w:t>Output da sistema</w:t>
            </w:r>
          </w:p>
        </w:tc>
        <w:tc>
          <w:tcPr>
            <w:tcW w:w="963" w:type="dxa"/>
            <w:noWrap/>
          </w:tcPr>
          <w:p w14:paraId="0D27BB05" w14:textId="47F2B1D4" w:rsidR="004A71E2" w:rsidRPr="004A71E2" w:rsidRDefault="004A71E2" w:rsidP="00D27F64">
            <w:r w:rsidRPr="004A71E2">
              <w:t>No</w:t>
            </w:r>
          </w:p>
        </w:tc>
        <w:tc>
          <w:tcPr>
            <w:tcW w:w="963" w:type="dxa"/>
            <w:noWrap/>
          </w:tcPr>
          <w:p w14:paraId="483E7027" w14:textId="78548003" w:rsidR="004A71E2" w:rsidRPr="00D506BF" w:rsidRDefault="004A71E2" w:rsidP="00D27F64">
            <w:r w:rsidRPr="00D506BF">
              <w:t>S</w:t>
            </w:r>
            <w:r w:rsidR="00D506BF" w:rsidRPr="00D506BF">
              <w:t>ì</w:t>
            </w:r>
          </w:p>
        </w:tc>
        <w:tc>
          <w:tcPr>
            <w:tcW w:w="962" w:type="dxa"/>
            <w:noWrap/>
          </w:tcPr>
          <w:p w14:paraId="1E6170FF" w14:textId="258B77D3" w:rsidR="004A71E2" w:rsidRPr="00D506BF" w:rsidRDefault="00D506BF" w:rsidP="00D27F64">
            <w:r w:rsidRPr="00D506BF">
              <w:t>Lista valori</w:t>
            </w:r>
          </w:p>
        </w:tc>
        <w:tc>
          <w:tcPr>
            <w:tcW w:w="963" w:type="dxa"/>
            <w:noWrap/>
          </w:tcPr>
          <w:p w14:paraId="5200A3A9" w14:textId="77777777" w:rsidR="004A71E2" w:rsidRPr="00D506BF" w:rsidRDefault="00D506BF" w:rsidP="00D27F64">
            <w:r w:rsidRPr="00D506BF">
              <w:t xml:space="preserve">Da catalogo </w:t>
            </w:r>
          </w:p>
          <w:p w14:paraId="1B389E89" w14:textId="4AFBF29A" w:rsidR="00D506BF" w:rsidRPr="00221C3E" w:rsidRDefault="00D506BF" w:rsidP="00D27F64">
            <w:r w:rsidRPr="00D506BF">
              <w:t>prodotti</w:t>
            </w:r>
          </w:p>
        </w:tc>
        <w:tc>
          <w:tcPr>
            <w:tcW w:w="963" w:type="dxa"/>
            <w:noWrap/>
          </w:tcPr>
          <w:p w14:paraId="6626B493" w14:textId="77777777" w:rsidR="004A71E2" w:rsidRPr="00221C3E" w:rsidRDefault="004A71E2" w:rsidP="00D27F64"/>
        </w:tc>
        <w:tc>
          <w:tcPr>
            <w:tcW w:w="963" w:type="dxa"/>
            <w:noWrap/>
          </w:tcPr>
          <w:p w14:paraId="75EA5E31" w14:textId="77777777" w:rsidR="004A71E2" w:rsidRPr="00221C3E" w:rsidRDefault="004A71E2" w:rsidP="00D27F64"/>
        </w:tc>
        <w:tc>
          <w:tcPr>
            <w:tcW w:w="963" w:type="dxa"/>
            <w:noWrap/>
          </w:tcPr>
          <w:p w14:paraId="3B2C6221" w14:textId="77777777" w:rsidR="004A71E2" w:rsidRPr="00FF55DF" w:rsidRDefault="004A71E2" w:rsidP="00D27F64">
            <w:pPr>
              <w:rPr>
                <w:b/>
                <w:bCs/>
              </w:rPr>
            </w:pPr>
          </w:p>
        </w:tc>
      </w:tr>
      <w:tr w:rsidR="00A93EC0" w:rsidRPr="004D0819" w14:paraId="1CD5FBC1" w14:textId="77777777" w:rsidTr="00CA5128">
        <w:trPr>
          <w:trHeight w:val="318"/>
        </w:trPr>
        <w:tc>
          <w:tcPr>
            <w:tcW w:w="962" w:type="dxa"/>
            <w:noWrap/>
          </w:tcPr>
          <w:p w14:paraId="6C33C5FC" w14:textId="0D8FC267" w:rsidR="00D61D30" w:rsidRPr="004A71E2" w:rsidRDefault="00D61D30" w:rsidP="00D27F64">
            <w:r>
              <w:t>C</w:t>
            </w:r>
            <w:r w:rsidR="00FE7946">
              <w:t>13</w:t>
            </w:r>
          </w:p>
        </w:tc>
        <w:tc>
          <w:tcPr>
            <w:tcW w:w="963" w:type="dxa"/>
            <w:noWrap/>
          </w:tcPr>
          <w:p w14:paraId="193F4B76" w14:textId="09178333" w:rsidR="00D61D30" w:rsidRPr="004A71E2" w:rsidRDefault="00D61D30" w:rsidP="00D27F64">
            <w:r>
              <w:t>Lead</w:t>
            </w:r>
          </w:p>
        </w:tc>
        <w:tc>
          <w:tcPr>
            <w:tcW w:w="963" w:type="dxa"/>
            <w:noWrap/>
          </w:tcPr>
          <w:p w14:paraId="2C3EAB89" w14:textId="5DE16852" w:rsidR="00D61D30" w:rsidRPr="004B0B96" w:rsidRDefault="00D61D30" w:rsidP="00D27F64">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Output da sistema</w:t>
            </w:r>
          </w:p>
        </w:tc>
        <w:tc>
          <w:tcPr>
            <w:tcW w:w="963" w:type="dxa"/>
            <w:noWrap/>
          </w:tcPr>
          <w:p w14:paraId="7B476D0D" w14:textId="65977888" w:rsidR="00D61D30" w:rsidRPr="004A71E2" w:rsidRDefault="00D61D30" w:rsidP="00D27F64">
            <w:r>
              <w:t>No</w:t>
            </w:r>
          </w:p>
        </w:tc>
        <w:tc>
          <w:tcPr>
            <w:tcW w:w="963" w:type="dxa"/>
            <w:noWrap/>
          </w:tcPr>
          <w:p w14:paraId="7E2F7418" w14:textId="0513C231" w:rsidR="00D61D30" w:rsidRPr="00D506BF" w:rsidRDefault="00D61D30" w:rsidP="00D27F64">
            <w:r>
              <w:t>Sì</w:t>
            </w:r>
          </w:p>
        </w:tc>
        <w:tc>
          <w:tcPr>
            <w:tcW w:w="962" w:type="dxa"/>
            <w:noWrap/>
          </w:tcPr>
          <w:p w14:paraId="7D85BDF7" w14:textId="54B63465" w:rsidR="00D61D30" w:rsidRPr="00D506BF" w:rsidRDefault="00D61D30" w:rsidP="00D27F64">
            <w:r>
              <w:t>Lista valori</w:t>
            </w:r>
          </w:p>
        </w:tc>
        <w:tc>
          <w:tcPr>
            <w:tcW w:w="963" w:type="dxa"/>
            <w:noWrap/>
          </w:tcPr>
          <w:p w14:paraId="0ED5B9AD" w14:textId="6D04ED7E" w:rsidR="00D61D30" w:rsidRPr="00D61D30" w:rsidRDefault="00D61D30" w:rsidP="00D27F64">
            <w:pPr>
              <w:rPr>
                <w:lang w:val="it-IT"/>
              </w:rPr>
            </w:pPr>
            <w:r w:rsidRPr="004B0B96">
              <w:rPr>
                <w:rFonts w:eastAsia="Times New Roman" w:cstheme="minorHAnsi"/>
                <w:color w:val="000000"/>
                <w:kern w:val="0"/>
                <w:szCs w:val="24"/>
                <w:lang w:val="it-IT"/>
                <w14:ligatures w14:val="none"/>
              </w:rPr>
              <w:t>Da configurazione (“Classificazione di lead per flusso di origine”)</w:t>
            </w:r>
          </w:p>
        </w:tc>
        <w:tc>
          <w:tcPr>
            <w:tcW w:w="963" w:type="dxa"/>
            <w:noWrap/>
          </w:tcPr>
          <w:p w14:paraId="3840C896" w14:textId="77777777" w:rsidR="00D61D30" w:rsidRPr="00221C3E" w:rsidRDefault="00D61D30" w:rsidP="00D27F64">
            <w:pPr>
              <w:rPr>
                <w:lang w:val="it-IT"/>
              </w:rPr>
            </w:pPr>
          </w:p>
        </w:tc>
        <w:tc>
          <w:tcPr>
            <w:tcW w:w="963" w:type="dxa"/>
            <w:noWrap/>
          </w:tcPr>
          <w:p w14:paraId="285BF8D0" w14:textId="77777777" w:rsidR="00D61D30" w:rsidRPr="00221C3E" w:rsidRDefault="00D61D30" w:rsidP="00D27F64">
            <w:pPr>
              <w:rPr>
                <w:lang w:val="it-IT"/>
              </w:rPr>
            </w:pPr>
          </w:p>
        </w:tc>
        <w:tc>
          <w:tcPr>
            <w:tcW w:w="963" w:type="dxa"/>
            <w:noWrap/>
          </w:tcPr>
          <w:p w14:paraId="6B6500A0" w14:textId="77777777" w:rsidR="00D61D30" w:rsidRPr="00D61D30" w:rsidRDefault="00D61D30" w:rsidP="00D27F64">
            <w:pPr>
              <w:rPr>
                <w:b/>
                <w:bCs/>
                <w:lang w:val="it-IT"/>
              </w:rPr>
            </w:pPr>
          </w:p>
        </w:tc>
      </w:tr>
      <w:tr w:rsidR="00A93EC0" w:rsidRPr="00703F34" w14:paraId="0E64105F" w14:textId="77777777" w:rsidTr="00CA5128">
        <w:trPr>
          <w:trHeight w:val="318"/>
        </w:trPr>
        <w:tc>
          <w:tcPr>
            <w:tcW w:w="962" w:type="dxa"/>
            <w:noWrap/>
          </w:tcPr>
          <w:p w14:paraId="127E457B" w14:textId="165EAB9E" w:rsidR="00D61D30" w:rsidRDefault="00D61D30" w:rsidP="00D27F64">
            <w:r>
              <w:t>C</w:t>
            </w:r>
            <w:r w:rsidR="009353FB">
              <w:t>14</w:t>
            </w:r>
          </w:p>
        </w:tc>
        <w:tc>
          <w:tcPr>
            <w:tcW w:w="963" w:type="dxa"/>
            <w:noWrap/>
          </w:tcPr>
          <w:p w14:paraId="113C32A3" w14:textId="656E3926" w:rsidR="00D61D30" w:rsidRDefault="00D61D30" w:rsidP="00D27F64">
            <w:r>
              <w:t>Ultimo contatto</w:t>
            </w:r>
          </w:p>
        </w:tc>
        <w:tc>
          <w:tcPr>
            <w:tcW w:w="963" w:type="dxa"/>
            <w:noWrap/>
          </w:tcPr>
          <w:p w14:paraId="4D6F5E79" w14:textId="29322B2C" w:rsidR="00D61D30" w:rsidRPr="004B0B96" w:rsidRDefault="001754D8" w:rsidP="00D27F64">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Output da sistema</w:t>
            </w:r>
          </w:p>
        </w:tc>
        <w:tc>
          <w:tcPr>
            <w:tcW w:w="963" w:type="dxa"/>
            <w:noWrap/>
          </w:tcPr>
          <w:p w14:paraId="448817D5" w14:textId="34401B06" w:rsidR="00D61D30" w:rsidRDefault="001754D8" w:rsidP="00D27F64">
            <w:r>
              <w:t>No</w:t>
            </w:r>
          </w:p>
        </w:tc>
        <w:tc>
          <w:tcPr>
            <w:tcW w:w="963" w:type="dxa"/>
            <w:noWrap/>
          </w:tcPr>
          <w:p w14:paraId="340711FC" w14:textId="6A6BD6EB" w:rsidR="00D61D30" w:rsidRPr="009E1502" w:rsidRDefault="001754D8" w:rsidP="00D27F64">
            <w:pPr>
              <w:rPr>
                <w:lang w:val="it-IT"/>
              </w:rPr>
            </w:pPr>
            <w:r w:rsidRPr="009E1502">
              <w:rPr>
                <w:lang w:val="it-IT"/>
              </w:rPr>
              <w:t>Sì</w:t>
            </w:r>
            <w:r w:rsidR="007E1A22" w:rsidRPr="009E1502">
              <w:rPr>
                <w:lang w:val="it-IT"/>
              </w:rPr>
              <w:t xml:space="preserve"> (se</w:t>
            </w:r>
            <w:r w:rsidR="00B056D8">
              <w:rPr>
                <w:lang w:val="it-IT"/>
              </w:rPr>
              <w:t xml:space="preserve"> presente</w:t>
            </w:r>
            <w:r w:rsidR="00522C0D">
              <w:rPr>
                <w:lang w:val="it-IT"/>
              </w:rPr>
              <w:t>)</w:t>
            </w:r>
          </w:p>
        </w:tc>
        <w:tc>
          <w:tcPr>
            <w:tcW w:w="962" w:type="dxa"/>
            <w:noWrap/>
          </w:tcPr>
          <w:p w14:paraId="0E49AE97" w14:textId="38FA16F8" w:rsidR="00D61D30" w:rsidRPr="00703F34" w:rsidRDefault="00703F34" w:rsidP="00D27F64">
            <w:r w:rsidRPr="004B0B96">
              <w:rPr>
                <w:rFonts w:eastAsia="Times New Roman" w:cstheme="minorHAnsi"/>
                <w:color w:val="000000"/>
                <w:kern w:val="0"/>
                <w:szCs w:val="24"/>
                <w:lang w:val="en-US"/>
                <w14:ligatures w14:val="none"/>
              </w:rPr>
              <w:t>dd/MM/yyyy HH:mm</w:t>
            </w:r>
          </w:p>
        </w:tc>
        <w:tc>
          <w:tcPr>
            <w:tcW w:w="963" w:type="dxa"/>
            <w:noWrap/>
          </w:tcPr>
          <w:p w14:paraId="3BBB999E" w14:textId="1A3EDAA0" w:rsidR="00D61D30" w:rsidRPr="004B0B96" w:rsidRDefault="00703F34" w:rsidP="00D27F64">
            <w:pPr>
              <w:rPr>
                <w:rFonts w:eastAsia="Times New Roman" w:cstheme="minorHAnsi"/>
                <w:color w:val="000000"/>
                <w:kern w:val="0"/>
                <w:szCs w:val="24"/>
                <w14:ligatures w14:val="none"/>
              </w:rPr>
            </w:pPr>
            <w:r w:rsidRPr="004B0B96">
              <w:rPr>
                <w:rFonts w:eastAsia="Times New Roman" w:cstheme="minorHAnsi"/>
                <w:color w:val="000000"/>
                <w:kern w:val="0"/>
                <w:szCs w:val="24"/>
                <w:lang w:val="en-US"/>
                <w14:ligatures w14:val="none"/>
              </w:rPr>
              <w:t>Data e ora</w:t>
            </w:r>
          </w:p>
        </w:tc>
        <w:tc>
          <w:tcPr>
            <w:tcW w:w="963" w:type="dxa"/>
            <w:noWrap/>
          </w:tcPr>
          <w:p w14:paraId="2701162C" w14:textId="77777777" w:rsidR="00D61D30" w:rsidRPr="00221C3E" w:rsidRDefault="00D61D30" w:rsidP="00D27F64"/>
        </w:tc>
        <w:tc>
          <w:tcPr>
            <w:tcW w:w="963" w:type="dxa"/>
            <w:noWrap/>
          </w:tcPr>
          <w:p w14:paraId="6FBC4C4E" w14:textId="77777777" w:rsidR="00D61D30" w:rsidRPr="00221C3E" w:rsidRDefault="00D61D30" w:rsidP="00D27F64"/>
        </w:tc>
        <w:tc>
          <w:tcPr>
            <w:tcW w:w="963" w:type="dxa"/>
            <w:noWrap/>
          </w:tcPr>
          <w:p w14:paraId="25C840A0" w14:textId="77777777" w:rsidR="00D61D30" w:rsidRPr="00703F34" w:rsidRDefault="00D61D30" w:rsidP="00D27F64">
            <w:pPr>
              <w:rPr>
                <w:b/>
                <w:bCs/>
              </w:rPr>
            </w:pPr>
          </w:p>
        </w:tc>
      </w:tr>
      <w:tr w:rsidR="00A93EC0" w:rsidRPr="00D61D30" w14:paraId="1D0792FD" w14:textId="77777777" w:rsidTr="00CA5128">
        <w:trPr>
          <w:trHeight w:val="318"/>
        </w:trPr>
        <w:tc>
          <w:tcPr>
            <w:tcW w:w="962" w:type="dxa"/>
            <w:noWrap/>
          </w:tcPr>
          <w:p w14:paraId="0818BB0C" w14:textId="56DD0815" w:rsidR="00D61D30" w:rsidRDefault="00D61D30" w:rsidP="00D27F64">
            <w:r>
              <w:t>C</w:t>
            </w:r>
            <w:r w:rsidR="009353FB">
              <w:t>15</w:t>
            </w:r>
          </w:p>
        </w:tc>
        <w:tc>
          <w:tcPr>
            <w:tcW w:w="963" w:type="dxa"/>
            <w:noWrap/>
          </w:tcPr>
          <w:p w14:paraId="37CC7701" w14:textId="5DAF3CE8" w:rsidR="00D61D30" w:rsidRDefault="00D61D30" w:rsidP="00D27F64">
            <w:r>
              <w:t>Temperat</w:t>
            </w:r>
            <w:r w:rsidR="004C73DF">
              <w:t>ura</w:t>
            </w:r>
          </w:p>
        </w:tc>
        <w:tc>
          <w:tcPr>
            <w:tcW w:w="963" w:type="dxa"/>
            <w:noWrap/>
          </w:tcPr>
          <w:p w14:paraId="39FE2B51" w14:textId="04AF08F6" w:rsidR="00D61D30" w:rsidRPr="004B0B96" w:rsidRDefault="001754D8" w:rsidP="00D27F64">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Output da sistema</w:t>
            </w:r>
          </w:p>
        </w:tc>
        <w:tc>
          <w:tcPr>
            <w:tcW w:w="963" w:type="dxa"/>
            <w:noWrap/>
          </w:tcPr>
          <w:p w14:paraId="66D0A6FA" w14:textId="76ED9A36" w:rsidR="00D61D30" w:rsidRDefault="001754D8" w:rsidP="00D27F64">
            <w:r>
              <w:t>No</w:t>
            </w:r>
          </w:p>
        </w:tc>
        <w:tc>
          <w:tcPr>
            <w:tcW w:w="963" w:type="dxa"/>
            <w:noWrap/>
          </w:tcPr>
          <w:p w14:paraId="6DA2BBE1" w14:textId="0E1E8630" w:rsidR="00D61D30" w:rsidRDefault="001754D8" w:rsidP="00D27F64">
            <w:r>
              <w:t>Sì</w:t>
            </w:r>
          </w:p>
        </w:tc>
        <w:tc>
          <w:tcPr>
            <w:tcW w:w="962" w:type="dxa"/>
            <w:noWrap/>
          </w:tcPr>
          <w:p w14:paraId="170E98A2" w14:textId="4214D3B9" w:rsidR="00D61D30" w:rsidRDefault="001754D8" w:rsidP="00D27F64">
            <w:r>
              <w:t>Lista valori</w:t>
            </w:r>
          </w:p>
        </w:tc>
        <w:tc>
          <w:tcPr>
            <w:tcW w:w="963" w:type="dxa"/>
            <w:noWrap/>
          </w:tcPr>
          <w:p w14:paraId="260235ED" w14:textId="720BBB2A" w:rsidR="00D61D30" w:rsidRPr="004B0B96" w:rsidRDefault="001754D8" w:rsidP="00D27F64">
            <w:pPr>
              <w:rPr>
                <w:rFonts w:eastAsia="Times New Roman" w:cstheme="minorHAnsi"/>
                <w:color w:val="000000"/>
                <w:kern w:val="0"/>
                <w:szCs w:val="24"/>
                <w:lang w:val="it-IT"/>
                <w14:ligatures w14:val="none"/>
              </w:rPr>
            </w:pPr>
            <w:r w:rsidRPr="00FF55DF">
              <w:rPr>
                <w:bCs/>
              </w:rPr>
              <w:t>“Caldo”, “Tiepido”, “Freddo</w:t>
            </w:r>
          </w:p>
        </w:tc>
        <w:tc>
          <w:tcPr>
            <w:tcW w:w="963" w:type="dxa"/>
            <w:noWrap/>
          </w:tcPr>
          <w:p w14:paraId="3DDB8BFB" w14:textId="77777777" w:rsidR="00D61D30" w:rsidRPr="00D61D30" w:rsidRDefault="00D61D30" w:rsidP="00D27F64">
            <w:pPr>
              <w:rPr>
                <w:b/>
                <w:bCs/>
                <w:lang w:val="it-IT"/>
              </w:rPr>
            </w:pPr>
          </w:p>
        </w:tc>
        <w:tc>
          <w:tcPr>
            <w:tcW w:w="963" w:type="dxa"/>
            <w:noWrap/>
          </w:tcPr>
          <w:p w14:paraId="2A95EF95" w14:textId="77777777" w:rsidR="00D61D30" w:rsidRPr="00D61D30" w:rsidRDefault="00D61D30" w:rsidP="00D27F64">
            <w:pPr>
              <w:rPr>
                <w:b/>
                <w:bCs/>
                <w:lang w:val="it-IT"/>
              </w:rPr>
            </w:pPr>
          </w:p>
        </w:tc>
        <w:tc>
          <w:tcPr>
            <w:tcW w:w="963" w:type="dxa"/>
            <w:noWrap/>
          </w:tcPr>
          <w:p w14:paraId="5514E0F9" w14:textId="77777777" w:rsidR="00D61D30" w:rsidRPr="00D61D30" w:rsidRDefault="00D61D30" w:rsidP="00D27F64">
            <w:pPr>
              <w:rPr>
                <w:b/>
                <w:bCs/>
                <w:lang w:val="it-IT"/>
              </w:rPr>
            </w:pPr>
          </w:p>
        </w:tc>
      </w:tr>
      <w:tr w:rsidR="00A93EC0" w:rsidRPr="00D27F64" w14:paraId="1B16CD44" w14:textId="77777777" w:rsidTr="00CA5128">
        <w:trPr>
          <w:trHeight w:val="318"/>
        </w:trPr>
        <w:tc>
          <w:tcPr>
            <w:tcW w:w="962" w:type="dxa"/>
            <w:noWrap/>
          </w:tcPr>
          <w:p w14:paraId="3C8FA256" w14:textId="7444B27F" w:rsidR="00237DE6" w:rsidRPr="004B0B96" w:rsidRDefault="009353FB" w:rsidP="00D27F64">
            <w:pPr>
              <w:rPr>
                <w:rFonts w:eastAsia="Times New Roman" w:cstheme="minorHAnsi"/>
                <w:color w:val="000000"/>
                <w:kern w:val="0"/>
                <w:szCs w:val="24"/>
                <w:lang w:val="en-US"/>
                <w14:ligatures w14:val="none"/>
              </w:rPr>
            </w:pPr>
            <w:r>
              <w:rPr>
                <w:rFonts w:eastAsia="Times New Roman" w:cstheme="minorHAnsi"/>
                <w:color w:val="000000"/>
                <w:kern w:val="0"/>
                <w:szCs w:val="24"/>
                <w:lang w:val="en-US"/>
                <w14:ligatures w14:val="none"/>
              </w:rPr>
              <w:t>C16- C19- C23</w:t>
            </w:r>
          </w:p>
        </w:tc>
        <w:tc>
          <w:tcPr>
            <w:tcW w:w="963" w:type="dxa"/>
            <w:noWrap/>
          </w:tcPr>
          <w:p w14:paraId="6D538206" w14:textId="7347504B" w:rsidR="00237DE6" w:rsidRPr="004B0B96" w:rsidRDefault="00237DE6" w:rsidP="00D27F64">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Prodotto</w:t>
            </w:r>
          </w:p>
        </w:tc>
        <w:tc>
          <w:tcPr>
            <w:tcW w:w="963" w:type="dxa"/>
            <w:noWrap/>
          </w:tcPr>
          <w:p w14:paraId="37B016A4" w14:textId="660E7722" w:rsidR="00237DE6" w:rsidRPr="004B0B96" w:rsidRDefault="00C91588" w:rsidP="00D27F64">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Output da sistema</w:t>
            </w:r>
          </w:p>
        </w:tc>
        <w:tc>
          <w:tcPr>
            <w:tcW w:w="963" w:type="dxa"/>
            <w:noWrap/>
          </w:tcPr>
          <w:p w14:paraId="79617228" w14:textId="5D2EC1AA" w:rsidR="00237DE6" w:rsidRPr="004B0B96" w:rsidRDefault="00C627C7" w:rsidP="00D27F64">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No</w:t>
            </w:r>
          </w:p>
        </w:tc>
        <w:tc>
          <w:tcPr>
            <w:tcW w:w="963" w:type="dxa"/>
            <w:noWrap/>
          </w:tcPr>
          <w:p w14:paraId="2A656DE8" w14:textId="595A43CD" w:rsidR="00237DE6" w:rsidRPr="004B0B96" w:rsidRDefault="00C627C7" w:rsidP="00D27F64">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Sì</w:t>
            </w:r>
          </w:p>
        </w:tc>
        <w:tc>
          <w:tcPr>
            <w:tcW w:w="962" w:type="dxa"/>
            <w:noWrap/>
          </w:tcPr>
          <w:p w14:paraId="10361D0C" w14:textId="699ED4C7" w:rsidR="00237DE6" w:rsidRPr="004B0B96" w:rsidRDefault="00C627C7" w:rsidP="00D27F64">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Lista valori</w:t>
            </w:r>
          </w:p>
        </w:tc>
        <w:tc>
          <w:tcPr>
            <w:tcW w:w="963" w:type="dxa"/>
            <w:noWrap/>
          </w:tcPr>
          <w:p w14:paraId="5562D619" w14:textId="77777777" w:rsidR="00574A78" w:rsidRPr="00D506BF" w:rsidRDefault="00574A78" w:rsidP="00574A78">
            <w:r w:rsidRPr="00D506BF">
              <w:t xml:space="preserve">Da catalogo </w:t>
            </w:r>
          </w:p>
          <w:p w14:paraId="07051EF1" w14:textId="4BBC50C7" w:rsidR="00237DE6" w:rsidRPr="004B0B96" w:rsidRDefault="00574A78" w:rsidP="00574A78">
            <w:pPr>
              <w:rPr>
                <w:rFonts w:eastAsia="Times New Roman" w:cstheme="minorHAnsi"/>
                <w:color w:val="000000"/>
                <w:kern w:val="0"/>
                <w:szCs w:val="24"/>
                <w:lang w:val="en-US"/>
                <w14:ligatures w14:val="none"/>
              </w:rPr>
            </w:pPr>
            <w:r w:rsidRPr="00D506BF">
              <w:t>prodotti</w:t>
            </w:r>
          </w:p>
        </w:tc>
        <w:tc>
          <w:tcPr>
            <w:tcW w:w="963" w:type="dxa"/>
            <w:noWrap/>
          </w:tcPr>
          <w:p w14:paraId="6A80C543" w14:textId="77777777" w:rsidR="00237DE6" w:rsidRPr="004B0B96" w:rsidRDefault="00237DE6" w:rsidP="00D27F64">
            <w:pPr>
              <w:rPr>
                <w:rFonts w:eastAsia="Times New Roman" w:cstheme="minorHAnsi"/>
                <w:color w:val="000000"/>
                <w:kern w:val="0"/>
                <w:szCs w:val="24"/>
                <w:lang w:val="en-US"/>
                <w14:ligatures w14:val="none"/>
              </w:rPr>
            </w:pPr>
          </w:p>
        </w:tc>
        <w:tc>
          <w:tcPr>
            <w:tcW w:w="963" w:type="dxa"/>
            <w:noWrap/>
          </w:tcPr>
          <w:p w14:paraId="691C80A4" w14:textId="77777777" w:rsidR="00237DE6" w:rsidRPr="00D27F64" w:rsidRDefault="00237DE6" w:rsidP="00D27F64">
            <w:pPr>
              <w:rPr>
                <w:rFonts w:ascii="Aptos Narrow" w:eastAsia="Times New Roman" w:hAnsi="Aptos Narrow" w:cs="Times New Roman"/>
                <w:color w:val="000000"/>
                <w:kern w:val="0"/>
                <w:szCs w:val="24"/>
                <w:lang w:val="en-US"/>
                <w14:ligatures w14:val="none"/>
              </w:rPr>
            </w:pPr>
          </w:p>
        </w:tc>
        <w:tc>
          <w:tcPr>
            <w:tcW w:w="963" w:type="dxa"/>
            <w:noWrap/>
          </w:tcPr>
          <w:p w14:paraId="0580039A" w14:textId="77777777" w:rsidR="00237DE6" w:rsidRPr="00D27F64" w:rsidRDefault="00237DE6" w:rsidP="00D27F64">
            <w:pPr>
              <w:rPr>
                <w:rFonts w:ascii="Aptos Narrow" w:eastAsia="Times New Roman" w:hAnsi="Aptos Narrow" w:cs="Times New Roman"/>
                <w:color w:val="000000"/>
                <w:kern w:val="0"/>
                <w:szCs w:val="24"/>
                <w:lang w:val="en-US"/>
                <w14:ligatures w14:val="none"/>
              </w:rPr>
            </w:pPr>
          </w:p>
        </w:tc>
      </w:tr>
      <w:tr w:rsidR="00A93EC0" w:rsidRPr="00D27F64" w14:paraId="784F3A60" w14:textId="77777777" w:rsidTr="00CA5128">
        <w:trPr>
          <w:trHeight w:val="318"/>
        </w:trPr>
        <w:tc>
          <w:tcPr>
            <w:tcW w:w="962" w:type="dxa"/>
            <w:noWrap/>
          </w:tcPr>
          <w:p w14:paraId="567A4DEB" w14:textId="4D7E9C7A" w:rsidR="00574A78" w:rsidRPr="004B0B96" w:rsidRDefault="00574A78" w:rsidP="00574A78">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C</w:t>
            </w:r>
            <w:r w:rsidR="009353FB">
              <w:rPr>
                <w:rFonts w:eastAsia="Times New Roman" w:cstheme="minorHAnsi"/>
                <w:color w:val="000000"/>
                <w:kern w:val="0"/>
                <w:szCs w:val="24"/>
                <w:lang w:val="en-US"/>
                <w14:ligatures w14:val="none"/>
              </w:rPr>
              <w:t>17</w:t>
            </w:r>
          </w:p>
        </w:tc>
        <w:tc>
          <w:tcPr>
            <w:tcW w:w="963" w:type="dxa"/>
            <w:noWrap/>
          </w:tcPr>
          <w:p w14:paraId="2D0C0232" w14:textId="22A4ACB2" w:rsidR="00574A78" w:rsidRPr="004B0B96" w:rsidRDefault="00574A78" w:rsidP="00574A78">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Data di creazione</w:t>
            </w:r>
          </w:p>
        </w:tc>
        <w:tc>
          <w:tcPr>
            <w:tcW w:w="963" w:type="dxa"/>
            <w:noWrap/>
          </w:tcPr>
          <w:p w14:paraId="40BCF921" w14:textId="53FD452B" w:rsidR="00574A78" w:rsidRPr="004B0B96" w:rsidRDefault="00574A78" w:rsidP="00574A78">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Output da sistema</w:t>
            </w:r>
          </w:p>
        </w:tc>
        <w:tc>
          <w:tcPr>
            <w:tcW w:w="963" w:type="dxa"/>
            <w:noWrap/>
          </w:tcPr>
          <w:p w14:paraId="2CAE2CF9" w14:textId="552D4358" w:rsidR="00574A78" w:rsidRPr="004B0B96" w:rsidRDefault="00FB723A" w:rsidP="00574A78">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No</w:t>
            </w:r>
          </w:p>
        </w:tc>
        <w:tc>
          <w:tcPr>
            <w:tcW w:w="963" w:type="dxa"/>
            <w:noWrap/>
          </w:tcPr>
          <w:p w14:paraId="310018F6" w14:textId="71C7ABF4" w:rsidR="00574A78" w:rsidRPr="004B0B96" w:rsidRDefault="00FB723A" w:rsidP="00574A78">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Sì</w:t>
            </w:r>
          </w:p>
        </w:tc>
        <w:tc>
          <w:tcPr>
            <w:tcW w:w="962" w:type="dxa"/>
            <w:noWrap/>
          </w:tcPr>
          <w:p w14:paraId="6BCA5A4D" w14:textId="24CE2827" w:rsidR="00574A78" w:rsidRPr="004B0B96" w:rsidRDefault="00C627C7" w:rsidP="00574A78">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dd/MM/yyyy</w:t>
            </w:r>
          </w:p>
        </w:tc>
        <w:tc>
          <w:tcPr>
            <w:tcW w:w="963" w:type="dxa"/>
            <w:noWrap/>
          </w:tcPr>
          <w:p w14:paraId="4CF71A02" w14:textId="4CCC8ECD" w:rsidR="00574A78" w:rsidRPr="004B0B96" w:rsidRDefault="00C627C7" w:rsidP="00574A78">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Data valida</w:t>
            </w:r>
          </w:p>
        </w:tc>
        <w:tc>
          <w:tcPr>
            <w:tcW w:w="963" w:type="dxa"/>
            <w:noWrap/>
          </w:tcPr>
          <w:p w14:paraId="3EAD9711" w14:textId="5E8F222B" w:rsidR="00574A78" w:rsidRPr="004B0B96" w:rsidRDefault="00574A78" w:rsidP="00574A78">
            <w:pPr>
              <w:rPr>
                <w:rFonts w:eastAsia="Times New Roman" w:cstheme="minorHAnsi"/>
                <w:color w:val="000000"/>
                <w:kern w:val="0"/>
                <w:szCs w:val="24"/>
                <w:lang w:val="en-US"/>
                <w14:ligatures w14:val="none"/>
              </w:rPr>
            </w:pPr>
          </w:p>
        </w:tc>
        <w:tc>
          <w:tcPr>
            <w:tcW w:w="963" w:type="dxa"/>
            <w:noWrap/>
          </w:tcPr>
          <w:p w14:paraId="248946F0" w14:textId="77777777" w:rsidR="00574A78" w:rsidRPr="00D27F64" w:rsidRDefault="00574A78" w:rsidP="00574A78">
            <w:pPr>
              <w:rPr>
                <w:rFonts w:ascii="Aptos Narrow" w:eastAsia="Times New Roman" w:hAnsi="Aptos Narrow" w:cs="Times New Roman"/>
                <w:color w:val="000000"/>
                <w:kern w:val="0"/>
                <w:szCs w:val="24"/>
                <w:lang w:val="en-US"/>
                <w14:ligatures w14:val="none"/>
              </w:rPr>
            </w:pPr>
          </w:p>
        </w:tc>
        <w:tc>
          <w:tcPr>
            <w:tcW w:w="963" w:type="dxa"/>
            <w:noWrap/>
          </w:tcPr>
          <w:p w14:paraId="41731DE9" w14:textId="77777777" w:rsidR="00574A78" w:rsidRPr="00D27F64" w:rsidRDefault="00574A78" w:rsidP="00574A78">
            <w:pPr>
              <w:rPr>
                <w:rFonts w:ascii="Aptos Narrow" w:eastAsia="Times New Roman" w:hAnsi="Aptos Narrow" w:cs="Times New Roman"/>
                <w:color w:val="000000"/>
                <w:kern w:val="0"/>
                <w:szCs w:val="24"/>
                <w:lang w:val="en-US"/>
                <w14:ligatures w14:val="none"/>
              </w:rPr>
            </w:pPr>
          </w:p>
        </w:tc>
      </w:tr>
      <w:tr w:rsidR="00A93EC0" w:rsidRPr="00D27F64" w14:paraId="766FD5ED" w14:textId="77777777" w:rsidTr="00CA5128">
        <w:trPr>
          <w:trHeight w:val="318"/>
        </w:trPr>
        <w:tc>
          <w:tcPr>
            <w:tcW w:w="962" w:type="dxa"/>
            <w:noWrap/>
          </w:tcPr>
          <w:p w14:paraId="6D13692D" w14:textId="7DF60E4D" w:rsidR="00574A78" w:rsidRPr="004B0B96" w:rsidRDefault="00574A78" w:rsidP="00574A78">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C</w:t>
            </w:r>
            <w:r w:rsidR="009353FB">
              <w:rPr>
                <w:rFonts w:eastAsia="Times New Roman" w:cstheme="minorHAnsi"/>
                <w:color w:val="000000"/>
                <w:kern w:val="0"/>
                <w:szCs w:val="24"/>
                <w:lang w:val="en-US"/>
                <w14:ligatures w14:val="none"/>
              </w:rPr>
              <w:t>18</w:t>
            </w:r>
          </w:p>
        </w:tc>
        <w:tc>
          <w:tcPr>
            <w:tcW w:w="963" w:type="dxa"/>
            <w:noWrap/>
          </w:tcPr>
          <w:p w14:paraId="1CB6E4C0" w14:textId="0B020D2C" w:rsidR="00574A78" w:rsidRPr="004B0B96" w:rsidRDefault="00574A78" w:rsidP="00574A78">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Orario di creazione</w:t>
            </w:r>
          </w:p>
        </w:tc>
        <w:tc>
          <w:tcPr>
            <w:tcW w:w="963" w:type="dxa"/>
            <w:noWrap/>
          </w:tcPr>
          <w:p w14:paraId="2F7267E7" w14:textId="36535917" w:rsidR="00574A78" w:rsidRPr="004B0B96" w:rsidRDefault="00574A78" w:rsidP="00574A78">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Output da sistema</w:t>
            </w:r>
          </w:p>
        </w:tc>
        <w:tc>
          <w:tcPr>
            <w:tcW w:w="963" w:type="dxa"/>
            <w:noWrap/>
          </w:tcPr>
          <w:p w14:paraId="5308CDB4" w14:textId="71F5D488" w:rsidR="00574A78" w:rsidRPr="004B0B96" w:rsidRDefault="00C627C7" w:rsidP="00574A78">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No</w:t>
            </w:r>
          </w:p>
        </w:tc>
        <w:tc>
          <w:tcPr>
            <w:tcW w:w="963" w:type="dxa"/>
            <w:noWrap/>
          </w:tcPr>
          <w:p w14:paraId="13C8427E" w14:textId="2463120A" w:rsidR="00574A78" w:rsidRPr="004B0B96" w:rsidRDefault="00C627C7" w:rsidP="00574A78">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Sì</w:t>
            </w:r>
          </w:p>
        </w:tc>
        <w:tc>
          <w:tcPr>
            <w:tcW w:w="962" w:type="dxa"/>
            <w:noWrap/>
          </w:tcPr>
          <w:p w14:paraId="04AB95EC" w14:textId="466F5408" w:rsidR="00574A78" w:rsidRPr="004B0B96" w:rsidRDefault="00C627C7" w:rsidP="00574A78">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HH:mm</w:t>
            </w:r>
          </w:p>
        </w:tc>
        <w:tc>
          <w:tcPr>
            <w:tcW w:w="963" w:type="dxa"/>
            <w:noWrap/>
          </w:tcPr>
          <w:p w14:paraId="45A33069" w14:textId="5457EA39" w:rsidR="00574A78" w:rsidRPr="004B0B96" w:rsidRDefault="00C627C7" w:rsidP="00574A78">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Ora valida</w:t>
            </w:r>
          </w:p>
        </w:tc>
        <w:tc>
          <w:tcPr>
            <w:tcW w:w="963" w:type="dxa"/>
            <w:noWrap/>
          </w:tcPr>
          <w:p w14:paraId="20851665" w14:textId="4BC17D40" w:rsidR="00574A78" w:rsidRPr="004B0B96" w:rsidRDefault="00574A78" w:rsidP="00574A78">
            <w:pPr>
              <w:rPr>
                <w:rFonts w:eastAsia="Times New Roman" w:cstheme="minorHAnsi"/>
                <w:color w:val="000000"/>
                <w:kern w:val="0"/>
                <w:szCs w:val="24"/>
                <w:lang w:val="en-US"/>
                <w14:ligatures w14:val="none"/>
              </w:rPr>
            </w:pPr>
          </w:p>
        </w:tc>
        <w:tc>
          <w:tcPr>
            <w:tcW w:w="963" w:type="dxa"/>
            <w:noWrap/>
          </w:tcPr>
          <w:p w14:paraId="2CB8E9E6" w14:textId="77777777" w:rsidR="00574A78" w:rsidRPr="00D27F64" w:rsidRDefault="00574A78" w:rsidP="00574A78">
            <w:pPr>
              <w:rPr>
                <w:rFonts w:ascii="Aptos Narrow" w:eastAsia="Times New Roman" w:hAnsi="Aptos Narrow" w:cs="Times New Roman"/>
                <w:color w:val="000000"/>
                <w:kern w:val="0"/>
                <w:szCs w:val="24"/>
                <w:lang w:val="en-US"/>
                <w14:ligatures w14:val="none"/>
              </w:rPr>
            </w:pPr>
          </w:p>
        </w:tc>
        <w:tc>
          <w:tcPr>
            <w:tcW w:w="963" w:type="dxa"/>
            <w:noWrap/>
          </w:tcPr>
          <w:p w14:paraId="4CF1E1CA" w14:textId="77777777" w:rsidR="00574A78" w:rsidRPr="00D27F64" w:rsidRDefault="00574A78" w:rsidP="00574A78">
            <w:pPr>
              <w:rPr>
                <w:rFonts w:ascii="Aptos Narrow" w:eastAsia="Times New Roman" w:hAnsi="Aptos Narrow" w:cs="Times New Roman"/>
                <w:color w:val="000000"/>
                <w:kern w:val="0"/>
                <w:szCs w:val="24"/>
                <w:lang w:val="en-US"/>
                <w14:ligatures w14:val="none"/>
              </w:rPr>
            </w:pPr>
          </w:p>
        </w:tc>
      </w:tr>
      <w:tr w:rsidR="00A93EC0" w:rsidRPr="004D0819" w14:paraId="0B19CE12" w14:textId="77777777" w:rsidTr="00CA5128">
        <w:trPr>
          <w:trHeight w:val="318"/>
        </w:trPr>
        <w:tc>
          <w:tcPr>
            <w:tcW w:w="962" w:type="dxa"/>
            <w:noWrap/>
          </w:tcPr>
          <w:p w14:paraId="46CDF1A5" w14:textId="41F29213" w:rsidR="0023439E" w:rsidRPr="004B0B96" w:rsidRDefault="0023439E" w:rsidP="0023439E">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C</w:t>
            </w:r>
            <w:r w:rsidR="009353FB">
              <w:rPr>
                <w:rFonts w:eastAsia="Times New Roman" w:cstheme="minorHAnsi"/>
                <w:color w:val="000000"/>
                <w:kern w:val="0"/>
                <w:szCs w:val="24"/>
                <w:lang w:val="en-US"/>
                <w14:ligatures w14:val="none"/>
              </w:rPr>
              <w:t>20</w:t>
            </w:r>
          </w:p>
        </w:tc>
        <w:tc>
          <w:tcPr>
            <w:tcW w:w="963" w:type="dxa"/>
            <w:noWrap/>
          </w:tcPr>
          <w:p w14:paraId="65BC14B7" w14:textId="5AB35617" w:rsidR="0023439E" w:rsidRPr="004B0B96" w:rsidRDefault="0023439E" w:rsidP="0023439E">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Interazione</w:t>
            </w:r>
          </w:p>
        </w:tc>
        <w:tc>
          <w:tcPr>
            <w:tcW w:w="963" w:type="dxa"/>
            <w:noWrap/>
          </w:tcPr>
          <w:p w14:paraId="7B739F25" w14:textId="2ADDBF8F" w:rsidR="0023439E" w:rsidRPr="004B0B96" w:rsidRDefault="0023439E" w:rsidP="0023439E">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Output da sistema</w:t>
            </w:r>
          </w:p>
        </w:tc>
        <w:tc>
          <w:tcPr>
            <w:tcW w:w="963" w:type="dxa"/>
            <w:noWrap/>
          </w:tcPr>
          <w:p w14:paraId="1DAD5983" w14:textId="7CB91E15" w:rsidR="0023439E" w:rsidRPr="004B0B96" w:rsidRDefault="0023439E" w:rsidP="0023439E">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No</w:t>
            </w:r>
          </w:p>
        </w:tc>
        <w:tc>
          <w:tcPr>
            <w:tcW w:w="963" w:type="dxa"/>
            <w:noWrap/>
          </w:tcPr>
          <w:p w14:paraId="1E4FAEDD" w14:textId="6209410A" w:rsidR="0023439E" w:rsidRPr="004B0B96" w:rsidRDefault="0023439E" w:rsidP="0023439E">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Sì</w:t>
            </w:r>
          </w:p>
        </w:tc>
        <w:tc>
          <w:tcPr>
            <w:tcW w:w="962" w:type="dxa"/>
            <w:noWrap/>
          </w:tcPr>
          <w:p w14:paraId="71F41791" w14:textId="5618F644" w:rsidR="0023439E" w:rsidRPr="004B0B96" w:rsidRDefault="0064703B" w:rsidP="0023439E">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Lista valori</w:t>
            </w:r>
          </w:p>
        </w:tc>
        <w:tc>
          <w:tcPr>
            <w:tcW w:w="963" w:type="dxa"/>
            <w:noWrap/>
          </w:tcPr>
          <w:p w14:paraId="3C391A39" w14:textId="27E79A59" w:rsidR="0023439E" w:rsidRPr="007B030F" w:rsidRDefault="0064703B" w:rsidP="0023439E">
            <w:pPr>
              <w:rPr>
                <w:rFonts w:eastAsia="Times New Roman"/>
                <w:color w:val="000000"/>
                <w:kern w:val="0"/>
                <w:lang w:val="it-IT"/>
                <w14:ligatures w14:val="none"/>
              </w:rPr>
            </w:pPr>
            <w:r w:rsidRPr="007B030F">
              <w:rPr>
                <w:lang w:val="it-IT"/>
              </w:rPr>
              <w:t>“Telefonata/distanza”, “In filiale”, “Presso cliente”</w:t>
            </w:r>
          </w:p>
        </w:tc>
        <w:tc>
          <w:tcPr>
            <w:tcW w:w="963" w:type="dxa"/>
            <w:noWrap/>
          </w:tcPr>
          <w:p w14:paraId="75AFE2FB" w14:textId="77777777" w:rsidR="0023439E" w:rsidRPr="004B0B96" w:rsidRDefault="0023439E" w:rsidP="0023439E">
            <w:pPr>
              <w:rPr>
                <w:rFonts w:eastAsia="Times New Roman" w:cstheme="minorHAnsi"/>
                <w:color w:val="000000"/>
                <w:kern w:val="0"/>
                <w:szCs w:val="24"/>
                <w:lang w:val="it-IT"/>
                <w14:ligatures w14:val="none"/>
              </w:rPr>
            </w:pPr>
          </w:p>
        </w:tc>
        <w:tc>
          <w:tcPr>
            <w:tcW w:w="963" w:type="dxa"/>
            <w:noWrap/>
          </w:tcPr>
          <w:p w14:paraId="77A3B50F" w14:textId="77777777" w:rsidR="0023439E" w:rsidRPr="0064703B" w:rsidRDefault="0023439E" w:rsidP="0023439E">
            <w:pPr>
              <w:rPr>
                <w:rFonts w:ascii="Aptos Narrow" w:eastAsia="Times New Roman" w:hAnsi="Aptos Narrow" w:cs="Times New Roman"/>
                <w:color w:val="000000"/>
                <w:kern w:val="0"/>
                <w:szCs w:val="24"/>
                <w:lang w:val="it-IT"/>
                <w14:ligatures w14:val="none"/>
              </w:rPr>
            </w:pPr>
          </w:p>
        </w:tc>
        <w:tc>
          <w:tcPr>
            <w:tcW w:w="963" w:type="dxa"/>
            <w:noWrap/>
          </w:tcPr>
          <w:p w14:paraId="5E6606A5" w14:textId="77777777" w:rsidR="0023439E" w:rsidRPr="0064703B" w:rsidRDefault="0023439E" w:rsidP="0023439E">
            <w:pPr>
              <w:rPr>
                <w:rFonts w:ascii="Aptos Narrow" w:eastAsia="Times New Roman" w:hAnsi="Aptos Narrow" w:cs="Times New Roman"/>
                <w:color w:val="000000"/>
                <w:kern w:val="0"/>
                <w:szCs w:val="24"/>
                <w:lang w:val="it-IT"/>
                <w14:ligatures w14:val="none"/>
              </w:rPr>
            </w:pPr>
          </w:p>
        </w:tc>
      </w:tr>
      <w:tr w:rsidR="00A93EC0" w:rsidRPr="00D27F64" w14:paraId="2A720C8A" w14:textId="77777777" w:rsidTr="00CA5128">
        <w:trPr>
          <w:trHeight w:val="318"/>
        </w:trPr>
        <w:tc>
          <w:tcPr>
            <w:tcW w:w="962" w:type="dxa"/>
            <w:noWrap/>
          </w:tcPr>
          <w:p w14:paraId="7C8DF7F8" w14:textId="0FE3928F" w:rsidR="0023439E" w:rsidRPr="004B0B96" w:rsidRDefault="0023439E" w:rsidP="0023439E">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C</w:t>
            </w:r>
            <w:r w:rsidR="009353FB">
              <w:rPr>
                <w:rFonts w:eastAsia="Times New Roman" w:cstheme="minorHAnsi"/>
                <w:color w:val="000000"/>
                <w:kern w:val="0"/>
                <w:szCs w:val="24"/>
                <w:lang w:val="en-US"/>
                <w14:ligatures w14:val="none"/>
              </w:rPr>
              <w:t>21</w:t>
            </w:r>
          </w:p>
        </w:tc>
        <w:tc>
          <w:tcPr>
            <w:tcW w:w="963" w:type="dxa"/>
            <w:noWrap/>
          </w:tcPr>
          <w:p w14:paraId="6D6ECCF1" w14:textId="4BB778B6" w:rsidR="0023439E" w:rsidRPr="004B0B96" w:rsidRDefault="0023439E" w:rsidP="0023439E">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Data</w:t>
            </w:r>
          </w:p>
        </w:tc>
        <w:tc>
          <w:tcPr>
            <w:tcW w:w="963" w:type="dxa"/>
            <w:noWrap/>
          </w:tcPr>
          <w:p w14:paraId="4EB93076" w14:textId="180AACD0" w:rsidR="0023439E" w:rsidRPr="004B0B96" w:rsidRDefault="0023439E" w:rsidP="0023439E">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Output da sistema</w:t>
            </w:r>
          </w:p>
        </w:tc>
        <w:tc>
          <w:tcPr>
            <w:tcW w:w="963" w:type="dxa"/>
            <w:noWrap/>
          </w:tcPr>
          <w:p w14:paraId="318502E6" w14:textId="38D964E0" w:rsidR="0023439E" w:rsidRPr="004B0B96" w:rsidRDefault="0023439E" w:rsidP="0023439E">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No</w:t>
            </w:r>
          </w:p>
        </w:tc>
        <w:tc>
          <w:tcPr>
            <w:tcW w:w="963" w:type="dxa"/>
            <w:noWrap/>
          </w:tcPr>
          <w:p w14:paraId="56CCF7D6" w14:textId="18110C21" w:rsidR="0023439E" w:rsidRPr="004B0B96" w:rsidRDefault="0023439E" w:rsidP="0023439E">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Sì</w:t>
            </w:r>
          </w:p>
        </w:tc>
        <w:tc>
          <w:tcPr>
            <w:tcW w:w="962" w:type="dxa"/>
            <w:noWrap/>
          </w:tcPr>
          <w:p w14:paraId="104CB51F" w14:textId="49F9DE09" w:rsidR="0023439E" w:rsidRPr="004B0B96" w:rsidRDefault="0064703B" w:rsidP="0023439E">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dd/MM/yyyy</w:t>
            </w:r>
          </w:p>
        </w:tc>
        <w:tc>
          <w:tcPr>
            <w:tcW w:w="963" w:type="dxa"/>
            <w:noWrap/>
          </w:tcPr>
          <w:p w14:paraId="69CD1AB6" w14:textId="1FA0E7AE" w:rsidR="0023439E" w:rsidRPr="004B0B96" w:rsidRDefault="0064703B" w:rsidP="0023439E">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Data valida</w:t>
            </w:r>
          </w:p>
        </w:tc>
        <w:tc>
          <w:tcPr>
            <w:tcW w:w="963" w:type="dxa"/>
            <w:noWrap/>
          </w:tcPr>
          <w:p w14:paraId="7C8697A6" w14:textId="77777777" w:rsidR="0023439E" w:rsidRPr="004B0B96" w:rsidRDefault="0023439E" w:rsidP="0023439E">
            <w:pPr>
              <w:rPr>
                <w:rFonts w:eastAsia="Times New Roman" w:cstheme="minorHAnsi"/>
                <w:color w:val="000000"/>
                <w:kern w:val="0"/>
                <w:szCs w:val="24"/>
                <w:lang w:val="en-US"/>
                <w14:ligatures w14:val="none"/>
              </w:rPr>
            </w:pPr>
          </w:p>
        </w:tc>
        <w:tc>
          <w:tcPr>
            <w:tcW w:w="963" w:type="dxa"/>
            <w:noWrap/>
          </w:tcPr>
          <w:p w14:paraId="5274ABD9" w14:textId="77777777" w:rsidR="0023439E" w:rsidRPr="00D27F64" w:rsidRDefault="0023439E" w:rsidP="0023439E">
            <w:pPr>
              <w:rPr>
                <w:rFonts w:ascii="Aptos Narrow" w:eastAsia="Times New Roman" w:hAnsi="Aptos Narrow" w:cs="Times New Roman"/>
                <w:color w:val="000000"/>
                <w:kern w:val="0"/>
                <w:szCs w:val="24"/>
                <w:lang w:val="en-US"/>
                <w14:ligatures w14:val="none"/>
              </w:rPr>
            </w:pPr>
          </w:p>
        </w:tc>
        <w:tc>
          <w:tcPr>
            <w:tcW w:w="963" w:type="dxa"/>
            <w:noWrap/>
          </w:tcPr>
          <w:p w14:paraId="60F17713" w14:textId="77777777" w:rsidR="0023439E" w:rsidRPr="00D27F64" w:rsidRDefault="0023439E" w:rsidP="0023439E">
            <w:pPr>
              <w:rPr>
                <w:rFonts w:ascii="Aptos Narrow" w:eastAsia="Times New Roman" w:hAnsi="Aptos Narrow" w:cs="Times New Roman"/>
                <w:color w:val="000000"/>
                <w:kern w:val="0"/>
                <w:szCs w:val="24"/>
                <w:lang w:val="en-US"/>
                <w14:ligatures w14:val="none"/>
              </w:rPr>
            </w:pPr>
          </w:p>
        </w:tc>
      </w:tr>
      <w:tr w:rsidR="00A93EC0" w:rsidRPr="00D27F64" w14:paraId="4B8A40FC" w14:textId="77777777" w:rsidTr="00CA5128">
        <w:trPr>
          <w:trHeight w:val="318"/>
        </w:trPr>
        <w:tc>
          <w:tcPr>
            <w:tcW w:w="962" w:type="dxa"/>
            <w:noWrap/>
          </w:tcPr>
          <w:p w14:paraId="5E17CFCA" w14:textId="750B61CC" w:rsidR="0023439E" w:rsidRPr="004B0B96" w:rsidRDefault="0023439E" w:rsidP="0023439E">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lastRenderedPageBreak/>
              <w:t>C</w:t>
            </w:r>
            <w:r w:rsidR="009353FB">
              <w:rPr>
                <w:rFonts w:eastAsia="Times New Roman" w:cstheme="minorHAnsi"/>
                <w:color w:val="000000"/>
                <w:kern w:val="0"/>
                <w:szCs w:val="24"/>
                <w:lang w:val="en-US"/>
                <w14:ligatures w14:val="none"/>
              </w:rPr>
              <w:t>22</w:t>
            </w:r>
          </w:p>
        </w:tc>
        <w:tc>
          <w:tcPr>
            <w:tcW w:w="963" w:type="dxa"/>
            <w:noWrap/>
          </w:tcPr>
          <w:p w14:paraId="528B4ED9" w14:textId="1FBC4C52" w:rsidR="0023439E" w:rsidRPr="004B0B96" w:rsidRDefault="0023439E" w:rsidP="0023439E">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Esito contatto</w:t>
            </w:r>
          </w:p>
        </w:tc>
        <w:tc>
          <w:tcPr>
            <w:tcW w:w="963" w:type="dxa"/>
            <w:noWrap/>
          </w:tcPr>
          <w:p w14:paraId="455CCC33" w14:textId="6C94758F" w:rsidR="0023439E" w:rsidRPr="004B0B96" w:rsidRDefault="0023439E" w:rsidP="0023439E">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Output da sistema</w:t>
            </w:r>
          </w:p>
        </w:tc>
        <w:tc>
          <w:tcPr>
            <w:tcW w:w="963" w:type="dxa"/>
            <w:noWrap/>
          </w:tcPr>
          <w:p w14:paraId="1412938D" w14:textId="06FFC61C" w:rsidR="0023439E" w:rsidRPr="004B0B96" w:rsidRDefault="0023439E" w:rsidP="0023439E">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No</w:t>
            </w:r>
          </w:p>
        </w:tc>
        <w:tc>
          <w:tcPr>
            <w:tcW w:w="963" w:type="dxa"/>
            <w:noWrap/>
          </w:tcPr>
          <w:p w14:paraId="27B34597" w14:textId="610B0C41" w:rsidR="0023439E" w:rsidRPr="004B0B96" w:rsidRDefault="0023439E" w:rsidP="0023439E">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Sì</w:t>
            </w:r>
          </w:p>
        </w:tc>
        <w:tc>
          <w:tcPr>
            <w:tcW w:w="962" w:type="dxa"/>
            <w:noWrap/>
          </w:tcPr>
          <w:p w14:paraId="238182A1" w14:textId="566C4239" w:rsidR="0023439E" w:rsidRPr="004B0B96" w:rsidRDefault="00B92432" w:rsidP="0023439E">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Lista valori</w:t>
            </w:r>
          </w:p>
        </w:tc>
        <w:tc>
          <w:tcPr>
            <w:tcW w:w="963" w:type="dxa"/>
            <w:noWrap/>
          </w:tcPr>
          <w:p w14:paraId="3A7D2CFC" w14:textId="6BBE6C0D" w:rsidR="0023439E" w:rsidRPr="004B0B96" w:rsidRDefault="00D852AE" w:rsidP="0023439E">
            <w:pPr>
              <w:rPr>
                <w:rFonts w:eastAsia="Times New Roman" w:cstheme="minorHAnsi"/>
                <w:color w:val="000000"/>
                <w:kern w:val="0"/>
                <w:szCs w:val="24"/>
                <w:lang w:val="en-US"/>
                <w14:ligatures w14:val="none"/>
              </w:rPr>
            </w:pPr>
            <w:r w:rsidRPr="00C539A5">
              <w:rPr>
                <w:rFonts w:eastAsia="Times New Roman" w:cstheme="minorHAnsi"/>
                <w:color w:val="000000"/>
                <w:kern w:val="0"/>
                <w:szCs w:val="24"/>
                <w:lang w:val="en-US"/>
                <w14:ligatures w14:val="none"/>
              </w:rPr>
              <w:t>Dal capitolo “Configurazioni trasversali</w:t>
            </w:r>
            <w:r w:rsidRPr="004B0B96">
              <w:rPr>
                <w:rFonts w:eastAsia="Times New Roman" w:cstheme="minorHAnsi"/>
                <w:color w:val="000000"/>
                <w:kern w:val="0"/>
                <w:szCs w:val="24"/>
                <w:lang w:val="en-US"/>
                <w14:ligatures w14:val="none"/>
              </w:rPr>
              <w:t>”</w:t>
            </w:r>
          </w:p>
        </w:tc>
        <w:tc>
          <w:tcPr>
            <w:tcW w:w="963" w:type="dxa"/>
            <w:noWrap/>
          </w:tcPr>
          <w:p w14:paraId="6F3398DC" w14:textId="77777777" w:rsidR="0023439E" w:rsidRPr="004B0B96" w:rsidRDefault="0023439E" w:rsidP="0023439E">
            <w:pPr>
              <w:rPr>
                <w:rFonts w:eastAsia="Times New Roman" w:cstheme="minorHAnsi"/>
                <w:color w:val="000000"/>
                <w:kern w:val="0"/>
                <w:szCs w:val="24"/>
                <w:lang w:val="en-US"/>
                <w14:ligatures w14:val="none"/>
              </w:rPr>
            </w:pPr>
          </w:p>
        </w:tc>
        <w:tc>
          <w:tcPr>
            <w:tcW w:w="963" w:type="dxa"/>
            <w:noWrap/>
          </w:tcPr>
          <w:p w14:paraId="297C1D8B" w14:textId="77777777" w:rsidR="0023439E" w:rsidRPr="00D27F64" w:rsidRDefault="0023439E" w:rsidP="0023439E">
            <w:pPr>
              <w:rPr>
                <w:rFonts w:ascii="Aptos Narrow" w:eastAsia="Times New Roman" w:hAnsi="Aptos Narrow" w:cs="Times New Roman"/>
                <w:color w:val="000000"/>
                <w:kern w:val="0"/>
                <w:szCs w:val="24"/>
                <w:lang w:val="en-US"/>
                <w14:ligatures w14:val="none"/>
              </w:rPr>
            </w:pPr>
          </w:p>
        </w:tc>
        <w:tc>
          <w:tcPr>
            <w:tcW w:w="963" w:type="dxa"/>
            <w:noWrap/>
          </w:tcPr>
          <w:p w14:paraId="19862D72" w14:textId="77777777" w:rsidR="0023439E" w:rsidRPr="00D27F64" w:rsidRDefault="0023439E" w:rsidP="0023439E">
            <w:pPr>
              <w:rPr>
                <w:rFonts w:ascii="Aptos Narrow" w:eastAsia="Times New Roman" w:hAnsi="Aptos Narrow" w:cs="Times New Roman"/>
                <w:color w:val="000000"/>
                <w:kern w:val="0"/>
                <w:szCs w:val="24"/>
                <w:lang w:val="en-US"/>
                <w14:ligatures w14:val="none"/>
              </w:rPr>
            </w:pPr>
          </w:p>
        </w:tc>
      </w:tr>
      <w:tr w:rsidR="00A93EC0" w:rsidRPr="00D27F64" w14:paraId="2999E19F" w14:textId="77777777" w:rsidTr="00CA5128">
        <w:trPr>
          <w:trHeight w:val="318"/>
        </w:trPr>
        <w:tc>
          <w:tcPr>
            <w:tcW w:w="962" w:type="dxa"/>
            <w:noWrap/>
          </w:tcPr>
          <w:p w14:paraId="703E0A39" w14:textId="3DDC1003" w:rsidR="001B6860" w:rsidRPr="004B0B96" w:rsidRDefault="001B6860" w:rsidP="001B6860">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C</w:t>
            </w:r>
            <w:r w:rsidR="009353FB">
              <w:rPr>
                <w:rFonts w:eastAsia="Times New Roman" w:cstheme="minorHAnsi"/>
                <w:color w:val="000000"/>
                <w:kern w:val="0"/>
                <w:szCs w:val="24"/>
                <w:lang w:val="en-US"/>
                <w14:ligatures w14:val="none"/>
              </w:rPr>
              <w:t>24</w:t>
            </w:r>
          </w:p>
        </w:tc>
        <w:tc>
          <w:tcPr>
            <w:tcW w:w="963" w:type="dxa"/>
            <w:noWrap/>
          </w:tcPr>
          <w:p w14:paraId="171B166F" w14:textId="4EB89E63" w:rsidR="001B6860" w:rsidRPr="004B0B96" w:rsidRDefault="001B6860" w:rsidP="001B6860">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Sotto-categoria</w:t>
            </w:r>
          </w:p>
        </w:tc>
        <w:tc>
          <w:tcPr>
            <w:tcW w:w="963" w:type="dxa"/>
            <w:noWrap/>
          </w:tcPr>
          <w:p w14:paraId="05385F31" w14:textId="166EF287" w:rsidR="001B6860" w:rsidRPr="004B0B96" w:rsidRDefault="001B6860" w:rsidP="001B6860">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Output da sistema</w:t>
            </w:r>
          </w:p>
        </w:tc>
        <w:tc>
          <w:tcPr>
            <w:tcW w:w="963" w:type="dxa"/>
            <w:noWrap/>
          </w:tcPr>
          <w:p w14:paraId="5EA89D7C" w14:textId="1D5FE6C2" w:rsidR="001B6860" w:rsidRPr="004B0B96" w:rsidRDefault="001B6860" w:rsidP="001B6860">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No</w:t>
            </w:r>
          </w:p>
        </w:tc>
        <w:tc>
          <w:tcPr>
            <w:tcW w:w="963" w:type="dxa"/>
            <w:noWrap/>
          </w:tcPr>
          <w:p w14:paraId="05AE9137" w14:textId="7FE1F147" w:rsidR="001B6860" w:rsidRPr="004B0B96" w:rsidRDefault="001B6860" w:rsidP="001B6860">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Sì</w:t>
            </w:r>
          </w:p>
        </w:tc>
        <w:tc>
          <w:tcPr>
            <w:tcW w:w="962" w:type="dxa"/>
            <w:noWrap/>
          </w:tcPr>
          <w:p w14:paraId="1505A56D" w14:textId="22CFE590" w:rsidR="001B6860" w:rsidRPr="004B0B96" w:rsidRDefault="001B6860" w:rsidP="001B6860">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Lista valori</w:t>
            </w:r>
          </w:p>
        </w:tc>
        <w:tc>
          <w:tcPr>
            <w:tcW w:w="963" w:type="dxa"/>
            <w:noWrap/>
          </w:tcPr>
          <w:p w14:paraId="14A81427" w14:textId="1CA685AE" w:rsidR="001B6860" w:rsidRPr="004B0B96" w:rsidRDefault="001B6860" w:rsidP="001B6860">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Da catalogo prodotti</w:t>
            </w:r>
          </w:p>
        </w:tc>
        <w:tc>
          <w:tcPr>
            <w:tcW w:w="963" w:type="dxa"/>
            <w:noWrap/>
          </w:tcPr>
          <w:p w14:paraId="0F19CF92" w14:textId="77777777" w:rsidR="001B6860" w:rsidRPr="004B0B96" w:rsidRDefault="001B6860" w:rsidP="001B6860">
            <w:pPr>
              <w:rPr>
                <w:rFonts w:eastAsia="Times New Roman" w:cstheme="minorHAnsi"/>
                <w:color w:val="000000"/>
                <w:kern w:val="0"/>
                <w:szCs w:val="24"/>
                <w:lang w:val="en-US"/>
                <w14:ligatures w14:val="none"/>
              </w:rPr>
            </w:pPr>
          </w:p>
        </w:tc>
        <w:tc>
          <w:tcPr>
            <w:tcW w:w="963" w:type="dxa"/>
            <w:noWrap/>
          </w:tcPr>
          <w:p w14:paraId="6C3CDEBD" w14:textId="77777777" w:rsidR="001B6860" w:rsidRPr="00D27F64" w:rsidRDefault="001B6860" w:rsidP="001B6860">
            <w:pPr>
              <w:rPr>
                <w:rFonts w:ascii="Aptos Narrow" w:eastAsia="Times New Roman" w:hAnsi="Aptos Narrow" w:cs="Times New Roman"/>
                <w:color w:val="000000"/>
                <w:kern w:val="0"/>
                <w:szCs w:val="24"/>
                <w:lang w:val="en-US"/>
                <w14:ligatures w14:val="none"/>
              </w:rPr>
            </w:pPr>
          </w:p>
        </w:tc>
        <w:tc>
          <w:tcPr>
            <w:tcW w:w="963" w:type="dxa"/>
            <w:noWrap/>
          </w:tcPr>
          <w:p w14:paraId="7639FC88" w14:textId="77777777" w:rsidR="001B6860" w:rsidRPr="00D27F64" w:rsidRDefault="001B6860" w:rsidP="001B6860">
            <w:pPr>
              <w:rPr>
                <w:rFonts w:ascii="Aptos Narrow" w:eastAsia="Times New Roman" w:hAnsi="Aptos Narrow" w:cs="Times New Roman"/>
                <w:color w:val="000000"/>
                <w:kern w:val="0"/>
                <w:szCs w:val="24"/>
                <w:lang w:val="en-US"/>
                <w14:ligatures w14:val="none"/>
              </w:rPr>
            </w:pPr>
          </w:p>
        </w:tc>
      </w:tr>
      <w:tr w:rsidR="00A93EC0" w:rsidRPr="00D27F64" w14:paraId="29366026" w14:textId="77777777" w:rsidTr="00CA5128">
        <w:trPr>
          <w:trHeight w:val="318"/>
        </w:trPr>
        <w:tc>
          <w:tcPr>
            <w:tcW w:w="962" w:type="dxa"/>
            <w:noWrap/>
          </w:tcPr>
          <w:p w14:paraId="6894AD24" w14:textId="6FB8D53A" w:rsidR="001B6860" w:rsidRPr="004B0B96" w:rsidRDefault="001B6860" w:rsidP="001B6860">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C</w:t>
            </w:r>
            <w:r w:rsidR="009353FB">
              <w:rPr>
                <w:rFonts w:eastAsia="Times New Roman" w:cstheme="minorHAnsi"/>
                <w:color w:val="000000"/>
                <w:kern w:val="0"/>
                <w:szCs w:val="24"/>
                <w:lang w:val="en-US"/>
                <w14:ligatures w14:val="none"/>
              </w:rPr>
              <w:t>25</w:t>
            </w:r>
          </w:p>
        </w:tc>
        <w:tc>
          <w:tcPr>
            <w:tcW w:w="963" w:type="dxa"/>
            <w:noWrap/>
          </w:tcPr>
          <w:p w14:paraId="2AC32615" w14:textId="60E358A2" w:rsidR="001B6860" w:rsidRPr="004B0B96" w:rsidRDefault="001B6860" w:rsidP="001B6860">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Note</w:t>
            </w:r>
          </w:p>
        </w:tc>
        <w:tc>
          <w:tcPr>
            <w:tcW w:w="963" w:type="dxa"/>
            <w:noWrap/>
          </w:tcPr>
          <w:p w14:paraId="1B98AB9A" w14:textId="395AD705" w:rsidR="001B6860" w:rsidRPr="004B0B96" w:rsidRDefault="001B6860" w:rsidP="001B6860">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Output da sistema</w:t>
            </w:r>
          </w:p>
        </w:tc>
        <w:tc>
          <w:tcPr>
            <w:tcW w:w="963" w:type="dxa"/>
            <w:noWrap/>
          </w:tcPr>
          <w:p w14:paraId="4AFC00B8" w14:textId="03245801" w:rsidR="001B6860" w:rsidRPr="004B0B96" w:rsidRDefault="001B6860" w:rsidP="001B6860">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No</w:t>
            </w:r>
          </w:p>
        </w:tc>
        <w:tc>
          <w:tcPr>
            <w:tcW w:w="963" w:type="dxa"/>
            <w:noWrap/>
          </w:tcPr>
          <w:p w14:paraId="40B48183" w14:textId="33B97F68" w:rsidR="001B6860" w:rsidRPr="004B0B96" w:rsidRDefault="001B6860" w:rsidP="001B6860">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No</w:t>
            </w:r>
          </w:p>
        </w:tc>
        <w:tc>
          <w:tcPr>
            <w:tcW w:w="962" w:type="dxa"/>
            <w:noWrap/>
          </w:tcPr>
          <w:p w14:paraId="67D9634B" w14:textId="29370398" w:rsidR="001B6860" w:rsidRPr="004B0B96" w:rsidRDefault="001B6860" w:rsidP="001B6860">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Testo libero</w:t>
            </w:r>
          </w:p>
        </w:tc>
        <w:tc>
          <w:tcPr>
            <w:tcW w:w="963" w:type="dxa"/>
            <w:noWrap/>
          </w:tcPr>
          <w:p w14:paraId="19C312E2" w14:textId="3E919B96" w:rsidR="001B6860" w:rsidRPr="004B0B96" w:rsidRDefault="001B6860" w:rsidP="001B6860">
            <w:pPr>
              <w:rPr>
                <w:rFonts w:eastAsia="Times New Roman" w:cstheme="minorHAnsi"/>
                <w:color w:val="000000"/>
                <w:kern w:val="0"/>
                <w:szCs w:val="24"/>
                <w:lang w:val="en-US"/>
                <w14:ligatures w14:val="none"/>
              </w:rPr>
            </w:pPr>
            <w:r w:rsidRPr="004B0B96">
              <w:rPr>
                <w:rFonts w:eastAsia="Times New Roman" w:cstheme="minorHAnsi"/>
                <w:color w:val="000000"/>
                <w:kern w:val="0"/>
                <w:szCs w:val="24"/>
                <w:lang w:val="en-US"/>
                <w14:ligatures w14:val="none"/>
              </w:rPr>
              <w:t>Note inserite dall’utente</w:t>
            </w:r>
          </w:p>
        </w:tc>
        <w:tc>
          <w:tcPr>
            <w:tcW w:w="963" w:type="dxa"/>
            <w:noWrap/>
          </w:tcPr>
          <w:p w14:paraId="6BB82B63" w14:textId="77777777" w:rsidR="001B6860" w:rsidRPr="004B0B96" w:rsidRDefault="001B6860" w:rsidP="001B6860">
            <w:pPr>
              <w:rPr>
                <w:rFonts w:eastAsia="Times New Roman" w:cstheme="minorHAnsi"/>
                <w:color w:val="000000"/>
                <w:kern w:val="0"/>
                <w:szCs w:val="24"/>
                <w:lang w:val="en-US"/>
                <w14:ligatures w14:val="none"/>
              </w:rPr>
            </w:pPr>
          </w:p>
        </w:tc>
        <w:tc>
          <w:tcPr>
            <w:tcW w:w="963" w:type="dxa"/>
            <w:noWrap/>
          </w:tcPr>
          <w:p w14:paraId="13655327" w14:textId="77777777" w:rsidR="001B6860" w:rsidRPr="00D27F64" w:rsidRDefault="001B6860" w:rsidP="001B6860">
            <w:pPr>
              <w:rPr>
                <w:rFonts w:ascii="Aptos Narrow" w:eastAsia="Times New Roman" w:hAnsi="Aptos Narrow" w:cs="Times New Roman"/>
                <w:color w:val="000000"/>
                <w:kern w:val="0"/>
                <w:szCs w:val="24"/>
                <w:lang w:val="en-US"/>
                <w14:ligatures w14:val="none"/>
              </w:rPr>
            </w:pPr>
          </w:p>
        </w:tc>
        <w:tc>
          <w:tcPr>
            <w:tcW w:w="963" w:type="dxa"/>
            <w:noWrap/>
          </w:tcPr>
          <w:p w14:paraId="3133BF15" w14:textId="77777777" w:rsidR="001B6860" w:rsidRPr="00D27F64" w:rsidRDefault="001B6860" w:rsidP="001B6860">
            <w:pPr>
              <w:rPr>
                <w:rFonts w:ascii="Aptos Narrow" w:eastAsia="Times New Roman" w:hAnsi="Aptos Narrow" w:cs="Times New Roman"/>
                <w:color w:val="000000"/>
                <w:kern w:val="0"/>
                <w:szCs w:val="24"/>
                <w:lang w:val="en-US"/>
                <w14:ligatures w14:val="none"/>
              </w:rPr>
            </w:pPr>
          </w:p>
        </w:tc>
      </w:tr>
      <w:bookmarkEnd w:id="1250"/>
    </w:tbl>
    <w:p w14:paraId="50AA4091" w14:textId="700FF24D" w:rsidR="00067EF9" w:rsidRPr="0048260E" w:rsidDel="00145407" w:rsidRDefault="00067EF9">
      <w:pPr>
        <w:pStyle w:val="Heading2"/>
        <w:numPr>
          <w:ilvl w:val="0"/>
          <w:numId w:val="0"/>
        </w:numPr>
        <w:rPr>
          <w:del w:id="1253" w:author="Castelli, Alessandro" w:date="2025-11-29T13:07:00Z" w16du:dateUtc="2025-11-29T12:07:00Z"/>
          <w:lang w:val="it-IT"/>
        </w:rPr>
        <w:pPrChange w:id="1254" w:author="Castelli, Alessandro" w:date="2025-11-29T13:07:00Z" w16du:dateUtc="2025-11-29T12:07:00Z">
          <w:pPr>
            <w:ind w:left="567"/>
          </w:pPr>
        </w:pPrChange>
      </w:pPr>
    </w:p>
    <w:p w14:paraId="5C49C22C" w14:textId="612CAA90" w:rsidR="00034069" w:rsidRDefault="002A204A">
      <w:pPr>
        <w:pStyle w:val="Heading2"/>
        <w:rPr>
          <w:lang w:val="it-IT"/>
        </w:rPr>
        <w:pPrChange w:id="1255" w:author="Castelli, Alessandro" w:date="2025-11-29T13:06:00Z" w16du:dateUtc="2025-11-29T12:06:00Z">
          <w:pPr>
            <w:pStyle w:val="Heading3"/>
          </w:pPr>
        </w:pPrChange>
      </w:pPr>
      <w:bookmarkStart w:id="1256" w:name="_Ref211866556"/>
      <w:bookmarkStart w:id="1257" w:name="_Ref211866627"/>
      <w:bookmarkStart w:id="1258" w:name="_Ref211866688"/>
      <w:bookmarkStart w:id="1259" w:name="_Ref211866786"/>
      <w:bookmarkStart w:id="1260" w:name="_Ref211866828"/>
      <w:bookmarkStart w:id="1261" w:name="_Ref211866853"/>
      <w:bookmarkStart w:id="1262" w:name="_Ref211866885"/>
      <w:bookmarkStart w:id="1263" w:name="_Toc1282272736"/>
      <w:r w:rsidRPr="10CEFF33">
        <w:rPr>
          <w:lang w:val="it-IT"/>
        </w:rPr>
        <w:t xml:space="preserve">Gestione lead </w:t>
      </w:r>
      <w:r w:rsidR="009961AD" w:rsidRPr="10CEFF33">
        <w:rPr>
          <w:lang w:val="it-IT"/>
        </w:rPr>
        <w:t xml:space="preserve">e suggerimenti </w:t>
      </w:r>
      <w:r w:rsidRPr="10CEFF33">
        <w:rPr>
          <w:lang w:val="it-IT"/>
        </w:rPr>
        <w:t xml:space="preserve"> con esito “venduto</w:t>
      </w:r>
      <w:bookmarkEnd w:id="1256"/>
      <w:bookmarkEnd w:id="1257"/>
      <w:bookmarkEnd w:id="1258"/>
      <w:bookmarkEnd w:id="1259"/>
      <w:bookmarkEnd w:id="1260"/>
      <w:bookmarkEnd w:id="1261"/>
      <w:bookmarkEnd w:id="1262"/>
      <w:ins w:id="1264" w:author="Castelli, Alessandro" w:date="2025-11-29T13:06:00Z" w16du:dateUtc="2025-11-29T12:06:00Z">
        <w:r w:rsidR="00145407" w:rsidRPr="10CEFF33">
          <w:rPr>
            <w:lang w:val="it-IT"/>
          </w:rPr>
          <w:t>”</w:t>
        </w:r>
      </w:ins>
      <w:bookmarkEnd w:id="1263"/>
    </w:p>
    <w:p w14:paraId="5FD8FBFB" w14:textId="77777777" w:rsidR="003A20A0" w:rsidRDefault="003A20A0" w:rsidP="003A20A0">
      <w:pPr>
        <w:rPr>
          <w:lang w:val="it-IT"/>
        </w:rPr>
      </w:pPr>
    </w:p>
    <w:p w14:paraId="7A8E6767" w14:textId="06424575" w:rsidR="00840694" w:rsidRPr="00335F79" w:rsidRDefault="00A22D2A" w:rsidP="00335F79">
      <w:pPr>
        <w:keepNext/>
        <w:rPr>
          <w:lang w:val="it-IT"/>
        </w:rPr>
      </w:pPr>
      <w:r w:rsidRPr="00335F79">
        <w:rPr>
          <w:noProof/>
          <w:lang w:val="it-IT"/>
        </w:rPr>
        <w:t xml:space="preserve"> </w:t>
      </w:r>
      <w:del w:id="1265" w:author="Castelli, Alessandro" w:date="2025-11-29T13:11:00Z" w16du:dateUtc="2025-11-29T12:11:00Z">
        <w:r w:rsidRPr="00A22D2A" w:rsidDel="0003442B">
          <w:rPr>
            <w:noProof/>
          </w:rPr>
          <w:drawing>
            <wp:anchor distT="0" distB="0" distL="114300" distR="114300" simplePos="0" relativeHeight="251658264" behindDoc="0" locked="0" layoutInCell="1" allowOverlap="1" wp14:anchorId="2EC48804" wp14:editId="202A76C8">
              <wp:simplePos x="0" y="0"/>
              <wp:positionH relativeFrom="margin">
                <wp:align>center</wp:align>
              </wp:positionH>
              <wp:positionV relativeFrom="paragraph">
                <wp:posOffset>0</wp:posOffset>
              </wp:positionV>
              <wp:extent cx="5156200" cy="3879850"/>
              <wp:effectExtent l="0" t="0" r="6350" b="6350"/>
              <wp:wrapTopAndBottom/>
              <wp:docPr id="343208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08264" name="Picture 1" descr="A screenshot of a computer&#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156200" cy="3879850"/>
                      </a:xfrm>
                      <a:prstGeom prst="rect">
                        <a:avLst/>
                      </a:prstGeom>
                    </pic:spPr>
                  </pic:pic>
                </a:graphicData>
              </a:graphic>
            </wp:anchor>
          </w:drawing>
        </w:r>
      </w:del>
      <w:ins w:id="1266" w:author="Castelli, Alessandro" w:date="2025-11-29T13:12:00Z" w16du:dateUtc="2025-11-29T12:12:00Z">
        <w:r w:rsidR="0003442B" w:rsidRPr="0003442B">
          <w:rPr>
            <w:noProof/>
            <w:lang w:val="it-IT"/>
          </w:rPr>
          <w:drawing>
            <wp:anchor distT="0" distB="0" distL="114300" distR="114300" simplePos="0" relativeHeight="251658278" behindDoc="0" locked="0" layoutInCell="1" allowOverlap="1" wp14:anchorId="376F579F" wp14:editId="0D9FC5C4">
              <wp:simplePos x="0" y="0"/>
              <wp:positionH relativeFrom="column">
                <wp:posOffset>3810</wp:posOffset>
              </wp:positionH>
              <wp:positionV relativeFrom="paragraph">
                <wp:posOffset>190500</wp:posOffset>
              </wp:positionV>
              <wp:extent cx="6120130" cy="4514850"/>
              <wp:effectExtent l="0" t="0" r="0" b="0"/>
              <wp:wrapTopAndBottom/>
              <wp:docPr id="1983768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68502" name="Picture 1" descr="A screenshot of a computer&#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6120130" cy="4514850"/>
                      </a:xfrm>
                      <a:prstGeom prst="rect">
                        <a:avLst/>
                      </a:prstGeom>
                    </pic:spPr>
                  </pic:pic>
                </a:graphicData>
              </a:graphic>
            </wp:anchor>
          </w:drawing>
        </w:r>
      </w:ins>
    </w:p>
    <w:p w14:paraId="46983B8E" w14:textId="4286847B" w:rsidR="003A20A0" w:rsidRDefault="00840694" w:rsidP="00335F79">
      <w:pPr>
        <w:pStyle w:val="Caption"/>
        <w:jc w:val="center"/>
        <w:rPr>
          <w:lang w:val="it-IT"/>
        </w:rPr>
      </w:pPr>
      <w:r w:rsidRPr="00335F79">
        <w:rPr>
          <w:lang w:val="it-IT"/>
        </w:rPr>
        <w:t>Figura 1</w:t>
      </w:r>
      <w:r>
        <w:fldChar w:fldCharType="begin"/>
      </w:r>
      <w:r w:rsidRPr="00335F79">
        <w:rPr>
          <w:lang w:val="it-IT"/>
        </w:rPr>
        <w:instrText xml:space="preserve"> SEQ Figura \* ARABIC </w:instrText>
      </w:r>
      <w:r>
        <w:fldChar w:fldCharType="separate"/>
      </w:r>
      <w:r w:rsidR="00FC301F" w:rsidRPr="00335F79">
        <w:rPr>
          <w:noProof/>
          <w:lang w:val="it-IT"/>
        </w:rPr>
        <w:t>2</w:t>
      </w:r>
      <w:r>
        <w:fldChar w:fldCharType="end"/>
      </w:r>
      <w:r w:rsidRPr="00335F79">
        <w:rPr>
          <w:lang w:val="it-IT"/>
        </w:rPr>
        <w:t xml:space="preserve">   - Pagina di Esitazione</w:t>
      </w:r>
    </w:p>
    <w:p w14:paraId="277C8792" w14:textId="77777777" w:rsidR="009A114F" w:rsidRDefault="009A114F" w:rsidP="003A20A0">
      <w:pPr>
        <w:rPr>
          <w:lang w:val="it-IT"/>
        </w:rPr>
      </w:pPr>
    </w:p>
    <w:p w14:paraId="55786374" w14:textId="02F5BD20" w:rsidR="00840694" w:rsidRPr="00335F79" w:rsidRDefault="00840694" w:rsidP="00335F79">
      <w:pPr>
        <w:keepNext/>
        <w:rPr>
          <w:lang w:val="it-IT"/>
        </w:rPr>
      </w:pPr>
    </w:p>
    <w:p w14:paraId="7D93DE86" w14:textId="77777777" w:rsidR="002C0B12" w:rsidRDefault="002C0B12">
      <w:pPr>
        <w:pStyle w:val="Caption"/>
        <w:rPr>
          <w:lang w:val="it-IT"/>
        </w:rPr>
      </w:pPr>
    </w:p>
    <w:p w14:paraId="1B20DC3C" w14:textId="77777777" w:rsidR="002C0B12" w:rsidRDefault="002C0B12">
      <w:pPr>
        <w:pStyle w:val="Caption"/>
        <w:rPr>
          <w:lang w:val="it-IT"/>
        </w:rPr>
      </w:pPr>
    </w:p>
    <w:p w14:paraId="128CBB49" w14:textId="4EEBDC1E" w:rsidR="002C0B12" w:rsidRDefault="004D25BC">
      <w:pPr>
        <w:pStyle w:val="Caption"/>
        <w:rPr>
          <w:lang w:val="it-IT"/>
        </w:rPr>
      </w:pPr>
      <w:ins w:id="1267" w:author="Castelli, Alessandro" w:date="2025-11-29T13:12:00Z" w16du:dateUtc="2025-11-29T12:12:00Z">
        <w:r w:rsidRPr="004D25BC">
          <w:rPr>
            <w:noProof/>
          </w:rPr>
          <w:drawing>
            <wp:anchor distT="0" distB="0" distL="114300" distR="114300" simplePos="0" relativeHeight="251658279" behindDoc="0" locked="0" layoutInCell="1" allowOverlap="1" wp14:anchorId="5716A9BB" wp14:editId="1BBE1174">
              <wp:simplePos x="0" y="0"/>
              <wp:positionH relativeFrom="margin">
                <wp:posOffset>1028700</wp:posOffset>
              </wp:positionH>
              <wp:positionV relativeFrom="paragraph">
                <wp:posOffset>0</wp:posOffset>
              </wp:positionV>
              <wp:extent cx="4343400" cy="3249295"/>
              <wp:effectExtent l="0" t="0" r="0" b="8255"/>
              <wp:wrapTopAndBottom/>
              <wp:docPr id="524941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41780" name="Picture 1" descr="A screenshot of a computer&#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4343400" cy="3249295"/>
                      </a:xfrm>
                      <a:prstGeom prst="rect">
                        <a:avLst/>
                      </a:prstGeom>
                    </pic:spPr>
                  </pic:pic>
                </a:graphicData>
              </a:graphic>
              <wp14:sizeRelH relativeFrom="margin">
                <wp14:pctWidth>0</wp14:pctWidth>
              </wp14:sizeRelH>
              <wp14:sizeRelV relativeFrom="margin">
                <wp14:pctHeight>0</wp14:pctHeight>
              </wp14:sizeRelV>
            </wp:anchor>
          </w:drawing>
        </w:r>
      </w:ins>
    </w:p>
    <w:p w14:paraId="3E888CAD" w14:textId="439569D0" w:rsidR="002C0B12" w:rsidDel="004D25BC" w:rsidRDefault="002C0B12">
      <w:pPr>
        <w:pStyle w:val="Caption"/>
        <w:rPr>
          <w:del w:id="1268" w:author="Castelli, Alessandro" w:date="2025-11-29T13:14:00Z" w16du:dateUtc="2025-11-29T12:14:00Z"/>
          <w:lang w:val="it-IT"/>
        </w:rPr>
      </w:pPr>
    </w:p>
    <w:p w14:paraId="13A5D314" w14:textId="77777777" w:rsidR="002C0B12" w:rsidDel="004D25BC" w:rsidRDefault="002C0B12">
      <w:pPr>
        <w:pStyle w:val="Caption"/>
        <w:rPr>
          <w:del w:id="1269" w:author="Castelli, Alessandro" w:date="2025-11-29T13:14:00Z" w16du:dateUtc="2025-11-29T12:14:00Z"/>
          <w:lang w:val="it-IT"/>
        </w:rPr>
      </w:pPr>
    </w:p>
    <w:p w14:paraId="7C2E2F9D" w14:textId="04D42294" w:rsidR="002C0B12" w:rsidDel="004D25BC" w:rsidRDefault="002C0B12">
      <w:pPr>
        <w:pStyle w:val="Caption"/>
        <w:rPr>
          <w:del w:id="1270" w:author="Castelli, Alessandro" w:date="2025-11-29T13:14:00Z" w16du:dateUtc="2025-11-29T12:14:00Z"/>
          <w:lang w:val="it-IT"/>
        </w:rPr>
      </w:pPr>
    </w:p>
    <w:p w14:paraId="0DACEC29" w14:textId="77777777" w:rsidR="002C0B12" w:rsidDel="004D25BC" w:rsidRDefault="002C0B12">
      <w:pPr>
        <w:pStyle w:val="Caption"/>
        <w:rPr>
          <w:del w:id="1271" w:author="Castelli, Alessandro" w:date="2025-11-29T13:14:00Z" w16du:dateUtc="2025-11-29T12:14:00Z"/>
          <w:lang w:val="it-IT"/>
        </w:rPr>
      </w:pPr>
    </w:p>
    <w:p w14:paraId="48EA7F6E" w14:textId="77777777" w:rsidR="002C0B12" w:rsidDel="004D25BC" w:rsidRDefault="002C0B12">
      <w:pPr>
        <w:pStyle w:val="Caption"/>
        <w:rPr>
          <w:del w:id="1272" w:author="Castelli, Alessandro" w:date="2025-11-29T13:14:00Z" w16du:dateUtc="2025-11-29T12:14:00Z"/>
          <w:lang w:val="it-IT"/>
        </w:rPr>
      </w:pPr>
    </w:p>
    <w:p w14:paraId="64C38FD4" w14:textId="1810C333" w:rsidR="002C0B12" w:rsidDel="004D25BC" w:rsidRDefault="002C0B12">
      <w:pPr>
        <w:pStyle w:val="Caption"/>
        <w:rPr>
          <w:del w:id="1273" w:author="Castelli, Alessandro" w:date="2025-11-29T13:14:00Z" w16du:dateUtc="2025-11-29T12:14:00Z"/>
          <w:lang w:val="it-IT"/>
        </w:rPr>
      </w:pPr>
    </w:p>
    <w:p w14:paraId="1FA256E6" w14:textId="4A76990B" w:rsidR="002C0B12" w:rsidDel="004D25BC" w:rsidRDefault="002C0B12">
      <w:pPr>
        <w:pStyle w:val="Caption"/>
        <w:rPr>
          <w:del w:id="1274" w:author="Castelli, Alessandro" w:date="2025-11-29T13:14:00Z" w16du:dateUtc="2025-11-29T12:14:00Z"/>
          <w:lang w:val="it-IT"/>
        </w:rPr>
      </w:pPr>
    </w:p>
    <w:p w14:paraId="6CAE085F" w14:textId="764FE826" w:rsidR="002C0B12" w:rsidDel="004D25BC" w:rsidRDefault="002C0B12">
      <w:pPr>
        <w:pStyle w:val="Caption"/>
        <w:rPr>
          <w:del w:id="1275" w:author="Castelli, Alessandro" w:date="2025-11-29T13:14:00Z" w16du:dateUtc="2025-11-29T12:14:00Z"/>
          <w:lang w:val="it-IT"/>
        </w:rPr>
      </w:pPr>
    </w:p>
    <w:p w14:paraId="2523C194" w14:textId="220299EF" w:rsidR="002C0B12" w:rsidDel="004D25BC" w:rsidRDefault="002C0B12">
      <w:pPr>
        <w:pStyle w:val="Caption"/>
        <w:rPr>
          <w:del w:id="1276" w:author="Castelli, Alessandro" w:date="2025-11-29T13:14:00Z" w16du:dateUtc="2025-11-29T12:14:00Z"/>
          <w:lang w:val="it-IT"/>
        </w:rPr>
      </w:pPr>
    </w:p>
    <w:p w14:paraId="3F934B47" w14:textId="76BD443D" w:rsidR="002C0B12" w:rsidDel="004D25BC" w:rsidRDefault="002C0B12">
      <w:pPr>
        <w:pStyle w:val="Caption"/>
        <w:rPr>
          <w:del w:id="1277" w:author="Castelli, Alessandro" w:date="2025-11-29T13:14:00Z" w16du:dateUtc="2025-11-29T12:14:00Z"/>
          <w:lang w:val="it-IT"/>
        </w:rPr>
      </w:pPr>
    </w:p>
    <w:p w14:paraId="26BC17C0" w14:textId="77777777" w:rsidR="002C0B12" w:rsidDel="004D25BC" w:rsidRDefault="002C0B12">
      <w:pPr>
        <w:pStyle w:val="Caption"/>
        <w:rPr>
          <w:del w:id="1278" w:author="Castelli, Alessandro" w:date="2025-11-29T13:13:00Z" w16du:dateUtc="2025-11-29T12:13:00Z"/>
          <w:lang w:val="it-IT"/>
        </w:rPr>
      </w:pPr>
    </w:p>
    <w:p w14:paraId="393A459E" w14:textId="4DD778B6" w:rsidR="002C0B12" w:rsidDel="004D25BC" w:rsidRDefault="00F02382">
      <w:pPr>
        <w:pStyle w:val="Caption"/>
        <w:rPr>
          <w:del w:id="1279" w:author="Castelli, Alessandro" w:date="2025-11-29T13:14:00Z" w16du:dateUtc="2025-11-29T12:14:00Z"/>
          <w:lang w:val="it-IT"/>
        </w:rPr>
      </w:pPr>
      <w:del w:id="1280" w:author="Castelli, Alessandro" w:date="2025-11-29T13:12:00Z" w16du:dateUtc="2025-11-29T12:12:00Z">
        <w:r w:rsidRPr="00F02382" w:rsidDel="0003442B">
          <w:rPr>
            <w:iCs w:val="0"/>
            <w:noProof/>
            <w:lang w:val="it-IT"/>
          </w:rPr>
          <w:lastRenderedPageBreak/>
          <w:drawing>
            <wp:anchor distT="0" distB="0" distL="114300" distR="114300" simplePos="0" relativeHeight="251658265" behindDoc="0" locked="0" layoutInCell="1" allowOverlap="1" wp14:anchorId="1E6E93A7" wp14:editId="2CC75C94">
              <wp:simplePos x="0" y="0"/>
              <wp:positionH relativeFrom="margin">
                <wp:align>center</wp:align>
              </wp:positionH>
              <wp:positionV relativeFrom="paragraph">
                <wp:posOffset>3175</wp:posOffset>
              </wp:positionV>
              <wp:extent cx="5156465" cy="3854648"/>
              <wp:effectExtent l="0" t="0" r="6350" b="0"/>
              <wp:wrapTopAndBottom/>
              <wp:docPr id="1984622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22090" name="Picture 1" descr="A screenshot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5156465" cy="3854648"/>
                      </a:xfrm>
                      <a:prstGeom prst="rect">
                        <a:avLst/>
                      </a:prstGeom>
                    </pic:spPr>
                  </pic:pic>
                </a:graphicData>
              </a:graphic>
            </wp:anchor>
          </w:drawing>
        </w:r>
      </w:del>
    </w:p>
    <w:p w14:paraId="6E7871C0" w14:textId="1113BDAD" w:rsidR="009A114F" w:rsidDel="0003442B" w:rsidRDefault="0073039B">
      <w:pPr>
        <w:pStyle w:val="Caption"/>
        <w:rPr>
          <w:del w:id="1281" w:author="Castelli, Alessandro" w:date="2025-11-29T13:12:00Z" w16du:dateUtc="2025-11-29T12:12:00Z"/>
          <w:lang w:val="it-IT"/>
        </w:rPr>
        <w:pPrChange w:id="1282" w:author="Castelli, Alessandro" w:date="2025-11-29T13:14:00Z" w16du:dateUtc="2025-11-29T12:14:00Z">
          <w:pPr>
            <w:pStyle w:val="Caption"/>
            <w:jc w:val="center"/>
          </w:pPr>
        </w:pPrChange>
      </w:pPr>
      <w:del w:id="1283" w:author="Castelli, Alessandro" w:date="2025-11-29T13:12:00Z" w16du:dateUtc="2025-11-29T12:12:00Z">
        <w:r w:rsidRPr="00DD3035" w:rsidDel="0003442B">
          <w:rPr>
            <w:iCs w:val="0"/>
            <w:noProof/>
            <w:lang w:val="it-IT"/>
          </w:rPr>
          <w:drawing>
            <wp:anchor distT="0" distB="0" distL="114300" distR="114300" simplePos="0" relativeHeight="251658266" behindDoc="0" locked="0" layoutInCell="1" allowOverlap="1" wp14:anchorId="040EE83A" wp14:editId="7D9F240E">
              <wp:simplePos x="0" y="0"/>
              <wp:positionH relativeFrom="column">
                <wp:posOffset>518160</wp:posOffset>
              </wp:positionH>
              <wp:positionV relativeFrom="paragraph">
                <wp:posOffset>228600</wp:posOffset>
              </wp:positionV>
              <wp:extent cx="5169166" cy="3886400"/>
              <wp:effectExtent l="0" t="0" r="0" b="0"/>
              <wp:wrapTopAndBottom/>
              <wp:docPr id="14368378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3787" name="Picture 1" descr="A screenshot of a computer"/>
                      <pic:cNvPicPr/>
                    </pic:nvPicPr>
                    <pic:blipFill>
                      <a:blip r:embed="rId57">
                        <a:extLst>
                          <a:ext uri="{28A0092B-C50C-407E-A947-70E740481C1C}">
                            <a14:useLocalDpi xmlns:a14="http://schemas.microsoft.com/office/drawing/2010/main" val="0"/>
                          </a:ext>
                        </a:extLst>
                      </a:blip>
                      <a:stretch>
                        <a:fillRect/>
                      </a:stretch>
                    </pic:blipFill>
                    <pic:spPr>
                      <a:xfrm>
                        <a:off x="0" y="0"/>
                        <a:ext cx="5169166" cy="3886400"/>
                      </a:xfrm>
                      <a:prstGeom prst="rect">
                        <a:avLst/>
                      </a:prstGeom>
                    </pic:spPr>
                  </pic:pic>
                </a:graphicData>
              </a:graphic>
            </wp:anchor>
          </w:drawing>
        </w:r>
        <w:r w:rsidR="00840694" w:rsidRPr="00335F79" w:rsidDel="0003442B">
          <w:rPr>
            <w:lang w:val="it-IT"/>
          </w:rPr>
          <w:delText>Figura 1</w:delText>
        </w:r>
        <w:r w:rsidR="00840694" w:rsidDel="0003442B">
          <w:rPr>
            <w:iCs w:val="0"/>
          </w:rPr>
          <w:fldChar w:fldCharType="begin"/>
        </w:r>
        <w:r w:rsidR="00840694" w:rsidRPr="00335F79" w:rsidDel="0003442B">
          <w:rPr>
            <w:lang w:val="it-IT"/>
          </w:rPr>
          <w:delInstrText xml:space="preserve"> SEQ Figura \* ARABIC </w:delInstrText>
        </w:r>
        <w:r w:rsidR="00840694" w:rsidDel="0003442B">
          <w:rPr>
            <w:iCs w:val="0"/>
          </w:rPr>
          <w:fldChar w:fldCharType="separate"/>
        </w:r>
        <w:r w:rsidR="00FC301F" w:rsidDel="0003442B">
          <w:rPr>
            <w:noProof/>
            <w:lang w:val="it-IT"/>
          </w:rPr>
          <w:delText>3</w:delText>
        </w:r>
        <w:r w:rsidR="00840694" w:rsidDel="0003442B">
          <w:rPr>
            <w:iCs w:val="0"/>
          </w:rPr>
          <w:fldChar w:fldCharType="end"/>
        </w:r>
        <w:r w:rsidR="00840694" w:rsidRPr="00335F79" w:rsidDel="0003442B">
          <w:rPr>
            <w:lang w:val="it-IT"/>
          </w:rPr>
          <w:delText xml:space="preserve"> Pagina di esitazione - inserimento interazione</w:delText>
        </w:r>
      </w:del>
    </w:p>
    <w:p w14:paraId="2AAC009C" w14:textId="6E729055" w:rsidR="00840694" w:rsidDel="0003442B" w:rsidRDefault="00840694">
      <w:pPr>
        <w:pStyle w:val="Caption"/>
        <w:rPr>
          <w:del w:id="1284" w:author="Castelli, Alessandro" w:date="2025-11-29T13:12:00Z" w16du:dateUtc="2025-11-29T12:12:00Z"/>
          <w:lang w:val="it-IT"/>
        </w:rPr>
        <w:pPrChange w:id="1285" w:author="Castelli, Alessandro" w:date="2025-11-29T13:14:00Z" w16du:dateUtc="2025-11-29T12:14:00Z">
          <w:pPr>
            <w:keepNext/>
          </w:pPr>
        </w:pPrChange>
      </w:pPr>
    </w:p>
    <w:p w14:paraId="6EC59C5A" w14:textId="6CF42B82" w:rsidR="00284C7B" w:rsidDel="0003442B" w:rsidRDefault="00840694">
      <w:pPr>
        <w:pStyle w:val="Caption"/>
        <w:rPr>
          <w:del w:id="1286" w:author="Castelli, Alessandro" w:date="2025-11-29T13:12:00Z" w16du:dateUtc="2025-11-29T12:12:00Z"/>
          <w:lang w:val="it-IT"/>
        </w:rPr>
        <w:pPrChange w:id="1287" w:author="Castelli, Alessandro" w:date="2025-11-29T13:14:00Z" w16du:dateUtc="2025-11-29T12:14:00Z">
          <w:pPr>
            <w:pStyle w:val="Caption"/>
            <w:jc w:val="center"/>
          </w:pPr>
        </w:pPrChange>
      </w:pPr>
      <w:del w:id="1288" w:author="Castelli, Alessandro" w:date="2025-11-29T13:12:00Z" w16du:dateUtc="2025-11-29T12:12:00Z">
        <w:r w:rsidRPr="00335F79" w:rsidDel="0003442B">
          <w:rPr>
            <w:lang w:val="it-IT"/>
          </w:rPr>
          <w:delText>Figura 1</w:delText>
        </w:r>
        <w:r w:rsidDel="0003442B">
          <w:rPr>
            <w:iCs w:val="0"/>
          </w:rPr>
          <w:fldChar w:fldCharType="begin"/>
        </w:r>
        <w:r w:rsidRPr="00335F79" w:rsidDel="0003442B">
          <w:rPr>
            <w:lang w:val="it-IT"/>
          </w:rPr>
          <w:delInstrText xml:space="preserve"> SEQ Figura \* ARABIC </w:delInstrText>
        </w:r>
        <w:r w:rsidDel="0003442B">
          <w:rPr>
            <w:iCs w:val="0"/>
          </w:rPr>
          <w:fldChar w:fldCharType="separate"/>
        </w:r>
        <w:r w:rsidR="00FC301F" w:rsidDel="0003442B">
          <w:rPr>
            <w:noProof/>
            <w:lang w:val="it-IT"/>
          </w:rPr>
          <w:delText>4</w:delText>
        </w:r>
        <w:r w:rsidDel="0003442B">
          <w:rPr>
            <w:iCs w:val="0"/>
          </w:rPr>
          <w:fldChar w:fldCharType="end"/>
        </w:r>
        <w:r w:rsidRPr="00335F79" w:rsidDel="0003442B">
          <w:rPr>
            <w:lang w:val="it-IT"/>
          </w:rPr>
          <w:delText xml:space="preserve"> - Pagina di esitazione inserimento esito</w:delText>
        </w:r>
      </w:del>
    </w:p>
    <w:p w14:paraId="1974B56A" w14:textId="40A6E387" w:rsidR="00840694" w:rsidRPr="00335F79" w:rsidRDefault="000D529A">
      <w:pPr>
        <w:pStyle w:val="Caption"/>
        <w:rPr>
          <w:lang w:val="it-IT"/>
        </w:rPr>
        <w:pPrChange w:id="1289" w:author="Castelli, Alessandro" w:date="2025-11-29T13:14:00Z" w16du:dateUtc="2025-11-29T12:14:00Z">
          <w:pPr>
            <w:keepNext/>
          </w:pPr>
        </w:pPrChange>
      </w:pPr>
      <w:del w:id="1290" w:author="Castelli, Alessandro" w:date="2025-11-29T13:13:00Z" w16du:dateUtc="2025-11-29T12:13:00Z">
        <w:r w:rsidRPr="000D529A" w:rsidDel="004D25BC">
          <w:rPr>
            <w:noProof/>
          </w:rPr>
          <w:lastRenderedPageBreak/>
          <w:drawing>
            <wp:anchor distT="0" distB="0" distL="114300" distR="114300" simplePos="0" relativeHeight="251658267" behindDoc="0" locked="0" layoutInCell="1" allowOverlap="1" wp14:anchorId="52B96E24" wp14:editId="103E5F71">
              <wp:simplePos x="0" y="0"/>
              <wp:positionH relativeFrom="margin">
                <wp:posOffset>478790</wp:posOffset>
              </wp:positionH>
              <wp:positionV relativeFrom="paragraph">
                <wp:posOffset>193675</wp:posOffset>
              </wp:positionV>
              <wp:extent cx="5156200" cy="3873500"/>
              <wp:effectExtent l="0" t="0" r="6350" b="0"/>
              <wp:wrapTopAndBottom/>
              <wp:docPr id="1822610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10417" name="Picture 1" descr="A screenshot of a computer&#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156200" cy="3873500"/>
                      </a:xfrm>
                      <a:prstGeom prst="rect">
                        <a:avLst/>
                      </a:prstGeom>
                    </pic:spPr>
                  </pic:pic>
                </a:graphicData>
              </a:graphic>
            </wp:anchor>
          </w:drawing>
        </w:r>
      </w:del>
      <w:del w:id="1291" w:author="Castelli, Alessandro" w:date="2025-11-29T13:14:00Z" w16du:dateUtc="2025-11-29T12:14:00Z">
        <w:r w:rsidRPr="00335F79" w:rsidDel="004D25BC">
          <w:rPr>
            <w:lang w:val="it-IT"/>
          </w:rPr>
          <w:delText xml:space="preserve"> </w:delText>
        </w:r>
      </w:del>
    </w:p>
    <w:p w14:paraId="3093E748" w14:textId="4968396C" w:rsidR="00C62FAD" w:rsidRDefault="004C0359" w:rsidP="00335F79">
      <w:pPr>
        <w:pStyle w:val="Caption"/>
        <w:jc w:val="center"/>
        <w:rPr>
          <w:lang w:val="it-IT"/>
        </w:rPr>
      </w:pPr>
      <w:ins w:id="1292" w:author="Castelli, Alessandro" w:date="2025-11-29T13:14:00Z" w16du:dateUtc="2025-11-29T12:14:00Z">
        <w:r w:rsidRPr="004C0359">
          <w:rPr>
            <w:noProof/>
            <w:lang w:val="it-IT"/>
          </w:rPr>
          <w:drawing>
            <wp:anchor distT="0" distB="0" distL="114300" distR="114300" simplePos="0" relativeHeight="251658280" behindDoc="0" locked="0" layoutInCell="1" allowOverlap="1" wp14:anchorId="2CFD9FE9" wp14:editId="5EBC8701">
              <wp:simplePos x="0" y="0"/>
              <wp:positionH relativeFrom="margin">
                <wp:posOffset>993140</wp:posOffset>
              </wp:positionH>
              <wp:positionV relativeFrom="paragraph">
                <wp:posOffset>265430</wp:posOffset>
              </wp:positionV>
              <wp:extent cx="4457700" cy="3357880"/>
              <wp:effectExtent l="0" t="0" r="0" b="0"/>
              <wp:wrapTopAndBottom/>
              <wp:docPr id="1419570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70564" name="Picture 1" descr="A screenshot of a computer&#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4457700" cy="3357880"/>
                      </a:xfrm>
                      <a:prstGeom prst="rect">
                        <a:avLst/>
                      </a:prstGeom>
                    </pic:spPr>
                  </pic:pic>
                </a:graphicData>
              </a:graphic>
              <wp14:sizeRelH relativeFrom="margin">
                <wp14:pctWidth>0</wp14:pctWidth>
              </wp14:sizeRelH>
              <wp14:sizeRelV relativeFrom="margin">
                <wp14:pctHeight>0</wp14:pctHeight>
              </wp14:sizeRelV>
            </wp:anchor>
          </w:drawing>
        </w:r>
      </w:ins>
      <w:del w:id="1293" w:author="Castelli, Alessandro" w:date="2025-11-29T13:13:00Z" w16du:dateUtc="2025-11-29T12:13:00Z">
        <w:r w:rsidR="00C25B14" w:rsidRPr="00C25B14" w:rsidDel="004D25BC">
          <w:rPr>
            <w:noProof/>
          </w:rPr>
          <w:drawing>
            <wp:anchor distT="0" distB="0" distL="114300" distR="114300" simplePos="0" relativeHeight="251658268" behindDoc="0" locked="0" layoutInCell="1" allowOverlap="1" wp14:anchorId="1273D052" wp14:editId="7FD5EDC9">
              <wp:simplePos x="0" y="0"/>
              <wp:positionH relativeFrom="margin">
                <wp:posOffset>481965</wp:posOffset>
              </wp:positionH>
              <wp:positionV relativeFrom="paragraph">
                <wp:posOffset>4103370</wp:posOffset>
              </wp:positionV>
              <wp:extent cx="5175250" cy="3879850"/>
              <wp:effectExtent l="0" t="0" r="6350" b="6350"/>
              <wp:wrapTopAndBottom/>
              <wp:docPr id="1305601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01214" name="Picture 1" descr="A screenshot of a computer&#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5175250" cy="3879850"/>
                      </a:xfrm>
                      <a:prstGeom prst="rect">
                        <a:avLst/>
                      </a:prstGeom>
                    </pic:spPr>
                  </pic:pic>
                </a:graphicData>
              </a:graphic>
            </wp:anchor>
          </w:drawing>
        </w:r>
      </w:del>
      <w:r w:rsidR="00840694" w:rsidRPr="00335F79">
        <w:rPr>
          <w:lang w:val="it-IT"/>
        </w:rPr>
        <w:t>Figura 1</w:t>
      </w:r>
      <w:ins w:id="1294" w:author="Castelli, Alessandro" w:date="2025-11-29T13:12:00Z" w16du:dateUtc="2025-11-29T12:12:00Z">
        <w:r w:rsidR="004D25BC">
          <w:rPr>
            <w:lang w:val="it-IT"/>
          </w:rPr>
          <w:t>3</w:t>
        </w:r>
      </w:ins>
      <w:del w:id="1295" w:author="Castelli, Alessandro" w:date="2025-11-29T13:12:00Z" w16du:dateUtc="2025-11-29T12:12:00Z">
        <w:r w:rsidR="00840694" w:rsidDel="004D25BC">
          <w:fldChar w:fldCharType="begin"/>
        </w:r>
        <w:r w:rsidR="00840694" w:rsidRPr="00335F79" w:rsidDel="004D25BC">
          <w:rPr>
            <w:lang w:val="it-IT"/>
          </w:rPr>
          <w:delInstrText xml:space="preserve"> SEQ Figura \* ARABIC </w:delInstrText>
        </w:r>
        <w:r w:rsidR="00840694" w:rsidDel="004D25BC">
          <w:fldChar w:fldCharType="separate"/>
        </w:r>
        <w:r w:rsidR="00FC301F" w:rsidDel="004D25BC">
          <w:rPr>
            <w:noProof/>
            <w:lang w:val="it-IT"/>
          </w:rPr>
          <w:delText>5</w:delText>
        </w:r>
        <w:r w:rsidR="00840694" w:rsidDel="004D25BC">
          <w:fldChar w:fldCharType="end"/>
        </w:r>
      </w:del>
      <w:r w:rsidR="00840694" w:rsidRPr="00335F79">
        <w:rPr>
          <w:lang w:val="it-IT"/>
        </w:rPr>
        <w:t xml:space="preserve"> - Pagina di esitazione CTA Esita attivato</w:t>
      </w:r>
    </w:p>
    <w:p w14:paraId="0B25D980" w14:textId="35B1803B" w:rsidR="00840694" w:rsidRPr="00335F79" w:rsidRDefault="00C25B14" w:rsidP="00335F79">
      <w:pPr>
        <w:keepNext/>
        <w:rPr>
          <w:lang w:val="it-IT"/>
        </w:rPr>
      </w:pPr>
      <w:r w:rsidRPr="00335F79">
        <w:rPr>
          <w:noProof/>
          <w:lang w:val="it-IT"/>
        </w:rPr>
        <w:t xml:space="preserve"> </w:t>
      </w:r>
    </w:p>
    <w:p w14:paraId="3E3236D2" w14:textId="2719031A" w:rsidR="005B074B" w:rsidRPr="003A20A0" w:rsidRDefault="00840694" w:rsidP="00335F79">
      <w:pPr>
        <w:pStyle w:val="Caption"/>
        <w:jc w:val="center"/>
        <w:rPr>
          <w:lang w:val="it-IT"/>
        </w:rPr>
      </w:pPr>
      <w:r w:rsidRPr="00335F79">
        <w:rPr>
          <w:lang w:val="it-IT"/>
        </w:rPr>
        <w:t>Figura 1</w:t>
      </w:r>
      <w:ins w:id="1296" w:author="Castelli, Alessandro" w:date="2025-11-29T13:14:00Z" w16du:dateUtc="2025-11-29T12:14:00Z">
        <w:r w:rsidR="004D25BC">
          <w:rPr>
            <w:lang w:val="it-IT"/>
          </w:rPr>
          <w:t>4</w:t>
        </w:r>
      </w:ins>
      <w:del w:id="1297" w:author="Castelli, Alessandro" w:date="2025-11-29T13:14:00Z" w16du:dateUtc="2025-11-29T12:14:00Z">
        <w:r w:rsidDel="004D25BC">
          <w:fldChar w:fldCharType="begin"/>
        </w:r>
        <w:r w:rsidRPr="00335F79" w:rsidDel="004D25BC">
          <w:rPr>
            <w:lang w:val="it-IT"/>
          </w:rPr>
          <w:delInstrText xml:space="preserve"> SEQ Figura \* ARABIC </w:delInstrText>
        </w:r>
        <w:r w:rsidDel="004D25BC">
          <w:fldChar w:fldCharType="separate"/>
        </w:r>
        <w:r w:rsidR="00FC301F" w:rsidDel="004D25BC">
          <w:rPr>
            <w:noProof/>
            <w:lang w:val="it-IT"/>
          </w:rPr>
          <w:delText>6</w:delText>
        </w:r>
        <w:r w:rsidDel="004D25BC">
          <w:fldChar w:fldCharType="end"/>
        </w:r>
      </w:del>
      <w:r w:rsidRPr="00335F79">
        <w:rPr>
          <w:lang w:val="it-IT"/>
        </w:rPr>
        <w:t xml:space="preserve"> - Pagina di esitazione con esito registrato</w:t>
      </w:r>
    </w:p>
    <w:p w14:paraId="69FDCAC7" w14:textId="3E9BB0FA" w:rsidR="00356D68" w:rsidRPr="009A7FBF" w:rsidRDefault="00D4219D" w:rsidP="00B5236E">
      <w:pPr>
        <w:pStyle w:val="ListParagraph"/>
        <w:numPr>
          <w:ilvl w:val="0"/>
          <w:numId w:val="20"/>
        </w:numPr>
        <w:ind w:left="714" w:hanging="357"/>
        <w:rPr>
          <w:lang w:val="it-IT"/>
        </w:rPr>
      </w:pPr>
      <w:r>
        <w:rPr>
          <w:lang w:val="it-IT"/>
        </w:rPr>
        <w:lastRenderedPageBreak/>
        <w:t>L</w:t>
      </w:r>
      <w:r w:rsidR="00CA3249">
        <w:rPr>
          <w:lang w:val="it-IT"/>
        </w:rPr>
        <w:t>’azione rapida</w:t>
      </w:r>
      <w:r>
        <w:rPr>
          <w:lang w:val="it-IT"/>
        </w:rPr>
        <w:t xml:space="preserve"> </w:t>
      </w:r>
      <w:r w:rsidR="00D25642">
        <w:rPr>
          <w:lang w:val="it-IT"/>
        </w:rPr>
        <w:t>per esitare</w:t>
      </w:r>
      <w:r>
        <w:rPr>
          <w:lang w:val="it-IT"/>
        </w:rPr>
        <w:t xml:space="preserve"> si trova sulla </w:t>
      </w:r>
      <w:r w:rsidR="00356D68" w:rsidRPr="009A7FBF">
        <w:rPr>
          <w:lang w:val="it-IT"/>
        </w:rPr>
        <w:t xml:space="preserve">schermata </w:t>
      </w:r>
      <w:r w:rsidR="0071698B">
        <w:rPr>
          <w:lang w:val="it-IT"/>
        </w:rPr>
        <w:t>Scheda lead</w:t>
      </w:r>
      <w:r w:rsidR="00A9227A">
        <w:rPr>
          <w:lang w:val="it-IT"/>
        </w:rPr>
        <w:t>, sempre visibile ma attivabile solo se almeno una lead è selezionata tramite flag</w:t>
      </w:r>
      <w:r w:rsidR="00164EC0">
        <w:rPr>
          <w:lang w:val="it-IT"/>
        </w:rPr>
        <w:t xml:space="preserve"> in checkbox</w:t>
      </w:r>
    </w:p>
    <w:p w14:paraId="427CF08F" w14:textId="43158770" w:rsidR="00924EB7" w:rsidRPr="009A7FBF" w:rsidRDefault="00775CD7" w:rsidP="00B5236E">
      <w:pPr>
        <w:pStyle w:val="ListParagraph"/>
        <w:numPr>
          <w:ilvl w:val="0"/>
          <w:numId w:val="20"/>
        </w:numPr>
        <w:ind w:left="714" w:hanging="357"/>
        <w:rPr>
          <w:lang w:val="it-IT"/>
        </w:rPr>
      </w:pPr>
      <w:r>
        <w:rPr>
          <w:lang w:val="it-IT"/>
        </w:rPr>
        <w:t xml:space="preserve">Apertura </w:t>
      </w:r>
      <w:r w:rsidR="00E0226C">
        <w:rPr>
          <w:lang w:val="it-IT"/>
        </w:rPr>
        <w:t xml:space="preserve">pagina di esitazione con flusso </w:t>
      </w:r>
      <w:r w:rsidR="005E7385">
        <w:rPr>
          <w:lang w:val="it-IT"/>
        </w:rPr>
        <w:t>in</w:t>
      </w:r>
      <w:r w:rsidR="00FA70BA">
        <w:rPr>
          <w:lang w:val="it-IT"/>
        </w:rPr>
        <w:t xml:space="preserve"> </w:t>
      </w:r>
      <w:r w:rsidR="00F87F26">
        <w:rPr>
          <w:lang w:val="it-IT"/>
        </w:rPr>
        <w:t>2</w:t>
      </w:r>
      <w:r w:rsidR="005E7385">
        <w:rPr>
          <w:lang w:val="it-IT"/>
        </w:rPr>
        <w:t xml:space="preserve"> </w:t>
      </w:r>
      <w:r w:rsidR="00C21099">
        <w:rPr>
          <w:lang w:val="it-IT"/>
        </w:rPr>
        <w:t>step</w:t>
      </w:r>
    </w:p>
    <w:p w14:paraId="69967827" w14:textId="070C02E8" w:rsidR="00FA70BA" w:rsidRDefault="007C4F36" w:rsidP="00B5236E">
      <w:pPr>
        <w:pStyle w:val="ListParagraph"/>
        <w:numPr>
          <w:ilvl w:val="1"/>
          <w:numId w:val="20"/>
        </w:numPr>
        <w:rPr>
          <w:lang w:val="it-IT"/>
        </w:rPr>
      </w:pPr>
      <w:r>
        <w:rPr>
          <w:lang w:val="it-IT"/>
        </w:rPr>
        <w:t xml:space="preserve">Step 1: </w:t>
      </w:r>
      <w:r w:rsidR="0091472B">
        <w:rPr>
          <w:lang w:val="it-IT"/>
        </w:rPr>
        <w:t>Esitazione</w:t>
      </w:r>
    </w:p>
    <w:p w14:paraId="2D5DEE22" w14:textId="77777777" w:rsidR="00E02023" w:rsidRDefault="005D43E5" w:rsidP="00B5236E">
      <w:pPr>
        <w:pStyle w:val="ListParagraph"/>
        <w:numPr>
          <w:ilvl w:val="2"/>
          <w:numId w:val="20"/>
        </w:numPr>
        <w:ind w:left="2035" w:hanging="357"/>
        <w:rPr>
          <w:lang w:val="it-IT"/>
        </w:rPr>
      </w:pPr>
      <w:r w:rsidRPr="005D56AE">
        <w:rPr>
          <w:lang w:val="it-IT"/>
        </w:rPr>
        <w:t xml:space="preserve">Campo </w:t>
      </w:r>
      <w:r w:rsidR="00F05704">
        <w:rPr>
          <w:lang w:val="it-IT"/>
        </w:rPr>
        <w:t xml:space="preserve">1: </w:t>
      </w:r>
      <w:r w:rsidR="00E02023">
        <w:rPr>
          <w:lang w:val="it-IT"/>
        </w:rPr>
        <w:t>“Interazione”</w:t>
      </w:r>
    </w:p>
    <w:p w14:paraId="37ED2E67" w14:textId="2451EB9A" w:rsidR="0066491F" w:rsidRPr="0066491F" w:rsidRDefault="00A2440E" w:rsidP="00B5236E">
      <w:pPr>
        <w:pStyle w:val="ListParagraph"/>
        <w:numPr>
          <w:ilvl w:val="3"/>
          <w:numId w:val="60"/>
        </w:numPr>
        <w:rPr>
          <w:lang w:val="it-IT"/>
        </w:rPr>
      </w:pPr>
      <w:r>
        <w:rPr>
          <w:lang w:val="it-IT"/>
        </w:rPr>
        <w:t>Valori ammessi:</w:t>
      </w:r>
      <w:r w:rsidR="005D43E5" w:rsidRPr="005D56AE">
        <w:rPr>
          <w:lang w:val="it-IT"/>
        </w:rPr>
        <w:t xml:space="preserve"> opzioni di </w:t>
      </w:r>
      <w:r w:rsidR="005D43E5">
        <w:rPr>
          <w:lang w:val="it-IT"/>
        </w:rPr>
        <w:t>interazione selezionabili</w:t>
      </w:r>
      <w:r w:rsidR="00596892">
        <w:rPr>
          <w:lang w:val="it-IT"/>
        </w:rPr>
        <w:t xml:space="preserve"> (campo obbligatorio)</w:t>
      </w:r>
      <w:r w:rsidR="005D43E5">
        <w:rPr>
          <w:lang w:val="it-IT"/>
        </w:rPr>
        <w:t>:</w:t>
      </w:r>
    </w:p>
    <w:p w14:paraId="1E6553E7" w14:textId="63ED251A" w:rsidR="007723A7" w:rsidRPr="00880650" w:rsidRDefault="007723A7" w:rsidP="00B5236E">
      <w:pPr>
        <w:pStyle w:val="ListParagraph"/>
        <w:numPr>
          <w:ilvl w:val="5"/>
          <w:numId w:val="61"/>
        </w:numPr>
        <w:ind w:left="3595" w:hanging="357"/>
        <w:rPr>
          <w:lang w:val="it-IT"/>
        </w:rPr>
      </w:pPr>
      <w:r>
        <w:rPr>
          <w:lang w:val="it-IT"/>
        </w:rPr>
        <w:t>Telefonata</w:t>
      </w:r>
      <w:r w:rsidR="00880650">
        <w:rPr>
          <w:lang w:val="it-IT"/>
        </w:rPr>
        <w:t>/distanza</w:t>
      </w:r>
    </w:p>
    <w:p w14:paraId="31FB4122" w14:textId="123C5726" w:rsidR="007723A7" w:rsidRDefault="007723A7" w:rsidP="00B5236E">
      <w:pPr>
        <w:pStyle w:val="ListParagraph"/>
        <w:numPr>
          <w:ilvl w:val="5"/>
          <w:numId w:val="61"/>
        </w:numPr>
        <w:ind w:left="3595" w:hanging="357"/>
        <w:rPr>
          <w:lang w:val="it-IT"/>
        </w:rPr>
      </w:pPr>
      <w:r>
        <w:rPr>
          <w:lang w:val="it-IT"/>
        </w:rPr>
        <w:t>In filiale</w:t>
      </w:r>
    </w:p>
    <w:p w14:paraId="7353F0D5" w14:textId="0A897DE5" w:rsidR="007723A7" w:rsidRPr="0066491F" w:rsidRDefault="00880650" w:rsidP="00B5236E">
      <w:pPr>
        <w:pStyle w:val="ListParagraph"/>
        <w:numPr>
          <w:ilvl w:val="5"/>
          <w:numId w:val="61"/>
        </w:numPr>
        <w:ind w:left="3595" w:hanging="357"/>
        <w:rPr>
          <w:lang w:val="it-IT"/>
        </w:rPr>
      </w:pPr>
      <w:r>
        <w:rPr>
          <w:lang w:val="it-IT"/>
        </w:rPr>
        <w:t>Presso cliente</w:t>
      </w:r>
    </w:p>
    <w:p w14:paraId="7C98014D" w14:textId="232996BD" w:rsidR="0018210D" w:rsidRDefault="0018210D" w:rsidP="00B5236E">
      <w:pPr>
        <w:pStyle w:val="ListParagraph"/>
        <w:numPr>
          <w:ilvl w:val="2"/>
          <w:numId w:val="20"/>
        </w:numPr>
        <w:ind w:left="2035" w:hanging="357"/>
        <w:rPr>
          <w:lang w:val="it-IT"/>
        </w:rPr>
      </w:pPr>
      <w:r>
        <w:rPr>
          <w:lang w:val="it-IT"/>
        </w:rPr>
        <w:t>Per ogni interesse manifestato si prevedono:</w:t>
      </w:r>
    </w:p>
    <w:p w14:paraId="6D20CEEE" w14:textId="01514060" w:rsidR="00A2440E" w:rsidRDefault="00A2440E" w:rsidP="00B5236E">
      <w:pPr>
        <w:pStyle w:val="ListParagraph"/>
        <w:numPr>
          <w:ilvl w:val="3"/>
          <w:numId w:val="62"/>
        </w:numPr>
        <w:rPr>
          <w:lang w:val="it-IT"/>
        </w:rPr>
      </w:pPr>
      <w:r w:rsidRPr="005D56AE">
        <w:rPr>
          <w:lang w:val="it-IT"/>
        </w:rPr>
        <w:t>Campo</w:t>
      </w:r>
      <w:r>
        <w:rPr>
          <w:lang w:val="it-IT"/>
        </w:rPr>
        <w:t xml:space="preserve"> 2: “</w:t>
      </w:r>
      <w:r w:rsidR="00C63D4A">
        <w:rPr>
          <w:lang w:val="it-IT"/>
        </w:rPr>
        <w:t>Prodotto</w:t>
      </w:r>
      <w:r>
        <w:rPr>
          <w:lang w:val="it-IT"/>
        </w:rPr>
        <w:t>”</w:t>
      </w:r>
      <w:r w:rsidR="005E0A75">
        <w:rPr>
          <w:lang w:val="it-IT"/>
        </w:rPr>
        <w:t xml:space="preserve"> di interesse</w:t>
      </w:r>
    </w:p>
    <w:p w14:paraId="1FD42CD6" w14:textId="77777777" w:rsidR="00CC5C70" w:rsidRDefault="00CC5C70" w:rsidP="00B5236E">
      <w:pPr>
        <w:pStyle w:val="ListParagraph"/>
        <w:numPr>
          <w:ilvl w:val="4"/>
          <w:numId w:val="20"/>
        </w:numPr>
        <w:rPr>
          <w:lang w:val="it-IT"/>
        </w:rPr>
      </w:pPr>
      <w:r w:rsidRPr="00CC5C70">
        <w:rPr>
          <w:lang w:val="it-IT"/>
        </w:rPr>
        <w:t>Valori ammessi: opzioni di esito selezionabili (campo obbligatorio)</w:t>
      </w:r>
    </w:p>
    <w:p w14:paraId="3EFD96F4" w14:textId="4226A1D8" w:rsidR="00195C05" w:rsidRPr="00B8309B" w:rsidRDefault="00C956C0" w:rsidP="00B5236E">
      <w:pPr>
        <w:pStyle w:val="ListParagraph"/>
        <w:numPr>
          <w:ilvl w:val="5"/>
          <w:numId w:val="20"/>
        </w:numPr>
        <w:rPr>
          <w:lang w:val="it-IT"/>
        </w:rPr>
      </w:pPr>
      <w:r w:rsidRPr="00CC5C70">
        <w:rPr>
          <w:lang w:val="it-IT"/>
        </w:rPr>
        <w:t>Venduto</w:t>
      </w:r>
      <w:r w:rsidR="00A41516">
        <w:rPr>
          <w:lang w:val="it-IT"/>
        </w:rPr>
        <w:t xml:space="preserve"> [Valore selezionato per </w:t>
      </w:r>
      <w:r w:rsidR="00BD3CE6">
        <w:rPr>
          <w:lang w:val="it-IT"/>
        </w:rPr>
        <w:t>la descrizione del presente flusso]</w:t>
      </w:r>
    </w:p>
    <w:p w14:paraId="3E918B4D" w14:textId="77777777" w:rsidR="00267C2B" w:rsidRDefault="0052396D" w:rsidP="00B5236E">
      <w:pPr>
        <w:pStyle w:val="ListParagraph"/>
        <w:numPr>
          <w:ilvl w:val="3"/>
          <w:numId w:val="62"/>
        </w:numPr>
        <w:rPr>
          <w:lang w:val="it-IT"/>
        </w:rPr>
      </w:pPr>
      <w:r w:rsidRPr="00D20928">
        <w:rPr>
          <w:lang w:val="it-IT"/>
        </w:rPr>
        <w:t>Altri esiti disponibili: focus</w:t>
      </w:r>
      <w:r w:rsidR="00C11BCC" w:rsidRPr="00D20928">
        <w:rPr>
          <w:lang w:val="it-IT"/>
        </w:rPr>
        <w:t xml:space="preserve"> nel capitolo di configurazioni trasversali, paragrafo </w:t>
      </w:r>
      <w:r w:rsidR="00D20928" w:rsidRPr="0098622F">
        <w:rPr>
          <w:u w:val="single"/>
          <w:lang w:val="it-IT"/>
        </w:rPr>
        <w:fldChar w:fldCharType="begin"/>
      </w:r>
      <w:r w:rsidR="00D20928" w:rsidRPr="0098622F">
        <w:rPr>
          <w:u w:val="single"/>
          <w:lang w:val="it-IT"/>
        </w:rPr>
        <w:instrText xml:space="preserve"> REF _Ref211866444 \h </w:instrText>
      </w:r>
      <w:r w:rsidR="00D20928" w:rsidRPr="0098622F">
        <w:rPr>
          <w:u w:val="single"/>
          <w:lang w:val="it-IT"/>
        </w:rPr>
      </w:r>
      <w:r w:rsidR="00D20928" w:rsidRPr="0098622F">
        <w:rPr>
          <w:u w:val="single"/>
          <w:lang w:val="it-IT"/>
        </w:rPr>
        <w:fldChar w:fldCharType="separate"/>
      </w:r>
      <w:r w:rsidR="00D20928" w:rsidRPr="0098622F">
        <w:rPr>
          <w:u w:val="single"/>
          <w:lang w:val="it-IT"/>
        </w:rPr>
        <w:t>Esiti per tipologie di iniziative</w:t>
      </w:r>
      <w:r w:rsidR="00D20928" w:rsidRPr="0098622F">
        <w:rPr>
          <w:u w:val="single"/>
          <w:lang w:val="it-IT"/>
        </w:rPr>
        <w:fldChar w:fldCharType="end"/>
      </w:r>
    </w:p>
    <w:p w14:paraId="2386F614" w14:textId="77777777" w:rsidR="00A56CB5" w:rsidRDefault="0018210D" w:rsidP="00B5236E">
      <w:pPr>
        <w:pStyle w:val="ListParagraph"/>
        <w:numPr>
          <w:ilvl w:val="3"/>
          <w:numId w:val="62"/>
        </w:numPr>
        <w:rPr>
          <w:lang w:val="it-IT"/>
        </w:rPr>
      </w:pPr>
      <w:r>
        <w:rPr>
          <w:lang w:val="it-IT"/>
        </w:rPr>
        <w:t>Camp</w:t>
      </w:r>
      <w:r w:rsidR="00FA6958">
        <w:rPr>
          <w:lang w:val="it-IT"/>
        </w:rPr>
        <w:t>o 3</w:t>
      </w:r>
      <w:r w:rsidR="001C38A6">
        <w:rPr>
          <w:lang w:val="it-IT"/>
        </w:rPr>
        <w:t xml:space="preserve">: </w:t>
      </w:r>
      <w:r w:rsidR="00DB407F">
        <w:rPr>
          <w:lang w:val="it-IT"/>
        </w:rPr>
        <w:t>“Note”</w:t>
      </w:r>
    </w:p>
    <w:p w14:paraId="662A911A" w14:textId="6188F434" w:rsidR="000B2540" w:rsidRPr="000B2540" w:rsidRDefault="00A56CB5" w:rsidP="00B5236E">
      <w:pPr>
        <w:pStyle w:val="ListParagraph"/>
        <w:numPr>
          <w:ilvl w:val="4"/>
          <w:numId w:val="20"/>
        </w:numPr>
        <w:rPr>
          <w:lang w:val="it-IT"/>
        </w:rPr>
      </w:pPr>
      <w:r>
        <w:rPr>
          <w:lang w:val="it-IT"/>
        </w:rPr>
        <w:t xml:space="preserve">Valori ammessi: </w:t>
      </w:r>
      <w:bookmarkStart w:id="1298" w:name="_Hlk211441450"/>
      <w:r w:rsidR="007B3AEA">
        <w:rPr>
          <w:lang w:val="it-IT"/>
        </w:rPr>
        <w:t xml:space="preserve">Campo </w:t>
      </w:r>
      <w:r w:rsidR="00C3178A">
        <w:rPr>
          <w:lang w:val="it-IT"/>
        </w:rPr>
        <w:t>libero, dato di compilazione manuale</w:t>
      </w:r>
      <w:r w:rsidR="00596892">
        <w:rPr>
          <w:lang w:val="it-IT"/>
        </w:rPr>
        <w:t xml:space="preserve"> (campo facoltativo)</w:t>
      </w:r>
      <w:r>
        <w:rPr>
          <w:lang w:val="it-IT"/>
        </w:rPr>
        <w:t xml:space="preserve"> con massimo </w:t>
      </w:r>
      <w:r w:rsidR="00EE5FA7">
        <w:rPr>
          <w:lang w:val="it-IT"/>
        </w:rPr>
        <w:t>280 caratteri</w:t>
      </w:r>
      <w:r w:rsidR="00EF488C">
        <w:rPr>
          <w:lang w:val="it-IT"/>
        </w:rPr>
        <w:t xml:space="preserve"> alfanumerici</w:t>
      </w:r>
      <w:r w:rsidR="00961392">
        <w:rPr>
          <w:lang w:val="it-IT"/>
        </w:rPr>
        <w:t>,</w:t>
      </w:r>
      <w:r w:rsidR="00884873">
        <w:rPr>
          <w:lang w:val="it-IT"/>
        </w:rPr>
        <w:t xml:space="preserve"> inclusi caratteri speciali</w:t>
      </w:r>
      <w:r w:rsidR="00A97D88">
        <w:rPr>
          <w:lang w:val="it-IT"/>
        </w:rPr>
        <w:t>. Al raggiungimento del limite di caratteri non sarà più inputa</w:t>
      </w:r>
      <w:r w:rsidR="00164EC0">
        <w:rPr>
          <w:lang w:val="it-IT"/>
        </w:rPr>
        <w:t>bile</w:t>
      </w:r>
      <w:r w:rsidR="00A97D88">
        <w:rPr>
          <w:lang w:val="it-IT"/>
        </w:rPr>
        <w:t xml:space="preserve"> nessun carattere aggiuntivo</w:t>
      </w:r>
    </w:p>
    <w:bookmarkEnd w:id="1298"/>
    <w:p w14:paraId="38548F41" w14:textId="38F03F0C" w:rsidR="0019032C" w:rsidRPr="000C4080" w:rsidRDefault="009C7585" w:rsidP="00B5236E">
      <w:pPr>
        <w:pStyle w:val="ListParagraph"/>
        <w:numPr>
          <w:ilvl w:val="2"/>
          <w:numId w:val="20"/>
        </w:numPr>
        <w:ind w:left="2035" w:hanging="357"/>
        <w:rPr>
          <w:u w:val="single"/>
          <w:lang w:val="it-IT"/>
        </w:rPr>
      </w:pPr>
      <w:r>
        <w:rPr>
          <w:lang w:val="it-IT"/>
        </w:rPr>
        <w:t>Azione rapida per a</w:t>
      </w:r>
      <w:r w:rsidR="0027349F">
        <w:rPr>
          <w:lang w:val="it-IT"/>
        </w:rPr>
        <w:t>ggiung</w:t>
      </w:r>
      <w:r w:rsidR="00BD3CE6">
        <w:rPr>
          <w:lang w:val="it-IT"/>
        </w:rPr>
        <w:t>ere</w:t>
      </w:r>
      <w:r>
        <w:rPr>
          <w:lang w:val="it-IT"/>
        </w:rPr>
        <w:t xml:space="preserve"> un</w:t>
      </w:r>
      <w:r w:rsidR="0027349F">
        <w:rPr>
          <w:lang w:val="it-IT"/>
        </w:rPr>
        <w:t xml:space="preserve"> prodotto</w:t>
      </w:r>
      <w:r w:rsidR="00BD3CE6">
        <w:rPr>
          <w:lang w:val="it-IT"/>
        </w:rPr>
        <w:t xml:space="preserve"> di interesse</w:t>
      </w:r>
      <w:r w:rsidR="00772140">
        <w:rPr>
          <w:lang w:val="it-IT"/>
        </w:rPr>
        <w:t>, sempre disponibile e attivabile</w:t>
      </w:r>
      <w:r w:rsidR="000D5508">
        <w:rPr>
          <w:lang w:val="it-IT"/>
        </w:rPr>
        <w:t xml:space="preserve">: Flusso descritto nel paragrafo </w:t>
      </w:r>
      <w:r w:rsidR="000C4080" w:rsidRPr="000C4080">
        <w:rPr>
          <w:u w:val="single"/>
          <w:lang w:val="it-IT"/>
        </w:rPr>
        <w:fldChar w:fldCharType="begin"/>
      </w:r>
      <w:r w:rsidR="000C4080" w:rsidRPr="000C4080">
        <w:rPr>
          <w:u w:val="single"/>
          <w:lang w:val="it-IT"/>
        </w:rPr>
        <w:instrText xml:space="preserve"> REF _Ref211866020 \h </w:instrText>
      </w:r>
      <w:r w:rsidR="000C4080">
        <w:rPr>
          <w:u w:val="single"/>
          <w:lang w:val="it-IT"/>
        </w:rPr>
        <w:instrText xml:space="preserve"> \* MERGEFORMAT </w:instrText>
      </w:r>
      <w:r w:rsidR="000C4080" w:rsidRPr="000C4080">
        <w:rPr>
          <w:u w:val="single"/>
          <w:lang w:val="it-IT"/>
        </w:rPr>
      </w:r>
      <w:r w:rsidR="000C4080" w:rsidRPr="000C4080">
        <w:rPr>
          <w:u w:val="single"/>
          <w:lang w:val="it-IT"/>
        </w:rPr>
        <w:fldChar w:fldCharType="separate"/>
      </w:r>
      <w:r w:rsidR="000C4080" w:rsidRPr="000C4080">
        <w:rPr>
          <w:u w:val="single"/>
          <w:lang w:val="it-IT"/>
        </w:rPr>
        <w:t>Gestione lead con inserimento prodotto aggiuntivo in esito</w:t>
      </w:r>
      <w:r w:rsidR="000C4080" w:rsidRPr="000C4080">
        <w:rPr>
          <w:u w:val="single"/>
          <w:lang w:val="it-IT"/>
        </w:rPr>
        <w:fldChar w:fldCharType="end"/>
      </w:r>
    </w:p>
    <w:p w14:paraId="4CA3933B" w14:textId="49D9D438" w:rsidR="00596892" w:rsidRPr="0019032C" w:rsidRDefault="009C7585" w:rsidP="00B5236E">
      <w:pPr>
        <w:pStyle w:val="ListParagraph"/>
        <w:numPr>
          <w:ilvl w:val="2"/>
          <w:numId w:val="20"/>
        </w:numPr>
        <w:ind w:left="2035" w:hanging="357"/>
        <w:rPr>
          <w:lang w:val="it-IT"/>
        </w:rPr>
      </w:pPr>
      <w:r>
        <w:rPr>
          <w:lang w:val="it-IT"/>
        </w:rPr>
        <w:t>Azione rapida per a</w:t>
      </w:r>
      <w:r w:rsidR="00AE53C6">
        <w:rPr>
          <w:lang w:val="it-IT"/>
        </w:rPr>
        <w:t>nnulla</w:t>
      </w:r>
      <w:r>
        <w:rPr>
          <w:lang w:val="it-IT"/>
        </w:rPr>
        <w:t>re</w:t>
      </w:r>
      <w:r w:rsidR="00772140">
        <w:rPr>
          <w:lang w:val="it-IT"/>
        </w:rPr>
        <w:t xml:space="preserve"> sempre </w:t>
      </w:r>
      <w:r w:rsidR="008A7270">
        <w:rPr>
          <w:lang w:val="it-IT"/>
        </w:rPr>
        <w:t>visibile e attivab</w:t>
      </w:r>
      <w:r w:rsidR="00D905C2">
        <w:rPr>
          <w:lang w:val="it-IT"/>
        </w:rPr>
        <w:t>i</w:t>
      </w:r>
      <w:r w:rsidR="008A7270">
        <w:rPr>
          <w:lang w:val="it-IT"/>
        </w:rPr>
        <w:t>le</w:t>
      </w:r>
    </w:p>
    <w:p w14:paraId="621CE6CD" w14:textId="7F8A736C" w:rsidR="00AE53C6" w:rsidRPr="0019032C" w:rsidRDefault="009C7585" w:rsidP="00B5236E">
      <w:pPr>
        <w:pStyle w:val="ListParagraph"/>
        <w:numPr>
          <w:ilvl w:val="2"/>
          <w:numId w:val="20"/>
        </w:numPr>
        <w:ind w:left="2035" w:hanging="357"/>
        <w:rPr>
          <w:lang w:val="it-IT"/>
        </w:rPr>
      </w:pPr>
      <w:r>
        <w:rPr>
          <w:lang w:val="it-IT"/>
        </w:rPr>
        <w:t xml:space="preserve">Azione rapida per </w:t>
      </w:r>
      <w:r w:rsidR="00F22BF9">
        <w:rPr>
          <w:lang w:val="it-IT"/>
        </w:rPr>
        <w:t>esitare</w:t>
      </w:r>
      <w:r w:rsidR="00C93976">
        <w:rPr>
          <w:lang w:val="it-IT"/>
        </w:rPr>
        <w:t xml:space="preserve"> (</w:t>
      </w:r>
      <w:r w:rsidR="008A7270">
        <w:rPr>
          <w:lang w:val="it-IT"/>
        </w:rPr>
        <w:t>sempre visibile ma attivab</w:t>
      </w:r>
      <w:r w:rsidR="00C93976">
        <w:rPr>
          <w:lang w:val="it-IT"/>
        </w:rPr>
        <w:t>ile solo se tutti i campi obbligatori sono stati confermati</w:t>
      </w:r>
      <w:r w:rsidR="00DE774E">
        <w:rPr>
          <w:lang w:val="it-IT"/>
        </w:rPr>
        <w:t xml:space="preserve">). </w:t>
      </w:r>
    </w:p>
    <w:p w14:paraId="1836816C" w14:textId="36B85EA6" w:rsidR="00FD77AC" w:rsidRPr="00FD77AC" w:rsidRDefault="00FD77AC" w:rsidP="00B5236E">
      <w:pPr>
        <w:pStyle w:val="ListParagraph"/>
        <w:numPr>
          <w:ilvl w:val="1"/>
          <w:numId w:val="20"/>
        </w:numPr>
        <w:rPr>
          <w:lang w:val="it-IT"/>
        </w:rPr>
      </w:pPr>
      <w:r w:rsidRPr="00FD77AC">
        <w:rPr>
          <w:lang w:val="it-IT"/>
        </w:rPr>
        <w:t>Step</w:t>
      </w:r>
      <w:r>
        <w:rPr>
          <w:lang w:val="it-IT"/>
        </w:rPr>
        <w:t xml:space="preserve"> 2</w:t>
      </w:r>
      <w:r w:rsidR="0091472B">
        <w:rPr>
          <w:lang w:val="it-IT"/>
        </w:rPr>
        <w:t xml:space="preserve">: </w:t>
      </w:r>
      <w:r w:rsidR="0098622F">
        <w:rPr>
          <w:lang w:val="it-IT"/>
        </w:rPr>
        <w:t>Messaggio</w:t>
      </w:r>
      <w:r w:rsidR="00F22BF9">
        <w:rPr>
          <w:lang w:val="it-IT"/>
        </w:rPr>
        <w:t xml:space="preserve"> di</w:t>
      </w:r>
      <w:r w:rsidR="0031780A">
        <w:rPr>
          <w:lang w:val="it-IT"/>
        </w:rPr>
        <w:t xml:space="preserve"> esito</w:t>
      </w:r>
      <w:r w:rsidR="00F22BF9">
        <w:rPr>
          <w:lang w:val="it-IT"/>
        </w:rPr>
        <w:t xml:space="preserve"> registrato</w:t>
      </w:r>
    </w:p>
    <w:p w14:paraId="3B868FFA" w14:textId="309D2E9B" w:rsidR="000F2ADC" w:rsidRPr="00FD77AC" w:rsidRDefault="00E43F8A" w:rsidP="00B5236E">
      <w:pPr>
        <w:pStyle w:val="ListParagraph"/>
        <w:numPr>
          <w:ilvl w:val="2"/>
          <w:numId w:val="20"/>
        </w:numPr>
        <w:ind w:left="2035" w:hanging="357"/>
        <w:rPr>
          <w:lang w:val="it-IT"/>
        </w:rPr>
      </w:pPr>
      <w:r>
        <w:rPr>
          <w:lang w:val="it-IT"/>
        </w:rPr>
        <w:t xml:space="preserve">Azione rapida </w:t>
      </w:r>
      <w:r w:rsidR="008A7270">
        <w:rPr>
          <w:lang w:val="it-IT"/>
        </w:rPr>
        <w:t xml:space="preserve">sempre visibile ed attivabile </w:t>
      </w:r>
      <w:r>
        <w:rPr>
          <w:lang w:val="it-IT"/>
        </w:rPr>
        <w:t xml:space="preserve">con rimando alla </w:t>
      </w:r>
      <w:r w:rsidR="000F2ADC">
        <w:rPr>
          <w:lang w:val="it-IT"/>
        </w:rPr>
        <w:t>Scheda cliente</w:t>
      </w:r>
      <w:r w:rsidR="00A379E1">
        <w:rPr>
          <w:lang w:val="it-IT"/>
        </w:rPr>
        <w:t>. Si apre una nuova scheda</w:t>
      </w:r>
    </w:p>
    <w:p w14:paraId="3E83BA39" w14:textId="2EB8DE63" w:rsidR="00DB0F02" w:rsidRDefault="00DB0F02" w:rsidP="00B5236E">
      <w:pPr>
        <w:pStyle w:val="ListParagraph"/>
        <w:numPr>
          <w:ilvl w:val="2"/>
          <w:numId w:val="20"/>
        </w:numPr>
        <w:ind w:left="2035" w:hanging="357"/>
        <w:rPr>
          <w:lang w:val="it-IT"/>
        </w:rPr>
      </w:pPr>
      <w:r>
        <w:rPr>
          <w:lang w:val="it-IT"/>
        </w:rPr>
        <w:t>Azi</w:t>
      </w:r>
      <w:r w:rsidR="00785B9C">
        <w:rPr>
          <w:lang w:val="it-IT"/>
        </w:rPr>
        <w:t xml:space="preserve">one rapida </w:t>
      </w:r>
      <w:r w:rsidR="008A7270">
        <w:rPr>
          <w:lang w:val="it-IT"/>
        </w:rPr>
        <w:t xml:space="preserve">sempre visibile ed attivabile </w:t>
      </w:r>
      <w:r w:rsidR="00785B9C">
        <w:rPr>
          <w:lang w:val="it-IT"/>
        </w:rPr>
        <w:t xml:space="preserve">per la chiusura del flusso. </w:t>
      </w:r>
      <w:r w:rsidR="00A379E1">
        <w:rPr>
          <w:lang w:val="it-IT"/>
        </w:rPr>
        <w:t>Si chiude la modale e l</w:t>
      </w:r>
      <w:r w:rsidR="00785B9C">
        <w:rPr>
          <w:lang w:val="it-IT"/>
        </w:rPr>
        <w:t xml:space="preserve">’utente </w:t>
      </w:r>
      <w:r w:rsidR="00F208CB">
        <w:rPr>
          <w:lang w:val="it-IT"/>
        </w:rPr>
        <w:t xml:space="preserve">atterra nella </w:t>
      </w:r>
      <w:r w:rsidR="006E1E93">
        <w:rPr>
          <w:lang w:val="it-IT"/>
        </w:rPr>
        <w:t>pagina di Gestione lead</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F944EE" w:rsidRPr="00F944EE" w14:paraId="2B6277C8" w14:textId="77777777" w:rsidTr="00CA5128">
        <w:trPr>
          <w:trHeight w:val="592"/>
        </w:trPr>
        <w:tc>
          <w:tcPr>
            <w:tcW w:w="962" w:type="dxa"/>
            <w:hideMark/>
          </w:tcPr>
          <w:p w14:paraId="495D9206" w14:textId="77777777" w:rsidR="00F944EE" w:rsidRPr="00F944EE" w:rsidRDefault="00F944EE" w:rsidP="00F944EE">
            <w:pPr>
              <w:rPr>
                <w:b/>
                <w:bCs/>
              </w:rPr>
            </w:pPr>
            <w:r w:rsidRPr="00F944EE">
              <w:rPr>
                <w:b/>
                <w:bCs/>
              </w:rPr>
              <w:t>ID</w:t>
            </w:r>
          </w:p>
        </w:tc>
        <w:tc>
          <w:tcPr>
            <w:tcW w:w="963" w:type="dxa"/>
            <w:hideMark/>
          </w:tcPr>
          <w:p w14:paraId="25B7C633" w14:textId="77777777" w:rsidR="00F944EE" w:rsidRPr="00F944EE" w:rsidRDefault="00F944EE" w:rsidP="00F944EE">
            <w:pPr>
              <w:rPr>
                <w:b/>
                <w:bCs/>
              </w:rPr>
            </w:pPr>
            <w:r w:rsidRPr="00F944EE">
              <w:rPr>
                <w:b/>
                <w:bCs/>
              </w:rPr>
              <w:t>Campo</w:t>
            </w:r>
          </w:p>
        </w:tc>
        <w:tc>
          <w:tcPr>
            <w:tcW w:w="963" w:type="dxa"/>
            <w:hideMark/>
          </w:tcPr>
          <w:p w14:paraId="163B5A16" w14:textId="77777777" w:rsidR="00F944EE" w:rsidRPr="00F944EE" w:rsidRDefault="00F944EE" w:rsidP="00F944EE">
            <w:pPr>
              <w:rPr>
                <w:b/>
                <w:bCs/>
              </w:rPr>
            </w:pPr>
            <w:r w:rsidRPr="00F944EE">
              <w:rPr>
                <w:b/>
                <w:bCs/>
              </w:rPr>
              <w:t>Tipo</w:t>
            </w:r>
          </w:p>
        </w:tc>
        <w:tc>
          <w:tcPr>
            <w:tcW w:w="963" w:type="dxa"/>
            <w:hideMark/>
          </w:tcPr>
          <w:p w14:paraId="7DFBC35F" w14:textId="77777777" w:rsidR="00F944EE" w:rsidRPr="00F944EE" w:rsidRDefault="00F944EE" w:rsidP="00F944EE">
            <w:pPr>
              <w:rPr>
                <w:b/>
                <w:bCs/>
              </w:rPr>
            </w:pPr>
            <w:r w:rsidRPr="00F944EE">
              <w:rPr>
                <w:b/>
                <w:bCs/>
              </w:rPr>
              <w:t>Modificabile</w:t>
            </w:r>
          </w:p>
        </w:tc>
        <w:tc>
          <w:tcPr>
            <w:tcW w:w="963" w:type="dxa"/>
            <w:hideMark/>
          </w:tcPr>
          <w:p w14:paraId="3E831B5B" w14:textId="77777777" w:rsidR="00F944EE" w:rsidRPr="00F944EE" w:rsidRDefault="00F944EE" w:rsidP="00F944EE">
            <w:pPr>
              <w:rPr>
                <w:b/>
                <w:bCs/>
              </w:rPr>
            </w:pPr>
            <w:r w:rsidRPr="00F944EE">
              <w:rPr>
                <w:b/>
                <w:bCs/>
              </w:rPr>
              <w:t>Obbligo</w:t>
            </w:r>
          </w:p>
        </w:tc>
        <w:tc>
          <w:tcPr>
            <w:tcW w:w="962" w:type="dxa"/>
            <w:hideMark/>
          </w:tcPr>
          <w:p w14:paraId="46BD5809" w14:textId="77777777" w:rsidR="00F944EE" w:rsidRPr="00F944EE" w:rsidRDefault="00F944EE" w:rsidP="00F944EE">
            <w:pPr>
              <w:rPr>
                <w:b/>
                <w:bCs/>
              </w:rPr>
            </w:pPr>
            <w:r w:rsidRPr="00F944EE">
              <w:rPr>
                <w:b/>
                <w:bCs/>
              </w:rPr>
              <w:t>Formato</w:t>
            </w:r>
          </w:p>
        </w:tc>
        <w:tc>
          <w:tcPr>
            <w:tcW w:w="963" w:type="dxa"/>
            <w:hideMark/>
          </w:tcPr>
          <w:p w14:paraId="68E73346" w14:textId="77777777" w:rsidR="00F944EE" w:rsidRPr="00F944EE" w:rsidRDefault="00F944EE" w:rsidP="00F944EE">
            <w:pPr>
              <w:rPr>
                <w:b/>
                <w:bCs/>
              </w:rPr>
            </w:pPr>
            <w:r w:rsidRPr="00F944EE">
              <w:rPr>
                <w:b/>
                <w:bCs/>
              </w:rPr>
              <w:t>Valori ammessi</w:t>
            </w:r>
          </w:p>
        </w:tc>
        <w:tc>
          <w:tcPr>
            <w:tcW w:w="963" w:type="dxa"/>
            <w:hideMark/>
          </w:tcPr>
          <w:p w14:paraId="08A6F4C0" w14:textId="77777777" w:rsidR="00F944EE" w:rsidRPr="00F944EE" w:rsidRDefault="00F944EE" w:rsidP="00F944EE">
            <w:pPr>
              <w:rPr>
                <w:b/>
                <w:bCs/>
              </w:rPr>
            </w:pPr>
            <w:r w:rsidRPr="00F944EE">
              <w:rPr>
                <w:b/>
                <w:bCs/>
              </w:rPr>
              <w:t>Validazione / Regole di valorizzazione</w:t>
            </w:r>
          </w:p>
        </w:tc>
        <w:tc>
          <w:tcPr>
            <w:tcW w:w="963" w:type="dxa"/>
            <w:hideMark/>
          </w:tcPr>
          <w:p w14:paraId="080827F2" w14:textId="77777777" w:rsidR="00F944EE" w:rsidRPr="00F944EE" w:rsidRDefault="00F944EE" w:rsidP="00F944EE">
            <w:pPr>
              <w:rPr>
                <w:b/>
                <w:bCs/>
              </w:rPr>
            </w:pPr>
            <w:r w:rsidRPr="00F944EE">
              <w:rPr>
                <w:b/>
                <w:bCs/>
              </w:rPr>
              <w:t>Msg errore</w:t>
            </w:r>
          </w:p>
        </w:tc>
        <w:tc>
          <w:tcPr>
            <w:tcW w:w="963" w:type="dxa"/>
            <w:hideMark/>
          </w:tcPr>
          <w:p w14:paraId="3BF11940" w14:textId="77777777" w:rsidR="00F944EE" w:rsidRPr="00F944EE" w:rsidRDefault="00F944EE" w:rsidP="00F944EE">
            <w:pPr>
              <w:rPr>
                <w:b/>
                <w:bCs/>
              </w:rPr>
            </w:pPr>
            <w:r w:rsidRPr="00F944EE">
              <w:rPr>
                <w:b/>
                <w:bCs/>
              </w:rPr>
              <w:t>Quando errore</w:t>
            </w:r>
          </w:p>
        </w:tc>
      </w:tr>
      <w:tr w:rsidR="00F944EE" w:rsidRPr="00F944EE" w14:paraId="39B2D9AC" w14:textId="77777777" w:rsidTr="00CA5128">
        <w:trPr>
          <w:trHeight w:val="986"/>
        </w:trPr>
        <w:tc>
          <w:tcPr>
            <w:tcW w:w="962" w:type="dxa"/>
            <w:hideMark/>
          </w:tcPr>
          <w:p w14:paraId="7B99EABA" w14:textId="77777777" w:rsidR="00F944EE" w:rsidRPr="00F944EE" w:rsidRDefault="00F944EE">
            <w:r w:rsidRPr="00F944EE">
              <w:t>C1</w:t>
            </w:r>
          </w:p>
        </w:tc>
        <w:tc>
          <w:tcPr>
            <w:tcW w:w="963" w:type="dxa"/>
            <w:hideMark/>
          </w:tcPr>
          <w:p w14:paraId="5ACECED1" w14:textId="77777777" w:rsidR="00F944EE" w:rsidRPr="00F944EE" w:rsidRDefault="00F944EE">
            <w:r w:rsidRPr="00F944EE">
              <w:t>Interazione</w:t>
            </w:r>
          </w:p>
        </w:tc>
        <w:tc>
          <w:tcPr>
            <w:tcW w:w="963" w:type="dxa"/>
            <w:hideMark/>
          </w:tcPr>
          <w:p w14:paraId="4AE0FB78" w14:textId="173D92F2" w:rsidR="00F944EE" w:rsidRPr="00F944EE" w:rsidRDefault="00F944EE">
            <w:r>
              <w:t>Input da utente</w:t>
            </w:r>
          </w:p>
        </w:tc>
        <w:tc>
          <w:tcPr>
            <w:tcW w:w="963" w:type="dxa"/>
            <w:hideMark/>
          </w:tcPr>
          <w:p w14:paraId="341C18BD" w14:textId="77777777" w:rsidR="00F944EE" w:rsidRPr="00F944EE" w:rsidRDefault="00F944EE">
            <w:r w:rsidRPr="00F944EE">
              <w:t>Sì</w:t>
            </w:r>
          </w:p>
        </w:tc>
        <w:tc>
          <w:tcPr>
            <w:tcW w:w="963" w:type="dxa"/>
            <w:hideMark/>
          </w:tcPr>
          <w:p w14:paraId="34EDE4F3" w14:textId="77777777" w:rsidR="00F944EE" w:rsidRPr="00F944EE" w:rsidRDefault="00F944EE">
            <w:r w:rsidRPr="00F944EE">
              <w:t>Sì</w:t>
            </w:r>
          </w:p>
        </w:tc>
        <w:tc>
          <w:tcPr>
            <w:tcW w:w="962" w:type="dxa"/>
            <w:hideMark/>
          </w:tcPr>
          <w:p w14:paraId="25751366" w14:textId="77777777" w:rsidR="00F944EE" w:rsidRPr="00F944EE" w:rsidRDefault="00F944EE">
            <w:r w:rsidRPr="00F944EE">
              <w:t>Lista valori</w:t>
            </w:r>
          </w:p>
        </w:tc>
        <w:tc>
          <w:tcPr>
            <w:tcW w:w="963" w:type="dxa"/>
            <w:hideMark/>
          </w:tcPr>
          <w:p w14:paraId="1775F0B8" w14:textId="41890441" w:rsidR="00F944EE" w:rsidRPr="003C6DA6" w:rsidRDefault="0044694F">
            <w:pPr>
              <w:rPr>
                <w:lang w:val="it-IT"/>
              </w:rPr>
            </w:pPr>
            <w:r w:rsidRPr="003C6DA6">
              <w:rPr>
                <w:lang w:val="it-IT"/>
              </w:rPr>
              <w:t>“</w:t>
            </w:r>
            <w:r w:rsidR="00F944EE" w:rsidRPr="003C6DA6">
              <w:rPr>
                <w:lang w:val="it-IT"/>
              </w:rPr>
              <w:t>Telefonata</w:t>
            </w:r>
            <w:r w:rsidRPr="003C6DA6">
              <w:rPr>
                <w:lang w:val="it-IT"/>
              </w:rPr>
              <w:t>/distanza</w:t>
            </w:r>
            <w:r w:rsidR="00E21D70" w:rsidRPr="003C6DA6">
              <w:rPr>
                <w:lang w:val="it-IT"/>
              </w:rPr>
              <w:t xml:space="preserve">”, “In </w:t>
            </w:r>
            <w:r w:rsidR="00D44A31" w:rsidRPr="003C6DA6">
              <w:rPr>
                <w:lang w:val="it-IT"/>
              </w:rPr>
              <w:t>filiale</w:t>
            </w:r>
            <w:r w:rsidR="00E21D70" w:rsidRPr="003C6DA6">
              <w:rPr>
                <w:lang w:val="it-IT"/>
              </w:rPr>
              <w:t>”</w:t>
            </w:r>
            <w:r w:rsidR="00D44A31" w:rsidRPr="003C6DA6">
              <w:rPr>
                <w:lang w:val="it-IT"/>
              </w:rPr>
              <w:t>, “Presso cliente”</w:t>
            </w:r>
          </w:p>
        </w:tc>
        <w:tc>
          <w:tcPr>
            <w:tcW w:w="963" w:type="dxa"/>
            <w:hideMark/>
          </w:tcPr>
          <w:p w14:paraId="22A09352" w14:textId="77777777" w:rsidR="00F944EE" w:rsidRPr="00F944EE" w:rsidRDefault="00F944EE">
            <w:pPr>
              <w:rPr>
                <w:lang w:val="it-IT"/>
              </w:rPr>
            </w:pPr>
            <w:r w:rsidRPr="00F944EE">
              <w:rPr>
                <w:lang w:val="it-IT"/>
              </w:rPr>
              <w:t>Selezione obbligatoria di una delle opzioni previste</w:t>
            </w:r>
          </w:p>
        </w:tc>
        <w:tc>
          <w:tcPr>
            <w:tcW w:w="963" w:type="dxa"/>
            <w:hideMark/>
          </w:tcPr>
          <w:p w14:paraId="0540676A" w14:textId="2D75AADB" w:rsidR="00F944EE" w:rsidRPr="00F944EE" w:rsidRDefault="00F944EE">
            <w:pPr>
              <w:rPr>
                <w:lang w:val="it-IT"/>
              </w:rPr>
            </w:pPr>
            <w:r w:rsidRPr="00F944EE">
              <w:rPr>
                <w:lang w:val="it-IT"/>
              </w:rPr>
              <w:t>Valore non valido o non selezionato</w:t>
            </w:r>
          </w:p>
        </w:tc>
        <w:tc>
          <w:tcPr>
            <w:tcW w:w="963" w:type="dxa"/>
            <w:hideMark/>
          </w:tcPr>
          <w:p w14:paraId="12CC10F2" w14:textId="574744AB" w:rsidR="00F944EE" w:rsidRPr="00F944EE" w:rsidRDefault="00F944EE">
            <w:r w:rsidRPr="00F944EE">
              <w:t>Nessuna opzione selezionata</w:t>
            </w:r>
          </w:p>
        </w:tc>
      </w:tr>
      <w:tr w:rsidR="00F944EE" w:rsidRPr="00F944EE" w14:paraId="083E27B3" w14:textId="77777777" w:rsidTr="00CA5128">
        <w:trPr>
          <w:trHeight w:val="1578"/>
        </w:trPr>
        <w:tc>
          <w:tcPr>
            <w:tcW w:w="962" w:type="dxa"/>
            <w:hideMark/>
          </w:tcPr>
          <w:p w14:paraId="1D557972" w14:textId="77777777" w:rsidR="00F944EE" w:rsidRPr="00F944EE" w:rsidRDefault="00F944EE">
            <w:r w:rsidRPr="00F944EE">
              <w:lastRenderedPageBreak/>
              <w:t>C2</w:t>
            </w:r>
          </w:p>
        </w:tc>
        <w:tc>
          <w:tcPr>
            <w:tcW w:w="963" w:type="dxa"/>
            <w:hideMark/>
          </w:tcPr>
          <w:p w14:paraId="7320DBB5" w14:textId="77777777" w:rsidR="00F944EE" w:rsidRPr="00F944EE" w:rsidRDefault="00F944EE">
            <w:r w:rsidRPr="00F944EE">
              <w:t>Prodotto di interesse</w:t>
            </w:r>
          </w:p>
        </w:tc>
        <w:tc>
          <w:tcPr>
            <w:tcW w:w="963" w:type="dxa"/>
            <w:hideMark/>
          </w:tcPr>
          <w:p w14:paraId="4E99B207" w14:textId="1C71681C" w:rsidR="00F944EE" w:rsidRPr="00F944EE" w:rsidRDefault="00F944EE">
            <w:r>
              <w:t>Input da utente</w:t>
            </w:r>
          </w:p>
        </w:tc>
        <w:tc>
          <w:tcPr>
            <w:tcW w:w="963" w:type="dxa"/>
            <w:hideMark/>
          </w:tcPr>
          <w:p w14:paraId="794F995F" w14:textId="77777777" w:rsidR="00F944EE" w:rsidRPr="00F944EE" w:rsidRDefault="00F944EE">
            <w:r w:rsidRPr="00F944EE">
              <w:t>Sì</w:t>
            </w:r>
          </w:p>
        </w:tc>
        <w:tc>
          <w:tcPr>
            <w:tcW w:w="963" w:type="dxa"/>
            <w:hideMark/>
          </w:tcPr>
          <w:p w14:paraId="7DBBC1C0" w14:textId="77777777" w:rsidR="00F944EE" w:rsidRPr="00F944EE" w:rsidRDefault="00F944EE">
            <w:r w:rsidRPr="00F944EE">
              <w:t>Sì</w:t>
            </w:r>
          </w:p>
        </w:tc>
        <w:tc>
          <w:tcPr>
            <w:tcW w:w="962" w:type="dxa"/>
            <w:hideMark/>
          </w:tcPr>
          <w:p w14:paraId="2704E6DA" w14:textId="77777777" w:rsidR="00F944EE" w:rsidRPr="00F944EE" w:rsidRDefault="00F944EE">
            <w:r w:rsidRPr="00F944EE">
              <w:t>Lista valori</w:t>
            </w:r>
          </w:p>
        </w:tc>
        <w:tc>
          <w:tcPr>
            <w:tcW w:w="963" w:type="dxa"/>
            <w:hideMark/>
          </w:tcPr>
          <w:p w14:paraId="0218F5AB" w14:textId="16321FC8" w:rsidR="00F944EE" w:rsidRPr="00F944EE" w:rsidRDefault="0059616A">
            <w:pPr>
              <w:rPr>
                <w:lang w:val="it-IT"/>
              </w:rPr>
            </w:pPr>
            <w:r w:rsidRPr="00C539A5">
              <w:rPr>
                <w:rFonts w:eastAsia="Times New Roman" w:cstheme="minorHAnsi"/>
                <w:color w:val="000000"/>
                <w:kern w:val="0"/>
                <w:szCs w:val="24"/>
                <w:lang w:val="en-US"/>
                <w14:ligatures w14:val="none"/>
              </w:rPr>
              <w:t>Dal capitolo “Configurazioni trasversali”</w:t>
            </w:r>
          </w:p>
        </w:tc>
        <w:tc>
          <w:tcPr>
            <w:tcW w:w="963" w:type="dxa"/>
            <w:hideMark/>
          </w:tcPr>
          <w:p w14:paraId="129544A4" w14:textId="77777777" w:rsidR="00F944EE" w:rsidRPr="00F944EE" w:rsidRDefault="00F944EE">
            <w:pPr>
              <w:rPr>
                <w:lang w:val="it-IT"/>
              </w:rPr>
            </w:pPr>
            <w:r w:rsidRPr="00F944EE">
              <w:rPr>
                <w:lang w:val="it-IT"/>
              </w:rPr>
              <w:t>Selezione obbligatoria di una delle opzioni previste</w:t>
            </w:r>
          </w:p>
        </w:tc>
        <w:tc>
          <w:tcPr>
            <w:tcW w:w="963" w:type="dxa"/>
            <w:hideMark/>
          </w:tcPr>
          <w:p w14:paraId="0376FECF" w14:textId="062854E7" w:rsidR="00F944EE" w:rsidRPr="00F944EE" w:rsidRDefault="00F944EE">
            <w:pPr>
              <w:rPr>
                <w:lang w:val="it-IT"/>
              </w:rPr>
            </w:pPr>
            <w:r w:rsidRPr="00F944EE">
              <w:rPr>
                <w:lang w:val="it-IT"/>
              </w:rPr>
              <w:t>Valore non valido o non selezionato</w:t>
            </w:r>
          </w:p>
        </w:tc>
        <w:tc>
          <w:tcPr>
            <w:tcW w:w="963" w:type="dxa"/>
            <w:hideMark/>
          </w:tcPr>
          <w:p w14:paraId="0719EA4C" w14:textId="5BB42EC6" w:rsidR="00F944EE" w:rsidRPr="00F944EE" w:rsidRDefault="00F944EE">
            <w:r w:rsidRPr="00F944EE">
              <w:t>Nessuna opzione selezionata</w:t>
            </w:r>
          </w:p>
        </w:tc>
      </w:tr>
      <w:tr w:rsidR="00F944EE" w:rsidRPr="00F944EE" w14:paraId="39611A0D" w14:textId="77777777" w:rsidTr="00CA5128">
        <w:trPr>
          <w:trHeight w:val="789"/>
        </w:trPr>
        <w:tc>
          <w:tcPr>
            <w:tcW w:w="962" w:type="dxa"/>
            <w:hideMark/>
          </w:tcPr>
          <w:p w14:paraId="5385B972" w14:textId="77777777" w:rsidR="00F944EE" w:rsidRPr="00F944EE" w:rsidRDefault="00F944EE">
            <w:r w:rsidRPr="00F944EE">
              <w:t>C3</w:t>
            </w:r>
          </w:p>
        </w:tc>
        <w:tc>
          <w:tcPr>
            <w:tcW w:w="963" w:type="dxa"/>
            <w:hideMark/>
          </w:tcPr>
          <w:p w14:paraId="4C2825D3" w14:textId="77777777" w:rsidR="00F944EE" w:rsidRPr="00F944EE" w:rsidRDefault="00F944EE">
            <w:r w:rsidRPr="00F944EE">
              <w:t>Note</w:t>
            </w:r>
          </w:p>
        </w:tc>
        <w:tc>
          <w:tcPr>
            <w:tcW w:w="963" w:type="dxa"/>
            <w:hideMark/>
          </w:tcPr>
          <w:p w14:paraId="3B400092" w14:textId="1B3312CC" w:rsidR="00F944EE" w:rsidRPr="00F944EE" w:rsidRDefault="00F944EE">
            <w:r>
              <w:t>Input da utente</w:t>
            </w:r>
          </w:p>
        </w:tc>
        <w:tc>
          <w:tcPr>
            <w:tcW w:w="963" w:type="dxa"/>
            <w:hideMark/>
          </w:tcPr>
          <w:p w14:paraId="2162B09D" w14:textId="77777777" w:rsidR="00F944EE" w:rsidRPr="00F944EE" w:rsidRDefault="00F944EE">
            <w:r w:rsidRPr="00F944EE">
              <w:t>Sì</w:t>
            </w:r>
          </w:p>
        </w:tc>
        <w:tc>
          <w:tcPr>
            <w:tcW w:w="963" w:type="dxa"/>
            <w:hideMark/>
          </w:tcPr>
          <w:p w14:paraId="621E4D20" w14:textId="77777777" w:rsidR="00F944EE" w:rsidRPr="00F944EE" w:rsidRDefault="00F944EE">
            <w:r w:rsidRPr="00F944EE">
              <w:t>No</w:t>
            </w:r>
          </w:p>
        </w:tc>
        <w:tc>
          <w:tcPr>
            <w:tcW w:w="962" w:type="dxa"/>
            <w:hideMark/>
          </w:tcPr>
          <w:p w14:paraId="3F81B983" w14:textId="77777777" w:rsidR="00F944EE" w:rsidRPr="00F944EE" w:rsidRDefault="00F944EE">
            <w:r w:rsidRPr="00F944EE">
              <w:t>Alfanumerico</w:t>
            </w:r>
          </w:p>
        </w:tc>
        <w:tc>
          <w:tcPr>
            <w:tcW w:w="963" w:type="dxa"/>
            <w:hideMark/>
          </w:tcPr>
          <w:p w14:paraId="6EB6BE37" w14:textId="77777777" w:rsidR="00F944EE" w:rsidRPr="00F944EE" w:rsidRDefault="00F944EE">
            <w:r w:rsidRPr="00F944EE">
              <w:t>Campo libero, max 280 caratteri</w:t>
            </w:r>
          </w:p>
        </w:tc>
        <w:tc>
          <w:tcPr>
            <w:tcW w:w="963" w:type="dxa"/>
            <w:hideMark/>
          </w:tcPr>
          <w:p w14:paraId="73AC25D6" w14:textId="77777777" w:rsidR="00F944EE" w:rsidRPr="00F944EE" w:rsidRDefault="00F944EE">
            <w:pPr>
              <w:rPr>
                <w:lang w:val="it-IT"/>
              </w:rPr>
            </w:pPr>
            <w:r w:rsidRPr="00F944EE">
              <w:rPr>
                <w:lang w:val="it-IT"/>
              </w:rPr>
              <w:t>Facoltativo; massimo 280 caratteri, accetta caratteri speciali</w:t>
            </w:r>
          </w:p>
        </w:tc>
        <w:tc>
          <w:tcPr>
            <w:tcW w:w="963" w:type="dxa"/>
            <w:hideMark/>
          </w:tcPr>
          <w:p w14:paraId="2E346546" w14:textId="67C7673C" w:rsidR="00F944EE" w:rsidRPr="00F944EE" w:rsidRDefault="00F944EE">
            <w:r w:rsidRPr="00F944EE">
              <w:t>Limi</w:t>
            </w:r>
            <w:r w:rsidR="00FF115B">
              <w:t>t</w:t>
            </w:r>
            <w:r w:rsidRPr="00F944EE">
              <w:t>e caratteri superato</w:t>
            </w:r>
          </w:p>
        </w:tc>
        <w:tc>
          <w:tcPr>
            <w:tcW w:w="963" w:type="dxa"/>
            <w:hideMark/>
          </w:tcPr>
          <w:p w14:paraId="2B1E02E0" w14:textId="7E031793" w:rsidR="00F944EE" w:rsidRPr="00F944EE" w:rsidRDefault="00F944EE">
            <w:r w:rsidRPr="00F944EE">
              <w:t>Inserito testo oltre 280</w:t>
            </w:r>
          </w:p>
        </w:tc>
      </w:tr>
    </w:tbl>
    <w:p w14:paraId="40BD7932" w14:textId="77777777" w:rsidR="00F944EE" w:rsidRPr="00F944EE" w:rsidRDefault="00F944EE" w:rsidP="00F944EE">
      <w:pPr>
        <w:rPr>
          <w:lang w:val="it-IT"/>
        </w:rPr>
      </w:pPr>
    </w:p>
    <w:p w14:paraId="38FB57A3" w14:textId="3BBDEF2E" w:rsidR="002A204A" w:rsidRPr="00120403" w:rsidRDefault="002A204A">
      <w:pPr>
        <w:pStyle w:val="Heading2"/>
        <w:rPr>
          <w:lang w:val="it-IT"/>
        </w:rPr>
        <w:pPrChange w:id="1299" w:author="Castelli, Alessandro" w:date="2025-11-29T13:06:00Z" w16du:dateUtc="2025-11-29T12:06:00Z">
          <w:pPr>
            <w:pStyle w:val="Heading3"/>
          </w:pPr>
        </w:pPrChange>
      </w:pPr>
      <w:bookmarkStart w:id="1300" w:name="_Toc487955585"/>
      <w:r w:rsidRPr="10CEFF33">
        <w:rPr>
          <w:lang w:val="it-IT"/>
        </w:rPr>
        <w:t xml:space="preserve">Gestione lead </w:t>
      </w:r>
      <w:r w:rsidR="009961AD" w:rsidRPr="10CEFF33">
        <w:rPr>
          <w:lang w:val="it-IT"/>
        </w:rPr>
        <w:t xml:space="preserve">e suggerimenti </w:t>
      </w:r>
      <w:r w:rsidRPr="10CEFF33">
        <w:rPr>
          <w:lang w:val="it-IT"/>
        </w:rPr>
        <w:t>con esito “Non interessato”</w:t>
      </w:r>
      <w:bookmarkEnd w:id="1300"/>
    </w:p>
    <w:p w14:paraId="2961AF8E" w14:textId="1E43A3B3" w:rsidR="006D479C" w:rsidRDefault="00956330" w:rsidP="00B5236E">
      <w:pPr>
        <w:pStyle w:val="ListParagraph"/>
        <w:numPr>
          <w:ilvl w:val="0"/>
          <w:numId w:val="21"/>
        </w:numPr>
        <w:ind w:left="714" w:hanging="357"/>
        <w:rPr>
          <w:lang w:val="it-IT"/>
        </w:rPr>
      </w:pPr>
      <w:r>
        <w:rPr>
          <w:lang w:val="it-IT"/>
        </w:rPr>
        <w:t>V</w:t>
      </w:r>
      <w:r w:rsidR="00666903">
        <w:rPr>
          <w:lang w:val="it-IT"/>
        </w:rPr>
        <w:t xml:space="preserve">ale quanto detto </w:t>
      </w:r>
      <w:r w:rsidR="00096B96">
        <w:rPr>
          <w:lang w:val="it-IT"/>
        </w:rPr>
        <w:t>in</w:t>
      </w:r>
      <w:r w:rsidR="00666903">
        <w:rPr>
          <w:lang w:val="it-IT"/>
        </w:rPr>
        <w:t xml:space="preserve"> </w:t>
      </w:r>
      <w:r w:rsidR="0098622F" w:rsidRPr="00096B96">
        <w:rPr>
          <w:u w:val="single"/>
          <w:lang w:val="it-IT"/>
        </w:rPr>
        <w:fldChar w:fldCharType="begin"/>
      </w:r>
      <w:r w:rsidR="0098622F" w:rsidRPr="00096B96">
        <w:rPr>
          <w:u w:val="single"/>
          <w:lang w:val="it-IT"/>
        </w:rPr>
        <w:instrText xml:space="preserve"> REF _Ref211866556 \h </w:instrText>
      </w:r>
      <w:r w:rsidR="0098622F" w:rsidRPr="00096B96">
        <w:rPr>
          <w:u w:val="single"/>
          <w:lang w:val="it-IT"/>
        </w:rPr>
      </w:r>
      <w:r w:rsidR="0098622F" w:rsidRPr="00096B96">
        <w:rPr>
          <w:u w:val="single"/>
          <w:lang w:val="it-IT"/>
        </w:rPr>
        <w:fldChar w:fldCharType="separate"/>
      </w:r>
      <w:r w:rsidR="0098622F" w:rsidRPr="00096B96">
        <w:rPr>
          <w:u w:val="single"/>
          <w:lang w:val="it-IT"/>
        </w:rPr>
        <w:t>Gestione lead con esito “venduto”</w:t>
      </w:r>
      <w:r w:rsidR="0098622F" w:rsidRPr="00096B96">
        <w:rPr>
          <w:u w:val="single"/>
          <w:lang w:val="it-IT"/>
        </w:rPr>
        <w:fldChar w:fldCharType="end"/>
      </w:r>
      <w:r w:rsidR="00096B96">
        <w:rPr>
          <w:lang w:val="it-IT"/>
        </w:rPr>
        <w:t xml:space="preserve"> </w:t>
      </w:r>
      <w:r w:rsidR="00666903">
        <w:rPr>
          <w:lang w:val="it-IT"/>
        </w:rPr>
        <w:t>fino allo Step</w:t>
      </w:r>
      <w:r w:rsidR="00C304EB">
        <w:rPr>
          <w:lang w:val="it-IT"/>
        </w:rPr>
        <w:t xml:space="preserve"> 1</w:t>
      </w:r>
    </w:p>
    <w:p w14:paraId="7F415493" w14:textId="2609726A" w:rsidR="001C73FB" w:rsidRDefault="0069599F" w:rsidP="00B5236E">
      <w:pPr>
        <w:pStyle w:val="ListParagraph"/>
        <w:numPr>
          <w:ilvl w:val="0"/>
          <w:numId w:val="21"/>
        </w:numPr>
        <w:ind w:left="714" w:hanging="357"/>
        <w:rPr>
          <w:lang w:val="it-IT"/>
        </w:rPr>
      </w:pPr>
      <w:r w:rsidRPr="006D479C">
        <w:rPr>
          <w:lang w:val="it-IT"/>
        </w:rPr>
        <w:t xml:space="preserve">Si prevede che l’utente selezioni esito “Non Interessato” per la descrizione del presente </w:t>
      </w:r>
      <w:r w:rsidR="00656263">
        <w:rPr>
          <w:lang w:val="it-IT"/>
        </w:rPr>
        <w:t>flusso</w:t>
      </w:r>
    </w:p>
    <w:p w14:paraId="39FC6B31" w14:textId="77777777" w:rsidR="006D479C" w:rsidRDefault="006D479C" w:rsidP="00B5236E">
      <w:pPr>
        <w:pStyle w:val="ListParagraph"/>
        <w:numPr>
          <w:ilvl w:val="0"/>
          <w:numId w:val="21"/>
        </w:numPr>
        <w:ind w:left="714" w:hanging="357"/>
        <w:rPr>
          <w:lang w:val="it-IT"/>
        </w:rPr>
      </w:pPr>
      <w:r>
        <w:rPr>
          <w:lang w:val="it-IT"/>
        </w:rPr>
        <w:t>Step 2: Messaggio di esito registrato</w:t>
      </w:r>
    </w:p>
    <w:p w14:paraId="23A91583" w14:textId="52FAB114" w:rsidR="006D479C" w:rsidRDefault="006D479C" w:rsidP="00B5236E">
      <w:pPr>
        <w:pStyle w:val="ListParagraph"/>
        <w:numPr>
          <w:ilvl w:val="1"/>
          <w:numId w:val="21"/>
        </w:numPr>
        <w:rPr>
          <w:lang w:val="it-IT"/>
        </w:rPr>
      </w:pPr>
      <w:r>
        <w:rPr>
          <w:lang w:val="it-IT"/>
        </w:rPr>
        <w:t>L</w:t>
      </w:r>
      <w:r w:rsidR="00A1459C">
        <w:rPr>
          <w:lang w:val="it-IT"/>
        </w:rPr>
        <w:t>a Lead è stata chiusa</w:t>
      </w:r>
      <w:r w:rsidRPr="009510F5">
        <w:rPr>
          <w:lang w:val="it-IT"/>
        </w:rPr>
        <w:t xml:space="preserve"> </w:t>
      </w:r>
    </w:p>
    <w:p w14:paraId="28AB0CD8" w14:textId="5CD27BFB" w:rsidR="006D479C" w:rsidRDefault="006D479C" w:rsidP="00B5236E">
      <w:pPr>
        <w:pStyle w:val="ListParagraph"/>
        <w:numPr>
          <w:ilvl w:val="1"/>
          <w:numId w:val="21"/>
        </w:numPr>
        <w:rPr>
          <w:lang w:val="it-IT"/>
        </w:rPr>
      </w:pPr>
      <w:r w:rsidRPr="009510F5">
        <w:rPr>
          <w:lang w:val="it-IT"/>
        </w:rPr>
        <w:t xml:space="preserve">Azione rapida </w:t>
      </w:r>
      <w:r w:rsidR="008A7270">
        <w:rPr>
          <w:lang w:val="it-IT"/>
        </w:rPr>
        <w:t xml:space="preserve">sempre visbile ed attivabile </w:t>
      </w:r>
      <w:r w:rsidRPr="009510F5">
        <w:rPr>
          <w:lang w:val="it-IT"/>
        </w:rPr>
        <w:t>con rimando alla Scheda cliente</w:t>
      </w:r>
      <w:r w:rsidR="00B121B9">
        <w:rPr>
          <w:lang w:val="it-IT"/>
        </w:rPr>
        <w:t xml:space="preserve"> in altra scheda</w:t>
      </w:r>
    </w:p>
    <w:p w14:paraId="405C8F90" w14:textId="11A256C0" w:rsidR="006D479C" w:rsidRPr="00A1459C" w:rsidRDefault="006D479C" w:rsidP="00B5236E">
      <w:pPr>
        <w:pStyle w:val="ListParagraph"/>
        <w:numPr>
          <w:ilvl w:val="1"/>
          <w:numId w:val="21"/>
        </w:numPr>
        <w:rPr>
          <w:lang w:val="it-IT"/>
        </w:rPr>
      </w:pPr>
      <w:r w:rsidRPr="009510F5">
        <w:rPr>
          <w:lang w:val="it-IT"/>
        </w:rPr>
        <w:t xml:space="preserve">Azione rapida </w:t>
      </w:r>
      <w:r w:rsidR="008A7270">
        <w:rPr>
          <w:lang w:val="it-IT"/>
        </w:rPr>
        <w:t>sempre vis</w:t>
      </w:r>
      <w:r w:rsidR="00664C8F">
        <w:rPr>
          <w:lang w:val="it-IT"/>
        </w:rPr>
        <w:t>i</w:t>
      </w:r>
      <w:r w:rsidR="008A7270">
        <w:rPr>
          <w:lang w:val="it-IT"/>
        </w:rPr>
        <w:t>bile ed attivabile</w:t>
      </w:r>
      <w:r w:rsidRPr="009510F5">
        <w:rPr>
          <w:lang w:val="it-IT"/>
        </w:rPr>
        <w:t xml:space="preserve"> per la chiusura del flusso. </w:t>
      </w:r>
      <w:r w:rsidR="00B121B9">
        <w:rPr>
          <w:lang w:val="it-IT"/>
        </w:rPr>
        <w:t>Si chiude la modale e l</w:t>
      </w:r>
      <w:r w:rsidRPr="009510F5">
        <w:rPr>
          <w:lang w:val="it-IT"/>
        </w:rPr>
        <w:t xml:space="preserve">’utente atterra nella </w:t>
      </w:r>
      <w:r w:rsidR="00AF5E3D">
        <w:rPr>
          <w:lang w:val="it-IT"/>
        </w:rPr>
        <w:t>pagina di Gestione lead</w:t>
      </w:r>
    </w:p>
    <w:p w14:paraId="7FBD11F8" w14:textId="1A61ECED" w:rsidR="00177B4D" w:rsidRPr="00E842A2" w:rsidRDefault="00B61737">
      <w:pPr>
        <w:pStyle w:val="Heading2"/>
        <w:rPr>
          <w:lang w:val="it-IT"/>
        </w:rPr>
        <w:pPrChange w:id="1301" w:author="Castelli, Alessandro" w:date="2025-11-29T13:06:00Z" w16du:dateUtc="2025-11-29T12:06:00Z">
          <w:pPr>
            <w:pStyle w:val="Heading3"/>
          </w:pPr>
        </w:pPrChange>
      </w:pPr>
      <w:bookmarkStart w:id="1302" w:name="_Ref211935706"/>
      <w:bookmarkStart w:id="1303" w:name="_Toc1944212805"/>
      <w:r w:rsidRPr="10CEFF33">
        <w:rPr>
          <w:lang w:val="it-IT"/>
        </w:rPr>
        <w:t xml:space="preserve">Gestione lead </w:t>
      </w:r>
      <w:r w:rsidR="009961AD" w:rsidRPr="10CEFF33">
        <w:rPr>
          <w:lang w:val="it-IT"/>
        </w:rPr>
        <w:t xml:space="preserve">e suggerimenti </w:t>
      </w:r>
      <w:r w:rsidRPr="10CEFF33">
        <w:rPr>
          <w:lang w:val="it-IT"/>
        </w:rPr>
        <w:t>con esito “Fissa un appuntamento”</w:t>
      </w:r>
      <w:bookmarkEnd w:id="1302"/>
      <w:bookmarkEnd w:id="1303"/>
    </w:p>
    <w:p w14:paraId="75B41EB3" w14:textId="45B9C003" w:rsidR="00B32731" w:rsidRDefault="00B32731" w:rsidP="00B32731">
      <w:pPr>
        <w:rPr>
          <w:lang w:val="it-IT"/>
        </w:rPr>
      </w:pPr>
    </w:p>
    <w:p w14:paraId="7C44F9C5" w14:textId="1A8A2E11" w:rsidR="00B32731" w:rsidRPr="00B32731" w:rsidRDefault="00B32731" w:rsidP="00B32731">
      <w:pPr>
        <w:rPr>
          <w:lang w:val="it-IT"/>
        </w:rPr>
      </w:pPr>
      <w:r>
        <w:rPr>
          <w:lang w:val="it-IT"/>
        </w:rPr>
        <w:t>Premessa: il seguente capitolo sarà oggetto di ulteriore analisi nel corso dello sprint dedicato all’agenda</w:t>
      </w:r>
    </w:p>
    <w:p w14:paraId="4B7DE367" w14:textId="6C125590" w:rsidR="00436EF4" w:rsidRPr="00436EF4" w:rsidRDefault="00436EF4" w:rsidP="00436EF4">
      <w:pPr>
        <w:rPr>
          <w:lang w:val="it-IT"/>
        </w:rPr>
      </w:pPr>
    </w:p>
    <w:p w14:paraId="4F9172E1" w14:textId="67A95BA5" w:rsidR="00177B4D" w:rsidRPr="00863AE3" w:rsidDel="004C0359" w:rsidRDefault="009E7E11">
      <w:pPr>
        <w:keepNext/>
        <w:rPr>
          <w:del w:id="1304" w:author="Castelli, Alessandro" w:date="2025-11-29T13:14:00Z" w16du:dateUtc="2025-11-29T12:14:00Z"/>
          <w:lang w:val="it-IT"/>
        </w:rPr>
      </w:pPr>
      <w:del w:id="1305" w:author="Castelli, Alessandro" w:date="2025-11-29T13:14:00Z" w16du:dateUtc="2025-11-29T12:14:00Z">
        <w:r w:rsidRPr="00EE4EC8" w:rsidDel="004C0359">
          <w:rPr>
            <w:noProof/>
            <w:lang w:val="it-IT"/>
          </w:rPr>
          <w:lastRenderedPageBreak/>
          <w:drawing>
            <wp:anchor distT="0" distB="0" distL="114300" distR="114300" simplePos="0" relativeHeight="251658248" behindDoc="0" locked="0" layoutInCell="1" allowOverlap="1" wp14:anchorId="4E27137E" wp14:editId="3A9B3C1C">
              <wp:simplePos x="0" y="0"/>
              <wp:positionH relativeFrom="margin">
                <wp:posOffset>607695</wp:posOffset>
              </wp:positionH>
              <wp:positionV relativeFrom="paragraph">
                <wp:posOffset>325755</wp:posOffset>
              </wp:positionV>
              <wp:extent cx="4902200" cy="2990850"/>
              <wp:effectExtent l="0" t="0" r="0" b="0"/>
              <wp:wrapTopAndBottom/>
              <wp:docPr id="330660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60935" name="Picture 1" descr="A screenshot of a computer&#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4902200" cy="2990850"/>
                      </a:xfrm>
                      <a:prstGeom prst="rect">
                        <a:avLst/>
                      </a:prstGeom>
                    </pic:spPr>
                  </pic:pic>
                </a:graphicData>
              </a:graphic>
              <wp14:sizeRelH relativeFrom="page">
                <wp14:pctWidth>0</wp14:pctWidth>
              </wp14:sizeRelH>
              <wp14:sizeRelV relativeFrom="page">
                <wp14:pctHeight>0</wp14:pctHeight>
              </wp14:sizeRelV>
            </wp:anchor>
          </w:drawing>
        </w:r>
      </w:del>
      <w:del w:id="1306" w:author="Castelli, Alessandro" w:date="2025-11-29T13:15:00Z" w16du:dateUtc="2025-11-29T12:15:00Z">
        <w:r w:rsidR="009D1493" w:rsidDel="00C72895">
          <w:rPr>
            <w:noProof/>
          </w:rPr>
          <mc:AlternateContent>
            <mc:Choice Requires="wps">
              <w:drawing>
                <wp:anchor distT="0" distB="0" distL="114300" distR="114300" simplePos="0" relativeHeight="251658243" behindDoc="0" locked="0" layoutInCell="1" allowOverlap="1" wp14:anchorId="49F2AD20" wp14:editId="672DBA28">
                  <wp:simplePos x="0" y="0"/>
                  <wp:positionH relativeFrom="column">
                    <wp:posOffset>678815</wp:posOffset>
                  </wp:positionH>
                  <wp:positionV relativeFrom="paragraph">
                    <wp:posOffset>3390118</wp:posOffset>
                  </wp:positionV>
                  <wp:extent cx="4902200" cy="635"/>
                  <wp:effectExtent l="0" t="0" r="0" b="0"/>
                  <wp:wrapTopAndBottom/>
                  <wp:docPr id="1661206069" name="Text Box 1"/>
                  <wp:cNvGraphicFramePr/>
                  <a:graphic xmlns:a="http://schemas.openxmlformats.org/drawingml/2006/main">
                    <a:graphicData uri="http://schemas.microsoft.com/office/word/2010/wordprocessingShape">
                      <wps:wsp>
                        <wps:cNvSpPr txBox="1"/>
                        <wps:spPr>
                          <a:xfrm>
                            <a:off x="0" y="0"/>
                            <a:ext cx="4902200" cy="635"/>
                          </a:xfrm>
                          <a:prstGeom prst="rect">
                            <a:avLst/>
                          </a:prstGeom>
                          <a:solidFill>
                            <a:prstClr val="white"/>
                          </a:solidFill>
                          <a:ln>
                            <a:noFill/>
                          </a:ln>
                        </wps:spPr>
                        <wps:txbx>
                          <w:txbxContent>
                            <w:p w14:paraId="53DAC773" w14:textId="69DD2C42" w:rsidR="003C2658" w:rsidRPr="00657EC4" w:rsidRDefault="003C2658" w:rsidP="003C2658">
                              <w:pPr>
                                <w:pStyle w:val="Caption"/>
                                <w:jc w:val="center"/>
                                <w:rPr>
                                  <w:szCs w:val="22"/>
                                </w:rPr>
                              </w:pPr>
                              <w:r>
                                <w:t xml:space="preserve">Figura </w:t>
                              </w:r>
                              <w:r w:rsidR="00293C42">
                                <w:t>17</w:t>
                              </w:r>
                              <w:r>
                                <w:t xml:space="preserve"> – </w:t>
                              </w:r>
                              <w:hyperlink r:id="rId62" w:history="1">
                                <w:r w:rsidRPr="000878B5">
                                  <w:rPr>
                                    <w:rStyle w:val="Hyperlink"/>
                                  </w:rPr>
                                  <w:t>Flusso prenot</w:t>
                                </w:r>
                                <w:r w:rsidR="000878B5" w:rsidRPr="000878B5">
                                  <w:rPr>
                                    <w:rStyle w:val="Hyperlink"/>
                                  </w:rPr>
                                  <w:t>a appuntamento</w:t>
                                </w:r>
                              </w:hyperlink>
                              <w:r w:rsidR="000878B5">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F2AD20" id="_x0000_s1034" type="#_x0000_t202" style="position:absolute;margin-left:53.45pt;margin-top:266.95pt;width:386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" stroked="f">
                  <v:textbox style="mso-fit-shape-to-text:t" inset="0,0,0,0">
                    <w:txbxContent>
                      <w:p w14:paraId="53DAC773" w14:textId="69DD2C42" w:rsidR="003C2658" w:rsidRPr="00657EC4" w:rsidRDefault="003C2658" w:rsidP="003C2658">
                        <w:pPr>
                          <w:pStyle w:val="Caption"/>
                          <w:jc w:val="center"/>
                          <w:rPr>
                            <w:szCs w:val="22"/>
                          </w:rPr>
                        </w:pPr>
                        <w:r>
                          <w:t xml:space="preserve">Figura </w:t>
                        </w:r>
                        <w:r w:rsidR="00293C42">
                          <w:t>17</w:t>
                        </w:r>
                        <w:r>
                          <w:t xml:space="preserve"> – </w:t>
                        </w:r>
                        <w:hyperlink r:id="rId63" w:history="1">
                          <w:r w:rsidRPr="000878B5">
                            <w:rPr>
                              <w:rStyle w:val="Hyperlink"/>
                            </w:rPr>
                            <w:t>Flusso prenot</w:t>
                          </w:r>
                          <w:r w:rsidR="000878B5" w:rsidRPr="000878B5">
                            <w:rPr>
                              <w:rStyle w:val="Hyperlink"/>
                            </w:rPr>
                            <w:t>a appuntamento</w:t>
                          </w:r>
                        </w:hyperlink>
                        <w:r w:rsidR="000878B5">
                          <w:t xml:space="preserve"> </w:t>
                        </w:r>
                      </w:p>
                    </w:txbxContent>
                  </v:textbox>
                  <w10:wrap type="topAndBottom"/>
                </v:shape>
              </w:pict>
            </mc:Fallback>
          </mc:AlternateContent>
        </w:r>
      </w:del>
    </w:p>
    <w:p w14:paraId="2B85671D" w14:textId="11864104" w:rsidR="00EB51FA" w:rsidRPr="00F43A3F" w:rsidDel="004C0359" w:rsidRDefault="00EB51FA">
      <w:pPr>
        <w:keepNext/>
        <w:rPr>
          <w:del w:id="1307" w:author="Castelli, Alessandro" w:date="2025-11-29T13:14:00Z" w16du:dateUtc="2025-11-29T12:14:00Z"/>
          <w:lang w:val="it-IT"/>
        </w:rPr>
      </w:pPr>
    </w:p>
    <w:p w14:paraId="3B095603" w14:textId="7F8B681F" w:rsidR="00607C44" w:rsidRPr="00F43A3F" w:rsidDel="004C0359" w:rsidRDefault="00F43A3F">
      <w:pPr>
        <w:keepNext/>
        <w:rPr>
          <w:del w:id="1308" w:author="Castelli, Alessandro" w:date="2025-11-29T13:14:00Z" w16du:dateUtc="2025-11-29T12:14:00Z"/>
          <w:lang w:val="it-IT"/>
        </w:rPr>
        <w:pPrChange w:id="1309" w:author="Castelli, Alessandro" w:date="2025-11-29T13:14:00Z" w16du:dateUtc="2025-11-29T12:14:00Z">
          <w:pPr/>
        </w:pPrChange>
      </w:pPr>
      <w:del w:id="1310" w:author="Castelli, Alessandro" w:date="2025-11-29T13:14:00Z" w16du:dateUtc="2025-11-29T12:14:00Z">
        <w:r w:rsidRPr="005265A4" w:rsidDel="004C0359">
          <w:rPr>
            <w:noProof/>
            <w:lang w:val="it-IT"/>
          </w:rPr>
          <w:drawing>
            <wp:anchor distT="0" distB="0" distL="114300" distR="114300" simplePos="0" relativeHeight="251658244" behindDoc="0" locked="0" layoutInCell="1" allowOverlap="1" wp14:anchorId="720F0773" wp14:editId="518D1399">
              <wp:simplePos x="0" y="0"/>
              <wp:positionH relativeFrom="margin">
                <wp:align>center</wp:align>
              </wp:positionH>
              <wp:positionV relativeFrom="paragraph">
                <wp:posOffset>280035</wp:posOffset>
              </wp:positionV>
              <wp:extent cx="4902452" cy="2762392"/>
              <wp:effectExtent l="0" t="0" r="0" b="0"/>
              <wp:wrapTopAndBottom/>
              <wp:docPr id="1003863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63093" name="Picture 1" descr="A screenshot of a computer&#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4902452" cy="2762392"/>
                      </a:xfrm>
                      <a:prstGeom prst="rect">
                        <a:avLst/>
                      </a:prstGeom>
                    </pic:spPr>
                  </pic:pic>
                </a:graphicData>
              </a:graphic>
              <wp14:sizeRelH relativeFrom="page">
                <wp14:pctWidth>0</wp14:pctWidth>
              </wp14:sizeRelH>
              <wp14:sizeRelV relativeFrom="page">
                <wp14:pctHeight>0</wp14:pctHeight>
              </wp14:sizeRelV>
            </wp:anchor>
          </w:drawing>
        </w:r>
      </w:del>
    </w:p>
    <w:p w14:paraId="25AEE91B" w14:textId="213AAA0F" w:rsidR="00A65152" w:rsidRPr="00EB51FA" w:rsidDel="004C0359" w:rsidRDefault="00607C44">
      <w:pPr>
        <w:keepNext/>
        <w:rPr>
          <w:del w:id="1311" w:author="Castelli, Alessandro" w:date="2025-11-29T13:14:00Z" w16du:dateUtc="2025-11-29T12:14:00Z"/>
          <w:lang w:val="it-IT"/>
        </w:rPr>
        <w:pPrChange w:id="1312" w:author="Castelli, Alessandro" w:date="2025-11-29T13:14:00Z" w16du:dateUtc="2025-11-29T12:14:00Z">
          <w:pPr>
            <w:pStyle w:val="Caption"/>
            <w:jc w:val="center"/>
          </w:pPr>
        </w:pPrChange>
      </w:pPr>
      <w:del w:id="1313" w:author="Castelli, Alessandro" w:date="2025-11-29T13:14:00Z" w16du:dateUtc="2025-11-29T12:14:00Z">
        <w:r w:rsidRPr="00F43A3F" w:rsidDel="004C0359">
          <w:rPr>
            <w:lang w:val="it-IT"/>
          </w:rPr>
          <w:delText>Figur</w:delText>
        </w:r>
        <w:r w:rsidR="00CB1861" w:rsidRPr="00F43A3F" w:rsidDel="004C0359">
          <w:rPr>
            <w:lang w:val="it-IT"/>
          </w:rPr>
          <w:delText>a</w:delText>
        </w:r>
        <w:r w:rsidRPr="00F43A3F" w:rsidDel="004C0359">
          <w:rPr>
            <w:lang w:val="it-IT"/>
          </w:rPr>
          <w:delText xml:space="preserve"> </w:delText>
        </w:r>
        <w:r w:rsidR="002B7716" w:rsidRPr="00F43A3F" w:rsidDel="004C0359">
          <w:rPr>
            <w:lang w:val="it-IT"/>
          </w:rPr>
          <w:delText>1</w:delText>
        </w:r>
        <w:r w:rsidR="003A570E" w:rsidDel="004C0359">
          <w:rPr>
            <w:lang w:val="it-IT"/>
          </w:rPr>
          <w:delText>8</w:delText>
        </w:r>
        <w:r w:rsidR="002B7716" w:rsidRPr="00F43A3F" w:rsidDel="004C0359">
          <w:rPr>
            <w:lang w:val="it-IT"/>
          </w:rPr>
          <w:delText xml:space="preserve">- </w:delText>
        </w:r>
        <w:r w:rsidR="002B7716" w:rsidDel="004C0359">
          <w:fldChar w:fldCharType="begin"/>
        </w:r>
        <w:r w:rsidR="002B7716" w:rsidDel="004C0359">
          <w:delInstrText>HYPERLINK "https://www.figma.com/design/rajESMi82nht6QVZLIFhnq/Retail-%7C-Sprint-1-%7C-CONDIVISIONE?node-id=490-34540&amp;t=swoJnPKKqjNAxPJV-0"</w:delInstrText>
        </w:r>
        <w:r w:rsidR="002B7716" w:rsidDel="004C0359">
          <w:fldChar w:fldCharType="separate"/>
        </w:r>
        <w:r w:rsidR="002B7716" w:rsidRPr="00F43A3F" w:rsidDel="004C0359">
          <w:rPr>
            <w:rStyle w:val="Hyperlink"/>
            <w:lang w:val="it-IT"/>
          </w:rPr>
          <w:delText>R</w:delText>
        </w:r>
        <w:r w:rsidR="009865D4" w:rsidRPr="00F43A3F" w:rsidDel="004C0359">
          <w:rPr>
            <w:rStyle w:val="Hyperlink"/>
            <w:lang w:val="it-IT"/>
          </w:rPr>
          <w:delText>egistrazione esito</w:delText>
        </w:r>
        <w:r w:rsidR="002B7716" w:rsidDel="004C0359">
          <w:fldChar w:fldCharType="end"/>
        </w:r>
      </w:del>
    </w:p>
    <w:p w14:paraId="1779091A" w14:textId="5CA09BCB" w:rsidR="00B61737" w:rsidRDefault="00B61737">
      <w:pPr>
        <w:keepNext/>
        <w:rPr>
          <w:lang w:val="it-IT"/>
        </w:rPr>
        <w:pPrChange w:id="1314" w:author="Castelli, Alessandro" w:date="2025-11-29T13:14:00Z" w16du:dateUtc="2025-11-29T12:14:00Z">
          <w:pPr>
            <w:pStyle w:val="ListParagraph"/>
            <w:numPr>
              <w:numId w:val="23"/>
            </w:numPr>
            <w:ind w:left="714" w:hanging="357"/>
          </w:pPr>
        </w:pPrChange>
      </w:pPr>
      <w:r>
        <w:rPr>
          <w:lang w:val="it-IT"/>
        </w:rPr>
        <w:t xml:space="preserve">Vale quanto detto </w:t>
      </w:r>
      <w:r w:rsidR="00982A77">
        <w:rPr>
          <w:lang w:val="it-IT"/>
        </w:rPr>
        <w:t>in</w:t>
      </w:r>
      <w:r>
        <w:rPr>
          <w:lang w:val="it-IT"/>
        </w:rPr>
        <w:t xml:space="preserve"> </w:t>
      </w:r>
      <w:r w:rsidR="00982A77" w:rsidRPr="00982A77">
        <w:rPr>
          <w:u w:val="single"/>
          <w:lang w:val="it-IT"/>
        </w:rPr>
        <w:fldChar w:fldCharType="begin"/>
      </w:r>
      <w:r w:rsidR="00982A77" w:rsidRPr="00982A77">
        <w:rPr>
          <w:u w:val="single"/>
          <w:lang w:val="it-IT"/>
        </w:rPr>
        <w:instrText xml:space="preserve"> REF _Ref211866627 \h </w:instrText>
      </w:r>
      <w:r w:rsidR="00982A77" w:rsidRPr="00982A77">
        <w:rPr>
          <w:u w:val="single"/>
          <w:lang w:val="it-IT"/>
        </w:rPr>
      </w:r>
      <w:r w:rsidR="00982A77" w:rsidRPr="00982A77">
        <w:rPr>
          <w:u w:val="single"/>
          <w:lang w:val="it-IT"/>
        </w:rPr>
        <w:fldChar w:fldCharType="separate"/>
      </w:r>
      <w:r w:rsidR="00982A77" w:rsidRPr="00982A77">
        <w:rPr>
          <w:u w:val="single"/>
          <w:lang w:val="it-IT"/>
        </w:rPr>
        <w:t>Gestione lead con esito “venduto”</w:t>
      </w:r>
      <w:r w:rsidR="00982A77" w:rsidRPr="00982A77">
        <w:rPr>
          <w:u w:val="single"/>
          <w:lang w:val="it-IT"/>
        </w:rPr>
        <w:fldChar w:fldCharType="end"/>
      </w:r>
      <w:r w:rsidR="00982A77">
        <w:rPr>
          <w:lang w:val="it-IT"/>
        </w:rPr>
        <w:t xml:space="preserve"> </w:t>
      </w:r>
      <w:r>
        <w:rPr>
          <w:lang w:val="it-IT"/>
        </w:rPr>
        <w:t>fino allo Step 1</w:t>
      </w:r>
    </w:p>
    <w:p w14:paraId="195EDD53" w14:textId="77777777" w:rsidR="00B61737" w:rsidRDefault="00B61737" w:rsidP="00B5236E">
      <w:pPr>
        <w:pStyle w:val="ListParagraph"/>
        <w:numPr>
          <w:ilvl w:val="0"/>
          <w:numId w:val="23"/>
        </w:numPr>
        <w:ind w:left="714" w:hanging="357"/>
        <w:rPr>
          <w:lang w:val="it-IT"/>
        </w:rPr>
      </w:pPr>
      <w:r w:rsidRPr="006E107F">
        <w:rPr>
          <w:lang w:val="it-IT"/>
        </w:rPr>
        <w:t>Si prevede che l’utente selezioni esito “Fissa appuntamento” per la descrizione del presente flusso</w:t>
      </w:r>
      <w:r>
        <w:rPr>
          <w:lang w:val="it-IT"/>
        </w:rPr>
        <w:t xml:space="preserve">. </w:t>
      </w:r>
    </w:p>
    <w:p w14:paraId="675D7970" w14:textId="77777777" w:rsidR="00B61737" w:rsidRPr="00F436A9" w:rsidRDefault="00B61737" w:rsidP="00B5236E">
      <w:pPr>
        <w:pStyle w:val="ListParagraph"/>
        <w:numPr>
          <w:ilvl w:val="0"/>
          <w:numId w:val="23"/>
        </w:numPr>
        <w:ind w:left="714" w:hanging="357"/>
        <w:rPr>
          <w:lang w:val="it-IT"/>
        </w:rPr>
      </w:pPr>
      <w:r>
        <w:rPr>
          <w:lang w:val="it-IT"/>
        </w:rPr>
        <w:t>Si specifica che tale esito non è definitivo e la lead non sarà chiusa dopo tale esitazione</w:t>
      </w:r>
    </w:p>
    <w:p w14:paraId="0808B80D" w14:textId="77777777" w:rsidR="00B61737" w:rsidRDefault="00B61737" w:rsidP="00B5236E">
      <w:pPr>
        <w:pStyle w:val="ListParagraph"/>
        <w:numPr>
          <w:ilvl w:val="0"/>
          <w:numId w:val="23"/>
        </w:numPr>
        <w:ind w:left="714" w:hanging="357"/>
        <w:rPr>
          <w:lang w:val="it-IT"/>
        </w:rPr>
      </w:pPr>
      <w:r w:rsidRPr="00D62CDE">
        <w:rPr>
          <w:lang w:val="it-IT"/>
        </w:rPr>
        <w:t xml:space="preserve">Step 1: </w:t>
      </w:r>
    </w:p>
    <w:p w14:paraId="51896F96" w14:textId="3497543B" w:rsidR="00B61737" w:rsidDel="00C72895" w:rsidRDefault="00B61737" w:rsidP="00C72895">
      <w:pPr>
        <w:pStyle w:val="ListParagraph"/>
        <w:numPr>
          <w:ilvl w:val="1"/>
          <w:numId w:val="22"/>
        </w:numPr>
        <w:rPr>
          <w:del w:id="1315" w:author="Castelli, Alessandro" w:date="2025-11-29T13:15:00Z" w16du:dateUtc="2025-11-29T12:15:00Z"/>
          <w:lang w:val="it-IT"/>
        </w:rPr>
      </w:pPr>
      <w:r>
        <w:rPr>
          <w:lang w:val="it-IT"/>
        </w:rPr>
        <w:t>Dopo la selezione dell’esito “Fissa appuntamento” si prevede la c</w:t>
      </w:r>
      <w:r w:rsidRPr="00D62CDE">
        <w:rPr>
          <w:lang w:val="it-IT"/>
        </w:rPr>
        <w:t xml:space="preserve">omparsa </w:t>
      </w:r>
      <w:r>
        <w:rPr>
          <w:lang w:val="it-IT"/>
        </w:rPr>
        <w:t>azione rapida di</w:t>
      </w:r>
      <w:r w:rsidRPr="00D62CDE">
        <w:rPr>
          <w:lang w:val="it-IT"/>
        </w:rPr>
        <w:t xml:space="preserve"> </w:t>
      </w:r>
      <w:r>
        <w:rPr>
          <w:lang w:val="it-IT"/>
        </w:rPr>
        <w:t>f</w:t>
      </w:r>
      <w:r w:rsidRPr="00D62CDE">
        <w:rPr>
          <w:lang w:val="it-IT"/>
        </w:rPr>
        <w:t>issa appuntamento</w:t>
      </w:r>
      <w:r>
        <w:rPr>
          <w:lang w:val="it-IT"/>
        </w:rPr>
        <w:t xml:space="preserve"> (obbligatoria), al click del quale si avvia flusso di </w:t>
      </w:r>
      <w:r>
        <w:rPr>
          <w:lang w:val="it-IT"/>
        </w:rPr>
        <w:lastRenderedPageBreak/>
        <w:t>prenota appuntamento con a</w:t>
      </w:r>
      <w:r w:rsidRPr="0011069B">
        <w:rPr>
          <w:lang w:val="it-IT"/>
        </w:rPr>
        <w:t>pertura pagina per la pianificazione di un meeting</w:t>
      </w:r>
      <w:ins w:id="1316" w:author="Castelli, Alessandro" w:date="2025-11-29T13:15:00Z" w16du:dateUtc="2025-11-29T12:15:00Z">
        <w:r w:rsidR="00C72895">
          <w:rPr>
            <w:lang w:val="it-IT"/>
          </w:rPr>
          <w:t xml:space="preserve"> come descritto nell’analisi funzionale dell’agenda</w:t>
        </w:r>
      </w:ins>
      <w:r w:rsidRPr="0011069B">
        <w:rPr>
          <w:lang w:val="it-IT"/>
        </w:rPr>
        <w:t xml:space="preserve"> </w:t>
      </w:r>
      <w:del w:id="1317" w:author="Castelli, Alessandro" w:date="2025-11-29T13:15:00Z" w16du:dateUtc="2025-11-29T12:15:00Z">
        <w:r w:rsidRPr="0011069B" w:rsidDel="00C72895">
          <w:rPr>
            <w:lang w:val="it-IT"/>
          </w:rPr>
          <w:delText>in Teams (Pagina New event con possibilità di pianificare meeting sia in presenza che online</w:delText>
        </w:r>
        <w:r w:rsidDel="00C72895">
          <w:rPr>
            <w:lang w:val="it-IT"/>
          </w:rPr>
          <w:delText xml:space="preserve">, con possibilità di invitare anche colleghi </w:delText>
        </w:r>
        <w:r w:rsidR="00A51642" w:rsidDel="00C72895">
          <w:rPr>
            <w:lang w:val="it-IT"/>
          </w:rPr>
          <w:delText xml:space="preserve">dell’unità organizzativa e colleghi su perimetro della direzione regionale come </w:delText>
        </w:r>
        <w:r w:rsidR="00027810" w:rsidDel="00C72895">
          <w:rPr>
            <w:lang w:val="it-IT"/>
          </w:rPr>
          <w:delText>gli specialisti</w:delText>
        </w:r>
        <w:r w:rsidR="004C7D2D" w:rsidDel="00C72895">
          <w:rPr>
            <w:lang w:val="it-IT"/>
          </w:rPr>
          <w:delText>. Si prevede focus dedicato sulla pianificazione incontri nell’analisi funzionale sull’agenda prevista</w:delText>
        </w:r>
        <w:r w:rsidRPr="0011069B" w:rsidDel="00C72895">
          <w:rPr>
            <w:lang w:val="it-IT"/>
          </w:rPr>
          <w:delText>)</w:delText>
        </w:r>
      </w:del>
    </w:p>
    <w:p w14:paraId="70F9F352" w14:textId="77777777" w:rsidR="00C72895" w:rsidRDefault="00C72895" w:rsidP="00C72895">
      <w:pPr>
        <w:pStyle w:val="ListParagraph"/>
        <w:numPr>
          <w:ilvl w:val="1"/>
          <w:numId w:val="22"/>
        </w:numPr>
        <w:rPr>
          <w:ins w:id="1318" w:author="Castelli, Alessandro" w:date="2025-11-29T13:15:00Z" w16du:dateUtc="2025-11-29T12:15:00Z"/>
          <w:lang w:val="it-IT"/>
        </w:rPr>
      </w:pPr>
    </w:p>
    <w:p w14:paraId="208AB56C" w14:textId="6D4F3776" w:rsidR="00B61737" w:rsidDel="00C72895" w:rsidRDefault="00B61737">
      <w:pPr>
        <w:pStyle w:val="ListParagraph"/>
        <w:numPr>
          <w:ilvl w:val="0"/>
          <w:numId w:val="22"/>
        </w:numPr>
        <w:rPr>
          <w:del w:id="1319" w:author="Castelli, Alessandro" w:date="2025-11-29T13:15:00Z" w16du:dateUtc="2025-11-29T12:15:00Z"/>
          <w:lang w:val="it-IT"/>
        </w:rPr>
        <w:pPrChange w:id="1320" w:author="Castelli, Alessandro" w:date="2025-11-29T13:15:00Z" w16du:dateUtc="2025-11-29T12:15:00Z">
          <w:pPr>
            <w:pStyle w:val="ListParagraph"/>
            <w:numPr>
              <w:ilvl w:val="1"/>
              <w:numId w:val="22"/>
            </w:numPr>
            <w:ind w:left="1440" w:hanging="360"/>
          </w:pPr>
        </w:pPrChange>
      </w:pPr>
      <w:del w:id="1321" w:author="Castelli, Alessandro" w:date="2025-11-29T13:15:00Z" w16du:dateUtc="2025-11-29T12:15:00Z">
        <w:r w:rsidRPr="00730877" w:rsidDel="00C72895">
          <w:rPr>
            <w:lang w:val="it-IT"/>
          </w:rPr>
          <w:delText xml:space="preserve">Modifica automatica del </w:delText>
        </w:r>
        <w:r w:rsidDel="00C72895">
          <w:rPr>
            <w:lang w:val="it-IT"/>
          </w:rPr>
          <w:delText xml:space="preserve">testo del </w:delText>
        </w:r>
        <w:r w:rsidRPr="00730877" w:rsidDel="00C72895">
          <w:rPr>
            <w:lang w:val="it-IT"/>
          </w:rPr>
          <w:delText>campo di esitazione con “Appuntamento prenotato”</w:delText>
        </w:r>
        <w:r w:rsidDel="00C72895">
          <w:rPr>
            <w:lang w:val="it-IT"/>
          </w:rPr>
          <w:delText xml:space="preserve"> una volta impostato l’appuntamento</w:delText>
        </w:r>
      </w:del>
    </w:p>
    <w:p w14:paraId="045EA13E" w14:textId="130FA74D" w:rsidR="00B61737" w:rsidRPr="00BC7F83" w:rsidDel="00C72895" w:rsidRDefault="00B61737">
      <w:pPr>
        <w:pStyle w:val="ListParagraph"/>
        <w:numPr>
          <w:ilvl w:val="0"/>
          <w:numId w:val="22"/>
        </w:numPr>
        <w:rPr>
          <w:del w:id="1322" w:author="Castelli, Alessandro" w:date="2025-11-29T13:15:00Z" w16du:dateUtc="2025-11-29T12:15:00Z"/>
          <w:lang w:val="it-IT"/>
        </w:rPr>
        <w:pPrChange w:id="1323" w:author="Castelli, Alessandro" w:date="2025-11-29T13:15:00Z" w16du:dateUtc="2025-11-29T12:15:00Z">
          <w:pPr>
            <w:pStyle w:val="ListParagraph"/>
            <w:numPr>
              <w:ilvl w:val="1"/>
              <w:numId w:val="22"/>
            </w:numPr>
            <w:ind w:left="1440" w:hanging="360"/>
          </w:pPr>
        </w:pPrChange>
      </w:pPr>
      <w:del w:id="1324" w:author="Castelli, Alessandro" w:date="2025-11-29T13:15:00Z" w16du:dateUtc="2025-11-29T12:15:00Z">
        <w:r w:rsidRPr="00BC7F83" w:rsidDel="00C72895">
          <w:rPr>
            <w:lang w:val="it-IT"/>
          </w:rPr>
          <w:delText>Indicazione della data appuntamento in formato “dd/MM/yyyy”</w:delText>
        </w:r>
      </w:del>
    </w:p>
    <w:p w14:paraId="3D5C730F" w14:textId="5A91EB25" w:rsidR="00B61737" w:rsidRPr="00E80B9E" w:rsidRDefault="00B61737">
      <w:pPr>
        <w:pStyle w:val="ListParagraph"/>
        <w:numPr>
          <w:ilvl w:val="0"/>
          <w:numId w:val="22"/>
        </w:numPr>
        <w:rPr>
          <w:lang w:val="it-IT"/>
        </w:rPr>
        <w:pPrChange w:id="1325" w:author="Castelli, Alessandro" w:date="2025-11-29T13:15:00Z" w16du:dateUtc="2025-11-29T12:15:00Z">
          <w:pPr>
            <w:pStyle w:val="ListParagraph"/>
            <w:numPr>
              <w:numId w:val="23"/>
            </w:numPr>
            <w:ind w:hanging="360"/>
          </w:pPr>
        </w:pPrChange>
      </w:pPr>
      <w:del w:id="1326" w:author="Castelli, Alessandro" w:date="2025-11-29T13:15:00Z" w16du:dateUtc="2025-11-29T12:15:00Z">
        <w:r w:rsidRPr="00E80B9E" w:rsidDel="00C72895">
          <w:rPr>
            <w:lang w:val="it-IT"/>
          </w:rPr>
          <w:delText xml:space="preserve"> </w:delText>
        </w:r>
      </w:del>
      <w:r w:rsidRPr="00E80B9E">
        <w:rPr>
          <w:lang w:val="it-IT"/>
        </w:rPr>
        <w:t>Step 2: Messaggio di esito registrato</w:t>
      </w:r>
    </w:p>
    <w:p w14:paraId="1EB6CE62" w14:textId="77777777" w:rsidR="00B61737" w:rsidRDefault="00B61737" w:rsidP="00B5236E">
      <w:pPr>
        <w:pStyle w:val="ListParagraph"/>
        <w:numPr>
          <w:ilvl w:val="1"/>
          <w:numId w:val="22"/>
        </w:numPr>
        <w:rPr>
          <w:lang w:val="it-IT"/>
        </w:rPr>
      </w:pPr>
      <w:r>
        <w:rPr>
          <w:lang w:val="it-IT"/>
        </w:rPr>
        <w:t>Per ogni prodotto di interesse indicazione della data ed ora dell’appuntamento</w:t>
      </w:r>
    </w:p>
    <w:p w14:paraId="66184776" w14:textId="3EA1FB00" w:rsidR="00B61737" w:rsidRPr="00A1459C" w:rsidRDefault="00B61737" w:rsidP="00B5236E">
      <w:pPr>
        <w:pStyle w:val="ListParagraph"/>
        <w:numPr>
          <w:ilvl w:val="1"/>
          <w:numId w:val="22"/>
        </w:numPr>
        <w:rPr>
          <w:lang w:val="it-IT"/>
        </w:rPr>
      </w:pPr>
      <w:r w:rsidRPr="009510F5">
        <w:rPr>
          <w:lang w:val="it-IT"/>
        </w:rPr>
        <w:t xml:space="preserve">Azione rapida </w:t>
      </w:r>
      <w:r w:rsidR="008C4205">
        <w:rPr>
          <w:lang w:val="it-IT"/>
        </w:rPr>
        <w:t xml:space="preserve">sempre visbile ed attivabile </w:t>
      </w:r>
      <w:r w:rsidRPr="009510F5">
        <w:rPr>
          <w:lang w:val="it-IT"/>
        </w:rPr>
        <w:t>per la chiusura del flusso</w:t>
      </w:r>
      <w:r w:rsidR="00FD1B6E">
        <w:rPr>
          <w:lang w:val="it-IT"/>
        </w:rPr>
        <w:t xml:space="preserve"> in modale, l</w:t>
      </w:r>
      <w:r w:rsidRPr="009510F5">
        <w:rPr>
          <w:lang w:val="it-IT"/>
        </w:rPr>
        <w:t xml:space="preserve">’utente atterra nella </w:t>
      </w:r>
      <w:r>
        <w:rPr>
          <w:lang w:val="it-IT"/>
        </w:rPr>
        <w:t>Scheda Lead</w:t>
      </w:r>
    </w:p>
    <w:p w14:paraId="67D6676A" w14:textId="3AEBD6AE" w:rsidR="006259A9" w:rsidRPr="00120403" w:rsidRDefault="006259A9">
      <w:pPr>
        <w:pStyle w:val="Heading2"/>
        <w:rPr>
          <w:lang w:val="it-IT"/>
        </w:rPr>
        <w:pPrChange w:id="1327" w:author="Castelli, Alessandro" w:date="2025-11-29T13:06:00Z" w16du:dateUtc="2025-11-29T12:06:00Z">
          <w:pPr>
            <w:pStyle w:val="Heading3"/>
          </w:pPr>
        </w:pPrChange>
      </w:pPr>
      <w:bookmarkStart w:id="1328" w:name="_Toc2125579843"/>
      <w:r w:rsidRPr="10CEFF33">
        <w:rPr>
          <w:lang w:val="it-IT"/>
        </w:rPr>
        <w:t xml:space="preserve">Gestione lead </w:t>
      </w:r>
      <w:r w:rsidR="009961AD" w:rsidRPr="10CEFF33">
        <w:rPr>
          <w:lang w:val="it-IT"/>
        </w:rPr>
        <w:t xml:space="preserve">e suggerimenti </w:t>
      </w:r>
      <w:r w:rsidRPr="10CEFF33">
        <w:rPr>
          <w:lang w:val="it-IT"/>
        </w:rPr>
        <w:t>con esito “Interessato per il futuro”</w:t>
      </w:r>
      <w:bookmarkEnd w:id="1328"/>
    </w:p>
    <w:p w14:paraId="73A6E075" w14:textId="77777777" w:rsidR="005F694F" w:rsidRDefault="005F694F" w:rsidP="00BD6890">
      <w:pPr>
        <w:rPr>
          <w:lang w:val="it-IT"/>
        </w:rPr>
      </w:pPr>
    </w:p>
    <w:p w14:paraId="42C74324" w14:textId="0B1EDAE5" w:rsidR="00BD6890" w:rsidDel="00C72895" w:rsidRDefault="00BD6890" w:rsidP="00BD6890">
      <w:pPr>
        <w:rPr>
          <w:del w:id="1329" w:author="Castelli, Alessandro" w:date="2025-11-29T13:15:00Z" w16du:dateUtc="2025-11-29T12:15:00Z"/>
          <w:lang w:val="it-IT"/>
        </w:rPr>
      </w:pPr>
      <w:del w:id="1330" w:author="Castelli, Alessandro" w:date="2025-11-29T13:15:00Z" w16du:dateUtc="2025-11-29T12:15:00Z">
        <w:r w:rsidDel="00C72895">
          <w:rPr>
            <w:lang w:val="it-IT"/>
          </w:rPr>
          <w:delText>Premessa: il seguente capitolo sarà oggetto di ulteriore analisi nel corso dello sprint dedicato all’agenda</w:delText>
        </w:r>
      </w:del>
    </w:p>
    <w:p w14:paraId="2D345DEA" w14:textId="1A99722A" w:rsidR="00BD6890" w:rsidRPr="00BD6890" w:rsidDel="00BB36D7" w:rsidRDefault="00BD6890" w:rsidP="00BD6890">
      <w:pPr>
        <w:rPr>
          <w:del w:id="1331" w:author="Castelli, Alessandro" w:date="2025-11-29T13:15:00Z" w16du:dateUtc="2025-11-29T12:15:00Z"/>
          <w:lang w:val="it-IT"/>
        </w:rPr>
      </w:pPr>
    </w:p>
    <w:p w14:paraId="274A4013" w14:textId="5EDDE323" w:rsidR="006259A9" w:rsidRDefault="006259A9" w:rsidP="00B5236E">
      <w:pPr>
        <w:pStyle w:val="ListParagraph"/>
        <w:numPr>
          <w:ilvl w:val="0"/>
          <w:numId w:val="23"/>
        </w:numPr>
        <w:rPr>
          <w:lang w:val="it-IT"/>
        </w:rPr>
      </w:pPr>
      <w:r>
        <w:rPr>
          <w:lang w:val="it-IT"/>
        </w:rPr>
        <w:t xml:space="preserve">Vale quanto detto </w:t>
      </w:r>
      <w:r w:rsidR="00DF5C23">
        <w:rPr>
          <w:lang w:val="it-IT"/>
        </w:rPr>
        <w:t>in</w:t>
      </w:r>
      <w:r>
        <w:rPr>
          <w:lang w:val="it-IT"/>
        </w:rPr>
        <w:t xml:space="preserve"> </w:t>
      </w:r>
      <w:r w:rsidR="00DF5C23" w:rsidRPr="00DF5C23">
        <w:rPr>
          <w:u w:val="single"/>
          <w:lang w:val="it-IT"/>
        </w:rPr>
        <w:fldChar w:fldCharType="begin"/>
      </w:r>
      <w:r w:rsidR="00DF5C23" w:rsidRPr="00DF5C23">
        <w:rPr>
          <w:u w:val="single"/>
          <w:lang w:val="it-IT"/>
        </w:rPr>
        <w:instrText xml:space="preserve"> REF _Ref211866688 \h </w:instrText>
      </w:r>
      <w:r w:rsidR="00DF5C23" w:rsidRPr="00DF5C23">
        <w:rPr>
          <w:u w:val="single"/>
          <w:lang w:val="it-IT"/>
        </w:rPr>
      </w:r>
      <w:r w:rsidR="00DF5C23" w:rsidRPr="00DF5C23">
        <w:rPr>
          <w:u w:val="single"/>
          <w:lang w:val="it-IT"/>
        </w:rPr>
        <w:fldChar w:fldCharType="separate"/>
      </w:r>
      <w:r w:rsidR="00DF5C23" w:rsidRPr="00DF5C23">
        <w:rPr>
          <w:u w:val="single"/>
          <w:lang w:val="it-IT"/>
        </w:rPr>
        <w:t>Gestione lead con esito “venduto”</w:t>
      </w:r>
      <w:r w:rsidR="00DF5C23" w:rsidRPr="00DF5C23">
        <w:rPr>
          <w:u w:val="single"/>
          <w:lang w:val="it-IT"/>
        </w:rPr>
        <w:fldChar w:fldCharType="end"/>
      </w:r>
      <w:r w:rsidR="00DF5C23">
        <w:rPr>
          <w:lang w:val="it-IT"/>
        </w:rPr>
        <w:t xml:space="preserve"> </w:t>
      </w:r>
      <w:r>
        <w:rPr>
          <w:lang w:val="it-IT"/>
        </w:rPr>
        <w:t>fino allo Step 1</w:t>
      </w:r>
    </w:p>
    <w:p w14:paraId="17DEB50C" w14:textId="37ABCA1C" w:rsidR="00365A3E" w:rsidRDefault="00365A3E" w:rsidP="00B5236E">
      <w:pPr>
        <w:pStyle w:val="ListParagraph"/>
        <w:numPr>
          <w:ilvl w:val="0"/>
          <w:numId w:val="23"/>
        </w:numPr>
        <w:rPr>
          <w:lang w:val="it-IT"/>
        </w:rPr>
      </w:pPr>
      <w:r w:rsidRPr="006E107F">
        <w:rPr>
          <w:lang w:val="it-IT"/>
        </w:rPr>
        <w:t>Si prevede che l’utente selezioni esito “</w:t>
      </w:r>
      <w:r>
        <w:rPr>
          <w:lang w:val="it-IT"/>
        </w:rPr>
        <w:t>Interessato per il futuro</w:t>
      </w:r>
      <w:r w:rsidRPr="006E107F">
        <w:rPr>
          <w:lang w:val="it-IT"/>
        </w:rPr>
        <w:t>” per la descrizione del presente flusso</w:t>
      </w:r>
      <w:r>
        <w:rPr>
          <w:lang w:val="it-IT"/>
        </w:rPr>
        <w:t xml:space="preserve">. </w:t>
      </w:r>
    </w:p>
    <w:p w14:paraId="55D44135" w14:textId="77777777" w:rsidR="00365A3E" w:rsidRPr="00F436A9" w:rsidRDefault="00365A3E" w:rsidP="00B5236E">
      <w:pPr>
        <w:pStyle w:val="ListParagraph"/>
        <w:numPr>
          <w:ilvl w:val="0"/>
          <w:numId w:val="23"/>
        </w:numPr>
        <w:rPr>
          <w:lang w:val="it-IT"/>
        </w:rPr>
      </w:pPr>
      <w:r>
        <w:rPr>
          <w:lang w:val="it-IT"/>
        </w:rPr>
        <w:t>Si specifica che tale esito non è definitivo e la lead non sarà chiusa dopo tale esitazione</w:t>
      </w:r>
    </w:p>
    <w:p w14:paraId="0F5DDC1C" w14:textId="77777777" w:rsidR="002710B8" w:rsidRDefault="002710B8" w:rsidP="00B5236E">
      <w:pPr>
        <w:pStyle w:val="ListParagraph"/>
        <w:numPr>
          <w:ilvl w:val="0"/>
          <w:numId w:val="23"/>
        </w:numPr>
        <w:rPr>
          <w:lang w:val="it-IT"/>
        </w:rPr>
      </w:pPr>
      <w:r w:rsidRPr="00D62CDE">
        <w:rPr>
          <w:lang w:val="it-IT"/>
        </w:rPr>
        <w:t xml:space="preserve">Step 1: </w:t>
      </w:r>
    </w:p>
    <w:p w14:paraId="1ED1E4AF" w14:textId="637D3102" w:rsidR="002710B8" w:rsidRDefault="002710B8" w:rsidP="00B5236E">
      <w:pPr>
        <w:pStyle w:val="ListParagraph"/>
        <w:numPr>
          <w:ilvl w:val="1"/>
          <w:numId w:val="22"/>
        </w:numPr>
        <w:rPr>
          <w:lang w:val="it-IT"/>
        </w:rPr>
      </w:pPr>
      <w:r>
        <w:rPr>
          <w:lang w:val="it-IT"/>
        </w:rPr>
        <w:t>Dopo la selezione dell’esito “</w:t>
      </w:r>
      <w:r w:rsidR="004D4170">
        <w:rPr>
          <w:lang w:val="it-IT"/>
        </w:rPr>
        <w:t>Interessato per il futuro</w:t>
      </w:r>
      <w:r>
        <w:rPr>
          <w:lang w:val="it-IT"/>
        </w:rPr>
        <w:t>” si prevede la c</w:t>
      </w:r>
      <w:r w:rsidRPr="00D62CDE">
        <w:rPr>
          <w:lang w:val="it-IT"/>
        </w:rPr>
        <w:t xml:space="preserve">omparsa </w:t>
      </w:r>
      <w:r>
        <w:rPr>
          <w:lang w:val="it-IT"/>
        </w:rPr>
        <w:t>azione rapida di</w:t>
      </w:r>
      <w:r w:rsidRPr="00D62CDE">
        <w:rPr>
          <w:lang w:val="it-IT"/>
        </w:rPr>
        <w:t xml:space="preserve"> </w:t>
      </w:r>
      <w:r>
        <w:rPr>
          <w:lang w:val="it-IT"/>
        </w:rPr>
        <w:t>f</w:t>
      </w:r>
      <w:r w:rsidRPr="00D62CDE">
        <w:rPr>
          <w:lang w:val="it-IT"/>
        </w:rPr>
        <w:t>issa appuntamento</w:t>
      </w:r>
      <w:r>
        <w:rPr>
          <w:lang w:val="it-IT"/>
        </w:rPr>
        <w:t xml:space="preserve"> (facoltativa) e segua al click processo come descritto in </w:t>
      </w:r>
      <w:r w:rsidR="00E91CAF" w:rsidRPr="00E91CAF">
        <w:rPr>
          <w:u w:val="single"/>
          <w:lang w:val="it-IT"/>
        </w:rPr>
        <w:fldChar w:fldCharType="begin"/>
      </w:r>
      <w:r w:rsidR="00E91CAF" w:rsidRPr="00E91CAF">
        <w:rPr>
          <w:u w:val="single"/>
          <w:lang w:val="it-IT"/>
        </w:rPr>
        <w:instrText xml:space="preserve"> REF _Ref211935706 \h </w:instrText>
      </w:r>
      <w:r w:rsidR="00E91CAF" w:rsidRPr="00E91CAF">
        <w:rPr>
          <w:u w:val="single"/>
          <w:lang w:val="it-IT"/>
        </w:rPr>
      </w:r>
      <w:r w:rsidR="00E91CAF" w:rsidRPr="00E91CAF">
        <w:rPr>
          <w:u w:val="single"/>
          <w:lang w:val="it-IT"/>
        </w:rPr>
        <w:fldChar w:fldCharType="separate"/>
      </w:r>
      <w:r w:rsidR="00E91CAF" w:rsidRPr="00E91CAF">
        <w:rPr>
          <w:u w:val="single"/>
          <w:lang w:val="it-IT"/>
        </w:rPr>
        <w:t>Gestione lead con esito “Fissa un appuntamento”</w:t>
      </w:r>
      <w:r w:rsidR="00E91CAF" w:rsidRPr="00E91CAF">
        <w:rPr>
          <w:u w:val="single"/>
          <w:lang w:val="it-IT"/>
        </w:rPr>
        <w:fldChar w:fldCharType="end"/>
      </w:r>
    </w:p>
    <w:p w14:paraId="74568BD9" w14:textId="08595966" w:rsidR="00397FCE" w:rsidRPr="00397FCE" w:rsidRDefault="004D4170" w:rsidP="00B5236E">
      <w:pPr>
        <w:pStyle w:val="ListParagraph"/>
        <w:numPr>
          <w:ilvl w:val="1"/>
          <w:numId w:val="22"/>
        </w:numPr>
        <w:rPr>
          <w:lang w:val="it-IT"/>
        </w:rPr>
      </w:pPr>
      <w:r>
        <w:rPr>
          <w:lang w:val="it-IT"/>
        </w:rPr>
        <w:t>Dopo la selezione dell’esito “Interessato per il futuro” si prevede la c</w:t>
      </w:r>
      <w:r w:rsidRPr="00D62CDE">
        <w:rPr>
          <w:lang w:val="it-IT"/>
        </w:rPr>
        <w:t xml:space="preserve">omparsa </w:t>
      </w:r>
      <w:r>
        <w:rPr>
          <w:lang w:val="it-IT"/>
        </w:rPr>
        <w:t>azione rapida di</w:t>
      </w:r>
      <w:r w:rsidRPr="00D62CDE">
        <w:rPr>
          <w:lang w:val="it-IT"/>
        </w:rPr>
        <w:t xml:space="preserve"> </w:t>
      </w:r>
      <w:r>
        <w:rPr>
          <w:lang w:val="it-IT"/>
        </w:rPr>
        <w:t xml:space="preserve">inserimento Promemoria (obbligatorio) </w:t>
      </w:r>
      <w:r w:rsidR="006C28E7">
        <w:rPr>
          <w:lang w:val="it-IT"/>
        </w:rPr>
        <w:t xml:space="preserve">tramite date picker </w:t>
      </w:r>
      <w:r>
        <w:rPr>
          <w:lang w:val="it-IT"/>
        </w:rPr>
        <w:t>che consente di indicare la data prevista di ripresa contatto con la lead</w:t>
      </w:r>
      <w:r w:rsidR="00BF0115">
        <w:rPr>
          <w:lang w:val="it-IT"/>
        </w:rPr>
        <w:t xml:space="preserve">. </w:t>
      </w:r>
      <w:r w:rsidR="00AF55C2">
        <w:rPr>
          <w:lang w:val="it-IT"/>
        </w:rPr>
        <w:t>La CTA di esitazione non sarà attivabile fin quando il promemoria non sia impostato.</w:t>
      </w:r>
    </w:p>
    <w:p w14:paraId="2BDF8FCC" w14:textId="77777777" w:rsidR="00611A87" w:rsidRPr="00E80B9E" w:rsidRDefault="00611A87" w:rsidP="00B5236E">
      <w:pPr>
        <w:pStyle w:val="ListParagraph"/>
        <w:numPr>
          <w:ilvl w:val="0"/>
          <w:numId w:val="23"/>
        </w:numPr>
        <w:rPr>
          <w:lang w:val="it-IT"/>
        </w:rPr>
      </w:pPr>
      <w:r w:rsidRPr="00E80B9E">
        <w:rPr>
          <w:lang w:val="it-IT"/>
        </w:rPr>
        <w:t>Step 2: Messaggio di esito registrato</w:t>
      </w:r>
    </w:p>
    <w:p w14:paraId="3A9C409A" w14:textId="40B0E122" w:rsidR="00611A87" w:rsidRDefault="00611A87" w:rsidP="00B5236E">
      <w:pPr>
        <w:pStyle w:val="ListParagraph"/>
        <w:numPr>
          <w:ilvl w:val="1"/>
          <w:numId w:val="22"/>
        </w:numPr>
        <w:rPr>
          <w:lang w:val="it-IT"/>
        </w:rPr>
      </w:pPr>
      <w:r>
        <w:rPr>
          <w:lang w:val="it-IT"/>
        </w:rPr>
        <w:t>Per ogni prodotto di interesse indicazione della data ed ora dell’appuntamento (se disponibile) e del promemoria fissato</w:t>
      </w:r>
    </w:p>
    <w:p w14:paraId="4C03EDEC" w14:textId="4F421302" w:rsidR="00611A87" w:rsidRDefault="00611A87" w:rsidP="00B5236E">
      <w:pPr>
        <w:pStyle w:val="ListParagraph"/>
        <w:numPr>
          <w:ilvl w:val="1"/>
          <w:numId w:val="22"/>
        </w:numPr>
        <w:rPr>
          <w:lang w:val="it-IT"/>
        </w:rPr>
      </w:pPr>
      <w:r w:rsidRPr="009510F5">
        <w:rPr>
          <w:lang w:val="it-IT"/>
        </w:rPr>
        <w:t xml:space="preserve">Azione rapida </w:t>
      </w:r>
      <w:r w:rsidR="00DE3F26">
        <w:rPr>
          <w:lang w:val="it-IT"/>
        </w:rPr>
        <w:t xml:space="preserve">sempre visbile ed attivabile </w:t>
      </w:r>
      <w:r w:rsidRPr="009510F5">
        <w:rPr>
          <w:lang w:val="it-IT"/>
        </w:rPr>
        <w:t>per la chiusura del flusso</w:t>
      </w:r>
      <w:r w:rsidR="00773A1F">
        <w:rPr>
          <w:lang w:val="it-IT"/>
        </w:rPr>
        <w:t xml:space="preserve"> in modale, l</w:t>
      </w:r>
      <w:r w:rsidRPr="009510F5">
        <w:rPr>
          <w:lang w:val="it-IT"/>
        </w:rPr>
        <w:t xml:space="preserve">’utente atterra nella </w:t>
      </w:r>
      <w:r>
        <w:rPr>
          <w:lang w:val="it-IT"/>
        </w:rPr>
        <w:t>Scheda Lead</w:t>
      </w:r>
    </w:p>
    <w:p w14:paraId="5ED62B56" w14:textId="417F7041" w:rsidR="00E60762" w:rsidRPr="00540D9C" w:rsidRDefault="00E60762" w:rsidP="00B5236E">
      <w:pPr>
        <w:pStyle w:val="ListParagraph"/>
        <w:numPr>
          <w:ilvl w:val="1"/>
          <w:numId w:val="22"/>
        </w:numPr>
        <w:rPr>
          <w:lang w:val="it-IT"/>
        </w:rPr>
      </w:pPr>
      <w:r>
        <w:rPr>
          <w:lang w:val="it-IT"/>
        </w:rPr>
        <w:t>La lead risu</w:t>
      </w:r>
      <w:r w:rsidR="00923B98">
        <w:rPr>
          <w:lang w:val="it-IT"/>
        </w:rPr>
        <w:t>l</w:t>
      </w:r>
      <w:r>
        <w:rPr>
          <w:lang w:val="it-IT"/>
        </w:rPr>
        <w:t>terà “Congelata” fino alla data impostata del prome</w:t>
      </w:r>
      <w:r w:rsidR="00716557">
        <w:rPr>
          <w:lang w:val="it-IT"/>
        </w:rPr>
        <w:t>m</w:t>
      </w:r>
      <w:r>
        <w:rPr>
          <w:lang w:val="it-IT"/>
        </w:rPr>
        <w:t xml:space="preserve">oria (focus </w:t>
      </w:r>
      <w:r w:rsidR="004B004C" w:rsidRPr="004B004C">
        <w:rPr>
          <w:u w:val="single"/>
          <w:lang w:val="it-IT"/>
        </w:rPr>
        <w:fldChar w:fldCharType="begin"/>
      </w:r>
      <w:r w:rsidR="004B004C" w:rsidRPr="004B004C">
        <w:rPr>
          <w:u w:val="single"/>
          <w:lang w:val="it-IT"/>
        </w:rPr>
        <w:instrText xml:space="preserve"> REF _Ref211866753 \h </w:instrText>
      </w:r>
      <w:r w:rsidR="004B004C" w:rsidRPr="004B004C">
        <w:rPr>
          <w:u w:val="single"/>
          <w:lang w:val="it-IT"/>
        </w:rPr>
      </w:r>
      <w:r w:rsidR="004B004C" w:rsidRPr="004B004C">
        <w:rPr>
          <w:u w:val="single"/>
          <w:lang w:val="it-IT"/>
        </w:rPr>
        <w:fldChar w:fldCharType="separate"/>
      </w:r>
      <w:r w:rsidR="004B004C" w:rsidRPr="004B004C">
        <w:rPr>
          <w:u w:val="single"/>
          <w:lang w:val="it-IT"/>
        </w:rPr>
        <w:t>Vista lead</w:t>
      </w:r>
      <w:r w:rsidR="004B004C" w:rsidRPr="004B004C">
        <w:rPr>
          <w:u w:val="single"/>
          <w:lang w:val="it-IT"/>
        </w:rPr>
        <w:fldChar w:fldCharType="end"/>
      </w:r>
      <w:r w:rsidR="002F6C73">
        <w:rPr>
          <w:lang w:val="it-IT"/>
        </w:rPr>
        <w:t>, dove sarà possibile impostare un filtro per visualizzare tali lead)</w:t>
      </w:r>
    </w:p>
    <w:p w14:paraId="1DB8076A" w14:textId="4B53BE75" w:rsidR="00AF6500" w:rsidRPr="00540D9C" w:rsidRDefault="00AF6500" w:rsidP="00FE5260">
      <w:pPr>
        <w:pStyle w:val="ListParagraph"/>
        <w:numPr>
          <w:ilvl w:val="1"/>
          <w:numId w:val="22"/>
        </w:numPr>
        <w:rPr>
          <w:lang w:val="it-IT"/>
        </w:rPr>
      </w:pPr>
      <w:r>
        <w:rPr>
          <w:lang w:val="it-IT"/>
        </w:rPr>
        <w:t>La lead sarà “scongelata” e di nuovo visibile nel</w:t>
      </w:r>
      <w:r w:rsidR="00587694">
        <w:rPr>
          <w:lang w:val="it-IT"/>
        </w:rPr>
        <w:t>l</w:t>
      </w:r>
      <w:r>
        <w:rPr>
          <w:lang w:val="it-IT"/>
        </w:rPr>
        <w:t>a to-do lista della pagina di Gestione lead nel giorno del promemoria impostato</w:t>
      </w:r>
    </w:p>
    <w:p w14:paraId="1D5DE56E" w14:textId="7CA82DBE" w:rsidR="002A204A" w:rsidRPr="00120403" w:rsidRDefault="002A204A">
      <w:pPr>
        <w:pStyle w:val="Heading2"/>
        <w:rPr>
          <w:lang w:val="it-IT"/>
        </w:rPr>
        <w:pPrChange w:id="1332" w:author="Castelli, Alessandro" w:date="2025-11-29T13:06:00Z" w16du:dateUtc="2025-11-29T12:06:00Z">
          <w:pPr>
            <w:pStyle w:val="Heading3"/>
          </w:pPr>
        </w:pPrChange>
      </w:pPr>
      <w:bookmarkStart w:id="1333" w:name="_Toc845068273"/>
      <w:r w:rsidRPr="10CEFF33">
        <w:rPr>
          <w:lang w:val="it-IT"/>
        </w:rPr>
        <w:t xml:space="preserve">Gestione lead </w:t>
      </w:r>
      <w:r w:rsidR="009961AD" w:rsidRPr="10CEFF33">
        <w:rPr>
          <w:lang w:val="it-IT"/>
        </w:rPr>
        <w:t xml:space="preserve">e </w:t>
      </w:r>
      <w:del w:id="1334" w:author="Portogallo, Sara" w:date="2025-12-04T07:38:00Z" w16du:dateUtc="2025-12-04T06:38:00Z">
        <w:r w:rsidRPr="10CEFF33" w:rsidDel="009961AD">
          <w:rPr>
            <w:lang w:val="it-IT"/>
          </w:rPr>
          <w:delText xml:space="preserve">suggerimenti </w:delText>
        </w:r>
        <w:r w:rsidRPr="10CEFF33" w:rsidDel="002A204A">
          <w:rPr>
            <w:lang w:val="it-IT"/>
          </w:rPr>
          <w:delText xml:space="preserve"> con</w:delText>
        </w:r>
      </w:del>
      <w:ins w:id="1335" w:author="Portogallo, Sara" w:date="2025-12-04T07:38:00Z" w16du:dateUtc="2025-12-04T06:38:00Z">
        <w:r w:rsidR="006A69BF" w:rsidRPr="10CEFF33">
          <w:rPr>
            <w:lang w:val="it-IT"/>
          </w:rPr>
          <w:t>suggerimenti con</w:t>
        </w:r>
      </w:ins>
      <w:r w:rsidRPr="10CEFF33">
        <w:rPr>
          <w:lang w:val="it-IT"/>
        </w:rPr>
        <w:t xml:space="preserve"> esito “Impossibilità a procedere”</w:t>
      </w:r>
      <w:bookmarkEnd w:id="1333"/>
    </w:p>
    <w:p w14:paraId="3B86F527" w14:textId="1175D425" w:rsidR="00293FED" w:rsidRDefault="00956330" w:rsidP="00B5236E">
      <w:pPr>
        <w:pStyle w:val="ListParagraph"/>
        <w:numPr>
          <w:ilvl w:val="0"/>
          <w:numId w:val="22"/>
        </w:numPr>
        <w:rPr>
          <w:lang w:val="it-IT"/>
        </w:rPr>
      </w:pPr>
      <w:r>
        <w:rPr>
          <w:lang w:val="it-IT"/>
        </w:rPr>
        <w:t>V</w:t>
      </w:r>
      <w:r w:rsidR="00293FED">
        <w:rPr>
          <w:lang w:val="it-IT"/>
        </w:rPr>
        <w:t>ale quanto detto</w:t>
      </w:r>
      <w:r w:rsidR="004B004C">
        <w:rPr>
          <w:lang w:val="it-IT"/>
        </w:rPr>
        <w:t xml:space="preserve"> in</w:t>
      </w:r>
      <w:r w:rsidR="00293FED">
        <w:rPr>
          <w:lang w:val="it-IT"/>
        </w:rPr>
        <w:t xml:space="preserve"> </w:t>
      </w:r>
      <w:r w:rsidR="004B004C" w:rsidRPr="004B004C">
        <w:rPr>
          <w:u w:val="single"/>
          <w:lang w:val="it-IT"/>
        </w:rPr>
        <w:fldChar w:fldCharType="begin"/>
      </w:r>
      <w:r w:rsidR="004B004C" w:rsidRPr="004B004C">
        <w:rPr>
          <w:u w:val="single"/>
          <w:lang w:val="it-IT"/>
        </w:rPr>
        <w:instrText xml:space="preserve"> REF _Ref211866786 \h </w:instrText>
      </w:r>
      <w:r w:rsidR="004B004C" w:rsidRPr="004B004C">
        <w:rPr>
          <w:u w:val="single"/>
          <w:lang w:val="it-IT"/>
        </w:rPr>
      </w:r>
      <w:r w:rsidR="004B004C" w:rsidRPr="004B004C">
        <w:rPr>
          <w:u w:val="single"/>
          <w:lang w:val="it-IT"/>
        </w:rPr>
        <w:fldChar w:fldCharType="separate"/>
      </w:r>
      <w:r w:rsidR="004B004C" w:rsidRPr="004B004C">
        <w:rPr>
          <w:u w:val="single"/>
          <w:lang w:val="it-IT"/>
        </w:rPr>
        <w:t>Gestione lead con esito “venduto”</w:t>
      </w:r>
      <w:r w:rsidR="004B004C" w:rsidRPr="004B004C">
        <w:rPr>
          <w:u w:val="single"/>
          <w:lang w:val="it-IT"/>
        </w:rPr>
        <w:fldChar w:fldCharType="end"/>
      </w:r>
      <w:r w:rsidR="004B004C" w:rsidRPr="004B004C">
        <w:rPr>
          <w:lang w:val="it-IT"/>
        </w:rPr>
        <w:t xml:space="preserve"> </w:t>
      </w:r>
      <w:r w:rsidR="00293FED">
        <w:rPr>
          <w:lang w:val="it-IT"/>
        </w:rPr>
        <w:t>fino allo Step</w:t>
      </w:r>
      <w:r w:rsidR="00C304EB">
        <w:rPr>
          <w:lang w:val="it-IT"/>
        </w:rPr>
        <w:t xml:space="preserve"> 1</w:t>
      </w:r>
    </w:p>
    <w:p w14:paraId="43779EB4" w14:textId="1DC65673" w:rsidR="00293FED" w:rsidRPr="006D479C" w:rsidRDefault="00293FED" w:rsidP="00B5236E">
      <w:pPr>
        <w:pStyle w:val="ListParagraph"/>
        <w:numPr>
          <w:ilvl w:val="0"/>
          <w:numId w:val="22"/>
        </w:numPr>
        <w:rPr>
          <w:lang w:val="it-IT"/>
        </w:rPr>
      </w:pPr>
      <w:r w:rsidRPr="006D479C">
        <w:rPr>
          <w:lang w:val="it-IT"/>
        </w:rPr>
        <w:lastRenderedPageBreak/>
        <w:t>Si prevede che l’utente selezioni esito “</w:t>
      </w:r>
      <w:r w:rsidR="003B7E22">
        <w:rPr>
          <w:lang w:val="it-IT"/>
        </w:rPr>
        <w:t>Impossibilità a procedere</w:t>
      </w:r>
      <w:r w:rsidRPr="006D479C">
        <w:rPr>
          <w:lang w:val="it-IT"/>
        </w:rPr>
        <w:t>” per la descrizione del presente flusso</w:t>
      </w:r>
      <w:r w:rsidR="00956330">
        <w:rPr>
          <w:lang w:val="it-IT"/>
        </w:rPr>
        <w:t xml:space="preserve"> </w:t>
      </w:r>
      <w:r w:rsidR="00D0303E">
        <w:rPr>
          <w:lang w:val="it-IT"/>
        </w:rPr>
        <w:t>e confermi l’esitazione tramite apposita cta di esitazione in modale</w:t>
      </w:r>
    </w:p>
    <w:p w14:paraId="5F102872" w14:textId="77777777" w:rsidR="00293FED" w:rsidRDefault="00293FED" w:rsidP="00B5236E">
      <w:pPr>
        <w:pStyle w:val="ListParagraph"/>
        <w:numPr>
          <w:ilvl w:val="0"/>
          <w:numId w:val="22"/>
        </w:numPr>
        <w:rPr>
          <w:lang w:val="it-IT"/>
        </w:rPr>
      </w:pPr>
      <w:r>
        <w:rPr>
          <w:lang w:val="it-IT"/>
        </w:rPr>
        <w:t>Step 2: Messaggio di esito registrato</w:t>
      </w:r>
    </w:p>
    <w:p w14:paraId="09EC7B14" w14:textId="77777777" w:rsidR="00293FED" w:rsidRDefault="00293FED" w:rsidP="00B5236E">
      <w:pPr>
        <w:pStyle w:val="ListParagraph"/>
        <w:numPr>
          <w:ilvl w:val="1"/>
          <w:numId w:val="22"/>
        </w:numPr>
        <w:rPr>
          <w:lang w:val="it-IT"/>
        </w:rPr>
      </w:pPr>
      <w:r>
        <w:rPr>
          <w:lang w:val="it-IT"/>
        </w:rPr>
        <w:t>La Lead è stata chiusa</w:t>
      </w:r>
      <w:r w:rsidRPr="009510F5">
        <w:rPr>
          <w:lang w:val="it-IT"/>
        </w:rPr>
        <w:t xml:space="preserve"> </w:t>
      </w:r>
    </w:p>
    <w:p w14:paraId="503A63B0" w14:textId="7B875543" w:rsidR="00293FED" w:rsidRDefault="00293FED" w:rsidP="00B5236E">
      <w:pPr>
        <w:pStyle w:val="ListParagraph"/>
        <w:numPr>
          <w:ilvl w:val="1"/>
          <w:numId w:val="22"/>
        </w:numPr>
        <w:rPr>
          <w:lang w:val="it-IT"/>
        </w:rPr>
      </w:pPr>
      <w:r w:rsidRPr="009510F5">
        <w:rPr>
          <w:lang w:val="it-IT"/>
        </w:rPr>
        <w:t xml:space="preserve">Azione rapida </w:t>
      </w:r>
      <w:r w:rsidR="00DE3F26">
        <w:rPr>
          <w:lang w:val="it-IT"/>
        </w:rPr>
        <w:t>sempre vis</w:t>
      </w:r>
      <w:r w:rsidR="00A20DCF">
        <w:rPr>
          <w:lang w:val="it-IT"/>
        </w:rPr>
        <w:t>i</w:t>
      </w:r>
      <w:r w:rsidR="00DE3F26">
        <w:rPr>
          <w:lang w:val="it-IT"/>
        </w:rPr>
        <w:t xml:space="preserve">bile ed attivabile </w:t>
      </w:r>
      <w:r w:rsidRPr="009510F5">
        <w:rPr>
          <w:lang w:val="it-IT"/>
        </w:rPr>
        <w:t>con rimando alla Scheda cliente</w:t>
      </w:r>
      <w:r w:rsidR="00773A1F">
        <w:rPr>
          <w:lang w:val="it-IT"/>
        </w:rPr>
        <w:t xml:space="preserve"> in nuova scheda</w:t>
      </w:r>
    </w:p>
    <w:p w14:paraId="02702BEC" w14:textId="79CE545C" w:rsidR="00F33B00" w:rsidRPr="00F33B00" w:rsidRDefault="00293FED" w:rsidP="00B5236E">
      <w:pPr>
        <w:pStyle w:val="ListParagraph"/>
        <w:numPr>
          <w:ilvl w:val="1"/>
          <w:numId w:val="22"/>
        </w:numPr>
        <w:rPr>
          <w:lang w:val="it-IT"/>
        </w:rPr>
      </w:pPr>
      <w:r w:rsidRPr="009510F5">
        <w:rPr>
          <w:lang w:val="it-IT"/>
        </w:rPr>
        <w:t xml:space="preserve">Azione rapida </w:t>
      </w:r>
      <w:r w:rsidR="00DE3F26">
        <w:rPr>
          <w:lang w:val="it-IT"/>
        </w:rPr>
        <w:t>sempre vis</w:t>
      </w:r>
      <w:r w:rsidR="00A20DCF">
        <w:rPr>
          <w:lang w:val="it-IT"/>
        </w:rPr>
        <w:t>i</w:t>
      </w:r>
      <w:r w:rsidR="00DE3F26">
        <w:rPr>
          <w:lang w:val="it-IT"/>
        </w:rPr>
        <w:t>bile ed attivabile</w:t>
      </w:r>
      <w:r w:rsidRPr="009510F5">
        <w:rPr>
          <w:lang w:val="it-IT"/>
        </w:rPr>
        <w:t xml:space="preserve"> per la chiusura del flusso</w:t>
      </w:r>
      <w:r w:rsidR="00773A1F">
        <w:rPr>
          <w:lang w:val="it-IT"/>
        </w:rPr>
        <w:t xml:space="preserve"> in modale, l</w:t>
      </w:r>
      <w:r w:rsidRPr="009510F5">
        <w:rPr>
          <w:lang w:val="it-IT"/>
        </w:rPr>
        <w:t xml:space="preserve">’utente atterra nella </w:t>
      </w:r>
      <w:r w:rsidR="00AF5E3D">
        <w:rPr>
          <w:lang w:val="it-IT"/>
        </w:rPr>
        <w:t>pagina di Gestione lead</w:t>
      </w:r>
    </w:p>
    <w:p w14:paraId="0541FCF3" w14:textId="77777777" w:rsidR="002A204A" w:rsidRPr="00120403" w:rsidRDefault="002A204A">
      <w:pPr>
        <w:pStyle w:val="Heading2"/>
        <w:rPr>
          <w:lang w:val="it-IT"/>
        </w:rPr>
        <w:pPrChange w:id="1336" w:author="Castelli, Alessandro" w:date="2025-11-29T13:06:00Z" w16du:dateUtc="2025-11-29T12:06:00Z">
          <w:pPr>
            <w:pStyle w:val="Heading3"/>
          </w:pPr>
        </w:pPrChange>
      </w:pPr>
      <w:bookmarkStart w:id="1337" w:name="_Toc1511297621"/>
      <w:r w:rsidRPr="10CEFF33">
        <w:rPr>
          <w:lang w:val="it-IT"/>
        </w:rPr>
        <w:t>Gestione lead con esito “Eseguito” (Lead non mirate alla vendita)</w:t>
      </w:r>
      <w:bookmarkEnd w:id="1337"/>
    </w:p>
    <w:p w14:paraId="4D67BA0C" w14:textId="569D8467" w:rsidR="006C6293" w:rsidRDefault="006C6293" w:rsidP="00B5236E">
      <w:pPr>
        <w:pStyle w:val="ListParagraph"/>
        <w:numPr>
          <w:ilvl w:val="0"/>
          <w:numId w:val="22"/>
        </w:numPr>
        <w:rPr>
          <w:lang w:val="it-IT"/>
        </w:rPr>
      </w:pPr>
      <w:bookmarkStart w:id="1338" w:name="_Hlk210991298"/>
      <w:r>
        <w:rPr>
          <w:lang w:val="it-IT"/>
        </w:rPr>
        <w:t>Vale quanto detto</w:t>
      </w:r>
      <w:r w:rsidR="004B004C">
        <w:rPr>
          <w:lang w:val="it-IT"/>
        </w:rPr>
        <w:t xml:space="preserve"> in</w:t>
      </w:r>
      <w:r>
        <w:rPr>
          <w:lang w:val="it-IT"/>
        </w:rPr>
        <w:t xml:space="preserve"> </w:t>
      </w:r>
      <w:r w:rsidR="004B004C" w:rsidRPr="00A91662">
        <w:rPr>
          <w:u w:val="single"/>
          <w:lang w:val="it-IT"/>
        </w:rPr>
        <w:fldChar w:fldCharType="begin"/>
      </w:r>
      <w:r w:rsidR="004B004C" w:rsidRPr="00A91662">
        <w:rPr>
          <w:u w:val="single"/>
          <w:lang w:val="it-IT"/>
        </w:rPr>
        <w:instrText xml:space="preserve"> REF _Ref211866828 \h </w:instrText>
      </w:r>
      <w:r w:rsidR="00A91662">
        <w:rPr>
          <w:u w:val="single"/>
          <w:lang w:val="it-IT"/>
        </w:rPr>
        <w:instrText xml:space="preserve"> \* MERGEFORMAT </w:instrText>
      </w:r>
      <w:r w:rsidR="004B004C" w:rsidRPr="00A91662">
        <w:rPr>
          <w:u w:val="single"/>
          <w:lang w:val="it-IT"/>
        </w:rPr>
      </w:r>
      <w:r w:rsidR="004B004C" w:rsidRPr="00A91662">
        <w:rPr>
          <w:u w:val="single"/>
          <w:lang w:val="it-IT"/>
        </w:rPr>
        <w:fldChar w:fldCharType="separate"/>
      </w:r>
      <w:r w:rsidR="004B004C" w:rsidRPr="00A91662">
        <w:rPr>
          <w:u w:val="single"/>
          <w:lang w:val="it-IT"/>
        </w:rPr>
        <w:t>Gestione lead con esito “venduto”</w:t>
      </w:r>
      <w:r w:rsidR="004B004C" w:rsidRPr="00A91662">
        <w:rPr>
          <w:u w:val="single"/>
          <w:lang w:val="it-IT"/>
        </w:rPr>
        <w:fldChar w:fldCharType="end"/>
      </w:r>
      <w:r w:rsidR="004B004C">
        <w:rPr>
          <w:lang w:val="it-IT"/>
        </w:rPr>
        <w:t xml:space="preserve"> </w:t>
      </w:r>
      <w:r>
        <w:rPr>
          <w:lang w:val="it-IT"/>
        </w:rPr>
        <w:t>fino allo Step 1</w:t>
      </w:r>
    </w:p>
    <w:p w14:paraId="1F592DDC" w14:textId="62F15A50" w:rsidR="006C6293" w:rsidRDefault="006C6293" w:rsidP="00B5236E">
      <w:pPr>
        <w:pStyle w:val="ListParagraph"/>
        <w:numPr>
          <w:ilvl w:val="0"/>
          <w:numId w:val="22"/>
        </w:numPr>
        <w:rPr>
          <w:lang w:val="it-IT"/>
        </w:rPr>
      </w:pPr>
      <w:r w:rsidRPr="006D479C">
        <w:rPr>
          <w:lang w:val="it-IT"/>
        </w:rPr>
        <w:t>Si prevede che l’utente selezioni esito “</w:t>
      </w:r>
      <w:r>
        <w:rPr>
          <w:lang w:val="it-IT"/>
        </w:rPr>
        <w:t>Eseguito</w:t>
      </w:r>
      <w:r w:rsidRPr="006D479C">
        <w:rPr>
          <w:lang w:val="it-IT"/>
        </w:rPr>
        <w:t>” per la descrizione del presente flusso</w:t>
      </w:r>
      <w:r>
        <w:rPr>
          <w:lang w:val="it-IT"/>
        </w:rPr>
        <w:t xml:space="preserve"> </w:t>
      </w:r>
    </w:p>
    <w:p w14:paraId="5544AE04" w14:textId="77777777" w:rsidR="007C0315" w:rsidRDefault="007C0315" w:rsidP="00B5236E">
      <w:pPr>
        <w:pStyle w:val="ListParagraph"/>
        <w:numPr>
          <w:ilvl w:val="0"/>
          <w:numId w:val="22"/>
        </w:numPr>
        <w:rPr>
          <w:lang w:val="it-IT"/>
        </w:rPr>
      </w:pPr>
      <w:r>
        <w:rPr>
          <w:lang w:val="it-IT"/>
        </w:rPr>
        <w:t>Step 2: Messaggio di esito registrato</w:t>
      </w:r>
    </w:p>
    <w:p w14:paraId="46D4BE92" w14:textId="77777777" w:rsidR="007C0315" w:rsidRDefault="007C0315" w:rsidP="00B5236E">
      <w:pPr>
        <w:pStyle w:val="ListParagraph"/>
        <w:numPr>
          <w:ilvl w:val="1"/>
          <w:numId w:val="22"/>
        </w:numPr>
        <w:rPr>
          <w:lang w:val="it-IT"/>
        </w:rPr>
      </w:pPr>
      <w:r>
        <w:rPr>
          <w:lang w:val="it-IT"/>
        </w:rPr>
        <w:t>La Lead è stata chiusa</w:t>
      </w:r>
      <w:r w:rsidRPr="009510F5">
        <w:rPr>
          <w:lang w:val="it-IT"/>
        </w:rPr>
        <w:t xml:space="preserve"> </w:t>
      </w:r>
    </w:p>
    <w:p w14:paraId="6A9FCF30" w14:textId="53478536" w:rsidR="007C0315" w:rsidRDefault="007C0315" w:rsidP="00B5236E">
      <w:pPr>
        <w:pStyle w:val="ListParagraph"/>
        <w:numPr>
          <w:ilvl w:val="1"/>
          <w:numId w:val="22"/>
        </w:numPr>
        <w:rPr>
          <w:lang w:val="it-IT"/>
        </w:rPr>
      </w:pPr>
      <w:r w:rsidRPr="009510F5">
        <w:rPr>
          <w:lang w:val="it-IT"/>
        </w:rPr>
        <w:t xml:space="preserve">Azione rapida </w:t>
      </w:r>
      <w:r w:rsidR="00DE3F26">
        <w:rPr>
          <w:lang w:val="it-IT"/>
        </w:rPr>
        <w:t>sempre vis</w:t>
      </w:r>
      <w:r w:rsidR="00A20DCF">
        <w:rPr>
          <w:lang w:val="it-IT"/>
        </w:rPr>
        <w:t>i</w:t>
      </w:r>
      <w:r w:rsidR="00DE3F26">
        <w:rPr>
          <w:lang w:val="it-IT"/>
        </w:rPr>
        <w:t xml:space="preserve">bile ed attivabile </w:t>
      </w:r>
      <w:r w:rsidRPr="009510F5">
        <w:rPr>
          <w:lang w:val="it-IT"/>
        </w:rPr>
        <w:t>con rimando alla Scheda cliente</w:t>
      </w:r>
      <w:r w:rsidR="00773A1F">
        <w:rPr>
          <w:lang w:val="it-IT"/>
        </w:rPr>
        <w:t xml:space="preserve"> in </w:t>
      </w:r>
      <w:r w:rsidR="00347371">
        <w:rPr>
          <w:lang w:val="it-IT"/>
        </w:rPr>
        <w:t>nuova scheda</w:t>
      </w:r>
    </w:p>
    <w:p w14:paraId="0FDC50B6" w14:textId="2E9989C8" w:rsidR="007C0315" w:rsidRPr="00AE09D9" w:rsidRDefault="007C0315" w:rsidP="00B5236E">
      <w:pPr>
        <w:pStyle w:val="ListParagraph"/>
        <w:numPr>
          <w:ilvl w:val="1"/>
          <w:numId w:val="22"/>
        </w:numPr>
        <w:rPr>
          <w:lang w:val="it-IT"/>
        </w:rPr>
      </w:pPr>
      <w:r w:rsidRPr="009510F5">
        <w:rPr>
          <w:lang w:val="it-IT"/>
        </w:rPr>
        <w:t xml:space="preserve">Azione rapida </w:t>
      </w:r>
      <w:r w:rsidR="00DE3F26">
        <w:rPr>
          <w:lang w:val="it-IT"/>
        </w:rPr>
        <w:t>sempre vis</w:t>
      </w:r>
      <w:r w:rsidR="00A20DCF">
        <w:rPr>
          <w:lang w:val="it-IT"/>
        </w:rPr>
        <w:t>i</w:t>
      </w:r>
      <w:r w:rsidR="00DE3F26">
        <w:rPr>
          <w:lang w:val="it-IT"/>
        </w:rPr>
        <w:t xml:space="preserve">bile ed attivabile </w:t>
      </w:r>
      <w:r w:rsidRPr="009510F5">
        <w:rPr>
          <w:lang w:val="it-IT"/>
        </w:rPr>
        <w:t>per la chiusura del flusso</w:t>
      </w:r>
      <w:r w:rsidR="00773A1F">
        <w:rPr>
          <w:lang w:val="it-IT"/>
        </w:rPr>
        <w:t xml:space="preserve"> in modale,</w:t>
      </w:r>
      <w:r w:rsidRPr="009510F5">
        <w:rPr>
          <w:lang w:val="it-IT"/>
        </w:rPr>
        <w:t xml:space="preserve"> L’utente atterra nella </w:t>
      </w:r>
      <w:r w:rsidR="00AF5E3D">
        <w:rPr>
          <w:lang w:val="it-IT"/>
        </w:rPr>
        <w:t>pagina di Gestione lead</w:t>
      </w:r>
    </w:p>
    <w:p w14:paraId="7768400D" w14:textId="78DFDDEC" w:rsidR="00023E6E" w:rsidRPr="00120403" w:rsidRDefault="00023E6E">
      <w:pPr>
        <w:pStyle w:val="Heading2"/>
        <w:rPr>
          <w:lang w:val="it-IT"/>
        </w:rPr>
        <w:pPrChange w:id="1339" w:author="Castelli, Alessandro" w:date="2025-11-29T13:06:00Z" w16du:dateUtc="2025-11-29T12:06:00Z">
          <w:pPr>
            <w:pStyle w:val="Heading3"/>
          </w:pPr>
        </w:pPrChange>
      </w:pPr>
      <w:bookmarkStart w:id="1340" w:name="_Toc1885094805"/>
      <w:r w:rsidRPr="10CEFF33">
        <w:rPr>
          <w:lang w:val="it-IT"/>
        </w:rPr>
        <w:t xml:space="preserve">Gestione lead </w:t>
      </w:r>
      <w:r w:rsidR="003C7A4B" w:rsidRPr="10CEFF33">
        <w:rPr>
          <w:lang w:val="it-IT"/>
        </w:rPr>
        <w:t xml:space="preserve">e suggerimenti </w:t>
      </w:r>
      <w:r w:rsidRPr="10CEFF33">
        <w:rPr>
          <w:lang w:val="it-IT"/>
        </w:rPr>
        <w:t>con esito multiplo</w:t>
      </w:r>
      <w:bookmarkEnd w:id="1340"/>
    </w:p>
    <w:p w14:paraId="756E3C96" w14:textId="73ED4353" w:rsidR="00023E6E" w:rsidRDefault="00865E00" w:rsidP="00B5236E">
      <w:pPr>
        <w:pStyle w:val="ListParagraph"/>
        <w:numPr>
          <w:ilvl w:val="0"/>
          <w:numId w:val="24"/>
        </w:numPr>
        <w:rPr>
          <w:lang w:val="it-IT"/>
        </w:rPr>
      </w:pPr>
      <w:r>
        <w:rPr>
          <w:lang w:val="it-IT"/>
        </w:rPr>
        <w:t>Vale</w:t>
      </w:r>
      <w:r w:rsidR="00023E6E">
        <w:rPr>
          <w:lang w:val="it-IT"/>
        </w:rPr>
        <w:t xml:space="preserve"> quanto detto</w:t>
      </w:r>
      <w:r w:rsidR="004B004C">
        <w:rPr>
          <w:lang w:val="it-IT"/>
        </w:rPr>
        <w:t xml:space="preserve"> in </w:t>
      </w:r>
      <w:r w:rsidR="00023E6E">
        <w:rPr>
          <w:lang w:val="it-IT"/>
        </w:rPr>
        <w:t xml:space="preserve"> </w:t>
      </w:r>
      <w:r w:rsidR="004B004C" w:rsidRPr="00A91662">
        <w:rPr>
          <w:u w:val="single"/>
          <w:lang w:val="it-IT"/>
        </w:rPr>
        <w:fldChar w:fldCharType="begin"/>
      </w:r>
      <w:r w:rsidR="004B004C" w:rsidRPr="00A91662">
        <w:rPr>
          <w:u w:val="single"/>
          <w:lang w:val="it-IT"/>
        </w:rPr>
        <w:instrText xml:space="preserve"> REF _Ref211866853 \h </w:instrText>
      </w:r>
      <w:r w:rsidR="00A91662">
        <w:rPr>
          <w:u w:val="single"/>
          <w:lang w:val="it-IT"/>
        </w:rPr>
        <w:instrText xml:space="preserve"> \* MERGEFORMAT </w:instrText>
      </w:r>
      <w:r w:rsidR="004B004C" w:rsidRPr="00A91662">
        <w:rPr>
          <w:u w:val="single"/>
          <w:lang w:val="it-IT"/>
        </w:rPr>
      </w:r>
      <w:r w:rsidR="004B004C" w:rsidRPr="00A91662">
        <w:rPr>
          <w:u w:val="single"/>
          <w:lang w:val="it-IT"/>
        </w:rPr>
        <w:fldChar w:fldCharType="separate"/>
      </w:r>
      <w:r w:rsidR="004B004C" w:rsidRPr="00A91662">
        <w:rPr>
          <w:u w:val="single"/>
          <w:lang w:val="it-IT"/>
        </w:rPr>
        <w:t>Gestione lead con esito “venduto”</w:t>
      </w:r>
      <w:r w:rsidR="004B004C" w:rsidRPr="00A91662">
        <w:rPr>
          <w:u w:val="single"/>
          <w:lang w:val="it-IT"/>
        </w:rPr>
        <w:fldChar w:fldCharType="end"/>
      </w:r>
      <w:r w:rsidR="004B004C" w:rsidRPr="00A91662">
        <w:rPr>
          <w:u w:val="single"/>
          <w:lang w:val="it-IT"/>
        </w:rPr>
        <w:t xml:space="preserve"> </w:t>
      </w:r>
      <w:r w:rsidR="00023E6E">
        <w:rPr>
          <w:lang w:val="it-IT"/>
        </w:rPr>
        <w:t>fino allo Step 1</w:t>
      </w:r>
    </w:p>
    <w:p w14:paraId="21174F17" w14:textId="77777777" w:rsidR="00023E6E" w:rsidRDefault="00023E6E" w:rsidP="00B5236E">
      <w:pPr>
        <w:pStyle w:val="ListParagraph"/>
        <w:numPr>
          <w:ilvl w:val="0"/>
          <w:numId w:val="24"/>
        </w:numPr>
        <w:rPr>
          <w:lang w:val="it-IT"/>
        </w:rPr>
      </w:pPr>
      <w:r>
        <w:rPr>
          <w:lang w:val="it-IT"/>
        </w:rPr>
        <w:t>Si prevede che l’utente esiti contemporaneamente 2 o più interessi e con esiti diversi</w:t>
      </w:r>
    </w:p>
    <w:p w14:paraId="1641DDEE" w14:textId="23A0CC30" w:rsidR="00023E6E" w:rsidRDefault="00023E6E" w:rsidP="00B5236E">
      <w:pPr>
        <w:pStyle w:val="ListParagraph"/>
        <w:numPr>
          <w:ilvl w:val="0"/>
          <w:numId w:val="24"/>
        </w:numPr>
        <w:rPr>
          <w:lang w:val="it-IT"/>
        </w:rPr>
      </w:pPr>
      <w:r>
        <w:rPr>
          <w:lang w:val="it-IT"/>
        </w:rPr>
        <w:t xml:space="preserve">Si prevede che le </w:t>
      </w:r>
      <w:r w:rsidR="00CF6A6B">
        <w:rPr>
          <w:lang w:val="it-IT"/>
        </w:rPr>
        <w:t>esitazioni</w:t>
      </w:r>
      <w:r>
        <w:rPr>
          <w:lang w:val="it-IT"/>
        </w:rPr>
        <w:t xml:space="preserve"> diverse inneschino eventuali sotto-flussi descritti per ciascun flusso di esitazione</w:t>
      </w:r>
      <w:r w:rsidR="0054457B">
        <w:rPr>
          <w:lang w:val="it-IT"/>
        </w:rPr>
        <w:t xml:space="preserve"> laddove richiesto</w:t>
      </w:r>
    </w:p>
    <w:p w14:paraId="77EBAC41" w14:textId="77777777" w:rsidR="00023E6E" w:rsidRDefault="00023E6E" w:rsidP="00B5236E">
      <w:pPr>
        <w:pStyle w:val="ListParagraph"/>
        <w:numPr>
          <w:ilvl w:val="0"/>
          <w:numId w:val="24"/>
        </w:numPr>
        <w:rPr>
          <w:lang w:val="it-IT"/>
        </w:rPr>
      </w:pPr>
      <w:r>
        <w:rPr>
          <w:lang w:val="it-IT"/>
        </w:rPr>
        <w:t>Step 2: Messaggio di esito registrato</w:t>
      </w:r>
    </w:p>
    <w:p w14:paraId="273C2DAE" w14:textId="0BAFDA7E" w:rsidR="00023E6E" w:rsidRDefault="00023E6E" w:rsidP="00B5236E">
      <w:pPr>
        <w:pStyle w:val="ListParagraph"/>
        <w:numPr>
          <w:ilvl w:val="1"/>
          <w:numId w:val="24"/>
        </w:numPr>
        <w:rPr>
          <w:lang w:val="it-IT"/>
        </w:rPr>
      </w:pPr>
      <w:r w:rsidRPr="009510F5">
        <w:rPr>
          <w:lang w:val="it-IT"/>
        </w:rPr>
        <w:t xml:space="preserve">Si prevede che per ogni prodotto di interesse sia indicato l’esito registrato </w:t>
      </w:r>
    </w:p>
    <w:p w14:paraId="4AB12D9F" w14:textId="643A609E" w:rsidR="00023E6E" w:rsidRDefault="00023E6E" w:rsidP="00B5236E">
      <w:pPr>
        <w:pStyle w:val="ListParagraph"/>
        <w:numPr>
          <w:ilvl w:val="1"/>
          <w:numId w:val="24"/>
        </w:numPr>
        <w:rPr>
          <w:lang w:val="it-IT"/>
        </w:rPr>
      </w:pPr>
      <w:r w:rsidRPr="009510F5">
        <w:rPr>
          <w:lang w:val="it-IT"/>
        </w:rPr>
        <w:t xml:space="preserve">Azione rapida </w:t>
      </w:r>
      <w:r w:rsidR="00DE3F26">
        <w:rPr>
          <w:lang w:val="it-IT"/>
        </w:rPr>
        <w:t>sempre vis</w:t>
      </w:r>
      <w:r w:rsidR="00A20DCF">
        <w:rPr>
          <w:lang w:val="it-IT"/>
        </w:rPr>
        <w:t>i</w:t>
      </w:r>
      <w:r w:rsidR="00DE3F26">
        <w:rPr>
          <w:lang w:val="it-IT"/>
        </w:rPr>
        <w:t>bile ed attivabile</w:t>
      </w:r>
      <w:r w:rsidRPr="009510F5">
        <w:rPr>
          <w:lang w:val="it-IT"/>
        </w:rPr>
        <w:t xml:space="preserve"> con rimando alla Scheda cliente</w:t>
      </w:r>
      <w:r w:rsidR="00347371">
        <w:rPr>
          <w:lang w:val="it-IT"/>
        </w:rPr>
        <w:t xml:space="preserve"> in nuova scheda</w:t>
      </w:r>
    </w:p>
    <w:p w14:paraId="0A301C8F" w14:textId="5CAE3C29" w:rsidR="00023E6E" w:rsidRDefault="00023E6E" w:rsidP="00B5236E">
      <w:pPr>
        <w:pStyle w:val="ListParagraph"/>
        <w:numPr>
          <w:ilvl w:val="1"/>
          <w:numId w:val="22"/>
        </w:numPr>
        <w:rPr>
          <w:lang w:val="it-IT"/>
        </w:rPr>
      </w:pPr>
      <w:r w:rsidRPr="009510F5">
        <w:rPr>
          <w:lang w:val="it-IT"/>
        </w:rPr>
        <w:t xml:space="preserve">Azione rapida </w:t>
      </w:r>
      <w:r w:rsidR="00DE3F26">
        <w:rPr>
          <w:lang w:val="it-IT"/>
        </w:rPr>
        <w:t xml:space="preserve">sempre visbile ed attivabile </w:t>
      </w:r>
      <w:r w:rsidRPr="009510F5">
        <w:rPr>
          <w:lang w:val="it-IT"/>
        </w:rPr>
        <w:t>per la chiusura del flusso</w:t>
      </w:r>
      <w:r w:rsidR="00347371">
        <w:rPr>
          <w:lang w:val="it-IT"/>
        </w:rPr>
        <w:t xml:space="preserve"> in modale, l</w:t>
      </w:r>
      <w:r w:rsidRPr="009510F5">
        <w:rPr>
          <w:lang w:val="it-IT"/>
        </w:rPr>
        <w:t xml:space="preserve">’utente atterra nella </w:t>
      </w:r>
      <w:r w:rsidR="00AF5E3D">
        <w:rPr>
          <w:lang w:val="it-IT"/>
        </w:rPr>
        <w:t>pagina di Gestione lead</w:t>
      </w:r>
    </w:p>
    <w:p w14:paraId="6BDD6B60" w14:textId="586185C9" w:rsidR="00FE4D36" w:rsidRPr="00C824D6" w:rsidRDefault="00FE4D36">
      <w:pPr>
        <w:pStyle w:val="Heading2"/>
        <w:rPr>
          <w:lang w:val="it-IT"/>
        </w:rPr>
        <w:pPrChange w:id="1341" w:author="Castelli, Alessandro" w:date="2025-11-29T13:06:00Z" w16du:dateUtc="2025-11-29T12:06:00Z">
          <w:pPr>
            <w:pStyle w:val="Heading3"/>
          </w:pPr>
        </w:pPrChange>
      </w:pPr>
      <w:bookmarkStart w:id="1342" w:name="_Toc211845485"/>
      <w:bookmarkStart w:id="1343" w:name="_Toc882795019"/>
      <w:r w:rsidRPr="10CEFF33">
        <w:rPr>
          <w:lang w:val="it-IT"/>
        </w:rPr>
        <w:t xml:space="preserve">Gestione lead </w:t>
      </w:r>
      <w:r w:rsidR="003C7A4B" w:rsidRPr="10CEFF33">
        <w:rPr>
          <w:lang w:val="it-IT"/>
        </w:rPr>
        <w:t>e suggerimenti</w:t>
      </w:r>
      <w:r w:rsidRPr="10CEFF33">
        <w:rPr>
          <w:lang w:val="it-IT"/>
        </w:rPr>
        <w:t xml:space="preserve"> con inserimento prodotto aggiuntivo in esito</w:t>
      </w:r>
      <w:bookmarkEnd w:id="1342"/>
      <w:bookmarkEnd w:id="1343"/>
    </w:p>
    <w:p w14:paraId="5519DF17" w14:textId="77777777" w:rsidR="00FE4D36" w:rsidRPr="00C824D6" w:rsidRDefault="00FE4D36" w:rsidP="00FE4D36">
      <w:pPr>
        <w:pStyle w:val="ListParagraph"/>
        <w:numPr>
          <w:ilvl w:val="0"/>
          <w:numId w:val="24"/>
        </w:numPr>
        <w:rPr>
          <w:lang w:val="it-IT"/>
        </w:rPr>
      </w:pPr>
      <w:r w:rsidRPr="00C824D6">
        <w:rPr>
          <w:lang w:val="it-IT"/>
        </w:rPr>
        <w:t xml:space="preserve">Vale quanto detto in  </w:t>
      </w:r>
      <w:r w:rsidRPr="00C824D6">
        <w:rPr>
          <w:u w:val="single"/>
          <w:lang w:val="it-IT"/>
        </w:rPr>
        <w:fldChar w:fldCharType="begin"/>
      </w:r>
      <w:r w:rsidRPr="00C824D6">
        <w:rPr>
          <w:u w:val="single"/>
          <w:lang w:val="it-IT"/>
        </w:rPr>
        <w:instrText xml:space="preserve"> REF _Ref211866853 \h  \* MERGEFORMAT </w:instrText>
      </w:r>
      <w:r w:rsidRPr="00C824D6">
        <w:rPr>
          <w:u w:val="single"/>
          <w:lang w:val="it-IT"/>
        </w:rPr>
      </w:r>
      <w:r w:rsidRPr="00C824D6">
        <w:rPr>
          <w:u w:val="single"/>
          <w:lang w:val="it-IT"/>
        </w:rPr>
        <w:fldChar w:fldCharType="separate"/>
      </w:r>
      <w:r w:rsidRPr="00C824D6">
        <w:rPr>
          <w:u w:val="single"/>
          <w:lang w:val="it-IT"/>
        </w:rPr>
        <w:t>Gestione lead con esito “venduto”</w:t>
      </w:r>
      <w:r w:rsidRPr="00C824D6">
        <w:rPr>
          <w:u w:val="single"/>
          <w:lang w:val="it-IT"/>
        </w:rPr>
        <w:fldChar w:fldCharType="end"/>
      </w:r>
      <w:r w:rsidRPr="00C824D6">
        <w:rPr>
          <w:u w:val="single"/>
          <w:lang w:val="it-IT"/>
        </w:rPr>
        <w:t xml:space="preserve"> </w:t>
      </w:r>
      <w:r w:rsidRPr="00C824D6">
        <w:rPr>
          <w:lang w:val="it-IT"/>
        </w:rPr>
        <w:t>fino allo Step 1</w:t>
      </w:r>
    </w:p>
    <w:p w14:paraId="460D590A" w14:textId="36208614" w:rsidR="00C92118" w:rsidRPr="00C824D6" w:rsidRDefault="00FE4D36" w:rsidP="00C824D6">
      <w:pPr>
        <w:pStyle w:val="ListParagraph"/>
        <w:numPr>
          <w:ilvl w:val="0"/>
          <w:numId w:val="24"/>
        </w:numPr>
        <w:rPr>
          <w:lang w:val="it-IT"/>
        </w:rPr>
      </w:pPr>
      <w:r w:rsidRPr="00C824D6">
        <w:rPr>
          <w:lang w:val="it-IT"/>
        </w:rPr>
        <w:t>Si prevede che l’utente selezioni l’azione rapida di aggiunta prodotto per la descrizione del presente flusso. Nel flusso sono previsti:</w:t>
      </w:r>
    </w:p>
    <w:p w14:paraId="547FA092" w14:textId="5854F4E8" w:rsidR="00D63744" w:rsidRPr="00C824D6" w:rsidRDefault="00D63744" w:rsidP="00D63744">
      <w:pPr>
        <w:pStyle w:val="ListParagraph"/>
        <w:numPr>
          <w:ilvl w:val="2"/>
          <w:numId w:val="26"/>
        </w:numPr>
        <w:ind w:left="2035" w:hanging="357"/>
        <w:rPr>
          <w:lang w:val="it-IT"/>
        </w:rPr>
      </w:pPr>
      <w:r w:rsidRPr="00C824D6">
        <w:rPr>
          <w:lang w:val="it-IT"/>
        </w:rPr>
        <w:t>Campo 1: “Categoria di prodotto”</w:t>
      </w:r>
    </w:p>
    <w:p w14:paraId="3F3FD363" w14:textId="77777777" w:rsidR="00D63744" w:rsidRPr="00C824D6" w:rsidRDefault="00D63744" w:rsidP="00D63744">
      <w:pPr>
        <w:pStyle w:val="ListParagraph"/>
        <w:numPr>
          <w:ilvl w:val="3"/>
          <w:numId w:val="65"/>
        </w:numPr>
        <w:ind w:left="2755" w:hanging="357"/>
        <w:rPr>
          <w:lang w:val="it-IT"/>
        </w:rPr>
      </w:pPr>
      <w:r w:rsidRPr="00C824D6">
        <w:rPr>
          <w:lang w:val="it-IT"/>
        </w:rPr>
        <w:t>Valori ammessi: opzione selezionabile da catalogo prodotti, campo “Categoria” – argomento nella mappatura corrente (obbligatorio almeno un prodotto di interesse per proseguire nel flusso)</w:t>
      </w:r>
    </w:p>
    <w:p w14:paraId="0E9D4859" w14:textId="2A89FDDE" w:rsidR="00D63744" w:rsidRPr="00C824D6" w:rsidRDefault="00D63744" w:rsidP="00D63744">
      <w:pPr>
        <w:pStyle w:val="ListParagraph"/>
        <w:numPr>
          <w:ilvl w:val="2"/>
          <w:numId w:val="26"/>
        </w:numPr>
        <w:ind w:left="2035" w:hanging="357"/>
        <w:rPr>
          <w:lang w:val="it-IT"/>
        </w:rPr>
      </w:pPr>
      <w:r w:rsidRPr="00C824D6">
        <w:rPr>
          <w:lang w:val="it-IT"/>
        </w:rPr>
        <w:t>Campo 2: “Prodotto di interesse”</w:t>
      </w:r>
    </w:p>
    <w:p w14:paraId="42ED2778" w14:textId="77777777" w:rsidR="00D63744" w:rsidRPr="00C824D6" w:rsidRDefault="00D63744" w:rsidP="00D63744">
      <w:pPr>
        <w:pStyle w:val="ListParagraph"/>
        <w:numPr>
          <w:ilvl w:val="3"/>
          <w:numId w:val="65"/>
        </w:numPr>
        <w:rPr>
          <w:lang w:val="it-IT"/>
        </w:rPr>
      </w:pPr>
      <w:r w:rsidRPr="00C824D6">
        <w:rPr>
          <w:lang w:val="it-IT"/>
        </w:rPr>
        <w:t>Valori ammessi: opzione selezionabile da catalogo prodotti, campo “Prodotto” solo tra quelli disponibili per l’argomento selezionato nello step precedente (obbligatorio almeno un prodotto di interesse per proseguire nel flusso)</w:t>
      </w:r>
    </w:p>
    <w:p w14:paraId="1F0FF5B8" w14:textId="77777777" w:rsidR="00D63744" w:rsidRPr="00C824D6" w:rsidRDefault="00D63744" w:rsidP="00D63744">
      <w:pPr>
        <w:pStyle w:val="ListParagraph"/>
        <w:ind w:left="2160"/>
        <w:rPr>
          <w:lang w:val="it-IT"/>
        </w:rPr>
      </w:pPr>
      <w:r w:rsidRPr="00C824D6">
        <w:rPr>
          <w:lang w:val="it-IT"/>
        </w:rPr>
        <w:t>Prevista la possibilità di aggiungere plurimi prodotti di interesse (massimo 7)</w:t>
      </w:r>
    </w:p>
    <w:p w14:paraId="430A9050" w14:textId="5040D347" w:rsidR="00C824D6" w:rsidRPr="00C824D6" w:rsidRDefault="00D63744" w:rsidP="00C824D6">
      <w:pPr>
        <w:pStyle w:val="ListParagraph"/>
        <w:ind w:left="2160"/>
        <w:rPr>
          <w:lang w:val="it-IT"/>
        </w:rPr>
      </w:pPr>
      <w:r w:rsidRPr="00C824D6">
        <w:rPr>
          <w:lang w:val="it-IT"/>
        </w:rPr>
        <w:lastRenderedPageBreak/>
        <w:t>Dal momento di inserimento del secondo prodotto di interesse, prevista l’azione rapida per la rimozione degli interessi aggiuntivi al primo</w:t>
      </w:r>
    </w:p>
    <w:p w14:paraId="602E6630" w14:textId="762AB428" w:rsidR="00C824D6" w:rsidRPr="000A4F9F" w:rsidRDefault="00C824D6" w:rsidP="00C824D6">
      <w:pPr>
        <w:pStyle w:val="ListParagraph"/>
        <w:numPr>
          <w:ilvl w:val="0"/>
          <w:numId w:val="24"/>
        </w:numPr>
        <w:rPr>
          <w:lang w:val="it-IT"/>
        </w:rPr>
      </w:pPr>
      <w:r w:rsidRPr="00C824D6">
        <w:rPr>
          <w:lang w:val="it-IT"/>
        </w:rPr>
        <w:t xml:space="preserve">Il flusso procede come descritto in </w:t>
      </w:r>
      <w:r w:rsidRPr="00C824D6">
        <w:rPr>
          <w:u w:val="single"/>
          <w:lang w:val="it-IT"/>
        </w:rPr>
        <w:fldChar w:fldCharType="begin"/>
      </w:r>
      <w:r w:rsidRPr="00C824D6">
        <w:rPr>
          <w:u w:val="single"/>
          <w:lang w:val="it-IT"/>
        </w:rPr>
        <w:instrText xml:space="preserve"> REF _Ref211866853 \h  \* MERGEFORMAT </w:instrText>
      </w:r>
      <w:r w:rsidRPr="00C824D6">
        <w:rPr>
          <w:u w:val="single"/>
          <w:lang w:val="it-IT"/>
        </w:rPr>
      </w:r>
      <w:r w:rsidRPr="00C824D6">
        <w:rPr>
          <w:u w:val="single"/>
          <w:lang w:val="it-IT"/>
        </w:rPr>
        <w:fldChar w:fldCharType="separate"/>
      </w:r>
      <w:r w:rsidRPr="00C824D6">
        <w:rPr>
          <w:u w:val="single"/>
          <w:lang w:val="it-IT"/>
        </w:rPr>
        <w:t>Gestione lead con esito “venduto”</w:t>
      </w:r>
      <w:r w:rsidRPr="00C824D6">
        <w:rPr>
          <w:u w:val="single"/>
          <w:lang w:val="it-IT"/>
        </w:rPr>
        <w:fldChar w:fldCharType="end"/>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0A4F9F" w:rsidRPr="00652773" w14:paraId="60133085" w14:textId="77777777" w:rsidTr="00CA5128">
        <w:trPr>
          <w:trHeight w:val="592"/>
        </w:trPr>
        <w:tc>
          <w:tcPr>
            <w:tcW w:w="962" w:type="dxa"/>
            <w:hideMark/>
          </w:tcPr>
          <w:p w14:paraId="6FDAD291" w14:textId="77777777" w:rsidR="000A4F9F" w:rsidRPr="00652773" w:rsidRDefault="000A4F9F">
            <w:pPr>
              <w:rPr>
                <w:b/>
                <w:bCs/>
              </w:rPr>
            </w:pPr>
            <w:r w:rsidRPr="00652773">
              <w:rPr>
                <w:b/>
                <w:bCs/>
              </w:rPr>
              <w:t>ID</w:t>
            </w:r>
          </w:p>
        </w:tc>
        <w:tc>
          <w:tcPr>
            <w:tcW w:w="963" w:type="dxa"/>
            <w:hideMark/>
          </w:tcPr>
          <w:p w14:paraId="38CCF42B" w14:textId="77777777" w:rsidR="000A4F9F" w:rsidRPr="00652773" w:rsidRDefault="000A4F9F">
            <w:pPr>
              <w:rPr>
                <w:b/>
                <w:bCs/>
              </w:rPr>
            </w:pPr>
            <w:r w:rsidRPr="00652773">
              <w:rPr>
                <w:b/>
                <w:bCs/>
              </w:rPr>
              <w:t>Campo</w:t>
            </w:r>
          </w:p>
        </w:tc>
        <w:tc>
          <w:tcPr>
            <w:tcW w:w="963" w:type="dxa"/>
            <w:hideMark/>
          </w:tcPr>
          <w:p w14:paraId="29BFFA40" w14:textId="77777777" w:rsidR="000A4F9F" w:rsidRPr="00652773" w:rsidRDefault="000A4F9F">
            <w:pPr>
              <w:rPr>
                <w:b/>
                <w:bCs/>
              </w:rPr>
            </w:pPr>
            <w:r w:rsidRPr="00652773">
              <w:rPr>
                <w:b/>
                <w:bCs/>
              </w:rPr>
              <w:t>Tipo</w:t>
            </w:r>
          </w:p>
        </w:tc>
        <w:tc>
          <w:tcPr>
            <w:tcW w:w="963" w:type="dxa"/>
            <w:hideMark/>
          </w:tcPr>
          <w:p w14:paraId="44F040EB" w14:textId="77777777" w:rsidR="000A4F9F" w:rsidRPr="00652773" w:rsidRDefault="000A4F9F">
            <w:pPr>
              <w:rPr>
                <w:b/>
                <w:bCs/>
              </w:rPr>
            </w:pPr>
            <w:r w:rsidRPr="00652773">
              <w:rPr>
                <w:b/>
                <w:bCs/>
              </w:rPr>
              <w:t>Modificabile</w:t>
            </w:r>
          </w:p>
        </w:tc>
        <w:tc>
          <w:tcPr>
            <w:tcW w:w="963" w:type="dxa"/>
            <w:hideMark/>
          </w:tcPr>
          <w:p w14:paraId="4FF73EC7" w14:textId="77777777" w:rsidR="000A4F9F" w:rsidRPr="00652773" w:rsidRDefault="000A4F9F">
            <w:pPr>
              <w:rPr>
                <w:b/>
                <w:bCs/>
              </w:rPr>
            </w:pPr>
            <w:r w:rsidRPr="00652773">
              <w:rPr>
                <w:b/>
                <w:bCs/>
              </w:rPr>
              <w:t>Obbligo</w:t>
            </w:r>
          </w:p>
        </w:tc>
        <w:tc>
          <w:tcPr>
            <w:tcW w:w="962" w:type="dxa"/>
            <w:hideMark/>
          </w:tcPr>
          <w:p w14:paraId="5B30361A" w14:textId="77777777" w:rsidR="000A4F9F" w:rsidRPr="00652773" w:rsidRDefault="000A4F9F">
            <w:pPr>
              <w:rPr>
                <w:b/>
                <w:bCs/>
              </w:rPr>
            </w:pPr>
            <w:r w:rsidRPr="00652773">
              <w:rPr>
                <w:b/>
                <w:bCs/>
              </w:rPr>
              <w:t>Formato</w:t>
            </w:r>
          </w:p>
        </w:tc>
        <w:tc>
          <w:tcPr>
            <w:tcW w:w="963" w:type="dxa"/>
            <w:hideMark/>
          </w:tcPr>
          <w:p w14:paraId="63986D2B" w14:textId="77777777" w:rsidR="000A4F9F" w:rsidRPr="00652773" w:rsidRDefault="000A4F9F">
            <w:pPr>
              <w:rPr>
                <w:b/>
                <w:bCs/>
              </w:rPr>
            </w:pPr>
            <w:r w:rsidRPr="00652773">
              <w:rPr>
                <w:b/>
                <w:bCs/>
              </w:rPr>
              <w:t>Valori ammessi</w:t>
            </w:r>
          </w:p>
        </w:tc>
        <w:tc>
          <w:tcPr>
            <w:tcW w:w="963" w:type="dxa"/>
            <w:hideMark/>
          </w:tcPr>
          <w:p w14:paraId="69A0EFC6" w14:textId="77777777" w:rsidR="000A4F9F" w:rsidRPr="00652773" w:rsidRDefault="000A4F9F">
            <w:pPr>
              <w:rPr>
                <w:b/>
                <w:bCs/>
              </w:rPr>
            </w:pPr>
            <w:r w:rsidRPr="00652773">
              <w:rPr>
                <w:b/>
                <w:bCs/>
              </w:rPr>
              <w:t>Validazione / Regole di valorizzazione</w:t>
            </w:r>
          </w:p>
        </w:tc>
        <w:tc>
          <w:tcPr>
            <w:tcW w:w="963" w:type="dxa"/>
            <w:hideMark/>
          </w:tcPr>
          <w:p w14:paraId="5E1B6102" w14:textId="77777777" w:rsidR="000A4F9F" w:rsidRPr="00652773" w:rsidRDefault="000A4F9F">
            <w:pPr>
              <w:rPr>
                <w:b/>
                <w:bCs/>
              </w:rPr>
            </w:pPr>
            <w:r w:rsidRPr="00652773">
              <w:rPr>
                <w:b/>
                <w:bCs/>
              </w:rPr>
              <w:t>Msg errore</w:t>
            </w:r>
          </w:p>
        </w:tc>
        <w:tc>
          <w:tcPr>
            <w:tcW w:w="963" w:type="dxa"/>
            <w:hideMark/>
          </w:tcPr>
          <w:p w14:paraId="5B658103" w14:textId="77777777" w:rsidR="000A4F9F" w:rsidRPr="00652773" w:rsidRDefault="000A4F9F">
            <w:pPr>
              <w:rPr>
                <w:b/>
                <w:bCs/>
              </w:rPr>
            </w:pPr>
            <w:r w:rsidRPr="00652773">
              <w:rPr>
                <w:b/>
                <w:bCs/>
              </w:rPr>
              <w:t>Quando errore</w:t>
            </w:r>
          </w:p>
        </w:tc>
      </w:tr>
      <w:tr w:rsidR="000A4F9F" w:rsidRPr="000D2906" w14:paraId="6E0C9FE6" w14:textId="77777777" w:rsidTr="00CA5128">
        <w:trPr>
          <w:trHeight w:val="789"/>
        </w:trPr>
        <w:tc>
          <w:tcPr>
            <w:tcW w:w="962" w:type="dxa"/>
          </w:tcPr>
          <w:p w14:paraId="2017A175" w14:textId="36F8B763" w:rsidR="000A4F9F" w:rsidRPr="00652773" w:rsidRDefault="000A4F9F">
            <w:r w:rsidRPr="00652773">
              <w:t>C</w:t>
            </w:r>
            <w:r>
              <w:t>1</w:t>
            </w:r>
          </w:p>
        </w:tc>
        <w:tc>
          <w:tcPr>
            <w:tcW w:w="963" w:type="dxa"/>
          </w:tcPr>
          <w:p w14:paraId="4599B71B" w14:textId="77777777" w:rsidR="000A4F9F" w:rsidRPr="005C5BF5" w:rsidRDefault="000A4F9F">
            <w:pPr>
              <w:rPr>
                <w:lang w:val="it-IT"/>
              </w:rPr>
            </w:pPr>
            <w:r w:rsidRPr="005C5BF5">
              <w:rPr>
                <w:lang w:val="it-IT"/>
              </w:rPr>
              <w:t>Categoria  di prodotto di i</w:t>
            </w:r>
            <w:r>
              <w:rPr>
                <w:lang w:val="it-IT"/>
              </w:rPr>
              <w:t>nteresse</w:t>
            </w:r>
          </w:p>
        </w:tc>
        <w:tc>
          <w:tcPr>
            <w:tcW w:w="963" w:type="dxa"/>
          </w:tcPr>
          <w:p w14:paraId="35126A17" w14:textId="77777777" w:rsidR="000A4F9F" w:rsidRPr="007E596F" w:rsidRDefault="000A4F9F">
            <w:pPr>
              <w:rPr>
                <w:lang w:val="it-IT"/>
              </w:rPr>
            </w:pPr>
            <w:r w:rsidRPr="00652773">
              <w:t>Input da utente</w:t>
            </w:r>
          </w:p>
        </w:tc>
        <w:tc>
          <w:tcPr>
            <w:tcW w:w="963" w:type="dxa"/>
          </w:tcPr>
          <w:p w14:paraId="1E7CC1AF" w14:textId="77777777" w:rsidR="000A4F9F" w:rsidRPr="00652773" w:rsidRDefault="000A4F9F">
            <w:r w:rsidRPr="00652773">
              <w:t>Sì</w:t>
            </w:r>
          </w:p>
        </w:tc>
        <w:tc>
          <w:tcPr>
            <w:tcW w:w="963" w:type="dxa"/>
          </w:tcPr>
          <w:p w14:paraId="331F1B6F" w14:textId="77777777" w:rsidR="000A4F9F" w:rsidRPr="00652773" w:rsidRDefault="000A4F9F">
            <w:r w:rsidRPr="00652773">
              <w:t>Sì</w:t>
            </w:r>
          </w:p>
        </w:tc>
        <w:tc>
          <w:tcPr>
            <w:tcW w:w="962" w:type="dxa"/>
          </w:tcPr>
          <w:p w14:paraId="4B6C4864" w14:textId="77777777" w:rsidR="000A4F9F" w:rsidRPr="00652773" w:rsidRDefault="000A4F9F">
            <w:r w:rsidRPr="00652773">
              <w:t>Lista valori</w:t>
            </w:r>
          </w:p>
        </w:tc>
        <w:tc>
          <w:tcPr>
            <w:tcW w:w="963" w:type="dxa"/>
          </w:tcPr>
          <w:p w14:paraId="142200B8" w14:textId="77777777" w:rsidR="000A4F9F" w:rsidRPr="00395C63" w:rsidRDefault="000A4F9F">
            <w:pPr>
              <w:rPr>
                <w:lang w:val="it-IT"/>
              </w:rPr>
            </w:pPr>
            <w:r>
              <w:t>D</w:t>
            </w:r>
            <w:r w:rsidRPr="00652773">
              <w:t>a catalogo prodotti</w:t>
            </w:r>
          </w:p>
        </w:tc>
        <w:tc>
          <w:tcPr>
            <w:tcW w:w="963" w:type="dxa"/>
          </w:tcPr>
          <w:p w14:paraId="778244E5" w14:textId="77777777" w:rsidR="000A4F9F" w:rsidRPr="00395C63" w:rsidRDefault="000A4F9F">
            <w:pPr>
              <w:rPr>
                <w:lang w:val="it-IT"/>
              </w:rPr>
            </w:pPr>
            <w:r w:rsidRPr="00395C63">
              <w:rPr>
                <w:lang w:val="it-IT"/>
              </w:rPr>
              <w:t>Obbligatorio almeno 1 prodotto per proseguire; massimo 7 prodotti; solo voci da catalogo</w:t>
            </w:r>
          </w:p>
        </w:tc>
        <w:tc>
          <w:tcPr>
            <w:tcW w:w="963" w:type="dxa"/>
          </w:tcPr>
          <w:p w14:paraId="5B99EBEB" w14:textId="77777777" w:rsidR="000A4F9F" w:rsidRPr="000A4F9F" w:rsidRDefault="000A4F9F">
            <w:pPr>
              <w:rPr>
                <w:lang w:val="it-IT"/>
              </w:rPr>
            </w:pPr>
            <w:r w:rsidRPr="000A4F9F">
              <w:rPr>
                <w:lang w:val="it-IT"/>
              </w:rPr>
              <w:t>a) Nessun prodotto selezionato</w:t>
            </w:r>
          </w:p>
          <w:p w14:paraId="3AFC7169" w14:textId="77777777" w:rsidR="000A4F9F" w:rsidRPr="000A4F9F" w:rsidRDefault="000A4F9F">
            <w:pPr>
              <w:rPr>
                <w:lang w:val="it-IT"/>
              </w:rPr>
            </w:pPr>
            <w:r w:rsidRPr="000A4F9F">
              <w:rPr>
                <w:lang w:val="it-IT"/>
              </w:rPr>
              <w:t>b) Limite raggiunto</w:t>
            </w:r>
          </w:p>
        </w:tc>
        <w:tc>
          <w:tcPr>
            <w:tcW w:w="963" w:type="dxa"/>
          </w:tcPr>
          <w:p w14:paraId="01979739" w14:textId="77777777" w:rsidR="000A4F9F" w:rsidRDefault="000A4F9F">
            <w:pPr>
              <w:rPr>
                <w:lang w:val="it-IT"/>
              </w:rPr>
            </w:pPr>
            <w:r w:rsidRPr="000A4F9F">
              <w:rPr>
                <w:lang w:val="it-IT"/>
              </w:rPr>
              <w:t xml:space="preserve">a) Nessun prodotto selezionato </w:t>
            </w:r>
          </w:p>
          <w:p w14:paraId="2F912386" w14:textId="77777777" w:rsidR="000A4F9F" w:rsidRPr="000A4F9F" w:rsidRDefault="000A4F9F">
            <w:pPr>
              <w:rPr>
                <w:lang w:val="it-IT"/>
              </w:rPr>
            </w:pPr>
            <w:r w:rsidRPr="000A4F9F">
              <w:rPr>
                <w:lang w:val="it-IT"/>
              </w:rPr>
              <w:t>b) Raggiungti 7 prodotti selezionati</w:t>
            </w:r>
          </w:p>
        </w:tc>
      </w:tr>
      <w:tr w:rsidR="000A4F9F" w:rsidRPr="00652773" w14:paraId="7C4032BB" w14:textId="77777777" w:rsidTr="00CA5128">
        <w:trPr>
          <w:trHeight w:val="789"/>
        </w:trPr>
        <w:tc>
          <w:tcPr>
            <w:tcW w:w="962" w:type="dxa"/>
            <w:vMerge w:val="restart"/>
            <w:hideMark/>
          </w:tcPr>
          <w:p w14:paraId="755F2630" w14:textId="5FC54775" w:rsidR="000A4F9F" w:rsidRPr="00652773" w:rsidRDefault="000A4F9F">
            <w:r w:rsidRPr="00652773">
              <w:t>C</w:t>
            </w:r>
            <w:r>
              <w:t>2</w:t>
            </w:r>
          </w:p>
        </w:tc>
        <w:tc>
          <w:tcPr>
            <w:tcW w:w="963" w:type="dxa"/>
            <w:vMerge w:val="restart"/>
            <w:hideMark/>
          </w:tcPr>
          <w:p w14:paraId="5E48E9C2" w14:textId="77777777" w:rsidR="000A4F9F" w:rsidRPr="00652773" w:rsidRDefault="000A4F9F">
            <w:r w:rsidRPr="00652773">
              <w:t>Prodotto di interesse</w:t>
            </w:r>
          </w:p>
        </w:tc>
        <w:tc>
          <w:tcPr>
            <w:tcW w:w="963" w:type="dxa"/>
            <w:vMerge w:val="restart"/>
            <w:hideMark/>
          </w:tcPr>
          <w:p w14:paraId="2E3CAE17" w14:textId="77777777" w:rsidR="000A4F9F" w:rsidRPr="00652773" w:rsidRDefault="000A4F9F">
            <w:r w:rsidRPr="00652773">
              <w:t>Input da utente</w:t>
            </w:r>
          </w:p>
        </w:tc>
        <w:tc>
          <w:tcPr>
            <w:tcW w:w="963" w:type="dxa"/>
            <w:vMerge w:val="restart"/>
            <w:hideMark/>
          </w:tcPr>
          <w:p w14:paraId="68EF706F" w14:textId="77777777" w:rsidR="000A4F9F" w:rsidRPr="00652773" w:rsidRDefault="000A4F9F">
            <w:r w:rsidRPr="00652773">
              <w:t>Sì</w:t>
            </w:r>
          </w:p>
        </w:tc>
        <w:tc>
          <w:tcPr>
            <w:tcW w:w="963" w:type="dxa"/>
            <w:vMerge w:val="restart"/>
            <w:hideMark/>
          </w:tcPr>
          <w:p w14:paraId="44B9487C" w14:textId="77777777" w:rsidR="000A4F9F" w:rsidRPr="00652773" w:rsidRDefault="000A4F9F">
            <w:r w:rsidRPr="00652773">
              <w:t>Sì</w:t>
            </w:r>
          </w:p>
        </w:tc>
        <w:tc>
          <w:tcPr>
            <w:tcW w:w="962" w:type="dxa"/>
            <w:vMerge w:val="restart"/>
            <w:hideMark/>
          </w:tcPr>
          <w:p w14:paraId="131EA80C" w14:textId="77777777" w:rsidR="000A4F9F" w:rsidRPr="00652773" w:rsidRDefault="000A4F9F">
            <w:r w:rsidRPr="00652773">
              <w:t>Lista valori</w:t>
            </w:r>
          </w:p>
        </w:tc>
        <w:tc>
          <w:tcPr>
            <w:tcW w:w="963" w:type="dxa"/>
            <w:vMerge w:val="restart"/>
            <w:hideMark/>
          </w:tcPr>
          <w:p w14:paraId="1A219686" w14:textId="77777777" w:rsidR="000A4F9F" w:rsidRPr="00652773" w:rsidRDefault="000A4F9F">
            <w:r>
              <w:t>D</w:t>
            </w:r>
            <w:r w:rsidRPr="00652773">
              <w:t>a catalogo prodotti</w:t>
            </w:r>
          </w:p>
        </w:tc>
        <w:tc>
          <w:tcPr>
            <w:tcW w:w="963" w:type="dxa"/>
            <w:vMerge w:val="restart"/>
            <w:hideMark/>
          </w:tcPr>
          <w:p w14:paraId="15985512" w14:textId="77777777" w:rsidR="000A4F9F" w:rsidRPr="00395C63" w:rsidRDefault="000A4F9F">
            <w:pPr>
              <w:rPr>
                <w:lang w:val="it-IT"/>
              </w:rPr>
            </w:pPr>
            <w:r w:rsidRPr="00395C63">
              <w:rPr>
                <w:lang w:val="it-IT"/>
              </w:rPr>
              <w:t>Obbligatorio almeno 1 prodotto per proseguire; massimo 7 prodotti; solo voci da catalogo</w:t>
            </w:r>
          </w:p>
        </w:tc>
        <w:tc>
          <w:tcPr>
            <w:tcW w:w="963" w:type="dxa"/>
            <w:hideMark/>
          </w:tcPr>
          <w:p w14:paraId="10044478" w14:textId="77777777" w:rsidR="000A4F9F" w:rsidRPr="00652773" w:rsidRDefault="000A4F9F">
            <w:r w:rsidRPr="00652773">
              <w:t>a) Nessun prodotto selezionato</w:t>
            </w:r>
          </w:p>
        </w:tc>
        <w:tc>
          <w:tcPr>
            <w:tcW w:w="963" w:type="dxa"/>
            <w:hideMark/>
          </w:tcPr>
          <w:p w14:paraId="0EC37A86" w14:textId="77777777" w:rsidR="000A4F9F" w:rsidRPr="00652773" w:rsidRDefault="000A4F9F">
            <w:r w:rsidRPr="00652773">
              <w:t>a) Nessun prodotto selezionato</w:t>
            </w:r>
          </w:p>
        </w:tc>
      </w:tr>
      <w:tr w:rsidR="000A4F9F" w:rsidRPr="00652773" w14:paraId="5D94D8D5" w14:textId="77777777" w:rsidTr="00CA5128">
        <w:trPr>
          <w:trHeight w:val="592"/>
        </w:trPr>
        <w:tc>
          <w:tcPr>
            <w:tcW w:w="962" w:type="dxa"/>
            <w:vMerge/>
            <w:hideMark/>
          </w:tcPr>
          <w:p w14:paraId="45E717C9" w14:textId="77777777" w:rsidR="000A4F9F" w:rsidRPr="00652773" w:rsidRDefault="000A4F9F"/>
        </w:tc>
        <w:tc>
          <w:tcPr>
            <w:tcW w:w="963" w:type="dxa"/>
            <w:vMerge/>
            <w:hideMark/>
          </w:tcPr>
          <w:p w14:paraId="4D884A91" w14:textId="77777777" w:rsidR="000A4F9F" w:rsidRPr="00652773" w:rsidRDefault="000A4F9F"/>
        </w:tc>
        <w:tc>
          <w:tcPr>
            <w:tcW w:w="963" w:type="dxa"/>
            <w:vMerge/>
            <w:hideMark/>
          </w:tcPr>
          <w:p w14:paraId="00A180A2" w14:textId="77777777" w:rsidR="000A4F9F" w:rsidRPr="00652773" w:rsidRDefault="000A4F9F"/>
        </w:tc>
        <w:tc>
          <w:tcPr>
            <w:tcW w:w="963" w:type="dxa"/>
            <w:vMerge/>
            <w:hideMark/>
          </w:tcPr>
          <w:p w14:paraId="4ED0862A" w14:textId="77777777" w:rsidR="000A4F9F" w:rsidRPr="00652773" w:rsidRDefault="000A4F9F"/>
        </w:tc>
        <w:tc>
          <w:tcPr>
            <w:tcW w:w="963" w:type="dxa"/>
            <w:vMerge/>
            <w:hideMark/>
          </w:tcPr>
          <w:p w14:paraId="30B7E5C2" w14:textId="77777777" w:rsidR="000A4F9F" w:rsidRPr="00652773" w:rsidRDefault="000A4F9F"/>
        </w:tc>
        <w:tc>
          <w:tcPr>
            <w:tcW w:w="962" w:type="dxa"/>
            <w:vMerge/>
            <w:hideMark/>
          </w:tcPr>
          <w:p w14:paraId="19F60305" w14:textId="77777777" w:rsidR="000A4F9F" w:rsidRPr="00652773" w:rsidRDefault="000A4F9F"/>
        </w:tc>
        <w:tc>
          <w:tcPr>
            <w:tcW w:w="963" w:type="dxa"/>
            <w:vMerge/>
            <w:hideMark/>
          </w:tcPr>
          <w:p w14:paraId="0DDE8B7F" w14:textId="77777777" w:rsidR="000A4F9F" w:rsidRPr="00652773" w:rsidRDefault="000A4F9F"/>
        </w:tc>
        <w:tc>
          <w:tcPr>
            <w:tcW w:w="963" w:type="dxa"/>
            <w:vMerge/>
            <w:hideMark/>
          </w:tcPr>
          <w:p w14:paraId="2D9A2EDA" w14:textId="77777777" w:rsidR="000A4F9F" w:rsidRPr="00652773" w:rsidRDefault="000A4F9F"/>
        </w:tc>
        <w:tc>
          <w:tcPr>
            <w:tcW w:w="963" w:type="dxa"/>
            <w:hideMark/>
          </w:tcPr>
          <w:p w14:paraId="0F041F04" w14:textId="77777777" w:rsidR="000A4F9F" w:rsidRPr="00652773" w:rsidRDefault="000A4F9F">
            <w:r w:rsidRPr="00652773">
              <w:t>b) Limite raggiunto</w:t>
            </w:r>
          </w:p>
        </w:tc>
        <w:tc>
          <w:tcPr>
            <w:tcW w:w="963" w:type="dxa"/>
            <w:hideMark/>
          </w:tcPr>
          <w:p w14:paraId="2C268A50" w14:textId="77777777" w:rsidR="000A4F9F" w:rsidRPr="00652773" w:rsidRDefault="000A4F9F">
            <w:r w:rsidRPr="00652773">
              <w:t>b) Raggiungti 7 prodotti selezionati</w:t>
            </w:r>
          </w:p>
        </w:tc>
      </w:tr>
    </w:tbl>
    <w:p w14:paraId="289F3911" w14:textId="77777777" w:rsidR="000A4F9F" w:rsidRPr="000A4F9F" w:rsidRDefault="000A4F9F" w:rsidP="000A4F9F">
      <w:pPr>
        <w:ind w:left="360"/>
        <w:rPr>
          <w:lang w:val="it-IT"/>
        </w:rPr>
      </w:pPr>
    </w:p>
    <w:p w14:paraId="2415F0E9" w14:textId="4C0994B7" w:rsidR="006B08C3" w:rsidRPr="006B08C3" w:rsidRDefault="002A204A">
      <w:pPr>
        <w:pStyle w:val="Heading2"/>
        <w:rPr>
          <w:lang w:val="it-IT"/>
        </w:rPr>
        <w:pPrChange w:id="1344" w:author="Castelli, Alessandro" w:date="2025-11-29T13:05:00Z" w16du:dateUtc="2025-11-29T12:05:00Z">
          <w:pPr>
            <w:pStyle w:val="Heading3"/>
          </w:pPr>
        </w:pPrChange>
      </w:pPr>
      <w:bookmarkStart w:id="1345" w:name="_Ref211960853"/>
      <w:bookmarkStart w:id="1346" w:name="_Toc1842423354"/>
      <w:bookmarkEnd w:id="1338"/>
      <w:r w:rsidRPr="10CEFF33">
        <w:rPr>
          <w:lang w:val="it-IT"/>
        </w:rPr>
        <w:t xml:space="preserve">Gestione lead </w:t>
      </w:r>
      <w:r w:rsidR="003C7A4B" w:rsidRPr="10CEFF33">
        <w:rPr>
          <w:lang w:val="it-IT"/>
        </w:rPr>
        <w:t xml:space="preserve">e suggerimenti </w:t>
      </w:r>
      <w:r w:rsidRPr="10CEFF33">
        <w:rPr>
          <w:lang w:val="it-IT"/>
        </w:rPr>
        <w:t>con registrazione tentativo di contatto</w:t>
      </w:r>
      <w:bookmarkEnd w:id="1345"/>
      <w:bookmarkEnd w:id="1346"/>
    </w:p>
    <w:p w14:paraId="5247199B" w14:textId="67EA8AC2" w:rsidR="001122AC" w:rsidRDefault="00527F69" w:rsidP="00B5236E">
      <w:pPr>
        <w:pStyle w:val="ListParagraph"/>
        <w:numPr>
          <w:ilvl w:val="0"/>
          <w:numId w:val="25"/>
        </w:numPr>
        <w:rPr>
          <w:lang w:val="it-IT"/>
        </w:rPr>
      </w:pPr>
      <w:bookmarkStart w:id="1347" w:name="_Hlk210999917"/>
      <w:r w:rsidRPr="006B08C3">
        <w:rPr>
          <w:lang w:val="it-IT"/>
        </w:rPr>
        <w:t>Avviabile al click sull</w:t>
      </w:r>
      <w:r w:rsidR="0086194E">
        <w:rPr>
          <w:lang w:val="it-IT"/>
        </w:rPr>
        <w:t>’azione rapida</w:t>
      </w:r>
      <w:r>
        <w:rPr>
          <w:lang w:val="it-IT"/>
        </w:rPr>
        <w:t xml:space="preserve"> </w:t>
      </w:r>
      <w:r w:rsidR="0035559B">
        <w:rPr>
          <w:lang w:val="it-IT"/>
        </w:rPr>
        <w:t xml:space="preserve">sempre disponibile ed attivabile di </w:t>
      </w:r>
      <w:r>
        <w:rPr>
          <w:lang w:val="it-IT"/>
        </w:rPr>
        <w:t>Registra mancato contatto</w:t>
      </w:r>
      <w:r w:rsidRPr="006B08C3">
        <w:rPr>
          <w:lang w:val="it-IT"/>
        </w:rPr>
        <w:t xml:space="preserve">, </w:t>
      </w:r>
      <w:r w:rsidR="00C05B3F">
        <w:rPr>
          <w:lang w:val="it-IT"/>
        </w:rPr>
        <w:t xml:space="preserve">prevista in </w:t>
      </w:r>
      <w:r w:rsidR="001122AC">
        <w:rPr>
          <w:lang w:val="it-IT"/>
        </w:rPr>
        <w:t>scheda lead</w:t>
      </w:r>
      <w:r w:rsidR="005E1B2D">
        <w:rPr>
          <w:lang w:val="it-IT"/>
        </w:rPr>
        <w:t xml:space="preserve"> in alto a destra</w:t>
      </w:r>
    </w:p>
    <w:p w14:paraId="59A14195" w14:textId="03DAD952" w:rsidR="00E8412B" w:rsidRDefault="00E8412B" w:rsidP="00B5236E">
      <w:pPr>
        <w:pStyle w:val="ListParagraph"/>
        <w:numPr>
          <w:ilvl w:val="0"/>
          <w:numId w:val="25"/>
        </w:numPr>
        <w:rPr>
          <w:lang w:val="it-IT"/>
        </w:rPr>
      </w:pPr>
      <w:r>
        <w:rPr>
          <w:lang w:val="it-IT"/>
        </w:rPr>
        <w:t>Previsto tooltip di specifica sull’icona clickabile. Il tooltip sarà “Registra tentativo di contatto”</w:t>
      </w:r>
    </w:p>
    <w:p w14:paraId="3A1A7B1A" w14:textId="6D67E3F8" w:rsidR="001122AC" w:rsidRDefault="001122AC" w:rsidP="00B5236E">
      <w:pPr>
        <w:pStyle w:val="ListParagraph"/>
        <w:numPr>
          <w:ilvl w:val="0"/>
          <w:numId w:val="25"/>
        </w:numPr>
        <w:rPr>
          <w:lang w:val="it-IT"/>
        </w:rPr>
      </w:pPr>
      <w:r w:rsidRPr="001122AC">
        <w:rPr>
          <w:lang w:val="it-IT"/>
        </w:rPr>
        <w:t>Al click su</w:t>
      </w:r>
      <w:r w:rsidR="00A05B41">
        <w:rPr>
          <w:lang w:val="it-IT"/>
        </w:rPr>
        <w:t>ll’azione</w:t>
      </w:r>
      <w:r w:rsidRPr="001122AC">
        <w:rPr>
          <w:lang w:val="it-IT"/>
        </w:rPr>
        <w:t xml:space="preserve"> il sistema registrerà il tentativo di contatto effettuato</w:t>
      </w:r>
      <w:r w:rsidR="00FB609E">
        <w:rPr>
          <w:lang w:val="it-IT"/>
        </w:rPr>
        <w:t>, con un toast di conferma della registrazione</w:t>
      </w:r>
    </w:p>
    <w:p w14:paraId="289963A2" w14:textId="62DBADE8" w:rsidR="002137C6" w:rsidRDefault="002137C6" w:rsidP="00B5236E">
      <w:pPr>
        <w:pStyle w:val="ListParagraph"/>
        <w:numPr>
          <w:ilvl w:val="0"/>
          <w:numId w:val="25"/>
        </w:numPr>
        <w:rPr>
          <w:lang w:val="it-IT"/>
        </w:rPr>
      </w:pPr>
      <w:r>
        <w:rPr>
          <w:lang w:val="it-IT"/>
        </w:rPr>
        <w:t xml:space="preserve">Soltanto nel caso di lead pre-lavorate da servizio clienti e successivamente rientrate nella sfera del gestore, al terzo tentativo di contatto non riuscito questo si tramuti </w:t>
      </w:r>
      <w:r>
        <w:rPr>
          <w:lang w:val="it-IT"/>
        </w:rPr>
        <w:lastRenderedPageBreak/>
        <w:t>automaticamente nell’esito definitivo di non reperibile.</w:t>
      </w:r>
      <w:r w:rsidR="003D5E95">
        <w:rPr>
          <w:lang w:val="it-IT"/>
        </w:rPr>
        <w:t xml:space="preserve"> </w:t>
      </w:r>
      <w:r w:rsidR="00A54B5D">
        <w:rPr>
          <w:lang w:val="it-IT"/>
        </w:rPr>
        <w:t>In questa circostanza, s</w:t>
      </w:r>
      <w:r w:rsidR="003D5E95">
        <w:rPr>
          <w:lang w:val="it-IT"/>
        </w:rPr>
        <w:t xml:space="preserve">i prevede un toast di compilazione automatica di tale esito e chiusura </w:t>
      </w:r>
      <w:r w:rsidR="00A54B5D">
        <w:rPr>
          <w:lang w:val="it-IT"/>
        </w:rPr>
        <w:t>di tutte le lead associate a quell’anagrafica</w:t>
      </w:r>
    </w:p>
    <w:p w14:paraId="68A0913B" w14:textId="77777777" w:rsidR="002137C6" w:rsidRPr="00CF052C" w:rsidRDefault="002137C6" w:rsidP="00CF052C">
      <w:pPr>
        <w:rPr>
          <w:lang w:val="it-IT"/>
        </w:rPr>
      </w:pPr>
    </w:p>
    <w:p w14:paraId="06C38455" w14:textId="77777777" w:rsidR="00C1735C" w:rsidRDefault="00C1735C" w:rsidP="00C1735C">
      <w:pPr>
        <w:pStyle w:val="ListParagraph"/>
        <w:keepNext/>
      </w:pPr>
      <w:r w:rsidRPr="00C1735C">
        <w:rPr>
          <w:noProof/>
          <w:lang w:val="it-IT"/>
        </w:rPr>
        <w:drawing>
          <wp:inline distT="0" distB="0" distL="0" distR="0" wp14:anchorId="11079281" wp14:editId="44317928">
            <wp:extent cx="5491987" cy="789235"/>
            <wp:effectExtent l="0" t="0" r="0" b="0"/>
            <wp:docPr id="1651107921"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07921" name="Picture 1" descr="A close-up of a white background&#10;&#10;AI-generated content may be incorrect."/>
                    <pic:cNvPicPr/>
                  </pic:nvPicPr>
                  <pic:blipFill>
                    <a:blip r:embed="rId22"/>
                    <a:stretch>
                      <a:fillRect/>
                    </a:stretch>
                  </pic:blipFill>
                  <pic:spPr>
                    <a:xfrm>
                      <a:off x="0" y="0"/>
                      <a:ext cx="5491987" cy="789235"/>
                    </a:xfrm>
                    <a:prstGeom prst="rect">
                      <a:avLst/>
                    </a:prstGeom>
                  </pic:spPr>
                </pic:pic>
              </a:graphicData>
            </a:graphic>
          </wp:inline>
        </w:drawing>
      </w:r>
    </w:p>
    <w:p w14:paraId="37B06793" w14:textId="4834231C" w:rsidR="00C1735C" w:rsidRPr="00C1735C" w:rsidRDefault="00C1735C" w:rsidP="00FB3097">
      <w:pPr>
        <w:pStyle w:val="Caption"/>
        <w:jc w:val="center"/>
        <w:rPr>
          <w:lang w:val="it-IT"/>
        </w:rPr>
      </w:pPr>
      <w:r w:rsidRPr="00C1735C">
        <w:rPr>
          <w:lang w:val="it-IT"/>
        </w:rPr>
        <w:t xml:space="preserve">Figura </w:t>
      </w:r>
      <w:r w:rsidR="003A570E">
        <w:rPr>
          <w:lang w:val="it-IT"/>
        </w:rPr>
        <w:t>1</w:t>
      </w:r>
      <w:ins w:id="1348" w:author="Castelli, Alessandro" w:date="2025-11-29T13:16:00Z" w16du:dateUtc="2025-11-29T12:16:00Z">
        <w:r w:rsidR="00BB36D7">
          <w:rPr>
            <w:lang w:val="it-IT"/>
          </w:rPr>
          <w:t>5</w:t>
        </w:r>
      </w:ins>
      <w:del w:id="1349" w:author="Castelli, Alessandro" w:date="2025-11-29T13:16:00Z" w16du:dateUtc="2025-11-29T12:16:00Z">
        <w:r w:rsidR="003A570E" w:rsidDel="00BB36D7">
          <w:rPr>
            <w:lang w:val="it-IT"/>
          </w:rPr>
          <w:delText>9</w:delText>
        </w:r>
      </w:del>
      <w:r w:rsidRPr="00C1735C">
        <w:rPr>
          <w:lang w:val="it-IT"/>
        </w:rPr>
        <w:t xml:space="preserve"> - </w:t>
      </w:r>
      <w:r>
        <w:fldChar w:fldCharType="begin"/>
      </w:r>
      <w:r w:rsidRPr="005A311F">
        <w:rPr>
          <w:lang w:val="it-IT"/>
          <w:rPrChange w:id="1350" w:author="Portogallo, Sara" w:date="2025-12-04T07:24:00Z" w16du:dateUtc="2025-12-04T06:24:00Z">
            <w:rPr/>
          </w:rPrChange>
        </w:rPr>
        <w:instrText>HYPERLINK "https://www.figma.com/design/rajESMi82nht6QVZLIFhnq/Retail-%7C-Sprint-1-%7C-CONDIVISIONE?node-id=490-13070&amp;p=f&amp;t=NJXEgZktltNY2Wus-0"</w:instrText>
      </w:r>
      <w:r>
        <w:fldChar w:fldCharType="separate"/>
      </w:r>
      <w:r w:rsidRPr="00C1735C">
        <w:rPr>
          <w:rStyle w:val="Hyperlink"/>
          <w:lang w:val="it-IT"/>
        </w:rPr>
        <w:t>Icone di registrazione tentativo contatto e contatto non valido</w:t>
      </w:r>
      <w:r>
        <w:fldChar w:fldCharType="end"/>
      </w:r>
    </w:p>
    <w:p w14:paraId="4E1C7B16" w14:textId="77777777" w:rsidR="0070060E" w:rsidRPr="0070060E" w:rsidRDefault="0070060E" w:rsidP="0070060E">
      <w:pPr>
        <w:rPr>
          <w:lang w:val="it-IT"/>
        </w:rPr>
      </w:pPr>
    </w:p>
    <w:p w14:paraId="6CC646C1" w14:textId="7FA905D4" w:rsidR="002A204A" w:rsidRPr="00120403" w:rsidRDefault="002A204A">
      <w:pPr>
        <w:pStyle w:val="Heading2"/>
        <w:rPr>
          <w:lang w:val="it-IT"/>
        </w:rPr>
        <w:pPrChange w:id="1351" w:author="Castelli, Alessandro" w:date="2025-11-29T13:05:00Z" w16du:dateUtc="2025-11-29T12:05:00Z">
          <w:pPr>
            <w:pStyle w:val="Heading3"/>
          </w:pPr>
        </w:pPrChange>
      </w:pPr>
      <w:bookmarkStart w:id="1352" w:name="_Ref211960911"/>
      <w:bookmarkStart w:id="1353" w:name="_Toc1788021276"/>
      <w:bookmarkEnd w:id="1347"/>
      <w:r w:rsidRPr="10CEFF33">
        <w:rPr>
          <w:lang w:val="it-IT"/>
        </w:rPr>
        <w:t xml:space="preserve">Gestione lead </w:t>
      </w:r>
      <w:r w:rsidR="003C7A4B" w:rsidRPr="10CEFF33">
        <w:rPr>
          <w:lang w:val="it-IT"/>
        </w:rPr>
        <w:t xml:space="preserve">e suggerimenti </w:t>
      </w:r>
      <w:r w:rsidRPr="10CEFF33">
        <w:rPr>
          <w:lang w:val="it-IT"/>
        </w:rPr>
        <w:t>con registrazione recapito di contatto non valido</w:t>
      </w:r>
      <w:r w:rsidR="00395C7D" w:rsidRPr="10CEFF33">
        <w:rPr>
          <w:lang w:val="it-IT"/>
        </w:rPr>
        <w:t xml:space="preserve"> (indirizzi di recapito inesistenti)</w:t>
      </w:r>
      <w:bookmarkEnd w:id="1352"/>
      <w:bookmarkEnd w:id="1353"/>
    </w:p>
    <w:p w14:paraId="5B98E463" w14:textId="77777777" w:rsidR="00CB10C9" w:rsidRDefault="00CB10C9" w:rsidP="00CB10C9">
      <w:pPr>
        <w:pStyle w:val="ListParagraph"/>
        <w:keepNext/>
      </w:pPr>
      <w:r w:rsidRPr="00C1735C">
        <w:rPr>
          <w:noProof/>
          <w:lang w:val="it-IT"/>
        </w:rPr>
        <w:drawing>
          <wp:inline distT="0" distB="0" distL="0" distR="0" wp14:anchorId="7881DCC5" wp14:editId="28FF748B">
            <wp:extent cx="5491987" cy="789235"/>
            <wp:effectExtent l="0" t="0" r="0" b="0"/>
            <wp:docPr id="1010733805"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07921" name="Picture 1" descr="A close-up of a white background&#10;&#10;AI-generated content may be incorrect."/>
                    <pic:cNvPicPr/>
                  </pic:nvPicPr>
                  <pic:blipFill>
                    <a:blip r:embed="rId22"/>
                    <a:stretch>
                      <a:fillRect/>
                    </a:stretch>
                  </pic:blipFill>
                  <pic:spPr>
                    <a:xfrm>
                      <a:off x="0" y="0"/>
                      <a:ext cx="5491987" cy="789235"/>
                    </a:xfrm>
                    <a:prstGeom prst="rect">
                      <a:avLst/>
                    </a:prstGeom>
                  </pic:spPr>
                </pic:pic>
              </a:graphicData>
            </a:graphic>
          </wp:inline>
        </w:drawing>
      </w:r>
    </w:p>
    <w:p w14:paraId="137E8A07" w14:textId="6B80FB21" w:rsidR="00CB10C9" w:rsidRPr="00C1735C" w:rsidRDefault="00CB10C9" w:rsidP="00FB3097">
      <w:pPr>
        <w:pStyle w:val="Caption"/>
        <w:jc w:val="center"/>
        <w:rPr>
          <w:lang w:val="it-IT"/>
        </w:rPr>
      </w:pPr>
      <w:r w:rsidRPr="00C1735C">
        <w:rPr>
          <w:lang w:val="it-IT"/>
        </w:rPr>
        <w:t xml:space="preserve">Figura </w:t>
      </w:r>
      <w:ins w:id="1354" w:author="Castelli, Alessandro" w:date="2025-11-29T13:16:00Z" w16du:dateUtc="2025-11-29T12:16:00Z">
        <w:r w:rsidR="00BB36D7">
          <w:rPr>
            <w:lang w:val="it-IT"/>
          </w:rPr>
          <w:t>16</w:t>
        </w:r>
      </w:ins>
      <w:del w:id="1355" w:author="Castelli, Alessandro" w:date="2025-11-29T13:16:00Z" w16du:dateUtc="2025-11-29T12:16:00Z">
        <w:r w:rsidR="003A570E" w:rsidDel="00BB36D7">
          <w:rPr>
            <w:lang w:val="it-IT"/>
          </w:rPr>
          <w:delText>20</w:delText>
        </w:r>
      </w:del>
      <w:r w:rsidRPr="00C1735C">
        <w:rPr>
          <w:lang w:val="it-IT"/>
        </w:rPr>
        <w:t xml:space="preserve"> - </w:t>
      </w:r>
      <w:r>
        <w:fldChar w:fldCharType="begin"/>
      </w:r>
      <w:r w:rsidRPr="005A311F">
        <w:rPr>
          <w:lang w:val="it-IT"/>
          <w:rPrChange w:id="1356" w:author="Portogallo, Sara" w:date="2025-12-04T07:24:00Z" w16du:dateUtc="2025-12-04T06:24:00Z">
            <w:rPr/>
          </w:rPrChange>
        </w:rPr>
        <w:instrText>HYPERLINK "https://www.figma.com/design/rajESMi82nht6QVZLIFhnq/Retail-%7C-Sprint-1-%7C-CONDIVISIONE?node-id=490-13070&amp;p=f&amp;t=NJXEgZktltNY2Wus-0"</w:instrText>
      </w:r>
      <w:r>
        <w:fldChar w:fldCharType="separate"/>
      </w:r>
      <w:r w:rsidRPr="00C1735C">
        <w:rPr>
          <w:rStyle w:val="Hyperlink"/>
          <w:lang w:val="it-IT"/>
        </w:rPr>
        <w:t>Icone di registrazione tentativo contatto e contatto non valido</w:t>
      </w:r>
      <w:r>
        <w:fldChar w:fldCharType="end"/>
      </w:r>
    </w:p>
    <w:p w14:paraId="33A1A738" w14:textId="77777777" w:rsidR="00CB10C9" w:rsidRDefault="00CB10C9" w:rsidP="00CB10C9">
      <w:pPr>
        <w:pStyle w:val="ListParagraph"/>
        <w:rPr>
          <w:lang w:val="it-IT"/>
        </w:rPr>
      </w:pPr>
    </w:p>
    <w:p w14:paraId="0BCC1604" w14:textId="463AFCD6" w:rsidR="00E8412B" w:rsidRPr="00E8412B" w:rsidRDefault="00E8412B" w:rsidP="00E8412B">
      <w:pPr>
        <w:pStyle w:val="ListParagraph"/>
        <w:numPr>
          <w:ilvl w:val="0"/>
          <w:numId w:val="26"/>
        </w:numPr>
        <w:rPr>
          <w:lang w:val="it-IT"/>
        </w:rPr>
      </w:pPr>
      <w:r>
        <w:rPr>
          <w:lang w:val="it-IT"/>
        </w:rPr>
        <w:t>Previsto tooltip di specifica sull’icona clickabile. Il tooltip sarà “Registra contatto non valido”</w:t>
      </w:r>
    </w:p>
    <w:p w14:paraId="1A6B75D3" w14:textId="28CAEBFD" w:rsidR="007542D1" w:rsidRDefault="007542D1" w:rsidP="00B5236E">
      <w:pPr>
        <w:pStyle w:val="ListParagraph"/>
        <w:numPr>
          <w:ilvl w:val="0"/>
          <w:numId w:val="26"/>
        </w:numPr>
        <w:rPr>
          <w:lang w:val="it-IT"/>
        </w:rPr>
      </w:pPr>
      <w:r w:rsidRPr="006B08C3">
        <w:rPr>
          <w:lang w:val="it-IT"/>
        </w:rPr>
        <w:t xml:space="preserve">Avviabile al click </w:t>
      </w:r>
      <w:r w:rsidR="005036A5" w:rsidRPr="006B08C3">
        <w:rPr>
          <w:lang w:val="it-IT"/>
        </w:rPr>
        <w:t>sull</w:t>
      </w:r>
      <w:r w:rsidR="005036A5">
        <w:rPr>
          <w:lang w:val="it-IT"/>
        </w:rPr>
        <w:t>’azione rapida</w:t>
      </w:r>
      <w:r>
        <w:rPr>
          <w:lang w:val="it-IT"/>
        </w:rPr>
        <w:t xml:space="preserve"> </w:t>
      </w:r>
      <w:r w:rsidR="00CD1D5C">
        <w:rPr>
          <w:lang w:val="it-IT"/>
        </w:rPr>
        <w:t xml:space="preserve">sempre visibile ed attivabile </w:t>
      </w:r>
      <w:r>
        <w:rPr>
          <w:lang w:val="it-IT"/>
        </w:rPr>
        <w:t>Registra contatto</w:t>
      </w:r>
      <w:r w:rsidR="007156F1">
        <w:rPr>
          <w:lang w:val="it-IT"/>
        </w:rPr>
        <w:t xml:space="preserve"> non valido</w:t>
      </w:r>
      <w:r w:rsidRPr="006B08C3">
        <w:rPr>
          <w:lang w:val="it-IT"/>
        </w:rPr>
        <w:t xml:space="preserve">, </w:t>
      </w:r>
      <w:r w:rsidR="005036A5">
        <w:rPr>
          <w:lang w:val="it-IT"/>
        </w:rPr>
        <w:t>previsto</w:t>
      </w:r>
      <w:r w:rsidRPr="006B08C3">
        <w:rPr>
          <w:lang w:val="it-IT"/>
        </w:rPr>
        <w:t xml:space="preserve"> un flusso in 2 step</w:t>
      </w:r>
      <w:r>
        <w:rPr>
          <w:lang w:val="it-IT"/>
        </w:rPr>
        <w:t>:</w:t>
      </w:r>
    </w:p>
    <w:p w14:paraId="2793D7DA" w14:textId="66ED5589" w:rsidR="007542D1" w:rsidRDefault="007542D1" w:rsidP="00B5236E">
      <w:pPr>
        <w:pStyle w:val="ListParagraph"/>
        <w:numPr>
          <w:ilvl w:val="1"/>
          <w:numId w:val="26"/>
        </w:numPr>
        <w:rPr>
          <w:lang w:val="it-IT"/>
        </w:rPr>
      </w:pPr>
      <w:r>
        <w:rPr>
          <w:lang w:val="it-IT"/>
        </w:rPr>
        <w:t>Step 1: Registrazione contatto</w:t>
      </w:r>
      <w:r w:rsidR="007156F1">
        <w:rPr>
          <w:lang w:val="it-IT"/>
        </w:rPr>
        <w:t xml:space="preserve"> non valido</w:t>
      </w:r>
    </w:p>
    <w:p w14:paraId="1FDB55BD" w14:textId="47DD3535" w:rsidR="00395C7D" w:rsidRPr="00395C7D" w:rsidRDefault="005036A5" w:rsidP="00B5236E">
      <w:pPr>
        <w:pStyle w:val="ListParagraph"/>
        <w:numPr>
          <w:ilvl w:val="2"/>
          <w:numId w:val="26"/>
        </w:numPr>
        <w:ind w:left="2035" w:hanging="357"/>
        <w:rPr>
          <w:lang w:val="it-IT"/>
        </w:rPr>
      </w:pPr>
      <w:r>
        <w:rPr>
          <w:lang w:val="it-IT"/>
        </w:rPr>
        <w:t>Campo 1</w:t>
      </w:r>
      <w:r w:rsidR="00395C7D">
        <w:rPr>
          <w:bCs/>
          <w:lang w:val="it-IT"/>
        </w:rPr>
        <w:t xml:space="preserve"> “Recapito di contatto”</w:t>
      </w:r>
    </w:p>
    <w:p w14:paraId="4A217650" w14:textId="7FD98895" w:rsidR="00395C7D" w:rsidRPr="00395C7D" w:rsidRDefault="00395C7D" w:rsidP="00B5236E">
      <w:pPr>
        <w:pStyle w:val="ListParagraph"/>
        <w:numPr>
          <w:ilvl w:val="3"/>
          <w:numId w:val="63"/>
        </w:numPr>
        <w:rPr>
          <w:lang w:val="it-IT"/>
        </w:rPr>
      </w:pPr>
      <w:r>
        <w:rPr>
          <w:bCs/>
          <w:lang w:val="it-IT"/>
        </w:rPr>
        <w:t>Valori ammessi: selezione tra opzioni disponibili:</w:t>
      </w:r>
    </w:p>
    <w:p w14:paraId="254DC0A6" w14:textId="055AEB4C" w:rsidR="00395C7D" w:rsidRPr="00395C7D" w:rsidRDefault="00395C7D" w:rsidP="00B5236E">
      <w:pPr>
        <w:pStyle w:val="ListParagraph"/>
        <w:numPr>
          <w:ilvl w:val="4"/>
          <w:numId w:val="26"/>
        </w:numPr>
        <w:rPr>
          <w:lang w:val="it-IT"/>
        </w:rPr>
      </w:pPr>
      <w:r>
        <w:rPr>
          <w:bCs/>
          <w:lang w:val="it-IT"/>
        </w:rPr>
        <w:t>Telefono</w:t>
      </w:r>
    </w:p>
    <w:p w14:paraId="30AE698F" w14:textId="1F2C82F8" w:rsidR="00395C7D" w:rsidRPr="00395C7D" w:rsidRDefault="001C6DA9" w:rsidP="00B5236E">
      <w:pPr>
        <w:pStyle w:val="ListParagraph"/>
        <w:numPr>
          <w:ilvl w:val="4"/>
          <w:numId w:val="26"/>
        </w:numPr>
        <w:rPr>
          <w:lang w:val="it-IT"/>
        </w:rPr>
      </w:pPr>
      <w:r>
        <w:rPr>
          <w:bCs/>
          <w:lang w:val="it-IT"/>
        </w:rPr>
        <w:t>E-mail</w:t>
      </w:r>
    </w:p>
    <w:p w14:paraId="447EBC41" w14:textId="731590EF" w:rsidR="00395C7D" w:rsidRDefault="001C6DA9" w:rsidP="00395C7D">
      <w:pPr>
        <w:ind w:left="2880"/>
        <w:rPr>
          <w:lang w:val="it-IT"/>
        </w:rPr>
      </w:pPr>
      <w:r>
        <w:rPr>
          <w:lang w:val="it-IT"/>
        </w:rPr>
        <w:t>È</w:t>
      </w:r>
      <w:r w:rsidR="00395C7D">
        <w:rPr>
          <w:lang w:val="it-IT"/>
        </w:rPr>
        <w:t xml:space="preserve"> obbligatoria la compilazione di almeno una delle due voci per proseguire nel flusso</w:t>
      </w:r>
    </w:p>
    <w:p w14:paraId="74D1AF59" w14:textId="3B60DB04" w:rsidR="00395C7D" w:rsidRPr="00395C7D" w:rsidRDefault="001C6DA9" w:rsidP="00395C7D">
      <w:pPr>
        <w:ind w:left="2880"/>
        <w:rPr>
          <w:lang w:val="it-IT"/>
        </w:rPr>
      </w:pPr>
      <w:r>
        <w:rPr>
          <w:lang w:val="it-IT"/>
        </w:rPr>
        <w:t>È</w:t>
      </w:r>
      <w:r w:rsidR="00395C7D">
        <w:rPr>
          <w:lang w:val="it-IT"/>
        </w:rPr>
        <w:t xml:space="preserve"> possibile la compilazione di entrambe le voci</w:t>
      </w:r>
      <w:r w:rsidR="007D1870">
        <w:rPr>
          <w:lang w:val="it-IT"/>
        </w:rPr>
        <w:t xml:space="preserve">. Se entrambi le voci risultano non valide si prevede la chiusura automatica della lead al termine di </w:t>
      </w:r>
      <w:r w:rsidR="00C84748">
        <w:rPr>
          <w:lang w:val="it-IT"/>
        </w:rPr>
        <w:t>tale flusso</w:t>
      </w:r>
    </w:p>
    <w:p w14:paraId="71E5BB4E" w14:textId="4D2E61CF" w:rsidR="000A129F" w:rsidRDefault="000A129F" w:rsidP="00B5236E">
      <w:pPr>
        <w:pStyle w:val="ListParagraph"/>
        <w:numPr>
          <w:ilvl w:val="2"/>
          <w:numId w:val="25"/>
        </w:numPr>
        <w:ind w:left="2035" w:hanging="357"/>
        <w:rPr>
          <w:lang w:val="it-IT"/>
        </w:rPr>
      </w:pPr>
      <w:r w:rsidRPr="00664EF0">
        <w:rPr>
          <w:lang w:val="it-IT"/>
        </w:rPr>
        <w:t xml:space="preserve">Campo </w:t>
      </w:r>
      <w:r w:rsidR="000C2D0C">
        <w:rPr>
          <w:lang w:val="it-IT"/>
        </w:rPr>
        <w:t>2</w:t>
      </w:r>
      <w:r w:rsidRPr="00664EF0">
        <w:rPr>
          <w:lang w:val="it-IT"/>
        </w:rPr>
        <w:t>: “Note”</w:t>
      </w:r>
    </w:p>
    <w:p w14:paraId="154F85FE" w14:textId="01CC35A0" w:rsidR="000A129F" w:rsidRPr="00664EF0" w:rsidRDefault="000A129F" w:rsidP="00B5236E">
      <w:pPr>
        <w:pStyle w:val="ListParagraph"/>
        <w:numPr>
          <w:ilvl w:val="3"/>
          <w:numId w:val="64"/>
        </w:numPr>
        <w:rPr>
          <w:lang w:val="it-IT"/>
        </w:rPr>
      </w:pPr>
      <w:r w:rsidRPr="00664EF0">
        <w:rPr>
          <w:lang w:val="it-IT"/>
        </w:rPr>
        <w:t>Valori ammessi: Campo libero, dato di compilazione manuale (campo facoltativo) con massimo 280 caratteri alfanumerici, inclusi caratteri speciali. Al raggiungimento del limite di caratteri non sarà più inputato nessun carattere aggiuntivo</w:t>
      </w:r>
    </w:p>
    <w:p w14:paraId="26D40F0E" w14:textId="6E85A9A7" w:rsidR="000A129F" w:rsidRPr="0019032C" w:rsidRDefault="000A129F" w:rsidP="00B5236E">
      <w:pPr>
        <w:pStyle w:val="ListParagraph"/>
        <w:numPr>
          <w:ilvl w:val="3"/>
          <w:numId w:val="64"/>
        </w:numPr>
        <w:rPr>
          <w:lang w:val="it-IT"/>
        </w:rPr>
      </w:pPr>
      <w:r>
        <w:rPr>
          <w:lang w:val="it-IT"/>
        </w:rPr>
        <w:t xml:space="preserve">Azione rapida </w:t>
      </w:r>
      <w:r w:rsidR="00CD1D5C">
        <w:rPr>
          <w:lang w:val="it-IT"/>
        </w:rPr>
        <w:t>sempre visibile ed attivabile</w:t>
      </w:r>
      <w:r>
        <w:rPr>
          <w:lang w:val="it-IT"/>
        </w:rPr>
        <w:t xml:space="preserve"> per annullare</w:t>
      </w:r>
    </w:p>
    <w:p w14:paraId="30526540" w14:textId="06162D40" w:rsidR="000A129F" w:rsidRPr="0019032C" w:rsidRDefault="000A129F" w:rsidP="00B5236E">
      <w:pPr>
        <w:pStyle w:val="ListParagraph"/>
        <w:numPr>
          <w:ilvl w:val="3"/>
          <w:numId w:val="64"/>
        </w:numPr>
        <w:rPr>
          <w:lang w:val="it-IT"/>
        </w:rPr>
      </w:pPr>
      <w:r>
        <w:rPr>
          <w:lang w:val="it-IT"/>
        </w:rPr>
        <w:t xml:space="preserve">Azione rapida </w:t>
      </w:r>
      <w:r w:rsidR="00CD1D5C">
        <w:rPr>
          <w:lang w:val="it-IT"/>
        </w:rPr>
        <w:t>sempre visibile</w:t>
      </w:r>
      <w:r>
        <w:rPr>
          <w:lang w:val="it-IT"/>
        </w:rPr>
        <w:t xml:space="preserve"> per confermare (</w:t>
      </w:r>
      <w:r w:rsidR="00CD1D5C">
        <w:rPr>
          <w:lang w:val="it-IT"/>
        </w:rPr>
        <w:t>attivabile</w:t>
      </w:r>
      <w:r>
        <w:rPr>
          <w:lang w:val="it-IT"/>
        </w:rPr>
        <w:t xml:space="preserve"> solo se tutti i campi obbligatori sono stati confermati)</w:t>
      </w:r>
    </w:p>
    <w:p w14:paraId="640327EE" w14:textId="7352AD72" w:rsidR="000A129F" w:rsidRPr="007359CC" w:rsidRDefault="000A129F" w:rsidP="00B5236E">
      <w:pPr>
        <w:pStyle w:val="ListParagraph"/>
        <w:numPr>
          <w:ilvl w:val="1"/>
          <w:numId w:val="25"/>
        </w:numPr>
        <w:rPr>
          <w:lang w:val="it-IT"/>
        </w:rPr>
      </w:pPr>
      <w:r w:rsidRPr="002213CB">
        <w:rPr>
          <w:lang w:val="it-IT"/>
        </w:rPr>
        <w:t>Step 2:</w:t>
      </w:r>
      <w:r>
        <w:rPr>
          <w:lang w:val="it-IT"/>
        </w:rPr>
        <w:t xml:space="preserve"> </w:t>
      </w:r>
      <w:r w:rsidRPr="007359CC">
        <w:rPr>
          <w:lang w:val="it-IT"/>
        </w:rPr>
        <w:t>Messaggio di contatto</w:t>
      </w:r>
      <w:r>
        <w:rPr>
          <w:lang w:val="it-IT"/>
        </w:rPr>
        <w:t xml:space="preserve"> non valido</w:t>
      </w:r>
      <w:r w:rsidRPr="007359CC">
        <w:rPr>
          <w:lang w:val="it-IT"/>
        </w:rPr>
        <w:t xml:space="preserve"> registrato</w:t>
      </w:r>
    </w:p>
    <w:p w14:paraId="77560E33" w14:textId="24A561A5" w:rsidR="00AF5E3D" w:rsidRPr="00F33B00" w:rsidRDefault="000A129F" w:rsidP="00B5236E">
      <w:pPr>
        <w:pStyle w:val="ListParagraph"/>
        <w:numPr>
          <w:ilvl w:val="1"/>
          <w:numId w:val="22"/>
        </w:numPr>
        <w:rPr>
          <w:lang w:val="it-IT"/>
        </w:rPr>
      </w:pPr>
      <w:r w:rsidRPr="009510F5">
        <w:rPr>
          <w:lang w:val="it-IT"/>
        </w:rPr>
        <w:t xml:space="preserve">Azione rapida </w:t>
      </w:r>
      <w:r w:rsidR="00CD1D5C">
        <w:rPr>
          <w:lang w:val="it-IT"/>
        </w:rPr>
        <w:t>sempre visibile ed attivabile</w:t>
      </w:r>
      <w:r w:rsidRPr="009510F5">
        <w:rPr>
          <w:lang w:val="it-IT"/>
        </w:rPr>
        <w:t xml:space="preserve"> per la chiusura del flusso. L’utente atterra nella </w:t>
      </w:r>
      <w:r>
        <w:rPr>
          <w:lang w:val="it-IT"/>
        </w:rPr>
        <w:t>Scheda Lead</w:t>
      </w:r>
      <w:r w:rsidR="00C84748">
        <w:rPr>
          <w:lang w:val="it-IT"/>
        </w:rPr>
        <w:t xml:space="preserve"> se almeno un recapito di contatto censito rimane valido, altrimenti atterra </w:t>
      </w:r>
      <w:r w:rsidR="00AF5E3D">
        <w:rPr>
          <w:lang w:val="it-IT"/>
        </w:rPr>
        <w:t>nella pagina di Gestione lead</w:t>
      </w:r>
    </w:p>
    <w:p w14:paraId="681FD3F0" w14:textId="3B6BA740" w:rsidR="000A129F" w:rsidRPr="00A1459C" w:rsidRDefault="000A129F" w:rsidP="00AF5E3D">
      <w:pPr>
        <w:rPr>
          <w:lang w:val="it-IT"/>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5E55B8" w:rsidRPr="00F944EE" w14:paraId="3A773CED" w14:textId="77777777" w:rsidTr="00CA5128">
        <w:trPr>
          <w:trHeight w:val="592"/>
        </w:trPr>
        <w:tc>
          <w:tcPr>
            <w:tcW w:w="962" w:type="dxa"/>
            <w:hideMark/>
          </w:tcPr>
          <w:p w14:paraId="06611D76" w14:textId="77777777" w:rsidR="005E55B8" w:rsidRPr="00F944EE" w:rsidRDefault="005E55B8">
            <w:pPr>
              <w:rPr>
                <w:b/>
                <w:bCs/>
              </w:rPr>
            </w:pPr>
            <w:r w:rsidRPr="00F944EE">
              <w:rPr>
                <w:b/>
                <w:bCs/>
              </w:rPr>
              <w:t>ID</w:t>
            </w:r>
          </w:p>
        </w:tc>
        <w:tc>
          <w:tcPr>
            <w:tcW w:w="963" w:type="dxa"/>
            <w:hideMark/>
          </w:tcPr>
          <w:p w14:paraId="56B3E2E0" w14:textId="77777777" w:rsidR="005E55B8" w:rsidRPr="00F944EE" w:rsidRDefault="005E55B8">
            <w:pPr>
              <w:rPr>
                <w:b/>
                <w:bCs/>
              </w:rPr>
            </w:pPr>
            <w:r w:rsidRPr="00F944EE">
              <w:rPr>
                <w:b/>
                <w:bCs/>
              </w:rPr>
              <w:t>Campo</w:t>
            </w:r>
          </w:p>
        </w:tc>
        <w:tc>
          <w:tcPr>
            <w:tcW w:w="963" w:type="dxa"/>
            <w:hideMark/>
          </w:tcPr>
          <w:p w14:paraId="4E138F41" w14:textId="77777777" w:rsidR="005E55B8" w:rsidRPr="00F944EE" w:rsidRDefault="005E55B8">
            <w:pPr>
              <w:rPr>
                <w:b/>
                <w:bCs/>
              </w:rPr>
            </w:pPr>
            <w:r w:rsidRPr="00F944EE">
              <w:rPr>
                <w:b/>
                <w:bCs/>
              </w:rPr>
              <w:t>Tipo</w:t>
            </w:r>
          </w:p>
        </w:tc>
        <w:tc>
          <w:tcPr>
            <w:tcW w:w="963" w:type="dxa"/>
            <w:hideMark/>
          </w:tcPr>
          <w:p w14:paraId="5F6B8F52" w14:textId="77777777" w:rsidR="005E55B8" w:rsidRPr="00F944EE" w:rsidRDefault="005E55B8">
            <w:pPr>
              <w:rPr>
                <w:b/>
                <w:bCs/>
              </w:rPr>
            </w:pPr>
            <w:r w:rsidRPr="00F944EE">
              <w:rPr>
                <w:b/>
                <w:bCs/>
              </w:rPr>
              <w:t>Modificabile</w:t>
            </w:r>
          </w:p>
        </w:tc>
        <w:tc>
          <w:tcPr>
            <w:tcW w:w="963" w:type="dxa"/>
            <w:hideMark/>
          </w:tcPr>
          <w:p w14:paraId="3C662D68" w14:textId="77777777" w:rsidR="005E55B8" w:rsidRPr="00F944EE" w:rsidRDefault="005E55B8">
            <w:pPr>
              <w:rPr>
                <w:b/>
                <w:bCs/>
              </w:rPr>
            </w:pPr>
            <w:r w:rsidRPr="00F944EE">
              <w:rPr>
                <w:b/>
                <w:bCs/>
              </w:rPr>
              <w:t>Obbligo</w:t>
            </w:r>
          </w:p>
        </w:tc>
        <w:tc>
          <w:tcPr>
            <w:tcW w:w="962" w:type="dxa"/>
            <w:hideMark/>
          </w:tcPr>
          <w:p w14:paraId="36E8C8D9" w14:textId="77777777" w:rsidR="005E55B8" w:rsidRPr="00F944EE" w:rsidRDefault="005E55B8">
            <w:pPr>
              <w:rPr>
                <w:b/>
                <w:bCs/>
              </w:rPr>
            </w:pPr>
            <w:r w:rsidRPr="00F944EE">
              <w:rPr>
                <w:b/>
                <w:bCs/>
              </w:rPr>
              <w:t>Formato</w:t>
            </w:r>
          </w:p>
        </w:tc>
        <w:tc>
          <w:tcPr>
            <w:tcW w:w="963" w:type="dxa"/>
            <w:hideMark/>
          </w:tcPr>
          <w:p w14:paraId="1B6DED0C" w14:textId="77777777" w:rsidR="005E55B8" w:rsidRPr="00F944EE" w:rsidRDefault="005E55B8">
            <w:pPr>
              <w:rPr>
                <w:b/>
                <w:bCs/>
              </w:rPr>
            </w:pPr>
            <w:r w:rsidRPr="00F944EE">
              <w:rPr>
                <w:b/>
                <w:bCs/>
              </w:rPr>
              <w:t>Valori ammessi</w:t>
            </w:r>
          </w:p>
        </w:tc>
        <w:tc>
          <w:tcPr>
            <w:tcW w:w="963" w:type="dxa"/>
            <w:hideMark/>
          </w:tcPr>
          <w:p w14:paraId="632BB262" w14:textId="77777777" w:rsidR="005E55B8" w:rsidRPr="00F944EE" w:rsidRDefault="005E55B8">
            <w:pPr>
              <w:rPr>
                <w:b/>
                <w:bCs/>
              </w:rPr>
            </w:pPr>
            <w:r w:rsidRPr="00F944EE">
              <w:rPr>
                <w:b/>
                <w:bCs/>
              </w:rPr>
              <w:t>Validazione / Regole di valorizzazione</w:t>
            </w:r>
          </w:p>
        </w:tc>
        <w:tc>
          <w:tcPr>
            <w:tcW w:w="963" w:type="dxa"/>
            <w:hideMark/>
          </w:tcPr>
          <w:p w14:paraId="1E674F51" w14:textId="77777777" w:rsidR="005E55B8" w:rsidRPr="00F944EE" w:rsidRDefault="005E55B8">
            <w:pPr>
              <w:rPr>
                <w:b/>
                <w:bCs/>
              </w:rPr>
            </w:pPr>
            <w:r w:rsidRPr="00F944EE">
              <w:rPr>
                <w:b/>
                <w:bCs/>
              </w:rPr>
              <w:t>Msg errore</w:t>
            </w:r>
          </w:p>
        </w:tc>
        <w:tc>
          <w:tcPr>
            <w:tcW w:w="963" w:type="dxa"/>
            <w:hideMark/>
          </w:tcPr>
          <w:p w14:paraId="7C5A979C" w14:textId="77777777" w:rsidR="005E55B8" w:rsidRPr="00F944EE" w:rsidRDefault="005E55B8">
            <w:pPr>
              <w:rPr>
                <w:b/>
                <w:bCs/>
              </w:rPr>
            </w:pPr>
            <w:r w:rsidRPr="00F944EE">
              <w:rPr>
                <w:b/>
                <w:bCs/>
              </w:rPr>
              <w:t>Quando errore</w:t>
            </w:r>
          </w:p>
        </w:tc>
      </w:tr>
      <w:tr w:rsidR="005E55B8" w:rsidRPr="00F944EE" w14:paraId="7902B422" w14:textId="77777777" w:rsidTr="00CA5128">
        <w:trPr>
          <w:trHeight w:val="986"/>
        </w:trPr>
        <w:tc>
          <w:tcPr>
            <w:tcW w:w="962" w:type="dxa"/>
            <w:hideMark/>
          </w:tcPr>
          <w:p w14:paraId="1A0B909C" w14:textId="31C0CD15" w:rsidR="005E55B8" w:rsidRPr="00F944EE" w:rsidRDefault="005E55B8">
            <w:r w:rsidRPr="00F944EE">
              <w:t>C</w:t>
            </w:r>
            <w:r w:rsidR="000C2D0C">
              <w:t>1</w:t>
            </w:r>
          </w:p>
        </w:tc>
        <w:tc>
          <w:tcPr>
            <w:tcW w:w="963" w:type="dxa"/>
            <w:hideMark/>
          </w:tcPr>
          <w:p w14:paraId="48B7766E" w14:textId="4A525A10" w:rsidR="005E55B8" w:rsidRPr="00F944EE" w:rsidRDefault="00EF0034">
            <w:r>
              <w:t>Recapito di contatto</w:t>
            </w:r>
          </w:p>
        </w:tc>
        <w:tc>
          <w:tcPr>
            <w:tcW w:w="963" w:type="dxa"/>
            <w:hideMark/>
          </w:tcPr>
          <w:p w14:paraId="414737EC" w14:textId="77777777" w:rsidR="005E55B8" w:rsidRPr="00F944EE" w:rsidRDefault="005E55B8">
            <w:r>
              <w:t>Input da utente</w:t>
            </w:r>
          </w:p>
        </w:tc>
        <w:tc>
          <w:tcPr>
            <w:tcW w:w="963" w:type="dxa"/>
            <w:hideMark/>
          </w:tcPr>
          <w:p w14:paraId="64392A08" w14:textId="77777777" w:rsidR="005E55B8" w:rsidRPr="00F944EE" w:rsidRDefault="005E55B8">
            <w:r w:rsidRPr="00F944EE">
              <w:t>Sì</w:t>
            </w:r>
          </w:p>
        </w:tc>
        <w:tc>
          <w:tcPr>
            <w:tcW w:w="963" w:type="dxa"/>
            <w:hideMark/>
          </w:tcPr>
          <w:p w14:paraId="000E51D2" w14:textId="56FC0BAB" w:rsidR="005E55B8" w:rsidRPr="00F944EE" w:rsidRDefault="005E55B8">
            <w:r w:rsidRPr="00F944EE">
              <w:t>Sì</w:t>
            </w:r>
            <w:r w:rsidR="00EF0034">
              <w:t xml:space="preserve"> (almeno uno)</w:t>
            </w:r>
          </w:p>
        </w:tc>
        <w:tc>
          <w:tcPr>
            <w:tcW w:w="962" w:type="dxa"/>
            <w:hideMark/>
          </w:tcPr>
          <w:p w14:paraId="4065A1C2" w14:textId="77777777" w:rsidR="005E55B8" w:rsidRPr="00F944EE" w:rsidRDefault="005E55B8">
            <w:r w:rsidRPr="00F944EE">
              <w:t>Lista valori</w:t>
            </w:r>
          </w:p>
        </w:tc>
        <w:tc>
          <w:tcPr>
            <w:tcW w:w="963" w:type="dxa"/>
            <w:hideMark/>
          </w:tcPr>
          <w:p w14:paraId="15FB595C" w14:textId="14936BEF" w:rsidR="005E55B8" w:rsidRPr="00F944EE" w:rsidRDefault="001C6DA9">
            <w:r w:rsidRPr="6F03CAF0">
              <w:t>“</w:t>
            </w:r>
            <w:r w:rsidR="005E55B8" w:rsidRPr="6F03CAF0">
              <w:t>Telefonata</w:t>
            </w:r>
            <w:r w:rsidRPr="6F03CAF0">
              <w:t>”</w:t>
            </w:r>
            <w:r w:rsidR="005E55B8" w:rsidRPr="6F03CAF0">
              <w:t xml:space="preserve">, </w:t>
            </w:r>
            <w:r w:rsidRPr="6F03CAF0">
              <w:t>“</w:t>
            </w:r>
            <w:r w:rsidR="005E55B8" w:rsidRPr="6F03CAF0">
              <w:t>Email</w:t>
            </w:r>
            <w:r w:rsidRPr="6F03CAF0">
              <w:t>”</w:t>
            </w:r>
          </w:p>
        </w:tc>
        <w:tc>
          <w:tcPr>
            <w:tcW w:w="963" w:type="dxa"/>
            <w:hideMark/>
          </w:tcPr>
          <w:p w14:paraId="669FE347" w14:textId="7F823854" w:rsidR="005E55B8" w:rsidRPr="00F944EE" w:rsidRDefault="005E55B8">
            <w:pPr>
              <w:rPr>
                <w:lang w:val="it-IT"/>
              </w:rPr>
            </w:pPr>
            <w:r w:rsidRPr="00F944EE">
              <w:rPr>
                <w:lang w:val="it-IT"/>
              </w:rPr>
              <w:t>Selezione obbligatori</w:t>
            </w:r>
            <w:r w:rsidR="00EF0034">
              <w:rPr>
                <w:lang w:val="it-IT"/>
              </w:rPr>
              <w:t xml:space="preserve"> di almeno una delle opzioni previste</w:t>
            </w:r>
          </w:p>
        </w:tc>
        <w:tc>
          <w:tcPr>
            <w:tcW w:w="963" w:type="dxa"/>
            <w:hideMark/>
          </w:tcPr>
          <w:p w14:paraId="1EDF183A" w14:textId="41B7F90F" w:rsidR="005E55B8" w:rsidRPr="00F944EE" w:rsidRDefault="005E55B8">
            <w:pPr>
              <w:rPr>
                <w:lang w:val="it-IT"/>
              </w:rPr>
            </w:pPr>
            <w:r w:rsidRPr="00F944EE">
              <w:rPr>
                <w:lang w:val="it-IT"/>
              </w:rPr>
              <w:t>Valore non selezionato</w:t>
            </w:r>
          </w:p>
        </w:tc>
        <w:tc>
          <w:tcPr>
            <w:tcW w:w="963" w:type="dxa"/>
            <w:hideMark/>
          </w:tcPr>
          <w:p w14:paraId="6FB11F17" w14:textId="77777777" w:rsidR="005E55B8" w:rsidRPr="00F944EE" w:rsidRDefault="005E55B8">
            <w:r w:rsidRPr="00F944EE">
              <w:t>Nessuna opzione selezionata</w:t>
            </w:r>
          </w:p>
        </w:tc>
      </w:tr>
      <w:tr w:rsidR="005E55B8" w:rsidRPr="00F944EE" w14:paraId="0A5E2794" w14:textId="77777777" w:rsidTr="00CA5128">
        <w:trPr>
          <w:trHeight w:val="789"/>
        </w:trPr>
        <w:tc>
          <w:tcPr>
            <w:tcW w:w="962" w:type="dxa"/>
            <w:hideMark/>
          </w:tcPr>
          <w:p w14:paraId="77C56313" w14:textId="2B0C5F0F" w:rsidR="005E55B8" w:rsidRPr="00F944EE" w:rsidRDefault="005E55B8">
            <w:r w:rsidRPr="00F944EE">
              <w:t>C</w:t>
            </w:r>
            <w:r w:rsidR="000C2D0C">
              <w:t>2</w:t>
            </w:r>
          </w:p>
        </w:tc>
        <w:tc>
          <w:tcPr>
            <w:tcW w:w="963" w:type="dxa"/>
            <w:hideMark/>
          </w:tcPr>
          <w:p w14:paraId="6A76D14D" w14:textId="77777777" w:rsidR="005E55B8" w:rsidRPr="00F944EE" w:rsidRDefault="005E55B8">
            <w:r w:rsidRPr="00F944EE">
              <w:t>Note</w:t>
            </w:r>
          </w:p>
        </w:tc>
        <w:tc>
          <w:tcPr>
            <w:tcW w:w="963" w:type="dxa"/>
            <w:hideMark/>
          </w:tcPr>
          <w:p w14:paraId="6B486B7C" w14:textId="77777777" w:rsidR="005E55B8" w:rsidRPr="00F944EE" w:rsidRDefault="005E55B8">
            <w:r>
              <w:t>Input da utente</w:t>
            </w:r>
          </w:p>
        </w:tc>
        <w:tc>
          <w:tcPr>
            <w:tcW w:w="963" w:type="dxa"/>
            <w:hideMark/>
          </w:tcPr>
          <w:p w14:paraId="54505F32" w14:textId="77777777" w:rsidR="005E55B8" w:rsidRPr="00F944EE" w:rsidRDefault="005E55B8">
            <w:r w:rsidRPr="00F944EE">
              <w:t>Sì</w:t>
            </w:r>
          </w:p>
        </w:tc>
        <w:tc>
          <w:tcPr>
            <w:tcW w:w="963" w:type="dxa"/>
            <w:hideMark/>
          </w:tcPr>
          <w:p w14:paraId="2A60D16A" w14:textId="77777777" w:rsidR="005E55B8" w:rsidRPr="00F944EE" w:rsidRDefault="005E55B8">
            <w:r w:rsidRPr="00F944EE">
              <w:t>No</w:t>
            </w:r>
          </w:p>
        </w:tc>
        <w:tc>
          <w:tcPr>
            <w:tcW w:w="962" w:type="dxa"/>
            <w:hideMark/>
          </w:tcPr>
          <w:p w14:paraId="5F4E9796" w14:textId="77777777" w:rsidR="005E55B8" w:rsidRPr="00F944EE" w:rsidRDefault="005E55B8">
            <w:r w:rsidRPr="00F944EE">
              <w:t>Alfanumerico</w:t>
            </w:r>
          </w:p>
        </w:tc>
        <w:tc>
          <w:tcPr>
            <w:tcW w:w="963" w:type="dxa"/>
            <w:hideMark/>
          </w:tcPr>
          <w:p w14:paraId="651A4BA7" w14:textId="77777777" w:rsidR="005E55B8" w:rsidRPr="00F944EE" w:rsidRDefault="005E55B8">
            <w:r w:rsidRPr="00F944EE">
              <w:t>Campo libero, max 280 caratteri</w:t>
            </w:r>
          </w:p>
        </w:tc>
        <w:tc>
          <w:tcPr>
            <w:tcW w:w="963" w:type="dxa"/>
            <w:hideMark/>
          </w:tcPr>
          <w:p w14:paraId="3CD530AB" w14:textId="77777777" w:rsidR="005E55B8" w:rsidRPr="00F944EE" w:rsidRDefault="005E55B8">
            <w:pPr>
              <w:rPr>
                <w:lang w:val="it-IT"/>
              </w:rPr>
            </w:pPr>
            <w:r w:rsidRPr="00F944EE">
              <w:rPr>
                <w:lang w:val="it-IT"/>
              </w:rPr>
              <w:t>Facoltativo; massimo 280 caratteri, accetta caratteri speciali</w:t>
            </w:r>
          </w:p>
        </w:tc>
        <w:tc>
          <w:tcPr>
            <w:tcW w:w="963" w:type="dxa"/>
            <w:hideMark/>
          </w:tcPr>
          <w:p w14:paraId="59B8D248" w14:textId="77777777" w:rsidR="005E55B8" w:rsidRPr="00F944EE" w:rsidRDefault="005E55B8">
            <w:r w:rsidRPr="00F944EE">
              <w:t>Limi</w:t>
            </w:r>
            <w:r>
              <w:t>t</w:t>
            </w:r>
            <w:r w:rsidRPr="00F944EE">
              <w:t>e caratteri superato</w:t>
            </w:r>
          </w:p>
        </w:tc>
        <w:tc>
          <w:tcPr>
            <w:tcW w:w="963" w:type="dxa"/>
            <w:hideMark/>
          </w:tcPr>
          <w:p w14:paraId="2267FCE8" w14:textId="77777777" w:rsidR="005E55B8" w:rsidRPr="00F944EE" w:rsidRDefault="005E55B8">
            <w:r w:rsidRPr="00F944EE">
              <w:t>Inserito testo oltre 280</w:t>
            </w:r>
          </w:p>
        </w:tc>
      </w:tr>
    </w:tbl>
    <w:p w14:paraId="6FC1A577" w14:textId="77777777" w:rsidR="005E55B8" w:rsidRPr="005E55B8" w:rsidRDefault="005E55B8" w:rsidP="005E55B8">
      <w:pPr>
        <w:rPr>
          <w:lang w:val="it-IT"/>
        </w:rPr>
      </w:pPr>
    </w:p>
    <w:p w14:paraId="0D954291" w14:textId="386B9236" w:rsidR="002A204A" w:rsidRDefault="002A204A">
      <w:pPr>
        <w:pStyle w:val="Heading2"/>
        <w:rPr>
          <w:lang w:val="it-IT"/>
        </w:rPr>
        <w:pPrChange w:id="1357" w:author="Castelli, Alessandro" w:date="2025-11-29T13:05:00Z" w16du:dateUtc="2025-11-29T12:05:00Z">
          <w:pPr>
            <w:pStyle w:val="Heading3"/>
          </w:pPr>
        </w:pPrChange>
      </w:pPr>
      <w:bookmarkStart w:id="1358" w:name="_Ref211887348"/>
      <w:bookmarkStart w:id="1359" w:name="_Ref211887431"/>
      <w:bookmarkStart w:id="1360" w:name="_Toc1286275024"/>
      <w:r w:rsidRPr="10CEFF33">
        <w:rPr>
          <w:lang w:val="it-IT"/>
        </w:rPr>
        <w:t xml:space="preserve">Creazione nuova lead spontanea </w:t>
      </w:r>
      <w:bookmarkEnd w:id="1358"/>
      <w:bookmarkEnd w:id="1359"/>
      <w:r w:rsidR="004B229D" w:rsidRPr="10CEFF33">
        <w:rPr>
          <w:lang w:val="it-IT"/>
        </w:rPr>
        <w:t>di cliente o ex cliente (anagrafato su anagrafe ordinaria o prospect)</w:t>
      </w:r>
      <w:bookmarkEnd w:id="1360"/>
    </w:p>
    <w:p w14:paraId="3AE6E881" w14:textId="75D3BE9D" w:rsidR="00DD22F0" w:rsidRDefault="00135EB4" w:rsidP="00DD22F0">
      <w:pPr>
        <w:rPr>
          <w:lang w:val="it-IT"/>
        </w:rPr>
      </w:pPr>
      <w:ins w:id="1361" w:author="Castelli, Alessandro" w:date="2025-11-29T13:19:00Z" w16du:dateUtc="2025-11-29T12:19:00Z">
        <w:r w:rsidRPr="007E3CC8">
          <w:rPr>
            <w:noProof/>
            <w:lang w:val="it-IT"/>
          </w:rPr>
          <w:drawing>
            <wp:anchor distT="0" distB="0" distL="114300" distR="114300" simplePos="0" relativeHeight="251658281" behindDoc="0" locked="0" layoutInCell="1" allowOverlap="1" wp14:anchorId="66DF0C0F" wp14:editId="780E5B64">
              <wp:simplePos x="0" y="0"/>
              <wp:positionH relativeFrom="margin">
                <wp:align>center</wp:align>
              </wp:positionH>
              <wp:positionV relativeFrom="paragraph">
                <wp:posOffset>370205</wp:posOffset>
              </wp:positionV>
              <wp:extent cx="4285615" cy="3238500"/>
              <wp:effectExtent l="0" t="0" r="635" b="0"/>
              <wp:wrapTopAndBottom/>
              <wp:docPr id="186363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3648" name="Picture 1" descr="A screenshot of a computer&#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4285615" cy="3238500"/>
                      </a:xfrm>
                      <a:prstGeom prst="rect">
                        <a:avLst/>
                      </a:prstGeom>
                    </pic:spPr>
                  </pic:pic>
                </a:graphicData>
              </a:graphic>
              <wp14:sizeRelH relativeFrom="margin">
                <wp14:pctWidth>0</wp14:pctWidth>
              </wp14:sizeRelH>
              <wp14:sizeRelV relativeFrom="margin">
                <wp14:pctHeight>0</wp14:pctHeight>
              </wp14:sizeRelV>
            </wp:anchor>
          </w:drawing>
        </w:r>
      </w:ins>
    </w:p>
    <w:p w14:paraId="62E20956" w14:textId="7650C636" w:rsidR="00135EB4" w:rsidRPr="00335F79" w:rsidRDefault="00135EB4" w:rsidP="00135EB4">
      <w:pPr>
        <w:keepNext/>
        <w:rPr>
          <w:ins w:id="1362" w:author="Castelli, Alessandro" w:date="2025-11-29T13:21:00Z" w16du:dateUtc="2025-11-29T12:21:00Z"/>
          <w:lang w:val="it-IT"/>
        </w:rPr>
      </w:pPr>
    </w:p>
    <w:p w14:paraId="148D1E42" w14:textId="30181B11" w:rsidR="00135EB4" w:rsidRPr="00335F79" w:rsidRDefault="00135EB4" w:rsidP="00135EB4">
      <w:pPr>
        <w:pStyle w:val="Caption"/>
        <w:jc w:val="center"/>
        <w:rPr>
          <w:ins w:id="1363" w:author="Castelli, Alessandro" w:date="2025-11-29T13:21:00Z" w16du:dateUtc="2025-11-29T12:21:00Z"/>
          <w:lang w:val="it-IT"/>
        </w:rPr>
      </w:pPr>
      <w:ins w:id="1364" w:author="Castelli, Alessandro" w:date="2025-11-29T13:21:00Z" w16du:dateUtc="2025-11-29T12:21:00Z">
        <w:r w:rsidRPr="00335F79">
          <w:rPr>
            <w:lang w:val="it-IT"/>
          </w:rPr>
          <w:t xml:space="preserve">Figura </w:t>
        </w:r>
        <w:r>
          <w:rPr>
            <w:lang w:val="it-IT"/>
          </w:rPr>
          <w:t>17</w:t>
        </w:r>
        <w:r w:rsidRPr="00335F79">
          <w:rPr>
            <w:lang w:val="it-IT"/>
          </w:rPr>
          <w:t xml:space="preserve"> Creazione nuova lead</w:t>
        </w:r>
      </w:ins>
    </w:p>
    <w:p w14:paraId="338A1F6C" w14:textId="578180FB" w:rsidR="009D6272" w:rsidRPr="00DD22F0" w:rsidRDefault="00135EB4" w:rsidP="00DD22F0">
      <w:pPr>
        <w:rPr>
          <w:lang w:val="it-IT"/>
        </w:rPr>
      </w:pPr>
      <w:ins w:id="1365" w:author="Castelli, Alessandro" w:date="2025-11-29T13:20:00Z" w16du:dateUtc="2025-11-29T12:20:00Z">
        <w:r w:rsidRPr="00135EB4">
          <w:rPr>
            <w:noProof/>
            <w:lang w:val="it-IT"/>
          </w:rPr>
          <w:drawing>
            <wp:anchor distT="0" distB="0" distL="114300" distR="114300" simplePos="0" relativeHeight="251658282" behindDoc="0" locked="0" layoutInCell="1" allowOverlap="1" wp14:anchorId="64592AAE" wp14:editId="760C7D64">
              <wp:simplePos x="0" y="0"/>
              <wp:positionH relativeFrom="margin">
                <wp:align>center</wp:align>
              </wp:positionH>
              <wp:positionV relativeFrom="paragraph">
                <wp:posOffset>198120</wp:posOffset>
              </wp:positionV>
              <wp:extent cx="4186555" cy="3115310"/>
              <wp:effectExtent l="0" t="0" r="4445" b="8890"/>
              <wp:wrapTopAndBottom/>
              <wp:docPr id="863561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61768" name="Picture 1" descr="A screenshot of a computer&#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4186555" cy="3115310"/>
                      </a:xfrm>
                      <a:prstGeom prst="rect">
                        <a:avLst/>
                      </a:prstGeom>
                    </pic:spPr>
                  </pic:pic>
                </a:graphicData>
              </a:graphic>
              <wp14:sizeRelH relativeFrom="margin">
                <wp14:pctWidth>0</wp14:pctWidth>
              </wp14:sizeRelH>
              <wp14:sizeRelV relativeFrom="margin">
                <wp14:pctHeight>0</wp14:pctHeight>
              </wp14:sizeRelV>
            </wp:anchor>
          </w:drawing>
        </w:r>
      </w:ins>
    </w:p>
    <w:p w14:paraId="1331C0C5" w14:textId="16A254CF" w:rsidR="00135EB4" w:rsidRDefault="00135EB4">
      <w:pPr>
        <w:pStyle w:val="Caption"/>
        <w:ind w:left="3240" w:firstLine="360"/>
        <w:rPr>
          <w:ins w:id="1366" w:author="Castelli, Alessandro" w:date="2025-11-29T13:22:00Z" w16du:dateUtc="2025-11-29T12:22:00Z"/>
          <w:lang w:val="it-IT"/>
        </w:rPr>
        <w:pPrChange w:id="1367" w:author="Castelli, Alessandro" w:date="2025-11-29T13:22:00Z" w16du:dateUtc="2025-11-29T12:22:00Z">
          <w:pPr>
            <w:pStyle w:val="Caption"/>
            <w:numPr>
              <w:numId w:val="27"/>
            </w:numPr>
            <w:ind w:left="1080" w:hanging="360"/>
            <w:jc w:val="center"/>
          </w:pPr>
        </w:pPrChange>
      </w:pPr>
      <w:bookmarkStart w:id="1368" w:name="_Hlk211003583"/>
      <w:ins w:id="1369" w:author="Castelli, Alessandro" w:date="2025-11-29T13:22:00Z" w16du:dateUtc="2025-11-29T12:22:00Z">
        <w:r w:rsidRPr="00335F79">
          <w:rPr>
            <w:lang w:val="it-IT"/>
          </w:rPr>
          <w:t xml:space="preserve">Figure </w:t>
        </w:r>
        <w:r>
          <w:rPr>
            <w:lang w:val="it-IT"/>
          </w:rPr>
          <w:t>18</w:t>
        </w:r>
        <w:del w:id="1370" w:author="Castelli, Alessandro" w:date="2025-11-29T13:22:00Z" w16du:dateUtc="2025-11-29T12:22:00Z">
          <w:r w:rsidRPr="00335F79" w:rsidDel="00135EB4">
            <w:rPr>
              <w:lang w:val="it-IT"/>
            </w:rPr>
            <w:delText>24</w:delText>
          </w:r>
        </w:del>
        <w:r w:rsidRPr="00335F79">
          <w:rPr>
            <w:lang w:val="it-IT"/>
          </w:rPr>
          <w:t xml:space="preserve"> Creazione nuova lead</w:t>
        </w:r>
      </w:ins>
    </w:p>
    <w:p w14:paraId="6A9727FE" w14:textId="6C9C3867" w:rsidR="00C23E8D" w:rsidRPr="00C23E8D" w:rsidRDefault="00C23E8D">
      <w:pPr>
        <w:pStyle w:val="ListParagraph"/>
        <w:ind w:left="714"/>
        <w:rPr>
          <w:ins w:id="1371" w:author="Castelli, Alessandro" w:date="2025-11-29T13:23:00Z" w16du:dateUtc="2025-11-29T12:23:00Z"/>
          <w:lang w:val="it-IT"/>
        </w:rPr>
        <w:pPrChange w:id="1372" w:author="Castelli, Alessandro" w:date="2025-11-29T13:23:00Z" w16du:dateUtc="2025-11-29T12:23:00Z">
          <w:pPr>
            <w:pStyle w:val="ListParagraph"/>
            <w:numPr>
              <w:numId w:val="27"/>
            </w:numPr>
            <w:ind w:left="714" w:hanging="357"/>
          </w:pPr>
        </w:pPrChange>
      </w:pPr>
      <w:ins w:id="1373" w:author="Castelli, Alessandro" w:date="2025-11-29T13:22:00Z" w16du:dateUtc="2025-11-29T12:22:00Z">
        <w:r w:rsidRPr="00470ED3">
          <w:rPr>
            <w:noProof/>
            <w:lang w:val="it-IT"/>
          </w:rPr>
          <w:drawing>
            <wp:anchor distT="0" distB="0" distL="114300" distR="114300" simplePos="0" relativeHeight="251658283" behindDoc="0" locked="0" layoutInCell="1" allowOverlap="1" wp14:anchorId="0A930B47" wp14:editId="4D72FA00">
              <wp:simplePos x="0" y="0"/>
              <wp:positionH relativeFrom="column">
                <wp:posOffset>994410</wp:posOffset>
              </wp:positionH>
              <wp:positionV relativeFrom="paragraph">
                <wp:posOffset>392430</wp:posOffset>
              </wp:positionV>
              <wp:extent cx="4069621" cy="3209925"/>
              <wp:effectExtent l="0" t="0" r="7620" b="0"/>
              <wp:wrapTopAndBottom/>
              <wp:docPr id="1707777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77559" name="Picture 1" descr="A screenshot of a computer&#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4069621" cy="3209925"/>
                      </a:xfrm>
                      <a:prstGeom prst="rect">
                        <a:avLst/>
                      </a:prstGeom>
                    </pic:spPr>
                  </pic:pic>
                </a:graphicData>
              </a:graphic>
            </wp:anchor>
          </w:drawing>
        </w:r>
      </w:ins>
    </w:p>
    <w:p w14:paraId="70C833B9" w14:textId="745E02F9" w:rsidR="00C23E8D" w:rsidRDefault="00C23E8D">
      <w:pPr>
        <w:pStyle w:val="Caption"/>
        <w:ind w:left="2880" w:firstLine="720"/>
        <w:rPr>
          <w:ins w:id="1374" w:author="Castelli, Alessandro" w:date="2025-11-29T13:24:00Z" w16du:dateUtc="2025-11-29T12:24:00Z"/>
          <w:lang w:val="it-IT"/>
        </w:rPr>
        <w:pPrChange w:id="1375" w:author="Castelli, Alessandro" w:date="2025-11-29T13:24:00Z" w16du:dateUtc="2025-11-29T12:24:00Z">
          <w:pPr>
            <w:pStyle w:val="Caption"/>
            <w:numPr>
              <w:numId w:val="27"/>
            </w:numPr>
            <w:ind w:left="1080" w:hanging="360"/>
            <w:jc w:val="center"/>
          </w:pPr>
        </w:pPrChange>
      </w:pPr>
      <w:ins w:id="1376" w:author="Castelli, Alessandro" w:date="2025-11-29T13:24:00Z" w16du:dateUtc="2025-11-29T12:24:00Z">
        <w:r w:rsidRPr="00335F79">
          <w:rPr>
            <w:lang w:val="it-IT"/>
          </w:rPr>
          <w:t xml:space="preserve">Figure </w:t>
        </w:r>
        <w:r>
          <w:rPr>
            <w:lang w:val="it-IT"/>
          </w:rPr>
          <w:t>19</w:t>
        </w:r>
        <w:del w:id="1377" w:author="Castelli, Alessandro" w:date="2025-11-29T13:22:00Z" w16du:dateUtc="2025-11-29T12:22:00Z">
          <w:r w:rsidRPr="00335F79" w:rsidDel="00135EB4">
            <w:rPr>
              <w:lang w:val="it-IT"/>
            </w:rPr>
            <w:delText>24</w:delText>
          </w:r>
        </w:del>
        <w:r w:rsidRPr="00335F79">
          <w:rPr>
            <w:lang w:val="it-IT"/>
          </w:rPr>
          <w:t xml:space="preserve"> Creazione nuova lead</w:t>
        </w:r>
      </w:ins>
    </w:p>
    <w:p w14:paraId="12204BF0" w14:textId="77777777" w:rsidR="00C23E8D" w:rsidRDefault="00C23E8D">
      <w:pPr>
        <w:pStyle w:val="ListParagraph"/>
        <w:ind w:left="714"/>
        <w:rPr>
          <w:ins w:id="1378" w:author="Castelli, Alessandro" w:date="2025-11-29T13:24:00Z" w16du:dateUtc="2025-11-29T12:24:00Z"/>
          <w:lang w:val="it-IT"/>
        </w:rPr>
        <w:pPrChange w:id="1379" w:author="Castelli, Alessandro" w:date="2025-11-29T13:24:00Z" w16du:dateUtc="2025-11-29T12:24:00Z">
          <w:pPr>
            <w:pStyle w:val="ListParagraph"/>
            <w:numPr>
              <w:numId w:val="27"/>
            </w:numPr>
            <w:ind w:left="714" w:hanging="357"/>
          </w:pPr>
        </w:pPrChange>
      </w:pPr>
    </w:p>
    <w:p w14:paraId="47BBFA9D" w14:textId="77777777" w:rsidR="00C23E8D" w:rsidRDefault="00C23E8D" w:rsidP="00C23E8D">
      <w:pPr>
        <w:pStyle w:val="Caption"/>
        <w:ind w:left="2880" w:firstLine="720"/>
        <w:rPr>
          <w:ins w:id="1380" w:author="Castelli, Alessandro" w:date="2025-11-29T13:25:00Z" w16du:dateUtc="2025-11-29T12:25:00Z"/>
          <w:lang w:val="it-IT"/>
        </w:rPr>
      </w:pPr>
    </w:p>
    <w:p w14:paraId="7A469C61" w14:textId="77777777" w:rsidR="00C23E8D" w:rsidRDefault="00C23E8D" w:rsidP="00C23E8D">
      <w:pPr>
        <w:pStyle w:val="Caption"/>
        <w:ind w:left="2880" w:firstLine="720"/>
        <w:rPr>
          <w:ins w:id="1381" w:author="Castelli, Alessandro" w:date="2025-11-29T13:25:00Z" w16du:dateUtc="2025-11-29T12:25:00Z"/>
          <w:lang w:val="it-IT"/>
        </w:rPr>
      </w:pPr>
    </w:p>
    <w:p w14:paraId="11FCB732" w14:textId="77777777" w:rsidR="00C23E8D" w:rsidRDefault="00C23E8D" w:rsidP="00C23E8D">
      <w:pPr>
        <w:pStyle w:val="Caption"/>
        <w:ind w:left="2880" w:firstLine="720"/>
        <w:rPr>
          <w:ins w:id="1382" w:author="Castelli, Alessandro" w:date="2025-11-29T13:25:00Z" w16du:dateUtc="2025-11-29T12:25:00Z"/>
          <w:lang w:val="it-IT"/>
        </w:rPr>
      </w:pPr>
    </w:p>
    <w:p w14:paraId="2E5BC054" w14:textId="77777777" w:rsidR="00C23E8D" w:rsidRDefault="00C23E8D" w:rsidP="00C23E8D">
      <w:pPr>
        <w:pStyle w:val="Caption"/>
        <w:ind w:left="2880" w:firstLine="720"/>
        <w:rPr>
          <w:ins w:id="1383" w:author="Castelli, Alessandro" w:date="2025-11-29T13:25:00Z" w16du:dateUtc="2025-11-29T12:25:00Z"/>
          <w:lang w:val="it-IT"/>
        </w:rPr>
      </w:pPr>
    </w:p>
    <w:p w14:paraId="1320D8CF" w14:textId="77777777" w:rsidR="00C23E8D" w:rsidRDefault="00C23E8D" w:rsidP="00C23E8D">
      <w:pPr>
        <w:pStyle w:val="Caption"/>
        <w:ind w:left="2880" w:firstLine="720"/>
        <w:rPr>
          <w:ins w:id="1384" w:author="Castelli, Alessandro" w:date="2025-11-29T13:25:00Z" w16du:dateUtc="2025-11-29T12:25:00Z"/>
          <w:lang w:val="it-IT"/>
        </w:rPr>
      </w:pPr>
    </w:p>
    <w:p w14:paraId="6577590D" w14:textId="77777777" w:rsidR="00C23E8D" w:rsidRDefault="00C23E8D" w:rsidP="00C23E8D">
      <w:pPr>
        <w:pStyle w:val="Caption"/>
        <w:ind w:left="2880" w:firstLine="720"/>
        <w:rPr>
          <w:ins w:id="1385" w:author="Castelli, Alessandro" w:date="2025-11-29T13:25:00Z" w16du:dateUtc="2025-11-29T12:25:00Z"/>
          <w:lang w:val="it-IT"/>
        </w:rPr>
      </w:pPr>
    </w:p>
    <w:p w14:paraId="678DD5C2" w14:textId="0A78A539" w:rsidR="00C23E8D" w:rsidRDefault="00FA3E82" w:rsidP="00C23E8D">
      <w:pPr>
        <w:pStyle w:val="Caption"/>
        <w:ind w:left="2880" w:firstLine="720"/>
        <w:rPr>
          <w:ins w:id="1386" w:author="Castelli, Alessandro" w:date="2025-11-29T13:25:00Z" w16du:dateUtc="2025-11-29T12:25:00Z"/>
          <w:lang w:val="it-IT"/>
        </w:rPr>
      </w:pPr>
      <w:ins w:id="1387" w:author="Castelli, Alessandro" w:date="2025-11-29T13:25:00Z" w16du:dateUtc="2025-11-29T12:25:00Z">
        <w:r w:rsidRPr="00FA3E82">
          <w:rPr>
            <w:noProof/>
            <w:lang w:val="it-IT"/>
          </w:rPr>
          <w:drawing>
            <wp:anchor distT="0" distB="0" distL="114300" distR="114300" simplePos="0" relativeHeight="251658285" behindDoc="0" locked="0" layoutInCell="1" allowOverlap="1" wp14:anchorId="420C05C8" wp14:editId="5818040F">
              <wp:simplePos x="0" y="0"/>
              <wp:positionH relativeFrom="margin">
                <wp:align>center</wp:align>
              </wp:positionH>
              <wp:positionV relativeFrom="paragraph">
                <wp:posOffset>3177540</wp:posOffset>
              </wp:positionV>
              <wp:extent cx="3952875" cy="2970530"/>
              <wp:effectExtent l="0" t="0" r="9525" b="1270"/>
              <wp:wrapTopAndBottom/>
              <wp:docPr id="19943390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39025" name="Picture 1" descr="A screenshot of a computer&#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3952875" cy="2970530"/>
                      </a:xfrm>
                      <a:prstGeom prst="rect">
                        <a:avLst/>
                      </a:prstGeom>
                    </pic:spPr>
                  </pic:pic>
                </a:graphicData>
              </a:graphic>
              <wp14:sizeRelH relativeFrom="margin">
                <wp14:pctWidth>0</wp14:pctWidth>
              </wp14:sizeRelH>
              <wp14:sizeRelV relativeFrom="margin">
                <wp14:pctHeight>0</wp14:pctHeight>
              </wp14:sizeRelV>
            </wp:anchor>
          </w:drawing>
        </w:r>
      </w:ins>
      <w:ins w:id="1388" w:author="Castelli, Alessandro" w:date="2025-11-29T13:23:00Z" w16du:dateUtc="2025-11-29T12:23:00Z">
        <w:r w:rsidR="00C23E8D" w:rsidRPr="00C23E8D">
          <w:rPr>
            <w:noProof/>
            <w:lang w:val="it-IT"/>
          </w:rPr>
          <w:drawing>
            <wp:anchor distT="0" distB="0" distL="114300" distR="114300" simplePos="0" relativeHeight="251658284" behindDoc="0" locked="0" layoutInCell="1" allowOverlap="1" wp14:anchorId="34AB2283" wp14:editId="448F88E6">
              <wp:simplePos x="0" y="0"/>
              <wp:positionH relativeFrom="margin">
                <wp:align>center</wp:align>
              </wp:positionH>
              <wp:positionV relativeFrom="paragraph">
                <wp:posOffset>0</wp:posOffset>
              </wp:positionV>
              <wp:extent cx="4114800" cy="3007995"/>
              <wp:effectExtent l="0" t="0" r="0" b="1905"/>
              <wp:wrapTopAndBottom/>
              <wp:docPr id="542022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22867" name="Picture 1" descr="A screenshot of a computer&#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4114800" cy="3007995"/>
                      </a:xfrm>
                      <a:prstGeom prst="rect">
                        <a:avLst/>
                      </a:prstGeom>
                    </pic:spPr>
                  </pic:pic>
                </a:graphicData>
              </a:graphic>
              <wp14:sizeRelH relativeFrom="margin">
                <wp14:pctWidth>0</wp14:pctWidth>
              </wp14:sizeRelH>
              <wp14:sizeRelV relativeFrom="margin">
                <wp14:pctHeight>0</wp14:pctHeight>
              </wp14:sizeRelV>
            </wp:anchor>
          </w:drawing>
        </w:r>
      </w:ins>
      <w:ins w:id="1389" w:author="Castelli, Alessandro" w:date="2025-11-29T13:25:00Z" w16du:dateUtc="2025-11-29T12:25:00Z">
        <w:r w:rsidR="00C23E8D" w:rsidRPr="00335F79">
          <w:rPr>
            <w:lang w:val="it-IT"/>
          </w:rPr>
          <w:t xml:space="preserve">Figure </w:t>
        </w:r>
        <w:r w:rsidR="00C23E8D">
          <w:rPr>
            <w:lang w:val="it-IT"/>
          </w:rPr>
          <w:t>20</w:t>
        </w:r>
        <w:r w:rsidR="00C23E8D" w:rsidRPr="00335F79">
          <w:rPr>
            <w:lang w:val="it-IT"/>
          </w:rPr>
          <w:t xml:space="preserve"> Creazione nuova lead</w:t>
        </w:r>
      </w:ins>
    </w:p>
    <w:p w14:paraId="431167A1" w14:textId="1101BB3C" w:rsidR="00FA3E82" w:rsidRDefault="00FA3E82">
      <w:pPr>
        <w:pStyle w:val="Caption"/>
        <w:ind w:left="2880" w:firstLine="720"/>
        <w:rPr>
          <w:ins w:id="1390" w:author="Castelli, Alessandro" w:date="2025-11-29T13:26:00Z" w16du:dateUtc="2025-11-29T12:26:00Z"/>
          <w:lang w:val="it-IT"/>
        </w:rPr>
        <w:pPrChange w:id="1391" w:author="Castelli, Alessandro" w:date="2025-11-29T13:26:00Z" w16du:dateUtc="2025-11-29T12:26:00Z">
          <w:pPr>
            <w:pStyle w:val="ListParagraph"/>
            <w:numPr>
              <w:numId w:val="27"/>
            </w:numPr>
            <w:ind w:left="714" w:hanging="357"/>
          </w:pPr>
        </w:pPrChange>
      </w:pPr>
      <w:ins w:id="1392" w:author="Castelli, Alessandro" w:date="2025-11-29T13:26:00Z" w16du:dateUtc="2025-11-29T12:26:00Z">
        <w:r w:rsidRPr="00335F79">
          <w:rPr>
            <w:lang w:val="it-IT"/>
          </w:rPr>
          <w:t xml:space="preserve">Figure </w:t>
        </w:r>
        <w:r>
          <w:rPr>
            <w:lang w:val="it-IT"/>
          </w:rPr>
          <w:t>21</w:t>
        </w:r>
        <w:r w:rsidRPr="00335F79">
          <w:rPr>
            <w:lang w:val="it-IT"/>
          </w:rPr>
          <w:t xml:space="preserve"> Creazione nuova lead</w:t>
        </w:r>
      </w:ins>
    </w:p>
    <w:p w14:paraId="0513C740" w14:textId="2905155D" w:rsidR="00223737" w:rsidRDefault="00F4402A" w:rsidP="00223737">
      <w:pPr>
        <w:pStyle w:val="ListParagraph"/>
        <w:numPr>
          <w:ilvl w:val="0"/>
          <w:numId w:val="27"/>
        </w:numPr>
        <w:ind w:left="714" w:hanging="357"/>
        <w:rPr>
          <w:lang w:val="it-IT"/>
        </w:rPr>
      </w:pPr>
      <w:r>
        <w:rPr>
          <w:lang w:val="it-IT"/>
        </w:rPr>
        <w:t xml:space="preserve">Si specifica che sarà possibile in questa fase </w:t>
      </w:r>
      <w:r w:rsidR="00A075B9">
        <w:rPr>
          <w:lang w:val="it-IT"/>
        </w:rPr>
        <w:t>di MVP 0</w:t>
      </w:r>
      <w:r>
        <w:rPr>
          <w:lang w:val="it-IT"/>
        </w:rPr>
        <w:t xml:space="preserve"> censire nuove lead spontanee esclusivamente per clienti esistenti</w:t>
      </w:r>
    </w:p>
    <w:p w14:paraId="75638BFE" w14:textId="318BAFD5" w:rsidR="00223737" w:rsidRPr="00AF01BA" w:rsidRDefault="00223737" w:rsidP="00223737">
      <w:pPr>
        <w:pStyle w:val="ListParagraph"/>
        <w:numPr>
          <w:ilvl w:val="0"/>
          <w:numId w:val="27"/>
        </w:numPr>
        <w:ind w:left="714" w:hanging="357"/>
        <w:rPr>
          <w:lang w:val="it-IT"/>
        </w:rPr>
      </w:pPr>
      <w:r w:rsidRPr="00223737">
        <w:rPr>
          <w:bCs/>
          <w:lang w:val="it-IT"/>
        </w:rPr>
        <w:t xml:space="preserve">Per i clienti anagrati ma senza rapporti è possibile </w:t>
      </w:r>
      <w:r w:rsidR="0050434D">
        <w:rPr>
          <w:bCs/>
          <w:lang w:val="it-IT"/>
        </w:rPr>
        <w:t>prevedere la creazione della lead spontanea anche per gestori</w:t>
      </w:r>
      <w:r w:rsidR="0078613E">
        <w:rPr>
          <w:bCs/>
          <w:lang w:val="it-IT"/>
        </w:rPr>
        <w:t xml:space="preserve"> in filiali diverse da quella dell’anagrafe originaria (</w:t>
      </w:r>
      <w:r w:rsidR="00CC39AA">
        <w:rPr>
          <w:bCs/>
          <w:lang w:val="it-IT"/>
        </w:rPr>
        <w:t>anop/prospect)</w:t>
      </w:r>
    </w:p>
    <w:p w14:paraId="4C7F8D4B" w14:textId="1764180D" w:rsidR="00AF01BA" w:rsidRPr="0078613E" w:rsidRDefault="00AF01BA" w:rsidP="00223737">
      <w:pPr>
        <w:pStyle w:val="ListParagraph"/>
        <w:numPr>
          <w:ilvl w:val="0"/>
          <w:numId w:val="27"/>
        </w:numPr>
        <w:ind w:left="714" w:hanging="357"/>
        <w:rPr>
          <w:lang w:val="it-IT"/>
        </w:rPr>
      </w:pPr>
      <w:r>
        <w:rPr>
          <w:bCs/>
          <w:lang w:val="it-IT"/>
        </w:rPr>
        <w:t xml:space="preserve">Si specifica </w:t>
      </w:r>
      <w:r w:rsidR="005D6B7F">
        <w:rPr>
          <w:bCs/>
          <w:lang w:val="it-IT"/>
        </w:rPr>
        <w:t xml:space="preserve">per l’ambito prospect </w:t>
      </w:r>
      <w:r w:rsidR="00BE12F3">
        <w:rPr>
          <w:bCs/>
          <w:lang w:val="it-IT"/>
        </w:rPr>
        <w:t>l’alimentazione dell’anangrafe corrente</w:t>
      </w:r>
      <w:r w:rsidR="005D6B7F">
        <w:rPr>
          <w:bCs/>
          <w:lang w:val="it-IT"/>
        </w:rPr>
        <w:t>, in attesa dell’evolutiva prevista su altro tavolo operativo</w:t>
      </w:r>
    </w:p>
    <w:p w14:paraId="4D5214A1" w14:textId="2A619EEA" w:rsidR="0078613E" w:rsidRPr="00595D3E" w:rsidRDefault="00CC39AA" w:rsidP="00223737">
      <w:pPr>
        <w:pStyle w:val="ListParagraph"/>
        <w:numPr>
          <w:ilvl w:val="0"/>
          <w:numId w:val="27"/>
        </w:numPr>
        <w:ind w:left="714" w:hanging="357"/>
        <w:rPr>
          <w:lang w:val="it-IT"/>
        </w:rPr>
      </w:pPr>
      <w:r>
        <w:rPr>
          <w:bCs/>
          <w:lang w:val="it-IT"/>
        </w:rPr>
        <w:t>Per i clienti anagrafati e con rapporti, la creazione della lead spontanea è possibile solo per gestori all’interno dell’unità organizzativa</w:t>
      </w:r>
    </w:p>
    <w:p w14:paraId="7D37FA0E" w14:textId="2C3D9AF8" w:rsidR="00595D3E" w:rsidRPr="00595D3E" w:rsidRDefault="00595D3E" w:rsidP="00595D3E">
      <w:pPr>
        <w:pStyle w:val="ListParagraph"/>
        <w:numPr>
          <w:ilvl w:val="0"/>
          <w:numId w:val="27"/>
        </w:numPr>
        <w:ind w:left="714" w:hanging="357"/>
        <w:rPr>
          <w:lang w:val="it-IT"/>
        </w:rPr>
      </w:pPr>
      <w:r>
        <w:rPr>
          <w:bCs/>
          <w:lang w:val="it-IT"/>
        </w:rPr>
        <w:t>Per i clienti gestiti da consulenti finanziari e con rapporti attivi, la creazione della lead spontanea è possibile solo per consulenti finanziari all’interno del proprio portafoglio</w:t>
      </w:r>
    </w:p>
    <w:p w14:paraId="2AC5DC8D" w14:textId="6B42FB6C" w:rsidR="00B57BF7" w:rsidRPr="00223737" w:rsidRDefault="00595D3E" w:rsidP="00223737">
      <w:pPr>
        <w:pStyle w:val="ListParagraph"/>
        <w:numPr>
          <w:ilvl w:val="0"/>
          <w:numId w:val="27"/>
        </w:numPr>
        <w:ind w:left="714" w:hanging="357"/>
        <w:rPr>
          <w:lang w:val="it-IT"/>
        </w:rPr>
      </w:pPr>
      <w:r>
        <w:rPr>
          <w:bCs/>
          <w:lang w:val="it-IT"/>
        </w:rPr>
        <w:t xml:space="preserve">Il capo mercato dei </w:t>
      </w:r>
      <w:r w:rsidR="00B57BF7">
        <w:rPr>
          <w:bCs/>
          <w:lang w:val="it-IT"/>
        </w:rPr>
        <w:t xml:space="preserve">consulenti finanziari </w:t>
      </w:r>
      <w:r>
        <w:rPr>
          <w:bCs/>
          <w:lang w:val="it-IT"/>
        </w:rPr>
        <w:t xml:space="preserve">e gli assistenti possono procedere con la </w:t>
      </w:r>
      <w:r w:rsidR="00B57BF7">
        <w:rPr>
          <w:bCs/>
          <w:lang w:val="it-IT"/>
        </w:rPr>
        <w:t xml:space="preserve">creazione della lead spontanea </w:t>
      </w:r>
      <w:r>
        <w:rPr>
          <w:bCs/>
          <w:lang w:val="it-IT"/>
        </w:rPr>
        <w:t>per tutti i clienti con rapporti all’interno dell’unità organizzativa</w:t>
      </w:r>
    </w:p>
    <w:p w14:paraId="098B2278" w14:textId="0CCA2650" w:rsidR="007F36D5" w:rsidRDefault="007F36D5" w:rsidP="00B5236E">
      <w:pPr>
        <w:pStyle w:val="ListParagraph"/>
        <w:numPr>
          <w:ilvl w:val="0"/>
          <w:numId w:val="27"/>
        </w:numPr>
        <w:ind w:left="714" w:hanging="357"/>
        <w:rPr>
          <w:lang w:val="it-IT"/>
        </w:rPr>
      </w:pPr>
      <w:r w:rsidRPr="006B08C3">
        <w:rPr>
          <w:lang w:val="it-IT"/>
        </w:rPr>
        <w:t>Avviabile al click sul</w:t>
      </w:r>
      <w:r w:rsidR="00A71AE6">
        <w:rPr>
          <w:lang w:val="it-IT"/>
        </w:rPr>
        <w:t>l</w:t>
      </w:r>
      <w:r w:rsidR="00E62E7B">
        <w:rPr>
          <w:lang w:val="it-IT"/>
        </w:rPr>
        <w:t xml:space="preserve">’azione rapida </w:t>
      </w:r>
      <w:r w:rsidR="00CD1D5C">
        <w:rPr>
          <w:lang w:val="it-IT"/>
        </w:rPr>
        <w:t xml:space="preserve">sempre visibile ed attivabile </w:t>
      </w:r>
      <w:r w:rsidR="00E62E7B">
        <w:rPr>
          <w:lang w:val="it-IT"/>
        </w:rPr>
        <w:t>di</w:t>
      </w:r>
      <w:r w:rsidR="00934083">
        <w:rPr>
          <w:lang w:val="it-IT"/>
        </w:rPr>
        <w:t xml:space="preserve"> Creazione nuova lead </w:t>
      </w:r>
      <w:r w:rsidR="00E62E7B">
        <w:rPr>
          <w:lang w:val="it-IT"/>
        </w:rPr>
        <w:t xml:space="preserve">in </w:t>
      </w:r>
      <w:r w:rsidR="00CD1D5C">
        <w:rPr>
          <w:lang w:val="it-IT"/>
        </w:rPr>
        <w:t>Gestione lead</w:t>
      </w:r>
      <w:r w:rsidR="00E62E7B">
        <w:rPr>
          <w:lang w:val="it-IT"/>
        </w:rPr>
        <w:t xml:space="preserve"> ed in Vista lead</w:t>
      </w:r>
      <w:r w:rsidRPr="006B08C3">
        <w:rPr>
          <w:lang w:val="it-IT"/>
        </w:rPr>
        <w:t xml:space="preserve">, </w:t>
      </w:r>
      <w:r w:rsidR="00E62E7B">
        <w:rPr>
          <w:lang w:val="it-IT"/>
        </w:rPr>
        <w:t>previsto</w:t>
      </w:r>
      <w:r w:rsidRPr="006B08C3">
        <w:rPr>
          <w:lang w:val="it-IT"/>
        </w:rPr>
        <w:t xml:space="preserve"> un flusso in </w:t>
      </w:r>
      <w:r w:rsidR="009A5CDC">
        <w:rPr>
          <w:lang w:val="it-IT"/>
        </w:rPr>
        <w:t>4</w:t>
      </w:r>
      <w:r w:rsidRPr="006B08C3">
        <w:rPr>
          <w:lang w:val="it-IT"/>
        </w:rPr>
        <w:t xml:space="preserve"> step</w:t>
      </w:r>
      <w:r w:rsidR="0021548C">
        <w:rPr>
          <w:lang w:val="it-IT"/>
        </w:rPr>
        <w:t xml:space="preserve"> in pagina</w:t>
      </w:r>
      <w:r>
        <w:rPr>
          <w:lang w:val="it-IT"/>
        </w:rPr>
        <w:t>:</w:t>
      </w:r>
    </w:p>
    <w:p w14:paraId="16BF24A7" w14:textId="5F88D810" w:rsidR="002F3BBA" w:rsidRPr="00335F79" w:rsidDel="00135EB4" w:rsidRDefault="00533AE2">
      <w:pPr>
        <w:keepNext/>
        <w:rPr>
          <w:del w:id="1393" w:author="Castelli, Alessandro" w:date="2025-11-29T13:21:00Z" w16du:dateUtc="2025-11-29T12:21:00Z"/>
          <w:lang w:val="it-IT"/>
        </w:rPr>
      </w:pPr>
      <w:del w:id="1394" w:author="Castelli, Alessandro" w:date="2025-11-29T13:23:00Z" w16du:dateUtc="2025-11-29T12:23:00Z">
        <w:r w:rsidRPr="00335F79" w:rsidDel="00470ED3">
          <w:rPr>
            <w:noProof/>
            <w:lang w:val="it-IT"/>
          </w:rPr>
          <w:delText xml:space="preserve"> </w:delText>
        </w:r>
      </w:del>
      <w:del w:id="1395" w:author="Castelli, Alessandro" w:date="2025-11-29T13:19:00Z" w16du:dateUtc="2025-11-29T12:19:00Z">
        <w:r w:rsidRPr="00533AE2" w:rsidDel="007E3CC8">
          <w:rPr>
            <w:noProof/>
            <w:lang w:val="it-IT"/>
          </w:rPr>
          <w:drawing>
            <wp:anchor distT="0" distB="0" distL="114300" distR="114300" simplePos="0" relativeHeight="251658269" behindDoc="0" locked="0" layoutInCell="1" allowOverlap="1" wp14:anchorId="2720D1A5" wp14:editId="7570B4DC">
              <wp:simplePos x="0" y="0"/>
              <wp:positionH relativeFrom="margin">
                <wp:align>center</wp:align>
              </wp:positionH>
              <wp:positionV relativeFrom="paragraph">
                <wp:posOffset>3175</wp:posOffset>
              </wp:positionV>
              <wp:extent cx="4349750" cy="3289300"/>
              <wp:effectExtent l="0" t="0" r="0" b="6350"/>
              <wp:wrapTopAndBottom/>
              <wp:docPr id="985586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86780" name="Picture 1" descr="A screenshot of a computer&#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4349750" cy="3289300"/>
                      </a:xfrm>
                      <a:prstGeom prst="rect">
                        <a:avLst/>
                      </a:prstGeom>
                    </pic:spPr>
                  </pic:pic>
                </a:graphicData>
              </a:graphic>
            </wp:anchor>
          </w:drawing>
        </w:r>
      </w:del>
    </w:p>
    <w:p w14:paraId="62312B6E" w14:textId="5CCEB86D" w:rsidR="00A474A7" w:rsidRPr="00335F79" w:rsidDel="00470ED3" w:rsidRDefault="002F3BBA">
      <w:pPr>
        <w:keepNext/>
        <w:rPr>
          <w:del w:id="1396" w:author="Castelli, Alessandro" w:date="2025-11-29T13:23:00Z" w16du:dateUtc="2025-11-29T12:23:00Z"/>
          <w:lang w:val="it-IT"/>
        </w:rPr>
        <w:pPrChange w:id="1397" w:author="Castelli, Alessandro" w:date="2025-11-29T13:23:00Z" w16du:dateUtc="2025-11-29T12:23:00Z">
          <w:pPr>
            <w:pStyle w:val="Caption"/>
            <w:jc w:val="center"/>
          </w:pPr>
        </w:pPrChange>
      </w:pPr>
      <w:del w:id="1398" w:author="Castelli, Alessandro" w:date="2025-11-29T13:21:00Z" w16du:dateUtc="2025-11-29T12:21:00Z">
        <w:r w:rsidRPr="00335F79" w:rsidDel="00135EB4">
          <w:rPr>
            <w:lang w:val="it-IT"/>
          </w:rPr>
          <w:delText xml:space="preserve">Figura </w:delText>
        </w:r>
      </w:del>
      <w:del w:id="1399" w:author="Castelli, Alessandro" w:date="2025-11-29T13:19:00Z" w16du:dateUtc="2025-11-29T12:19:00Z">
        <w:r w:rsidR="002B129C" w:rsidRPr="00335F79" w:rsidDel="007E3CC8">
          <w:rPr>
            <w:lang w:val="it-IT"/>
          </w:rPr>
          <w:delText>21</w:delText>
        </w:r>
      </w:del>
      <w:del w:id="1400" w:author="Castelli, Alessandro" w:date="2025-11-29T13:21:00Z" w16du:dateUtc="2025-11-29T12:21:00Z">
        <w:r w:rsidRPr="00335F79" w:rsidDel="00135EB4">
          <w:rPr>
            <w:lang w:val="it-IT"/>
          </w:rPr>
          <w:delText xml:space="preserve"> Creazione nuova lead</w:delText>
        </w:r>
      </w:del>
    </w:p>
    <w:p w14:paraId="1334942C" w14:textId="01861261" w:rsidR="003E52A7" w:rsidRPr="00335F79" w:rsidDel="00470ED3" w:rsidRDefault="003E52A7">
      <w:pPr>
        <w:keepNext/>
        <w:rPr>
          <w:del w:id="1401" w:author="Castelli, Alessandro" w:date="2025-11-29T13:23:00Z" w16du:dateUtc="2025-11-29T12:23:00Z"/>
          <w:lang w:val="it-IT"/>
        </w:rPr>
        <w:pPrChange w:id="1402" w:author="Castelli, Alessandro" w:date="2025-11-29T13:23:00Z" w16du:dateUtc="2025-11-29T12:23:00Z">
          <w:pPr/>
        </w:pPrChange>
      </w:pPr>
    </w:p>
    <w:p w14:paraId="765EDF70" w14:textId="1C4677DA" w:rsidR="00FC301F" w:rsidRPr="00335F79" w:rsidDel="00470ED3" w:rsidRDefault="00B361CD">
      <w:pPr>
        <w:keepNext/>
        <w:rPr>
          <w:del w:id="1403" w:author="Castelli, Alessandro" w:date="2025-11-29T13:23:00Z" w16du:dateUtc="2025-11-29T12:23:00Z"/>
          <w:lang w:val="it-IT"/>
        </w:rPr>
      </w:pPr>
      <w:del w:id="1404" w:author="Castelli, Alessandro" w:date="2025-11-29T13:23:00Z" w16du:dateUtc="2025-11-29T12:23:00Z">
        <w:r w:rsidRPr="00335F79" w:rsidDel="00470ED3">
          <w:rPr>
            <w:noProof/>
            <w:lang w:val="it-IT"/>
          </w:rPr>
          <w:delText xml:space="preserve"> </w:delText>
        </w:r>
      </w:del>
      <w:del w:id="1405" w:author="Castelli, Alessandro" w:date="2025-11-29T13:19:00Z" w16du:dateUtc="2025-11-29T12:19:00Z">
        <w:r w:rsidRPr="00B361CD" w:rsidDel="007E3CC8">
          <w:rPr>
            <w:noProof/>
            <w:lang w:val="it-IT"/>
          </w:rPr>
          <w:drawing>
            <wp:anchor distT="0" distB="0" distL="114300" distR="114300" simplePos="0" relativeHeight="251658270" behindDoc="0" locked="0" layoutInCell="1" allowOverlap="1" wp14:anchorId="1821B3D3" wp14:editId="6D2CF51A">
              <wp:simplePos x="0" y="0"/>
              <wp:positionH relativeFrom="margin">
                <wp:align>center</wp:align>
              </wp:positionH>
              <wp:positionV relativeFrom="paragraph">
                <wp:posOffset>2540</wp:posOffset>
              </wp:positionV>
              <wp:extent cx="4349750" cy="3263900"/>
              <wp:effectExtent l="0" t="0" r="0" b="0"/>
              <wp:wrapTopAndBottom/>
              <wp:docPr id="345711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11422" name="Picture 1" descr="A screenshot of a computer&#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4349750" cy="3263900"/>
                      </a:xfrm>
                      <a:prstGeom prst="rect">
                        <a:avLst/>
                      </a:prstGeom>
                    </pic:spPr>
                  </pic:pic>
                </a:graphicData>
              </a:graphic>
            </wp:anchor>
          </w:drawing>
        </w:r>
      </w:del>
    </w:p>
    <w:p w14:paraId="2B6F3742" w14:textId="1AC22A61" w:rsidR="003254D9" w:rsidRPr="00335F79" w:rsidDel="007E3CC8" w:rsidRDefault="00FC301F">
      <w:pPr>
        <w:keepNext/>
        <w:rPr>
          <w:del w:id="1406" w:author="Castelli, Alessandro" w:date="2025-11-29T13:19:00Z" w16du:dateUtc="2025-11-29T12:19:00Z"/>
          <w:lang w:val="it-IT"/>
        </w:rPr>
        <w:pPrChange w:id="1407" w:author="Castelli, Alessandro" w:date="2025-11-29T13:23:00Z" w16du:dateUtc="2025-11-29T12:23:00Z">
          <w:pPr>
            <w:pStyle w:val="Caption"/>
            <w:jc w:val="center"/>
          </w:pPr>
        </w:pPrChange>
      </w:pPr>
      <w:del w:id="1408" w:author="Castelli, Alessandro" w:date="2025-11-29T13:19:00Z" w16du:dateUtc="2025-11-29T12:19:00Z">
        <w:r w:rsidRPr="00335F79" w:rsidDel="007E3CC8">
          <w:rPr>
            <w:lang w:val="it-IT"/>
          </w:rPr>
          <w:delText xml:space="preserve">Figura </w:delText>
        </w:r>
        <w:r w:rsidR="002B129C" w:rsidRPr="00335F79" w:rsidDel="007E3CC8">
          <w:rPr>
            <w:lang w:val="it-IT"/>
          </w:rPr>
          <w:delText>22</w:delText>
        </w:r>
        <w:r w:rsidRPr="00335F79" w:rsidDel="007E3CC8">
          <w:rPr>
            <w:lang w:val="it-IT"/>
          </w:rPr>
          <w:delText xml:space="preserve"> Creazione nuova lead</w:delText>
        </w:r>
      </w:del>
    </w:p>
    <w:p w14:paraId="6A3DA6EC" w14:textId="399DF9FD" w:rsidR="00FC301F" w:rsidRPr="00335F79" w:rsidDel="007E3CC8" w:rsidRDefault="00322E7D">
      <w:pPr>
        <w:keepNext/>
        <w:rPr>
          <w:del w:id="1409" w:author="Castelli, Alessandro" w:date="2025-11-29T13:19:00Z" w16du:dateUtc="2025-11-29T12:19:00Z"/>
          <w:lang w:val="it-IT"/>
        </w:rPr>
      </w:pPr>
      <w:del w:id="1410" w:author="Castelli, Alessandro" w:date="2025-11-29T13:19:00Z" w16du:dateUtc="2025-11-29T12:19:00Z">
        <w:r w:rsidRPr="00335F79" w:rsidDel="007E3CC8">
          <w:rPr>
            <w:noProof/>
            <w:lang w:val="it-IT"/>
          </w:rPr>
          <w:delText xml:space="preserve"> </w:delText>
        </w:r>
      </w:del>
    </w:p>
    <w:p w14:paraId="1748B8DC" w14:textId="7C8C2258" w:rsidR="00322E7D" w:rsidDel="007E3CC8" w:rsidRDefault="00322E7D">
      <w:pPr>
        <w:keepNext/>
        <w:rPr>
          <w:del w:id="1411" w:author="Castelli, Alessandro" w:date="2025-11-29T13:19:00Z" w16du:dateUtc="2025-11-29T12:19:00Z"/>
          <w:lang w:val="it-IT"/>
        </w:rPr>
        <w:pPrChange w:id="1412" w:author="Castelli, Alessandro" w:date="2025-11-29T13:23:00Z" w16du:dateUtc="2025-11-29T12:23:00Z">
          <w:pPr>
            <w:pStyle w:val="Caption"/>
            <w:jc w:val="center"/>
          </w:pPr>
        </w:pPrChange>
      </w:pPr>
    </w:p>
    <w:p w14:paraId="5EE4B8B5" w14:textId="5670A9E4" w:rsidR="00322E7D" w:rsidDel="00470ED3" w:rsidRDefault="00322E7D">
      <w:pPr>
        <w:keepNext/>
        <w:rPr>
          <w:del w:id="1413" w:author="Castelli, Alessandro" w:date="2025-11-29T13:23:00Z" w16du:dateUtc="2025-11-29T12:23:00Z"/>
          <w:lang w:val="it-IT"/>
        </w:rPr>
        <w:pPrChange w:id="1414" w:author="Castelli, Alessandro" w:date="2025-11-29T13:23:00Z" w16du:dateUtc="2025-11-29T12:23:00Z">
          <w:pPr>
            <w:pStyle w:val="Caption"/>
            <w:jc w:val="center"/>
          </w:pPr>
        </w:pPrChange>
      </w:pPr>
    </w:p>
    <w:p w14:paraId="045F5829" w14:textId="3B328128" w:rsidR="00322E7D" w:rsidDel="00470ED3" w:rsidRDefault="00322E7D">
      <w:pPr>
        <w:keepNext/>
        <w:rPr>
          <w:del w:id="1415" w:author="Castelli, Alessandro" w:date="2025-11-29T13:23:00Z" w16du:dateUtc="2025-11-29T12:23:00Z"/>
          <w:lang w:val="it-IT"/>
        </w:rPr>
        <w:pPrChange w:id="1416" w:author="Castelli, Alessandro" w:date="2025-11-29T13:23:00Z" w16du:dateUtc="2025-11-29T12:23:00Z">
          <w:pPr>
            <w:pStyle w:val="Caption"/>
            <w:jc w:val="center"/>
          </w:pPr>
        </w:pPrChange>
      </w:pPr>
    </w:p>
    <w:p w14:paraId="3861960A" w14:textId="1B91BE4A" w:rsidR="00322E7D" w:rsidDel="00470ED3" w:rsidRDefault="00322E7D">
      <w:pPr>
        <w:keepNext/>
        <w:rPr>
          <w:del w:id="1417" w:author="Castelli, Alessandro" w:date="2025-11-29T13:23:00Z" w16du:dateUtc="2025-11-29T12:23:00Z"/>
          <w:lang w:val="it-IT"/>
        </w:rPr>
        <w:pPrChange w:id="1418" w:author="Castelli, Alessandro" w:date="2025-11-29T13:23:00Z" w16du:dateUtc="2025-11-29T12:23:00Z">
          <w:pPr>
            <w:pStyle w:val="Caption"/>
            <w:jc w:val="center"/>
          </w:pPr>
        </w:pPrChange>
      </w:pPr>
    </w:p>
    <w:p w14:paraId="6FF19B70" w14:textId="413DDFCB" w:rsidR="00322E7D" w:rsidDel="00470ED3" w:rsidRDefault="00322E7D">
      <w:pPr>
        <w:keepNext/>
        <w:rPr>
          <w:del w:id="1419" w:author="Castelli, Alessandro" w:date="2025-11-29T13:23:00Z" w16du:dateUtc="2025-11-29T12:23:00Z"/>
          <w:lang w:val="it-IT"/>
        </w:rPr>
        <w:pPrChange w:id="1420" w:author="Castelli, Alessandro" w:date="2025-11-29T13:23:00Z" w16du:dateUtc="2025-11-29T12:23:00Z">
          <w:pPr>
            <w:pStyle w:val="Caption"/>
            <w:jc w:val="center"/>
          </w:pPr>
        </w:pPrChange>
      </w:pPr>
    </w:p>
    <w:p w14:paraId="7ACB29C9" w14:textId="7DBF5073" w:rsidR="00322E7D" w:rsidDel="00470ED3" w:rsidRDefault="00322E7D">
      <w:pPr>
        <w:keepNext/>
        <w:rPr>
          <w:del w:id="1421" w:author="Castelli, Alessandro" w:date="2025-11-29T13:23:00Z" w16du:dateUtc="2025-11-29T12:23:00Z"/>
          <w:lang w:val="it-IT"/>
        </w:rPr>
        <w:pPrChange w:id="1422" w:author="Castelli, Alessandro" w:date="2025-11-29T13:23:00Z" w16du:dateUtc="2025-11-29T12:23:00Z">
          <w:pPr>
            <w:pStyle w:val="Caption"/>
            <w:jc w:val="center"/>
          </w:pPr>
        </w:pPrChange>
      </w:pPr>
    </w:p>
    <w:p w14:paraId="72DB6BB1" w14:textId="2F7E4696" w:rsidR="00322E7D" w:rsidDel="00470ED3" w:rsidRDefault="00322E7D">
      <w:pPr>
        <w:keepNext/>
        <w:rPr>
          <w:del w:id="1423" w:author="Castelli, Alessandro" w:date="2025-11-29T13:23:00Z" w16du:dateUtc="2025-11-29T12:23:00Z"/>
          <w:lang w:val="it-IT"/>
        </w:rPr>
        <w:pPrChange w:id="1424" w:author="Castelli, Alessandro" w:date="2025-11-29T13:23:00Z" w16du:dateUtc="2025-11-29T12:23:00Z">
          <w:pPr>
            <w:pStyle w:val="Caption"/>
            <w:jc w:val="center"/>
          </w:pPr>
        </w:pPrChange>
      </w:pPr>
      <w:del w:id="1425" w:author="Castelli, Alessandro" w:date="2025-11-29T13:19:00Z" w16du:dateUtc="2025-11-29T12:19:00Z">
        <w:r w:rsidRPr="00322E7D" w:rsidDel="007E3CC8">
          <w:rPr>
            <w:noProof/>
            <w:lang w:val="it-IT"/>
          </w:rPr>
          <w:drawing>
            <wp:anchor distT="0" distB="0" distL="114300" distR="114300" simplePos="0" relativeHeight="251658271" behindDoc="0" locked="0" layoutInCell="1" allowOverlap="1" wp14:anchorId="2F29CFE2" wp14:editId="0DB0D029">
              <wp:simplePos x="0" y="0"/>
              <wp:positionH relativeFrom="column">
                <wp:posOffset>905510</wp:posOffset>
              </wp:positionH>
              <wp:positionV relativeFrom="paragraph">
                <wp:posOffset>0</wp:posOffset>
              </wp:positionV>
              <wp:extent cx="4375150" cy="3295650"/>
              <wp:effectExtent l="0" t="0" r="6350" b="0"/>
              <wp:wrapTopAndBottom/>
              <wp:docPr id="984535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35334" name="Picture 1" descr="A screenshot of a computer&#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4375150" cy="3295650"/>
                      </a:xfrm>
                      <a:prstGeom prst="rect">
                        <a:avLst/>
                      </a:prstGeom>
                    </pic:spPr>
                  </pic:pic>
                </a:graphicData>
              </a:graphic>
            </wp:anchor>
          </w:drawing>
        </w:r>
      </w:del>
    </w:p>
    <w:p w14:paraId="0189004D" w14:textId="3A5B462D" w:rsidR="005D47E2" w:rsidRPr="00335F79" w:rsidDel="007E3CC8" w:rsidRDefault="00FC301F">
      <w:pPr>
        <w:keepNext/>
        <w:rPr>
          <w:del w:id="1426" w:author="Castelli, Alessandro" w:date="2025-11-29T13:19:00Z" w16du:dateUtc="2025-11-29T12:19:00Z"/>
          <w:lang w:val="it-IT"/>
        </w:rPr>
        <w:pPrChange w:id="1427" w:author="Castelli, Alessandro" w:date="2025-11-29T13:23:00Z" w16du:dateUtc="2025-11-29T12:23:00Z">
          <w:pPr>
            <w:pStyle w:val="Caption"/>
            <w:jc w:val="center"/>
          </w:pPr>
        </w:pPrChange>
      </w:pPr>
      <w:del w:id="1428" w:author="Castelli, Alessandro" w:date="2025-11-29T13:19:00Z" w16du:dateUtc="2025-11-29T12:19:00Z">
        <w:r w:rsidRPr="00335F79" w:rsidDel="007E3CC8">
          <w:rPr>
            <w:lang w:val="it-IT"/>
          </w:rPr>
          <w:delText xml:space="preserve">Figura </w:delText>
        </w:r>
        <w:r w:rsidR="002B129C" w:rsidRPr="00335F79" w:rsidDel="007E3CC8">
          <w:rPr>
            <w:lang w:val="it-IT"/>
          </w:rPr>
          <w:delText>23</w:delText>
        </w:r>
        <w:r w:rsidRPr="00335F79" w:rsidDel="007E3CC8">
          <w:rPr>
            <w:lang w:val="it-IT"/>
          </w:rPr>
          <w:delText xml:space="preserve">  Creazione nuova lead</w:delText>
        </w:r>
      </w:del>
    </w:p>
    <w:p w14:paraId="4A13B04D" w14:textId="1A66B73F" w:rsidR="00F0309E" w:rsidRPr="00335F79" w:rsidDel="00470ED3" w:rsidRDefault="00465811">
      <w:pPr>
        <w:keepNext/>
        <w:rPr>
          <w:del w:id="1429" w:author="Castelli, Alessandro" w:date="2025-11-29T13:23:00Z" w16du:dateUtc="2025-11-29T12:23:00Z"/>
          <w:lang w:val="it-IT"/>
        </w:rPr>
        <w:pPrChange w:id="1430" w:author="Castelli, Alessandro" w:date="2025-11-29T13:23:00Z" w16du:dateUtc="2025-11-29T12:23:00Z">
          <w:pPr>
            <w:keepNext/>
            <w:jc w:val="center"/>
          </w:pPr>
        </w:pPrChange>
      </w:pPr>
      <w:del w:id="1431" w:author="Castelli, Alessandro" w:date="2025-11-29T13:19:00Z" w16du:dateUtc="2025-11-29T12:19:00Z">
        <w:r w:rsidRPr="00335F79" w:rsidDel="007E3CC8">
          <w:rPr>
            <w:noProof/>
            <w:lang w:val="it-IT"/>
          </w:rPr>
          <w:delText xml:space="preserve"> </w:delText>
        </w:r>
      </w:del>
      <w:del w:id="1432" w:author="Castelli, Alessandro" w:date="2025-11-29T13:23:00Z" w16du:dateUtc="2025-11-29T12:23:00Z">
        <w:r w:rsidR="00896298" w:rsidRPr="00896298" w:rsidDel="00470ED3">
          <w:rPr>
            <w:noProof/>
          </w:rPr>
          <w:drawing>
            <wp:inline distT="0" distB="0" distL="0" distR="0" wp14:anchorId="2018BB2F" wp14:editId="4810D70F">
              <wp:extent cx="4330923" cy="3289469"/>
              <wp:effectExtent l="0" t="0" r="0" b="6350"/>
              <wp:docPr id="2421558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55876" name="Picture 1" descr="A screenshot of a computer&#10;&#10;AI-generated content may be incorrect."/>
                      <pic:cNvPicPr/>
                    </pic:nvPicPr>
                    <pic:blipFill>
                      <a:blip r:embed="rId73"/>
                      <a:stretch>
                        <a:fillRect/>
                      </a:stretch>
                    </pic:blipFill>
                    <pic:spPr>
                      <a:xfrm>
                        <a:off x="0" y="0"/>
                        <a:ext cx="4330923" cy="3289469"/>
                      </a:xfrm>
                      <a:prstGeom prst="rect">
                        <a:avLst/>
                      </a:prstGeom>
                    </pic:spPr>
                  </pic:pic>
                </a:graphicData>
              </a:graphic>
            </wp:inline>
          </w:drawing>
        </w:r>
      </w:del>
    </w:p>
    <w:p w14:paraId="7624C012" w14:textId="1E8F865B" w:rsidR="00AD4A00" w:rsidDel="00470ED3" w:rsidRDefault="00F0309E">
      <w:pPr>
        <w:keepNext/>
        <w:rPr>
          <w:del w:id="1433" w:author="Castelli, Alessandro" w:date="2025-11-29T13:22:00Z" w16du:dateUtc="2025-11-29T12:22:00Z"/>
          <w:lang w:val="it-IT"/>
        </w:rPr>
        <w:pPrChange w:id="1434" w:author="Castelli, Alessandro" w:date="2025-11-29T13:23:00Z" w16du:dateUtc="2025-11-29T12:23:00Z">
          <w:pPr>
            <w:pStyle w:val="Caption"/>
            <w:jc w:val="center"/>
          </w:pPr>
        </w:pPrChange>
      </w:pPr>
      <w:del w:id="1435" w:author="Castelli, Alessandro" w:date="2025-11-29T13:23:00Z" w16du:dateUtc="2025-11-29T12:23:00Z">
        <w:r w:rsidRPr="00335F79" w:rsidDel="00470ED3">
          <w:rPr>
            <w:lang w:val="it-IT"/>
          </w:rPr>
          <w:delText xml:space="preserve">Figure </w:delText>
        </w:r>
        <w:r w:rsidR="002B129C" w:rsidRPr="00335F79" w:rsidDel="00470ED3">
          <w:rPr>
            <w:lang w:val="it-IT"/>
          </w:rPr>
          <w:delText>24</w:delText>
        </w:r>
        <w:r w:rsidR="008B2D1A" w:rsidRPr="00335F79" w:rsidDel="00470ED3">
          <w:rPr>
            <w:lang w:val="it-IT"/>
          </w:rPr>
          <w:delText xml:space="preserve"> Creazione nuova lead</w:delText>
        </w:r>
      </w:del>
    </w:p>
    <w:p w14:paraId="1B3E1F4C" w14:textId="5F89B245" w:rsidR="00444AB2" w:rsidRPr="00335F79" w:rsidDel="00470ED3" w:rsidRDefault="00444AB2">
      <w:pPr>
        <w:keepNext/>
        <w:rPr>
          <w:del w:id="1436" w:author="Castelli, Alessandro" w:date="2025-11-29T13:23:00Z" w16du:dateUtc="2025-11-29T12:23:00Z"/>
          <w:lang w:val="it-IT"/>
        </w:rPr>
        <w:pPrChange w:id="1437" w:author="Castelli, Alessandro" w:date="2025-11-29T13:23:00Z" w16du:dateUtc="2025-11-29T12:23:00Z">
          <w:pPr/>
        </w:pPrChange>
      </w:pPr>
    </w:p>
    <w:p w14:paraId="6384D600" w14:textId="5E7EF9BA" w:rsidR="008B2D1A" w:rsidRPr="00335F79" w:rsidDel="00470ED3" w:rsidRDefault="00622635">
      <w:pPr>
        <w:keepNext/>
        <w:rPr>
          <w:del w:id="1438" w:author="Castelli, Alessandro" w:date="2025-11-29T13:23:00Z" w16du:dateUtc="2025-11-29T12:23:00Z"/>
          <w:lang w:val="it-IT"/>
        </w:rPr>
        <w:pPrChange w:id="1439" w:author="Castelli, Alessandro" w:date="2025-11-29T13:23:00Z" w16du:dateUtc="2025-11-29T12:23:00Z">
          <w:pPr>
            <w:keepNext/>
            <w:jc w:val="center"/>
          </w:pPr>
        </w:pPrChange>
      </w:pPr>
      <w:del w:id="1440" w:author="Castelli, Alessandro" w:date="2025-11-29T13:23:00Z" w16du:dateUtc="2025-11-29T12:23:00Z">
        <w:r w:rsidRPr="00622635" w:rsidDel="00470ED3">
          <w:rPr>
            <w:noProof/>
          </w:rPr>
          <w:delText xml:space="preserve"> </w:delText>
        </w:r>
        <w:r w:rsidRPr="00622635" w:rsidDel="00470ED3">
          <w:rPr>
            <w:noProof/>
            <w:lang w:val="it-IT"/>
          </w:rPr>
          <w:drawing>
            <wp:inline distT="0" distB="0" distL="0" distR="0" wp14:anchorId="53825C83" wp14:editId="10DFEC7D">
              <wp:extent cx="4369025" cy="3257717"/>
              <wp:effectExtent l="0" t="0" r="0" b="0"/>
              <wp:docPr id="1567217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17912" name="Picture 1" descr="A screenshot of a computer&#10;&#10;AI-generated content may be incorrect."/>
                      <pic:cNvPicPr/>
                    </pic:nvPicPr>
                    <pic:blipFill>
                      <a:blip r:embed="rId74"/>
                      <a:stretch>
                        <a:fillRect/>
                      </a:stretch>
                    </pic:blipFill>
                    <pic:spPr>
                      <a:xfrm>
                        <a:off x="0" y="0"/>
                        <a:ext cx="4369025" cy="3257717"/>
                      </a:xfrm>
                      <a:prstGeom prst="rect">
                        <a:avLst/>
                      </a:prstGeom>
                    </pic:spPr>
                  </pic:pic>
                </a:graphicData>
              </a:graphic>
            </wp:inline>
          </w:drawing>
        </w:r>
      </w:del>
    </w:p>
    <w:p w14:paraId="3FEB0501" w14:textId="6A71BD7E" w:rsidR="00C10D0A" w:rsidRPr="00335F79" w:rsidDel="00470ED3" w:rsidRDefault="008B2D1A">
      <w:pPr>
        <w:keepNext/>
        <w:rPr>
          <w:del w:id="1441" w:author="Castelli, Alessandro" w:date="2025-11-29T13:23:00Z" w16du:dateUtc="2025-11-29T12:23:00Z"/>
          <w:lang w:val="it-IT"/>
        </w:rPr>
        <w:pPrChange w:id="1442" w:author="Castelli, Alessandro" w:date="2025-11-29T13:23:00Z" w16du:dateUtc="2025-11-29T12:23:00Z">
          <w:pPr>
            <w:pStyle w:val="Caption"/>
            <w:jc w:val="center"/>
          </w:pPr>
        </w:pPrChange>
      </w:pPr>
      <w:del w:id="1443" w:author="Castelli, Alessandro" w:date="2025-11-29T13:23:00Z" w16du:dateUtc="2025-11-29T12:23:00Z">
        <w:r w:rsidRPr="00335F79" w:rsidDel="00470ED3">
          <w:rPr>
            <w:lang w:val="it-IT"/>
          </w:rPr>
          <w:delText xml:space="preserve">Figure </w:delText>
        </w:r>
        <w:r w:rsidR="002B129C" w:rsidDel="00470ED3">
          <w:rPr>
            <w:lang w:val="it-IT"/>
          </w:rPr>
          <w:delText>25</w:delText>
        </w:r>
        <w:r w:rsidRPr="00335F79" w:rsidDel="00470ED3">
          <w:rPr>
            <w:lang w:val="it-IT"/>
          </w:rPr>
          <w:delText xml:space="preserve"> Creazione nuova lead</w:delText>
        </w:r>
      </w:del>
    </w:p>
    <w:p w14:paraId="3776C53C" w14:textId="287F79E5" w:rsidR="004869BC" w:rsidRPr="00335F79" w:rsidDel="00470ED3" w:rsidRDefault="004869BC">
      <w:pPr>
        <w:keepNext/>
        <w:rPr>
          <w:del w:id="1444" w:author="Castelli, Alessandro" w:date="2025-11-29T13:23:00Z" w16du:dateUtc="2025-11-29T12:23:00Z"/>
          <w:lang w:val="it-IT"/>
        </w:rPr>
        <w:pPrChange w:id="1445" w:author="Castelli, Alessandro" w:date="2025-11-29T13:23:00Z" w16du:dateUtc="2025-11-29T12:23:00Z">
          <w:pPr>
            <w:keepNext/>
            <w:jc w:val="center"/>
          </w:pPr>
        </w:pPrChange>
      </w:pPr>
    </w:p>
    <w:p w14:paraId="74BEE252" w14:textId="3D7407FB" w:rsidR="00A474A7" w:rsidRPr="00335F79" w:rsidDel="00470ED3" w:rsidRDefault="00A474A7">
      <w:pPr>
        <w:keepNext/>
        <w:rPr>
          <w:del w:id="1446" w:author="Castelli, Alessandro" w:date="2025-11-29T13:23:00Z" w16du:dateUtc="2025-11-29T12:23:00Z"/>
          <w:lang w:val="it-IT"/>
        </w:rPr>
      </w:pPr>
    </w:p>
    <w:p w14:paraId="097DE509" w14:textId="2762EE18" w:rsidR="008B2D1A" w:rsidDel="00135EB4" w:rsidRDefault="00A07E41">
      <w:pPr>
        <w:keepNext/>
        <w:rPr>
          <w:del w:id="1447" w:author="Castelli, Alessandro" w:date="2025-11-29T13:21:00Z" w16du:dateUtc="2025-11-29T12:21:00Z"/>
        </w:rPr>
        <w:pPrChange w:id="1448" w:author="Castelli, Alessandro" w:date="2025-11-29T13:23:00Z" w16du:dateUtc="2025-11-29T12:23:00Z">
          <w:pPr>
            <w:keepNext/>
            <w:jc w:val="center"/>
          </w:pPr>
        </w:pPrChange>
      </w:pPr>
      <w:del w:id="1449" w:author="Castelli, Alessandro" w:date="2025-11-29T13:23:00Z" w16du:dateUtc="2025-11-29T12:23:00Z">
        <w:r w:rsidRPr="00A07E41" w:rsidDel="00470ED3">
          <w:rPr>
            <w:noProof/>
          </w:rPr>
          <w:delText xml:space="preserve"> </w:delText>
        </w:r>
      </w:del>
      <w:del w:id="1450" w:author="Castelli, Alessandro" w:date="2025-11-29T13:21:00Z" w16du:dateUtc="2025-11-29T12:21:00Z">
        <w:r w:rsidRPr="00A07E41" w:rsidDel="00135EB4">
          <w:rPr>
            <w:noProof/>
          </w:rPr>
          <w:drawing>
            <wp:inline distT="0" distB="0" distL="0" distR="0" wp14:anchorId="6333643D" wp14:editId="41F57597">
              <wp:extent cx="4356324" cy="3651438"/>
              <wp:effectExtent l="0" t="0" r="6350" b="6350"/>
              <wp:docPr id="442608496"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08496" name="Picture 1" descr="A screenshot of a web page&#10;&#10;AI-generated content may be incorrect."/>
                      <pic:cNvPicPr/>
                    </pic:nvPicPr>
                    <pic:blipFill>
                      <a:blip r:embed="rId75"/>
                      <a:stretch>
                        <a:fillRect/>
                      </a:stretch>
                    </pic:blipFill>
                    <pic:spPr>
                      <a:xfrm>
                        <a:off x="0" y="0"/>
                        <a:ext cx="4356324" cy="3651438"/>
                      </a:xfrm>
                      <a:prstGeom prst="rect">
                        <a:avLst/>
                      </a:prstGeom>
                    </pic:spPr>
                  </pic:pic>
                </a:graphicData>
              </a:graphic>
            </wp:inline>
          </w:drawing>
        </w:r>
      </w:del>
    </w:p>
    <w:p w14:paraId="6DF19E33" w14:textId="7A1E9F70" w:rsidR="006938B8" w:rsidDel="00470ED3" w:rsidRDefault="008B2D1A">
      <w:pPr>
        <w:keepNext/>
        <w:rPr>
          <w:del w:id="1451" w:author="Castelli, Alessandro" w:date="2025-11-29T13:23:00Z" w16du:dateUtc="2025-11-29T12:23:00Z"/>
          <w:lang w:val="it-IT"/>
        </w:rPr>
        <w:pPrChange w:id="1452" w:author="Castelli, Alessandro" w:date="2025-11-29T13:23:00Z" w16du:dateUtc="2025-11-29T12:23:00Z">
          <w:pPr>
            <w:pStyle w:val="Caption"/>
            <w:jc w:val="center"/>
          </w:pPr>
        </w:pPrChange>
      </w:pPr>
      <w:del w:id="1453" w:author="Castelli, Alessandro" w:date="2025-11-29T13:21:00Z" w16du:dateUtc="2025-11-29T12:21:00Z">
        <w:r w:rsidDel="00135EB4">
          <w:delText>Figure 2</w:delText>
        </w:r>
        <w:r w:rsidR="002B129C" w:rsidDel="00135EB4">
          <w:delText>6</w:delText>
        </w:r>
        <w:r w:rsidDel="00135EB4">
          <w:delText xml:space="preserve"> Creazione nuova lead</w:delText>
        </w:r>
      </w:del>
    </w:p>
    <w:p w14:paraId="14279531" w14:textId="2A6F737C" w:rsidR="00562BE4" w:rsidDel="00135EB4" w:rsidRDefault="00562BE4">
      <w:pPr>
        <w:keepNext/>
        <w:rPr>
          <w:del w:id="1454" w:author="Castelli, Alessandro" w:date="2025-11-29T13:21:00Z" w16du:dateUtc="2025-11-29T12:21:00Z"/>
        </w:rPr>
        <w:pPrChange w:id="1455" w:author="Castelli, Alessandro" w:date="2025-11-29T13:23:00Z" w16du:dateUtc="2025-11-29T12:23:00Z">
          <w:pPr>
            <w:keepNext/>
            <w:jc w:val="center"/>
          </w:pPr>
        </w:pPrChange>
      </w:pPr>
      <w:del w:id="1456" w:author="Castelli, Alessandro" w:date="2025-11-29T13:21:00Z" w16du:dateUtc="2025-11-29T12:21:00Z">
        <w:r w:rsidRPr="00562BE4" w:rsidDel="00135EB4">
          <w:rPr>
            <w:noProof/>
            <w:lang w:val="it-IT"/>
          </w:rPr>
          <w:drawing>
            <wp:inline distT="0" distB="0" distL="0" distR="0" wp14:anchorId="7DE97C50" wp14:editId="0D9644B2">
              <wp:extent cx="4369025" cy="3276768"/>
              <wp:effectExtent l="0" t="0" r="0" b="0"/>
              <wp:docPr id="200183260"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3260" name="Picture 1" descr="A screenshot of a web page&#10;&#10;AI-generated content may be incorrect."/>
                      <pic:cNvPicPr/>
                    </pic:nvPicPr>
                    <pic:blipFill>
                      <a:blip r:embed="rId76"/>
                      <a:stretch>
                        <a:fillRect/>
                      </a:stretch>
                    </pic:blipFill>
                    <pic:spPr>
                      <a:xfrm>
                        <a:off x="0" y="0"/>
                        <a:ext cx="4369025" cy="3276768"/>
                      </a:xfrm>
                      <a:prstGeom prst="rect">
                        <a:avLst/>
                      </a:prstGeom>
                    </pic:spPr>
                  </pic:pic>
                </a:graphicData>
              </a:graphic>
            </wp:inline>
          </w:drawing>
        </w:r>
      </w:del>
    </w:p>
    <w:p w14:paraId="4D933E69" w14:textId="10AE13F2" w:rsidR="00562BE4" w:rsidDel="00135EB4" w:rsidRDefault="00562BE4">
      <w:pPr>
        <w:pStyle w:val="Caption"/>
        <w:rPr>
          <w:del w:id="1457" w:author="Castelli, Alessandro" w:date="2025-11-29T13:21:00Z" w16du:dateUtc="2025-11-29T12:21:00Z"/>
        </w:rPr>
        <w:pPrChange w:id="1458" w:author="Castelli, Alessandro" w:date="2025-11-29T13:23:00Z" w16du:dateUtc="2025-11-29T12:23:00Z">
          <w:pPr>
            <w:pStyle w:val="Caption"/>
            <w:jc w:val="center"/>
          </w:pPr>
        </w:pPrChange>
      </w:pPr>
      <w:del w:id="1459" w:author="Castelli, Alessandro" w:date="2025-11-29T13:21:00Z" w16du:dateUtc="2025-11-29T12:21:00Z">
        <w:r w:rsidDel="00135EB4">
          <w:delText>Figure 27 Creazione nuova lead</w:delText>
        </w:r>
      </w:del>
    </w:p>
    <w:p w14:paraId="25EDBE12" w14:textId="013FF1BA" w:rsidR="0067077F" w:rsidDel="00135EB4" w:rsidRDefault="0067077F">
      <w:pPr>
        <w:keepNext/>
        <w:rPr>
          <w:del w:id="1460" w:author="Castelli, Alessandro" w:date="2025-11-29T13:21:00Z" w16du:dateUtc="2025-11-29T12:21:00Z"/>
        </w:rPr>
        <w:pPrChange w:id="1461" w:author="Castelli, Alessandro" w:date="2025-11-29T13:23:00Z" w16du:dateUtc="2025-11-29T12:23:00Z">
          <w:pPr>
            <w:keepNext/>
            <w:jc w:val="center"/>
          </w:pPr>
        </w:pPrChange>
      </w:pPr>
      <w:del w:id="1462" w:author="Castelli, Alessandro" w:date="2025-11-29T13:21:00Z" w16du:dateUtc="2025-11-29T12:21:00Z">
        <w:r w:rsidRPr="0067077F" w:rsidDel="00135EB4">
          <w:rPr>
            <w:noProof/>
            <w:lang w:val="it-IT"/>
          </w:rPr>
          <w:drawing>
            <wp:inline distT="0" distB="0" distL="0" distR="0" wp14:anchorId="6C7BA592" wp14:editId="3D690708">
              <wp:extent cx="4343623" cy="3289469"/>
              <wp:effectExtent l="0" t="0" r="0" b="6350"/>
              <wp:docPr id="553759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59603" name="Picture 1" descr="A screenshot of a computer&#10;&#10;AI-generated content may be incorrect."/>
                      <pic:cNvPicPr/>
                    </pic:nvPicPr>
                    <pic:blipFill>
                      <a:blip r:embed="rId77"/>
                      <a:stretch>
                        <a:fillRect/>
                      </a:stretch>
                    </pic:blipFill>
                    <pic:spPr>
                      <a:xfrm>
                        <a:off x="0" y="0"/>
                        <a:ext cx="4343623" cy="3289469"/>
                      </a:xfrm>
                      <a:prstGeom prst="rect">
                        <a:avLst/>
                      </a:prstGeom>
                    </pic:spPr>
                  </pic:pic>
                </a:graphicData>
              </a:graphic>
            </wp:inline>
          </w:drawing>
        </w:r>
      </w:del>
    </w:p>
    <w:p w14:paraId="2CA1771B" w14:textId="0D2912A3" w:rsidR="0067077F" w:rsidDel="00135EB4" w:rsidRDefault="0067077F">
      <w:pPr>
        <w:pStyle w:val="Caption"/>
        <w:rPr>
          <w:del w:id="1463" w:author="Castelli, Alessandro" w:date="2025-11-29T13:21:00Z" w16du:dateUtc="2025-11-29T12:21:00Z"/>
        </w:rPr>
        <w:pPrChange w:id="1464" w:author="Castelli, Alessandro" w:date="2025-11-29T13:23:00Z" w16du:dateUtc="2025-11-29T12:23:00Z">
          <w:pPr>
            <w:pStyle w:val="Caption"/>
            <w:jc w:val="center"/>
          </w:pPr>
        </w:pPrChange>
      </w:pPr>
      <w:del w:id="1465" w:author="Castelli, Alessandro" w:date="2025-11-29T13:21:00Z" w16du:dateUtc="2025-11-29T12:21:00Z">
        <w:r w:rsidDel="00135EB4">
          <w:delText>Figure 28 Creazione nuova lead</w:delText>
        </w:r>
      </w:del>
    </w:p>
    <w:p w14:paraId="57C448CD" w14:textId="1A1641D8" w:rsidR="00315ACD" w:rsidRPr="00442037" w:rsidDel="00470ED3" w:rsidRDefault="00315ACD">
      <w:pPr>
        <w:rPr>
          <w:del w:id="1466" w:author="Castelli, Alessandro" w:date="2025-11-29T13:23:00Z" w16du:dateUtc="2025-11-29T12:23:00Z"/>
          <w:lang w:val="it-IT"/>
        </w:rPr>
        <w:pPrChange w:id="1467" w:author="Castelli, Alessandro" w:date="2025-11-29T13:23:00Z" w16du:dateUtc="2025-11-29T12:23:00Z">
          <w:pPr>
            <w:jc w:val="center"/>
          </w:pPr>
        </w:pPrChange>
      </w:pPr>
    </w:p>
    <w:p w14:paraId="774A463F" w14:textId="49EE6AAF" w:rsidR="009C64AB" w:rsidRDefault="009C64AB" w:rsidP="00B5236E">
      <w:pPr>
        <w:pStyle w:val="ListParagraph"/>
        <w:numPr>
          <w:ilvl w:val="1"/>
          <w:numId w:val="26"/>
        </w:numPr>
        <w:rPr>
          <w:lang w:val="it-IT"/>
        </w:rPr>
      </w:pPr>
      <w:r>
        <w:rPr>
          <w:lang w:val="it-IT"/>
        </w:rPr>
        <w:t xml:space="preserve">Step </w:t>
      </w:r>
      <w:r w:rsidR="002D22FC">
        <w:rPr>
          <w:lang w:val="it-IT"/>
        </w:rPr>
        <w:t>1</w:t>
      </w:r>
      <w:r>
        <w:rPr>
          <w:lang w:val="it-IT"/>
        </w:rPr>
        <w:t>: inserimento anagrafica Cliente:</w:t>
      </w:r>
    </w:p>
    <w:p w14:paraId="1965EFDE" w14:textId="1EF844A1" w:rsidR="00A435DB" w:rsidRPr="00300794" w:rsidRDefault="00A435DB" w:rsidP="00B5236E">
      <w:pPr>
        <w:pStyle w:val="ListParagraph"/>
        <w:numPr>
          <w:ilvl w:val="2"/>
          <w:numId w:val="26"/>
        </w:numPr>
        <w:ind w:left="2035" w:hanging="357"/>
        <w:rPr>
          <w:lang w:val="it-IT"/>
        </w:rPr>
      </w:pPr>
      <w:r w:rsidRPr="00300794">
        <w:rPr>
          <w:lang w:val="it-IT"/>
        </w:rPr>
        <w:t xml:space="preserve">Campo </w:t>
      </w:r>
      <w:r w:rsidR="002D22FC">
        <w:rPr>
          <w:lang w:val="it-IT"/>
        </w:rPr>
        <w:t>1</w:t>
      </w:r>
      <w:r w:rsidR="00F754C5">
        <w:rPr>
          <w:lang w:val="it-IT"/>
        </w:rPr>
        <w:t xml:space="preserve"> campo di ricerca</w:t>
      </w:r>
      <w:r w:rsidRPr="00300794">
        <w:rPr>
          <w:lang w:val="it-IT"/>
        </w:rPr>
        <w:t>: “Cliente”</w:t>
      </w:r>
      <w:r w:rsidR="00DB418C" w:rsidRPr="00300794">
        <w:rPr>
          <w:lang w:val="it-IT"/>
        </w:rPr>
        <w:t xml:space="preserve"> </w:t>
      </w:r>
    </w:p>
    <w:p w14:paraId="6C75234F" w14:textId="77777777" w:rsidR="0063201F" w:rsidRDefault="00A435DB" w:rsidP="00B5236E">
      <w:pPr>
        <w:pStyle w:val="ListParagraph"/>
        <w:numPr>
          <w:ilvl w:val="3"/>
          <w:numId w:val="65"/>
        </w:numPr>
        <w:rPr>
          <w:lang w:val="it-IT"/>
        </w:rPr>
      </w:pPr>
      <w:r>
        <w:rPr>
          <w:lang w:val="it-IT"/>
        </w:rPr>
        <w:t xml:space="preserve">Valori ammessi: </w:t>
      </w:r>
    </w:p>
    <w:p w14:paraId="313AB8A3" w14:textId="3F9E0E75" w:rsidR="00DA589E" w:rsidRPr="00CD20AA" w:rsidRDefault="002C4779" w:rsidP="00B5236E">
      <w:pPr>
        <w:pStyle w:val="ListParagraph"/>
        <w:numPr>
          <w:ilvl w:val="4"/>
          <w:numId w:val="26"/>
        </w:numPr>
        <w:ind w:left="3595" w:hanging="357"/>
        <w:rPr>
          <w:lang w:val="it-IT"/>
        </w:rPr>
      </w:pPr>
      <w:r>
        <w:rPr>
          <w:lang w:val="it-IT"/>
        </w:rPr>
        <w:t xml:space="preserve">Nome e cognome, </w:t>
      </w:r>
      <w:r w:rsidR="00A435DB">
        <w:rPr>
          <w:lang w:val="it-IT"/>
        </w:rPr>
        <w:t xml:space="preserve">opzione selezionabile </w:t>
      </w:r>
      <w:r>
        <w:rPr>
          <w:lang w:val="it-IT"/>
        </w:rPr>
        <w:t xml:space="preserve">nella lista di </w:t>
      </w:r>
      <w:r w:rsidR="00A435DB">
        <w:rPr>
          <w:lang w:val="it-IT"/>
        </w:rPr>
        <w:t>Client</w:t>
      </w:r>
      <w:r>
        <w:rPr>
          <w:lang w:val="it-IT"/>
        </w:rPr>
        <w:t>i radicati nella filiale</w:t>
      </w:r>
      <w:r w:rsidR="00A435DB">
        <w:rPr>
          <w:lang w:val="it-IT"/>
        </w:rPr>
        <w:t xml:space="preserve"> (obbligatorio)</w:t>
      </w:r>
      <w:r w:rsidR="0063201F">
        <w:rPr>
          <w:lang w:val="it-IT"/>
        </w:rPr>
        <w:t>, se persona fisica</w:t>
      </w:r>
    </w:p>
    <w:p w14:paraId="5432B9FE" w14:textId="77777777" w:rsidR="00CA66D4" w:rsidRDefault="0063201F" w:rsidP="00B5236E">
      <w:pPr>
        <w:pStyle w:val="ListParagraph"/>
        <w:numPr>
          <w:ilvl w:val="4"/>
          <w:numId w:val="26"/>
        </w:numPr>
        <w:ind w:left="3595" w:hanging="357"/>
        <w:rPr>
          <w:lang w:val="it-IT"/>
        </w:rPr>
      </w:pPr>
      <w:r>
        <w:rPr>
          <w:lang w:val="it-IT"/>
        </w:rPr>
        <w:t>Ragione sociale, opzione selezionabile nella lista di Clienti radicati nella filiale (obbligatorio), se persona fisica</w:t>
      </w:r>
    </w:p>
    <w:p w14:paraId="2FC35B6D" w14:textId="6CB84EA1" w:rsidR="006D45B7" w:rsidRDefault="006D45B7" w:rsidP="00FE5260">
      <w:pPr>
        <w:pStyle w:val="ListParagraph"/>
        <w:numPr>
          <w:ilvl w:val="4"/>
          <w:numId w:val="26"/>
        </w:numPr>
        <w:ind w:left="3595" w:hanging="357"/>
        <w:rPr>
          <w:lang w:val="it-IT"/>
        </w:rPr>
      </w:pPr>
      <w:r>
        <w:rPr>
          <w:lang w:val="it-IT"/>
        </w:rPr>
        <w:t>NDG</w:t>
      </w:r>
    </w:p>
    <w:p w14:paraId="0552C862" w14:textId="29470B7C" w:rsidR="00300794" w:rsidRPr="00300794" w:rsidRDefault="00300794" w:rsidP="00300794">
      <w:pPr>
        <w:ind w:left="3240"/>
        <w:rPr>
          <w:lang w:val="it-IT"/>
        </w:rPr>
      </w:pPr>
      <w:r>
        <w:rPr>
          <w:lang w:val="it-IT"/>
        </w:rPr>
        <w:t>Previst</w:t>
      </w:r>
      <w:r w:rsidR="006D45B7">
        <w:rPr>
          <w:lang w:val="it-IT"/>
        </w:rPr>
        <w:t>a</w:t>
      </w:r>
      <w:r>
        <w:rPr>
          <w:lang w:val="it-IT"/>
        </w:rPr>
        <w:t xml:space="preserve"> ricerca per Nominativo/NDG cliente in FrEE</w:t>
      </w:r>
      <w:r w:rsidR="00453150">
        <w:rPr>
          <w:lang w:val="it-IT"/>
        </w:rPr>
        <w:t xml:space="preserve">. Dal momento di </w:t>
      </w:r>
      <w:r w:rsidR="009C2C22">
        <w:rPr>
          <w:lang w:val="it-IT"/>
        </w:rPr>
        <w:t>imputazione</w:t>
      </w:r>
      <w:r w:rsidR="00453150">
        <w:rPr>
          <w:lang w:val="it-IT"/>
        </w:rPr>
        <w:t xml:space="preserve"> del 3 carattere prevista la comparsa di selettore con i risultati corrispondenti tra cui è possibile selezionare</w:t>
      </w:r>
      <w:r w:rsidR="004A0FB3">
        <w:rPr>
          <w:lang w:val="it-IT"/>
        </w:rPr>
        <w:t xml:space="preserve">. </w:t>
      </w:r>
    </w:p>
    <w:p w14:paraId="157DCB5F" w14:textId="4265A430" w:rsidR="00CA66D4" w:rsidRPr="00CA66D4" w:rsidRDefault="00CA66D4" w:rsidP="00B5236E">
      <w:pPr>
        <w:pStyle w:val="ListParagraph"/>
        <w:numPr>
          <w:ilvl w:val="2"/>
          <w:numId w:val="26"/>
        </w:numPr>
        <w:ind w:left="2035" w:hanging="357"/>
        <w:rPr>
          <w:lang w:val="it-IT"/>
        </w:rPr>
      </w:pPr>
      <w:r w:rsidRPr="00CA66D4">
        <w:rPr>
          <w:lang w:val="it-IT"/>
        </w:rPr>
        <w:t xml:space="preserve">Azione rapida </w:t>
      </w:r>
      <w:r w:rsidR="00067079">
        <w:rPr>
          <w:lang w:val="it-IT"/>
        </w:rPr>
        <w:t xml:space="preserve">sempre visibile ed attivabile </w:t>
      </w:r>
      <w:r w:rsidRPr="00CA66D4">
        <w:rPr>
          <w:lang w:val="it-IT"/>
        </w:rPr>
        <w:t>per annullare</w:t>
      </w:r>
    </w:p>
    <w:p w14:paraId="15EFB117" w14:textId="3B099471" w:rsidR="00CA66D4" w:rsidRPr="0019032C" w:rsidRDefault="00CA66D4" w:rsidP="00B5236E">
      <w:pPr>
        <w:pStyle w:val="ListParagraph"/>
        <w:numPr>
          <w:ilvl w:val="2"/>
          <w:numId w:val="26"/>
        </w:numPr>
        <w:ind w:left="2035" w:hanging="357"/>
        <w:rPr>
          <w:lang w:val="it-IT"/>
        </w:rPr>
      </w:pPr>
      <w:r>
        <w:rPr>
          <w:lang w:val="it-IT"/>
        </w:rPr>
        <w:t xml:space="preserve">Azione rapida </w:t>
      </w:r>
      <w:r w:rsidR="00067079">
        <w:rPr>
          <w:lang w:val="it-IT"/>
        </w:rPr>
        <w:t>sempre visibile ed attivabile</w:t>
      </w:r>
      <w:r>
        <w:rPr>
          <w:lang w:val="it-IT"/>
        </w:rPr>
        <w:t xml:space="preserve"> per confermare (confermabile solo se tutti i campi obbligatori sono stati confermati)</w:t>
      </w:r>
    </w:p>
    <w:p w14:paraId="13323B58" w14:textId="013BAF86" w:rsidR="00303AB8" w:rsidRDefault="007F36D5" w:rsidP="00B5236E">
      <w:pPr>
        <w:pStyle w:val="ListParagraph"/>
        <w:numPr>
          <w:ilvl w:val="1"/>
          <w:numId w:val="26"/>
        </w:numPr>
        <w:rPr>
          <w:lang w:val="it-IT"/>
        </w:rPr>
      </w:pPr>
      <w:r w:rsidRPr="002213CB">
        <w:rPr>
          <w:lang w:val="it-IT"/>
        </w:rPr>
        <w:t xml:space="preserve">Step </w:t>
      </w:r>
      <w:r w:rsidR="002D22FC">
        <w:rPr>
          <w:lang w:val="it-IT"/>
        </w:rPr>
        <w:t>2</w:t>
      </w:r>
      <w:r w:rsidRPr="002213CB">
        <w:rPr>
          <w:lang w:val="it-IT"/>
        </w:rPr>
        <w:t xml:space="preserve">: </w:t>
      </w:r>
      <w:r w:rsidR="00C70968">
        <w:rPr>
          <w:lang w:val="it-IT"/>
        </w:rPr>
        <w:t>Aggiunta nuovo prodotto</w:t>
      </w:r>
    </w:p>
    <w:p w14:paraId="3006E2B2" w14:textId="3A27A8C4" w:rsidR="005917BD" w:rsidRDefault="00303AB8" w:rsidP="00B5236E">
      <w:pPr>
        <w:pStyle w:val="ListParagraph"/>
        <w:numPr>
          <w:ilvl w:val="2"/>
          <w:numId w:val="26"/>
        </w:numPr>
        <w:ind w:left="2035" w:hanging="357"/>
        <w:rPr>
          <w:lang w:val="it-IT"/>
        </w:rPr>
      </w:pPr>
      <w:r>
        <w:rPr>
          <w:lang w:val="it-IT"/>
        </w:rPr>
        <w:t xml:space="preserve">Campo </w:t>
      </w:r>
      <w:r w:rsidR="00542FCE">
        <w:rPr>
          <w:lang w:val="it-IT"/>
        </w:rPr>
        <w:t>2</w:t>
      </w:r>
      <w:r>
        <w:rPr>
          <w:lang w:val="it-IT"/>
        </w:rPr>
        <w:t xml:space="preserve">: </w:t>
      </w:r>
      <w:r w:rsidR="005917BD">
        <w:rPr>
          <w:lang w:val="it-IT"/>
        </w:rPr>
        <w:t>“</w:t>
      </w:r>
      <w:r w:rsidR="00542FCE">
        <w:rPr>
          <w:lang w:val="it-IT"/>
        </w:rPr>
        <w:t>Categoria di prodotto</w:t>
      </w:r>
      <w:r w:rsidR="005917BD">
        <w:rPr>
          <w:lang w:val="it-IT"/>
        </w:rPr>
        <w:t>”</w:t>
      </w:r>
    </w:p>
    <w:p w14:paraId="46334C97" w14:textId="7A23A97C" w:rsidR="00D337F4" w:rsidRDefault="00B56D4C" w:rsidP="00B5236E">
      <w:pPr>
        <w:pStyle w:val="ListParagraph"/>
        <w:numPr>
          <w:ilvl w:val="3"/>
          <w:numId w:val="65"/>
        </w:numPr>
        <w:ind w:left="2755" w:hanging="357"/>
        <w:rPr>
          <w:lang w:val="it-IT"/>
        </w:rPr>
      </w:pPr>
      <w:r>
        <w:rPr>
          <w:lang w:val="it-IT"/>
        </w:rPr>
        <w:t>Valori ammessi: opzione selezionabile da catalogo prodotti, campo “</w:t>
      </w:r>
      <w:r w:rsidR="00542FCE">
        <w:rPr>
          <w:lang w:val="it-IT"/>
        </w:rPr>
        <w:t>Categoria</w:t>
      </w:r>
      <w:r>
        <w:rPr>
          <w:lang w:val="it-IT"/>
        </w:rPr>
        <w:t>”</w:t>
      </w:r>
      <w:r w:rsidR="005C0AD2">
        <w:rPr>
          <w:lang w:val="it-IT"/>
        </w:rPr>
        <w:t xml:space="preserve"> – argomento nella mappatura corrente</w:t>
      </w:r>
      <w:r>
        <w:rPr>
          <w:lang w:val="it-IT"/>
        </w:rPr>
        <w:t xml:space="preserve"> (obbligatorio</w:t>
      </w:r>
      <w:r w:rsidR="00113486">
        <w:rPr>
          <w:lang w:val="it-IT"/>
        </w:rPr>
        <w:t xml:space="preserve"> almeno un prodotto di interesse per proseguire nel flusso</w:t>
      </w:r>
      <w:r>
        <w:rPr>
          <w:lang w:val="it-IT"/>
        </w:rPr>
        <w:t>)</w:t>
      </w:r>
    </w:p>
    <w:p w14:paraId="088EECBB" w14:textId="4314E150" w:rsidR="00542FCE" w:rsidRDefault="00542FCE" w:rsidP="00A4126C">
      <w:pPr>
        <w:pStyle w:val="ListParagraph"/>
        <w:numPr>
          <w:ilvl w:val="2"/>
          <w:numId w:val="26"/>
        </w:numPr>
        <w:ind w:left="2035" w:hanging="357"/>
        <w:rPr>
          <w:lang w:val="it-IT"/>
        </w:rPr>
      </w:pPr>
      <w:r>
        <w:rPr>
          <w:lang w:val="it-IT"/>
        </w:rPr>
        <w:t>Campo 3: “P</w:t>
      </w:r>
      <w:r w:rsidRPr="00303AB8">
        <w:rPr>
          <w:lang w:val="it-IT"/>
        </w:rPr>
        <w:t>rodotto</w:t>
      </w:r>
      <w:r>
        <w:rPr>
          <w:lang w:val="it-IT"/>
        </w:rPr>
        <w:t xml:space="preserve"> di interesse”</w:t>
      </w:r>
    </w:p>
    <w:p w14:paraId="1D3154CD" w14:textId="6B745F1C" w:rsidR="00542FCE" w:rsidRPr="00542FCE" w:rsidRDefault="00542FCE" w:rsidP="00542FCE">
      <w:pPr>
        <w:pStyle w:val="ListParagraph"/>
        <w:numPr>
          <w:ilvl w:val="3"/>
          <w:numId w:val="65"/>
        </w:numPr>
        <w:rPr>
          <w:lang w:val="it-IT"/>
        </w:rPr>
      </w:pPr>
      <w:r>
        <w:rPr>
          <w:lang w:val="it-IT"/>
        </w:rPr>
        <w:t>Valori ammessi: opzione selezionabile da catalogo prodotti, campo “Prodotto”</w:t>
      </w:r>
      <w:r w:rsidR="005C0AD2">
        <w:rPr>
          <w:lang w:val="it-IT"/>
        </w:rPr>
        <w:t xml:space="preserve"> solo tra quelli disponibili per l’argomento selezionato nello step precedente</w:t>
      </w:r>
      <w:r>
        <w:rPr>
          <w:lang w:val="it-IT"/>
        </w:rPr>
        <w:t xml:space="preserve"> (obbligatorio almeno un prodotto di interesse per proseguire nel flusso)</w:t>
      </w:r>
    </w:p>
    <w:p w14:paraId="523FDB7F" w14:textId="63D5BB16" w:rsidR="00365E1E" w:rsidRDefault="00784B2E" w:rsidP="00365E1E">
      <w:pPr>
        <w:pStyle w:val="ListParagraph"/>
        <w:ind w:left="2160"/>
        <w:rPr>
          <w:lang w:val="it-IT"/>
        </w:rPr>
      </w:pPr>
      <w:r>
        <w:rPr>
          <w:lang w:val="it-IT"/>
        </w:rPr>
        <w:t xml:space="preserve">Prevista la possibilità di aggiungere plurimi prodotti di interesse (massimo </w:t>
      </w:r>
      <w:r w:rsidR="000F7434">
        <w:rPr>
          <w:lang w:val="it-IT"/>
        </w:rPr>
        <w:t>7</w:t>
      </w:r>
      <w:r>
        <w:rPr>
          <w:lang w:val="it-IT"/>
        </w:rPr>
        <w:t>)</w:t>
      </w:r>
    </w:p>
    <w:p w14:paraId="140C5540" w14:textId="448BF1AE" w:rsidR="00523360" w:rsidRDefault="00AC5E5C" w:rsidP="00365E1E">
      <w:pPr>
        <w:pStyle w:val="ListParagraph"/>
        <w:ind w:left="2160"/>
        <w:rPr>
          <w:lang w:val="it-IT"/>
        </w:rPr>
      </w:pPr>
      <w:r>
        <w:rPr>
          <w:lang w:val="it-IT"/>
        </w:rPr>
        <w:t>Dal momento di inserimento del secondo prodotto di interesse, prevista l’azione rapida per la rimozione degli interessi aggiuntivi al primo</w:t>
      </w:r>
    </w:p>
    <w:p w14:paraId="0CD66DF8" w14:textId="1F316A6E" w:rsidR="00365E1E" w:rsidRDefault="00365E1E" w:rsidP="00365E1E">
      <w:pPr>
        <w:pStyle w:val="ListParagraph"/>
        <w:ind w:left="2160"/>
        <w:rPr>
          <w:lang w:val="it-IT"/>
        </w:rPr>
      </w:pPr>
      <w:r>
        <w:rPr>
          <w:lang w:val="it-IT"/>
        </w:rPr>
        <w:t xml:space="preserve">Prevista per ogni prodotto la possibilità di procedere ad </w:t>
      </w:r>
      <w:r w:rsidR="009C2C22">
        <w:rPr>
          <w:lang w:val="it-IT"/>
        </w:rPr>
        <w:t>un’esitazione</w:t>
      </w:r>
      <w:r>
        <w:rPr>
          <w:lang w:val="it-IT"/>
        </w:rPr>
        <w:t xml:space="preserve"> contestuale. Previsti i</w:t>
      </w:r>
      <w:r w:rsidR="008949A9">
        <w:rPr>
          <w:lang w:val="it-IT"/>
        </w:rPr>
        <w:t xml:space="preserve">n tal caso </w:t>
      </w:r>
      <w:r>
        <w:rPr>
          <w:lang w:val="it-IT"/>
        </w:rPr>
        <w:t>ca</w:t>
      </w:r>
      <w:r w:rsidR="000622F3">
        <w:rPr>
          <w:lang w:val="it-IT"/>
        </w:rPr>
        <w:t xml:space="preserve">mpi indicati nella descrizione del flusso di esitazione </w:t>
      </w:r>
    </w:p>
    <w:p w14:paraId="20F3391C" w14:textId="36303479" w:rsidR="003F7745" w:rsidRDefault="003F7745" w:rsidP="003F7745">
      <w:pPr>
        <w:pStyle w:val="ListParagraph"/>
        <w:numPr>
          <w:ilvl w:val="2"/>
          <w:numId w:val="26"/>
        </w:numPr>
        <w:rPr>
          <w:lang w:val="it-IT"/>
        </w:rPr>
      </w:pPr>
      <w:r>
        <w:rPr>
          <w:lang w:val="it-IT"/>
        </w:rPr>
        <w:t>Campo 4: “Note”</w:t>
      </w:r>
    </w:p>
    <w:p w14:paraId="3491B1B6" w14:textId="2F100F54" w:rsidR="003F7745" w:rsidRDefault="003F7745" w:rsidP="00335F79">
      <w:pPr>
        <w:pStyle w:val="ListParagraph"/>
        <w:numPr>
          <w:ilvl w:val="3"/>
          <w:numId w:val="65"/>
        </w:numPr>
        <w:rPr>
          <w:lang w:val="it-IT"/>
        </w:rPr>
      </w:pPr>
      <w:r>
        <w:rPr>
          <w:lang w:val="it-IT"/>
        </w:rPr>
        <w:t xml:space="preserve">Valori ammessi: </w:t>
      </w:r>
      <w:r w:rsidR="000F0C01">
        <w:rPr>
          <w:lang w:val="it-IT"/>
        </w:rPr>
        <w:t>Campo libero, dato di compilazione manuale (campo facoltativo) con massimo 280 caratteri alfanumerici, inclusi caratteri speciali. Al raggiungimento del limite di caratteri non sarà più inputabile nessun carattere aggiuntivo</w:t>
      </w:r>
      <w:r w:rsidR="002D6EF6">
        <w:rPr>
          <w:lang w:val="it-IT"/>
        </w:rPr>
        <w:t xml:space="preserve">. </w:t>
      </w:r>
      <w:r w:rsidR="00A42FC1">
        <w:rPr>
          <w:lang w:val="it-IT"/>
        </w:rPr>
        <w:t>La comparsa di tale campo è prevista al seguito dell’inserimento dei prodotti di interesse</w:t>
      </w:r>
    </w:p>
    <w:p w14:paraId="19483F92" w14:textId="0D6A21CE" w:rsidR="005441D5" w:rsidRDefault="005441D5" w:rsidP="00365E1E">
      <w:pPr>
        <w:pStyle w:val="ListParagraph"/>
        <w:ind w:left="2160"/>
        <w:rPr>
          <w:lang w:val="it-IT"/>
        </w:rPr>
      </w:pPr>
      <w:r>
        <w:rPr>
          <w:lang w:val="it-IT"/>
        </w:rPr>
        <w:t>Prevista la possibilità di esitare contestualmente ciascun prodotto</w:t>
      </w:r>
    </w:p>
    <w:p w14:paraId="28403387" w14:textId="2D3D5CDB" w:rsidR="00A56774" w:rsidRDefault="000622F3" w:rsidP="00B5236E">
      <w:pPr>
        <w:pStyle w:val="ListParagraph"/>
        <w:numPr>
          <w:ilvl w:val="2"/>
          <w:numId w:val="26"/>
        </w:numPr>
        <w:ind w:left="2035" w:hanging="357"/>
        <w:rPr>
          <w:lang w:val="it-IT"/>
        </w:rPr>
      </w:pPr>
      <w:r w:rsidRPr="00CA66D4">
        <w:rPr>
          <w:lang w:val="it-IT"/>
        </w:rPr>
        <w:t xml:space="preserve">Azione rapida </w:t>
      </w:r>
      <w:r w:rsidR="00AA3A37">
        <w:rPr>
          <w:lang w:val="it-IT"/>
        </w:rPr>
        <w:t xml:space="preserve">sempre visibile </w:t>
      </w:r>
      <w:r w:rsidRPr="00CA66D4">
        <w:rPr>
          <w:lang w:val="it-IT"/>
        </w:rPr>
        <w:t>per annullare</w:t>
      </w:r>
    </w:p>
    <w:p w14:paraId="3C548D70" w14:textId="550E6C08" w:rsidR="00A56774" w:rsidRDefault="000622F3" w:rsidP="00B5236E">
      <w:pPr>
        <w:pStyle w:val="ListParagraph"/>
        <w:numPr>
          <w:ilvl w:val="2"/>
          <w:numId w:val="26"/>
        </w:numPr>
        <w:ind w:left="2035" w:hanging="357"/>
        <w:rPr>
          <w:lang w:val="it-IT"/>
        </w:rPr>
      </w:pPr>
      <w:r w:rsidRPr="00A56774">
        <w:rPr>
          <w:lang w:val="it-IT"/>
        </w:rPr>
        <w:t xml:space="preserve">Azione rapida </w:t>
      </w:r>
      <w:r w:rsidR="00AA3A37">
        <w:rPr>
          <w:lang w:val="it-IT"/>
        </w:rPr>
        <w:t xml:space="preserve">sempre visibile </w:t>
      </w:r>
      <w:r w:rsidRPr="00A56774">
        <w:rPr>
          <w:lang w:val="it-IT"/>
        </w:rPr>
        <w:t>per confermare (</w:t>
      </w:r>
      <w:r w:rsidR="00AA3A37">
        <w:rPr>
          <w:lang w:val="it-IT"/>
        </w:rPr>
        <w:t>attivabile</w:t>
      </w:r>
      <w:r w:rsidRPr="00A56774">
        <w:rPr>
          <w:lang w:val="it-IT"/>
        </w:rPr>
        <w:t xml:space="preserve"> solo se tutti i campi obbligatori sono stati confermati)</w:t>
      </w:r>
    </w:p>
    <w:p w14:paraId="2CECC01C" w14:textId="57A71275" w:rsidR="00D407E7" w:rsidRPr="009A4970" w:rsidRDefault="007A28BF" w:rsidP="00B5236E">
      <w:pPr>
        <w:pStyle w:val="ListParagraph"/>
        <w:numPr>
          <w:ilvl w:val="1"/>
          <w:numId w:val="26"/>
        </w:numPr>
        <w:rPr>
          <w:lang w:val="it-IT"/>
        </w:rPr>
      </w:pPr>
      <w:r>
        <w:rPr>
          <w:lang w:val="it-IT"/>
        </w:rPr>
        <w:t xml:space="preserve">Step </w:t>
      </w:r>
      <w:r w:rsidR="002A391C">
        <w:rPr>
          <w:lang w:val="it-IT"/>
        </w:rPr>
        <w:t>4</w:t>
      </w:r>
      <w:r w:rsidRPr="00A56774">
        <w:rPr>
          <w:lang w:val="it-IT"/>
        </w:rPr>
        <w:t xml:space="preserve">: </w:t>
      </w:r>
      <w:r w:rsidR="00A56774">
        <w:rPr>
          <w:lang w:val="it-IT"/>
        </w:rPr>
        <w:t>Messaggio</w:t>
      </w:r>
      <w:r>
        <w:rPr>
          <w:lang w:val="it-IT"/>
        </w:rPr>
        <w:t xml:space="preserve"> </w:t>
      </w:r>
      <w:r w:rsidR="00C75583">
        <w:rPr>
          <w:lang w:val="it-IT"/>
        </w:rPr>
        <w:t>Riepilogo creazione nuova lead</w:t>
      </w:r>
      <w:r w:rsidR="00A56774">
        <w:rPr>
          <w:lang w:val="it-IT"/>
        </w:rPr>
        <w:t xml:space="preserve"> e di esito contestuale (se effettuato)</w:t>
      </w:r>
    </w:p>
    <w:p w14:paraId="704305DF" w14:textId="1A2FB2B7" w:rsidR="00BC7E42" w:rsidRPr="00A56774" w:rsidRDefault="00BC7E42" w:rsidP="00B5236E">
      <w:pPr>
        <w:pStyle w:val="ListParagraph"/>
        <w:numPr>
          <w:ilvl w:val="2"/>
          <w:numId w:val="26"/>
        </w:numPr>
        <w:ind w:left="2035" w:hanging="357"/>
        <w:rPr>
          <w:lang w:val="it-IT"/>
        </w:rPr>
      </w:pPr>
      <w:r>
        <w:rPr>
          <w:lang w:val="it-IT"/>
        </w:rPr>
        <w:t>Indicazione, per ogni interesse censito</w:t>
      </w:r>
      <w:r w:rsidR="004A0CE4">
        <w:rPr>
          <w:lang w:val="it-IT"/>
        </w:rPr>
        <w:t xml:space="preserve"> dell’esito se già inserito</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652773" w:rsidRPr="00652773" w14:paraId="4E1BCC54" w14:textId="77777777" w:rsidTr="00CA5128">
        <w:trPr>
          <w:trHeight w:val="592"/>
        </w:trPr>
        <w:tc>
          <w:tcPr>
            <w:tcW w:w="962" w:type="dxa"/>
            <w:hideMark/>
          </w:tcPr>
          <w:p w14:paraId="7F6720DD" w14:textId="77777777" w:rsidR="00652773" w:rsidRPr="00652773" w:rsidRDefault="00652773" w:rsidP="00652773">
            <w:pPr>
              <w:rPr>
                <w:b/>
                <w:bCs/>
              </w:rPr>
            </w:pPr>
            <w:r w:rsidRPr="00652773">
              <w:rPr>
                <w:b/>
                <w:bCs/>
              </w:rPr>
              <w:t>ID</w:t>
            </w:r>
          </w:p>
        </w:tc>
        <w:tc>
          <w:tcPr>
            <w:tcW w:w="963" w:type="dxa"/>
            <w:hideMark/>
          </w:tcPr>
          <w:p w14:paraId="3264C216" w14:textId="77777777" w:rsidR="00652773" w:rsidRPr="00652773" w:rsidRDefault="00652773" w:rsidP="00652773">
            <w:pPr>
              <w:rPr>
                <w:b/>
                <w:bCs/>
              </w:rPr>
            </w:pPr>
            <w:r w:rsidRPr="00652773">
              <w:rPr>
                <w:b/>
                <w:bCs/>
              </w:rPr>
              <w:t>Campo</w:t>
            </w:r>
          </w:p>
        </w:tc>
        <w:tc>
          <w:tcPr>
            <w:tcW w:w="963" w:type="dxa"/>
            <w:hideMark/>
          </w:tcPr>
          <w:p w14:paraId="5E768CF3" w14:textId="77777777" w:rsidR="00652773" w:rsidRPr="00652773" w:rsidRDefault="00652773" w:rsidP="00652773">
            <w:pPr>
              <w:rPr>
                <w:b/>
                <w:bCs/>
              </w:rPr>
            </w:pPr>
            <w:r w:rsidRPr="00652773">
              <w:rPr>
                <w:b/>
                <w:bCs/>
              </w:rPr>
              <w:t>Tipo</w:t>
            </w:r>
          </w:p>
        </w:tc>
        <w:tc>
          <w:tcPr>
            <w:tcW w:w="963" w:type="dxa"/>
            <w:hideMark/>
          </w:tcPr>
          <w:p w14:paraId="050A20A5" w14:textId="77777777" w:rsidR="00652773" w:rsidRPr="00652773" w:rsidRDefault="00652773" w:rsidP="00652773">
            <w:pPr>
              <w:rPr>
                <w:b/>
                <w:bCs/>
              </w:rPr>
            </w:pPr>
            <w:r w:rsidRPr="00652773">
              <w:rPr>
                <w:b/>
                <w:bCs/>
              </w:rPr>
              <w:t>Modificabile</w:t>
            </w:r>
          </w:p>
        </w:tc>
        <w:tc>
          <w:tcPr>
            <w:tcW w:w="963" w:type="dxa"/>
            <w:hideMark/>
          </w:tcPr>
          <w:p w14:paraId="70930FAA" w14:textId="77777777" w:rsidR="00652773" w:rsidRPr="00652773" w:rsidRDefault="00652773" w:rsidP="00652773">
            <w:pPr>
              <w:rPr>
                <w:b/>
                <w:bCs/>
              </w:rPr>
            </w:pPr>
            <w:r w:rsidRPr="00652773">
              <w:rPr>
                <w:b/>
                <w:bCs/>
              </w:rPr>
              <w:t>Obbligo</w:t>
            </w:r>
          </w:p>
        </w:tc>
        <w:tc>
          <w:tcPr>
            <w:tcW w:w="962" w:type="dxa"/>
            <w:hideMark/>
          </w:tcPr>
          <w:p w14:paraId="54CCCFAA" w14:textId="77777777" w:rsidR="00652773" w:rsidRPr="00652773" w:rsidRDefault="00652773" w:rsidP="00652773">
            <w:pPr>
              <w:rPr>
                <w:b/>
                <w:bCs/>
              </w:rPr>
            </w:pPr>
            <w:r w:rsidRPr="00652773">
              <w:rPr>
                <w:b/>
                <w:bCs/>
              </w:rPr>
              <w:t>Formato</w:t>
            </w:r>
          </w:p>
        </w:tc>
        <w:tc>
          <w:tcPr>
            <w:tcW w:w="963" w:type="dxa"/>
            <w:hideMark/>
          </w:tcPr>
          <w:p w14:paraId="50477D9B" w14:textId="77777777" w:rsidR="00652773" w:rsidRPr="00652773" w:rsidRDefault="00652773" w:rsidP="00652773">
            <w:pPr>
              <w:rPr>
                <w:b/>
                <w:bCs/>
              </w:rPr>
            </w:pPr>
            <w:r w:rsidRPr="00652773">
              <w:rPr>
                <w:b/>
                <w:bCs/>
              </w:rPr>
              <w:t>Valori ammessi</w:t>
            </w:r>
          </w:p>
        </w:tc>
        <w:tc>
          <w:tcPr>
            <w:tcW w:w="963" w:type="dxa"/>
            <w:hideMark/>
          </w:tcPr>
          <w:p w14:paraId="61AA7CC5" w14:textId="77777777" w:rsidR="00652773" w:rsidRPr="00652773" w:rsidRDefault="00652773" w:rsidP="00652773">
            <w:pPr>
              <w:rPr>
                <w:b/>
                <w:bCs/>
              </w:rPr>
            </w:pPr>
            <w:r w:rsidRPr="00652773">
              <w:rPr>
                <w:b/>
                <w:bCs/>
              </w:rPr>
              <w:t>Validazione / Regole di valorizzazione</w:t>
            </w:r>
          </w:p>
        </w:tc>
        <w:tc>
          <w:tcPr>
            <w:tcW w:w="963" w:type="dxa"/>
            <w:hideMark/>
          </w:tcPr>
          <w:p w14:paraId="64818D1F" w14:textId="77777777" w:rsidR="00652773" w:rsidRPr="00652773" w:rsidRDefault="00652773" w:rsidP="00652773">
            <w:pPr>
              <w:rPr>
                <w:b/>
                <w:bCs/>
              </w:rPr>
            </w:pPr>
            <w:r w:rsidRPr="00652773">
              <w:rPr>
                <w:b/>
                <w:bCs/>
              </w:rPr>
              <w:t>Msg errore</w:t>
            </w:r>
          </w:p>
        </w:tc>
        <w:tc>
          <w:tcPr>
            <w:tcW w:w="963" w:type="dxa"/>
            <w:hideMark/>
          </w:tcPr>
          <w:p w14:paraId="590FCC41" w14:textId="77777777" w:rsidR="00652773" w:rsidRPr="00652773" w:rsidRDefault="00652773" w:rsidP="00652773">
            <w:pPr>
              <w:rPr>
                <w:b/>
                <w:bCs/>
              </w:rPr>
            </w:pPr>
            <w:r w:rsidRPr="00652773">
              <w:rPr>
                <w:b/>
                <w:bCs/>
              </w:rPr>
              <w:t>Quando errore</w:t>
            </w:r>
          </w:p>
        </w:tc>
      </w:tr>
      <w:tr w:rsidR="00652773" w:rsidRPr="00652773" w14:paraId="3679EFC9" w14:textId="77777777" w:rsidTr="00CA5128">
        <w:trPr>
          <w:trHeight w:val="789"/>
        </w:trPr>
        <w:tc>
          <w:tcPr>
            <w:tcW w:w="962" w:type="dxa"/>
            <w:hideMark/>
          </w:tcPr>
          <w:p w14:paraId="789337F6" w14:textId="3ADA3A5D" w:rsidR="00652773" w:rsidRPr="00652773" w:rsidRDefault="00652773">
            <w:r w:rsidRPr="00652773">
              <w:t>C</w:t>
            </w:r>
            <w:r w:rsidR="002D22FC">
              <w:t>1</w:t>
            </w:r>
          </w:p>
        </w:tc>
        <w:tc>
          <w:tcPr>
            <w:tcW w:w="963" w:type="dxa"/>
            <w:hideMark/>
          </w:tcPr>
          <w:p w14:paraId="42D6CE74" w14:textId="77777777" w:rsidR="00652773" w:rsidRPr="00652773" w:rsidRDefault="00652773">
            <w:r w:rsidRPr="00652773">
              <w:t>Cliente</w:t>
            </w:r>
          </w:p>
        </w:tc>
        <w:tc>
          <w:tcPr>
            <w:tcW w:w="963" w:type="dxa"/>
            <w:hideMark/>
          </w:tcPr>
          <w:p w14:paraId="45BB1C2B" w14:textId="29D72B7E" w:rsidR="00652773" w:rsidRPr="00132D22" w:rsidRDefault="00652773">
            <w:pPr>
              <w:rPr>
                <w:lang w:val="it-IT"/>
              </w:rPr>
            </w:pPr>
            <w:r w:rsidRPr="007E596F">
              <w:rPr>
                <w:lang w:val="it-IT"/>
              </w:rPr>
              <w:t>Input da utente</w:t>
            </w:r>
            <w:r w:rsidR="007E596F" w:rsidRPr="007E596F">
              <w:rPr>
                <w:lang w:val="it-IT"/>
              </w:rPr>
              <w:t xml:space="preserve"> (campo di rice</w:t>
            </w:r>
            <w:r w:rsidR="007E596F">
              <w:rPr>
                <w:lang w:val="it-IT"/>
              </w:rPr>
              <w:t>rca per nominativo utente o NDG</w:t>
            </w:r>
          </w:p>
        </w:tc>
        <w:tc>
          <w:tcPr>
            <w:tcW w:w="963" w:type="dxa"/>
            <w:hideMark/>
          </w:tcPr>
          <w:p w14:paraId="36348A45" w14:textId="77777777" w:rsidR="00652773" w:rsidRPr="00652773" w:rsidRDefault="00652773">
            <w:r w:rsidRPr="00652773">
              <w:t>Sì</w:t>
            </w:r>
          </w:p>
        </w:tc>
        <w:tc>
          <w:tcPr>
            <w:tcW w:w="963" w:type="dxa"/>
            <w:hideMark/>
          </w:tcPr>
          <w:p w14:paraId="18A93B15" w14:textId="77777777" w:rsidR="00652773" w:rsidRPr="00652773" w:rsidRDefault="00652773">
            <w:r w:rsidRPr="00652773">
              <w:t>Sì</w:t>
            </w:r>
          </w:p>
        </w:tc>
        <w:tc>
          <w:tcPr>
            <w:tcW w:w="962" w:type="dxa"/>
            <w:hideMark/>
          </w:tcPr>
          <w:p w14:paraId="2F4C4914" w14:textId="77777777" w:rsidR="00652773" w:rsidRPr="00652773" w:rsidRDefault="00652773">
            <w:r w:rsidRPr="00652773">
              <w:t>Lista valori</w:t>
            </w:r>
          </w:p>
        </w:tc>
        <w:tc>
          <w:tcPr>
            <w:tcW w:w="963" w:type="dxa"/>
            <w:hideMark/>
          </w:tcPr>
          <w:p w14:paraId="1C9C63CD" w14:textId="77777777" w:rsidR="00652773" w:rsidRPr="00395C63" w:rsidRDefault="00652773">
            <w:pPr>
              <w:rPr>
                <w:lang w:val="it-IT"/>
              </w:rPr>
            </w:pPr>
            <w:r w:rsidRPr="00395C63">
              <w:rPr>
                <w:lang w:val="it-IT"/>
              </w:rPr>
              <w:t>Nome e Cognome (PF), Ragione Sociale (PG), selezionabili da lista</w:t>
            </w:r>
          </w:p>
        </w:tc>
        <w:tc>
          <w:tcPr>
            <w:tcW w:w="963" w:type="dxa"/>
            <w:hideMark/>
          </w:tcPr>
          <w:p w14:paraId="36AD79A7" w14:textId="77777777" w:rsidR="00652773" w:rsidRPr="00395C63" w:rsidRDefault="00652773">
            <w:pPr>
              <w:rPr>
                <w:lang w:val="it-IT"/>
              </w:rPr>
            </w:pPr>
            <w:r w:rsidRPr="00395C63">
              <w:rPr>
                <w:lang w:val="it-IT"/>
              </w:rPr>
              <w:t>Obbligatorio, solo valori da lista dei clienti radicati nella filiale</w:t>
            </w:r>
          </w:p>
        </w:tc>
        <w:tc>
          <w:tcPr>
            <w:tcW w:w="963" w:type="dxa"/>
            <w:hideMark/>
          </w:tcPr>
          <w:p w14:paraId="3820CEC4" w14:textId="77777777" w:rsidR="00652773" w:rsidRPr="00652773" w:rsidRDefault="00652773">
            <w:r w:rsidRPr="00652773">
              <w:t>a) Nessun cliente selezionato</w:t>
            </w:r>
          </w:p>
        </w:tc>
        <w:tc>
          <w:tcPr>
            <w:tcW w:w="963" w:type="dxa"/>
            <w:hideMark/>
          </w:tcPr>
          <w:p w14:paraId="5DA8F989" w14:textId="77777777" w:rsidR="00652773" w:rsidRPr="00652773" w:rsidRDefault="00652773">
            <w:r w:rsidRPr="00652773">
              <w:t>a) Nessuna selezione</w:t>
            </w:r>
          </w:p>
        </w:tc>
      </w:tr>
      <w:tr w:rsidR="005C5BF5" w:rsidRPr="000D2906" w14:paraId="7EA3168E" w14:textId="77777777" w:rsidTr="00CA5128">
        <w:trPr>
          <w:trHeight w:val="789"/>
        </w:trPr>
        <w:tc>
          <w:tcPr>
            <w:tcW w:w="962" w:type="dxa"/>
          </w:tcPr>
          <w:p w14:paraId="33157BF4" w14:textId="2FBD698A" w:rsidR="005C5BF5" w:rsidRPr="00652773" w:rsidRDefault="005C5BF5" w:rsidP="005C5BF5">
            <w:r w:rsidRPr="00652773">
              <w:t>C</w:t>
            </w:r>
            <w:r>
              <w:t>2</w:t>
            </w:r>
          </w:p>
        </w:tc>
        <w:tc>
          <w:tcPr>
            <w:tcW w:w="963" w:type="dxa"/>
          </w:tcPr>
          <w:p w14:paraId="5A410C5E" w14:textId="623584A4" w:rsidR="005C5BF5" w:rsidRPr="005C5BF5" w:rsidRDefault="005C5BF5" w:rsidP="005C5BF5">
            <w:pPr>
              <w:rPr>
                <w:lang w:val="it-IT"/>
              </w:rPr>
            </w:pPr>
            <w:r w:rsidRPr="005C5BF5">
              <w:rPr>
                <w:lang w:val="it-IT"/>
              </w:rPr>
              <w:t>Categoria  di prodotto di i</w:t>
            </w:r>
            <w:r>
              <w:rPr>
                <w:lang w:val="it-IT"/>
              </w:rPr>
              <w:t>nteresse</w:t>
            </w:r>
          </w:p>
        </w:tc>
        <w:tc>
          <w:tcPr>
            <w:tcW w:w="963" w:type="dxa"/>
          </w:tcPr>
          <w:p w14:paraId="0C844BFE" w14:textId="14EC7494" w:rsidR="005C5BF5" w:rsidRPr="007E596F" w:rsidRDefault="005C5BF5" w:rsidP="005C5BF5">
            <w:pPr>
              <w:rPr>
                <w:lang w:val="it-IT"/>
              </w:rPr>
            </w:pPr>
            <w:r w:rsidRPr="00652773">
              <w:t>Input da utente</w:t>
            </w:r>
          </w:p>
        </w:tc>
        <w:tc>
          <w:tcPr>
            <w:tcW w:w="963" w:type="dxa"/>
          </w:tcPr>
          <w:p w14:paraId="4A63FA95" w14:textId="4E410D68" w:rsidR="005C5BF5" w:rsidRPr="00652773" w:rsidRDefault="005C5BF5" w:rsidP="005C5BF5">
            <w:r w:rsidRPr="00652773">
              <w:t>Sì</w:t>
            </w:r>
          </w:p>
        </w:tc>
        <w:tc>
          <w:tcPr>
            <w:tcW w:w="963" w:type="dxa"/>
          </w:tcPr>
          <w:p w14:paraId="7890FF84" w14:textId="30AC3F1A" w:rsidR="005C5BF5" w:rsidRPr="00652773" w:rsidRDefault="005C5BF5" w:rsidP="005C5BF5">
            <w:r w:rsidRPr="00652773">
              <w:t>Sì</w:t>
            </w:r>
          </w:p>
        </w:tc>
        <w:tc>
          <w:tcPr>
            <w:tcW w:w="962" w:type="dxa"/>
          </w:tcPr>
          <w:p w14:paraId="6DA75F8A" w14:textId="5AFD86A2" w:rsidR="005C5BF5" w:rsidRPr="00652773" w:rsidRDefault="005C5BF5" w:rsidP="005C5BF5">
            <w:r w:rsidRPr="00652773">
              <w:t>Lista valori</w:t>
            </w:r>
          </w:p>
        </w:tc>
        <w:tc>
          <w:tcPr>
            <w:tcW w:w="963" w:type="dxa"/>
          </w:tcPr>
          <w:p w14:paraId="49092340" w14:textId="4B22EBEA" w:rsidR="005C5BF5" w:rsidRPr="00395C63" w:rsidRDefault="005C5BF5" w:rsidP="005C5BF5">
            <w:pPr>
              <w:rPr>
                <w:lang w:val="it-IT"/>
              </w:rPr>
            </w:pPr>
            <w:r>
              <w:t>D</w:t>
            </w:r>
            <w:r w:rsidRPr="00652773">
              <w:t>a catalogo prodotti</w:t>
            </w:r>
          </w:p>
        </w:tc>
        <w:tc>
          <w:tcPr>
            <w:tcW w:w="963" w:type="dxa"/>
          </w:tcPr>
          <w:p w14:paraId="7E9A1A4C" w14:textId="25B1911E" w:rsidR="005C5BF5" w:rsidRPr="00395C63" w:rsidRDefault="005C5BF5" w:rsidP="005C5BF5">
            <w:pPr>
              <w:rPr>
                <w:lang w:val="it-IT"/>
              </w:rPr>
            </w:pPr>
            <w:r w:rsidRPr="00395C63">
              <w:rPr>
                <w:lang w:val="it-IT"/>
              </w:rPr>
              <w:t>Obbligatorio almeno 1 prodotto per proseguire; massimo 7 prodotti; solo voci da catalogo</w:t>
            </w:r>
          </w:p>
        </w:tc>
        <w:tc>
          <w:tcPr>
            <w:tcW w:w="963" w:type="dxa"/>
          </w:tcPr>
          <w:p w14:paraId="1FF57A0E" w14:textId="77777777" w:rsidR="005C5BF5" w:rsidRPr="000A4F9F" w:rsidRDefault="000A4F9F" w:rsidP="005C5BF5">
            <w:pPr>
              <w:rPr>
                <w:lang w:val="it-IT"/>
              </w:rPr>
            </w:pPr>
            <w:r w:rsidRPr="000A4F9F">
              <w:rPr>
                <w:lang w:val="it-IT"/>
              </w:rPr>
              <w:t>a) Nessun prodotto selezionato</w:t>
            </w:r>
          </w:p>
          <w:p w14:paraId="78EFE3D2" w14:textId="169FACF5" w:rsidR="000A4F9F" w:rsidRPr="000A4F9F" w:rsidRDefault="000A4F9F" w:rsidP="005C5BF5">
            <w:pPr>
              <w:rPr>
                <w:lang w:val="it-IT"/>
              </w:rPr>
            </w:pPr>
            <w:r w:rsidRPr="000A4F9F">
              <w:rPr>
                <w:lang w:val="it-IT"/>
              </w:rPr>
              <w:t>b) Limite raggiunto</w:t>
            </w:r>
          </w:p>
        </w:tc>
        <w:tc>
          <w:tcPr>
            <w:tcW w:w="963" w:type="dxa"/>
          </w:tcPr>
          <w:p w14:paraId="70ABFC8F" w14:textId="77777777" w:rsidR="000A4F9F" w:rsidRDefault="000A4F9F" w:rsidP="005C5BF5">
            <w:pPr>
              <w:rPr>
                <w:lang w:val="it-IT"/>
              </w:rPr>
            </w:pPr>
            <w:r w:rsidRPr="000A4F9F">
              <w:rPr>
                <w:lang w:val="it-IT"/>
              </w:rPr>
              <w:t xml:space="preserve">a) Nessun prodotto selezionato </w:t>
            </w:r>
          </w:p>
          <w:p w14:paraId="2603E634" w14:textId="12C6D37C" w:rsidR="005C5BF5" w:rsidRPr="000A4F9F" w:rsidRDefault="000A4F9F" w:rsidP="005C5BF5">
            <w:pPr>
              <w:rPr>
                <w:lang w:val="it-IT"/>
              </w:rPr>
            </w:pPr>
            <w:r w:rsidRPr="000A4F9F">
              <w:rPr>
                <w:lang w:val="it-IT"/>
              </w:rPr>
              <w:t>b) Raggiungti 7 prodotti selezionati</w:t>
            </w:r>
          </w:p>
        </w:tc>
      </w:tr>
      <w:tr w:rsidR="005C5BF5" w:rsidRPr="00652773" w14:paraId="734DF938" w14:textId="77777777" w:rsidTr="00CA5128">
        <w:trPr>
          <w:trHeight w:val="789"/>
        </w:trPr>
        <w:tc>
          <w:tcPr>
            <w:tcW w:w="962" w:type="dxa"/>
            <w:vMerge w:val="restart"/>
            <w:hideMark/>
          </w:tcPr>
          <w:p w14:paraId="7EF0C4E3" w14:textId="037F8410" w:rsidR="005C5BF5" w:rsidRPr="00652773" w:rsidRDefault="005C5BF5" w:rsidP="005C5BF5">
            <w:r w:rsidRPr="00652773">
              <w:t>C</w:t>
            </w:r>
            <w:r w:rsidR="000A4F9F">
              <w:t>3</w:t>
            </w:r>
          </w:p>
        </w:tc>
        <w:tc>
          <w:tcPr>
            <w:tcW w:w="963" w:type="dxa"/>
            <w:vMerge w:val="restart"/>
            <w:hideMark/>
          </w:tcPr>
          <w:p w14:paraId="75BE349E" w14:textId="77777777" w:rsidR="005C5BF5" w:rsidRPr="00652773" w:rsidRDefault="005C5BF5" w:rsidP="005C5BF5">
            <w:r w:rsidRPr="00652773">
              <w:t>Prodotto di interesse</w:t>
            </w:r>
          </w:p>
        </w:tc>
        <w:tc>
          <w:tcPr>
            <w:tcW w:w="963" w:type="dxa"/>
            <w:vMerge w:val="restart"/>
            <w:hideMark/>
          </w:tcPr>
          <w:p w14:paraId="1CF590DB" w14:textId="77777777" w:rsidR="005C5BF5" w:rsidRPr="00652773" w:rsidRDefault="005C5BF5" w:rsidP="005C5BF5">
            <w:r w:rsidRPr="00652773">
              <w:t>Input da utente</w:t>
            </w:r>
          </w:p>
        </w:tc>
        <w:tc>
          <w:tcPr>
            <w:tcW w:w="963" w:type="dxa"/>
            <w:vMerge w:val="restart"/>
            <w:hideMark/>
          </w:tcPr>
          <w:p w14:paraId="13C2D3FD" w14:textId="77777777" w:rsidR="005C5BF5" w:rsidRPr="00652773" w:rsidRDefault="005C5BF5" w:rsidP="005C5BF5">
            <w:r w:rsidRPr="00652773">
              <w:t>Sì</w:t>
            </w:r>
          </w:p>
        </w:tc>
        <w:tc>
          <w:tcPr>
            <w:tcW w:w="963" w:type="dxa"/>
            <w:vMerge w:val="restart"/>
            <w:hideMark/>
          </w:tcPr>
          <w:p w14:paraId="344B4DC1" w14:textId="77777777" w:rsidR="005C5BF5" w:rsidRPr="00652773" w:rsidRDefault="005C5BF5" w:rsidP="005C5BF5">
            <w:r w:rsidRPr="00652773">
              <w:t>Sì</w:t>
            </w:r>
          </w:p>
        </w:tc>
        <w:tc>
          <w:tcPr>
            <w:tcW w:w="962" w:type="dxa"/>
            <w:vMerge w:val="restart"/>
            <w:hideMark/>
          </w:tcPr>
          <w:p w14:paraId="47F2AB79" w14:textId="77777777" w:rsidR="005C5BF5" w:rsidRPr="00652773" w:rsidRDefault="005C5BF5" w:rsidP="005C5BF5">
            <w:r w:rsidRPr="00652773">
              <w:t>Lista valori</w:t>
            </w:r>
          </w:p>
        </w:tc>
        <w:tc>
          <w:tcPr>
            <w:tcW w:w="963" w:type="dxa"/>
            <w:vMerge w:val="restart"/>
            <w:hideMark/>
          </w:tcPr>
          <w:p w14:paraId="43A909F0" w14:textId="506C4A44" w:rsidR="005C5BF5" w:rsidRPr="00652773" w:rsidRDefault="005C5BF5" w:rsidP="005C5BF5">
            <w:r>
              <w:t>D</w:t>
            </w:r>
            <w:r w:rsidRPr="00652773">
              <w:t>a catalogo prodotti</w:t>
            </w:r>
          </w:p>
        </w:tc>
        <w:tc>
          <w:tcPr>
            <w:tcW w:w="963" w:type="dxa"/>
            <w:vMerge w:val="restart"/>
            <w:hideMark/>
          </w:tcPr>
          <w:p w14:paraId="46EF12E1" w14:textId="77777777" w:rsidR="005C5BF5" w:rsidRPr="00395C63" w:rsidRDefault="005C5BF5" w:rsidP="005C5BF5">
            <w:pPr>
              <w:rPr>
                <w:lang w:val="it-IT"/>
              </w:rPr>
            </w:pPr>
            <w:r w:rsidRPr="00395C63">
              <w:rPr>
                <w:lang w:val="it-IT"/>
              </w:rPr>
              <w:t>Obbligatorio almeno 1 prodotto per proseguire; massimo 7 prodotti; solo voci da catalogo</w:t>
            </w:r>
          </w:p>
        </w:tc>
        <w:tc>
          <w:tcPr>
            <w:tcW w:w="963" w:type="dxa"/>
            <w:hideMark/>
          </w:tcPr>
          <w:p w14:paraId="5CB421A5" w14:textId="77777777" w:rsidR="005C5BF5" w:rsidRPr="00652773" w:rsidRDefault="005C5BF5" w:rsidP="005C5BF5">
            <w:r w:rsidRPr="00652773">
              <w:t>a) Nessun prodotto selezionato</w:t>
            </w:r>
          </w:p>
        </w:tc>
        <w:tc>
          <w:tcPr>
            <w:tcW w:w="963" w:type="dxa"/>
            <w:hideMark/>
          </w:tcPr>
          <w:p w14:paraId="057BA3F7" w14:textId="77777777" w:rsidR="005C5BF5" w:rsidRPr="00652773" w:rsidRDefault="005C5BF5" w:rsidP="005C5BF5">
            <w:r w:rsidRPr="00652773">
              <w:t>a) Nessun prodotto selezionato</w:t>
            </w:r>
          </w:p>
        </w:tc>
      </w:tr>
      <w:tr w:rsidR="005C5BF5" w:rsidRPr="00652773" w14:paraId="49791E20" w14:textId="77777777" w:rsidTr="00CA5128">
        <w:trPr>
          <w:trHeight w:val="592"/>
        </w:trPr>
        <w:tc>
          <w:tcPr>
            <w:tcW w:w="962" w:type="dxa"/>
            <w:vMerge/>
            <w:hideMark/>
          </w:tcPr>
          <w:p w14:paraId="115EC5EB" w14:textId="77777777" w:rsidR="005C5BF5" w:rsidRPr="00652773" w:rsidRDefault="005C5BF5" w:rsidP="005C5BF5"/>
        </w:tc>
        <w:tc>
          <w:tcPr>
            <w:tcW w:w="963" w:type="dxa"/>
            <w:vMerge/>
            <w:hideMark/>
          </w:tcPr>
          <w:p w14:paraId="7BDB837C" w14:textId="77777777" w:rsidR="005C5BF5" w:rsidRPr="00652773" w:rsidRDefault="005C5BF5" w:rsidP="005C5BF5"/>
        </w:tc>
        <w:tc>
          <w:tcPr>
            <w:tcW w:w="963" w:type="dxa"/>
            <w:vMerge/>
            <w:hideMark/>
          </w:tcPr>
          <w:p w14:paraId="2F503850" w14:textId="77777777" w:rsidR="005C5BF5" w:rsidRPr="00652773" w:rsidRDefault="005C5BF5" w:rsidP="005C5BF5"/>
        </w:tc>
        <w:tc>
          <w:tcPr>
            <w:tcW w:w="963" w:type="dxa"/>
            <w:vMerge/>
            <w:hideMark/>
          </w:tcPr>
          <w:p w14:paraId="338D301A" w14:textId="77777777" w:rsidR="005C5BF5" w:rsidRPr="00652773" w:rsidRDefault="005C5BF5" w:rsidP="005C5BF5"/>
        </w:tc>
        <w:tc>
          <w:tcPr>
            <w:tcW w:w="963" w:type="dxa"/>
            <w:vMerge/>
            <w:hideMark/>
          </w:tcPr>
          <w:p w14:paraId="4A7B2385" w14:textId="77777777" w:rsidR="005C5BF5" w:rsidRPr="00652773" w:rsidRDefault="005C5BF5" w:rsidP="005C5BF5"/>
        </w:tc>
        <w:tc>
          <w:tcPr>
            <w:tcW w:w="962" w:type="dxa"/>
            <w:vMerge/>
            <w:hideMark/>
          </w:tcPr>
          <w:p w14:paraId="710E897E" w14:textId="77777777" w:rsidR="005C5BF5" w:rsidRPr="00652773" w:rsidRDefault="005C5BF5" w:rsidP="005C5BF5"/>
        </w:tc>
        <w:tc>
          <w:tcPr>
            <w:tcW w:w="963" w:type="dxa"/>
            <w:vMerge/>
            <w:hideMark/>
          </w:tcPr>
          <w:p w14:paraId="55BDA15B" w14:textId="77777777" w:rsidR="005C5BF5" w:rsidRPr="00652773" w:rsidRDefault="005C5BF5" w:rsidP="005C5BF5"/>
        </w:tc>
        <w:tc>
          <w:tcPr>
            <w:tcW w:w="963" w:type="dxa"/>
            <w:vMerge/>
            <w:hideMark/>
          </w:tcPr>
          <w:p w14:paraId="66E40031" w14:textId="77777777" w:rsidR="005C5BF5" w:rsidRPr="00652773" w:rsidRDefault="005C5BF5" w:rsidP="005C5BF5"/>
        </w:tc>
        <w:tc>
          <w:tcPr>
            <w:tcW w:w="963" w:type="dxa"/>
            <w:hideMark/>
          </w:tcPr>
          <w:p w14:paraId="53E8335D" w14:textId="77777777" w:rsidR="005C5BF5" w:rsidRPr="00652773" w:rsidRDefault="005C5BF5" w:rsidP="005C5BF5">
            <w:r w:rsidRPr="00652773">
              <w:t>b) Limite raggiunto</w:t>
            </w:r>
          </w:p>
        </w:tc>
        <w:tc>
          <w:tcPr>
            <w:tcW w:w="963" w:type="dxa"/>
            <w:hideMark/>
          </w:tcPr>
          <w:p w14:paraId="0E074F47" w14:textId="77777777" w:rsidR="005C5BF5" w:rsidRPr="00652773" w:rsidRDefault="005C5BF5" w:rsidP="005C5BF5">
            <w:r w:rsidRPr="00652773">
              <w:t>b) Raggiungti 7 prodotti selezionati</w:t>
            </w:r>
          </w:p>
        </w:tc>
      </w:tr>
    </w:tbl>
    <w:p w14:paraId="24A554FC" w14:textId="77777777" w:rsidR="00652773" w:rsidRPr="00652773" w:rsidRDefault="00652773" w:rsidP="00652773">
      <w:pPr>
        <w:rPr>
          <w:lang w:val="it-IT"/>
        </w:rPr>
      </w:pPr>
    </w:p>
    <w:p w14:paraId="2E09E3E0" w14:textId="70400719" w:rsidR="002A204A" w:rsidRPr="00120403" w:rsidRDefault="002A204A">
      <w:pPr>
        <w:pStyle w:val="Heading2"/>
        <w:rPr>
          <w:lang w:val="it-IT"/>
        </w:rPr>
        <w:pPrChange w:id="1468" w:author="Castelli, Alessandro" w:date="2025-11-29T13:05:00Z" w16du:dateUtc="2025-11-29T12:05:00Z">
          <w:pPr>
            <w:pStyle w:val="Heading3"/>
          </w:pPr>
        </w:pPrChange>
      </w:pPr>
      <w:bookmarkStart w:id="1469" w:name="_Toc2145208163"/>
      <w:bookmarkEnd w:id="1368"/>
      <w:r w:rsidRPr="10CEFF33">
        <w:rPr>
          <w:lang w:val="it-IT"/>
        </w:rPr>
        <w:t xml:space="preserve">Gestione lead </w:t>
      </w:r>
      <w:r w:rsidR="00A42627" w:rsidRPr="10CEFF33">
        <w:rPr>
          <w:lang w:val="it-IT"/>
        </w:rPr>
        <w:t>con</w:t>
      </w:r>
      <w:r w:rsidRPr="10CEFF33">
        <w:rPr>
          <w:lang w:val="it-IT"/>
        </w:rPr>
        <w:t xml:space="preserve"> conferma appuntamento prenotato da </w:t>
      </w:r>
      <w:r w:rsidR="002A7D6D" w:rsidRPr="10CEFF33">
        <w:rPr>
          <w:lang w:val="it-IT"/>
        </w:rPr>
        <w:t>terzi (</w:t>
      </w:r>
      <w:r w:rsidRPr="10CEFF33">
        <w:rPr>
          <w:lang w:val="it-IT"/>
        </w:rPr>
        <w:t>APP</w:t>
      </w:r>
      <w:r w:rsidR="002A7D6D" w:rsidRPr="10CEFF33">
        <w:rPr>
          <w:lang w:val="it-IT"/>
        </w:rPr>
        <w:t xml:space="preserve">, </w:t>
      </w:r>
      <w:r w:rsidRPr="10CEFF33">
        <w:rPr>
          <w:lang w:val="it-IT"/>
        </w:rPr>
        <w:t>SC</w:t>
      </w:r>
      <w:r w:rsidR="002A7D6D" w:rsidRPr="10CEFF33">
        <w:rPr>
          <w:lang w:val="it-IT"/>
        </w:rPr>
        <w:t xml:space="preserve">, </w:t>
      </w:r>
      <w:r w:rsidR="00396EA3" w:rsidRPr="10CEFF33">
        <w:rPr>
          <w:lang w:val="it-IT"/>
        </w:rPr>
        <w:t>terzi</w:t>
      </w:r>
      <w:r w:rsidR="002A7D6D" w:rsidRPr="10CEFF33">
        <w:rPr>
          <w:lang w:val="it-IT"/>
        </w:rPr>
        <w:t>)</w:t>
      </w:r>
      <w:bookmarkEnd w:id="1469"/>
    </w:p>
    <w:p w14:paraId="16A6F4CB" w14:textId="77777777" w:rsidR="002F6414" w:rsidRDefault="002F6414" w:rsidP="002F6414">
      <w:pPr>
        <w:rPr>
          <w:lang w:val="it-IT"/>
        </w:rPr>
      </w:pPr>
      <w:r>
        <w:rPr>
          <w:lang w:val="it-IT"/>
        </w:rPr>
        <w:t>Premessa: il seguente capitolo sarà oggetto di ulteriore analisi nel corso dello sprint dedicato all’agenda</w:t>
      </w:r>
    </w:p>
    <w:p w14:paraId="1532236B" w14:textId="77777777" w:rsidR="002F6414" w:rsidRPr="002F6414" w:rsidRDefault="002F6414" w:rsidP="002F6414">
      <w:pPr>
        <w:rPr>
          <w:lang w:val="it-IT"/>
        </w:rPr>
      </w:pPr>
    </w:p>
    <w:p w14:paraId="4781BB28" w14:textId="136E9AB7" w:rsidR="004F22F7" w:rsidRDefault="00970FBC" w:rsidP="00B5236E">
      <w:pPr>
        <w:pStyle w:val="ListParagraph"/>
        <w:numPr>
          <w:ilvl w:val="0"/>
          <w:numId w:val="27"/>
        </w:numPr>
        <w:ind w:left="714" w:hanging="357"/>
        <w:rPr>
          <w:lang w:val="it-IT"/>
        </w:rPr>
      </w:pPr>
      <w:r w:rsidRPr="006B08C3">
        <w:rPr>
          <w:lang w:val="it-IT"/>
        </w:rPr>
        <w:t>Avviabile al click sul</w:t>
      </w:r>
      <w:r>
        <w:rPr>
          <w:lang w:val="it-IT"/>
        </w:rPr>
        <w:t xml:space="preserve">l’azione rapida di </w:t>
      </w:r>
      <w:r w:rsidR="004F22F7">
        <w:rPr>
          <w:bCs/>
          <w:lang w:val="it-IT"/>
        </w:rPr>
        <w:t>Conferma appuntamento (</w:t>
      </w:r>
      <w:r w:rsidR="00902FEB">
        <w:rPr>
          <w:bCs/>
          <w:lang w:val="it-IT"/>
        </w:rPr>
        <w:t xml:space="preserve">visbile ed attivabile </w:t>
      </w:r>
      <w:r w:rsidR="004F22F7">
        <w:rPr>
          <w:bCs/>
          <w:lang w:val="it-IT"/>
        </w:rPr>
        <w:t xml:space="preserve">per lead con appuntamento da confermare) </w:t>
      </w:r>
      <w:r>
        <w:rPr>
          <w:lang w:val="it-IT"/>
        </w:rPr>
        <w:t xml:space="preserve">in </w:t>
      </w:r>
      <w:r w:rsidR="00724A19">
        <w:rPr>
          <w:lang w:val="it-IT"/>
        </w:rPr>
        <w:t>Gestione lead</w:t>
      </w:r>
      <w:r>
        <w:rPr>
          <w:lang w:val="it-IT"/>
        </w:rPr>
        <w:t xml:space="preserve"> ed in Vista lead</w:t>
      </w:r>
    </w:p>
    <w:p w14:paraId="1F2226A4" w14:textId="77777777" w:rsidR="00964E1E" w:rsidRDefault="00964E1E" w:rsidP="00B5236E">
      <w:pPr>
        <w:pStyle w:val="ListParagraph"/>
        <w:numPr>
          <w:ilvl w:val="0"/>
          <w:numId w:val="27"/>
        </w:numPr>
        <w:ind w:left="714" w:hanging="357"/>
        <w:rPr>
          <w:lang w:val="it-IT"/>
        </w:rPr>
      </w:pPr>
      <w:r>
        <w:rPr>
          <w:lang w:val="it-IT"/>
        </w:rPr>
        <w:t xml:space="preserve">Step 1: </w:t>
      </w:r>
      <w:r w:rsidR="006F0390">
        <w:rPr>
          <w:lang w:val="it-IT"/>
        </w:rPr>
        <w:t>R</w:t>
      </w:r>
      <w:r w:rsidR="00655FDF">
        <w:rPr>
          <w:lang w:val="it-IT"/>
        </w:rPr>
        <w:t xml:space="preserve">imando </w:t>
      </w:r>
      <w:r w:rsidR="007E312F">
        <w:rPr>
          <w:lang w:val="it-IT"/>
        </w:rPr>
        <w:t>alla vista di dettaglio dell’appuntamento da confermare</w:t>
      </w:r>
      <w:r w:rsidR="00D20831">
        <w:rPr>
          <w:lang w:val="it-IT"/>
        </w:rPr>
        <w:t>, secondo modello integrato MicroSoft 365 (teams)</w:t>
      </w:r>
      <w:r w:rsidR="006F0390">
        <w:rPr>
          <w:lang w:val="it-IT"/>
        </w:rPr>
        <w:t xml:space="preserve">. </w:t>
      </w:r>
    </w:p>
    <w:p w14:paraId="4BDAE6D4" w14:textId="0D9EC617" w:rsidR="00964E1E" w:rsidRDefault="006F0390" w:rsidP="00B5236E">
      <w:pPr>
        <w:pStyle w:val="ListParagraph"/>
        <w:numPr>
          <w:ilvl w:val="1"/>
          <w:numId w:val="26"/>
        </w:numPr>
        <w:ind w:left="1434" w:hanging="357"/>
        <w:rPr>
          <w:lang w:val="it-IT"/>
        </w:rPr>
      </w:pPr>
      <w:r>
        <w:rPr>
          <w:lang w:val="it-IT"/>
        </w:rPr>
        <w:t>Dettagli appuntamento previsti:</w:t>
      </w:r>
    </w:p>
    <w:p w14:paraId="2D2937E3" w14:textId="6F73E311" w:rsidR="00606752" w:rsidRPr="00606752" w:rsidRDefault="00B2009D" w:rsidP="00B5236E">
      <w:pPr>
        <w:pStyle w:val="ListParagraph"/>
        <w:numPr>
          <w:ilvl w:val="2"/>
          <w:numId w:val="26"/>
        </w:numPr>
        <w:ind w:left="2035" w:hanging="357"/>
        <w:rPr>
          <w:lang w:val="it-IT"/>
        </w:rPr>
      </w:pPr>
      <w:r>
        <w:rPr>
          <w:lang w:val="it-IT"/>
        </w:rPr>
        <w:t xml:space="preserve">Data in formato </w:t>
      </w:r>
      <w:r w:rsidR="00430B8C">
        <w:rPr>
          <w:lang w:val="it-IT"/>
        </w:rPr>
        <w:t>dd/mm/</w:t>
      </w:r>
      <w:r w:rsidR="00516CF8">
        <w:rPr>
          <w:lang w:val="it-IT"/>
        </w:rPr>
        <w:t>yyyy, hh:</w:t>
      </w:r>
      <w:r w:rsidR="00E333B1">
        <w:rPr>
          <w:lang w:val="it-IT"/>
        </w:rPr>
        <w:t>mm</w:t>
      </w:r>
    </w:p>
    <w:p w14:paraId="2B0F020A" w14:textId="52081E6C" w:rsidR="00E333B1" w:rsidRDefault="00672C0B" w:rsidP="00B5236E">
      <w:pPr>
        <w:pStyle w:val="ListParagraph"/>
        <w:numPr>
          <w:ilvl w:val="2"/>
          <w:numId w:val="26"/>
        </w:numPr>
        <w:ind w:left="2035" w:hanging="357"/>
        <w:rPr>
          <w:lang w:val="it-IT"/>
        </w:rPr>
      </w:pPr>
      <w:r>
        <w:rPr>
          <w:lang w:val="it-IT"/>
        </w:rPr>
        <w:t>Nome e cognome del cliente che ha effettuato l’invito</w:t>
      </w:r>
    </w:p>
    <w:p w14:paraId="069660B1" w14:textId="69F2E48F" w:rsidR="00672C0B" w:rsidRPr="00606752" w:rsidRDefault="0063443C" w:rsidP="00B5236E">
      <w:pPr>
        <w:pStyle w:val="ListParagraph"/>
        <w:numPr>
          <w:ilvl w:val="2"/>
          <w:numId w:val="26"/>
        </w:numPr>
        <w:ind w:left="2035" w:hanging="357"/>
        <w:rPr>
          <w:lang w:val="it-IT"/>
        </w:rPr>
      </w:pPr>
      <w:r>
        <w:rPr>
          <w:lang w:val="it-IT"/>
        </w:rPr>
        <w:t>Campo</w:t>
      </w:r>
      <w:r w:rsidR="001B16C9">
        <w:rPr>
          <w:lang w:val="it-IT"/>
        </w:rPr>
        <w:t xml:space="preserve"> di testo per inviare un messaggio al cliente (facoltativo)</w:t>
      </w:r>
    </w:p>
    <w:p w14:paraId="14741612" w14:textId="7C8A7A30" w:rsidR="00F77ECF" w:rsidRPr="00F77ECF" w:rsidRDefault="00F77ECF" w:rsidP="00F77ECF">
      <w:pPr>
        <w:pStyle w:val="ListParagraph"/>
        <w:numPr>
          <w:ilvl w:val="1"/>
          <w:numId w:val="26"/>
        </w:numPr>
        <w:rPr>
          <w:lang w:val="it-IT"/>
        </w:rPr>
      </w:pPr>
      <w:r>
        <w:rPr>
          <w:lang w:val="it-IT"/>
        </w:rPr>
        <w:t xml:space="preserve">Azione rapida per annullare l’incontro: </w:t>
      </w:r>
      <w:r w:rsidR="00D3013C">
        <w:rPr>
          <w:lang w:val="it-IT"/>
        </w:rPr>
        <w:t>l’annullo dell’incontro</w:t>
      </w:r>
      <w:r w:rsidR="00396EA3">
        <w:rPr>
          <w:lang w:val="it-IT"/>
        </w:rPr>
        <w:t xml:space="preserve"> preso da cliente via APP invia notifica al cliente sulla propria App. </w:t>
      </w:r>
      <w:r w:rsidR="00F717A1">
        <w:rPr>
          <w:lang w:val="it-IT"/>
        </w:rPr>
        <w:t>Alternativamente, si prevede un invio mail al cliente</w:t>
      </w:r>
      <w:r w:rsidR="00C47CDA">
        <w:rPr>
          <w:lang w:val="it-IT"/>
        </w:rPr>
        <w:t>.</w:t>
      </w:r>
    </w:p>
    <w:p w14:paraId="2DCF59FE" w14:textId="41311EB6" w:rsidR="00FC45CB" w:rsidRPr="00606752" w:rsidRDefault="000241A3" w:rsidP="00B5236E">
      <w:pPr>
        <w:pStyle w:val="ListParagraph"/>
        <w:numPr>
          <w:ilvl w:val="1"/>
          <w:numId w:val="26"/>
        </w:numPr>
        <w:rPr>
          <w:lang w:val="it-IT"/>
        </w:rPr>
      </w:pPr>
      <w:r>
        <w:rPr>
          <w:lang w:val="it-IT"/>
        </w:rPr>
        <w:t>Azione rapida per riprogrammare l’incontro</w:t>
      </w:r>
      <w:r w:rsidR="000F55AB">
        <w:rPr>
          <w:lang w:val="it-IT"/>
        </w:rPr>
        <w:t xml:space="preserve">: </w:t>
      </w:r>
      <w:r w:rsidR="00762443">
        <w:rPr>
          <w:lang w:val="it-IT"/>
        </w:rPr>
        <w:fldChar w:fldCharType="begin"/>
      </w:r>
      <w:r w:rsidR="00762443">
        <w:rPr>
          <w:lang w:val="it-IT"/>
        </w:rPr>
        <w:instrText xml:space="preserve"> REF _Ref211954914 \h </w:instrText>
      </w:r>
      <w:r w:rsidR="00762443">
        <w:rPr>
          <w:lang w:val="it-IT"/>
        </w:rPr>
      </w:r>
      <w:r w:rsidR="00762443">
        <w:rPr>
          <w:lang w:val="it-IT"/>
        </w:rPr>
        <w:fldChar w:fldCharType="separate"/>
      </w:r>
      <w:r w:rsidR="00762443" w:rsidRPr="00120403">
        <w:rPr>
          <w:lang w:val="it-IT"/>
        </w:rPr>
        <w:t xml:space="preserve">Gestione lead </w:t>
      </w:r>
      <w:r w:rsidR="00762443">
        <w:rPr>
          <w:lang w:val="it-IT"/>
        </w:rPr>
        <w:t>con riprogrammazione proposta di</w:t>
      </w:r>
      <w:r w:rsidR="00762443" w:rsidRPr="00120403">
        <w:rPr>
          <w:lang w:val="it-IT"/>
        </w:rPr>
        <w:t xml:space="preserve"> appuntamento prenotato</w:t>
      </w:r>
      <w:r w:rsidR="00762443">
        <w:rPr>
          <w:lang w:val="it-IT"/>
        </w:rPr>
        <w:fldChar w:fldCharType="end"/>
      </w:r>
    </w:p>
    <w:p w14:paraId="0C11A64D" w14:textId="3C24F443" w:rsidR="00434013" w:rsidRPr="00434013" w:rsidRDefault="000241A3" w:rsidP="00B5236E">
      <w:pPr>
        <w:pStyle w:val="ListParagraph"/>
        <w:numPr>
          <w:ilvl w:val="1"/>
          <w:numId w:val="26"/>
        </w:numPr>
        <w:rPr>
          <w:lang w:val="it-IT"/>
        </w:rPr>
      </w:pPr>
      <w:r>
        <w:rPr>
          <w:lang w:val="it-IT"/>
        </w:rPr>
        <w:t xml:space="preserve">Azione rapida per </w:t>
      </w:r>
      <w:r w:rsidR="00BD1B32">
        <w:rPr>
          <w:lang w:val="it-IT"/>
        </w:rPr>
        <w:t>accettare l’incontro</w:t>
      </w:r>
      <w:r w:rsidR="006E4EEC">
        <w:rPr>
          <w:lang w:val="it-IT"/>
        </w:rPr>
        <w:t xml:space="preserve"> (opzione selezionata dall’utente per la descrizione del flusso in oggetto)</w:t>
      </w:r>
    </w:p>
    <w:p w14:paraId="5F055C92" w14:textId="2ABAF32C" w:rsidR="006E4EEC" w:rsidRDefault="006E4EEC" w:rsidP="00B5236E">
      <w:pPr>
        <w:pStyle w:val="ListParagraph"/>
        <w:numPr>
          <w:ilvl w:val="0"/>
          <w:numId w:val="27"/>
        </w:numPr>
        <w:ind w:left="714" w:hanging="357"/>
        <w:rPr>
          <w:lang w:val="it-IT"/>
        </w:rPr>
      </w:pPr>
      <w:r>
        <w:rPr>
          <w:lang w:val="it-IT"/>
        </w:rPr>
        <w:t xml:space="preserve">Step 2: </w:t>
      </w:r>
      <w:r w:rsidR="00CF5597">
        <w:rPr>
          <w:lang w:val="it-IT"/>
        </w:rPr>
        <w:t>Completamento processo</w:t>
      </w:r>
    </w:p>
    <w:p w14:paraId="6BBD2C7F" w14:textId="4D3F36DB" w:rsidR="006E4EEC" w:rsidRDefault="00CF5597" w:rsidP="00B5236E">
      <w:pPr>
        <w:pStyle w:val="ListParagraph"/>
        <w:numPr>
          <w:ilvl w:val="1"/>
          <w:numId w:val="26"/>
        </w:numPr>
        <w:rPr>
          <w:lang w:val="it-IT"/>
        </w:rPr>
      </w:pPr>
      <w:r>
        <w:rPr>
          <w:lang w:val="it-IT"/>
        </w:rPr>
        <w:t xml:space="preserve">L’utente riatterra nella pagina di avvio processo, </w:t>
      </w:r>
      <w:r w:rsidR="00724A19">
        <w:rPr>
          <w:lang w:val="it-IT"/>
        </w:rPr>
        <w:t>in Gestione lead ed in</w:t>
      </w:r>
      <w:r>
        <w:rPr>
          <w:lang w:val="it-IT"/>
        </w:rPr>
        <w:t xml:space="preserve"> Vista lead</w:t>
      </w:r>
    </w:p>
    <w:p w14:paraId="6330B7BB" w14:textId="664A67BB" w:rsidR="006E4EEC" w:rsidRDefault="00CF5597" w:rsidP="00B5236E">
      <w:pPr>
        <w:pStyle w:val="ListParagraph"/>
        <w:numPr>
          <w:ilvl w:val="1"/>
          <w:numId w:val="26"/>
        </w:numPr>
        <w:rPr>
          <w:lang w:val="it-IT"/>
        </w:rPr>
      </w:pPr>
      <w:r>
        <w:rPr>
          <w:lang w:val="it-IT"/>
        </w:rPr>
        <w:t xml:space="preserve">Visualizzabile in schermata una segnalazione di </w:t>
      </w:r>
      <w:r w:rsidR="00F54C23">
        <w:rPr>
          <w:lang w:val="it-IT"/>
        </w:rPr>
        <w:t>corretto inserimento dell’appuntamento in agenda</w:t>
      </w:r>
    </w:p>
    <w:p w14:paraId="602DB749" w14:textId="3CB8B84F" w:rsidR="00F54C23" w:rsidRPr="00120403" w:rsidRDefault="00F54C23">
      <w:pPr>
        <w:pStyle w:val="Heading2"/>
        <w:rPr>
          <w:lang w:val="it-IT"/>
        </w:rPr>
        <w:pPrChange w:id="1470" w:author="Castelli, Alessandro" w:date="2025-11-29T13:05:00Z" w16du:dateUtc="2025-11-29T12:05:00Z">
          <w:pPr>
            <w:pStyle w:val="Heading3"/>
          </w:pPr>
        </w:pPrChange>
      </w:pPr>
      <w:bookmarkStart w:id="1471" w:name="_Ref211954914"/>
      <w:bookmarkStart w:id="1472" w:name="_Toc1872500359"/>
      <w:r w:rsidRPr="10CEFF33">
        <w:rPr>
          <w:lang w:val="it-IT"/>
        </w:rPr>
        <w:t xml:space="preserve">Gestione lead </w:t>
      </w:r>
      <w:r w:rsidR="00A42627" w:rsidRPr="10CEFF33">
        <w:rPr>
          <w:lang w:val="it-IT"/>
        </w:rPr>
        <w:t>con riprogrammazione proposta di</w:t>
      </w:r>
      <w:r w:rsidRPr="10CEFF33">
        <w:rPr>
          <w:lang w:val="it-IT"/>
        </w:rPr>
        <w:t xml:space="preserve"> appuntamento prenotato</w:t>
      </w:r>
      <w:bookmarkEnd w:id="1471"/>
      <w:bookmarkEnd w:id="1472"/>
      <w:r w:rsidRPr="10CEFF33">
        <w:rPr>
          <w:lang w:val="it-IT"/>
        </w:rPr>
        <w:t xml:space="preserve"> </w:t>
      </w:r>
    </w:p>
    <w:p w14:paraId="65DE78C1" w14:textId="77777777" w:rsidR="00606494" w:rsidRDefault="00606494" w:rsidP="00606494">
      <w:pPr>
        <w:rPr>
          <w:lang w:val="it-IT"/>
        </w:rPr>
      </w:pPr>
    </w:p>
    <w:p w14:paraId="130E3F27" w14:textId="2DE5D9BA" w:rsidR="00606494" w:rsidRDefault="00606494" w:rsidP="00606494">
      <w:pPr>
        <w:rPr>
          <w:lang w:val="it-IT"/>
        </w:rPr>
      </w:pPr>
      <w:r>
        <w:rPr>
          <w:lang w:val="it-IT"/>
        </w:rPr>
        <w:t>Premessa: il seguente capitolo sarà oggetto di ulteriore analisi nel corso dello sprint dedicato all’agenda</w:t>
      </w:r>
    </w:p>
    <w:p w14:paraId="6379DE67" w14:textId="77777777" w:rsidR="00606494" w:rsidRPr="00606494" w:rsidRDefault="00606494" w:rsidP="00606494">
      <w:pPr>
        <w:rPr>
          <w:lang w:val="it-IT"/>
        </w:rPr>
      </w:pPr>
    </w:p>
    <w:p w14:paraId="54DD4CC7" w14:textId="60747E9E" w:rsidR="00F54C23" w:rsidRDefault="00F54C23" w:rsidP="00B5236E">
      <w:pPr>
        <w:pStyle w:val="ListParagraph"/>
        <w:numPr>
          <w:ilvl w:val="0"/>
          <w:numId w:val="27"/>
        </w:numPr>
        <w:ind w:left="714" w:hanging="357"/>
        <w:rPr>
          <w:lang w:val="it-IT"/>
        </w:rPr>
      </w:pPr>
      <w:r w:rsidRPr="006B08C3">
        <w:rPr>
          <w:lang w:val="it-IT"/>
        </w:rPr>
        <w:t>Avviabile al click sul</w:t>
      </w:r>
      <w:r>
        <w:rPr>
          <w:lang w:val="it-IT"/>
        </w:rPr>
        <w:t xml:space="preserve">l’azione rapida di </w:t>
      </w:r>
      <w:r>
        <w:rPr>
          <w:bCs/>
          <w:lang w:val="it-IT"/>
        </w:rPr>
        <w:t>Conferma appuntamento (v</w:t>
      </w:r>
      <w:r w:rsidR="008C1C6B">
        <w:rPr>
          <w:bCs/>
          <w:lang w:val="it-IT"/>
        </w:rPr>
        <w:t>isibile ed attivabile solo</w:t>
      </w:r>
      <w:r>
        <w:rPr>
          <w:bCs/>
          <w:lang w:val="it-IT"/>
        </w:rPr>
        <w:t xml:space="preserve"> per lead con appuntamento da confermare) </w:t>
      </w:r>
      <w:r>
        <w:rPr>
          <w:lang w:val="it-IT"/>
        </w:rPr>
        <w:t xml:space="preserve">in </w:t>
      </w:r>
      <w:r w:rsidR="00724A19">
        <w:rPr>
          <w:lang w:val="it-IT"/>
        </w:rPr>
        <w:t xml:space="preserve">Gestione lead </w:t>
      </w:r>
      <w:r>
        <w:rPr>
          <w:lang w:val="it-IT"/>
        </w:rPr>
        <w:t>ed in Vista lead</w:t>
      </w:r>
    </w:p>
    <w:p w14:paraId="48D73F4A" w14:textId="7DCD63C6" w:rsidR="00F54C23" w:rsidRDefault="00F54C23" w:rsidP="00B5236E">
      <w:pPr>
        <w:pStyle w:val="ListParagraph"/>
        <w:numPr>
          <w:ilvl w:val="0"/>
          <w:numId w:val="27"/>
        </w:numPr>
        <w:ind w:left="714" w:hanging="357"/>
        <w:rPr>
          <w:lang w:val="it-IT"/>
        </w:rPr>
      </w:pPr>
      <w:r>
        <w:rPr>
          <w:lang w:val="it-IT"/>
        </w:rPr>
        <w:t>Step 1: Rimando alla vista di dettaglio dell’appuntamento da confermare, secondo modello integrato MicroSoft 365 (</w:t>
      </w:r>
      <w:r w:rsidR="005548E8">
        <w:rPr>
          <w:lang w:val="it-IT"/>
        </w:rPr>
        <w:t>T</w:t>
      </w:r>
      <w:r>
        <w:rPr>
          <w:lang w:val="it-IT"/>
        </w:rPr>
        <w:t xml:space="preserve">eams). </w:t>
      </w:r>
    </w:p>
    <w:p w14:paraId="04A3E14A" w14:textId="77777777" w:rsidR="00F54C23" w:rsidRDefault="00F54C23" w:rsidP="00B5236E">
      <w:pPr>
        <w:pStyle w:val="ListParagraph"/>
        <w:numPr>
          <w:ilvl w:val="1"/>
          <w:numId w:val="26"/>
        </w:numPr>
        <w:rPr>
          <w:lang w:val="it-IT"/>
        </w:rPr>
      </w:pPr>
      <w:r>
        <w:rPr>
          <w:lang w:val="it-IT"/>
        </w:rPr>
        <w:t>Dettagli appuntamento previsti:</w:t>
      </w:r>
    </w:p>
    <w:p w14:paraId="1E067A79" w14:textId="77777777" w:rsidR="00F54C23" w:rsidRPr="00964E1E" w:rsidRDefault="00F54C23" w:rsidP="00B5236E">
      <w:pPr>
        <w:pStyle w:val="ListParagraph"/>
        <w:numPr>
          <w:ilvl w:val="2"/>
          <w:numId w:val="26"/>
        </w:numPr>
        <w:ind w:left="2035" w:hanging="357"/>
        <w:rPr>
          <w:lang w:val="it-IT"/>
        </w:rPr>
      </w:pPr>
      <w:r w:rsidRPr="00964E1E">
        <w:rPr>
          <w:lang w:val="it-IT"/>
        </w:rPr>
        <w:t>Data in formato dd/mm/yyyy, hh:mm</w:t>
      </w:r>
    </w:p>
    <w:p w14:paraId="79953C56" w14:textId="77777777" w:rsidR="00F54C23" w:rsidRDefault="00F54C23" w:rsidP="00B5236E">
      <w:pPr>
        <w:pStyle w:val="ListParagraph"/>
        <w:numPr>
          <w:ilvl w:val="2"/>
          <w:numId w:val="26"/>
        </w:numPr>
        <w:ind w:left="2035" w:hanging="357"/>
        <w:rPr>
          <w:lang w:val="it-IT"/>
        </w:rPr>
      </w:pPr>
      <w:r>
        <w:rPr>
          <w:lang w:val="it-IT"/>
        </w:rPr>
        <w:t>Nome e cognome del cliente che ha effettuato l’invito</w:t>
      </w:r>
    </w:p>
    <w:p w14:paraId="6D389AE9" w14:textId="77777777" w:rsidR="00F253F8" w:rsidRDefault="00F253F8" w:rsidP="00B5236E">
      <w:pPr>
        <w:pStyle w:val="ListParagraph"/>
        <w:numPr>
          <w:ilvl w:val="2"/>
          <w:numId w:val="26"/>
        </w:numPr>
        <w:ind w:left="2035" w:hanging="357"/>
        <w:rPr>
          <w:lang w:val="it-IT"/>
        </w:rPr>
      </w:pPr>
      <w:r>
        <w:rPr>
          <w:lang w:val="it-IT"/>
        </w:rPr>
        <w:t>Campo di testo per inviare un messaggio al cliente (facoltativo)</w:t>
      </w:r>
    </w:p>
    <w:p w14:paraId="3611EBC3" w14:textId="6F5B8D90" w:rsidR="00164372" w:rsidRDefault="00F54C23" w:rsidP="00B5236E">
      <w:pPr>
        <w:pStyle w:val="ListParagraph"/>
        <w:numPr>
          <w:ilvl w:val="1"/>
          <w:numId w:val="26"/>
        </w:numPr>
        <w:rPr>
          <w:lang w:val="it-IT"/>
        </w:rPr>
      </w:pPr>
      <w:r>
        <w:rPr>
          <w:lang w:val="it-IT"/>
        </w:rPr>
        <w:t>Azione rapida per riprogrammare l’incontro: focus paragrafo dedicato</w:t>
      </w:r>
      <w:r w:rsidR="006B1B53">
        <w:rPr>
          <w:lang w:val="it-IT"/>
        </w:rPr>
        <w:t xml:space="preserve"> </w:t>
      </w:r>
      <w:r w:rsidR="00A42627">
        <w:rPr>
          <w:lang w:val="it-IT"/>
        </w:rPr>
        <w:t>(opzione selezionata dall’utente per la descrizione del flusso in oggetto)</w:t>
      </w:r>
    </w:p>
    <w:p w14:paraId="38EBB192" w14:textId="77777777" w:rsidR="00164372" w:rsidRDefault="00F54C23" w:rsidP="00B5236E">
      <w:pPr>
        <w:pStyle w:val="ListParagraph"/>
        <w:numPr>
          <w:ilvl w:val="1"/>
          <w:numId w:val="26"/>
        </w:numPr>
        <w:rPr>
          <w:lang w:val="it-IT"/>
        </w:rPr>
      </w:pPr>
      <w:r w:rsidRPr="00164372">
        <w:rPr>
          <w:lang w:val="it-IT"/>
        </w:rPr>
        <w:t xml:space="preserve">Azione rapida per accettare l’incontro </w:t>
      </w:r>
    </w:p>
    <w:p w14:paraId="1FB8A5BF" w14:textId="77CBA00D" w:rsidR="007A5903" w:rsidRPr="00164372" w:rsidRDefault="007A5903" w:rsidP="00B5236E">
      <w:pPr>
        <w:pStyle w:val="ListParagraph"/>
        <w:numPr>
          <w:ilvl w:val="0"/>
          <w:numId w:val="27"/>
        </w:numPr>
        <w:ind w:left="714" w:hanging="357"/>
        <w:rPr>
          <w:lang w:val="it-IT"/>
        </w:rPr>
      </w:pPr>
      <w:r w:rsidRPr="00164372">
        <w:rPr>
          <w:lang w:val="it-IT"/>
        </w:rPr>
        <w:t xml:space="preserve">Step </w:t>
      </w:r>
      <w:r>
        <w:rPr>
          <w:lang w:val="it-IT"/>
        </w:rPr>
        <w:t>2</w:t>
      </w:r>
      <w:r w:rsidRPr="00164372">
        <w:rPr>
          <w:lang w:val="it-IT"/>
        </w:rPr>
        <w:t xml:space="preserve">: </w:t>
      </w:r>
      <w:r>
        <w:rPr>
          <w:lang w:val="it-IT"/>
        </w:rPr>
        <w:t>Schermata calendario di programmazione evento</w:t>
      </w:r>
    </w:p>
    <w:p w14:paraId="6DFD0BC0" w14:textId="48C539EC" w:rsidR="007A5903" w:rsidRPr="005548E8" w:rsidRDefault="007A5903" w:rsidP="00B5236E">
      <w:pPr>
        <w:pStyle w:val="ListParagraph"/>
        <w:numPr>
          <w:ilvl w:val="1"/>
          <w:numId w:val="26"/>
        </w:numPr>
        <w:rPr>
          <w:lang w:val="it-IT"/>
        </w:rPr>
      </w:pPr>
      <w:r w:rsidRPr="005548E8">
        <w:rPr>
          <w:lang w:val="it-IT"/>
        </w:rPr>
        <w:t>L’utente visualizza la schermata di MicroSoft 365</w:t>
      </w:r>
      <w:r w:rsidR="005548E8" w:rsidRPr="005548E8">
        <w:rPr>
          <w:lang w:val="it-IT"/>
        </w:rPr>
        <w:t xml:space="preserve"> (Teams) di sistema per la pianificazione dei meeting in agenda</w:t>
      </w:r>
    </w:p>
    <w:p w14:paraId="1AEB2B08" w14:textId="5C26A252" w:rsidR="00F54C23" w:rsidRPr="00164372" w:rsidRDefault="00F54C23" w:rsidP="00B5236E">
      <w:pPr>
        <w:pStyle w:val="ListParagraph"/>
        <w:numPr>
          <w:ilvl w:val="0"/>
          <w:numId w:val="27"/>
        </w:numPr>
        <w:ind w:left="714" w:hanging="357"/>
        <w:rPr>
          <w:lang w:val="it-IT"/>
        </w:rPr>
      </w:pPr>
      <w:r w:rsidRPr="00164372">
        <w:rPr>
          <w:lang w:val="it-IT"/>
        </w:rPr>
        <w:t xml:space="preserve">Step </w:t>
      </w:r>
      <w:r w:rsidR="00164372">
        <w:rPr>
          <w:lang w:val="it-IT"/>
        </w:rPr>
        <w:t>3</w:t>
      </w:r>
      <w:r w:rsidRPr="00164372">
        <w:rPr>
          <w:lang w:val="it-IT"/>
        </w:rPr>
        <w:t>: Completamento processo</w:t>
      </w:r>
    </w:p>
    <w:p w14:paraId="4ADE9FC2" w14:textId="24B08E81" w:rsidR="00F54C23" w:rsidRDefault="00F54C23" w:rsidP="00B5236E">
      <w:pPr>
        <w:pStyle w:val="ListParagraph"/>
        <w:numPr>
          <w:ilvl w:val="1"/>
          <w:numId w:val="26"/>
        </w:numPr>
        <w:rPr>
          <w:lang w:val="it-IT"/>
        </w:rPr>
      </w:pPr>
      <w:r>
        <w:rPr>
          <w:lang w:val="it-IT"/>
        </w:rPr>
        <w:t xml:space="preserve">L’utente riatterra nella pagina di avvio processo, </w:t>
      </w:r>
      <w:r w:rsidR="00724A19">
        <w:rPr>
          <w:lang w:val="it-IT"/>
        </w:rPr>
        <w:t>in Gestione lead ed in</w:t>
      </w:r>
      <w:r>
        <w:rPr>
          <w:lang w:val="it-IT"/>
        </w:rPr>
        <w:t xml:space="preserve"> Vista lead</w:t>
      </w:r>
    </w:p>
    <w:p w14:paraId="59A3A4C0" w14:textId="77777777" w:rsidR="00F54C23" w:rsidRDefault="00F54C23" w:rsidP="00B5236E">
      <w:pPr>
        <w:pStyle w:val="ListParagraph"/>
        <w:numPr>
          <w:ilvl w:val="1"/>
          <w:numId w:val="26"/>
        </w:numPr>
        <w:rPr>
          <w:lang w:val="it-IT"/>
        </w:rPr>
      </w:pPr>
      <w:r>
        <w:rPr>
          <w:lang w:val="it-IT"/>
        </w:rPr>
        <w:t>Visualizzabile in schermata una segnalazione di corretto inserimento dell’appuntamento in agenda</w:t>
      </w:r>
    </w:p>
    <w:p w14:paraId="269D11D4" w14:textId="1763CE5C" w:rsidR="003F59DE" w:rsidRPr="003F59DE" w:rsidRDefault="003F59DE" w:rsidP="003F59DE">
      <w:pPr>
        <w:rPr>
          <w:lang w:val="it-IT"/>
        </w:rPr>
      </w:pPr>
      <w:r>
        <w:rPr>
          <w:lang w:val="it-IT"/>
        </w:rPr>
        <w:t>Al completamento degli ste</w:t>
      </w:r>
      <w:r w:rsidR="00615DD5">
        <w:rPr>
          <w:lang w:val="it-IT"/>
        </w:rPr>
        <w:t xml:space="preserve">p di cui sopra, si prevede la generazione di una mail inviata alla casella del cliente con i dettagli </w:t>
      </w:r>
      <w:r w:rsidR="00EF27D2">
        <w:rPr>
          <w:lang w:val="it-IT"/>
        </w:rPr>
        <w:t>dell’appuntamento riprogrammato</w:t>
      </w:r>
    </w:p>
    <w:p w14:paraId="352A0FFA" w14:textId="77777777" w:rsidR="00ED286F" w:rsidRPr="00ED286F" w:rsidRDefault="00ED286F" w:rsidP="00F54C23">
      <w:pPr>
        <w:pStyle w:val="ListParagraph"/>
        <w:ind w:left="1440"/>
        <w:rPr>
          <w:lang w:val="it-IT"/>
        </w:rPr>
      </w:pPr>
    </w:p>
    <w:p w14:paraId="57291654" w14:textId="7BE3C0AF" w:rsidR="002941A7" w:rsidRDefault="005F3BE6">
      <w:pPr>
        <w:pStyle w:val="Heading2"/>
        <w:rPr>
          <w:lang w:val="it-IT"/>
        </w:rPr>
        <w:pPrChange w:id="1473" w:author="Castelli, Alessandro" w:date="2025-11-29T12:59:00Z" w16du:dateUtc="2025-11-29T11:59:00Z">
          <w:pPr>
            <w:pStyle w:val="Heading3"/>
          </w:pPr>
        </w:pPrChange>
      </w:pPr>
      <w:bookmarkStart w:id="1474" w:name="_Ref211957303"/>
      <w:bookmarkStart w:id="1475" w:name="_Toc891565019"/>
      <w:del w:id="1476" w:author="Castelli, Alessandro" w:date="2025-11-29T13:01:00Z" w16du:dateUtc="2025-11-29T12:01:00Z">
        <w:r>
          <w:rPr>
            <w:noProof/>
          </w:rPr>
          <w:drawing>
            <wp:anchor distT="0" distB="0" distL="114300" distR="114300" simplePos="0" relativeHeight="251658245" behindDoc="0" locked="0" layoutInCell="1" allowOverlap="1" wp14:anchorId="4667A014" wp14:editId="28DAF00A">
              <wp:simplePos x="0" y="0"/>
              <wp:positionH relativeFrom="margin">
                <wp:posOffset>561340</wp:posOffset>
              </wp:positionH>
              <wp:positionV relativeFrom="paragraph">
                <wp:posOffset>384810</wp:posOffset>
              </wp:positionV>
              <wp:extent cx="4997450" cy="3771900"/>
              <wp:effectExtent l="0" t="0" r="0" b="0"/>
              <wp:wrapSquare wrapText="bothSides"/>
              <wp:docPr id="589339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39683" name="Picture 1" descr="A screenshot of a computer&#10;&#10;AI-generated content may be incorrect."/>
                      <pic:cNvPicPr/>
                    </pic:nvPicPr>
                    <pic:blipFill>
                      <a:blip r:embed="rId78">
                        <a:extLst>
                          <a:ext uri="{28A0092B-C50C-407E-A947-70E740481C1C}">
                            <a14:useLocalDpi xmlns:a14="http://schemas.microsoft.com/office/drawing/2010/main" val="0"/>
                          </a:ext>
                        </a:extLst>
                      </a:blip>
                      <a:stretch>
                        <a:fillRect/>
                      </a:stretch>
                    </pic:blipFill>
                    <pic:spPr>
                      <a:xfrm>
                        <a:off x="0" y="0"/>
                        <a:ext cx="4997450" cy="3771900"/>
                      </a:xfrm>
                      <a:prstGeom prst="rect">
                        <a:avLst/>
                      </a:prstGeom>
                    </pic:spPr>
                  </pic:pic>
                </a:graphicData>
              </a:graphic>
              <wp14:sizeRelH relativeFrom="page">
                <wp14:pctWidth>0</wp14:pctWidth>
              </wp14:sizeRelH>
              <wp14:sizeRelV relativeFrom="page">
                <wp14:pctHeight>0</wp14:pctHeight>
              </wp14:sizeRelV>
            </wp:anchor>
          </w:drawing>
        </w:r>
      </w:del>
      <w:r>
        <w:rPr>
          <w:lang w:val="it-IT"/>
        </w:rPr>
        <w:t>N</w:t>
      </w:r>
      <w:r w:rsidR="006A6AD0" w:rsidRPr="006A6AD0">
        <w:rPr>
          <w:lang w:val="it-IT"/>
        </w:rPr>
        <w:t>otifiche</w:t>
      </w:r>
      <w:r w:rsidR="00EA420C">
        <w:rPr>
          <w:lang w:val="it-IT"/>
        </w:rPr>
        <w:t xml:space="preserve"> di</w:t>
      </w:r>
      <w:r w:rsidR="006A6AD0" w:rsidRPr="006A6AD0">
        <w:rPr>
          <w:lang w:val="it-IT"/>
        </w:rPr>
        <w:t xml:space="preserve"> gestione lead</w:t>
      </w:r>
      <w:bookmarkEnd w:id="1474"/>
      <w:bookmarkEnd w:id="1475"/>
    </w:p>
    <w:p w14:paraId="151FFB73" w14:textId="201A74B6" w:rsidR="00B158F7" w:rsidRPr="00E13331" w:rsidRDefault="00B158F7" w:rsidP="00F61EED">
      <w:pPr>
        <w:keepNext/>
        <w:rPr>
          <w:lang w:val="it-IT"/>
        </w:rPr>
      </w:pPr>
    </w:p>
    <w:p w14:paraId="030714C8" w14:textId="0AB030F2" w:rsidR="00730AD6" w:rsidRPr="00730AD6" w:rsidRDefault="00F61EED" w:rsidP="00E13331">
      <w:pPr>
        <w:pStyle w:val="Caption"/>
        <w:jc w:val="center"/>
        <w:rPr>
          <w:lang w:val="it-IT"/>
        </w:rPr>
      </w:pPr>
      <w:r w:rsidRPr="00863AE3">
        <w:rPr>
          <w:lang w:val="it-IT"/>
        </w:rPr>
        <w:t>Figur</w:t>
      </w:r>
      <w:r w:rsidR="00E13331" w:rsidRPr="00863AE3">
        <w:rPr>
          <w:lang w:val="it-IT"/>
        </w:rPr>
        <w:t>a</w:t>
      </w:r>
      <w:r w:rsidRPr="00863AE3">
        <w:rPr>
          <w:lang w:val="it-IT"/>
        </w:rPr>
        <w:t xml:space="preserve"> </w:t>
      </w:r>
      <w:r w:rsidR="003A570E">
        <w:rPr>
          <w:lang w:val="it-IT"/>
        </w:rPr>
        <w:t>2</w:t>
      </w:r>
      <w:del w:id="1477" w:author="Castelli, Alessandro" w:date="2025-11-29T13:26:00Z" w16du:dateUtc="2025-11-29T12:26:00Z">
        <w:r w:rsidR="00DB091B" w:rsidDel="00FA3E82">
          <w:rPr>
            <w:lang w:val="it-IT"/>
          </w:rPr>
          <w:delText>9</w:delText>
        </w:r>
      </w:del>
      <w:ins w:id="1478" w:author="Castelli, Alessandro" w:date="2025-11-29T13:26:00Z" w16du:dateUtc="2025-11-29T12:26:00Z">
        <w:r w:rsidR="00FA3E82">
          <w:rPr>
            <w:lang w:val="it-IT"/>
          </w:rPr>
          <w:t>2</w:t>
        </w:r>
      </w:ins>
      <w:r w:rsidRPr="00863AE3">
        <w:rPr>
          <w:lang w:val="it-IT"/>
        </w:rPr>
        <w:t xml:space="preserve">- </w:t>
      </w:r>
      <w:hyperlink r:id="rId79" w:history="1">
        <w:r w:rsidRPr="00863AE3">
          <w:rPr>
            <w:rStyle w:val="Hyperlink"/>
            <w:lang w:val="it-IT"/>
          </w:rPr>
          <w:t xml:space="preserve"> notifiche</w:t>
        </w:r>
      </w:hyperlink>
    </w:p>
    <w:p w14:paraId="6BDF7C84" w14:textId="77777777" w:rsidR="006827D9" w:rsidRDefault="006827D9" w:rsidP="006827D9">
      <w:pPr>
        <w:rPr>
          <w:lang w:val="it-IT"/>
        </w:rPr>
      </w:pPr>
    </w:p>
    <w:p w14:paraId="0F22F2B5" w14:textId="005ABB26" w:rsidR="00352E91" w:rsidRPr="006827D9" w:rsidRDefault="00E86C15" w:rsidP="006827D9">
      <w:pPr>
        <w:rPr>
          <w:lang w:val="it-IT"/>
        </w:rPr>
      </w:pPr>
      <w:r>
        <w:rPr>
          <w:lang w:val="it-IT"/>
        </w:rPr>
        <w:t>Le notifiche</w:t>
      </w:r>
      <w:r w:rsidR="00352E91" w:rsidRPr="006827D9">
        <w:rPr>
          <w:lang w:val="it-IT"/>
        </w:rPr>
        <w:t xml:space="preserve"> relativ</w:t>
      </w:r>
      <w:r>
        <w:rPr>
          <w:lang w:val="it-IT"/>
        </w:rPr>
        <w:t>e</w:t>
      </w:r>
      <w:r w:rsidR="00352E91" w:rsidRPr="006827D9">
        <w:rPr>
          <w:lang w:val="it-IT"/>
        </w:rPr>
        <w:t xml:space="preserve"> alle lead saranno visibili al click sull’elemento comune in spalla destra (Ref </w:t>
      </w:r>
      <w:r w:rsidR="008F3635" w:rsidRPr="008F3635">
        <w:rPr>
          <w:u w:val="single"/>
          <w:lang w:val="it-IT"/>
        </w:rPr>
        <w:fldChar w:fldCharType="begin"/>
      </w:r>
      <w:r w:rsidR="008F3635" w:rsidRPr="008F3635">
        <w:rPr>
          <w:u w:val="single"/>
          <w:lang w:val="it-IT"/>
        </w:rPr>
        <w:instrText xml:space="preserve"> REF _Ref211867067 \h </w:instrText>
      </w:r>
      <w:r w:rsidR="008F3635" w:rsidRPr="008F3635">
        <w:rPr>
          <w:u w:val="single"/>
          <w:lang w:val="it-IT"/>
        </w:rPr>
      </w:r>
      <w:r w:rsidR="008F3635" w:rsidRPr="008F3635">
        <w:rPr>
          <w:u w:val="single"/>
          <w:lang w:val="it-IT"/>
        </w:rPr>
        <w:fldChar w:fldCharType="separate"/>
      </w:r>
      <w:r w:rsidR="008F3635" w:rsidRPr="008F3635">
        <w:rPr>
          <w:u w:val="single"/>
          <w:lang w:val="it-IT"/>
        </w:rPr>
        <w:t>Elementi comuni</w:t>
      </w:r>
      <w:r w:rsidR="008F3635" w:rsidRPr="008F3635">
        <w:rPr>
          <w:u w:val="single"/>
          <w:lang w:val="it-IT"/>
        </w:rPr>
        <w:fldChar w:fldCharType="end"/>
      </w:r>
      <w:r w:rsidR="00352E91" w:rsidRPr="006827D9">
        <w:rPr>
          <w:lang w:val="it-IT"/>
        </w:rPr>
        <w:t>)</w:t>
      </w:r>
    </w:p>
    <w:p w14:paraId="07E5E669" w14:textId="77777777" w:rsidR="00F21011" w:rsidRDefault="00F21011" w:rsidP="00F21011">
      <w:pPr>
        <w:rPr>
          <w:lang w:val="it-IT"/>
        </w:rPr>
      </w:pPr>
    </w:p>
    <w:p w14:paraId="4AC5D3B5" w14:textId="6B63E28C" w:rsidR="00352E91" w:rsidRPr="00F21011" w:rsidRDefault="00496970" w:rsidP="00F21011">
      <w:pPr>
        <w:rPr>
          <w:lang w:val="it-IT"/>
        </w:rPr>
      </w:pPr>
      <w:ins w:id="1479" w:author="Castelli, Alessandro" w:date="2025-11-29T13:00:00Z" w16du:dateUtc="2025-11-29T12:00:00Z">
        <w:r w:rsidRPr="00B158F7">
          <w:rPr>
            <w:noProof/>
            <w:lang w:val="it-IT"/>
          </w:rPr>
          <w:drawing>
            <wp:anchor distT="0" distB="0" distL="114300" distR="114300" simplePos="0" relativeHeight="251658273" behindDoc="0" locked="0" layoutInCell="1" allowOverlap="1" wp14:anchorId="396C5384" wp14:editId="2677795E">
              <wp:simplePos x="0" y="0"/>
              <wp:positionH relativeFrom="column">
                <wp:posOffset>-33655</wp:posOffset>
              </wp:positionH>
              <wp:positionV relativeFrom="paragraph">
                <wp:posOffset>464185</wp:posOffset>
              </wp:positionV>
              <wp:extent cx="6120130" cy="4667250"/>
              <wp:effectExtent l="0" t="0" r="0" b="0"/>
              <wp:wrapTopAndBottom/>
              <wp:docPr id="604888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88319" name="Picture 1" descr="A screenshot of a computer&#10;&#10;AI-generated content may be incorrect."/>
                      <pic:cNvPicPr/>
                    </pic:nvPicPr>
                    <pic:blipFill>
                      <a:blip r:embed="rId80">
                        <a:extLst>
                          <a:ext uri="{28A0092B-C50C-407E-A947-70E740481C1C}">
                            <a14:useLocalDpi xmlns:a14="http://schemas.microsoft.com/office/drawing/2010/main" val="0"/>
                          </a:ext>
                        </a:extLst>
                      </a:blip>
                      <a:stretch>
                        <a:fillRect/>
                      </a:stretch>
                    </pic:blipFill>
                    <pic:spPr>
                      <a:xfrm>
                        <a:off x="0" y="0"/>
                        <a:ext cx="6120130" cy="4667250"/>
                      </a:xfrm>
                      <a:prstGeom prst="rect">
                        <a:avLst/>
                      </a:prstGeom>
                    </pic:spPr>
                  </pic:pic>
                </a:graphicData>
              </a:graphic>
            </wp:anchor>
          </w:drawing>
        </w:r>
      </w:ins>
      <w:r w:rsidR="00352E91" w:rsidRPr="00F21011">
        <w:rPr>
          <w:lang w:val="it-IT"/>
        </w:rPr>
        <w:t xml:space="preserve">Di seguito </w:t>
      </w:r>
      <w:r w:rsidR="00E86C15">
        <w:rPr>
          <w:lang w:val="it-IT"/>
        </w:rPr>
        <w:t>le notifiche</w:t>
      </w:r>
      <w:r w:rsidR="00352E91" w:rsidRPr="00F21011">
        <w:rPr>
          <w:lang w:val="it-IT"/>
        </w:rPr>
        <w:t xml:space="preserve"> previst</w:t>
      </w:r>
      <w:r w:rsidR="00E86C15">
        <w:rPr>
          <w:lang w:val="it-IT"/>
        </w:rPr>
        <w:t>e</w:t>
      </w:r>
      <w:r w:rsidR="00352E91" w:rsidRPr="00F21011">
        <w:rPr>
          <w:lang w:val="it-IT"/>
        </w:rPr>
        <w:t xml:space="preserve"> </w:t>
      </w:r>
      <w:r w:rsidR="00EA420C" w:rsidRPr="00F21011">
        <w:rPr>
          <w:lang w:val="it-IT"/>
        </w:rPr>
        <w:t xml:space="preserve">per i profili con visualizzazione notifiche (ref. capitolo </w:t>
      </w:r>
      <w:r w:rsidR="00CD7984" w:rsidRPr="00F55B13">
        <w:rPr>
          <w:u w:val="single"/>
          <w:lang w:val="it-IT"/>
        </w:rPr>
        <w:fldChar w:fldCharType="begin"/>
      </w:r>
      <w:r w:rsidR="00CD7984" w:rsidRPr="00F55B13">
        <w:rPr>
          <w:u w:val="single"/>
          <w:lang w:val="it-IT"/>
        </w:rPr>
        <w:instrText xml:space="preserve"> REF _Ref211867123 \h </w:instrText>
      </w:r>
      <w:r w:rsidR="00CD7984" w:rsidRPr="00F55B13">
        <w:rPr>
          <w:u w:val="single"/>
          <w:lang w:val="it-IT"/>
        </w:rPr>
      </w:r>
      <w:r w:rsidR="00CD7984" w:rsidRPr="00F55B13">
        <w:rPr>
          <w:u w:val="single"/>
          <w:lang w:val="it-IT"/>
        </w:rPr>
        <w:fldChar w:fldCharType="separate"/>
      </w:r>
      <w:r w:rsidR="00CD7984" w:rsidRPr="00F55B13">
        <w:rPr>
          <w:rFonts w:cstheme="minorHAnsi"/>
          <w:color w:val="000000" w:themeColor="text1"/>
          <w:szCs w:val="26"/>
          <w:u w:val="single"/>
          <w:lang w:val="it-IT"/>
        </w:rPr>
        <w:t>Attori coinvolti e gerarchia</w:t>
      </w:r>
      <w:r w:rsidR="00CD7984" w:rsidRPr="00F55B13">
        <w:rPr>
          <w:u w:val="single"/>
          <w:lang w:val="it-IT"/>
        </w:rPr>
        <w:fldChar w:fldCharType="end"/>
      </w:r>
      <w:r w:rsidR="008849A4" w:rsidRPr="00F21011">
        <w:rPr>
          <w:lang w:val="it-IT"/>
        </w:rPr>
        <w:t>)</w:t>
      </w:r>
      <w:r w:rsidR="00EA420C" w:rsidRPr="00F21011">
        <w:rPr>
          <w:lang w:val="it-IT"/>
        </w:rPr>
        <w:t xml:space="preserve"> con</w:t>
      </w:r>
      <w:r w:rsidR="00352E91" w:rsidRPr="00F21011">
        <w:rPr>
          <w:lang w:val="it-IT"/>
        </w:rPr>
        <w:t xml:space="preserve"> le azioni corrispondenti al click sui medesimi:</w:t>
      </w:r>
    </w:p>
    <w:p w14:paraId="2257AB4F" w14:textId="67A4737C" w:rsidR="00352E91" w:rsidRPr="008241D6" w:rsidRDefault="00352E91" w:rsidP="00B5236E">
      <w:pPr>
        <w:pStyle w:val="ListParagraph"/>
        <w:numPr>
          <w:ilvl w:val="0"/>
          <w:numId w:val="11"/>
        </w:numPr>
        <w:ind w:left="714" w:hanging="357"/>
        <w:rPr>
          <w:lang w:val="it-IT"/>
        </w:rPr>
      </w:pPr>
      <w:r>
        <w:rPr>
          <w:lang w:val="it-IT"/>
        </w:rPr>
        <w:t xml:space="preserve">Nuove lead  </w:t>
      </w:r>
    </w:p>
    <w:p w14:paraId="1853C666" w14:textId="70442A8F" w:rsidR="00352E91" w:rsidRPr="00FB3E1A" w:rsidRDefault="00352E91" w:rsidP="00B5236E">
      <w:pPr>
        <w:pStyle w:val="ListParagraph"/>
        <w:numPr>
          <w:ilvl w:val="1"/>
          <w:numId w:val="11"/>
        </w:numPr>
        <w:ind w:left="1434" w:hanging="357"/>
        <w:rPr>
          <w:bCs/>
          <w:lang w:val="it-IT"/>
        </w:rPr>
      </w:pPr>
      <w:r w:rsidRPr="00FB3E1A">
        <w:rPr>
          <w:bCs/>
          <w:lang w:val="it-IT"/>
        </w:rPr>
        <w:t xml:space="preserve">Regole di generazione </w:t>
      </w:r>
      <w:r w:rsidR="005F3BE6">
        <w:rPr>
          <w:bCs/>
          <w:lang w:val="it-IT"/>
        </w:rPr>
        <w:t>notifica</w:t>
      </w:r>
      <w:r w:rsidRPr="00FB3E1A">
        <w:rPr>
          <w:bCs/>
          <w:lang w:val="it-IT"/>
        </w:rPr>
        <w:t xml:space="preserve">: </w:t>
      </w:r>
      <w:r w:rsidR="005F3BE6">
        <w:rPr>
          <w:bCs/>
          <w:lang w:val="it-IT"/>
        </w:rPr>
        <w:t>notifica</w:t>
      </w:r>
      <w:r w:rsidRPr="00FB3E1A">
        <w:rPr>
          <w:bCs/>
          <w:lang w:val="it-IT"/>
        </w:rPr>
        <w:t xml:space="preserve"> generato a</w:t>
      </w:r>
      <w:r w:rsidR="00326EDC">
        <w:rPr>
          <w:bCs/>
          <w:lang w:val="it-IT"/>
        </w:rPr>
        <w:t>lla registrazione a sistema</w:t>
      </w:r>
      <w:r w:rsidRPr="00FB3E1A">
        <w:rPr>
          <w:bCs/>
          <w:lang w:val="it-IT"/>
        </w:rPr>
        <w:t xml:space="preserve"> di nuove lead </w:t>
      </w:r>
      <w:r w:rsidR="00A65BBB">
        <w:rPr>
          <w:bCs/>
          <w:lang w:val="it-IT"/>
        </w:rPr>
        <w:t xml:space="preserve">esplicite </w:t>
      </w:r>
      <w:r w:rsidR="008849A4">
        <w:rPr>
          <w:bCs/>
          <w:lang w:val="it-IT"/>
        </w:rPr>
        <w:t>all’interno del/dei portafogli di visibilità</w:t>
      </w:r>
    </w:p>
    <w:p w14:paraId="60EF0295" w14:textId="4CB38D1D" w:rsidR="00352E91" w:rsidRPr="002A3998" w:rsidRDefault="00352E91" w:rsidP="00B5236E">
      <w:pPr>
        <w:pStyle w:val="ListParagraph"/>
        <w:numPr>
          <w:ilvl w:val="1"/>
          <w:numId w:val="11"/>
        </w:numPr>
        <w:ind w:left="1434" w:hanging="357"/>
        <w:rPr>
          <w:bCs/>
          <w:lang w:val="it-IT"/>
        </w:rPr>
      </w:pPr>
      <w:r w:rsidRPr="002A3998">
        <w:rPr>
          <w:bCs/>
          <w:lang w:val="it-IT"/>
        </w:rPr>
        <w:t xml:space="preserve">Titolo </w:t>
      </w:r>
      <w:r w:rsidR="005F3BE6">
        <w:rPr>
          <w:bCs/>
          <w:lang w:val="it-IT"/>
        </w:rPr>
        <w:t>notifica</w:t>
      </w:r>
      <w:r>
        <w:rPr>
          <w:bCs/>
          <w:lang w:val="it-IT"/>
        </w:rPr>
        <w:t xml:space="preserve">:  </w:t>
      </w:r>
      <w:r w:rsidR="00572A41">
        <w:rPr>
          <w:bCs/>
          <w:lang w:val="it-IT"/>
        </w:rPr>
        <w:t>N</w:t>
      </w:r>
      <w:r>
        <w:rPr>
          <w:bCs/>
          <w:lang w:val="it-IT"/>
        </w:rPr>
        <w:t xml:space="preserve">uova lead </w:t>
      </w:r>
      <w:del w:id="1480" w:author="Castelli, Alessandro" w:date="2025-11-29T13:01:00Z" w16du:dateUtc="2025-11-29T12:01:00Z">
        <w:r w:rsidDel="005D1BF7">
          <w:rPr>
            <w:bCs/>
            <w:lang w:val="it-IT"/>
          </w:rPr>
          <w:delText xml:space="preserve">- </w:delText>
        </w:r>
        <w:r w:rsidRPr="00102226" w:rsidDel="005D1BF7">
          <w:rPr>
            <w:bCs/>
            <w:lang w:val="it-IT"/>
          </w:rPr>
          <w:delText>“Nome e</w:delText>
        </w:r>
        <w:r w:rsidDel="005D1BF7">
          <w:rPr>
            <w:bCs/>
            <w:lang w:val="it-IT"/>
          </w:rPr>
          <w:delText xml:space="preserve"> Cognome” – “Prodotto di interesse”</w:delText>
        </w:r>
      </w:del>
    </w:p>
    <w:p w14:paraId="4C42EB90" w14:textId="65F9562B" w:rsidR="00352E91" w:rsidRPr="0017729D" w:rsidRDefault="00352E91" w:rsidP="00B5236E">
      <w:pPr>
        <w:pStyle w:val="ListParagraph"/>
        <w:numPr>
          <w:ilvl w:val="1"/>
          <w:numId w:val="11"/>
        </w:numPr>
        <w:ind w:left="1434" w:hanging="357"/>
        <w:rPr>
          <w:bCs/>
          <w:lang w:val="it-IT"/>
        </w:rPr>
      </w:pPr>
      <w:r w:rsidRPr="0017729D">
        <w:rPr>
          <w:bCs/>
          <w:lang w:val="it-IT"/>
        </w:rPr>
        <w:t xml:space="preserve">Body </w:t>
      </w:r>
      <w:r w:rsidR="005F3BE6">
        <w:rPr>
          <w:bCs/>
          <w:lang w:val="it-IT"/>
        </w:rPr>
        <w:t>notifica</w:t>
      </w:r>
      <w:r w:rsidRPr="0017729D">
        <w:rPr>
          <w:bCs/>
          <w:lang w:val="it-IT"/>
        </w:rPr>
        <w:t xml:space="preserve">: </w:t>
      </w:r>
      <w:r w:rsidR="0099186E">
        <w:rPr>
          <w:bCs/>
          <w:lang w:val="it-IT"/>
        </w:rPr>
        <w:t xml:space="preserve">Disponible </w:t>
      </w:r>
      <w:r w:rsidR="00B31D13">
        <w:rPr>
          <w:bCs/>
          <w:lang w:val="it-IT"/>
        </w:rPr>
        <w:t xml:space="preserve">nuova </w:t>
      </w:r>
      <w:r w:rsidRPr="0017729D">
        <w:rPr>
          <w:bCs/>
          <w:lang w:val="it-IT"/>
        </w:rPr>
        <w:t xml:space="preserve">Lead di “Nome e Cognome” proveniente da “Origine lead” </w:t>
      </w:r>
    </w:p>
    <w:p w14:paraId="3E53E08F" w14:textId="73AAFEE6" w:rsidR="00352E91" w:rsidRDefault="00352E91" w:rsidP="00B5236E">
      <w:pPr>
        <w:pStyle w:val="ListParagraph"/>
        <w:numPr>
          <w:ilvl w:val="1"/>
          <w:numId w:val="11"/>
        </w:numPr>
        <w:ind w:left="1434" w:hanging="357"/>
        <w:rPr>
          <w:ins w:id="1481" w:author="Castelli, Alessandro" w:date="2025-11-29T13:01:00Z" w16du:dateUtc="2025-11-29T12:01:00Z"/>
          <w:bCs/>
          <w:lang w:val="it-IT"/>
        </w:rPr>
      </w:pPr>
      <w:r w:rsidRPr="002A3998">
        <w:rPr>
          <w:bCs/>
          <w:lang w:val="it-IT"/>
        </w:rPr>
        <w:t>Action</w:t>
      </w:r>
      <w:r>
        <w:rPr>
          <w:bCs/>
          <w:lang w:val="it-IT"/>
        </w:rPr>
        <w:t xml:space="preserve"> al click sul</w:t>
      </w:r>
      <w:r w:rsidR="005F3BE6">
        <w:rPr>
          <w:bCs/>
          <w:lang w:val="it-IT"/>
        </w:rPr>
        <w:t>la notifica</w:t>
      </w:r>
      <w:r w:rsidRPr="002A3998">
        <w:rPr>
          <w:bCs/>
          <w:lang w:val="it-IT"/>
        </w:rPr>
        <w:t xml:space="preserve"> </w:t>
      </w:r>
      <w:r w:rsidRPr="002A3998">
        <w:rPr>
          <w:rFonts w:ascii="Wingdings" w:eastAsia="Wingdings" w:hAnsi="Wingdings" w:cs="Wingdings"/>
          <w:lang w:val="it-IT"/>
        </w:rPr>
        <w:t>à</w:t>
      </w:r>
      <w:r w:rsidRPr="002A3998">
        <w:rPr>
          <w:bCs/>
          <w:lang w:val="it-IT"/>
        </w:rPr>
        <w:t xml:space="preserve"> Apertura scheda dettaglio Lead</w:t>
      </w:r>
    </w:p>
    <w:p w14:paraId="2B83E302" w14:textId="66EDF11D" w:rsidR="005D1BF7" w:rsidRPr="001440E7" w:rsidRDefault="005D1BF7" w:rsidP="00B5236E">
      <w:pPr>
        <w:pStyle w:val="ListParagraph"/>
        <w:numPr>
          <w:ilvl w:val="1"/>
          <w:numId w:val="11"/>
        </w:numPr>
        <w:ind w:left="1434" w:hanging="357"/>
        <w:rPr>
          <w:lang w:val="it-IT"/>
        </w:rPr>
      </w:pPr>
      <w:ins w:id="1482" w:author="Castelli, Alessandro" w:date="2025-11-29T13:01:00Z" w16du:dateUtc="2025-11-29T12:01:00Z">
        <w:r>
          <w:rPr>
            <w:bCs/>
            <w:lang w:val="it-IT"/>
          </w:rPr>
          <w:t>Se la nuova lead</w:t>
        </w:r>
      </w:ins>
      <w:ins w:id="1483" w:author="Castelli, Alessandro" w:date="2025-11-29T13:02:00Z" w16du:dateUtc="2025-11-29T12:02:00Z">
        <w:r w:rsidR="006B58D6">
          <w:rPr>
            <w:bCs/>
            <w:lang w:val="it-IT"/>
          </w:rPr>
          <w:t xml:space="preserve"> è categorizzabile come origine con una </w:t>
        </w:r>
        <w:r w:rsidR="006B58D6" w:rsidRPr="001440E7">
          <w:rPr>
            <w:lang w:val="it-IT"/>
            <w:rPrChange w:id="1484" w:author="Castelli, Alessandro" w:date="2025-11-29T13:03:00Z" w16du:dateUtc="2025-11-29T12:03:00Z">
              <w:rPr>
                <w:b/>
                <w:bCs/>
                <w:lang w:val="it-IT"/>
              </w:rPr>
            </w:rPrChange>
          </w:rPr>
          <w:t xml:space="preserve">Lead con richiesta appuntamento via APP, l’icona </w:t>
        </w:r>
        <w:r w:rsidR="001440E7" w:rsidRPr="001440E7">
          <w:rPr>
            <w:lang w:val="it-IT"/>
            <w:rPrChange w:id="1485" w:author="Castelli, Alessandro" w:date="2025-11-29T13:03:00Z" w16du:dateUtc="2025-11-29T12:03:00Z">
              <w:rPr>
                <w:b/>
                <w:bCs/>
                <w:lang w:val="it-IT"/>
              </w:rPr>
            </w:rPrChange>
          </w:rPr>
          <w:t xml:space="preserve">sarà specifica di calendario, </w:t>
        </w:r>
      </w:ins>
      <w:ins w:id="1486" w:author="Castelli, Alessandro" w:date="2025-11-29T13:03:00Z" w16du:dateUtc="2025-11-29T12:03:00Z">
        <w:r w:rsidR="001440E7" w:rsidRPr="001440E7">
          <w:rPr>
            <w:lang w:val="it-IT"/>
            <w:rPrChange w:id="1487" w:author="Castelli, Alessandro" w:date="2025-11-29T13:03:00Z" w16du:dateUtc="2025-11-29T12:03:00Z">
              <w:rPr>
                <w:b/>
                <w:bCs/>
                <w:lang w:val="it-IT"/>
              </w:rPr>
            </w:rPrChange>
          </w:rPr>
          <w:t>in tutti gli altri casi si prevede icona con pers</w:t>
        </w:r>
        <w:r w:rsidR="001440E7">
          <w:rPr>
            <w:lang w:val="it-IT"/>
          </w:rPr>
          <w:t>ona</w:t>
        </w:r>
        <w:r w:rsidR="001440E7" w:rsidRPr="001440E7">
          <w:rPr>
            <w:lang w:val="it-IT"/>
            <w:rPrChange w:id="1488" w:author="Castelli, Alessandro" w:date="2025-11-29T13:03:00Z" w16du:dateUtc="2025-11-29T12:03:00Z">
              <w:rPr>
                <w:b/>
                <w:bCs/>
                <w:lang w:val="it-IT"/>
              </w:rPr>
            </w:rPrChange>
          </w:rPr>
          <w:t>a</w:t>
        </w:r>
      </w:ins>
    </w:p>
    <w:p w14:paraId="32DAA158" w14:textId="087A7CF3" w:rsidR="00352E91" w:rsidRDefault="00352E91" w:rsidP="00B5236E">
      <w:pPr>
        <w:pStyle w:val="ListParagraph"/>
        <w:numPr>
          <w:ilvl w:val="0"/>
          <w:numId w:val="11"/>
        </w:numPr>
        <w:ind w:left="714" w:hanging="357"/>
        <w:rPr>
          <w:lang w:val="it-IT"/>
        </w:rPr>
      </w:pPr>
      <w:r w:rsidRPr="009A7FBF">
        <w:rPr>
          <w:lang w:val="it-IT"/>
        </w:rPr>
        <w:t>Lead non</w:t>
      </w:r>
      <w:r>
        <w:rPr>
          <w:lang w:val="it-IT"/>
        </w:rPr>
        <w:t xml:space="preserve"> </w:t>
      </w:r>
      <w:r w:rsidR="008B0FA4">
        <w:rPr>
          <w:lang w:val="it-IT"/>
        </w:rPr>
        <w:t>prese in carico</w:t>
      </w:r>
      <w:r w:rsidRPr="009A7FBF">
        <w:rPr>
          <w:lang w:val="it-IT"/>
        </w:rPr>
        <w:t xml:space="preserve"> </w:t>
      </w:r>
      <w:r>
        <w:rPr>
          <w:lang w:val="it-IT"/>
        </w:rPr>
        <w:t>(in scadenza)</w:t>
      </w:r>
      <w:r w:rsidR="00BC2BB6">
        <w:rPr>
          <w:lang w:val="it-IT"/>
        </w:rPr>
        <w:t xml:space="preserve">: NB la regola della tempistica sarà a target configurabile centralmente (focus nel capitolo </w:t>
      </w:r>
      <w:r w:rsidR="00BC2BB6" w:rsidRPr="00BC2BB6">
        <w:rPr>
          <w:i/>
          <w:iCs/>
          <w:lang w:val="it-IT"/>
        </w:rPr>
        <w:t>configurazioni trasversali</w:t>
      </w:r>
      <w:r w:rsidR="00BC2BB6">
        <w:rPr>
          <w:lang w:val="it-IT"/>
        </w:rPr>
        <w:t>)</w:t>
      </w:r>
    </w:p>
    <w:p w14:paraId="086C8D2E" w14:textId="1D038A7E" w:rsidR="00352E91" w:rsidRPr="007F0DCA" w:rsidRDefault="00352E91" w:rsidP="00B5236E">
      <w:pPr>
        <w:pStyle w:val="ListParagraph"/>
        <w:numPr>
          <w:ilvl w:val="1"/>
          <w:numId w:val="11"/>
        </w:numPr>
        <w:ind w:left="1434" w:hanging="357"/>
        <w:rPr>
          <w:bCs/>
          <w:lang w:val="it-IT"/>
        </w:rPr>
      </w:pPr>
      <w:r w:rsidRPr="002A3998">
        <w:rPr>
          <w:bCs/>
          <w:lang w:val="it-IT"/>
        </w:rPr>
        <w:t xml:space="preserve">Regole di generazione </w:t>
      </w:r>
      <w:r w:rsidR="005F3BE6">
        <w:rPr>
          <w:bCs/>
          <w:lang w:val="it-IT"/>
        </w:rPr>
        <w:t>notifica</w:t>
      </w:r>
      <w:r>
        <w:rPr>
          <w:bCs/>
          <w:lang w:val="it-IT"/>
        </w:rPr>
        <w:t xml:space="preserve">: </w:t>
      </w:r>
      <w:r w:rsidR="005F3BE6">
        <w:rPr>
          <w:bCs/>
          <w:lang w:val="it-IT"/>
        </w:rPr>
        <w:t>notifica</w:t>
      </w:r>
      <w:r>
        <w:rPr>
          <w:bCs/>
          <w:lang w:val="it-IT"/>
        </w:rPr>
        <w:t xml:space="preserve"> generato per nuove lead</w:t>
      </w:r>
      <w:r w:rsidR="007F0DCA">
        <w:rPr>
          <w:bCs/>
          <w:lang w:val="it-IT"/>
        </w:rPr>
        <w:t xml:space="preserve"> </w:t>
      </w:r>
      <w:r w:rsidR="00F07552">
        <w:rPr>
          <w:bCs/>
          <w:lang w:val="it-IT"/>
        </w:rPr>
        <w:t xml:space="preserve">esplicite </w:t>
      </w:r>
      <w:r w:rsidR="004E3384">
        <w:rPr>
          <w:bCs/>
          <w:lang w:val="it-IT"/>
        </w:rPr>
        <w:t xml:space="preserve">calde e tiepide </w:t>
      </w:r>
      <w:r w:rsidR="007F0DCA">
        <w:rPr>
          <w:bCs/>
          <w:lang w:val="it-IT"/>
        </w:rPr>
        <w:t>all’interno del/dei portafogli di visibilità</w:t>
      </w:r>
      <w:r w:rsidRPr="007F0DCA">
        <w:rPr>
          <w:bCs/>
          <w:lang w:val="it-IT"/>
        </w:rPr>
        <w:t xml:space="preserve"> se non </w:t>
      </w:r>
      <w:r w:rsidR="00742656">
        <w:rPr>
          <w:bCs/>
          <w:lang w:val="it-IT"/>
        </w:rPr>
        <w:t xml:space="preserve">presa in carico entro </w:t>
      </w:r>
      <w:r w:rsidRPr="007F0DCA">
        <w:rPr>
          <w:bCs/>
          <w:lang w:val="it-IT"/>
        </w:rPr>
        <w:t xml:space="preserve"> </w:t>
      </w:r>
      <w:r w:rsidR="00342FDC">
        <w:rPr>
          <w:bCs/>
          <w:lang w:val="it-IT"/>
        </w:rPr>
        <w:t>12h</w:t>
      </w:r>
      <w:r w:rsidRPr="007F0DCA">
        <w:rPr>
          <w:bCs/>
          <w:lang w:val="it-IT"/>
        </w:rPr>
        <w:t xml:space="preserve"> dal momento di </w:t>
      </w:r>
      <w:r w:rsidR="00342FDC">
        <w:rPr>
          <w:bCs/>
          <w:lang w:val="it-IT"/>
        </w:rPr>
        <w:t>rilevazione a sistema</w:t>
      </w:r>
      <w:r w:rsidRPr="007F0DCA">
        <w:rPr>
          <w:bCs/>
          <w:lang w:val="it-IT"/>
        </w:rPr>
        <w:t xml:space="preserve">. </w:t>
      </w:r>
    </w:p>
    <w:p w14:paraId="4770D9E1" w14:textId="3627C931" w:rsidR="00352E91" w:rsidRPr="002A3998" w:rsidRDefault="00352E91" w:rsidP="00B5236E">
      <w:pPr>
        <w:pStyle w:val="ListParagraph"/>
        <w:numPr>
          <w:ilvl w:val="1"/>
          <w:numId w:val="11"/>
        </w:numPr>
        <w:ind w:left="1434" w:hanging="357"/>
        <w:rPr>
          <w:bCs/>
          <w:lang w:val="it-IT"/>
        </w:rPr>
      </w:pPr>
      <w:r w:rsidRPr="002A3998">
        <w:rPr>
          <w:bCs/>
          <w:lang w:val="it-IT"/>
        </w:rPr>
        <w:t xml:space="preserve">Titolo </w:t>
      </w:r>
      <w:r w:rsidR="005F3BE6">
        <w:rPr>
          <w:bCs/>
          <w:lang w:val="it-IT"/>
        </w:rPr>
        <w:t>notifica</w:t>
      </w:r>
      <w:r>
        <w:rPr>
          <w:bCs/>
          <w:lang w:val="it-IT"/>
        </w:rPr>
        <w:t xml:space="preserve">: </w:t>
      </w:r>
      <w:del w:id="1489" w:author="Castelli, Alessandro" w:date="2025-11-29T13:03:00Z" w16du:dateUtc="2025-11-29T12:03:00Z">
        <w:r w:rsidR="00B35664" w:rsidDel="00F930F8">
          <w:rPr>
            <w:bCs/>
            <w:lang w:val="it-IT"/>
          </w:rPr>
          <w:delText>Contatt</w:delText>
        </w:r>
        <w:r w:rsidDel="00F930F8">
          <w:rPr>
            <w:bCs/>
            <w:lang w:val="it-IT"/>
          </w:rPr>
          <w:delText>a “Nome e Cognome” – “Prodotto di interesse”</w:delText>
        </w:r>
      </w:del>
      <w:ins w:id="1490" w:author="Castelli, Alessandro" w:date="2025-11-29T13:03:00Z" w16du:dateUtc="2025-11-29T12:03:00Z">
        <w:r w:rsidR="00F930F8">
          <w:rPr>
            <w:bCs/>
            <w:lang w:val="it-IT"/>
          </w:rPr>
          <w:t>Lead in scadenza</w:t>
        </w:r>
      </w:ins>
    </w:p>
    <w:p w14:paraId="4F63611B" w14:textId="34910427" w:rsidR="00352E91" w:rsidRPr="00102226" w:rsidRDefault="00352E91" w:rsidP="00B5236E">
      <w:pPr>
        <w:pStyle w:val="ListParagraph"/>
        <w:numPr>
          <w:ilvl w:val="1"/>
          <w:numId w:val="11"/>
        </w:numPr>
        <w:ind w:left="1434" w:hanging="357"/>
        <w:rPr>
          <w:lang w:val="it-IT"/>
        </w:rPr>
      </w:pPr>
      <w:r w:rsidRPr="706DABEB">
        <w:rPr>
          <w:lang w:val="it-IT"/>
        </w:rPr>
        <w:t xml:space="preserve">Body </w:t>
      </w:r>
      <w:r w:rsidR="005F3BE6">
        <w:rPr>
          <w:lang w:val="it-IT"/>
        </w:rPr>
        <w:t>notifica</w:t>
      </w:r>
      <w:r w:rsidRPr="706DABEB">
        <w:rPr>
          <w:lang w:val="it-IT"/>
        </w:rPr>
        <w:t>: Contatta al più presto la Lead di “Nome e Cognome” proveniente da “Origine lead”</w:t>
      </w:r>
    </w:p>
    <w:p w14:paraId="329136E1" w14:textId="3C30F14E" w:rsidR="00352E91" w:rsidRDefault="00352E91" w:rsidP="00B5236E">
      <w:pPr>
        <w:pStyle w:val="ListParagraph"/>
        <w:numPr>
          <w:ilvl w:val="1"/>
          <w:numId w:val="11"/>
        </w:numPr>
        <w:ind w:left="1434" w:hanging="357"/>
        <w:rPr>
          <w:bCs/>
          <w:lang w:val="it-IT"/>
        </w:rPr>
      </w:pPr>
      <w:r w:rsidRPr="002A3998">
        <w:rPr>
          <w:bCs/>
          <w:lang w:val="it-IT"/>
        </w:rPr>
        <w:t>Action</w:t>
      </w:r>
      <w:r>
        <w:rPr>
          <w:bCs/>
          <w:lang w:val="it-IT"/>
        </w:rPr>
        <w:t xml:space="preserve"> al click </w:t>
      </w:r>
      <w:r w:rsidR="005F3BE6">
        <w:rPr>
          <w:bCs/>
          <w:lang w:val="it-IT"/>
        </w:rPr>
        <w:t>sula notifica:</w:t>
      </w:r>
      <w:r w:rsidRPr="002A3998">
        <w:rPr>
          <w:bCs/>
          <w:lang w:val="it-IT"/>
        </w:rPr>
        <w:t xml:space="preserve"> Apertura scheda dettaglio Lead</w:t>
      </w:r>
    </w:p>
    <w:p w14:paraId="63B3E767" w14:textId="0C053BD7" w:rsidR="00D97FD1" w:rsidDel="00F930F8" w:rsidRDefault="00D97FD1" w:rsidP="00A75DAF">
      <w:pPr>
        <w:rPr>
          <w:del w:id="1491" w:author="Castelli, Alessandro" w:date="2025-11-29T13:03:00Z" w16du:dateUtc="2025-11-29T12:03:00Z"/>
          <w:bCs/>
          <w:lang w:val="it-IT"/>
        </w:rPr>
      </w:pPr>
      <w:del w:id="1492" w:author="Castelli, Alessandro" w:date="2025-11-29T13:03:00Z" w16du:dateUtc="2025-11-29T12:03:00Z">
        <w:r w:rsidDel="00F930F8">
          <w:rPr>
            <w:bCs/>
            <w:lang w:val="it-IT"/>
          </w:rPr>
          <w:delText>Si specifica che la medesima notifica all’interno di un cono</w:delText>
        </w:r>
        <w:r w:rsidR="00AC678F" w:rsidDel="00F930F8">
          <w:rPr>
            <w:bCs/>
            <w:lang w:val="it-IT"/>
          </w:rPr>
          <w:delText>, visualizzata da un utente, risulterà ancora attiva e visibile per altri utenti del cono che non la abbiano visualizzata</w:delText>
        </w:r>
      </w:del>
    </w:p>
    <w:p w14:paraId="403AB5DE" w14:textId="4673DE6D" w:rsidR="00AC678F" w:rsidDel="00F930F8" w:rsidRDefault="00AC678F" w:rsidP="00A75DAF">
      <w:pPr>
        <w:rPr>
          <w:del w:id="1493" w:author="Castelli, Alessandro" w:date="2025-11-29T13:04:00Z" w16du:dateUtc="2025-11-29T12:04:00Z"/>
          <w:bCs/>
          <w:lang w:val="it-IT"/>
        </w:rPr>
      </w:pPr>
    </w:p>
    <w:p w14:paraId="21EE27BF" w14:textId="71C6654D" w:rsidR="00A75DAF" w:rsidRPr="00A75DAF" w:rsidDel="00145289" w:rsidRDefault="00A75DAF" w:rsidP="00A75DAF">
      <w:pPr>
        <w:rPr>
          <w:del w:id="1494" w:author="Castelli, Alessandro" w:date="2025-11-29T13:04:00Z" w16du:dateUtc="2025-11-29T12:04:00Z"/>
          <w:bCs/>
          <w:lang w:val="it-IT"/>
        </w:rPr>
      </w:pPr>
      <w:del w:id="1495" w:author="Castelli, Alessandro" w:date="2025-11-29T13:04:00Z" w16du:dateUtc="2025-11-29T12:04:00Z">
        <w:r w:rsidDel="00145289">
          <w:rPr>
            <w:bCs/>
            <w:lang w:val="it-IT"/>
          </w:rPr>
          <w:delText xml:space="preserve">Si prevede </w:delText>
        </w:r>
        <w:r w:rsidR="009273CA" w:rsidDel="00145289">
          <w:rPr>
            <w:bCs/>
            <w:lang w:val="it-IT"/>
          </w:rPr>
          <w:delText xml:space="preserve">all’interno dello stream di monitoraggio l’analisi </w:delText>
        </w:r>
        <w:r w:rsidR="005F3BE6" w:rsidDel="00145289">
          <w:rPr>
            <w:bCs/>
            <w:lang w:val="it-IT"/>
          </w:rPr>
          <w:delText>delle notifiche</w:delText>
        </w:r>
        <w:r w:rsidR="009273CA" w:rsidDel="00145289">
          <w:rPr>
            <w:bCs/>
            <w:lang w:val="it-IT"/>
          </w:rPr>
          <w:delText xml:space="preserve"> di escalation previsti per gli attori di risalita gerarchica a livelli superiori rispetto all’unità organizzativa</w:delText>
        </w:r>
        <w:r w:rsidR="002F6414" w:rsidDel="00145289">
          <w:rPr>
            <w:bCs/>
            <w:lang w:val="it-IT"/>
          </w:rPr>
          <w:delText>.</w:delText>
        </w:r>
      </w:del>
    </w:p>
    <w:p w14:paraId="320D8FA4" w14:textId="77777777" w:rsidR="003545D0" w:rsidRDefault="003545D0" w:rsidP="003545D0">
      <w:pPr>
        <w:pStyle w:val="ListParagraph"/>
        <w:ind w:left="1080"/>
        <w:rPr>
          <w:bCs/>
          <w:lang w:val="it-IT"/>
        </w:rPr>
      </w:pPr>
    </w:p>
    <w:p w14:paraId="1C5A69CB" w14:textId="77777777" w:rsidR="006D3803" w:rsidRDefault="006D3803" w:rsidP="003545D0">
      <w:pPr>
        <w:pStyle w:val="ListParagraph"/>
        <w:ind w:left="1080"/>
        <w:rPr>
          <w:bCs/>
          <w:lang w:val="it-IT"/>
        </w:rPr>
      </w:pPr>
    </w:p>
    <w:p w14:paraId="3B174227" w14:textId="77777777" w:rsidR="006D3803" w:rsidRDefault="006D3803" w:rsidP="003545D0">
      <w:pPr>
        <w:pStyle w:val="ListParagraph"/>
        <w:ind w:left="1080"/>
        <w:rPr>
          <w:bCs/>
          <w:lang w:val="it-IT"/>
        </w:rPr>
      </w:pPr>
    </w:p>
    <w:p w14:paraId="7FCCAA9F" w14:textId="77777777" w:rsidR="006D3803" w:rsidRDefault="006D3803" w:rsidP="003545D0">
      <w:pPr>
        <w:pStyle w:val="ListParagraph"/>
        <w:ind w:left="1080"/>
        <w:rPr>
          <w:bCs/>
          <w:lang w:val="it-IT"/>
        </w:rPr>
      </w:pPr>
    </w:p>
    <w:p w14:paraId="068BA667" w14:textId="77777777" w:rsidR="006D3803" w:rsidRDefault="006D3803" w:rsidP="003545D0">
      <w:pPr>
        <w:pStyle w:val="ListParagraph"/>
        <w:ind w:left="1080"/>
        <w:rPr>
          <w:bCs/>
          <w:lang w:val="it-IT"/>
        </w:rPr>
      </w:pPr>
    </w:p>
    <w:p w14:paraId="571BA59E" w14:textId="77777777" w:rsidR="006D3803" w:rsidRDefault="006D3803" w:rsidP="003545D0">
      <w:pPr>
        <w:pStyle w:val="ListParagraph"/>
        <w:ind w:left="1080"/>
        <w:rPr>
          <w:bCs/>
          <w:lang w:val="it-IT"/>
        </w:rPr>
      </w:pPr>
    </w:p>
    <w:p w14:paraId="0FC05A3C" w14:textId="77777777" w:rsidR="006D3803" w:rsidRDefault="006D3803" w:rsidP="003545D0">
      <w:pPr>
        <w:pStyle w:val="ListParagraph"/>
        <w:ind w:left="1080"/>
        <w:rPr>
          <w:bCs/>
          <w:lang w:val="it-IT"/>
        </w:rPr>
      </w:pPr>
    </w:p>
    <w:p w14:paraId="6319682E" w14:textId="77777777" w:rsidR="006D3803" w:rsidRDefault="006D3803" w:rsidP="003545D0">
      <w:pPr>
        <w:pStyle w:val="ListParagraph"/>
        <w:ind w:left="1080"/>
        <w:rPr>
          <w:bCs/>
          <w:lang w:val="it-IT"/>
        </w:rPr>
      </w:pPr>
    </w:p>
    <w:p w14:paraId="1B587A9B" w14:textId="77777777" w:rsidR="006D3803" w:rsidRDefault="006D3803" w:rsidP="003545D0">
      <w:pPr>
        <w:pStyle w:val="ListParagraph"/>
        <w:ind w:left="1080"/>
        <w:rPr>
          <w:bCs/>
          <w:lang w:val="it-IT"/>
        </w:rPr>
      </w:pPr>
    </w:p>
    <w:p w14:paraId="2DCEAE7A" w14:textId="77777777" w:rsidR="006D3803" w:rsidRDefault="006D3803" w:rsidP="003545D0">
      <w:pPr>
        <w:pStyle w:val="ListParagraph"/>
        <w:ind w:left="1080"/>
        <w:rPr>
          <w:bCs/>
          <w:lang w:val="it-IT"/>
        </w:rPr>
      </w:pPr>
    </w:p>
    <w:p w14:paraId="739C8169" w14:textId="77777777" w:rsidR="006D3803" w:rsidRDefault="006D3803" w:rsidP="003545D0">
      <w:pPr>
        <w:pStyle w:val="ListParagraph"/>
        <w:ind w:left="1080"/>
        <w:rPr>
          <w:bCs/>
          <w:lang w:val="it-IT"/>
        </w:rPr>
      </w:pPr>
    </w:p>
    <w:p w14:paraId="159C20B2" w14:textId="77777777" w:rsidR="006D3803" w:rsidRDefault="006D3803" w:rsidP="003545D0">
      <w:pPr>
        <w:pStyle w:val="ListParagraph"/>
        <w:ind w:left="1080"/>
        <w:rPr>
          <w:bCs/>
          <w:lang w:val="it-IT"/>
        </w:rPr>
      </w:pPr>
    </w:p>
    <w:p w14:paraId="4A06B39F" w14:textId="77777777" w:rsidR="006D3803" w:rsidRDefault="006D3803" w:rsidP="003545D0">
      <w:pPr>
        <w:pStyle w:val="ListParagraph"/>
        <w:ind w:left="1080"/>
        <w:rPr>
          <w:bCs/>
          <w:lang w:val="it-IT"/>
        </w:rPr>
      </w:pPr>
    </w:p>
    <w:p w14:paraId="018DDFC2" w14:textId="77777777" w:rsidR="006D3803" w:rsidRDefault="006D3803" w:rsidP="003545D0">
      <w:pPr>
        <w:pStyle w:val="ListParagraph"/>
        <w:ind w:left="1080"/>
        <w:rPr>
          <w:bCs/>
          <w:lang w:val="it-IT"/>
        </w:rPr>
      </w:pPr>
    </w:p>
    <w:p w14:paraId="6BA51685" w14:textId="77777777" w:rsidR="006D3803" w:rsidRDefault="006D3803" w:rsidP="003545D0">
      <w:pPr>
        <w:pStyle w:val="ListParagraph"/>
        <w:ind w:left="1080"/>
        <w:rPr>
          <w:bCs/>
          <w:lang w:val="it-IT"/>
        </w:rPr>
      </w:pPr>
    </w:p>
    <w:p w14:paraId="4162E90C" w14:textId="77777777" w:rsidR="006D3803" w:rsidRDefault="006D3803" w:rsidP="003545D0">
      <w:pPr>
        <w:pStyle w:val="ListParagraph"/>
        <w:ind w:left="1080"/>
        <w:rPr>
          <w:bCs/>
          <w:lang w:val="it-IT"/>
        </w:rPr>
      </w:pPr>
    </w:p>
    <w:p w14:paraId="066C2FDE" w14:textId="77777777" w:rsidR="006D3803" w:rsidRDefault="006D3803" w:rsidP="003545D0">
      <w:pPr>
        <w:pStyle w:val="ListParagraph"/>
        <w:ind w:left="1080"/>
        <w:rPr>
          <w:bCs/>
          <w:lang w:val="it-IT"/>
        </w:rPr>
      </w:pPr>
    </w:p>
    <w:p w14:paraId="63D974A1" w14:textId="77777777" w:rsidR="006D3803" w:rsidRDefault="006D3803" w:rsidP="003545D0">
      <w:pPr>
        <w:pStyle w:val="ListParagraph"/>
        <w:ind w:left="1080"/>
        <w:rPr>
          <w:bCs/>
          <w:lang w:val="it-IT"/>
        </w:rPr>
      </w:pPr>
    </w:p>
    <w:p w14:paraId="493D4CEE" w14:textId="77777777" w:rsidR="006D3803" w:rsidRDefault="006D3803" w:rsidP="003545D0">
      <w:pPr>
        <w:pStyle w:val="ListParagraph"/>
        <w:ind w:left="1080"/>
        <w:rPr>
          <w:bCs/>
          <w:lang w:val="it-IT"/>
        </w:rPr>
      </w:pPr>
    </w:p>
    <w:p w14:paraId="2BB76305" w14:textId="77777777" w:rsidR="006D3803" w:rsidRDefault="006D3803" w:rsidP="003545D0">
      <w:pPr>
        <w:pStyle w:val="ListParagraph"/>
        <w:ind w:left="1080"/>
        <w:rPr>
          <w:bCs/>
          <w:lang w:val="it-IT"/>
        </w:rPr>
      </w:pPr>
    </w:p>
    <w:p w14:paraId="2363922D" w14:textId="77777777" w:rsidR="006D3803" w:rsidRDefault="006D3803" w:rsidP="003545D0">
      <w:pPr>
        <w:pStyle w:val="ListParagraph"/>
        <w:ind w:left="1080"/>
        <w:rPr>
          <w:bCs/>
          <w:lang w:val="it-IT"/>
        </w:rPr>
      </w:pPr>
    </w:p>
    <w:p w14:paraId="4320E6FC" w14:textId="77777777" w:rsidR="006D3803" w:rsidRDefault="006D3803" w:rsidP="003545D0">
      <w:pPr>
        <w:pStyle w:val="ListParagraph"/>
        <w:ind w:left="1080"/>
        <w:rPr>
          <w:bCs/>
          <w:lang w:val="it-IT"/>
        </w:rPr>
      </w:pPr>
    </w:p>
    <w:p w14:paraId="1CAD2693" w14:textId="77777777" w:rsidR="006D3803" w:rsidRDefault="006D3803" w:rsidP="003545D0">
      <w:pPr>
        <w:pStyle w:val="ListParagraph"/>
        <w:ind w:left="1080"/>
        <w:rPr>
          <w:bCs/>
          <w:lang w:val="it-IT"/>
        </w:rPr>
      </w:pPr>
    </w:p>
    <w:p w14:paraId="4149451D" w14:textId="77777777" w:rsidR="006D3803" w:rsidRDefault="006D3803" w:rsidP="003545D0">
      <w:pPr>
        <w:pStyle w:val="ListParagraph"/>
        <w:ind w:left="1080"/>
        <w:rPr>
          <w:bCs/>
          <w:lang w:val="it-IT"/>
        </w:rPr>
      </w:pPr>
    </w:p>
    <w:p w14:paraId="189FA34C" w14:textId="77777777" w:rsidR="006D3803" w:rsidRDefault="006D3803" w:rsidP="003545D0">
      <w:pPr>
        <w:pStyle w:val="ListParagraph"/>
        <w:ind w:left="1080"/>
        <w:rPr>
          <w:bCs/>
          <w:lang w:val="it-IT"/>
        </w:rPr>
      </w:pPr>
    </w:p>
    <w:p w14:paraId="7DAF4A5E" w14:textId="77777777" w:rsidR="006D3803" w:rsidRDefault="006D3803" w:rsidP="003545D0">
      <w:pPr>
        <w:pStyle w:val="ListParagraph"/>
        <w:ind w:left="1080"/>
        <w:rPr>
          <w:bCs/>
          <w:lang w:val="it-IT"/>
        </w:rPr>
      </w:pPr>
    </w:p>
    <w:p w14:paraId="140A7CB9" w14:textId="77777777" w:rsidR="006D3803" w:rsidRDefault="006D3803" w:rsidP="003545D0">
      <w:pPr>
        <w:pStyle w:val="ListParagraph"/>
        <w:ind w:left="1080"/>
        <w:rPr>
          <w:bCs/>
          <w:lang w:val="it-IT"/>
        </w:rPr>
      </w:pPr>
    </w:p>
    <w:p w14:paraId="69357FA8" w14:textId="77777777" w:rsidR="006D3803" w:rsidRDefault="006D3803" w:rsidP="003545D0">
      <w:pPr>
        <w:pStyle w:val="ListParagraph"/>
        <w:ind w:left="1080"/>
        <w:rPr>
          <w:bCs/>
          <w:lang w:val="it-IT"/>
        </w:rPr>
      </w:pPr>
    </w:p>
    <w:p w14:paraId="71487D11" w14:textId="77777777" w:rsidR="006D3803" w:rsidRDefault="006D3803" w:rsidP="003545D0">
      <w:pPr>
        <w:pStyle w:val="ListParagraph"/>
        <w:ind w:left="1080"/>
        <w:rPr>
          <w:bCs/>
          <w:lang w:val="it-IT"/>
        </w:rPr>
      </w:pPr>
    </w:p>
    <w:p w14:paraId="7BA45E8E" w14:textId="77777777" w:rsidR="006D3803" w:rsidRPr="006E08D2" w:rsidRDefault="006D3803" w:rsidP="003545D0">
      <w:pPr>
        <w:pStyle w:val="ListParagraph"/>
        <w:ind w:left="1080"/>
        <w:rPr>
          <w:bCs/>
          <w:lang w:val="it-IT"/>
        </w:rPr>
      </w:pPr>
    </w:p>
    <w:p w14:paraId="7DCB0309" w14:textId="74ACC7A3" w:rsidR="005F6ADF" w:rsidRDefault="00B7407D" w:rsidP="00354185">
      <w:pPr>
        <w:pStyle w:val="Heading2"/>
        <w:rPr>
          <w:lang w:val="it-IT"/>
        </w:rPr>
      </w:pPr>
      <w:bookmarkStart w:id="1496" w:name="_Ref211960998"/>
      <w:bookmarkStart w:id="1497" w:name="_Toc1846994157"/>
      <w:r w:rsidRPr="10CEFF33">
        <w:rPr>
          <w:lang w:val="it-IT"/>
        </w:rPr>
        <w:t xml:space="preserve">Focus </w:t>
      </w:r>
      <w:r w:rsidR="00E37189" w:rsidRPr="10CEFF33">
        <w:rPr>
          <w:lang w:val="it-IT"/>
        </w:rPr>
        <w:t>L</w:t>
      </w:r>
      <w:r w:rsidR="008B5E7F" w:rsidRPr="10CEFF33">
        <w:rPr>
          <w:lang w:val="it-IT"/>
        </w:rPr>
        <w:t>ea</w:t>
      </w:r>
      <w:r w:rsidR="00E37189" w:rsidRPr="10CEFF33">
        <w:rPr>
          <w:lang w:val="it-IT"/>
        </w:rPr>
        <w:t>d mutui</w:t>
      </w:r>
      <w:bookmarkEnd w:id="1496"/>
      <w:bookmarkEnd w:id="1497"/>
    </w:p>
    <w:p w14:paraId="19F24988" w14:textId="1BACB5E6" w:rsidR="00E37189" w:rsidRDefault="008A7D21" w:rsidP="00E37189">
      <w:pPr>
        <w:rPr>
          <w:lang w:val="it-IT"/>
        </w:rPr>
      </w:pPr>
      <w:r>
        <w:rPr>
          <w:lang w:val="it-IT"/>
        </w:rPr>
        <w:t>Premessa:</w:t>
      </w:r>
      <w:r w:rsidR="00256217">
        <w:rPr>
          <w:lang w:val="it-IT"/>
        </w:rPr>
        <w:t xml:space="preserve"> </w:t>
      </w:r>
      <w:r w:rsidR="00F418A1">
        <w:rPr>
          <w:lang w:val="it-IT"/>
        </w:rPr>
        <w:t>A livello funzionale rimane tutto invariat</w:t>
      </w:r>
      <w:r w:rsidR="009B4AB3">
        <w:rPr>
          <w:lang w:val="it-IT"/>
        </w:rPr>
        <w:t xml:space="preserve">o </w:t>
      </w:r>
      <w:r w:rsidR="00EF3A88">
        <w:rPr>
          <w:lang w:val="it-IT"/>
        </w:rPr>
        <w:t xml:space="preserve">rispetto </w:t>
      </w:r>
      <w:r w:rsidR="0024555E">
        <w:rPr>
          <w:lang w:val="it-IT"/>
        </w:rPr>
        <w:t xml:space="preserve">a </w:t>
      </w:r>
      <w:r w:rsidR="00AB7316">
        <w:rPr>
          <w:lang w:val="it-IT"/>
        </w:rPr>
        <w:t>quanto v</w:t>
      </w:r>
      <w:r w:rsidR="00D74E6E">
        <w:rPr>
          <w:lang w:val="it-IT"/>
        </w:rPr>
        <w:t>isto nei capitoli precedenti</w:t>
      </w:r>
      <w:r w:rsidR="00975A1E">
        <w:rPr>
          <w:lang w:val="it-IT"/>
        </w:rPr>
        <w:t xml:space="preserve">; L’unico elemento di differenziazione </w:t>
      </w:r>
      <w:r w:rsidR="00704FC8">
        <w:rPr>
          <w:lang w:val="it-IT"/>
        </w:rPr>
        <w:t>è la Scheda lead.</w:t>
      </w:r>
    </w:p>
    <w:p w14:paraId="2E539CF5" w14:textId="77777777" w:rsidR="00FE0BB0" w:rsidRDefault="00FE0BB0" w:rsidP="00E37189">
      <w:pPr>
        <w:rPr>
          <w:lang w:val="it-IT"/>
        </w:rPr>
      </w:pPr>
    </w:p>
    <w:p w14:paraId="64514936" w14:textId="0AA5E64B" w:rsidR="00FE0BB0" w:rsidRDefault="00FE0BB0" w:rsidP="00FE0BB0">
      <w:pPr>
        <w:pStyle w:val="Heading3"/>
        <w:rPr>
          <w:lang w:val="it-IT"/>
        </w:rPr>
      </w:pPr>
      <w:bookmarkStart w:id="1498" w:name="_Toc843904960"/>
      <w:r w:rsidRPr="10CEFF33">
        <w:rPr>
          <w:lang w:val="it-IT"/>
        </w:rPr>
        <w:t>Lead mutui: specifiche funzionali e di processo</w:t>
      </w:r>
      <w:bookmarkEnd w:id="1498"/>
    </w:p>
    <w:p w14:paraId="087F4CAE" w14:textId="77777777" w:rsidR="00FE0BB0" w:rsidRDefault="00FE0BB0" w:rsidP="00E37189">
      <w:pPr>
        <w:rPr>
          <w:lang w:val="it-IT"/>
        </w:rPr>
      </w:pPr>
    </w:p>
    <w:p w14:paraId="28B4F0E7" w14:textId="77777777" w:rsidR="00FE0BB0" w:rsidRDefault="00FE0BB0" w:rsidP="00FE0BB0">
      <w:pPr>
        <w:pStyle w:val="BodyText"/>
        <w:numPr>
          <w:ilvl w:val="0"/>
          <w:numId w:val="30"/>
        </w:numPr>
        <w:ind w:left="714" w:hanging="357"/>
        <w:rPr>
          <w:lang w:val="it-IT"/>
        </w:rPr>
      </w:pPr>
      <w:r>
        <w:rPr>
          <w:lang w:val="it-IT"/>
        </w:rPr>
        <w:t>Si specifica che i canali dei lead mutui sono:</w:t>
      </w:r>
    </w:p>
    <w:p w14:paraId="408A8836" w14:textId="77777777" w:rsidR="00FE0BB0" w:rsidRPr="00BE24CD" w:rsidRDefault="00FE0BB0" w:rsidP="00FE0BB0">
      <w:pPr>
        <w:pStyle w:val="BodyText"/>
        <w:numPr>
          <w:ilvl w:val="1"/>
          <w:numId w:val="30"/>
        </w:numPr>
        <w:rPr>
          <w:lang w:val="it-IT"/>
        </w:rPr>
      </w:pPr>
      <w:r w:rsidRPr="00376898">
        <w:rPr>
          <w:lang w:val="it-IT"/>
        </w:rPr>
        <w:t>100000007: MutuoAdesso</w:t>
      </w:r>
    </w:p>
    <w:p w14:paraId="1D986599" w14:textId="77777777" w:rsidR="00FE0BB0" w:rsidRPr="00BE24CD" w:rsidRDefault="00FE0BB0" w:rsidP="00FE0BB0">
      <w:pPr>
        <w:pStyle w:val="BodyText"/>
        <w:numPr>
          <w:ilvl w:val="1"/>
          <w:numId w:val="30"/>
        </w:numPr>
        <w:rPr>
          <w:lang w:val="it-IT"/>
        </w:rPr>
      </w:pPr>
      <w:r w:rsidRPr="00BE24CD">
        <w:rPr>
          <w:lang w:val="it-IT"/>
        </w:rPr>
        <w:t>100000011: Mutuo Card</w:t>
      </w:r>
    </w:p>
    <w:p w14:paraId="7A7E5A39" w14:textId="77777777" w:rsidR="00FE0BB0" w:rsidRPr="00072DD7" w:rsidRDefault="00FE0BB0" w:rsidP="00FE0BB0">
      <w:pPr>
        <w:pStyle w:val="NormalWeb"/>
        <w:numPr>
          <w:ilvl w:val="1"/>
          <w:numId w:val="30"/>
        </w:numPr>
        <w:spacing w:before="180" w:beforeAutospacing="0" w:after="180" w:afterAutospacing="0"/>
        <w:ind w:left="1434" w:hanging="357"/>
        <w:rPr>
          <w:rFonts w:asciiTheme="minorHAnsi" w:hAnsiTheme="minorHAnsi" w:cstheme="minorHAnsi"/>
        </w:rPr>
      </w:pPr>
      <w:r w:rsidRPr="00072DD7">
        <w:rPr>
          <w:rFonts w:asciiTheme="minorHAnsi" w:hAnsiTheme="minorHAnsi" w:cstheme="minorHAnsi"/>
        </w:rPr>
        <w:t>100000001</w:t>
      </w:r>
      <w:r w:rsidRPr="00376898">
        <w:rPr>
          <w:rFonts w:asciiTheme="minorHAnsi" w:hAnsiTheme="minorHAnsi" w:cstheme="minorHAnsi"/>
        </w:rPr>
        <w:t>:</w:t>
      </w:r>
      <w:r w:rsidRPr="00072DD7">
        <w:rPr>
          <w:rFonts w:asciiTheme="minorHAnsi" w:hAnsiTheme="minorHAnsi" w:cstheme="minorHAnsi"/>
        </w:rPr>
        <w:t xml:space="preserve"> Mutui Online</w:t>
      </w:r>
    </w:p>
    <w:p w14:paraId="5C582D06" w14:textId="77777777" w:rsidR="00FE0BB0" w:rsidRPr="00072DD7" w:rsidRDefault="00FE0BB0" w:rsidP="00FE0BB0">
      <w:pPr>
        <w:pStyle w:val="NormalWeb"/>
        <w:numPr>
          <w:ilvl w:val="2"/>
          <w:numId w:val="86"/>
        </w:numPr>
        <w:spacing w:before="180" w:beforeAutospacing="0" w:after="180" w:afterAutospacing="0"/>
        <w:ind w:left="1434" w:hanging="357"/>
        <w:rPr>
          <w:rFonts w:asciiTheme="minorHAnsi" w:hAnsiTheme="minorHAnsi" w:cstheme="minorHAnsi"/>
        </w:rPr>
      </w:pPr>
      <w:r w:rsidRPr="00072DD7">
        <w:rPr>
          <w:rFonts w:asciiTheme="minorHAnsi" w:hAnsiTheme="minorHAnsi" w:cstheme="minorHAnsi"/>
        </w:rPr>
        <w:t>100000021</w:t>
      </w:r>
      <w:r w:rsidRPr="00376898">
        <w:rPr>
          <w:rFonts w:asciiTheme="minorHAnsi" w:hAnsiTheme="minorHAnsi" w:cstheme="minorHAnsi"/>
        </w:rPr>
        <w:t>:</w:t>
      </w:r>
      <w:r w:rsidRPr="00072DD7">
        <w:rPr>
          <w:rFonts w:asciiTheme="minorHAnsi" w:hAnsiTheme="minorHAnsi" w:cstheme="minorHAnsi"/>
        </w:rPr>
        <w:t xml:space="preserve"> Mutui Online Filiale</w:t>
      </w:r>
    </w:p>
    <w:p w14:paraId="3DC423CF" w14:textId="77777777" w:rsidR="00FE0BB0" w:rsidRPr="00072DD7" w:rsidRDefault="00FE0BB0" w:rsidP="00FE0BB0">
      <w:pPr>
        <w:pStyle w:val="NormalWeb"/>
        <w:numPr>
          <w:ilvl w:val="2"/>
          <w:numId w:val="86"/>
        </w:numPr>
        <w:spacing w:before="180" w:beforeAutospacing="0" w:after="180" w:afterAutospacing="0"/>
        <w:ind w:left="1434" w:hanging="357"/>
        <w:rPr>
          <w:rFonts w:asciiTheme="minorHAnsi" w:hAnsiTheme="minorHAnsi" w:cstheme="minorHAnsi"/>
        </w:rPr>
      </w:pPr>
      <w:r w:rsidRPr="00376898">
        <w:rPr>
          <w:rFonts w:asciiTheme="minorHAnsi" w:hAnsiTheme="minorHAnsi" w:cstheme="minorHAnsi"/>
        </w:rPr>
        <w:t>1000000</w:t>
      </w:r>
      <w:r w:rsidRPr="00072DD7">
        <w:rPr>
          <w:rFonts w:asciiTheme="minorHAnsi" w:hAnsiTheme="minorHAnsi" w:cstheme="minorHAnsi"/>
        </w:rPr>
        <w:t>02</w:t>
      </w:r>
      <w:r w:rsidRPr="00376898">
        <w:rPr>
          <w:rFonts w:asciiTheme="minorHAnsi" w:hAnsiTheme="minorHAnsi" w:cstheme="minorHAnsi"/>
        </w:rPr>
        <w:t>:</w:t>
      </w:r>
      <w:r w:rsidRPr="00072DD7">
        <w:rPr>
          <w:rFonts w:asciiTheme="minorHAnsi" w:hAnsiTheme="minorHAnsi" w:cstheme="minorHAnsi"/>
        </w:rPr>
        <w:t xml:space="preserve"> Mutui.it</w:t>
      </w:r>
    </w:p>
    <w:p w14:paraId="289E93DE" w14:textId="77777777" w:rsidR="00FE0BB0" w:rsidRPr="00072DD7" w:rsidRDefault="00FE0BB0" w:rsidP="00FE0BB0">
      <w:pPr>
        <w:pStyle w:val="NormalWeb"/>
        <w:numPr>
          <w:ilvl w:val="2"/>
          <w:numId w:val="86"/>
        </w:numPr>
        <w:spacing w:before="180" w:beforeAutospacing="0" w:after="180" w:afterAutospacing="0"/>
        <w:ind w:left="1434" w:hanging="357"/>
        <w:rPr>
          <w:rFonts w:asciiTheme="minorHAnsi" w:hAnsiTheme="minorHAnsi" w:cstheme="minorHAnsi"/>
        </w:rPr>
      </w:pPr>
      <w:r w:rsidRPr="00CB308A">
        <w:rPr>
          <w:rFonts w:asciiTheme="minorHAnsi" w:hAnsiTheme="minorHAnsi" w:cstheme="minorHAnsi"/>
        </w:rPr>
        <w:t>1000000</w:t>
      </w:r>
      <w:r w:rsidRPr="00072DD7">
        <w:rPr>
          <w:rFonts w:asciiTheme="minorHAnsi" w:hAnsiTheme="minorHAnsi" w:cstheme="minorHAnsi"/>
        </w:rPr>
        <w:t>22</w:t>
      </w:r>
      <w:r>
        <w:rPr>
          <w:rFonts w:asciiTheme="minorHAnsi" w:hAnsiTheme="minorHAnsi" w:cstheme="minorHAnsi"/>
        </w:rPr>
        <w:t xml:space="preserve">: </w:t>
      </w:r>
      <w:r w:rsidRPr="00072DD7">
        <w:rPr>
          <w:rFonts w:asciiTheme="minorHAnsi" w:hAnsiTheme="minorHAnsi" w:cstheme="minorHAnsi"/>
        </w:rPr>
        <w:t>Mutui.it Service</w:t>
      </w:r>
    </w:p>
    <w:p w14:paraId="669B730E" w14:textId="77777777" w:rsidR="00FE0BB0" w:rsidRPr="00072DD7" w:rsidRDefault="00FE0BB0" w:rsidP="00FE0BB0">
      <w:pPr>
        <w:pStyle w:val="NormalWeb"/>
        <w:numPr>
          <w:ilvl w:val="2"/>
          <w:numId w:val="86"/>
        </w:numPr>
        <w:spacing w:before="180" w:beforeAutospacing="0" w:after="180" w:afterAutospacing="0"/>
        <w:ind w:left="1434" w:hanging="357"/>
        <w:rPr>
          <w:rFonts w:asciiTheme="minorHAnsi" w:hAnsiTheme="minorHAnsi" w:cstheme="minorHAnsi"/>
        </w:rPr>
      </w:pPr>
      <w:r w:rsidRPr="00376898">
        <w:rPr>
          <w:rFonts w:asciiTheme="minorHAnsi" w:hAnsiTheme="minorHAnsi" w:cstheme="minorHAnsi"/>
        </w:rPr>
        <w:t>1000000</w:t>
      </w:r>
      <w:r w:rsidRPr="00072DD7">
        <w:rPr>
          <w:rFonts w:asciiTheme="minorHAnsi" w:hAnsiTheme="minorHAnsi" w:cstheme="minorHAnsi"/>
        </w:rPr>
        <w:t>03</w:t>
      </w:r>
      <w:r w:rsidRPr="00376898">
        <w:rPr>
          <w:rFonts w:asciiTheme="minorHAnsi" w:hAnsiTheme="minorHAnsi" w:cstheme="minorHAnsi"/>
        </w:rPr>
        <w:t xml:space="preserve">: </w:t>
      </w:r>
      <w:r w:rsidRPr="00072DD7">
        <w:rPr>
          <w:rFonts w:asciiTheme="minorHAnsi" w:hAnsiTheme="minorHAnsi" w:cstheme="minorHAnsi"/>
        </w:rPr>
        <w:t>Telemutuo</w:t>
      </w:r>
    </w:p>
    <w:p w14:paraId="7499BDE5" w14:textId="77777777" w:rsidR="00FE0BB0" w:rsidRPr="00072DD7" w:rsidRDefault="00FE0BB0" w:rsidP="00FE0BB0">
      <w:pPr>
        <w:pStyle w:val="NormalWeb"/>
        <w:numPr>
          <w:ilvl w:val="2"/>
          <w:numId w:val="86"/>
        </w:numPr>
        <w:spacing w:before="180" w:beforeAutospacing="0" w:after="180" w:afterAutospacing="0"/>
        <w:ind w:left="1434" w:hanging="357"/>
        <w:rPr>
          <w:rFonts w:asciiTheme="minorHAnsi" w:hAnsiTheme="minorHAnsi" w:cstheme="minorHAnsi"/>
        </w:rPr>
      </w:pPr>
      <w:r w:rsidRPr="00CB308A">
        <w:rPr>
          <w:rFonts w:asciiTheme="minorHAnsi" w:hAnsiTheme="minorHAnsi" w:cstheme="minorHAnsi"/>
        </w:rPr>
        <w:t>1000000</w:t>
      </w:r>
      <w:r w:rsidRPr="00072DD7">
        <w:rPr>
          <w:rFonts w:asciiTheme="minorHAnsi" w:hAnsiTheme="minorHAnsi" w:cstheme="minorHAnsi"/>
        </w:rPr>
        <w:t>04</w:t>
      </w:r>
      <w:r>
        <w:rPr>
          <w:rFonts w:asciiTheme="minorHAnsi" w:hAnsiTheme="minorHAnsi" w:cstheme="minorHAnsi"/>
        </w:rPr>
        <w:t>:</w:t>
      </w:r>
      <w:r w:rsidRPr="00072DD7">
        <w:rPr>
          <w:rFonts w:asciiTheme="minorHAnsi" w:hAnsiTheme="minorHAnsi" w:cstheme="minorHAnsi"/>
        </w:rPr>
        <w:t xml:space="preserve"> MutuiSi</w:t>
      </w:r>
    </w:p>
    <w:p w14:paraId="4916E3EA" w14:textId="77777777" w:rsidR="00FE0BB0" w:rsidRPr="00072DD7" w:rsidRDefault="00FE0BB0" w:rsidP="00FE0BB0">
      <w:pPr>
        <w:pStyle w:val="NormalWeb"/>
        <w:numPr>
          <w:ilvl w:val="2"/>
          <w:numId w:val="86"/>
        </w:numPr>
        <w:spacing w:before="180" w:beforeAutospacing="0" w:after="180" w:afterAutospacing="0"/>
        <w:ind w:left="1434" w:hanging="357"/>
        <w:rPr>
          <w:rFonts w:asciiTheme="minorHAnsi" w:hAnsiTheme="minorHAnsi" w:cstheme="minorHAnsi"/>
        </w:rPr>
      </w:pPr>
      <w:r w:rsidRPr="00CB308A">
        <w:rPr>
          <w:rFonts w:asciiTheme="minorHAnsi" w:hAnsiTheme="minorHAnsi" w:cstheme="minorHAnsi"/>
        </w:rPr>
        <w:t>1000000</w:t>
      </w:r>
      <w:r w:rsidRPr="00072DD7">
        <w:rPr>
          <w:rFonts w:asciiTheme="minorHAnsi" w:hAnsiTheme="minorHAnsi" w:cstheme="minorHAnsi"/>
        </w:rPr>
        <w:t>05</w:t>
      </w:r>
      <w:r>
        <w:rPr>
          <w:rFonts w:asciiTheme="minorHAnsi" w:hAnsiTheme="minorHAnsi" w:cstheme="minorHAnsi"/>
        </w:rPr>
        <w:t>:</w:t>
      </w:r>
      <w:r w:rsidRPr="00072DD7">
        <w:rPr>
          <w:rFonts w:asciiTheme="minorHAnsi" w:hAnsiTheme="minorHAnsi" w:cstheme="minorHAnsi"/>
        </w:rPr>
        <w:t xml:space="preserve"> Mutuisupermarket</w:t>
      </w:r>
    </w:p>
    <w:p w14:paraId="0E326D3D" w14:textId="77777777" w:rsidR="00FE0BB0" w:rsidRPr="00072DD7" w:rsidRDefault="00FE0BB0" w:rsidP="00FE0BB0">
      <w:pPr>
        <w:pStyle w:val="NormalWeb"/>
        <w:numPr>
          <w:ilvl w:val="2"/>
          <w:numId w:val="86"/>
        </w:numPr>
        <w:spacing w:before="180" w:beforeAutospacing="0" w:after="180" w:afterAutospacing="0"/>
        <w:ind w:left="1434" w:hanging="357"/>
        <w:rPr>
          <w:rFonts w:asciiTheme="minorHAnsi" w:hAnsiTheme="minorHAnsi" w:cstheme="minorHAnsi"/>
        </w:rPr>
      </w:pPr>
      <w:r w:rsidRPr="00CB308A">
        <w:rPr>
          <w:rFonts w:asciiTheme="minorHAnsi" w:hAnsiTheme="minorHAnsi" w:cstheme="minorHAnsi"/>
        </w:rPr>
        <w:t>1000000</w:t>
      </w:r>
      <w:r w:rsidRPr="00072DD7">
        <w:rPr>
          <w:rFonts w:asciiTheme="minorHAnsi" w:hAnsiTheme="minorHAnsi" w:cstheme="minorHAnsi"/>
        </w:rPr>
        <w:t>35</w:t>
      </w:r>
      <w:r>
        <w:rPr>
          <w:rFonts w:asciiTheme="minorHAnsi" w:hAnsiTheme="minorHAnsi" w:cstheme="minorHAnsi"/>
        </w:rPr>
        <w:t xml:space="preserve">: </w:t>
      </w:r>
      <w:r w:rsidRPr="00072DD7">
        <w:rPr>
          <w:rFonts w:asciiTheme="minorHAnsi" w:hAnsiTheme="minorHAnsi" w:cstheme="minorHAnsi"/>
        </w:rPr>
        <w:t>Mutuisupermarket Service</w:t>
      </w:r>
    </w:p>
    <w:p w14:paraId="3F957FD9" w14:textId="77777777" w:rsidR="00FE0BB0" w:rsidRPr="00072DD7" w:rsidRDefault="00FE0BB0" w:rsidP="00FE0BB0">
      <w:pPr>
        <w:pStyle w:val="NormalWeb"/>
        <w:numPr>
          <w:ilvl w:val="2"/>
          <w:numId w:val="86"/>
        </w:numPr>
        <w:spacing w:before="180" w:beforeAutospacing="0" w:after="180" w:afterAutospacing="0"/>
        <w:ind w:left="1434" w:hanging="357"/>
        <w:rPr>
          <w:rFonts w:asciiTheme="minorHAnsi" w:hAnsiTheme="minorHAnsi" w:cstheme="minorHAnsi"/>
        </w:rPr>
      </w:pPr>
      <w:r w:rsidRPr="00CB308A">
        <w:rPr>
          <w:rFonts w:asciiTheme="minorHAnsi" w:hAnsiTheme="minorHAnsi" w:cstheme="minorHAnsi"/>
        </w:rPr>
        <w:t>1000000</w:t>
      </w:r>
      <w:r w:rsidRPr="00072DD7">
        <w:rPr>
          <w:rFonts w:asciiTheme="minorHAnsi" w:hAnsiTheme="minorHAnsi" w:cstheme="minorHAnsi"/>
        </w:rPr>
        <w:t>06</w:t>
      </w:r>
      <w:r>
        <w:rPr>
          <w:rFonts w:asciiTheme="minorHAnsi" w:hAnsiTheme="minorHAnsi" w:cstheme="minorHAnsi"/>
        </w:rPr>
        <w:t>:</w:t>
      </w:r>
      <w:r w:rsidRPr="00072DD7">
        <w:rPr>
          <w:rFonts w:asciiTheme="minorHAnsi" w:hAnsiTheme="minorHAnsi" w:cstheme="minorHAnsi"/>
        </w:rPr>
        <w:t xml:space="preserve"> Immobiliare.it Mutui”</w:t>
      </w:r>
    </w:p>
    <w:p w14:paraId="655674A2" w14:textId="77777777" w:rsidR="00FE0BB0" w:rsidRPr="00072DD7" w:rsidRDefault="00FE0BB0" w:rsidP="00FE0BB0">
      <w:pPr>
        <w:pStyle w:val="NormalWeb"/>
        <w:numPr>
          <w:ilvl w:val="2"/>
          <w:numId w:val="86"/>
        </w:numPr>
        <w:spacing w:before="180" w:beforeAutospacing="0" w:after="180" w:afterAutospacing="0"/>
        <w:ind w:left="1434" w:hanging="357"/>
        <w:rPr>
          <w:rFonts w:asciiTheme="minorHAnsi" w:hAnsiTheme="minorHAnsi" w:cstheme="minorHAnsi"/>
        </w:rPr>
      </w:pPr>
      <w:r w:rsidRPr="00CB308A">
        <w:rPr>
          <w:rFonts w:asciiTheme="minorHAnsi" w:hAnsiTheme="minorHAnsi" w:cstheme="minorHAnsi"/>
        </w:rPr>
        <w:t>1000000</w:t>
      </w:r>
      <w:r w:rsidRPr="00072DD7">
        <w:rPr>
          <w:rFonts w:asciiTheme="minorHAnsi" w:hAnsiTheme="minorHAnsi" w:cstheme="minorHAnsi"/>
        </w:rPr>
        <w:t>13</w:t>
      </w:r>
      <w:r>
        <w:rPr>
          <w:rFonts w:asciiTheme="minorHAnsi" w:hAnsiTheme="minorHAnsi" w:cstheme="minorHAnsi"/>
        </w:rPr>
        <w:t>:</w:t>
      </w:r>
      <w:r w:rsidRPr="00072DD7">
        <w:rPr>
          <w:rFonts w:asciiTheme="minorHAnsi" w:hAnsiTheme="minorHAnsi" w:cstheme="minorHAnsi"/>
        </w:rPr>
        <w:t xml:space="preserve"> MutuiAmo Service</w:t>
      </w:r>
    </w:p>
    <w:p w14:paraId="40C54BA9" w14:textId="77777777" w:rsidR="00FE0BB0" w:rsidRPr="00072DD7" w:rsidRDefault="00FE0BB0" w:rsidP="00FE0BB0">
      <w:pPr>
        <w:pStyle w:val="NormalWeb"/>
        <w:numPr>
          <w:ilvl w:val="2"/>
          <w:numId w:val="86"/>
        </w:numPr>
        <w:spacing w:before="180" w:beforeAutospacing="0" w:after="180" w:afterAutospacing="0"/>
        <w:ind w:left="1434" w:hanging="357"/>
        <w:rPr>
          <w:rFonts w:asciiTheme="minorHAnsi" w:hAnsiTheme="minorHAnsi" w:cstheme="minorHAnsi"/>
        </w:rPr>
      </w:pPr>
      <w:r w:rsidRPr="00CB308A">
        <w:rPr>
          <w:rFonts w:asciiTheme="minorHAnsi" w:hAnsiTheme="minorHAnsi" w:cstheme="minorHAnsi"/>
        </w:rPr>
        <w:t>1000000</w:t>
      </w:r>
      <w:r w:rsidRPr="00072DD7">
        <w:rPr>
          <w:rFonts w:asciiTheme="minorHAnsi" w:hAnsiTheme="minorHAnsi" w:cstheme="minorHAnsi"/>
        </w:rPr>
        <w:t>07</w:t>
      </w:r>
      <w:r>
        <w:rPr>
          <w:rFonts w:asciiTheme="minorHAnsi" w:hAnsiTheme="minorHAnsi" w:cstheme="minorHAnsi"/>
        </w:rPr>
        <w:t>:</w:t>
      </w:r>
      <w:r w:rsidRPr="00072DD7">
        <w:rPr>
          <w:rFonts w:asciiTheme="minorHAnsi" w:hAnsiTheme="minorHAnsi" w:cstheme="minorHAnsi"/>
        </w:rPr>
        <w:t xml:space="preserve"> Facebook</w:t>
      </w:r>
    </w:p>
    <w:p w14:paraId="6BF45FF1" w14:textId="77777777" w:rsidR="00FE0BB0" w:rsidRPr="00072DD7" w:rsidRDefault="00FE0BB0" w:rsidP="00FE0BB0">
      <w:pPr>
        <w:pStyle w:val="NormalWeb"/>
        <w:numPr>
          <w:ilvl w:val="2"/>
          <w:numId w:val="86"/>
        </w:numPr>
        <w:spacing w:before="180" w:beforeAutospacing="0" w:after="180" w:afterAutospacing="0"/>
        <w:ind w:left="1434" w:hanging="357"/>
        <w:rPr>
          <w:rFonts w:asciiTheme="minorHAnsi" w:hAnsiTheme="minorHAnsi" w:cstheme="minorHAnsi"/>
        </w:rPr>
      </w:pPr>
      <w:r w:rsidRPr="00CB308A">
        <w:rPr>
          <w:rFonts w:asciiTheme="minorHAnsi" w:hAnsiTheme="minorHAnsi" w:cstheme="minorHAnsi"/>
        </w:rPr>
        <w:t>1000000</w:t>
      </w:r>
      <w:r w:rsidRPr="00072DD7">
        <w:rPr>
          <w:rFonts w:asciiTheme="minorHAnsi" w:hAnsiTheme="minorHAnsi" w:cstheme="minorHAnsi"/>
        </w:rPr>
        <w:t>08</w:t>
      </w:r>
      <w:r>
        <w:rPr>
          <w:rFonts w:asciiTheme="minorHAnsi" w:hAnsiTheme="minorHAnsi" w:cstheme="minorHAnsi"/>
        </w:rPr>
        <w:t xml:space="preserve">: </w:t>
      </w:r>
      <w:r w:rsidRPr="00072DD7">
        <w:rPr>
          <w:rFonts w:asciiTheme="minorHAnsi" w:hAnsiTheme="minorHAnsi" w:cstheme="minorHAnsi"/>
        </w:rPr>
        <w:t>Mutuo CA Lead Esteso</w:t>
      </w:r>
    </w:p>
    <w:p w14:paraId="1911A0AE" w14:textId="77777777" w:rsidR="00FE0BB0" w:rsidRPr="00072DD7" w:rsidRDefault="00FE0BB0" w:rsidP="00FE0BB0">
      <w:pPr>
        <w:pStyle w:val="NormalWeb"/>
        <w:numPr>
          <w:ilvl w:val="2"/>
          <w:numId w:val="86"/>
        </w:numPr>
        <w:spacing w:before="180" w:beforeAutospacing="0" w:after="180" w:afterAutospacing="0"/>
        <w:ind w:left="1434" w:hanging="357"/>
        <w:rPr>
          <w:rFonts w:asciiTheme="minorHAnsi" w:hAnsiTheme="minorHAnsi" w:cstheme="minorHAnsi"/>
        </w:rPr>
      </w:pPr>
      <w:r w:rsidRPr="00CB308A">
        <w:rPr>
          <w:rFonts w:asciiTheme="minorHAnsi" w:hAnsiTheme="minorHAnsi" w:cstheme="minorHAnsi"/>
        </w:rPr>
        <w:t>1000000</w:t>
      </w:r>
      <w:r w:rsidRPr="00072DD7">
        <w:rPr>
          <w:rFonts w:asciiTheme="minorHAnsi" w:hAnsiTheme="minorHAnsi" w:cstheme="minorHAnsi"/>
        </w:rPr>
        <w:t>09</w:t>
      </w:r>
      <w:r>
        <w:rPr>
          <w:rFonts w:asciiTheme="minorHAnsi" w:hAnsiTheme="minorHAnsi" w:cstheme="minorHAnsi"/>
        </w:rPr>
        <w:t>:</w:t>
      </w:r>
      <w:r w:rsidRPr="00072DD7">
        <w:rPr>
          <w:rFonts w:asciiTheme="minorHAnsi" w:hAnsiTheme="minorHAnsi" w:cstheme="minorHAnsi"/>
        </w:rPr>
        <w:t xml:space="preserve"> Mutuo CA Lead Brev</w:t>
      </w:r>
    </w:p>
    <w:p w14:paraId="544DFE10" w14:textId="77777777" w:rsidR="00FE0BB0" w:rsidRPr="00072DD7" w:rsidRDefault="00FE0BB0" w:rsidP="00FE0BB0">
      <w:pPr>
        <w:pStyle w:val="NormalWeb"/>
        <w:numPr>
          <w:ilvl w:val="2"/>
          <w:numId w:val="86"/>
        </w:numPr>
        <w:spacing w:before="180" w:beforeAutospacing="0" w:after="180" w:afterAutospacing="0"/>
        <w:ind w:left="1434" w:hanging="357"/>
        <w:rPr>
          <w:rFonts w:asciiTheme="minorHAnsi" w:hAnsiTheme="minorHAnsi" w:cstheme="minorHAnsi"/>
        </w:rPr>
      </w:pPr>
      <w:r w:rsidRPr="00CB308A">
        <w:rPr>
          <w:rFonts w:asciiTheme="minorHAnsi" w:hAnsiTheme="minorHAnsi" w:cstheme="minorHAnsi"/>
        </w:rPr>
        <w:t>1000000</w:t>
      </w:r>
      <w:r w:rsidRPr="00072DD7">
        <w:rPr>
          <w:rFonts w:asciiTheme="minorHAnsi" w:hAnsiTheme="minorHAnsi" w:cstheme="minorHAnsi"/>
        </w:rPr>
        <w:t>25</w:t>
      </w:r>
      <w:r>
        <w:rPr>
          <w:rFonts w:asciiTheme="minorHAnsi" w:hAnsiTheme="minorHAnsi" w:cstheme="minorHAnsi"/>
        </w:rPr>
        <w:t>:</w:t>
      </w:r>
      <w:r w:rsidRPr="00072DD7">
        <w:rPr>
          <w:rFonts w:asciiTheme="minorHAnsi" w:hAnsiTheme="minorHAnsi" w:cstheme="minorHAnsi"/>
        </w:rPr>
        <w:t xml:space="preserve"> Vivoqui</w:t>
      </w:r>
    </w:p>
    <w:p w14:paraId="4F189742" w14:textId="77777777" w:rsidR="00FE0BB0" w:rsidRPr="00072DD7" w:rsidRDefault="00FE0BB0" w:rsidP="00FE0BB0">
      <w:pPr>
        <w:pStyle w:val="NormalWeb"/>
        <w:numPr>
          <w:ilvl w:val="2"/>
          <w:numId w:val="86"/>
        </w:numPr>
        <w:spacing w:before="180" w:beforeAutospacing="0" w:after="180" w:afterAutospacing="0"/>
        <w:ind w:left="1434" w:hanging="357"/>
        <w:rPr>
          <w:rFonts w:asciiTheme="minorHAnsi" w:hAnsiTheme="minorHAnsi" w:cstheme="minorHAnsi"/>
        </w:rPr>
      </w:pPr>
      <w:r w:rsidRPr="00CB308A">
        <w:rPr>
          <w:rFonts w:asciiTheme="minorHAnsi" w:hAnsiTheme="minorHAnsi" w:cstheme="minorHAnsi"/>
        </w:rPr>
        <w:t>1000000</w:t>
      </w:r>
      <w:r w:rsidRPr="00072DD7">
        <w:rPr>
          <w:rFonts w:asciiTheme="minorHAnsi" w:hAnsiTheme="minorHAnsi" w:cstheme="minorHAnsi"/>
        </w:rPr>
        <w:t>27</w:t>
      </w:r>
      <w:r>
        <w:rPr>
          <w:rFonts w:asciiTheme="minorHAnsi" w:hAnsiTheme="minorHAnsi" w:cstheme="minorHAnsi"/>
        </w:rPr>
        <w:t>:</w:t>
      </w:r>
      <w:r w:rsidRPr="00072DD7">
        <w:rPr>
          <w:rFonts w:asciiTheme="minorHAnsi" w:hAnsiTheme="minorHAnsi" w:cstheme="minorHAnsi"/>
        </w:rPr>
        <w:t xml:space="preserve"> Idealista</w:t>
      </w:r>
    </w:p>
    <w:p w14:paraId="7D6FAAF2" w14:textId="77777777" w:rsidR="00FE0BB0" w:rsidRPr="00313BE7" w:rsidRDefault="00FE0BB0" w:rsidP="00FE0BB0">
      <w:pPr>
        <w:pStyle w:val="BodyText"/>
        <w:numPr>
          <w:ilvl w:val="1"/>
          <w:numId w:val="86"/>
        </w:numPr>
        <w:rPr>
          <w:lang w:val="it-IT"/>
        </w:rPr>
      </w:pPr>
      <w:r w:rsidRPr="00A61366">
        <w:rPr>
          <w:lang w:val="it-IT"/>
        </w:rPr>
        <w:t>Default: N/A</w:t>
      </w:r>
    </w:p>
    <w:p w14:paraId="3FFDFC4D" w14:textId="77777777" w:rsidR="00FE0BB0" w:rsidRDefault="00FE0BB0" w:rsidP="00FE0BB0">
      <w:pPr>
        <w:pStyle w:val="BodyText"/>
        <w:numPr>
          <w:ilvl w:val="0"/>
          <w:numId w:val="30"/>
        </w:numPr>
        <w:ind w:left="714" w:hanging="357"/>
        <w:rPr>
          <w:lang w:val="it-IT"/>
        </w:rPr>
      </w:pPr>
      <w:r>
        <w:rPr>
          <w:lang w:val="it-IT"/>
        </w:rPr>
        <w:t>Si specifica che il processo lead mutui  è caratterizzato dai seguenti momenti di gestione da parte del team del servizio clienti</w:t>
      </w:r>
    </w:p>
    <w:p w14:paraId="0DC4EF84" w14:textId="77777777" w:rsidR="00FE0BB0" w:rsidRDefault="00FE0BB0" w:rsidP="00FE0BB0">
      <w:pPr>
        <w:pStyle w:val="BodyText"/>
        <w:numPr>
          <w:ilvl w:val="0"/>
          <w:numId w:val="87"/>
        </w:numPr>
        <w:spacing w:before="0" w:after="0"/>
        <w:ind w:left="1429" w:hanging="357"/>
        <w:rPr>
          <w:lang w:val="it-IT"/>
        </w:rPr>
      </w:pPr>
      <w:r>
        <w:rPr>
          <w:lang w:val="it-IT"/>
        </w:rPr>
        <w:t>Verifica richiesta</w:t>
      </w:r>
    </w:p>
    <w:p w14:paraId="572550C0" w14:textId="77777777" w:rsidR="00FE0BB0" w:rsidRDefault="00FE0BB0" w:rsidP="00FE0BB0">
      <w:pPr>
        <w:pStyle w:val="BodyText"/>
        <w:numPr>
          <w:ilvl w:val="0"/>
          <w:numId w:val="88"/>
        </w:numPr>
        <w:spacing w:before="0" w:after="0"/>
        <w:ind w:left="2035" w:hanging="357"/>
        <w:rPr>
          <w:lang w:val="it-IT"/>
        </w:rPr>
      </w:pPr>
      <w:r w:rsidRPr="00072DD7">
        <w:rPr>
          <w:lang w:val="it-IT"/>
        </w:rPr>
        <w:t>Lo specialista, prima di contattare il cliente, esamina la pratica per comprendere la tipologia della richiesta, verificarne la coerenza e definire il corretto approccio da adottare durante la chiamata</w:t>
      </w:r>
    </w:p>
    <w:p w14:paraId="4D97BFA0" w14:textId="77777777" w:rsidR="00FE0BB0" w:rsidRPr="00234F1A" w:rsidRDefault="00FE0BB0" w:rsidP="00FE0BB0">
      <w:pPr>
        <w:pStyle w:val="BodyText"/>
        <w:numPr>
          <w:ilvl w:val="0"/>
          <w:numId w:val="87"/>
        </w:numPr>
        <w:spacing w:before="0" w:after="0"/>
        <w:ind w:left="1429" w:hanging="357"/>
        <w:rPr>
          <w:lang w:val="it-IT"/>
        </w:rPr>
      </w:pPr>
      <w:r>
        <w:rPr>
          <w:lang w:val="it-IT"/>
        </w:rPr>
        <w:t>Richieste collegate</w:t>
      </w:r>
    </w:p>
    <w:p w14:paraId="519F29DA" w14:textId="77777777" w:rsidR="00FE0BB0" w:rsidRPr="00234F1A" w:rsidRDefault="00FE0BB0" w:rsidP="00FE0BB0">
      <w:pPr>
        <w:pStyle w:val="BodyText"/>
        <w:numPr>
          <w:ilvl w:val="0"/>
          <w:numId w:val="88"/>
        </w:numPr>
        <w:spacing w:before="0" w:after="0"/>
        <w:ind w:left="2035" w:hanging="357"/>
        <w:rPr>
          <w:lang w:val="it-IT"/>
        </w:rPr>
      </w:pPr>
      <w:r w:rsidRPr="00234F1A">
        <w:rPr>
          <w:lang w:val="it-IT"/>
        </w:rPr>
        <w:t>Lo specialista</w:t>
      </w:r>
      <w:r>
        <w:rPr>
          <w:lang w:val="it-IT"/>
        </w:rPr>
        <w:t xml:space="preserve"> </w:t>
      </w:r>
      <w:r w:rsidRPr="00234F1A">
        <w:rPr>
          <w:lang w:val="it-IT"/>
        </w:rPr>
        <w:t xml:space="preserve">analizza </w:t>
      </w:r>
      <w:r>
        <w:rPr>
          <w:lang w:val="it-IT"/>
        </w:rPr>
        <w:t>eventuali richieste collegate effettuate precedente</w:t>
      </w:r>
    </w:p>
    <w:p w14:paraId="62156A08" w14:textId="77777777" w:rsidR="00FE0BB0" w:rsidRDefault="00FE0BB0" w:rsidP="00FE0BB0">
      <w:pPr>
        <w:pStyle w:val="BodyText"/>
        <w:numPr>
          <w:ilvl w:val="0"/>
          <w:numId w:val="87"/>
        </w:numPr>
        <w:spacing w:before="0" w:after="0"/>
        <w:ind w:left="1429" w:hanging="357"/>
        <w:rPr>
          <w:lang w:val="it-IT"/>
        </w:rPr>
      </w:pPr>
      <w:r>
        <w:rPr>
          <w:lang w:val="it-IT"/>
        </w:rPr>
        <w:t>Contatto con il richiedente</w:t>
      </w:r>
    </w:p>
    <w:p w14:paraId="6A91ACF0" w14:textId="77777777" w:rsidR="00FE0BB0" w:rsidRDefault="00FE0BB0" w:rsidP="00FE0BB0">
      <w:pPr>
        <w:pStyle w:val="BodyText"/>
        <w:numPr>
          <w:ilvl w:val="0"/>
          <w:numId w:val="88"/>
        </w:numPr>
        <w:spacing w:before="0" w:after="0"/>
        <w:ind w:left="2035" w:hanging="357"/>
        <w:rPr>
          <w:lang w:val="it-IT"/>
        </w:rPr>
      </w:pPr>
      <w:r>
        <w:rPr>
          <w:lang w:val="it-IT"/>
        </w:rPr>
        <w:t xml:space="preserve">Lo specialista effettua </w:t>
      </w:r>
      <w:r w:rsidRPr="00072DD7">
        <w:rPr>
          <w:lang w:val="it-IT"/>
        </w:rPr>
        <w:t>la chiamata</w:t>
      </w:r>
      <w:r>
        <w:rPr>
          <w:lang w:val="it-IT"/>
        </w:rPr>
        <w:t xml:space="preserve"> e di default la data di contatto è prevalorizzata alla data corrente di inserimento</w:t>
      </w:r>
    </w:p>
    <w:p w14:paraId="71A472F0" w14:textId="77777777" w:rsidR="00FE0BB0" w:rsidRDefault="00FE0BB0" w:rsidP="00FE0BB0">
      <w:pPr>
        <w:pStyle w:val="BodyText"/>
        <w:numPr>
          <w:ilvl w:val="0"/>
          <w:numId w:val="88"/>
        </w:numPr>
        <w:spacing w:before="0" w:after="0"/>
        <w:ind w:left="2035" w:hanging="357"/>
        <w:rPr>
          <w:lang w:val="it-IT"/>
        </w:rPr>
      </w:pPr>
      <w:r>
        <w:rPr>
          <w:lang w:val="it-IT"/>
        </w:rPr>
        <w:t>Se il contatto ha carattere positivo,</w:t>
      </w:r>
      <w:r w:rsidRPr="00072DD7">
        <w:rPr>
          <w:lang w:val="it-IT"/>
        </w:rPr>
        <w:t xml:space="preserve"> </w:t>
      </w:r>
      <w:r>
        <w:rPr>
          <w:lang w:val="it-IT"/>
        </w:rPr>
        <w:t xml:space="preserve">lo specialista promuove </w:t>
      </w:r>
      <w:r w:rsidRPr="00072DD7">
        <w:rPr>
          <w:lang w:val="it-IT"/>
        </w:rPr>
        <w:t>il richiedente a prospect (con conseguente creazione d</w:t>
      </w:r>
      <w:r>
        <w:rPr>
          <w:lang w:val="it-IT"/>
        </w:rPr>
        <w:t>i NDG prospect</w:t>
      </w:r>
      <w:r w:rsidRPr="00072DD7">
        <w:rPr>
          <w:lang w:val="it-IT"/>
        </w:rPr>
        <w:t xml:space="preserve">). </w:t>
      </w:r>
    </w:p>
    <w:p w14:paraId="418585EF" w14:textId="77777777" w:rsidR="00AE77EC" w:rsidRDefault="00FE0BB0" w:rsidP="00AE77EC">
      <w:pPr>
        <w:pStyle w:val="BodyText"/>
        <w:numPr>
          <w:ilvl w:val="0"/>
          <w:numId w:val="88"/>
        </w:numPr>
        <w:spacing w:before="0" w:after="0"/>
        <w:ind w:left="2035" w:hanging="357"/>
        <w:rPr>
          <w:lang w:val="it-IT"/>
        </w:rPr>
      </w:pPr>
      <w:r>
        <w:rPr>
          <w:lang w:val="it-IT"/>
        </w:rPr>
        <w:t>Se il contatto ha carattere positivo,</w:t>
      </w:r>
      <w:r w:rsidRPr="00072DD7">
        <w:rPr>
          <w:lang w:val="it-IT"/>
        </w:rPr>
        <w:t xml:space="preserve"> </w:t>
      </w:r>
      <w:r>
        <w:rPr>
          <w:lang w:val="it-IT"/>
        </w:rPr>
        <w:t>lo specialista può procedere con l’esitazione, incluso il fissa appuntamento sulla filiale.</w:t>
      </w:r>
      <w:r w:rsidR="00AE77EC">
        <w:rPr>
          <w:lang w:val="it-IT"/>
        </w:rPr>
        <w:t xml:space="preserve"> In fase di esitazione, lo specialista può recuperare un template mail predisposto da inviare alla filiale</w:t>
      </w:r>
    </w:p>
    <w:p w14:paraId="4CDA55C7" w14:textId="0414F291" w:rsidR="00FE0BB0" w:rsidRDefault="00AE77EC" w:rsidP="00FE0BB0">
      <w:pPr>
        <w:pStyle w:val="BodyText"/>
        <w:numPr>
          <w:ilvl w:val="0"/>
          <w:numId w:val="88"/>
        </w:numPr>
        <w:spacing w:before="0" w:after="0"/>
        <w:ind w:left="2035" w:hanging="357"/>
        <w:rPr>
          <w:ins w:id="1499" w:author="Castelli, Alessandro" w:date="2025-12-22T13:57:00Z" w16du:dateUtc="2025-12-22T12:57:00Z"/>
          <w:lang w:val="it-IT"/>
        </w:rPr>
      </w:pPr>
      <w:r>
        <w:rPr>
          <w:lang w:val="it-IT"/>
        </w:rPr>
        <w:t>Se il contatto ha carattere positivo,</w:t>
      </w:r>
      <w:r w:rsidRPr="00072DD7">
        <w:rPr>
          <w:lang w:val="it-IT"/>
        </w:rPr>
        <w:t xml:space="preserve"> </w:t>
      </w:r>
      <w:r>
        <w:rPr>
          <w:lang w:val="it-IT"/>
        </w:rPr>
        <w:t xml:space="preserve"> c</w:t>
      </w:r>
      <w:r w:rsidR="00FE0BB0">
        <w:rPr>
          <w:lang w:val="it-IT"/>
        </w:rPr>
        <w:t>ontestualmente</w:t>
      </w:r>
      <w:r>
        <w:rPr>
          <w:lang w:val="it-IT"/>
        </w:rPr>
        <w:t xml:space="preserve"> all’esito, </w:t>
      </w:r>
      <w:r w:rsidR="00FE0BB0">
        <w:rPr>
          <w:lang w:val="it-IT"/>
        </w:rPr>
        <w:t xml:space="preserve"> viene generato il preventivo che sarà visibile dalla filiale su Tool Mutui ed i dati della lead/appuntamento collegato saranno visibili su FrEExUP</w:t>
      </w:r>
    </w:p>
    <w:p w14:paraId="580F9A97" w14:textId="38CAA0EB" w:rsidR="00DC0C92" w:rsidRDefault="00DC0C92" w:rsidP="00DC0C92">
      <w:pPr>
        <w:pStyle w:val="BodyText"/>
        <w:numPr>
          <w:ilvl w:val="0"/>
          <w:numId w:val="30"/>
        </w:numPr>
        <w:ind w:left="714" w:hanging="357"/>
        <w:rPr>
          <w:ins w:id="1500" w:author="Castelli, Alessandro" w:date="2025-12-22T13:57:00Z" w16du:dateUtc="2025-12-22T12:57:00Z"/>
          <w:lang w:val="it-IT"/>
        </w:rPr>
      </w:pPr>
      <w:ins w:id="1501" w:author="Castelli, Alessandro" w:date="2025-12-22T13:57:00Z" w16du:dateUtc="2025-12-22T12:57:00Z">
        <w:r w:rsidRPr="00395D66">
          <w:rPr>
            <w:lang w:val="it-IT"/>
          </w:rPr>
          <w:t>Per i</w:t>
        </w:r>
        <w:r>
          <w:rPr>
            <w:lang w:val="it-IT"/>
          </w:rPr>
          <w:t xml:space="preserve"> processi specifici dedicati </w:t>
        </w:r>
        <w:r w:rsidRPr="00395D66">
          <w:rPr>
            <w:lang w:val="it-IT"/>
          </w:rPr>
          <w:t xml:space="preserve">Mutuo Full digital </w:t>
        </w:r>
        <w:r>
          <w:rPr>
            <w:lang w:val="it-IT"/>
          </w:rPr>
          <w:t>, si faccia r</w:t>
        </w:r>
        <w:r w:rsidRPr="00395D66">
          <w:rPr>
            <w:lang w:val="it-IT"/>
          </w:rPr>
          <w:t>iferimento all’analisi funzionale “CA_Nowdesk -SCE -Team mutuo digitale”.</w:t>
        </w:r>
      </w:ins>
    </w:p>
    <w:p w14:paraId="08E746F0" w14:textId="43905044" w:rsidR="00DC0C92" w:rsidRDefault="00DC0C92">
      <w:pPr>
        <w:pStyle w:val="BodyText"/>
        <w:numPr>
          <w:ilvl w:val="0"/>
          <w:numId w:val="30"/>
        </w:numPr>
        <w:ind w:left="714" w:hanging="357"/>
        <w:rPr>
          <w:lang w:val="it-IT"/>
        </w:rPr>
        <w:pPrChange w:id="1502" w:author="Castelli, Alessandro" w:date="2025-12-22T13:57:00Z" w16du:dateUtc="2025-12-22T12:57:00Z">
          <w:pPr>
            <w:pStyle w:val="BodyText"/>
            <w:numPr>
              <w:numId w:val="88"/>
            </w:numPr>
            <w:spacing w:before="0" w:after="0"/>
            <w:ind w:left="2035" w:hanging="357"/>
          </w:pPr>
        </w:pPrChange>
      </w:pPr>
      <w:ins w:id="1503" w:author="Castelli, Alessandro" w:date="2025-12-22T13:57:00Z" w16du:dateUtc="2025-12-22T12:57:00Z">
        <w:r>
          <w:rPr>
            <w:lang w:val="it-IT"/>
          </w:rPr>
          <w:t>Per i proc</w:t>
        </w:r>
        <w:r w:rsidR="00946F09">
          <w:rPr>
            <w:lang w:val="it-IT"/>
          </w:rPr>
          <w:t>essi specifici</w:t>
        </w:r>
      </w:ins>
      <w:ins w:id="1504" w:author="Castelli, Alessandro" w:date="2025-12-22T13:58:00Z" w16du:dateUtc="2025-12-22T12:58:00Z">
        <w:r w:rsidR="00946F09">
          <w:rPr>
            <w:lang w:val="it-IT"/>
          </w:rPr>
          <w:t xml:space="preserve"> dedicati all’ingestion, processing (incl. Deduplica e scarto) di nuove lead mutui in arrivo dalle fonti censite, si faccia riferimento all’analisi funzionale</w:t>
        </w:r>
      </w:ins>
      <w:ins w:id="1505" w:author="Castelli, Alessandro" w:date="2025-12-22T13:59:00Z" w16du:dateUtc="2025-12-22T12:59:00Z">
        <w:r w:rsidR="009C578A">
          <w:rPr>
            <w:lang w:val="it-IT"/>
          </w:rPr>
          <w:t xml:space="preserve"> As-Is</w:t>
        </w:r>
      </w:ins>
      <w:ins w:id="1506" w:author="Castelli, Alessandro" w:date="2025-12-22T13:58:00Z" w16du:dateUtc="2025-12-22T12:58:00Z">
        <w:r w:rsidR="006747EC">
          <w:rPr>
            <w:lang w:val="it-IT"/>
          </w:rPr>
          <w:t xml:space="preserve"> “Nowdesk SC </w:t>
        </w:r>
      </w:ins>
      <w:ins w:id="1507" w:author="Castelli, Alessandro" w:date="2025-12-22T13:59:00Z" w16du:dateUtc="2025-12-22T12:59:00Z">
        <w:r w:rsidR="006747EC">
          <w:rPr>
            <w:lang w:val="it-IT"/>
          </w:rPr>
          <w:t>-</w:t>
        </w:r>
      </w:ins>
      <w:ins w:id="1508" w:author="Castelli, Alessandro" w:date="2025-12-22T13:58:00Z" w16du:dateUtc="2025-12-22T12:58:00Z">
        <w:r w:rsidR="006747EC">
          <w:rPr>
            <w:lang w:val="it-IT"/>
          </w:rPr>
          <w:t xml:space="preserve"> AFU </w:t>
        </w:r>
      </w:ins>
      <w:ins w:id="1509" w:author="Castelli, Alessandro" w:date="2025-12-22T13:59:00Z" w16du:dateUtc="2025-12-22T12:59:00Z">
        <w:r w:rsidR="006747EC">
          <w:rPr>
            <w:lang w:val="it-IT"/>
          </w:rPr>
          <w:t>– Automatismi per scarto ed invio Lead Mutui.v3”</w:t>
        </w:r>
      </w:ins>
    </w:p>
    <w:p w14:paraId="75B3F2A6" w14:textId="77777777" w:rsidR="00FE0BB0" w:rsidRDefault="00FE0BB0" w:rsidP="00E37189">
      <w:pPr>
        <w:rPr>
          <w:lang w:val="it-IT"/>
        </w:rPr>
      </w:pPr>
    </w:p>
    <w:p w14:paraId="46063C1B" w14:textId="5CAF041A" w:rsidR="001D6D53" w:rsidRDefault="001B0BC8" w:rsidP="00354185">
      <w:pPr>
        <w:pStyle w:val="Heading3"/>
        <w:rPr>
          <w:lang w:val="it-IT"/>
        </w:rPr>
      </w:pPr>
      <w:bookmarkStart w:id="1510" w:name="_Toc784521509"/>
      <w:r w:rsidRPr="10CEFF33">
        <w:rPr>
          <w:lang w:val="it-IT"/>
        </w:rPr>
        <w:t>Scheda lead – dettaglio widget prodotto per lead mutui</w:t>
      </w:r>
      <w:bookmarkEnd w:id="1510"/>
    </w:p>
    <w:p w14:paraId="644CC489" w14:textId="77777777" w:rsidR="001B0BC8" w:rsidRPr="001B0BC8" w:rsidRDefault="001B0BC8" w:rsidP="001B0BC8">
      <w:pPr>
        <w:rPr>
          <w:lang w:val="it-IT"/>
        </w:rPr>
      </w:pPr>
    </w:p>
    <w:p w14:paraId="57B969E0" w14:textId="5E65C14F" w:rsidR="00C67305" w:rsidRDefault="00C67305" w:rsidP="00B5236E">
      <w:pPr>
        <w:pStyle w:val="BodyText"/>
        <w:numPr>
          <w:ilvl w:val="0"/>
          <w:numId w:val="30"/>
        </w:numPr>
        <w:ind w:left="714" w:hanging="357"/>
        <w:rPr>
          <w:lang w:val="it-IT"/>
        </w:rPr>
      </w:pPr>
      <w:r>
        <w:rPr>
          <w:lang w:val="it-IT"/>
        </w:rPr>
        <w:t xml:space="preserve">Per le lead mutui, </w:t>
      </w:r>
      <w:r w:rsidR="00EB402B">
        <w:rPr>
          <w:lang w:val="it-IT"/>
        </w:rPr>
        <w:t xml:space="preserve">in aggiunta ai campi già previsti negli altri casi </w:t>
      </w:r>
      <w:r>
        <w:rPr>
          <w:lang w:val="it-IT"/>
        </w:rPr>
        <w:t xml:space="preserve">nella scheda lead il dettaglio prodotto dovrà presentare </w:t>
      </w:r>
      <w:r w:rsidR="003023FF">
        <w:rPr>
          <w:lang w:val="it-IT"/>
        </w:rPr>
        <w:t xml:space="preserve">i campi descritti della sezione “Dettagli” della </w:t>
      </w:r>
      <w:r w:rsidR="007D542E">
        <w:rPr>
          <w:lang w:val="it-IT"/>
        </w:rPr>
        <w:t>“Vista di dettaglio lead mutui”</w:t>
      </w:r>
    </w:p>
    <w:p w14:paraId="78C48BBB" w14:textId="219BB6AC" w:rsidR="005D268F" w:rsidRDefault="00C00C86" w:rsidP="00B5236E">
      <w:pPr>
        <w:pStyle w:val="BodyText"/>
        <w:numPr>
          <w:ilvl w:val="0"/>
          <w:numId w:val="30"/>
        </w:numPr>
        <w:ind w:left="714" w:hanging="357"/>
        <w:rPr>
          <w:ins w:id="1511" w:author="Castelli, Alessandro" w:date="2025-11-29T13:27:00Z" w16du:dateUtc="2025-11-29T12:27:00Z"/>
          <w:lang w:val="it-IT"/>
        </w:rPr>
      </w:pPr>
      <w:del w:id="1512" w:author="Castelli, Alessandro" w:date="2025-11-29T13:27:00Z" w16du:dateUtc="2025-11-29T12:27:00Z">
        <w:r w:rsidRPr="005955BD" w:rsidDel="004735A6">
          <w:rPr>
            <w:noProof/>
            <w:lang w:val="it-IT"/>
          </w:rPr>
          <w:drawing>
            <wp:anchor distT="0" distB="0" distL="114300" distR="114300" simplePos="0" relativeHeight="251658246" behindDoc="0" locked="0" layoutInCell="1" allowOverlap="1" wp14:anchorId="44E5007F" wp14:editId="6DBB9795">
              <wp:simplePos x="0" y="0"/>
              <wp:positionH relativeFrom="margin">
                <wp:posOffset>416668</wp:posOffset>
              </wp:positionH>
              <wp:positionV relativeFrom="paragraph">
                <wp:posOffset>450563</wp:posOffset>
              </wp:positionV>
              <wp:extent cx="5321300" cy="4006850"/>
              <wp:effectExtent l="0" t="0" r="0" b="0"/>
              <wp:wrapTopAndBottom/>
              <wp:docPr id="1667187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87647" name="Picture 1" descr="A screenshot of a computer&#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5321300" cy="4006850"/>
                      </a:xfrm>
                      <a:prstGeom prst="rect">
                        <a:avLst/>
                      </a:prstGeom>
                    </pic:spPr>
                  </pic:pic>
                </a:graphicData>
              </a:graphic>
              <wp14:sizeRelH relativeFrom="page">
                <wp14:pctWidth>0</wp14:pctWidth>
              </wp14:sizeRelH>
              <wp14:sizeRelV relativeFrom="page">
                <wp14:pctHeight>0</wp14:pctHeight>
              </wp14:sizeRelV>
            </wp:anchor>
          </w:drawing>
        </w:r>
      </w:del>
      <w:r w:rsidR="005D268F">
        <w:rPr>
          <w:lang w:val="it-IT"/>
        </w:rPr>
        <w:t>Sarà presente una azione rapida di</w:t>
      </w:r>
      <w:r w:rsidR="001E1F2C">
        <w:rPr>
          <w:lang w:val="it-IT"/>
        </w:rPr>
        <w:t xml:space="preserve"> visualizza tutti i dati della lead che aprirà la vista di dettaglio lead mutui</w:t>
      </w:r>
    </w:p>
    <w:p w14:paraId="1ED47942" w14:textId="4CD44460" w:rsidR="004735A6" w:rsidRPr="005D268F" w:rsidRDefault="004735A6">
      <w:pPr>
        <w:pStyle w:val="BodyText"/>
        <w:ind w:left="714"/>
        <w:rPr>
          <w:lang w:val="it-IT"/>
        </w:rPr>
        <w:pPrChange w:id="1513" w:author="Castelli, Alessandro" w:date="2025-11-29T13:27:00Z" w16du:dateUtc="2025-11-29T12:27:00Z">
          <w:pPr>
            <w:pStyle w:val="BodyText"/>
            <w:numPr>
              <w:numId w:val="30"/>
            </w:numPr>
            <w:ind w:left="714" w:hanging="357"/>
          </w:pPr>
        </w:pPrChange>
      </w:pPr>
      <w:ins w:id="1514" w:author="Castelli, Alessandro" w:date="2025-11-29T13:27:00Z" w16du:dateUtc="2025-11-29T12:27:00Z">
        <w:r w:rsidRPr="004735A6">
          <w:rPr>
            <w:noProof/>
            <w:lang w:val="it-IT"/>
          </w:rPr>
          <w:drawing>
            <wp:anchor distT="0" distB="0" distL="114300" distR="114300" simplePos="0" relativeHeight="251658286" behindDoc="0" locked="0" layoutInCell="1" allowOverlap="1" wp14:anchorId="064FFD75" wp14:editId="612B27D2">
              <wp:simplePos x="0" y="0"/>
              <wp:positionH relativeFrom="column">
                <wp:posOffset>451485</wp:posOffset>
              </wp:positionH>
              <wp:positionV relativeFrom="paragraph">
                <wp:posOffset>0</wp:posOffset>
              </wp:positionV>
              <wp:extent cx="4168140" cy="4448175"/>
              <wp:effectExtent l="0" t="0" r="3810" b="9525"/>
              <wp:wrapTopAndBottom/>
              <wp:docPr id="13415339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33975" name="Picture 1" descr="A screenshot of a computer&#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4168140" cy="4448175"/>
                      </a:xfrm>
                      <a:prstGeom prst="rect">
                        <a:avLst/>
                      </a:prstGeom>
                    </pic:spPr>
                  </pic:pic>
                </a:graphicData>
              </a:graphic>
              <wp14:sizeRelH relativeFrom="margin">
                <wp14:pctWidth>0</wp14:pctWidth>
              </wp14:sizeRelH>
              <wp14:sizeRelV relativeFrom="margin">
                <wp14:pctHeight>0</wp14:pctHeight>
              </wp14:sizeRelV>
            </wp:anchor>
          </w:drawing>
        </w:r>
      </w:ins>
    </w:p>
    <w:p w14:paraId="103D1AA3" w14:textId="3110E33F" w:rsidR="00C00C86" w:rsidRPr="00214882" w:rsidRDefault="00C00C86" w:rsidP="00335F79">
      <w:pPr>
        <w:pStyle w:val="Caption"/>
        <w:ind w:left="720"/>
        <w:rPr>
          <w:lang w:val="it-IT"/>
        </w:rPr>
      </w:pPr>
      <w:r>
        <w:t xml:space="preserve">Figura </w:t>
      </w:r>
      <w:del w:id="1515" w:author="Castelli, Alessandro" w:date="2025-11-29T13:28:00Z" w16du:dateUtc="2025-11-29T12:28:00Z">
        <w:r w:rsidDel="004735A6">
          <w:delText>30</w:delText>
        </w:r>
      </w:del>
      <w:ins w:id="1516" w:author="Castelli, Alessandro" w:date="2025-11-29T13:28:00Z" w16du:dateUtc="2025-11-29T12:28:00Z">
        <w:r w:rsidR="004735A6">
          <w:t>23</w:t>
        </w:r>
      </w:ins>
      <w:r>
        <w:t xml:space="preserve">- </w:t>
      </w:r>
      <w:hyperlink r:id="rId83" w:history="1">
        <w:r w:rsidRPr="000E2BE7">
          <w:rPr>
            <w:rStyle w:val="Hyperlink"/>
          </w:rPr>
          <w:t>Scheda lead mutui</w:t>
        </w:r>
      </w:hyperlink>
    </w:p>
    <w:p w14:paraId="135BDBA6" w14:textId="77777777" w:rsidR="001D6D53" w:rsidRDefault="001D6D53" w:rsidP="00E37189">
      <w:pPr>
        <w:rPr>
          <w:lang w:val="it-IT"/>
        </w:rPr>
      </w:pPr>
    </w:p>
    <w:p w14:paraId="083CBC04" w14:textId="5824DD4E" w:rsidR="00704FC8" w:rsidRDefault="008E1B4D" w:rsidP="00354185">
      <w:pPr>
        <w:pStyle w:val="Heading3"/>
        <w:rPr>
          <w:lang w:val="it-IT"/>
        </w:rPr>
      </w:pPr>
      <w:bookmarkStart w:id="1517" w:name="_Toc109508293"/>
      <w:ins w:id="1518" w:author="Castelli, Alessandro" w:date="2025-11-29T13:28:00Z" w16du:dateUtc="2025-11-29T12:28:00Z">
        <w:r>
          <w:rPr>
            <w:noProof/>
          </w:rPr>
          <w:drawing>
            <wp:anchor distT="0" distB="0" distL="114300" distR="114300" simplePos="0" relativeHeight="251658287" behindDoc="0" locked="0" layoutInCell="1" allowOverlap="1" wp14:anchorId="7429A614" wp14:editId="1C9F1553">
              <wp:simplePos x="0" y="0"/>
              <wp:positionH relativeFrom="column">
                <wp:posOffset>1356360</wp:posOffset>
              </wp:positionH>
              <wp:positionV relativeFrom="paragraph">
                <wp:posOffset>349250</wp:posOffset>
              </wp:positionV>
              <wp:extent cx="3210373" cy="7144747"/>
              <wp:effectExtent l="0" t="0" r="9525" b="0"/>
              <wp:wrapSquare wrapText="bothSides"/>
              <wp:docPr id="1350384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84095" name="Picture 1" descr="A screenshot of a computer&#10;&#10;AI-generated content may be incorrect."/>
                      <pic:cNvPicPr/>
                    </pic:nvPicPr>
                    <pic:blipFill>
                      <a:blip r:embed="rId84">
                        <a:extLst>
                          <a:ext uri="{28A0092B-C50C-407E-A947-70E740481C1C}">
                            <a14:useLocalDpi xmlns:a14="http://schemas.microsoft.com/office/drawing/2010/main" val="0"/>
                          </a:ext>
                        </a:extLst>
                      </a:blip>
                      <a:stretch>
                        <a:fillRect/>
                      </a:stretch>
                    </pic:blipFill>
                    <pic:spPr>
                      <a:xfrm>
                        <a:off x="0" y="0"/>
                        <a:ext cx="3210373" cy="7144747"/>
                      </a:xfrm>
                      <a:prstGeom prst="rect">
                        <a:avLst/>
                      </a:prstGeom>
                    </pic:spPr>
                  </pic:pic>
                </a:graphicData>
              </a:graphic>
              <wp14:sizeRelH relativeFrom="page">
                <wp14:pctWidth>0</wp14:pctWidth>
              </wp14:sizeRelH>
              <wp14:sizeRelV relativeFrom="page">
                <wp14:pctHeight>0</wp14:pctHeight>
              </wp14:sizeRelV>
            </wp:anchor>
          </w:drawing>
        </w:r>
      </w:ins>
      <w:r w:rsidRPr="00EB3C7A">
        <w:rPr>
          <w:lang w:val="it-IT"/>
        </w:rPr>
        <w:t>Vista di dettaglio</w:t>
      </w:r>
      <w:r w:rsidR="00704FC8">
        <w:rPr>
          <w:lang w:val="it-IT"/>
        </w:rPr>
        <w:t xml:space="preserve"> lead mutui</w:t>
      </w:r>
      <w:bookmarkEnd w:id="1517"/>
    </w:p>
    <w:p w14:paraId="5C0985CC" w14:textId="510BB67F" w:rsidR="000425A2" w:rsidRPr="006D3803" w:rsidRDefault="000425A2" w:rsidP="000425A2">
      <w:pPr>
        <w:keepNext/>
        <w:rPr>
          <w:lang w:val="it-IT"/>
        </w:rPr>
      </w:pPr>
    </w:p>
    <w:p w14:paraId="770A41CE" w14:textId="4C82FCB1" w:rsidR="00763D84" w:rsidRPr="00214882" w:rsidRDefault="006D58EF" w:rsidP="00763D84">
      <w:pPr>
        <w:keepNext/>
        <w:rPr>
          <w:lang w:val="it-IT"/>
        </w:rPr>
      </w:pPr>
      <w:ins w:id="1519" w:author="Castelli, Alessandro" w:date="2025-11-29T13:28:00Z" w16du:dateUtc="2025-11-29T12:28:00Z">
        <w:r w:rsidRPr="006D58EF" w:rsidDel="006D58EF">
          <w:rPr>
            <w:lang w:val="it-IT"/>
          </w:rPr>
          <w:t xml:space="preserve"> </w:t>
        </w:r>
      </w:ins>
      <w:del w:id="1520" w:author="Castelli, Alessandro" w:date="2025-11-29T13:28:00Z" w16du:dateUtc="2025-11-29T12:28:00Z">
        <w:r w:rsidR="006D3803" w:rsidRPr="00763D84" w:rsidDel="006D58EF">
          <w:rPr>
            <w:noProof/>
            <w:lang w:val="it-IT"/>
          </w:rPr>
          <w:drawing>
            <wp:anchor distT="0" distB="0" distL="114300" distR="114300" simplePos="0" relativeHeight="251658247" behindDoc="0" locked="0" layoutInCell="1" allowOverlap="1" wp14:anchorId="15E86464" wp14:editId="4A6EC634">
              <wp:simplePos x="0" y="0"/>
              <wp:positionH relativeFrom="margin">
                <wp:posOffset>1847215</wp:posOffset>
              </wp:positionH>
              <wp:positionV relativeFrom="paragraph">
                <wp:posOffset>224936</wp:posOffset>
              </wp:positionV>
              <wp:extent cx="2425825" cy="5753396"/>
              <wp:effectExtent l="0" t="0" r="0" b="0"/>
              <wp:wrapTopAndBottom/>
              <wp:docPr id="437461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61017" name="Picture 1" descr="A screenshot of a computer&#10;&#10;AI-generated content may be incorrect."/>
                      <pic:cNvPicPr/>
                    </pic:nvPicPr>
                    <pic:blipFill>
                      <a:blip r:embed="rId85">
                        <a:extLst>
                          <a:ext uri="{28A0092B-C50C-407E-A947-70E740481C1C}">
                            <a14:useLocalDpi xmlns:a14="http://schemas.microsoft.com/office/drawing/2010/main" val="0"/>
                          </a:ext>
                        </a:extLst>
                      </a:blip>
                      <a:stretch>
                        <a:fillRect/>
                      </a:stretch>
                    </pic:blipFill>
                    <pic:spPr>
                      <a:xfrm>
                        <a:off x="0" y="0"/>
                        <a:ext cx="2425825" cy="5753396"/>
                      </a:xfrm>
                      <a:prstGeom prst="rect">
                        <a:avLst/>
                      </a:prstGeom>
                    </pic:spPr>
                  </pic:pic>
                </a:graphicData>
              </a:graphic>
              <wp14:sizeRelH relativeFrom="page">
                <wp14:pctWidth>0</wp14:pctWidth>
              </wp14:sizeRelH>
              <wp14:sizeRelV relativeFrom="page">
                <wp14:pctHeight>0</wp14:pctHeight>
              </wp14:sizeRelV>
            </wp:anchor>
          </w:drawing>
        </w:r>
      </w:del>
    </w:p>
    <w:p w14:paraId="44F18EAA" w14:textId="6B32CFA0" w:rsidR="000425A2" w:rsidRPr="000425A2" w:rsidRDefault="00763D84" w:rsidP="006D3803">
      <w:pPr>
        <w:pStyle w:val="Caption"/>
        <w:jc w:val="center"/>
        <w:rPr>
          <w:lang w:val="it-IT"/>
        </w:rPr>
      </w:pPr>
      <w:r>
        <w:t>Figur</w:t>
      </w:r>
      <w:r w:rsidR="006D3803">
        <w:t>a</w:t>
      </w:r>
      <w:r>
        <w:t xml:space="preserve"> </w:t>
      </w:r>
      <w:del w:id="1521" w:author="Castelli, Alessandro" w:date="2025-11-29T13:28:00Z" w16du:dateUtc="2025-11-29T12:28:00Z">
        <w:r w:rsidR="00DB091B" w:rsidDel="004735A6">
          <w:delText>3</w:delText>
        </w:r>
      </w:del>
      <w:ins w:id="1522" w:author="Castelli, Alessandro" w:date="2025-11-29T13:28:00Z" w16du:dateUtc="2025-11-29T12:28:00Z">
        <w:r w:rsidR="004735A6">
          <w:t>24</w:t>
        </w:r>
      </w:ins>
      <w:del w:id="1523" w:author="Castelli, Alessandro" w:date="2025-11-29T13:28:00Z" w16du:dateUtc="2025-11-29T12:28:00Z">
        <w:r w:rsidR="00DB091B" w:rsidDel="004735A6">
          <w:delText>1</w:delText>
        </w:r>
      </w:del>
      <w:r>
        <w:t>-</w:t>
      </w:r>
      <w:r w:rsidR="009B1B87">
        <w:t xml:space="preserve"> </w:t>
      </w:r>
      <w:hyperlink r:id="rId86" w:history="1">
        <w:r w:rsidR="009B1B87" w:rsidRPr="000E2BE7">
          <w:rPr>
            <w:rStyle w:val="Hyperlink"/>
          </w:rPr>
          <w:t>Dettagli lead mutui</w:t>
        </w:r>
      </w:hyperlink>
    </w:p>
    <w:p w14:paraId="37F04C1F" w14:textId="2EF69128" w:rsidR="00E44D53" w:rsidRDefault="00E46B97" w:rsidP="00B5236E">
      <w:pPr>
        <w:pStyle w:val="BodyText"/>
        <w:numPr>
          <w:ilvl w:val="0"/>
          <w:numId w:val="30"/>
        </w:numPr>
        <w:ind w:left="714" w:hanging="357"/>
        <w:rPr>
          <w:lang w:val="it-IT"/>
        </w:rPr>
      </w:pPr>
      <w:r w:rsidRPr="00371B7D">
        <w:rPr>
          <w:lang w:val="it-IT"/>
        </w:rPr>
        <w:t xml:space="preserve">La schermata è accessibile </w:t>
      </w:r>
      <w:r w:rsidR="00EB3C7A">
        <w:rPr>
          <w:lang w:val="it-IT"/>
        </w:rPr>
        <w:t xml:space="preserve">partendo dalla scheda lead tramite </w:t>
      </w:r>
      <w:r w:rsidR="006A209B">
        <w:rPr>
          <w:lang w:val="it-IT"/>
        </w:rPr>
        <w:t>un’azione</w:t>
      </w:r>
      <w:r w:rsidR="00EB3C7A">
        <w:rPr>
          <w:lang w:val="it-IT"/>
        </w:rPr>
        <w:t xml:space="preserve"> rapida di visualizza tutti i dati </w:t>
      </w:r>
      <w:r w:rsidR="003F4DF0">
        <w:rPr>
          <w:lang w:val="it-IT"/>
        </w:rPr>
        <w:t>visibile ed attivabile</w:t>
      </w:r>
      <w:r w:rsidR="00EB3C7A">
        <w:rPr>
          <w:lang w:val="it-IT"/>
        </w:rPr>
        <w:t xml:space="preserve"> specifica nel widget prodotti per le lead mutui</w:t>
      </w:r>
      <w:r w:rsidRPr="00371B7D">
        <w:rPr>
          <w:lang w:val="it-IT"/>
        </w:rPr>
        <w:t>.</w:t>
      </w:r>
    </w:p>
    <w:p w14:paraId="59D3D8B9" w14:textId="459A9F5A" w:rsidR="00770B81" w:rsidRDefault="00770B81" w:rsidP="00335F79">
      <w:pPr>
        <w:pStyle w:val="BodyText"/>
        <w:rPr>
          <w:lang w:val="it-IT"/>
        </w:rPr>
      </w:pPr>
    </w:p>
    <w:p w14:paraId="6E97EEC6" w14:textId="7381E8FB" w:rsidR="00E46B97" w:rsidRDefault="00E46B97" w:rsidP="00B5236E">
      <w:pPr>
        <w:pStyle w:val="BodyText"/>
        <w:numPr>
          <w:ilvl w:val="0"/>
          <w:numId w:val="30"/>
        </w:numPr>
        <w:ind w:left="714" w:hanging="357"/>
        <w:rPr>
          <w:lang w:val="it-IT"/>
        </w:rPr>
      </w:pPr>
      <w:r w:rsidRPr="00E44D53">
        <w:rPr>
          <w:lang w:val="it-IT"/>
        </w:rPr>
        <w:t>Campi Visualizzati:</w:t>
      </w:r>
    </w:p>
    <w:p w14:paraId="0C4D0386" w14:textId="6B4B8656" w:rsidR="007537B2" w:rsidRPr="00E44D53" w:rsidRDefault="0023365F" w:rsidP="00B5236E">
      <w:pPr>
        <w:pStyle w:val="BodyText"/>
        <w:numPr>
          <w:ilvl w:val="1"/>
          <w:numId w:val="30"/>
        </w:numPr>
        <w:rPr>
          <w:lang w:val="it-IT"/>
        </w:rPr>
      </w:pPr>
      <w:r>
        <w:rPr>
          <w:lang w:val="it-IT"/>
        </w:rPr>
        <w:t>Dettag</w:t>
      </w:r>
      <w:r w:rsidR="00D46775">
        <w:rPr>
          <w:lang w:val="it-IT"/>
        </w:rPr>
        <w:t>li</w:t>
      </w:r>
    </w:p>
    <w:p w14:paraId="276A8359" w14:textId="4458BF06" w:rsidR="00E46B97" w:rsidRDefault="00E46B97" w:rsidP="00B5236E">
      <w:pPr>
        <w:pStyle w:val="ListParagraph"/>
        <w:numPr>
          <w:ilvl w:val="2"/>
          <w:numId w:val="30"/>
        </w:numPr>
        <w:ind w:left="2035" w:hanging="357"/>
        <w:rPr>
          <w:lang w:val="it-IT"/>
        </w:rPr>
      </w:pPr>
      <w:r>
        <w:rPr>
          <w:lang w:val="it-IT"/>
        </w:rPr>
        <w:t xml:space="preserve">Campo </w:t>
      </w:r>
      <w:r w:rsidR="004B1443">
        <w:rPr>
          <w:lang w:val="it-IT"/>
        </w:rPr>
        <w:t>1</w:t>
      </w:r>
      <w:r>
        <w:rPr>
          <w:lang w:val="it-IT"/>
        </w:rPr>
        <w:t>: “</w:t>
      </w:r>
      <w:r w:rsidR="00EE39F4">
        <w:rPr>
          <w:lang w:val="it-IT"/>
        </w:rPr>
        <w:t>Lead ID</w:t>
      </w:r>
      <w:r>
        <w:rPr>
          <w:lang w:val="it-IT"/>
        </w:rPr>
        <w:t>”</w:t>
      </w:r>
    </w:p>
    <w:p w14:paraId="761D7890" w14:textId="50512224" w:rsidR="00EB6AA5" w:rsidRDefault="00C96C2A" w:rsidP="00B5236E">
      <w:pPr>
        <w:pStyle w:val="ListParagraph"/>
        <w:numPr>
          <w:ilvl w:val="0"/>
          <w:numId w:val="33"/>
        </w:numPr>
        <w:ind w:left="2755" w:hanging="357"/>
        <w:rPr>
          <w:lang w:val="it-IT"/>
        </w:rPr>
      </w:pPr>
      <w:bookmarkStart w:id="1524" w:name="_Hlk211502141"/>
      <w:r>
        <w:rPr>
          <w:lang w:val="it-IT"/>
        </w:rPr>
        <w:t>Valori ammessi:</w:t>
      </w:r>
      <w:r w:rsidR="00915A69">
        <w:rPr>
          <w:lang w:val="it-IT"/>
        </w:rPr>
        <w:t xml:space="preserve"> codice univoco assegnato alla lead</w:t>
      </w:r>
    </w:p>
    <w:bookmarkEnd w:id="1524"/>
    <w:p w14:paraId="3C3DC393" w14:textId="310D8F68" w:rsidR="00E46B97" w:rsidRDefault="00E46B97" w:rsidP="00B5236E">
      <w:pPr>
        <w:pStyle w:val="ListParagraph"/>
        <w:numPr>
          <w:ilvl w:val="2"/>
          <w:numId w:val="30"/>
        </w:numPr>
        <w:ind w:left="2035" w:hanging="357"/>
        <w:rPr>
          <w:lang w:val="it-IT"/>
        </w:rPr>
      </w:pPr>
      <w:r w:rsidRPr="009853AB">
        <w:rPr>
          <w:lang w:val="it-IT"/>
        </w:rPr>
        <w:t xml:space="preserve">Campo </w:t>
      </w:r>
      <w:r w:rsidR="004B1443">
        <w:rPr>
          <w:lang w:val="it-IT"/>
        </w:rPr>
        <w:t>2</w:t>
      </w:r>
      <w:r w:rsidR="00427F67" w:rsidRPr="009853AB">
        <w:rPr>
          <w:lang w:val="it-IT"/>
        </w:rPr>
        <w:t xml:space="preserve">: </w:t>
      </w:r>
      <w:r w:rsidR="00B127FA">
        <w:rPr>
          <w:lang w:val="it-IT"/>
        </w:rPr>
        <w:t>“Canali lead mutui”</w:t>
      </w:r>
    </w:p>
    <w:p w14:paraId="477EE07B" w14:textId="68E738F0" w:rsidR="00BD2D35" w:rsidRPr="00BD2D35" w:rsidRDefault="00BD2D35" w:rsidP="00B5236E">
      <w:pPr>
        <w:pStyle w:val="ListParagraph"/>
        <w:numPr>
          <w:ilvl w:val="0"/>
          <w:numId w:val="33"/>
        </w:numPr>
        <w:ind w:left="2755" w:hanging="357"/>
        <w:rPr>
          <w:lang w:val="it-IT"/>
        </w:rPr>
      </w:pPr>
      <w:r w:rsidRPr="3634F6F2">
        <w:rPr>
          <w:lang w:val="it-IT"/>
        </w:rPr>
        <w:t>Valori ammessi:</w:t>
      </w:r>
      <w:r w:rsidR="00B242D4" w:rsidRPr="3634F6F2">
        <w:rPr>
          <w:lang w:val="it-IT"/>
        </w:rPr>
        <w:t xml:space="preserve"> </w:t>
      </w:r>
      <w:r w:rsidR="006B68C0" w:rsidRPr="3634F6F2">
        <w:rPr>
          <w:lang w:val="it-IT"/>
        </w:rPr>
        <w:t xml:space="preserve"> “</w:t>
      </w:r>
      <w:r w:rsidR="005410EF" w:rsidRPr="3634F6F2">
        <w:rPr>
          <w:lang w:val="it-IT"/>
        </w:rPr>
        <w:t xml:space="preserve">Mutuo adesso”, “Mutuo adesso_ Lead breve”, </w:t>
      </w:r>
      <w:r w:rsidR="006F7D0B" w:rsidRPr="3634F6F2">
        <w:rPr>
          <w:lang w:val="it-IT"/>
        </w:rPr>
        <w:t xml:space="preserve">“ </w:t>
      </w:r>
      <w:r w:rsidR="00F21621" w:rsidRPr="3634F6F2">
        <w:rPr>
          <w:lang w:val="it-IT"/>
        </w:rPr>
        <w:t>Mutui online”, “Mutui.it”, “</w:t>
      </w:r>
      <w:r w:rsidR="00B12F8C" w:rsidRPr="3634F6F2">
        <w:rPr>
          <w:lang w:val="it-IT"/>
        </w:rPr>
        <w:t>Telemutuo”, “Mutui</w:t>
      </w:r>
      <w:r w:rsidR="004D2521" w:rsidRPr="3634F6F2">
        <w:rPr>
          <w:lang w:val="it-IT"/>
        </w:rPr>
        <w:t xml:space="preserve"> </w:t>
      </w:r>
      <w:r w:rsidR="00B12F8C" w:rsidRPr="3634F6F2">
        <w:rPr>
          <w:lang w:val="it-IT"/>
        </w:rPr>
        <w:t>s</w:t>
      </w:r>
      <w:r w:rsidR="004D2521" w:rsidRPr="3634F6F2">
        <w:rPr>
          <w:lang w:val="it-IT"/>
        </w:rPr>
        <w:t>i</w:t>
      </w:r>
      <w:r w:rsidR="00B12F8C" w:rsidRPr="3634F6F2">
        <w:rPr>
          <w:lang w:val="it-IT"/>
        </w:rPr>
        <w:t>”</w:t>
      </w:r>
      <w:r w:rsidR="008C4097" w:rsidRPr="3634F6F2">
        <w:rPr>
          <w:lang w:val="it-IT"/>
        </w:rPr>
        <w:t>, “Mutuisuperm</w:t>
      </w:r>
      <w:r w:rsidR="00A04011" w:rsidRPr="3634F6F2">
        <w:rPr>
          <w:lang w:val="it-IT"/>
        </w:rPr>
        <w:t>arket”, “Immobiliare”</w:t>
      </w:r>
      <w:r w:rsidR="0035666A" w:rsidRPr="3634F6F2">
        <w:rPr>
          <w:lang w:val="it-IT"/>
        </w:rPr>
        <w:t>, “Facebook”, “N</w:t>
      </w:r>
      <w:r w:rsidR="00684021" w:rsidRPr="3634F6F2">
        <w:rPr>
          <w:lang w:val="it-IT"/>
        </w:rPr>
        <w:t>/A”</w:t>
      </w:r>
    </w:p>
    <w:p w14:paraId="07018FAC" w14:textId="485137FB" w:rsidR="00E46B97" w:rsidRDefault="00E46B97" w:rsidP="00B5236E">
      <w:pPr>
        <w:pStyle w:val="ListParagraph"/>
        <w:numPr>
          <w:ilvl w:val="2"/>
          <w:numId w:val="30"/>
        </w:numPr>
        <w:ind w:left="2035" w:hanging="357"/>
        <w:rPr>
          <w:lang w:val="it-IT"/>
        </w:rPr>
      </w:pPr>
      <w:r>
        <w:rPr>
          <w:lang w:val="it-IT"/>
        </w:rPr>
        <w:t xml:space="preserve">Campo </w:t>
      </w:r>
      <w:r w:rsidR="004B1443">
        <w:rPr>
          <w:lang w:val="it-IT"/>
        </w:rPr>
        <w:t>3</w:t>
      </w:r>
      <w:r>
        <w:rPr>
          <w:lang w:val="it-IT"/>
        </w:rPr>
        <w:t xml:space="preserve">: </w:t>
      </w:r>
      <w:r w:rsidR="00B127FA">
        <w:rPr>
          <w:lang w:val="it-IT"/>
        </w:rPr>
        <w:t>“Numero”</w:t>
      </w:r>
    </w:p>
    <w:p w14:paraId="30DDC012" w14:textId="1A92EB81" w:rsidR="00BD2D35" w:rsidRPr="00BD2D35" w:rsidRDefault="00BD2D35" w:rsidP="00B5236E">
      <w:pPr>
        <w:pStyle w:val="ListParagraph"/>
        <w:numPr>
          <w:ilvl w:val="0"/>
          <w:numId w:val="33"/>
        </w:numPr>
        <w:ind w:left="2755" w:hanging="357"/>
        <w:rPr>
          <w:lang w:val="it-IT"/>
        </w:rPr>
      </w:pPr>
      <w:r>
        <w:rPr>
          <w:lang w:val="it-IT"/>
        </w:rPr>
        <w:t>Valori ammessi:</w:t>
      </w:r>
      <w:r w:rsidR="00722128">
        <w:rPr>
          <w:lang w:val="it-IT"/>
        </w:rPr>
        <w:t xml:space="preserve"> </w:t>
      </w:r>
      <w:r w:rsidR="00EB1F0F">
        <w:rPr>
          <w:lang w:val="it-IT"/>
        </w:rPr>
        <w:t>output restituito da sistema</w:t>
      </w:r>
      <w:r w:rsidR="00FE6C07">
        <w:rPr>
          <w:lang w:val="it-IT"/>
        </w:rPr>
        <w:t xml:space="preserve"> composto da </w:t>
      </w:r>
      <w:r w:rsidR="00153338">
        <w:rPr>
          <w:lang w:val="it-IT"/>
        </w:rPr>
        <w:t>anno</w:t>
      </w:r>
      <w:r w:rsidR="00527596">
        <w:rPr>
          <w:lang w:val="it-IT"/>
        </w:rPr>
        <w:t xml:space="preserve"> </w:t>
      </w:r>
      <w:r w:rsidR="00AB4F95">
        <w:rPr>
          <w:lang w:val="it-IT"/>
        </w:rPr>
        <w:t>di apertura della richiesta</w:t>
      </w:r>
      <w:r w:rsidR="00527596">
        <w:rPr>
          <w:lang w:val="it-IT"/>
        </w:rPr>
        <w:t xml:space="preserve"> e numero progressivo</w:t>
      </w:r>
    </w:p>
    <w:p w14:paraId="499D7B95" w14:textId="11EE80F1" w:rsidR="0054640E" w:rsidRPr="00F61461" w:rsidRDefault="0054640E" w:rsidP="00B5236E">
      <w:pPr>
        <w:pStyle w:val="ListParagraph"/>
        <w:numPr>
          <w:ilvl w:val="2"/>
          <w:numId w:val="30"/>
        </w:numPr>
        <w:ind w:left="2035" w:hanging="357"/>
        <w:rPr>
          <w:lang w:val="it-IT"/>
        </w:rPr>
      </w:pPr>
      <w:r w:rsidRPr="00F61461">
        <w:rPr>
          <w:lang w:val="it-IT"/>
        </w:rPr>
        <w:t xml:space="preserve">Campo </w:t>
      </w:r>
      <w:r w:rsidR="004B1443" w:rsidRPr="00F61461">
        <w:rPr>
          <w:lang w:val="it-IT"/>
        </w:rPr>
        <w:t>4</w:t>
      </w:r>
      <w:r w:rsidRPr="00F61461">
        <w:rPr>
          <w:lang w:val="it-IT"/>
        </w:rPr>
        <w:t>: “</w:t>
      </w:r>
      <w:r w:rsidR="00140D61" w:rsidRPr="00F61461">
        <w:rPr>
          <w:lang w:val="it-IT"/>
        </w:rPr>
        <w:t>Stato</w:t>
      </w:r>
      <w:r w:rsidRPr="00F61461">
        <w:rPr>
          <w:lang w:val="it-IT"/>
        </w:rPr>
        <w:t>”</w:t>
      </w:r>
      <w:r w:rsidR="0081279B" w:rsidRPr="00F61461">
        <w:rPr>
          <w:lang w:val="it-IT"/>
        </w:rPr>
        <w:t xml:space="preserve"> della richiesta</w:t>
      </w:r>
    </w:p>
    <w:p w14:paraId="21D1739A" w14:textId="1EA866E1" w:rsidR="00BD2D35" w:rsidRPr="00BD2D35" w:rsidRDefault="00BD2D35" w:rsidP="00B5236E">
      <w:pPr>
        <w:pStyle w:val="ListParagraph"/>
        <w:numPr>
          <w:ilvl w:val="0"/>
          <w:numId w:val="33"/>
        </w:numPr>
        <w:ind w:left="2755" w:hanging="357"/>
        <w:rPr>
          <w:lang w:val="it-IT"/>
        </w:rPr>
      </w:pPr>
      <w:r>
        <w:rPr>
          <w:lang w:val="it-IT"/>
        </w:rPr>
        <w:t>Valori ammessi:</w:t>
      </w:r>
      <w:r w:rsidR="00ED4D1F">
        <w:rPr>
          <w:lang w:val="it-IT"/>
        </w:rPr>
        <w:t xml:space="preserve"> </w:t>
      </w:r>
      <w:r w:rsidR="00E2252C">
        <w:rPr>
          <w:lang w:val="it-IT"/>
        </w:rPr>
        <w:t xml:space="preserve">opzioni possibili </w:t>
      </w:r>
      <w:r w:rsidR="00B90774">
        <w:rPr>
          <w:lang w:val="it-IT"/>
        </w:rPr>
        <w:t>“Attiva”</w:t>
      </w:r>
      <w:r w:rsidR="002F5007">
        <w:rPr>
          <w:lang w:val="it-IT"/>
        </w:rPr>
        <w:t>, “</w:t>
      </w:r>
      <w:r w:rsidR="0048627E">
        <w:rPr>
          <w:lang w:val="it-IT"/>
        </w:rPr>
        <w:t>Archiviata”</w:t>
      </w:r>
      <w:r w:rsidR="001A73AA">
        <w:rPr>
          <w:lang w:val="it-IT"/>
        </w:rPr>
        <w:t>,</w:t>
      </w:r>
      <w:r w:rsidR="002F5007">
        <w:rPr>
          <w:lang w:val="it-IT"/>
        </w:rPr>
        <w:t xml:space="preserve"> “</w:t>
      </w:r>
      <w:r w:rsidR="00AA423D">
        <w:rPr>
          <w:lang w:val="it-IT"/>
        </w:rPr>
        <w:t>Chiusa”</w:t>
      </w:r>
    </w:p>
    <w:p w14:paraId="5585E847" w14:textId="03968174" w:rsidR="00140D61" w:rsidRPr="00F61461" w:rsidRDefault="00140D61" w:rsidP="00B5236E">
      <w:pPr>
        <w:pStyle w:val="ListParagraph"/>
        <w:numPr>
          <w:ilvl w:val="2"/>
          <w:numId w:val="30"/>
        </w:numPr>
        <w:ind w:left="2035" w:hanging="357"/>
        <w:rPr>
          <w:lang w:val="it-IT"/>
        </w:rPr>
      </w:pPr>
      <w:r w:rsidRPr="00F61461">
        <w:rPr>
          <w:lang w:val="it-IT"/>
        </w:rPr>
        <w:t xml:space="preserve">Campo </w:t>
      </w:r>
      <w:r w:rsidR="004B1443" w:rsidRPr="00F61461">
        <w:rPr>
          <w:lang w:val="it-IT"/>
        </w:rPr>
        <w:t>5</w:t>
      </w:r>
      <w:r w:rsidRPr="00F61461">
        <w:rPr>
          <w:lang w:val="it-IT"/>
        </w:rPr>
        <w:t>: “</w:t>
      </w:r>
      <w:r w:rsidR="00B46679" w:rsidRPr="00F61461">
        <w:rPr>
          <w:lang w:val="it-IT"/>
        </w:rPr>
        <w:t>Motivo stato</w:t>
      </w:r>
      <w:r w:rsidRPr="00F61461">
        <w:rPr>
          <w:lang w:val="it-IT"/>
        </w:rPr>
        <w:t>”</w:t>
      </w:r>
      <w:r w:rsidR="0081279B" w:rsidRPr="00F61461">
        <w:rPr>
          <w:lang w:val="it-IT"/>
        </w:rPr>
        <w:t xml:space="preserve"> della richiesta</w:t>
      </w:r>
      <w:r w:rsidR="008C2DEC" w:rsidRPr="00F61461">
        <w:rPr>
          <w:lang w:val="it-IT"/>
        </w:rPr>
        <w:t xml:space="preserve"> </w:t>
      </w:r>
    </w:p>
    <w:p w14:paraId="25C1B13A" w14:textId="465A0C96" w:rsidR="00BD2D35" w:rsidRPr="00BD2D35" w:rsidRDefault="00BD2D35" w:rsidP="00B5236E">
      <w:pPr>
        <w:pStyle w:val="ListParagraph"/>
        <w:numPr>
          <w:ilvl w:val="0"/>
          <w:numId w:val="33"/>
        </w:numPr>
        <w:ind w:left="2755" w:hanging="357"/>
        <w:rPr>
          <w:lang w:val="it-IT"/>
        </w:rPr>
      </w:pPr>
      <w:r>
        <w:rPr>
          <w:lang w:val="it-IT"/>
        </w:rPr>
        <w:t>Valori ammessi:</w:t>
      </w:r>
      <w:r w:rsidR="009F488C">
        <w:rPr>
          <w:lang w:val="it-IT"/>
        </w:rPr>
        <w:t xml:space="preserve"> valori generati </w:t>
      </w:r>
      <w:r w:rsidR="00E5006B">
        <w:rPr>
          <w:lang w:val="it-IT"/>
        </w:rPr>
        <w:t>automaticamente</w:t>
      </w:r>
      <w:r w:rsidR="009F488C">
        <w:rPr>
          <w:lang w:val="it-IT"/>
        </w:rPr>
        <w:t xml:space="preserve"> in funzione </w:t>
      </w:r>
      <w:r w:rsidR="00F24533">
        <w:rPr>
          <w:lang w:val="it-IT"/>
        </w:rPr>
        <w:t>del Campo 4</w:t>
      </w:r>
    </w:p>
    <w:p w14:paraId="30905A2F" w14:textId="6CEBF8AC" w:rsidR="00FC7A55" w:rsidRPr="00F61461" w:rsidRDefault="00FC7A55" w:rsidP="00B5236E">
      <w:pPr>
        <w:pStyle w:val="ListParagraph"/>
        <w:numPr>
          <w:ilvl w:val="2"/>
          <w:numId w:val="30"/>
        </w:numPr>
        <w:ind w:left="2035" w:hanging="357"/>
        <w:rPr>
          <w:lang w:val="it-IT"/>
        </w:rPr>
      </w:pPr>
      <w:r w:rsidRPr="00F61461">
        <w:rPr>
          <w:lang w:val="it-IT"/>
        </w:rPr>
        <w:t xml:space="preserve">Campo </w:t>
      </w:r>
      <w:r w:rsidR="004B1443" w:rsidRPr="00F61461">
        <w:rPr>
          <w:lang w:val="it-IT"/>
        </w:rPr>
        <w:t>6</w:t>
      </w:r>
      <w:r w:rsidRPr="00F61461">
        <w:rPr>
          <w:lang w:val="it-IT"/>
        </w:rPr>
        <w:t>: “</w:t>
      </w:r>
      <w:r w:rsidR="00B46679" w:rsidRPr="00F61461">
        <w:rPr>
          <w:lang w:val="it-IT"/>
        </w:rPr>
        <w:t>Motivazione</w:t>
      </w:r>
      <w:r w:rsidRPr="00F61461">
        <w:rPr>
          <w:lang w:val="it-IT"/>
        </w:rPr>
        <w:t>”</w:t>
      </w:r>
    </w:p>
    <w:p w14:paraId="655744D3" w14:textId="17DFD4BD" w:rsidR="00B46679" w:rsidRDefault="00BD2D35" w:rsidP="004A0E9C">
      <w:pPr>
        <w:pStyle w:val="ListParagraph"/>
        <w:numPr>
          <w:ilvl w:val="0"/>
          <w:numId w:val="33"/>
        </w:numPr>
        <w:ind w:left="2755" w:hanging="357"/>
        <w:rPr>
          <w:lang w:val="it-IT"/>
        </w:rPr>
      </w:pPr>
      <w:r>
        <w:rPr>
          <w:lang w:val="it-IT"/>
        </w:rPr>
        <w:t>Valori ammessi:</w:t>
      </w:r>
      <w:r w:rsidR="00F61461">
        <w:rPr>
          <w:lang w:val="it-IT"/>
        </w:rPr>
        <w:t xml:space="preserve"> </w:t>
      </w:r>
      <w:r w:rsidR="004A0E9C">
        <w:rPr>
          <w:lang w:val="it-IT"/>
        </w:rPr>
        <w:t>“Posizione non finanziabile”</w:t>
      </w:r>
      <w:r w:rsidR="00392E58">
        <w:rPr>
          <w:lang w:val="it-IT"/>
        </w:rPr>
        <w:t>, “</w:t>
      </w:r>
      <w:r w:rsidR="00691748">
        <w:rPr>
          <w:lang w:val="it-IT"/>
        </w:rPr>
        <w:t>Ricevuta su altro canale</w:t>
      </w:r>
      <w:r w:rsidR="007C5D63">
        <w:rPr>
          <w:lang w:val="it-IT"/>
        </w:rPr>
        <w:t>”, “Altra tipologia di mutuo”, “</w:t>
      </w:r>
      <w:r w:rsidR="00B33D60">
        <w:rPr>
          <w:lang w:val="it-IT"/>
        </w:rPr>
        <w:t>Concluso con altro istituto”, “</w:t>
      </w:r>
      <w:r w:rsidR="008215A0">
        <w:rPr>
          <w:lang w:val="it-IT"/>
        </w:rPr>
        <w:t>Perso immobile”, “Non interessato”, “R/R”, “</w:t>
      </w:r>
      <w:r w:rsidR="00FF4656">
        <w:rPr>
          <w:lang w:val="it-IT"/>
        </w:rPr>
        <w:t>LTV”, “Solo informativo”, “Problemi personali”</w:t>
      </w:r>
      <w:r w:rsidR="00A10D0C">
        <w:rPr>
          <w:lang w:val="it-IT"/>
        </w:rPr>
        <w:t>, “Nessuno sviluppo”, “Fuori territorialità”, “</w:t>
      </w:r>
      <w:r w:rsidR="00135BA9">
        <w:rPr>
          <w:lang w:val="it-IT"/>
        </w:rPr>
        <w:t>Richiesta doppia/prova”, “N/A”</w:t>
      </w:r>
    </w:p>
    <w:p w14:paraId="207E14C7" w14:textId="7A8F59C3" w:rsidR="002031BB" w:rsidRPr="004A0E9C" w:rsidRDefault="002031BB" w:rsidP="00335F79">
      <w:pPr>
        <w:pStyle w:val="ListParagraph"/>
        <w:ind w:left="1678"/>
        <w:rPr>
          <w:lang w:val="it-IT"/>
        </w:rPr>
      </w:pPr>
      <w:r>
        <w:rPr>
          <w:lang w:val="it-IT"/>
        </w:rPr>
        <w:t>Campo 7: “Scaduto”</w:t>
      </w:r>
    </w:p>
    <w:p w14:paraId="0C010C42" w14:textId="69C40CF8" w:rsidR="00BD2D35" w:rsidRPr="00BD2D35" w:rsidRDefault="00BD2D35" w:rsidP="00B5236E">
      <w:pPr>
        <w:pStyle w:val="ListParagraph"/>
        <w:numPr>
          <w:ilvl w:val="0"/>
          <w:numId w:val="33"/>
        </w:numPr>
        <w:ind w:left="2755" w:hanging="357"/>
        <w:rPr>
          <w:lang w:val="it-IT"/>
        </w:rPr>
      </w:pPr>
      <w:r>
        <w:rPr>
          <w:lang w:val="it-IT"/>
        </w:rPr>
        <w:t>Valori ammessi:</w:t>
      </w:r>
      <w:r w:rsidR="00D1307C">
        <w:rPr>
          <w:lang w:val="it-IT"/>
        </w:rPr>
        <w:t xml:space="preserve"> “Sì</w:t>
      </w:r>
      <w:r w:rsidR="00450021">
        <w:rPr>
          <w:lang w:val="it-IT"/>
        </w:rPr>
        <w:t>” se trascorsi 90 giorni</w:t>
      </w:r>
      <w:r w:rsidR="006A1049">
        <w:rPr>
          <w:lang w:val="it-IT"/>
        </w:rPr>
        <w:t xml:space="preserve"> dalla data di creazione</w:t>
      </w:r>
      <w:r w:rsidR="00450021">
        <w:rPr>
          <w:lang w:val="it-IT"/>
        </w:rPr>
        <w:t>, “No”</w:t>
      </w:r>
    </w:p>
    <w:p w14:paraId="3B2284EE" w14:textId="4CE031E1" w:rsidR="008765CA" w:rsidRDefault="008765CA" w:rsidP="00B5236E">
      <w:pPr>
        <w:pStyle w:val="ListParagraph"/>
        <w:numPr>
          <w:ilvl w:val="2"/>
          <w:numId w:val="30"/>
        </w:numPr>
        <w:ind w:left="2035" w:hanging="357"/>
        <w:rPr>
          <w:lang w:val="it-IT"/>
        </w:rPr>
      </w:pPr>
      <w:r>
        <w:rPr>
          <w:lang w:val="it-IT"/>
        </w:rPr>
        <w:t xml:space="preserve">Campo </w:t>
      </w:r>
      <w:r w:rsidR="004B1443">
        <w:rPr>
          <w:lang w:val="it-IT"/>
        </w:rPr>
        <w:t>8</w:t>
      </w:r>
      <w:r>
        <w:rPr>
          <w:lang w:val="it-IT"/>
        </w:rPr>
        <w:t xml:space="preserve">: “Filiale </w:t>
      </w:r>
      <w:r w:rsidR="00E70946">
        <w:rPr>
          <w:lang w:val="it-IT"/>
        </w:rPr>
        <w:t xml:space="preserve">richiesta” </w:t>
      </w:r>
    </w:p>
    <w:p w14:paraId="7B8877CC" w14:textId="65001997" w:rsidR="00CC2FE3" w:rsidRPr="00CC2FE3" w:rsidRDefault="00CC2FE3" w:rsidP="00B5236E">
      <w:pPr>
        <w:pStyle w:val="ListParagraph"/>
        <w:numPr>
          <w:ilvl w:val="0"/>
          <w:numId w:val="33"/>
        </w:numPr>
        <w:ind w:left="2755" w:hanging="357"/>
        <w:rPr>
          <w:lang w:val="it-IT"/>
        </w:rPr>
      </w:pPr>
      <w:r>
        <w:rPr>
          <w:lang w:val="it-IT"/>
        </w:rPr>
        <w:t>Valori ammessi:</w:t>
      </w:r>
      <w:r w:rsidR="008A61F9">
        <w:rPr>
          <w:lang w:val="it-IT"/>
        </w:rPr>
        <w:t xml:space="preserve"> </w:t>
      </w:r>
      <w:r w:rsidR="00316AFA">
        <w:rPr>
          <w:lang w:val="it-IT"/>
        </w:rPr>
        <w:t xml:space="preserve">“Nome” della filiale </w:t>
      </w:r>
      <w:r w:rsidR="00961AF2">
        <w:rPr>
          <w:lang w:val="it-IT"/>
        </w:rPr>
        <w:t>solo nel caso in cui si tratti di un prospect. Diversamente il campo rimane vuoto</w:t>
      </w:r>
    </w:p>
    <w:p w14:paraId="17C6B159" w14:textId="450CEB6D" w:rsidR="005970B1" w:rsidRPr="0041443C" w:rsidRDefault="008765CA" w:rsidP="00B5236E">
      <w:pPr>
        <w:pStyle w:val="ListParagraph"/>
        <w:numPr>
          <w:ilvl w:val="2"/>
          <w:numId w:val="30"/>
        </w:numPr>
        <w:ind w:left="2035" w:hanging="357"/>
        <w:rPr>
          <w:lang w:val="it-IT"/>
        </w:rPr>
      </w:pPr>
      <w:r w:rsidRPr="0041443C">
        <w:rPr>
          <w:lang w:val="it-IT"/>
        </w:rPr>
        <w:t xml:space="preserve">Campo </w:t>
      </w:r>
      <w:r w:rsidR="004B1443" w:rsidRPr="0041443C">
        <w:rPr>
          <w:lang w:val="it-IT"/>
        </w:rPr>
        <w:t>9</w:t>
      </w:r>
      <w:r w:rsidRPr="0041443C">
        <w:rPr>
          <w:lang w:val="it-IT"/>
        </w:rPr>
        <w:t xml:space="preserve">: </w:t>
      </w:r>
      <w:r w:rsidR="005970B1" w:rsidRPr="0041443C">
        <w:rPr>
          <w:lang w:val="it-IT"/>
        </w:rPr>
        <w:t>“Richiesta Consap”</w:t>
      </w:r>
    </w:p>
    <w:p w14:paraId="3EC17C23" w14:textId="5440E2E6" w:rsidR="00CC2FE3" w:rsidRPr="00CC2FE3" w:rsidRDefault="00CC2FE3" w:rsidP="00B5236E">
      <w:pPr>
        <w:pStyle w:val="ListParagraph"/>
        <w:numPr>
          <w:ilvl w:val="0"/>
          <w:numId w:val="33"/>
        </w:numPr>
        <w:ind w:left="2755" w:hanging="357"/>
        <w:rPr>
          <w:lang w:val="it-IT"/>
        </w:rPr>
      </w:pPr>
      <w:r>
        <w:rPr>
          <w:lang w:val="it-IT"/>
        </w:rPr>
        <w:t>Valori ammessi:</w:t>
      </w:r>
      <w:r w:rsidR="0041443C">
        <w:rPr>
          <w:lang w:val="it-IT"/>
        </w:rPr>
        <w:t xml:space="preserve"> “Sì</w:t>
      </w:r>
      <w:r w:rsidR="0081445D">
        <w:rPr>
          <w:lang w:val="it-IT"/>
        </w:rPr>
        <w:t>” se il mut</w:t>
      </w:r>
      <w:r w:rsidR="009D7EF8">
        <w:rPr>
          <w:lang w:val="it-IT"/>
        </w:rPr>
        <w:t>u</w:t>
      </w:r>
      <w:r w:rsidR="0081445D">
        <w:rPr>
          <w:lang w:val="it-IT"/>
        </w:rPr>
        <w:t>o scaturisce da preventivo, “No”</w:t>
      </w:r>
      <w:r w:rsidR="00534C49">
        <w:rPr>
          <w:lang w:val="it-IT"/>
        </w:rPr>
        <w:t xml:space="preserve"> </w:t>
      </w:r>
      <w:r w:rsidR="000E0F4D">
        <w:rPr>
          <w:lang w:val="it-IT"/>
        </w:rPr>
        <w:t>in tutti gli altri casi</w:t>
      </w:r>
    </w:p>
    <w:p w14:paraId="22DF04C6" w14:textId="0CF09294" w:rsidR="008765CA" w:rsidRDefault="008765CA" w:rsidP="00B5236E">
      <w:pPr>
        <w:pStyle w:val="ListParagraph"/>
        <w:numPr>
          <w:ilvl w:val="2"/>
          <w:numId w:val="30"/>
        </w:numPr>
        <w:ind w:left="2035" w:hanging="357"/>
        <w:rPr>
          <w:lang w:val="it-IT"/>
        </w:rPr>
      </w:pPr>
      <w:r w:rsidRPr="003D7751">
        <w:rPr>
          <w:lang w:val="it-IT"/>
        </w:rPr>
        <w:t>Campo 1</w:t>
      </w:r>
      <w:r w:rsidR="004B1443">
        <w:rPr>
          <w:lang w:val="it-IT"/>
        </w:rPr>
        <w:t>0</w:t>
      </w:r>
      <w:r w:rsidRPr="003D7751">
        <w:rPr>
          <w:lang w:val="it-IT"/>
        </w:rPr>
        <w:t>:</w:t>
      </w:r>
      <w:r w:rsidR="00AE02EF">
        <w:rPr>
          <w:lang w:val="it-IT"/>
        </w:rPr>
        <w:t xml:space="preserve"> “Data di creazione”</w:t>
      </w:r>
    </w:p>
    <w:p w14:paraId="2EE4A25B" w14:textId="3940904B" w:rsidR="00CC2FE3" w:rsidRPr="00CC2FE3" w:rsidRDefault="00CC2FE3" w:rsidP="00B5236E">
      <w:pPr>
        <w:pStyle w:val="ListParagraph"/>
        <w:numPr>
          <w:ilvl w:val="0"/>
          <w:numId w:val="33"/>
        </w:numPr>
        <w:ind w:left="2755" w:hanging="357"/>
        <w:rPr>
          <w:lang w:val="it-IT"/>
        </w:rPr>
      </w:pPr>
      <w:bookmarkStart w:id="1525" w:name="_Hlk211502564"/>
      <w:r>
        <w:rPr>
          <w:lang w:val="it-IT"/>
        </w:rPr>
        <w:t>Valori ammessi:</w:t>
      </w:r>
      <w:r w:rsidR="0081445D">
        <w:rPr>
          <w:lang w:val="it-IT"/>
        </w:rPr>
        <w:t xml:space="preserve"> </w:t>
      </w:r>
      <w:r w:rsidR="0081445D" w:rsidRPr="00F35273">
        <w:rPr>
          <w:lang w:val="it-IT"/>
        </w:rPr>
        <w:t>dat</w:t>
      </w:r>
      <w:r w:rsidR="0081445D">
        <w:rPr>
          <w:lang w:val="it-IT"/>
        </w:rPr>
        <w:t>a</w:t>
      </w:r>
      <w:r w:rsidR="0081445D" w:rsidRPr="00F35273">
        <w:rPr>
          <w:lang w:val="it-IT"/>
        </w:rPr>
        <w:t xml:space="preserve"> in formato dd/</w:t>
      </w:r>
      <w:r w:rsidR="0081445D">
        <w:rPr>
          <w:lang w:val="it-IT"/>
        </w:rPr>
        <w:t>mm</w:t>
      </w:r>
      <w:r w:rsidR="0081445D" w:rsidRPr="00F35273">
        <w:rPr>
          <w:lang w:val="it-IT"/>
        </w:rPr>
        <w:t>/yyyy</w:t>
      </w:r>
    </w:p>
    <w:bookmarkEnd w:id="1525"/>
    <w:p w14:paraId="7694C436" w14:textId="159D6E76" w:rsidR="00DC74E7" w:rsidRDefault="00DC74E7" w:rsidP="00B5236E">
      <w:pPr>
        <w:pStyle w:val="ListParagraph"/>
        <w:numPr>
          <w:ilvl w:val="2"/>
          <w:numId w:val="30"/>
        </w:numPr>
        <w:ind w:left="2035" w:hanging="357"/>
        <w:rPr>
          <w:lang w:val="it-IT"/>
        </w:rPr>
      </w:pPr>
      <w:r>
        <w:rPr>
          <w:lang w:val="it-IT"/>
        </w:rPr>
        <w:t>Campo 1</w:t>
      </w:r>
      <w:r w:rsidR="004B1443">
        <w:rPr>
          <w:lang w:val="it-IT"/>
        </w:rPr>
        <w:t>1</w:t>
      </w:r>
      <w:r>
        <w:rPr>
          <w:lang w:val="it-IT"/>
        </w:rPr>
        <w:t xml:space="preserve">: </w:t>
      </w:r>
      <w:r w:rsidR="00AE02EF">
        <w:rPr>
          <w:lang w:val="it-IT"/>
        </w:rPr>
        <w:t>“Data modifica”</w:t>
      </w:r>
    </w:p>
    <w:p w14:paraId="446D7DC2" w14:textId="42548390" w:rsidR="006E1D13" w:rsidRPr="006E1D13" w:rsidRDefault="006E1D13" w:rsidP="00B5236E">
      <w:pPr>
        <w:pStyle w:val="ListParagraph"/>
        <w:numPr>
          <w:ilvl w:val="0"/>
          <w:numId w:val="33"/>
        </w:numPr>
        <w:ind w:left="2755" w:hanging="357"/>
        <w:rPr>
          <w:lang w:val="it-IT"/>
        </w:rPr>
      </w:pPr>
      <w:r>
        <w:rPr>
          <w:lang w:val="it-IT"/>
        </w:rPr>
        <w:t>Valori ammessi:</w:t>
      </w:r>
      <w:r w:rsidR="0081445D">
        <w:rPr>
          <w:lang w:val="it-IT"/>
        </w:rPr>
        <w:t xml:space="preserve"> </w:t>
      </w:r>
      <w:r w:rsidR="0081445D" w:rsidRPr="00F35273">
        <w:rPr>
          <w:lang w:val="it-IT"/>
        </w:rPr>
        <w:t>dat</w:t>
      </w:r>
      <w:r w:rsidR="0081445D">
        <w:rPr>
          <w:lang w:val="it-IT"/>
        </w:rPr>
        <w:t>a</w:t>
      </w:r>
      <w:r w:rsidR="0081445D" w:rsidRPr="00F35273">
        <w:rPr>
          <w:lang w:val="it-IT"/>
        </w:rPr>
        <w:t xml:space="preserve"> in formato dd/</w:t>
      </w:r>
      <w:r w:rsidR="0081445D">
        <w:rPr>
          <w:lang w:val="it-IT"/>
        </w:rPr>
        <w:t>mm</w:t>
      </w:r>
      <w:r w:rsidR="0081445D" w:rsidRPr="00F35273">
        <w:rPr>
          <w:lang w:val="it-IT"/>
        </w:rPr>
        <w:t>/yyyy</w:t>
      </w:r>
    </w:p>
    <w:p w14:paraId="3FBE7DA8" w14:textId="35DCBEEE" w:rsidR="00DC74E7" w:rsidRDefault="00DC74E7" w:rsidP="00B5236E">
      <w:pPr>
        <w:pStyle w:val="ListParagraph"/>
        <w:numPr>
          <w:ilvl w:val="2"/>
          <w:numId w:val="30"/>
        </w:numPr>
        <w:ind w:left="2035" w:hanging="357"/>
        <w:rPr>
          <w:lang w:val="it-IT"/>
        </w:rPr>
      </w:pPr>
      <w:r>
        <w:rPr>
          <w:lang w:val="it-IT"/>
        </w:rPr>
        <w:t>Campo 1</w:t>
      </w:r>
      <w:r w:rsidR="004B1443">
        <w:rPr>
          <w:lang w:val="it-IT"/>
        </w:rPr>
        <w:t>2</w:t>
      </w:r>
      <w:r>
        <w:rPr>
          <w:lang w:val="it-IT"/>
        </w:rPr>
        <w:t>: “</w:t>
      </w:r>
      <w:r w:rsidR="00AD2712">
        <w:rPr>
          <w:lang w:val="it-IT"/>
        </w:rPr>
        <w:t>Data di inoltro</w:t>
      </w:r>
      <w:r>
        <w:rPr>
          <w:lang w:val="it-IT"/>
        </w:rPr>
        <w:t>”</w:t>
      </w:r>
    </w:p>
    <w:p w14:paraId="7D4295BE" w14:textId="24F3385A" w:rsidR="006E1D13" w:rsidRPr="006E1D13" w:rsidRDefault="006E1D13" w:rsidP="00B5236E">
      <w:pPr>
        <w:pStyle w:val="ListParagraph"/>
        <w:numPr>
          <w:ilvl w:val="0"/>
          <w:numId w:val="33"/>
        </w:numPr>
        <w:ind w:left="2755" w:hanging="357"/>
        <w:rPr>
          <w:lang w:val="it-IT"/>
        </w:rPr>
      </w:pPr>
      <w:r>
        <w:rPr>
          <w:lang w:val="it-IT"/>
        </w:rPr>
        <w:t>Valori ammessi:</w:t>
      </w:r>
      <w:r w:rsidR="0081445D">
        <w:rPr>
          <w:lang w:val="it-IT"/>
        </w:rPr>
        <w:t xml:space="preserve"> </w:t>
      </w:r>
      <w:r w:rsidR="0081445D" w:rsidRPr="00F35273">
        <w:rPr>
          <w:lang w:val="it-IT"/>
        </w:rPr>
        <w:t>dat</w:t>
      </w:r>
      <w:r w:rsidR="0081445D">
        <w:rPr>
          <w:lang w:val="it-IT"/>
        </w:rPr>
        <w:t>a</w:t>
      </w:r>
      <w:r w:rsidR="0081445D" w:rsidRPr="00F35273">
        <w:rPr>
          <w:lang w:val="it-IT"/>
        </w:rPr>
        <w:t xml:space="preserve"> in formato dd/</w:t>
      </w:r>
      <w:r w:rsidR="0081445D">
        <w:rPr>
          <w:lang w:val="it-IT"/>
        </w:rPr>
        <w:t>mm</w:t>
      </w:r>
      <w:r w:rsidR="0081445D" w:rsidRPr="00F35273">
        <w:rPr>
          <w:lang w:val="it-IT"/>
        </w:rPr>
        <w:t>/yyyy</w:t>
      </w:r>
    </w:p>
    <w:p w14:paraId="0D1AC270" w14:textId="347A170D" w:rsidR="00DC74E7" w:rsidRDefault="00DC74E7" w:rsidP="00B5236E">
      <w:pPr>
        <w:pStyle w:val="ListParagraph"/>
        <w:numPr>
          <w:ilvl w:val="2"/>
          <w:numId w:val="30"/>
        </w:numPr>
        <w:ind w:left="2035" w:hanging="357"/>
        <w:rPr>
          <w:lang w:val="it-IT"/>
        </w:rPr>
      </w:pPr>
      <w:r>
        <w:rPr>
          <w:lang w:val="it-IT"/>
        </w:rPr>
        <w:t>Campo 1</w:t>
      </w:r>
      <w:r w:rsidR="004B1443">
        <w:rPr>
          <w:lang w:val="it-IT"/>
        </w:rPr>
        <w:t>3</w:t>
      </w:r>
      <w:r>
        <w:rPr>
          <w:lang w:val="it-IT"/>
        </w:rPr>
        <w:t>: “</w:t>
      </w:r>
      <w:r w:rsidR="00AD2712">
        <w:rPr>
          <w:lang w:val="it-IT"/>
        </w:rPr>
        <w:t>Data scadenza</w:t>
      </w:r>
      <w:r>
        <w:rPr>
          <w:lang w:val="it-IT"/>
        </w:rPr>
        <w:t>”</w:t>
      </w:r>
    </w:p>
    <w:p w14:paraId="3716D9FE" w14:textId="3210D02B" w:rsidR="006E1D13" w:rsidRPr="006E1D13" w:rsidRDefault="006E1D13" w:rsidP="00B5236E">
      <w:pPr>
        <w:pStyle w:val="ListParagraph"/>
        <w:numPr>
          <w:ilvl w:val="0"/>
          <w:numId w:val="33"/>
        </w:numPr>
        <w:ind w:left="2755" w:hanging="357"/>
        <w:rPr>
          <w:lang w:val="it-IT"/>
        </w:rPr>
      </w:pPr>
      <w:r>
        <w:rPr>
          <w:lang w:val="it-IT"/>
        </w:rPr>
        <w:t>Valori ammessi:</w:t>
      </w:r>
      <w:r w:rsidR="00B5152E">
        <w:rPr>
          <w:lang w:val="it-IT"/>
        </w:rPr>
        <w:t xml:space="preserve"> </w:t>
      </w:r>
      <w:r w:rsidR="00B5152E" w:rsidRPr="00F35273">
        <w:rPr>
          <w:lang w:val="it-IT"/>
        </w:rPr>
        <w:t>dat</w:t>
      </w:r>
      <w:r w:rsidR="00B5152E">
        <w:rPr>
          <w:lang w:val="it-IT"/>
        </w:rPr>
        <w:t>a</w:t>
      </w:r>
      <w:r w:rsidR="00B5152E" w:rsidRPr="00F35273">
        <w:rPr>
          <w:lang w:val="it-IT"/>
        </w:rPr>
        <w:t xml:space="preserve"> in formato dd/</w:t>
      </w:r>
      <w:r w:rsidR="00B5152E">
        <w:rPr>
          <w:lang w:val="it-IT"/>
        </w:rPr>
        <w:t>mm</w:t>
      </w:r>
      <w:r w:rsidR="00B5152E" w:rsidRPr="00F35273">
        <w:rPr>
          <w:lang w:val="it-IT"/>
        </w:rPr>
        <w:t>/yyyy</w:t>
      </w:r>
    </w:p>
    <w:p w14:paraId="2459BFAB" w14:textId="73E7FEB4" w:rsidR="00D8236C" w:rsidRDefault="00D8236C" w:rsidP="00B5236E">
      <w:pPr>
        <w:pStyle w:val="ListParagraph"/>
        <w:numPr>
          <w:ilvl w:val="2"/>
          <w:numId w:val="30"/>
        </w:numPr>
        <w:ind w:left="2035" w:hanging="357"/>
        <w:rPr>
          <w:lang w:val="it-IT"/>
        </w:rPr>
      </w:pPr>
      <w:r>
        <w:rPr>
          <w:lang w:val="it-IT"/>
        </w:rPr>
        <w:t xml:space="preserve">Campo </w:t>
      </w:r>
      <w:r w:rsidR="004B1443">
        <w:rPr>
          <w:lang w:val="it-IT"/>
        </w:rPr>
        <w:t>14</w:t>
      </w:r>
      <w:r>
        <w:rPr>
          <w:lang w:val="it-IT"/>
        </w:rPr>
        <w:t>: “</w:t>
      </w:r>
      <w:r w:rsidR="001636F9">
        <w:rPr>
          <w:lang w:val="it-IT"/>
        </w:rPr>
        <w:t>Stato ricerca immobile</w:t>
      </w:r>
      <w:r>
        <w:rPr>
          <w:lang w:val="it-IT"/>
        </w:rPr>
        <w:t>”</w:t>
      </w:r>
    </w:p>
    <w:p w14:paraId="2602052A" w14:textId="51D97786" w:rsidR="006E1D13" w:rsidRDefault="006E1D13" w:rsidP="00B5236E">
      <w:pPr>
        <w:pStyle w:val="ListParagraph"/>
        <w:numPr>
          <w:ilvl w:val="0"/>
          <w:numId w:val="33"/>
        </w:numPr>
        <w:ind w:left="2755" w:hanging="357"/>
        <w:rPr>
          <w:lang w:val="it-IT"/>
        </w:rPr>
      </w:pPr>
      <w:r>
        <w:rPr>
          <w:lang w:val="it-IT"/>
        </w:rPr>
        <w:t>Valori ammessi:</w:t>
      </w:r>
      <w:r w:rsidR="00332D0A">
        <w:rPr>
          <w:lang w:val="it-IT"/>
        </w:rPr>
        <w:t xml:space="preserve"> </w:t>
      </w:r>
      <w:r w:rsidR="00C12A72">
        <w:rPr>
          <w:lang w:val="it-IT"/>
        </w:rPr>
        <w:t xml:space="preserve">opzioni possibili </w:t>
      </w:r>
      <w:r w:rsidR="001B6D13">
        <w:rPr>
          <w:lang w:val="it-IT"/>
        </w:rPr>
        <w:t xml:space="preserve"> “Firmato</w:t>
      </w:r>
      <w:r w:rsidR="00032EE6">
        <w:rPr>
          <w:lang w:val="it-IT"/>
        </w:rPr>
        <w:t xml:space="preserve"> compromesso”, “</w:t>
      </w:r>
      <w:r w:rsidR="00EB3508">
        <w:rPr>
          <w:lang w:val="it-IT"/>
        </w:rPr>
        <w:t>Immobile già di proprietà”, “</w:t>
      </w:r>
      <w:r w:rsidR="001636FD">
        <w:rPr>
          <w:lang w:val="it-IT"/>
        </w:rPr>
        <w:t>Fatta proposta acquisto”, “Individuato immobile”</w:t>
      </w:r>
      <w:r w:rsidR="00AD5E0A">
        <w:rPr>
          <w:lang w:val="it-IT"/>
        </w:rPr>
        <w:t>, “Alla ricerca dell’immobile”, “N/A</w:t>
      </w:r>
      <w:r w:rsidR="001636FD">
        <w:rPr>
          <w:lang w:val="it-IT"/>
        </w:rPr>
        <w:t>”</w:t>
      </w:r>
    </w:p>
    <w:p w14:paraId="78AD5CCA" w14:textId="2728BE25" w:rsidR="00D8236C" w:rsidRDefault="00D8236C" w:rsidP="00B5236E">
      <w:pPr>
        <w:pStyle w:val="ListParagraph"/>
        <w:numPr>
          <w:ilvl w:val="2"/>
          <w:numId w:val="30"/>
        </w:numPr>
        <w:ind w:left="2035" w:hanging="357"/>
        <w:rPr>
          <w:lang w:val="it-IT"/>
        </w:rPr>
      </w:pPr>
      <w:r>
        <w:rPr>
          <w:lang w:val="it-IT"/>
        </w:rPr>
        <w:t xml:space="preserve">Campo </w:t>
      </w:r>
      <w:r w:rsidR="004B1443">
        <w:rPr>
          <w:lang w:val="it-IT"/>
        </w:rPr>
        <w:t>15</w:t>
      </w:r>
      <w:r>
        <w:rPr>
          <w:lang w:val="it-IT"/>
        </w:rPr>
        <w:t>: “</w:t>
      </w:r>
      <w:r w:rsidR="004278C8">
        <w:rPr>
          <w:lang w:val="it-IT"/>
        </w:rPr>
        <w:t>Finalità della richiesta</w:t>
      </w:r>
      <w:r>
        <w:rPr>
          <w:lang w:val="it-IT"/>
        </w:rPr>
        <w:t>”</w:t>
      </w:r>
    </w:p>
    <w:p w14:paraId="2ACA7F08" w14:textId="1ECB37E8" w:rsidR="006E1D13" w:rsidRPr="006578C1" w:rsidRDefault="57CE4F2A" w:rsidP="6E64B082">
      <w:pPr>
        <w:pStyle w:val="ListParagraph"/>
        <w:numPr>
          <w:ilvl w:val="0"/>
          <w:numId w:val="33"/>
        </w:numPr>
        <w:ind w:left="2755" w:hanging="357"/>
        <w:rPr>
          <w:lang w:val="it-IT"/>
          <w:rPrChange w:id="1526" w:author="Castelli, Alessandro" w:date="2026-04-07T09:27:00Z" w16du:dateUtc="2026-04-07T07:27:00Z">
            <w:rPr/>
          </w:rPrChange>
        </w:rPr>
      </w:pPr>
      <w:r w:rsidRPr="006578C1">
        <w:rPr>
          <w:lang w:val="it-IT"/>
          <w:rPrChange w:id="1527" w:author="Castelli, Alessandro" w:date="2026-04-07T09:27:00Z" w16du:dateUtc="2026-04-07T07:27:00Z">
            <w:rPr/>
          </w:rPrChange>
        </w:rPr>
        <w:t>Valori ammessi:</w:t>
      </w:r>
      <w:r w:rsidR="07C88C3F" w:rsidRPr="006578C1">
        <w:rPr>
          <w:lang w:val="it-IT"/>
          <w:rPrChange w:id="1528" w:author="Castelli, Alessandro" w:date="2026-04-07T09:27:00Z" w16du:dateUtc="2026-04-07T07:27:00Z">
            <w:rPr/>
          </w:rPrChange>
        </w:rPr>
        <w:t xml:space="preserve"> </w:t>
      </w:r>
      <w:r w:rsidR="4A4ADAEC" w:rsidRPr="006578C1">
        <w:rPr>
          <w:lang w:val="it-IT"/>
          <w:rPrChange w:id="1529" w:author="Castelli, Alessandro" w:date="2026-04-07T09:27:00Z" w16du:dateUtc="2026-04-07T07:27:00Z">
            <w:rPr/>
          </w:rPrChange>
        </w:rPr>
        <w:t xml:space="preserve"> “Acquisto</w:t>
      </w:r>
      <w:r w:rsidR="305EC596" w:rsidRPr="006578C1">
        <w:rPr>
          <w:lang w:val="it-IT"/>
          <w:rPrChange w:id="1530" w:author="Castelli, Alessandro" w:date="2026-04-07T09:27:00Z" w16du:dateUtc="2026-04-07T07:27:00Z">
            <w:rPr/>
          </w:rPrChange>
        </w:rPr>
        <w:t>”,</w:t>
      </w:r>
      <w:r w:rsidR="4A4ADAEC" w:rsidRPr="006578C1">
        <w:rPr>
          <w:lang w:val="it-IT"/>
          <w:rPrChange w:id="1531" w:author="Castelli, Alessandro" w:date="2026-04-07T09:27:00Z" w16du:dateUtc="2026-04-07T07:27:00Z">
            <w:rPr/>
          </w:rPrChange>
        </w:rPr>
        <w:t xml:space="preserve"> “Acquisto prima casa”</w:t>
      </w:r>
      <w:r w:rsidR="305EC596" w:rsidRPr="006578C1">
        <w:rPr>
          <w:lang w:val="it-IT"/>
          <w:rPrChange w:id="1532" w:author="Castelli, Alessandro" w:date="2026-04-07T09:27:00Z" w16du:dateUtc="2026-04-07T07:27:00Z">
            <w:rPr/>
          </w:rPrChange>
        </w:rPr>
        <w:t>, “Acquisto seconda casa”</w:t>
      </w:r>
      <w:r w:rsidR="3E0CA64A" w:rsidRPr="006578C1">
        <w:rPr>
          <w:lang w:val="it-IT"/>
          <w:rPrChange w:id="1533" w:author="Castelli, Alessandro" w:date="2026-04-07T09:27:00Z" w16du:dateUtc="2026-04-07T07:27:00Z">
            <w:rPr/>
          </w:rPrChange>
        </w:rPr>
        <w:t>, “Acquisto asta giudiziaria”, “</w:t>
      </w:r>
      <w:r w:rsidR="6139E693" w:rsidRPr="006578C1">
        <w:rPr>
          <w:lang w:val="it-IT"/>
          <w:rPrChange w:id="1534" w:author="Castelli, Alessandro" w:date="2026-04-07T09:27:00Z" w16du:dateUtc="2026-04-07T07:27:00Z">
            <w:rPr/>
          </w:rPrChange>
        </w:rPr>
        <w:t>Acquisto prima casa Consap”, “</w:t>
      </w:r>
      <w:r w:rsidR="1E5D6712" w:rsidRPr="006578C1">
        <w:rPr>
          <w:lang w:val="it-IT"/>
          <w:rPrChange w:id="1535" w:author="Castelli, Alessandro" w:date="2026-04-07T09:27:00Z" w16du:dateUtc="2026-04-07T07:27:00Z">
            <w:rPr/>
          </w:rPrChange>
        </w:rPr>
        <w:t>Surroga”, “Ristrutturazione”, “Altro”, “N/A”</w:t>
      </w:r>
    </w:p>
    <w:p w14:paraId="4747F77C" w14:textId="75CCF1F4" w:rsidR="00D8236C" w:rsidRDefault="00D8236C" w:rsidP="00B5236E">
      <w:pPr>
        <w:pStyle w:val="ListParagraph"/>
        <w:numPr>
          <w:ilvl w:val="2"/>
          <w:numId w:val="30"/>
        </w:numPr>
        <w:ind w:left="2035" w:hanging="357"/>
        <w:rPr>
          <w:lang w:val="it-IT"/>
        </w:rPr>
      </w:pPr>
      <w:r>
        <w:rPr>
          <w:lang w:val="it-IT"/>
        </w:rPr>
        <w:t xml:space="preserve">Campo </w:t>
      </w:r>
      <w:r w:rsidR="004B1443">
        <w:rPr>
          <w:lang w:val="it-IT"/>
        </w:rPr>
        <w:t>16</w:t>
      </w:r>
      <w:r>
        <w:rPr>
          <w:lang w:val="it-IT"/>
        </w:rPr>
        <w:t>: “</w:t>
      </w:r>
      <w:r w:rsidR="003D7751">
        <w:rPr>
          <w:lang w:val="it-IT"/>
        </w:rPr>
        <w:t xml:space="preserve">Mutuo full </w:t>
      </w:r>
      <w:r w:rsidR="005970B1">
        <w:rPr>
          <w:lang w:val="it-IT"/>
        </w:rPr>
        <w:t>Digital</w:t>
      </w:r>
      <w:r>
        <w:rPr>
          <w:lang w:val="it-IT"/>
        </w:rPr>
        <w:t>”</w:t>
      </w:r>
    </w:p>
    <w:p w14:paraId="731A3673" w14:textId="6D52F9B2" w:rsidR="006E1D13" w:rsidRDefault="006E1D13" w:rsidP="00B5236E">
      <w:pPr>
        <w:pStyle w:val="ListParagraph"/>
        <w:numPr>
          <w:ilvl w:val="0"/>
          <w:numId w:val="33"/>
        </w:numPr>
        <w:ind w:left="2755" w:hanging="357"/>
        <w:rPr>
          <w:lang w:val="it-IT"/>
        </w:rPr>
      </w:pPr>
      <w:r>
        <w:rPr>
          <w:lang w:val="it-IT"/>
        </w:rPr>
        <w:t>Valori ammessi:</w:t>
      </w:r>
      <w:r w:rsidR="00E434FA">
        <w:rPr>
          <w:lang w:val="it-IT"/>
        </w:rPr>
        <w:t xml:space="preserve"> “Sì”</w:t>
      </w:r>
      <w:r w:rsidR="00E53DBE">
        <w:rPr>
          <w:lang w:val="it-IT"/>
        </w:rPr>
        <w:t>, “No</w:t>
      </w:r>
      <w:r w:rsidR="00E434FA">
        <w:rPr>
          <w:lang w:val="it-IT"/>
        </w:rPr>
        <w:t>”</w:t>
      </w:r>
    </w:p>
    <w:p w14:paraId="48A2ECA5" w14:textId="54D8BED8" w:rsidR="00D7176D" w:rsidRPr="00D7176D" w:rsidRDefault="00A7579D" w:rsidP="00335F79">
      <w:pPr>
        <w:ind w:left="357"/>
        <w:rPr>
          <w:lang w:val="it-IT"/>
        </w:rPr>
      </w:pPr>
      <w:r w:rsidRPr="00A7579D">
        <w:rPr>
          <w:lang w:val="it-IT"/>
        </w:rPr>
        <w:t xml:space="preserve">Per il Mutuo Full digital fare riferimento all’analisi funzionale dal titolo “CA_Nowdesk -SCE -Team mutuo digitale”. </w:t>
      </w:r>
    </w:p>
    <w:p w14:paraId="6F178290" w14:textId="736DDBF5" w:rsidR="00AD7844" w:rsidRDefault="00A45741" w:rsidP="00B5236E">
      <w:pPr>
        <w:pStyle w:val="ListParagraph"/>
        <w:numPr>
          <w:ilvl w:val="0"/>
          <w:numId w:val="31"/>
        </w:numPr>
        <w:ind w:left="1434" w:hanging="357"/>
        <w:rPr>
          <w:lang w:val="it-IT"/>
        </w:rPr>
      </w:pPr>
      <w:r>
        <w:rPr>
          <w:lang w:val="it-IT"/>
        </w:rPr>
        <w:t>Richieste collegate</w:t>
      </w:r>
    </w:p>
    <w:p w14:paraId="607A87DC" w14:textId="526B015F" w:rsidR="00C67A39" w:rsidRDefault="00FA5C9E" w:rsidP="00B5236E">
      <w:pPr>
        <w:pStyle w:val="ListParagraph"/>
        <w:numPr>
          <w:ilvl w:val="2"/>
          <w:numId w:val="30"/>
        </w:numPr>
        <w:ind w:left="2035" w:hanging="357"/>
        <w:rPr>
          <w:lang w:val="it-IT"/>
        </w:rPr>
      </w:pPr>
      <w:r>
        <w:rPr>
          <w:lang w:val="it-IT"/>
        </w:rPr>
        <w:t>Campo 1</w:t>
      </w:r>
      <w:r w:rsidR="004B1443">
        <w:rPr>
          <w:lang w:val="it-IT"/>
        </w:rPr>
        <w:t>7</w:t>
      </w:r>
      <w:r>
        <w:rPr>
          <w:lang w:val="it-IT"/>
        </w:rPr>
        <w:t>: “Numero”</w:t>
      </w:r>
    </w:p>
    <w:p w14:paraId="7D525C2F" w14:textId="2C249A5D" w:rsidR="006E1D13" w:rsidRPr="006E1D13" w:rsidRDefault="006E1D13" w:rsidP="00B5236E">
      <w:pPr>
        <w:pStyle w:val="ListParagraph"/>
        <w:numPr>
          <w:ilvl w:val="0"/>
          <w:numId w:val="33"/>
        </w:numPr>
        <w:ind w:left="2755" w:hanging="357"/>
        <w:rPr>
          <w:lang w:val="it-IT"/>
        </w:rPr>
      </w:pPr>
      <w:r>
        <w:rPr>
          <w:lang w:val="it-IT"/>
        </w:rPr>
        <w:t>Valori ammessi:</w:t>
      </w:r>
      <w:r w:rsidR="00E53DBE">
        <w:rPr>
          <w:lang w:val="it-IT"/>
        </w:rPr>
        <w:t xml:space="preserve"> </w:t>
      </w:r>
      <w:r w:rsidR="00000AB0">
        <w:rPr>
          <w:lang w:val="it-IT"/>
        </w:rPr>
        <w:t>output restituito da sistema composto da anno di apertura della richiesta e numero progressivo</w:t>
      </w:r>
    </w:p>
    <w:p w14:paraId="257947F0" w14:textId="15CE2D5D" w:rsidR="00FA5C9E" w:rsidRDefault="00FA5C9E" w:rsidP="00B5236E">
      <w:pPr>
        <w:pStyle w:val="ListParagraph"/>
        <w:numPr>
          <w:ilvl w:val="2"/>
          <w:numId w:val="30"/>
        </w:numPr>
        <w:ind w:left="2035" w:hanging="357"/>
        <w:rPr>
          <w:lang w:val="it-IT"/>
        </w:rPr>
      </w:pPr>
      <w:r>
        <w:rPr>
          <w:lang w:val="it-IT"/>
        </w:rPr>
        <w:t xml:space="preserve">Campo </w:t>
      </w:r>
      <w:r w:rsidR="00EC0BD4">
        <w:rPr>
          <w:lang w:val="it-IT"/>
        </w:rPr>
        <w:t>18</w:t>
      </w:r>
      <w:r>
        <w:rPr>
          <w:lang w:val="it-IT"/>
        </w:rPr>
        <w:t>: “Data creazione”</w:t>
      </w:r>
    </w:p>
    <w:p w14:paraId="3D7FA21A" w14:textId="3C085ABB" w:rsidR="006E1D13" w:rsidRPr="006E1D13" w:rsidRDefault="006E1D13" w:rsidP="00B5236E">
      <w:pPr>
        <w:pStyle w:val="ListParagraph"/>
        <w:numPr>
          <w:ilvl w:val="0"/>
          <w:numId w:val="33"/>
        </w:numPr>
        <w:ind w:left="2755" w:hanging="357"/>
        <w:rPr>
          <w:lang w:val="it-IT"/>
        </w:rPr>
      </w:pPr>
      <w:r>
        <w:rPr>
          <w:lang w:val="it-IT"/>
        </w:rPr>
        <w:t>Valori ammessi:</w:t>
      </w:r>
      <w:r w:rsidR="006B14CC">
        <w:rPr>
          <w:lang w:val="it-IT"/>
        </w:rPr>
        <w:t xml:space="preserve"> </w:t>
      </w:r>
      <w:r w:rsidR="006B14CC" w:rsidRPr="00F35273">
        <w:rPr>
          <w:lang w:val="it-IT"/>
        </w:rPr>
        <w:t>dat</w:t>
      </w:r>
      <w:r w:rsidR="00BF624B">
        <w:rPr>
          <w:lang w:val="it-IT"/>
        </w:rPr>
        <w:t>a</w:t>
      </w:r>
      <w:r w:rsidR="006B14CC" w:rsidRPr="00F35273">
        <w:rPr>
          <w:lang w:val="it-IT"/>
        </w:rPr>
        <w:t xml:space="preserve"> in formato dd/</w:t>
      </w:r>
      <w:r w:rsidR="00BF624B">
        <w:rPr>
          <w:lang w:val="it-IT"/>
        </w:rPr>
        <w:t>mm</w:t>
      </w:r>
      <w:r w:rsidR="006B14CC" w:rsidRPr="00F35273">
        <w:rPr>
          <w:lang w:val="it-IT"/>
        </w:rPr>
        <w:t>/yyyy</w:t>
      </w:r>
    </w:p>
    <w:p w14:paraId="5BC41B1F" w14:textId="2A0B5DB3" w:rsidR="00FA5C9E" w:rsidRDefault="0011336C" w:rsidP="00B5236E">
      <w:pPr>
        <w:pStyle w:val="ListParagraph"/>
        <w:numPr>
          <w:ilvl w:val="2"/>
          <w:numId w:val="30"/>
        </w:numPr>
        <w:ind w:left="2035" w:hanging="357"/>
        <w:rPr>
          <w:lang w:val="it-IT"/>
        </w:rPr>
      </w:pPr>
      <w:r>
        <w:rPr>
          <w:lang w:val="it-IT"/>
        </w:rPr>
        <w:t xml:space="preserve">Campo </w:t>
      </w:r>
      <w:r w:rsidR="00EC0BD4">
        <w:rPr>
          <w:lang w:val="it-IT"/>
        </w:rPr>
        <w:t>19</w:t>
      </w:r>
      <w:r>
        <w:rPr>
          <w:lang w:val="it-IT"/>
        </w:rPr>
        <w:t xml:space="preserve">: “Data </w:t>
      </w:r>
      <w:r w:rsidR="00D21AAD">
        <w:rPr>
          <w:lang w:val="it-IT"/>
        </w:rPr>
        <w:t>modifica</w:t>
      </w:r>
      <w:r>
        <w:rPr>
          <w:lang w:val="it-IT"/>
        </w:rPr>
        <w:t>”</w:t>
      </w:r>
    </w:p>
    <w:p w14:paraId="3B32137A" w14:textId="281D8551" w:rsidR="006E1D13" w:rsidRPr="006E1D13" w:rsidRDefault="006E1D13" w:rsidP="00B5236E">
      <w:pPr>
        <w:pStyle w:val="ListParagraph"/>
        <w:numPr>
          <w:ilvl w:val="0"/>
          <w:numId w:val="33"/>
        </w:numPr>
        <w:ind w:left="2755" w:hanging="357"/>
        <w:rPr>
          <w:lang w:val="it-IT"/>
        </w:rPr>
      </w:pPr>
      <w:r>
        <w:rPr>
          <w:lang w:val="it-IT"/>
        </w:rPr>
        <w:t>Valori ammessi:</w:t>
      </w:r>
      <w:r w:rsidR="00BF624B">
        <w:rPr>
          <w:lang w:val="it-IT"/>
        </w:rPr>
        <w:t xml:space="preserve"> </w:t>
      </w:r>
      <w:r w:rsidR="00BF624B" w:rsidRPr="00F35273">
        <w:rPr>
          <w:lang w:val="it-IT"/>
        </w:rPr>
        <w:t>dat</w:t>
      </w:r>
      <w:r w:rsidR="00BF624B">
        <w:rPr>
          <w:lang w:val="it-IT"/>
        </w:rPr>
        <w:t>a</w:t>
      </w:r>
      <w:r w:rsidR="00BF624B" w:rsidRPr="00F35273">
        <w:rPr>
          <w:lang w:val="it-IT"/>
        </w:rPr>
        <w:t xml:space="preserve"> in formato dd/</w:t>
      </w:r>
      <w:r w:rsidR="00BF624B">
        <w:rPr>
          <w:lang w:val="it-IT"/>
        </w:rPr>
        <w:t>mm</w:t>
      </w:r>
      <w:r w:rsidR="00BF624B" w:rsidRPr="00F35273">
        <w:rPr>
          <w:lang w:val="it-IT"/>
        </w:rPr>
        <w:t>/yyyy</w:t>
      </w:r>
    </w:p>
    <w:p w14:paraId="01DE8F19" w14:textId="604C40E1" w:rsidR="0011336C" w:rsidRPr="001A600A" w:rsidRDefault="0011336C" w:rsidP="00B5236E">
      <w:pPr>
        <w:pStyle w:val="ListParagraph"/>
        <w:numPr>
          <w:ilvl w:val="2"/>
          <w:numId w:val="30"/>
        </w:numPr>
        <w:ind w:left="2035" w:hanging="357"/>
        <w:rPr>
          <w:lang w:val="it-IT"/>
        </w:rPr>
      </w:pPr>
      <w:r w:rsidRPr="001A600A">
        <w:rPr>
          <w:lang w:val="it-IT"/>
        </w:rPr>
        <w:t xml:space="preserve">Campo </w:t>
      </w:r>
      <w:r w:rsidR="00EC0BD4" w:rsidRPr="001A600A">
        <w:rPr>
          <w:lang w:val="it-IT"/>
        </w:rPr>
        <w:t>20</w:t>
      </w:r>
      <w:r w:rsidR="00D21AAD" w:rsidRPr="001A600A">
        <w:rPr>
          <w:lang w:val="it-IT"/>
        </w:rPr>
        <w:t>: “Primo richiedente NDG”</w:t>
      </w:r>
    </w:p>
    <w:p w14:paraId="4B63FC80" w14:textId="4909C24F" w:rsidR="006E1D13" w:rsidRPr="001A600A" w:rsidRDefault="006E1D13" w:rsidP="00B5236E">
      <w:pPr>
        <w:pStyle w:val="ListParagraph"/>
        <w:numPr>
          <w:ilvl w:val="0"/>
          <w:numId w:val="33"/>
        </w:numPr>
        <w:ind w:left="2755" w:hanging="357"/>
        <w:rPr>
          <w:lang w:val="it-IT"/>
        </w:rPr>
      </w:pPr>
      <w:r w:rsidRPr="001A600A">
        <w:rPr>
          <w:lang w:val="it-IT"/>
        </w:rPr>
        <w:t>Valori ammessi:</w:t>
      </w:r>
      <w:r w:rsidR="000A1914" w:rsidRPr="001A600A">
        <w:rPr>
          <w:lang w:val="it-IT"/>
        </w:rPr>
        <w:t xml:space="preserve"> </w:t>
      </w:r>
      <w:r w:rsidR="008E2AEF">
        <w:rPr>
          <w:lang w:val="it-IT"/>
        </w:rPr>
        <w:t xml:space="preserve"> “NDG</w:t>
      </w:r>
      <w:r w:rsidR="001A600A">
        <w:rPr>
          <w:lang w:val="it-IT"/>
        </w:rPr>
        <w:t>”</w:t>
      </w:r>
      <w:r w:rsidR="001A600A" w:rsidRPr="00335F79">
        <w:rPr>
          <w:lang w:val="it-IT"/>
        </w:rPr>
        <w:t xml:space="preserve"> </w:t>
      </w:r>
      <w:r w:rsidR="000A1914" w:rsidRPr="001A600A">
        <w:rPr>
          <w:lang w:val="it-IT"/>
        </w:rPr>
        <w:t>del primo richiedente</w:t>
      </w:r>
    </w:p>
    <w:p w14:paraId="01554EA3" w14:textId="4F85529F" w:rsidR="00D21AAD" w:rsidRPr="001A600A" w:rsidRDefault="00D21AAD" w:rsidP="00B5236E">
      <w:pPr>
        <w:pStyle w:val="ListParagraph"/>
        <w:numPr>
          <w:ilvl w:val="2"/>
          <w:numId w:val="30"/>
        </w:numPr>
        <w:ind w:left="2035" w:hanging="357"/>
        <w:rPr>
          <w:lang w:val="it-IT"/>
        </w:rPr>
      </w:pPr>
      <w:r w:rsidRPr="001A600A">
        <w:rPr>
          <w:lang w:val="it-IT"/>
        </w:rPr>
        <w:t xml:space="preserve">Campo </w:t>
      </w:r>
      <w:r w:rsidR="00EC0BD4" w:rsidRPr="001A600A">
        <w:rPr>
          <w:lang w:val="it-IT"/>
        </w:rPr>
        <w:t>21</w:t>
      </w:r>
      <w:r w:rsidRPr="001A600A">
        <w:rPr>
          <w:lang w:val="it-IT"/>
        </w:rPr>
        <w:t>: “Primo richiedente Prospect”</w:t>
      </w:r>
    </w:p>
    <w:p w14:paraId="2B2824F9" w14:textId="16701A35" w:rsidR="006E1D13" w:rsidRPr="001A600A" w:rsidRDefault="006E1D13" w:rsidP="00B5236E">
      <w:pPr>
        <w:pStyle w:val="ListParagraph"/>
        <w:numPr>
          <w:ilvl w:val="0"/>
          <w:numId w:val="33"/>
        </w:numPr>
        <w:ind w:left="2755" w:hanging="357"/>
        <w:rPr>
          <w:lang w:val="it-IT"/>
        </w:rPr>
      </w:pPr>
      <w:r w:rsidRPr="001A600A">
        <w:rPr>
          <w:lang w:val="it-IT"/>
        </w:rPr>
        <w:t>Valori ammessi:</w:t>
      </w:r>
      <w:r w:rsidR="00000AB0" w:rsidRPr="001A600A">
        <w:rPr>
          <w:lang w:val="it-IT"/>
        </w:rPr>
        <w:t xml:space="preserve"> </w:t>
      </w:r>
      <w:r w:rsidR="00000AB0">
        <w:rPr>
          <w:lang w:val="it-IT"/>
        </w:rPr>
        <w:t xml:space="preserve"> </w:t>
      </w:r>
      <w:r w:rsidR="006C77F2">
        <w:rPr>
          <w:lang w:val="it-IT"/>
        </w:rPr>
        <w:t>NDG</w:t>
      </w:r>
      <w:r w:rsidR="00000AB0" w:rsidRPr="001A600A">
        <w:rPr>
          <w:lang w:val="it-IT"/>
        </w:rPr>
        <w:t xml:space="preserve"> del primo richieden</w:t>
      </w:r>
      <w:r w:rsidR="002E046C" w:rsidRPr="001A600A">
        <w:rPr>
          <w:lang w:val="it-IT"/>
        </w:rPr>
        <w:t>te</w:t>
      </w:r>
      <w:r w:rsidR="000A1914" w:rsidRPr="001A600A">
        <w:rPr>
          <w:lang w:val="it-IT"/>
        </w:rPr>
        <w:t xml:space="preserve"> Prospect</w:t>
      </w:r>
    </w:p>
    <w:p w14:paraId="04216356" w14:textId="186ECFA3" w:rsidR="00D21AAD" w:rsidRPr="001A600A" w:rsidRDefault="00D21AAD" w:rsidP="00B5236E">
      <w:pPr>
        <w:pStyle w:val="ListParagraph"/>
        <w:numPr>
          <w:ilvl w:val="2"/>
          <w:numId w:val="30"/>
        </w:numPr>
        <w:ind w:left="2035" w:hanging="357"/>
        <w:rPr>
          <w:lang w:val="it-IT"/>
        </w:rPr>
      </w:pPr>
      <w:r w:rsidRPr="001A600A">
        <w:rPr>
          <w:lang w:val="it-IT"/>
        </w:rPr>
        <w:t xml:space="preserve">Campo </w:t>
      </w:r>
      <w:r w:rsidR="00EC0BD4" w:rsidRPr="001A600A">
        <w:rPr>
          <w:lang w:val="it-IT"/>
        </w:rPr>
        <w:t>22</w:t>
      </w:r>
      <w:r w:rsidRPr="001A600A">
        <w:rPr>
          <w:lang w:val="it-IT"/>
        </w:rPr>
        <w:t>: “</w:t>
      </w:r>
      <w:r w:rsidR="008F3F57" w:rsidRPr="001A600A">
        <w:rPr>
          <w:lang w:val="it-IT"/>
        </w:rPr>
        <w:t>Secondo richiedente NDG”</w:t>
      </w:r>
    </w:p>
    <w:p w14:paraId="5BA4D0B1" w14:textId="4A4DA90F" w:rsidR="006E1D13" w:rsidRPr="001A600A" w:rsidRDefault="006E1D13" w:rsidP="00B5236E">
      <w:pPr>
        <w:pStyle w:val="ListParagraph"/>
        <w:numPr>
          <w:ilvl w:val="0"/>
          <w:numId w:val="33"/>
        </w:numPr>
        <w:ind w:left="2755" w:hanging="357"/>
        <w:rPr>
          <w:lang w:val="it-IT"/>
        </w:rPr>
      </w:pPr>
      <w:r w:rsidRPr="001A600A">
        <w:rPr>
          <w:lang w:val="it-IT"/>
        </w:rPr>
        <w:t>Valori ammessi:</w:t>
      </w:r>
      <w:r w:rsidR="002E046C" w:rsidRPr="001A600A">
        <w:rPr>
          <w:lang w:val="it-IT"/>
        </w:rPr>
        <w:t xml:space="preserve"> </w:t>
      </w:r>
      <w:r w:rsidR="00680619">
        <w:rPr>
          <w:lang w:val="it-IT"/>
        </w:rPr>
        <w:t xml:space="preserve"> “NDG</w:t>
      </w:r>
      <w:r w:rsidR="00F54F69">
        <w:rPr>
          <w:lang w:val="it-IT"/>
        </w:rPr>
        <w:t xml:space="preserve">” </w:t>
      </w:r>
      <w:r w:rsidR="000A1914" w:rsidRPr="001A600A">
        <w:rPr>
          <w:lang w:val="it-IT"/>
        </w:rPr>
        <w:t xml:space="preserve">del secondo richiedente </w:t>
      </w:r>
    </w:p>
    <w:p w14:paraId="46712756" w14:textId="4F740B9C" w:rsidR="00FA5C9E" w:rsidRPr="001A600A" w:rsidRDefault="008F3F57" w:rsidP="00B5236E">
      <w:pPr>
        <w:pStyle w:val="ListParagraph"/>
        <w:numPr>
          <w:ilvl w:val="2"/>
          <w:numId w:val="30"/>
        </w:numPr>
        <w:ind w:left="2035" w:hanging="357"/>
        <w:rPr>
          <w:lang w:val="it-IT"/>
        </w:rPr>
      </w:pPr>
      <w:r w:rsidRPr="001A600A">
        <w:rPr>
          <w:lang w:val="it-IT"/>
        </w:rPr>
        <w:t xml:space="preserve">Campo </w:t>
      </w:r>
      <w:r w:rsidR="00EC0BD4" w:rsidRPr="001A600A">
        <w:rPr>
          <w:lang w:val="it-IT"/>
        </w:rPr>
        <w:t>23</w:t>
      </w:r>
      <w:r w:rsidRPr="001A600A">
        <w:rPr>
          <w:lang w:val="it-IT"/>
        </w:rPr>
        <w:t>: “</w:t>
      </w:r>
      <w:r w:rsidR="0080262C" w:rsidRPr="001A600A">
        <w:rPr>
          <w:lang w:val="it-IT"/>
        </w:rPr>
        <w:t xml:space="preserve">Secondo richiedente </w:t>
      </w:r>
      <w:r w:rsidR="005B14D6" w:rsidRPr="001A600A">
        <w:rPr>
          <w:lang w:val="it-IT"/>
        </w:rPr>
        <w:t>Prospect”</w:t>
      </w:r>
    </w:p>
    <w:p w14:paraId="41D90A4F" w14:textId="205B9418" w:rsidR="006E1D13" w:rsidRPr="001A600A" w:rsidRDefault="006E1D13" w:rsidP="00B5236E">
      <w:pPr>
        <w:pStyle w:val="ListParagraph"/>
        <w:numPr>
          <w:ilvl w:val="0"/>
          <w:numId w:val="33"/>
        </w:numPr>
        <w:ind w:left="2755" w:hanging="357"/>
        <w:rPr>
          <w:lang w:val="it-IT"/>
        </w:rPr>
      </w:pPr>
      <w:r w:rsidRPr="001A600A">
        <w:rPr>
          <w:lang w:val="it-IT"/>
        </w:rPr>
        <w:t>Valori ammessi:</w:t>
      </w:r>
      <w:r w:rsidR="000A1914" w:rsidRPr="001A600A">
        <w:rPr>
          <w:lang w:val="it-IT"/>
        </w:rPr>
        <w:t xml:space="preserve"> </w:t>
      </w:r>
      <w:r w:rsidR="00680619">
        <w:rPr>
          <w:lang w:val="it-IT"/>
        </w:rPr>
        <w:t xml:space="preserve"> “NDG”</w:t>
      </w:r>
      <w:r w:rsidR="000A1914" w:rsidRPr="001A600A">
        <w:rPr>
          <w:lang w:val="it-IT"/>
        </w:rPr>
        <w:t>del secondo richiedente Pros</w:t>
      </w:r>
      <w:r w:rsidR="001C5D51" w:rsidRPr="001A600A">
        <w:rPr>
          <w:lang w:val="it-IT"/>
        </w:rPr>
        <w:t>pect</w:t>
      </w:r>
    </w:p>
    <w:p w14:paraId="32A95A0D" w14:textId="79340306" w:rsidR="005B14D6" w:rsidRDefault="005B14D6" w:rsidP="00B5236E">
      <w:pPr>
        <w:pStyle w:val="ListParagraph"/>
        <w:numPr>
          <w:ilvl w:val="2"/>
          <w:numId w:val="30"/>
        </w:numPr>
        <w:ind w:left="2035" w:hanging="357"/>
        <w:rPr>
          <w:lang w:val="it-IT"/>
        </w:rPr>
      </w:pPr>
      <w:r>
        <w:rPr>
          <w:lang w:val="it-IT"/>
        </w:rPr>
        <w:t xml:space="preserve">Campo </w:t>
      </w:r>
      <w:r w:rsidR="00EC0BD4">
        <w:rPr>
          <w:lang w:val="it-IT"/>
        </w:rPr>
        <w:t>24</w:t>
      </w:r>
      <w:r>
        <w:rPr>
          <w:lang w:val="it-IT"/>
        </w:rPr>
        <w:t>: “</w:t>
      </w:r>
      <w:r w:rsidR="008317CD">
        <w:rPr>
          <w:lang w:val="it-IT"/>
        </w:rPr>
        <w:t>Motivo Stato”</w:t>
      </w:r>
    </w:p>
    <w:p w14:paraId="1FE24D92" w14:textId="415DAE0D" w:rsidR="006552DF" w:rsidRPr="00BD2D35" w:rsidRDefault="006E1D13" w:rsidP="006552DF">
      <w:pPr>
        <w:pStyle w:val="ListParagraph"/>
        <w:numPr>
          <w:ilvl w:val="0"/>
          <w:numId w:val="33"/>
        </w:numPr>
        <w:ind w:left="2755" w:hanging="357"/>
        <w:rPr>
          <w:lang w:val="it-IT"/>
        </w:rPr>
      </w:pPr>
      <w:r>
        <w:rPr>
          <w:lang w:val="it-IT"/>
        </w:rPr>
        <w:t>Valori ammessi:</w:t>
      </w:r>
      <w:r w:rsidR="001C5D51">
        <w:rPr>
          <w:lang w:val="it-IT"/>
        </w:rPr>
        <w:t xml:space="preserve"> </w:t>
      </w:r>
      <w:r w:rsidR="00D00889">
        <w:rPr>
          <w:lang w:val="it-IT"/>
        </w:rPr>
        <w:t>opzioni possibili</w:t>
      </w:r>
      <w:r w:rsidR="001C5D51">
        <w:rPr>
          <w:lang w:val="it-IT"/>
        </w:rPr>
        <w:t xml:space="preserve"> </w:t>
      </w:r>
      <w:r w:rsidR="006552DF" w:rsidRPr="006552DF">
        <w:rPr>
          <w:lang w:val="it-IT"/>
        </w:rPr>
        <w:t xml:space="preserve"> </w:t>
      </w:r>
      <w:r w:rsidR="006552DF">
        <w:rPr>
          <w:lang w:val="it-IT"/>
        </w:rPr>
        <w:t>valori generati automaticamente in funzione del Campo 4</w:t>
      </w:r>
    </w:p>
    <w:p w14:paraId="0D4FFCAA" w14:textId="47C6A604" w:rsidR="006E1D13" w:rsidRPr="006E1D13" w:rsidRDefault="006E1D13" w:rsidP="00335F79">
      <w:pPr>
        <w:pStyle w:val="ListParagraph"/>
        <w:ind w:left="2755"/>
        <w:rPr>
          <w:lang w:val="it-IT"/>
        </w:rPr>
      </w:pPr>
    </w:p>
    <w:p w14:paraId="2E684ACB" w14:textId="4090C649" w:rsidR="008317CD" w:rsidRPr="00473528" w:rsidRDefault="008317CD" w:rsidP="00B5236E">
      <w:pPr>
        <w:pStyle w:val="ListParagraph"/>
        <w:numPr>
          <w:ilvl w:val="2"/>
          <w:numId w:val="30"/>
        </w:numPr>
        <w:ind w:left="2035" w:hanging="357"/>
        <w:rPr>
          <w:lang w:val="it-IT"/>
        </w:rPr>
      </w:pPr>
      <w:r>
        <w:rPr>
          <w:lang w:val="it-IT"/>
        </w:rPr>
        <w:t xml:space="preserve">Campo </w:t>
      </w:r>
      <w:r w:rsidR="00EC0BD4">
        <w:rPr>
          <w:lang w:val="it-IT"/>
        </w:rPr>
        <w:t>25</w:t>
      </w:r>
      <w:r>
        <w:rPr>
          <w:lang w:val="it-IT"/>
        </w:rPr>
        <w:t xml:space="preserve">: </w:t>
      </w:r>
      <w:r w:rsidRPr="00473528">
        <w:rPr>
          <w:lang w:val="it-IT"/>
        </w:rPr>
        <w:t>“</w:t>
      </w:r>
      <w:r w:rsidR="00D17370" w:rsidRPr="00473528">
        <w:rPr>
          <w:lang w:val="it-IT"/>
        </w:rPr>
        <w:t>Canale lead mutui”</w:t>
      </w:r>
    </w:p>
    <w:p w14:paraId="7070C2D6" w14:textId="41EAFF7D" w:rsidR="006E1D13" w:rsidRPr="00473528" w:rsidRDefault="006E1D13" w:rsidP="00B5236E">
      <w:pPr>
        <w:pStyle w:val="ListParagraph"/>
        <w:numPr>
          <w:ilvl w:val="0"/>
          <w:numId w:val="33"/>
        </w:numPr>
        <w:ind w:left="2755" w:hanging="357"/>
        <w:rPr>
          <w:lang w:val="it-IT"/>
        </w:rPr>
      </w:pPr>
      <w:r w:rsidRPr="00473528">
        <w:rPr>
          <w:lang w:val="it-IT"/>
        </w:rPr>
        <w:t>Valori ammessi:</w:t>
      </w:r>
      <w:r w:rsidR="00473528">
        <w:rPr>
          <w:lang w:val="it-IT"/>
        </w:rPr>
        <w:t xml:space="preserve"> “Mutuo adesso”, “Mutuo adesso_ Lead breve”, “ Mutui online”, “Mutui.it”, “Telemutuo”, “Mutui si”, “Mutuisupermarket”, “Immobiliare”, “Facebook”, “N/A”</w:t>
      </w:r>
    </w:p>
    <w:p w14:paraId="052E0679" w14:textId="6F8D0C1B" w:rsidR="00D17370" w:rsidRPr="00473528" w:rsidRDefault="00D17370" w:rsidP="00B5236E">
      <w:pPr>
        <w:pStyle w:val="ListParagraph"/>
        <w:numPr>
          <w:ilvl w:val="2"/>
          <w:numId w:val="30"/>
        </w:numPr>
        <w:ind w:left="2035" w:hanging="357"/>
        <w:rPr>
          <w:lang w:val="it-IT"/>
        </w:rPr>
      </w:pPr>
      <w:r w:rsidRPr="00473528">
        <w:rPr>
          <w:lang w:val="it-IT"/>
        </w:rPr>
        <w:t xml:space="preserve">Campo </w:t>
      </w:r>
      <w:r w:rsidR="00EC0BD4" w:rsidRPr="00473528">
        <w:rPr>
          <w:lang w:val="it-IT"/>
        </w:rPr>
        <w:t>26</w:t>
      </w:r>
      <w:r w:rsidRPr="00473528">
        <w:rPr>
          <w:lang w:val="it-IT"/>
        </w:rPr>
        <w:t>: “Proprietario</w:t>
      </w:r>
      <w:r w:rsidR="00793D07" w:rsidRPr="00473528">
        <w:rPr>
          <w:lang w:val="it-IT"/>
        </w:rPr>
        <w:t>”</w:t>
      </w:r>
    </w:p>
    <w:p w14:paraId="2619BF7F" w14:textId="0839D7DE" w:rsidR="006E1D13" w:rsidRPr="00473528" w:rsidRDefault="006E1D13" w:rsidP="00B5236E">
      <w:pPr>
        <w:pStyle w:val="ListParagraph"/>
        <w:numPr>
          <w:ilvl w:val="0"/>
          <w:numId w:val="33"/>
        </w:numPr>
        <w:ind w:left="2755" w:hanging="357"/>
        <w:rPr>
          <w:lang w:val="it-IT"/>
        </w:rPr>
      </w:pPr>
      <w:r w:rsidRPr="00473528">
        <w:rPr>
          <w:lang w:val="it-IT"/>
        </w:rPr>
        <w:t>Valori ammessi:</w:t>
      </w:r>
      <w:r w:rsidR="009246A1" w:rsidRPr="00473528">
        <w:rPr>
          <w:lang w:val="it-IT"/>
        </w:rPr>
        <w:t xml:space="preserve"> “Nome” </w:t>
      </w:r>
      <w:r w:rsidR="008405A1" w:rsidRPr="00335F79">
        <w:rPr>
          <w:lang w:val="it-IT"/>
        </w:rPr>
        <w:t xml:space="preserve">e “Cognome” </w:t>
      </w:r>
      <w:r w:rsidR="006C4D0D" w:rsidRPr="00473528">
        <w:rPr>
          <w:lang w:val="it-IT"/>
        </w:rPr>
        <w:t>del titolare dell’</w:t>
      </w:r>
      <w:r w:rsidR="00170456" w:rsidRPr="00473528">
        <w:rPr>
          <w:lang w:val="it-IT"/>
        </w:rPr>
        <w:t>immobile oggetto della richiesta</w:t>
      </w:r>
    </w:p>
    <w:p w14:paraId="43190EEF" w14:textId="5E82B774" w:rsidR="009B7E06" w:rsidRDefault="00510D84" w:rsidP="00B5236E">
      <w:pPr>
        <w:pStyle w:val="ListParagraph"/>
        <w:numPr>
          <w:ilvl w:val="0"/>
          <w:numId w:val="31"/>
        </w:numPr>
        <w:ind w:left="1434" w:hanging="357"/>
        <w:rPr>
          <w:lang w:val="it-IT"/>
        </w:rPr>
      </w:pPr>
      <w:r>
        <w:rPr>
          <w:lang w:val="it-IT"/>
        </w:rPr>
        <w:t>Riferimenti Primo richiedente</w:t>
      </w:r>
    </w:p>
    <w:p w14:paraId="69D71BB5" w14:textId="72E9E17C" w:rsidR="00BC3D50" w:rsidRDefault="00BC3D50" w:rsidP="00B5236E">
      <w:pPr>
        <w:pStyle w:val="ListParagraph"/>
        <w:numPr>
          <w:ilvl w:val="2"/>
          <w:numId w:val="30"/>
        </w:numPr>
        <w:ind w:left="2035" w:hanging="357"/>
        <w:rPr>
          <w:lang w:val="it-IT"/>
        </w:rPr>
      </w:pPr>
      <w:r>
        <w:rPr>
          <w:lang w:val="it-IT"/>
        </w:rPr>
        <w:t xml:space="preserve">Campo </w:t>
      </w:r>
      <w:r w:rsidR="00EC0BD4">
        <w:rPr>
          <w:lang w:val="it-IT"/>
        </w:rPr>
        <w:t>27</w:t>
      </w:r>
      <w:r>
        <w:rPr>
          <w:lang w:val="it-IT"/>
        </w:rPr>
        <w:t>: “</w:t>
      </w:r>
      <w:r w:rsidR="00A54B54">
        <w:rPr>
          <w:lang w:val="it-IT"/>
        </w:rPr>
        <w:t>NDG” del primo richiedente</w:t>
      </w:r>
    </w:p>
    <w:p w14:paraId="356C93DF" w14:textId="546F40C9" w:rsidR="006E1D13" w:rsidRPr="006E1D13" w:rsidRDefault="006E1D13" w:rsidP="00B5236E">
      <w:pPr>
        <w:pStyle w:val="ListParagraph"/>
        <w:numPr>
          <w:ilvl w:val="0"/>
          <w:numId w:val="33"/>
        </w:numPr>
        <w:ind w:left="2755" w:hanging="357"/>
        <w:rPr>
          <w:lang w:val="it-IT"/>
        </w:rPr>
      </w:pPr>
      <w:r>
        <w:rPr>
          <w:lang w:val="it-IT"/>
        </w:rPr>
        <w:t>Valori ammessi:</w:t>
      </w:r>
      <w:r w:rsidR="00C84903">
        <w:rPr>
          <w:lang w:val="it-IT"/>
        </w:rPr>
        <w:t xml:space="preserve"> output da sistema </w:t>
      </w:r>
      <w:r w:rsidR="00262E44">
        <w:rPr>
          <w:lang w:val="it-IT"/>
        </w:rPr>
        <w:t>con “NDG” del</w:t>
      </w:r>
      <w:r w:rsidR="009671AF">
        <w:rPr>
          <w:lang w:val="it-IT"/>
        </w:rPr>
        <w:t xml:space="preserve"> cliente richiedente</w:t>
      </w:r>
    </w:p>
    <w:p w14:paraId="7F476DEA" w14:textId="4442F444" w:rsidR="00A54B54" w:rsidRDefault="00A54B54" w:rsidP="00B5236E">
      <w:pPr>
        <w:pStyle w:val="ListParagraph"/>
        <w:numPr>
          <w:ilvl w:val="2"/>
          <w:numId w:val="30"/>
        </w:numPr>
        <w:ind w:left="2035" w:hanging="357"/>
        <w:rPr>
          <w:lang w:val="it-IT"/>
        </w:rPr>
      </w:pPr>
      <w:r>
        <w:rPr>
          <w:lang w:val="it-IT"/>
        </w:rPr>
        <w:t>Campo 2</w:t>
      </w:r>
      <w:r w:rsidR="00EC0BD4">
        <w:rPr>
          <w:lang w:val="it-IT"/>
        </w:rPr>
        <w:t>8</w:t>
      </w:r>
      <w:r w:rsidR="00F36214">
        <w:rPr>
          <w:lang w:val="it-IT"/>
        </w:rPr>
        <w:t>:</w:t>
      </w:r>
      <w:r>
        <w:rPr>
          <w:lang w:val="it-IT"/>
        </w:rPr>
        <w:t xml:space="preserve"> </w:t>
      </w:r>
      <w:r w:rsidR="00F36214">
        <w:rPr>
          <w:lang w:val="it-IT"/>
        </w:rPr>
        <w:t>“Gestore”</w:t>
      </w:r>
    </w:p>
    <w:p w14:paraId="6E79058F" w14:textId="7A27BCC3" w:rsidR="006E1D13" w:rsidRPr="006E1D13" w:rsidRDefault="006E1D13" w:rsidP="00B5236E">
      <w:pPr>
        <w:pStyle w:val="ListParagraph"/>
        <w:numPr>
          <w:ilvl w:val="0"/>
          <w:numId w:val="33"/>
        </w:numPr>
        <w:ind w:left="2755" w:hanging="357"/>
        <w:rPr>
          <w:lang w:val="it-IT"/>
        </w:rPr>
      </w:pPr>
      <w:r>
        <w:rPr>
          <w:lang w:val="it-IT"/>
        </w:rPr>
        <w:t>Valori ammessi:</w:t>
      </w:r>
      <w:r w:rsidR="009671AF">
        <w:rPr>
          <w:lang w:val="it-IT"/>
        </w:rPr>
        <w:t xml:space="preserve"> “Nome” </w:t>
      </w:r>
      <w:r w:rsidR="00A51927">
        <w:rPr>
          <w:lang w:val="it-IT"/>
        </w:rPr>
        <w:t xml:space="preserve">e “Cognome” </w:t>
      </w:r>
      <w:r w:rsidR="009671AF">
        <w:rPr>
          <w:lang w:val="it-IT"/>
        </w:rPr>
        <w:t>del gestore che ha in carico la richiesta</w:t>
      </w:r>
    </w:p>
    <w:p w14:paraId="7D7465B0" w14:textId="11826E39" w:rsidR="00671902" w:rsidRDefault="00F36214" w:rsidP="00B5236E">
      <w:pPr>
        <w:pStyle w:val="ListParagraph"/>
        <w:numPr>
          <w:ilvl w:val="2"/>
          <w:numId w:val="30"/>
        </w:numPr>
        <w:ind w:left="2035" w:hanging="357"/>
        <w:rPr>
          <w:lang w:val="it-IT"/>
        </w:rPr>
      </w:pPr>
      <w:r>
        <w:rPr>
          <w:lang w:val="it-IT"/>
        </w:rPr>
        <w:t xml:space="preserve">Campo </w:t>
      </w:r>
      <w:r w:rsidR="00EC0BD4">
        <w:rPr>
          <w:lang w:val="it-IT"/>
        </w:rPr>
        <w:t>29</w:t>
      </w:r>
      <w:r w:rsidR="00AF6B9E">
        <w:rPr>
          <w:lang w:val="it-IT"/>
        </w:rPr>
        <w:t xml:space="preserve">: </w:t>
      </w:r>
      <w:r w:rsidR="00671902">
        <w:rPr>
          <w:lang w:val="it-IT"/>
        </w:rPr>
        <w:t>“Incagli”</w:t>
      </w:r>
    </w:p>
    <w:p w14:paraId="0E6DCC42" w14:textId="7A3B2785" w:rsidR="006E1D13" w:rsidRDefault="00BE22D3" w:rsidP="00B5236E">
      <w:pPr>
        <w:pStyle w:val="ListParagraph"/>
        <w:numPr>
          <w:ilvl w:val="0"/>
          <w:numId w:val="33"/>
        </w:numPr>
        <w:ind w:left="2755" w:hanging="357"/>
        <w:rPr>
          <w:lang w:val="it-IT"/>
        </w:rPr>
      </w:pPr>
      <w:r>
        <w:rPr>
          <w:lang w:val="it-IT"/>
        </w:rPr>
        <w:t>Valori ammessi:</w:t>
      </w:r>
      <w:r w:rsidR="00F61461">
        <w:rPr>
          <w:lang w:val="it-IT"/>
        </w:rPr>
        <w:t xml:space="preserve"> “Sì”, “No”</w:t>
      </w:r>
    </w:p>
    <w:p w14:paraId="6A783A83" w14:textId="3EA5CE74" w:rsidR="00F36214" w:rsidRDefault="00671902" w:rsidP="00B5236E">
      <w:pPr>
        <w:pStyle w:val="ListParagraph"/>
        <w:numPr>
          <w:ilvl w:val="2"/>
          <w:numId w:val="30"/>
        </w:numPr>
        <w:ind w:left="2035" w:hanging="357"/>
        <w:rPr>
          <w:lang w:val="it-IT"/>
        </w:rPr>
      </w:pPr>
      <w:r>
        <w:rPr>
          <w:lang w:val="it-IT"/>
        </w:rPr>
        <w:t xml:space="preserve">Campo </w:t>
      </w:r>
      <w:r w:rsidR="00EC0BD4">
        <w:rPr>
          <w:lang w:val="it-IT"/>
        </w:rPr>
        <w:t>30</w:t>
      </w:r>
      <w:r>
        <w:rPr>
          <w:lang w:val="it-IT"/>
        </w:rPr>
        <w:t>: “Data inizio incagli”</w:t>
      </w:r>
      <w:r w:rsidR="00F36214">
        <w:rPr>
          <w:lang w:val="it-IT"/>
        </w:rPr>
        <w:t xml:space="preserve"> </w:t>
      </w:r>
    </w:p>
    <w:p w14:paraId="0AAFD703" w14:textId="277E6C68" w:rsidR="00BE22D3" w:rsidRPr="00BE22D3" w:rsidRDefault="00BE22D3" w:rsidP="00B5236E">
      <w:pPr>
        <w:pStyle w:val="ListParagraph"/>
        <w:numPr>
          <w:ilvl w:val="0"/>
          <w:numId w:val="33"/>
        </w:numPr>
        <w:ind w:left="2755" w:hanging="357"/>
        <w:rPr>
          <w:lang w:val="it-IT"/>
        </w:rPr>
      </w:pPr>
      <w:r>
        <w:rPr>
          <w:lang w:val="it-IT"/>
        </w:rPr>
        <w:t>Valori ammessi:</w:t>
      </w:r>
      <w:r w:rsidR="00F61461">
        <w:rPr>
          <w:lang w:val="it-IT"/>
        </w:rPr>
        <w:t xml:space="preserve"> </w:t>
      </w:r>
      <w:r w:rsidR="00F61461" w:rsidRPr="00F35273">
        <w:rPr>
          <w:lang w:val="it-IT"/>
        </w:rPr>
        <w:t>dat</w:t>
      </w:r>
      <w:r w:rsidR="00F61461">
        <w:rPr>
          <w:lang w:val="it-IT"/>
        </w:rPr>
        <w:t>a</w:t>
      </w:r>
      <w:r w:rsidR="00F61461" w:rsidRPr="00F35273">
        <w:rPr>
          <w:lang w:val="it-IT"/>
        </w:rPr>
        <w:t xml:space="preserve"> in formato dd/</w:t>
      </w:r>
      <w:r w:rsidR="00F61461">
        <w:rPr>
          <w:lang w:val="it-IT"/>
        </w:rPr>
        <w:t>mm</w:t>
      </w:r>
      <w:r w:rsidR="00F61461" w:rsidRPr="00F35273">
        <w:rPr>
          <w:lang w:val="it-IT"/>
        </w:rPr>
        <w:t>/yyyy</w:t>
      </w:r>
    </w:p>
    <w:p w14:paraId="5D77B645" w14:textId="1F850088" w:rsidR="00F36214" w:rsidRDefault="00671902" w:rsidP="00B5236E">
      <w:pPr>
        <w:pStyle w:val="ListParagraph"/>
        <w:numPr>
          <w:ilvl w:val="2"/>
          <w:numId w:val="30"/>
        </w:numPr>
        <w:ind w:left="2035" w:hanging="357"/>
        <w:rPr>
          <w:lang w:val="it-IT"/>
        </w:rPr>
      </w:pPr>
      <w:r>
        <w:rPr>
          <w:lang w:val="it-IT"/>
        </w:rPr>
        <w:t xml:space="preserve">Campo </w:t>
      </w:r>
      <w:r w:rsidR="00EC0BD4">
        <w:rPr>
          <w:lang w:val="it-IT"/>
        </w:rPr>
        <w:t>31</w:t>
      </w:r>
      <w:r>
        <w:rPr>
          <w:lang w:val="it-IT"/>
        </w:rPr>
        <w:t>: “Data fine incagli”</w:t>
      </w:r>
    </w:p>
    <w:p w14:paraId="769C7FE5" w14:textId="0601ED4C" w:rsidR="00BE22D3" w:rsidRPr="00BE22D3" w:rsidRDefault="00BE22D3" w:rsidP="00B5236E">
      <w:pPr>
        <w:pStyle w:val="ListParagraph"/>
        <w:numPr>
          <w:ilvl w:val="0"/>
          <w:numId w:val="33"/>
        </w:numPr>
        <w:ind w:left="2755" w:hanging="357"/>
        <w:rPr>
          <w:lang w:val="it-IT"/>
        </w:rPr>
      </w:pPr>
      <w:r>
        <w:rPr>
          <w:lang w:val="it-IT"/>
        </w:rPr>
        <w:t>Valori ammessi:</w:t>
      </w:r>
      <w:r w:rsidR="00F61461">
        <w:rPr>
          <w:lang w:val="it-IT"/>
        </w:rPr>
        <w:t xml:space="preserve"> </w:t>
      </w:r>
      <w:r w:rsidR="00F61461" w:rsidRPr="00F35273">
        <w:rPr>
          <w:lang w:val="it-IT"/>
        </w:rPr>
        <w:t>dat</w:t>
      </w:r>
      <w:r w:rsidR="00F61461">
        <w:rPr>
          <w:lang w:val="it-IT"/>
        </w:rPr>
        <w:t>a</w:t>
      </w:r>
      <w:r w:rsidR="00F61461" w:rsidRPr="00F35273">
        <w:rPr>
          <w:lang w:val="it-IT"/>
        </w:rPr>
        <w:t xml:space="preserve"> in formato dd/</w:t>
      </w:r>
      <w:r w:rsidR="00F61461">
        <w:rPr>
          <w:lang w:val="it-IT"/>
        </w:rPr>
        <w:t>mm</w:t>
      </w:r>
      <w:r w:rsidR="00F61461" w:rsidRPr="00F35273">
        <w:rPr>
          <w:lang w:val="it-IT"/>
        </w:rPr>
        <w:t>/yyyy</w:t>
      </w:r>
    </w:p>
    <w:p w14:paraId="52D45F94" w14:textId="2210937B" w:rsidR="00671902" w:rsidRDefault="00671902" w:rsidP="00B5236E">
      <w:pPr>
        <w:pStyle w:val="ListParagraph"/>
        <w:numPr>
          <w:ilvl w:val="2"/>
          <w:numId w:val="30"/>
        </w:numPr>
        <w:ind w:left="2035" w:hanging="357"/>
        <w:rPr>
          <w:lang w:val="it-IT"/>
        </w:rPr>
      </w:pPr>
      <w:r>
        <w:rPr>
          <w:lang w:val="it-IT"/>
        </w:rPr>
        <w:t xml:space="preserve">Campo </w:t>
      </w:r>
      <w:r w:rsidR="00EC0BD4">
        <w:rPr>
          <w:lang w:val="it-IT"/>
        </w:rPr>
        <w:t>32</w:t>
      </w:r>
      <w:r>
        <w:rPr>
          <w:lang w:val="it-IT"/>
        </w:rPr>
        <w:t>: “</w:t>
      </w:r>
      <w:r w:rsidR="00707256">
        <w:rPr>
          <w:lang w:val="it-IT"/>
        </w:rPr>
        <w:t>Sofferenze”</w:t>
      </w:r>
    </w:p>
    <w:p w14:paraId="214BAE2C" w14:textId="0E2875B3" w:rsidR="00BE22D3" w:rsidRPr="00BE22D3" w:rsidRDefault="00BE22D3" w:rsidP="00B5236E">
      <w:pPr>
        <w:pStyle w:val="ListParagraph"/>
        <w:numPr>
          <w:ilvl w:val="0"/>
          <w:numId w:val="33"/>
        </w:numPr>
        <w:ind w:left="2755" w:hanging="357"/>
        <w:rPr>
          <w:lang w:val="it-IT"/>
        </w:rPr>
      </w:pPr>
      <w:r>
        <w:rPr>
          <w:lang w:val="it-IT"/>
        </w:rPr>
        <w:t>Valori ammessi:</w:t>
      </w:r>
      <w:r w:rsidR="00F61461">
        <w:rPr>
          <w:lang w:val="it-IT"/>
        </w:rPr>
        <w:t xml:space="preserve"> “Sì”, “No”</w:t>
      </w:r>
    </w:p>
    <w:p w14:paraId="67D7F9C2" w14:textId="08636324" w:rsidR="00707256" w:rsidRDefault="00707256" w:rsidP="00B5236E">
      <w:pPr>
        <w:pStyle w:val="ListParagraph"/>
        <w:numPr>
          <w:ilvl w:val="2"/>
          <w:numId w:val="30"/>
        </w:numPr>
        <w:ind w:left="2035" w:hanging="357"/>
        <w:rPr>
          <w:lang w:val="it-IT"/>
        </w:rPr>
      </w:pPr>
      <w:r>
        <w:rPr>
          <w:lang w:val="it-IT"/>
        </w:rPr>
        <w:t xml:space="preserve">Campo </w:t>
      </w:r>
      <w:r w:rsidR="00EC0BD4">
        <w:rPr>
          <w:lang w:val="it-IT"/>
        </w:rPr>
        <w:t>33</w:t>
      </w:r>
      <w:r>
        <w:rPr>
          <w:lang w:val="it-IT"/>
        </w:rPr>
        <w:t>: “Data inizio sofferenze”</w:t>
      </w:r>
    </w:p>
    <w:p w14:paraId="5625CE7F" w14:textId="2BC0EB2A" w:rsidR="00BE22D3" w:rsidRPr="00BE22D3" w:rsidRDefault="00BE22D3" w:rsidP="00B5236E">
      <w:pPr>
        <w:pStyle w:val="ListParagraph"/>
        <w:numPr>
          <w:ilvl w:val="0"/>
          <w:numId w:val="33"/>
        </w:numPr>
        <w:ind w:left="2755" w:hanging="357"/>
        <w:rPr>
          <w:lang w:val="it-IT"/>
        </w:rPr>
      </w:pPr>
      <w:r>
        <w:rPr>
          <w:lang w:val="it-IT"/>
        </w:rPr>
        <w:t>Valori ammessi:</w:t>
      </w:r>
      <w:r w:rsidR="00F61461">
        <w:rPr>
          <w:lang w:val="it-IT"/>
        </w:rPr>
        <w:t xml:space="preserve"> </w:t>
      </w:r>
      <w:r w:rsidR="00F61461" w:rsidRPr="00F35273">
        <w:rPr>
          <w:lang w:val="it-IT"/>
        </w:rPr>
        <w:t>dat</w:t>
      </w:r>
      <w:r w:rsidR="00F61461">
        <w:rPr>
          <w:lang w:val="it-IT"/>
        </w:rPr>
        <w:t>a</w:t>
      </w:r>
      <w:r w:rsidR="00F61461" w:rsidRPr="00F35273">
        <w:rPr>
          <w:lang w:val="it-IT"/>
        </w:rPr>
        <w:t xml:space="preserve"> in formato dd/</w:t>
      </w:r>
      <w:r w:rsidR="00F61461">
        <w:rPr>
          <w:lang w:val="it-IT"/>
        </w:rPr>
        <w:t>mm</w:t>
      </w:r>
      <w:r w:rsidR="00F61461" w:rsidRPr="00F35273">
        <w:rPr>
          <w:lang w:val="it-IT"/>
        </w:rPr>
        <w:t>/yyyy</w:t>
      </w:r>
    </w:p>
    <w:p w14:paraId="6AA6B0E4" w14:textId="725988E0" w:rsidR="00707256" w:rsidRDefault="00707256" w:rsidP="00B5236E">
      <w:pPr>
        <w:pStyle w:val="ListParagraph"/>
        <w:numPr>
          <w:ilvl w:val="2"/>
          <w:numId w:val="30"/>
        </w:numPr>
        <w:ind w:left="2035" w:hanging="357"/>
        <w:rPr>
          <w:lang w:val="it-IT"/>
        </w:rPr>
      </w:pPr>
      <w:r>
        <w:rPr>
          <w:lang w:val="it-IT"/>
        </w:rPr>
        <w:t xml:space="preserve">Campo </w:t>
      </w:r>
      <w:r w:rsidR="00EC0BD4">
        <w:rPr>
          <w:lang w:val="it-IT"/>
        </w:rPr>
        <w:t>34</w:t>
      </w:r>
      <w:r>
        <w:rPr>
          <w:lang w:val="it-IT"/>
        </w:rPr>
        <w:t xml:space="preserve">: “Data </w:t>
      </w:r>
      <w:r w:rsidR="00AC7EE2">
        <w:rPr>
          <w:lang w:val="it-IT"/>
        </w:rPr>
        <w:t>fine sofferenze”</w:t>
      </w:r>
    </w:p>
    <w:p w14:paraId="6F2E701D" w14:textId="0C01976C" w:rsidR="00BE22D3" w:rsidRPr="00BE22D3" w:rsidRDefault="00BE22D3" w:rsidP="00B5236E">
      <w:pPr>
        <w:pStyle w:val="ListParagraph"/>
        <w:numPr>
          <w:ilvl w:val="0"/>
          <w:numId w:val="33"/>
        </w:numPr>
        <w:ind w:left="2755" w:hanging="357"/>
        <w:rPr>
          <w:lang w:val="it-IT"/>
        </w:rPr>
      </w:pPr>
      <w:r>
        <w:rPr>
          <w:lang w:val="it-IT"/>
        </w:rPr>
        <w:t>Valori ammessi:</w:t>
      </w:r>
      <w:r w:rsidR="00F61461">
        <w:rPr>
          <w:lang w:val="it-IT"/>
        </w:rPr>
        <w:t xml:space="preserve"> </w:t>
      </w:r>
      <w:r w:rsidR="00F61461" w:rsidRPr="00F35273">
        <w:rPr>
          <w:lang w:val="it-IT"/>
        </w:rPr>
        <w:t>dat</w:t>
      </w:r>
      <w:r w:rsidR="00F61461">
        <w:rPr>
          <w:lang w:val="it-IT"/>
        </w:rPr>
        <w:t>a</w:t>
      </w:r>
      <w:r w:rsidR="00F61461" w:rsidRPr="00F35273">
        <w:rPr>
          <w:lang w:val="it-IT"/>
        </w:rPr>
        <w:t xml:space="preserve"> in formato dd/</w:t>
      </w:r>
      <w:r w:rsidR="00F61461">
        <w:rPr>
          <w:lang w:val="it-IT"/>
        </w:rPr>
        <w:t>mm</w:t>
      </w:r>
      <w:r w:rsidR="00F61461" w:rsidRPr="00F35273">
        <w:rPr>
          <w:lang w:val="it-IT"/>
        </w:rPr>
        <w:t>/yyyy</w:t>
      </w:r>
    </w:p>
    <w:p w14:paraId="1828F851" w14:textId="6E575C67" w:rsidR="00AC7EE2" w:rsidRPr="00F54F69" w:rsidRDefault="00AC7EE2" w:rsidP="00B5236E">
      <w:pPr>
        <w:pStyle w:val="ListParagraph"/>
        <w:numPr>
          <w:ilvl w:val="2"/>
          <w:numId w:val="30"/>
        </w:numPr>
        <w:ind w:left="2035" w:hanging="357"/>
        <w:rPr>
          <w:lang w:val="it-IT"/>
        </w:rPr>
      </w:pPr>
      <w:r w:rsidRPr="00F54F69">
        <w:rPr>
          <w:lang w:val="it-IT"/>
        </w:rPr>
        <w:t xml:space="preserve">Campo </w:t>
      </w:r>
      <w:r w:rsidR="00EC0BD4" w:rsidRPr="00F54F69">
        <w:rPr>
          <w:lang w:val="it-IT"/>
        </w:rPr>
        <w:t>35</w:t>
      </w:r>
      <w:r w:rsidRPr="00F54F69">
        <w:rPr>
          <w:lang w:val="it-IT"/>
        </w:rPr>
        <w:t>: “</w:t>
      </w:r>
      <w:r w:rsidR="004D07C4" w:rsidRPr="00F54F69">
        <w:rPr>
          <w:lang w:val="it-IT"/>
        </w:rPr>
        <w:t>Già cliente banca pres</w:t>
      </w:r>
      <w:r w:rsidR="004E5EF2" w:rsidRPr="00F54F69">
        <w:rPr>
          <w:lang w:val="it-IT"/>
        </w:rPr>
        <w:t>”</w:t>
      </w:r>
    </w:p>
    <w:p w14:paraId="5D99ED56" w14:textId="1F4CCD77" w:rsidR="00BE22D3" w:rsidRPr="00F54F69" w:rsidRDefault="00BE22D3" w:rsidP="00B5236E">
      <w:pPr>
        <w:pStyle w:val="ListParagraph"/>
        <w:numPr>
          <w:ilvl w:val="0"/>
          <w:numId w:val="33"/>
        </w:numPr>
        <w:ind w:left="2755" w:hanging="357"/>
        <w:rPr>
          <w:lang w:val="it-IT"/>
        </w:rPr>
      </w:pPr>
      <w:r w:rsidRPr="00F54F69">
        <w:rPr>
          <w:lang w:val="it-IT"/>
        </w:rPr>
        <w:t>Valori ammessi:</w:t>
      </w:r>
      <w:r w:rsidR="00092237" w:rsidRPr="00F54F69">
        <w:rPr>
          <w:lang w:val="it-IT"/>
        </w:rPr>
        <w:t xml:space="preserve"> “Sì”, “No”</w:t>
      </w:r>
    </w:p>
    <w:p w14:paraId="4AA2CD85" w14:textId="0154C119" w:rsidR="00DC0547" w:rsidRDefault="009B69D8" w:rsidP="00B5236E">
      <w:pPr>
        <w:pStyle w:val="ListParagraph"/>
        <w:numPr>
          <w:ilvl w:val="2"/>
          <w:numId w:val="30"/>
        </w:numPr>
        <w:ind w:left="2035" w:hanging="357"/>
        <w:rPr>
          <w:lang w:val="it-IT"/>
        </w:rPr>
      </w:pPr>
      <w:r>
        <w:rPr>
          <w:lang w:val="it-IT"/>
        </w:rPr>
        <w:t>Cam</w:t>
      </w:r>
      <w:r w:rsidR="00CD19C2">
        <w:rPr>
          <w:lang w:val="it-IT"/>
        </w:rPr>
        <w:t xml:space="preserve">po </w:t>
      </w:r>
      <w:r w:rsidR="00EC0BD4">
        <w:rPr>
          <w:lang w:val="it-IT"/>
        </w:rPr>
        <w:t>36</w:t>
      </w:r>
      <w:r w:rsidR="00CD19C2">
        <w:rPr>
          <w:lang w:val="it-IT"/>
        </w:rPr>
        <w:t xml:space="preserve">: “Nome” </w:t>
      </w:r>
    </w:p>
    <w:p w14:paraId="6409F963" w14:textId="3389F504" w:rsidR="00BE22D3" w:rsidRPr="00BE22D3" w:rsidRDefault="00BE22D3" w:rsidP="00B5236E">
      <w:pPr>
        <w:pStyle w:val="ListParagraph"/>
        <w:numPr>
          <w:ilvl w:val="0"/>
          <w:numId w:val="33"/>
        </w:numPr>
        <w:ind w:left="2755" w:hanging="357"/>
        <w:rPr>
          <w:lang w:val="it-IT"/>
        </w:rPr>
      </w:pPr>
      <w:r>
        <w:rPr>
          <w:lang w:val="it-IT"/>
        </w:rPr>
        <w:t>Valori ammessi:</w:t>
      </w:r>
      <w:r w:rsidR="00A57FDD">
        <w:rPr>
          <w:lang w:val="it-IT"/>
        </w:rPr>
        <w:t xml:space="preserve"> “Nome” del primo richiedente</w:t>
      </w:r>
      <w:r w:rsidR="00C10204">
        <w:rPr>
          <w:lang w:val="it-IT"/>
        </w:rPr>
        <w:t xml:space="preserve"> (campo obbligatorio)</w:t>
      </w:r>
    </w:p>
    <w:p w14:paraId="6B83003D" w14:textId="4445FC08" w:rsidR="00770091" w:rsidRDefault="00770091" w:rsidP="00B5236E">
      <w:pPr>
        <w:pStyle w:val="ListParagraph"/>
        <w:numPr>
          <w:ilvl w:val="2"/>
          <w:numId w:val="30"/>
        </w:numPr>
        <w:ind w:left="2035" w:hanging="357"/>
        <w:rPr>
          <w:lang w:val="it-IT"/>
        </w:rPr>
      </w:pPr>
      <w:r>
        <w:rPr>
          <w:lang w:val="it-IT"/>
        </w:rPr>
        <w:t xml:space="preserve">Campo </w:t>
      </w:r>
      <w:r w:rsidR="00EC0BD4">
        <w:rPr>
          <w:lang w:val="it-IT"/>
        </w:rPr>
        <w:t>37</w:t>
      </w:r>
      <w:r w:rsidR="009D4EA4">
        <w:rPr>
          <w:lang w:val="it-IT"/>
        </w:rPr>
        <w:t>: “C</w:t>
      </w:r>
      <w:r w:rsidR="00EE5476">
        <w:rPr>
          <w:lang w:val="it-IT"/>
        </w:rPr>
        <w:t>odice fiscale</w:t>
      </w:r>
      <w:r w:rsidR="009D4EA4">
        <w:rPr>
          <w:lang w:val="it-IT"/>
        </w:rPr>
        <w:t>”</w:t>
      </w:r>
    </w:p>
    <w:p w14:paraId="053B9B67" w14:textId="78765BDD" w:rsidR="00BE22D3" w:rsidRPr="00BE22D3" w:rsidRDefault="00BE22D3" w:rsidP="00B5236E">
      <w:pPr>
        <w:pStyle w:val="ListParagraph"/>
        <w:numPr>
          <w:ilvl w:val="0"/>
          <w:numId w:val="33"/>
        </w:numPr>
        <w:ind w:left="2755" w:hanging="357"/>
        <w:rPr>
          <w:lang w:val="it-IT"/>
        </w:rPr>
      </w:pPr>
      <w:r>
        <w:rPr>
          <w:lang w:val="it-IT"/>
        </w:rPr>
        <w:t>Valori ammessi:</w:t>
      </w:r>
      <w:r w:rsidR="006A0EEA">
        <w:rPr>
          <w:lang w:val="it-IT"/>
        </w:rPr>
        <w:t xml:space="preserve"> “Codice fiscale” del primo richiedente</w:t>
      </w:r>
      <w:r w:rsidR="00C10204">
        <w:rPr>
          <w:lang w:val="it-IT"/>
        </w:rPr>
        <w:t xml:space="preserve"> (campo obbligatorio)</w:t>
      </w:r>
    </w:p>
    <w:p w14:paraId="3B00FC91" w14:textId="2D075504" w:rsidR="00230CE3" w:rsidRDefault="00230CE3" w:rsidP="00B5236E">
      <w:pPr>
        <w:pStyle w:val="ListParagraph"/>
        <w:numPr>
          <w:ilvl w:val="2"/>
          <w:numId w:val="30"/>
        </w:numPr>
        <w:ind w:left="2035" w:hanging="357"/>
        <w:rPr>
          <w:lang w:val="it-IT"/>
        </w:rPr>
      </w:pPr>
      <w:r>
        <w:rPr>
          <w:lang w:val="it-IT"/>
        </w:rPr>
        <w:t xml:space="preserve">Campo </w:t>
      </w:r>
      <w:r w:rsidR="00EC0BD4">
        <w:rPr>
          <w:lang w:val="it-IT"/>
        </w:rPr>
        <w:t>38</w:t>
      </w:r>
      <w:r>
        <w:rPr>
          <w:lang w:val="it-IT"/>
        </w:rPr>
        <w:t>: “</w:t>
      </w:r>
      <w:r w:rsidR="0045307D">
        <w:rPr>
          <w:lang w:val="it-IT"/>
        </w:rPr>
        <w:t>Telefono di contatto”</w:t>
      </w:r>
    </w:p>
    <w:p w14:paraId="36E2499E" w14:textId="457B8E6E" w:rsidR="00BE22D3" w:rsidRPr="00BE22D3" w:rsidRDefault="00BE22D3" w:rsidP="00B5236E">
      <w:pPr>
        <w:pStyle w:val="ListParagraph"/>
        <w:numPr>
          <w:ilvl w:val="0"/>
          <w:numId w:val="33"/>
        </w:numPr>
        <w:ind w:left="2755" w:hanging="357"/>
        <w:rPr>
          <w:lang w:val="it-IT"/>
        </w:rPr>
      </w:pPr>
      <w:r>
        <w:rPr>
          <w:lang w:val="it-IT"/>
        </w:rPr>
        <w:t>Valori ammessi:</w:t>
      </w:r>
      <w:r w:rsidR="00015169">
        <w:rPr>
          <w:lang w:val="it-IT"/>
        </w:rPr>
        <w:t xml:space="preserve"> prefisso internazionale e numero telefonico</w:t>
      </w:r>
    </w:p>
    <w:p w14:paraId="5FD456B0" w14:textId="21E0DB21" w:rsidR="0045307D" w:rsidRDefault="0045307D" w:rsidP="00B5236E">
      <w:pPr>
        <w:pStyle w:val="ListParagraph"/>
        <w:numPr>
          <w:ilvl w:val="2"/>
          <w:numId w:val="30"/>
        </w:numPr>
        <w:ind w:left="2035" w:hanging="357"/>
        <w:rPr>
          <w:lang w:val="it-IT"/>
        </w:rPr>
      </w:pPr>
      <w:r>
        <w:rPr>
          <w:lang w:val="it-IT"/>
        </w:rPr>
        <w:t xml:space="preserve">Campo </w:t>
      </w:r>
      <w:r w:rsidR="00EC0BD4">
        <w:rPr>
          <w:lang w:val="it-IT"/>
        </w:rPr>
        <w:t>39</w:t>
      </w:r>
      <w:r>
        <w:rPr>
          <w:lang w:val="it-IT"/>
        </w:rPr>
        <w:t>: “</w:t>
      </w:r>
      <w:r w:rsidR="009278CF">
        <w:rPr>
          <w:lang w:val="it-IT"/>
        </w:rPr>
        <w:t>Stato di cittadinanza”</w:t>
      </w:r>
    </w:p>
    <w:p w14:paraId="578BC4D6" w14:textId="2C66D252" w:rsidR="00BE22D3" w:rsidRPr="00BE22D3" w:rsidRDefault="00BE22D3" w:rsidP="00B5236E">
      <w:pPr>
        <w:pStyle w:val="ListParagraph"/>
        <w:numPr>
          <w:ilvl w:val="0"/>
          <w:numId w:val="33"/>
        </w:numPr>
        <w:ind w:left="2755" w:hanging="357"/>
        <w:rPr>
          <w:lang w:val="it-IT"/>
        </w:rPr>
      </w:pPr>
      <w:r>
        <w:rPr>
          <w:lang w:val="it-IT"/>
        </w:rPr>
        <w:t>Valori ammessi:</w:t>
      </w:r>
      <w:r w:rsidR="00FB6AE8">
        <w:rPr>
          <w:lang w:val="it-IT"/>
        </w:rPr>
        <w:t xml:space="preserve"> “Nome” stato di cittadinanza</w:t>
      </w:r>
      <w:r w:rsidR="00C10204">
        <w:rPr>
          <w:lang w:val="it-IT"/>
        </w:rPr>
        <w:t xml:space="preserve"> (campo obbligatorio)</w:t>
      </w:r>
    </w:p>
    <w:p w14:paraId="32096D1D" w14:textId="09206832" w:rsidR="009278CF" w:rsidRDefault="009278CF" w:rsidP="00B5236E">
      <w:pPr>
        <w:pStyle w:val="ListParagraph"/>
        <w:numPr>
          <w:ilvl w:val="2"/>
          <w:numId w:val="30"/>
        </w:numPr>
        <w:ind w:left="2035" w:hanging="357"/>
        <w:rPr>
          <w:lang w:val="it-IT"/>
        </w:rPr>
      </w:pPr>
      <w:r>
        <w:rPr>
          <w:lang w:val="it-IT"/>
        </w:rPr>
        <w:t xml:space="preserve">Campo </w:t>
      </w:r>
      <w:r w:rsidR="00EC0BD4">
        <w:rPr>
          <w:lang w:val="it-IT"/>
        </w:rPr>
        <w:t>40</w:t>
      </w:r>
      <w:r>
        <w:rPr>
          <w:lang w:val="it-IT"/>
        </w:rPr>
        <w:t>: “Comune di nascita”</w:t>
      </w:r>
    </w:p>
    <w:p w14:paraId="3C99BEA4" w14:textId="49D8109F" w:rsidR="00BE22D3" w:rsidRPr="00BE22D3" w:rsidRDefault="00BE22D3" w:rsidP="00B5236E">
      <w:pPr>
        <w:pStyle w:val="ListParagraph"/>
        <w:numPr>
          <w:ilvl w:val="0"/>
          <w:numId w:val="33"/>
        </w:numPr>
        <w:ind w:left="2755" w:hanging="357"/>
        <w:rPr>
          <w:lang w:val="it-IT"/>
        </w:rPr>
      </w:pPr>
      <w:r>
        <w:rPr>
          <w:lang w:val="it-IT"/>
        </w:rPr>
        <w:t>Valori ammessi:</w:t>
      </w:r>
      <w:r w:rsidR="00FB6AE8">
        <w:rPr>
          <w:lang w:val="it-IT"/>
        </w:rPr>
        <w:t xml:space="preserve"> </w:t>
      </w:r>
      <w:r w:rsidR="001E4BC1">
        <w:rPr>
          <w:lang w:val="it-IT"/>
        </w:rPr>
        <w:t>“Nome” comune di nascita</w:t>
      </w:r>
      <w:r w:rsidR="009E7906">
        <w:rPr>
          <w:lang w:val="it-IT"/>
        </w:rPr>
        <w:t xml:space="preserve"> (campo obbligatorio)</w:t>
      </w:r>
    </w:p>
    <w:p w14:paraId="36F5E3B3" w14:textId="6F584549" w:rsidR="009278CF" w:rsidRDefault="009278CF" w:rsidP="00B5236E">
      <w:pPr>
        <w:pStyle w:val="ListParagraph"/>
        <w:numPr>
          <w:ilvl w:val="2"/>
          <w:numId w:val="30"/>
        </w:numPr>
        <w:ind w:left="2035" w:hanging="357"/>
        <w:rPr>
          <w:lang w:val="it-IT"/>
        </w:rPr>
      </w:pPr>
      <w:r>
        <w:rPr>
          <w:lang w:val="it-IT"/>
        </w:rPr>
        <w:t xml:space="preserve">Campo </w:t>
      </w:r>
      <w:r w:rsidR="00EC0BD4">
        <w:rPr>
          <w:lang w:val="it-IT"/>
        </w:rPr>
        <w:t>41</w:t>
      </w:r>
      <w:r>
        <w:rPr>
          <w:lang w:val="it-IT"/>
        </w:rPr>
        <w:t xml:space="preserve">: </w:t>
      </w:r>
      <w:r w:rsidR="00060E6C">
        <w:rPr>
          <w:lang w:val="it-IT"/>
        </w:rPr>
        <w:t>familiari a carico</w:t>
      </w:r>
    </w:p>
    <w:p w14:paraId="415C2679" w14:textId="0F3BF01A" w:rsidR="00BE22D3" w:rsidRPr="00BE22D3" w:rsidRDefault="00BE22D3" w:rsidP="00B5236E">
      <w:pPr>
        <w:pStyle w:val="ListParagraph"/>
        <w:numPr>
          <w:ilvl w:val="0"/>
          <w:numId w:val="33"/>
        </w:numPr>
        <w:ind w:left="2755" w:hanging="357"/>
        <w:rPr>
          <w:lang w:val="it-IT"/>
        </w:rPr>
      </w:pPr>
      <w:r>
        <w:rPr>
          <w:lang w:val="it-IT"/>
        </w:rPr>
        <w:t>Valori ammessi:</w:t>
      </w:r>
      <w:r w:rsidR="00CB0B06">
        <w:rPr>
          <w:lang w:val="it-IT"/>
        </w:rPr>
        <w:t xml:space="preserve"> “Numero” familiari a carico</w:t>
      </w:r>
    </w:p>
    <w:p w14:paraId="2C27F43D" w14:textId="545F91A9" w:rsidR="00060E6C" w:rsidRDefault="00096C87" w:rsidP="00B5236E">
      <w:pPr>
        <w:pStyle w:val="ListParagraph"/>
        <w:numPr>
          <w:ilvl w:val="2"/>
          <w:numId w:val="30"/>
        </w:numPr>
        <w:ind w:left="2035" w:hanging="357"/>
        <w:rPr>
          <w:lang w:val="it-IT"/>
        </w:rPr>
      </w:pPr>
      <w:r w:rsidRPr="00F54F69">
        <w:rPr>
          <w:lang w:val="it-IT"/>
        </w:rPr>
        <w:t xml:space="preserve">Campo </w:t>
      </w:r>
      <w:r w:rsidR="00EC0BD4" w:rsidRPr="00F54F69">
        <w:rPr>
          <w:lang w:val="it-IT"/>
        </w:rPr>
        <w:t>42</w:t>
      </w:r>
      <w:r w:rsidRPr="00F54F69">
        <w:rPr>
          <w:lang w:val="it-IT"/>
        </w:rPr>
        <w:t>: “</w:t>
      </w:r>
      <w:r w:rsidR="00D775CB" w:rsidRPr="00F54F69">
        <w:rPr>
          <w:lang w:val="it-IT"/>
        </w:rPr>
        <w:t>Occupazione attuale”</w:t>
      </w:r>
      <w:r w:rsidR="00EA4CEE">
        <w:rPr>
          <w:lang w:val="it-IT"/>
        </w:rPr>
        <w:t xml:space="preserve"> </w:t>
      </w:r>
    </w:p>
    <w:p w14:paraId="387CE314" w14:textId="1A30135A" w:rsidR="00BE22D3" w:rsidRPr="00BE22D3" w:rsidRDefault="00BE22D3" w:rsidP="00B5236E">
      <w:pPr>
        <w:pStyle w:val="ListParagraph"/>
        <w:numPr>
          <w:ilvl w:val="0"/>
          <w:numId w:val="33"/>
        </w:numPr>
        <w:ind w:left="2755" w:hanging="357"/>
        <w:rPr>
          <w:lang w:val="it-IT"/>
        </w:rPr>
      </w:pPr>
      <w:r>
        <w:rPr>
          <w:lang w:val="it-IT"/>
        </w:rPr>
        <w:t>Valori ammessi:</w:t>
      </w:r>
      <w:r w:rsidR="009E7906">
        <w:rPr>
          <w:lang w:val="it-IT"/>
        </w:rPr>
        <w:t xml:space="preserve"> </w:t>
      </w:r>
      <w:r w:rsidR="00A80E4E">
        <w:rPr>
          <w:lang w:val="it-IT"/>
        </w:rPr>
        <w:t xml:space="preserve"> </w:t>
      </w:r>
      <w:r w:rsidR="005A4F43">
        <w:rPr>
          <w:lang w:val="it-IT"/>
        </w:rPr>
        <w:t>“Nome” occupazione attuale</w:t>
      </w:r>
      <w:r w:rsidR="00A80E4E">
        <w:rPr>
          <w:lang w:val="it-IT"/>
        </w:rPr>
        <w:t xml:space="preserve"> </w:t>
      </w:r>
    </w:p>
    <w:p w14:paraId="46EC8F75" w14:textId="49886C1C" w:rsidR="00B609E1" w:rsidRPr="005A4F43" w:rsidRDefault="00B609E1" w:rsidP="00B5236E">
      <w:pPr>
        <w:pStyle w:val="ListParagraph"/>
        <w:numPr>
          <w:ilvl w:val="2"/>
          <w:numId w:val="30"/>
        </w:numPr>
        <w:ind w:left="2035" w:hanging="357"/>
        <w:rPr>
          <w:lang w:val="it-IT"/>
        </w:rPr>
      </w:pPr>
      <w:r w:rsidRPr="005A4F43">
        <w:rPr>
          <w:lang w:val="it-IT"/>
        </w:rPr>
        <w:t xml:space="preserve">Campo </w:t>
      </w:r>
      <w:r w:rsidR="00EC0BD4" w:rsidRPr="005A4F43">
        <w:rPr>
          <w:lang w:val="it-IT"/>
        </w:rPr>
        <w:t>43</w:t>
      </w:r>
      <w:r w:rsidRPr="005A4F43">
        <w:rPr>
          <w:lang w:val="it-IT"/>
        </w:rPr>
        <w:t>: “</w:t>
      </w:r>
      <w:r w:rsidR="00C458BB" w:rsidRPr="005A4F43">
        <w:rPr>
          <w:lang w:val="it-IT"/>
        </w:rPr>
        <w:t>Datore di lavoro”</w:t>
      </w:r>
    </w:p>
    <w:p w14:paraId="3594FB1E" w14:textId="10000C0A" w:rsidR="00BE22D3" w:rsidRPr="00BE22D3" w:rsidRDefault="00BE22D3" w:rsidP="00B5236E">
      <w:pPr>
        <w:pStyle w:val="ListParagraph"/>
        <w:numPr>
          <w:ilvl w:val="0"/>
          <w:numId w:val="33"/>
        </w:numPr>
        <w:ind w:left="2755" w:hanging="357"/>
        <w:rPr>
          <w:lang w:val="it-IT"/>
        </w:rPr>
      </w:pPr>
      <w:r>
        <w:rPr>
          <w:lang w:val="it-IT"/>
        </w:rPr>
        <w:t>Valori ammessi:</w:t>
      </w:r>
      <w:r w:rsidR="000B5E63">
        <w:rPr>
          <w:lang w:val="it-IT"/>
        </w:rPr>
        <w:t xml:space="preserve"> </w:t>
      </w:r>
      <w:r w:rsidR="005A4F43">
        <w:rPr>
          <w:lang w:val="it-IT"/>
        </w:rPr>
        <w:t xml:space="preserve"> “Nome” e “Cognome” datore di lavoro</w:t>
      </w:r>
    </w:p>
    <w:p w14:paraId="439590AA" w14:textId="145D72E3" w:rsidR="006D50F5" w:rsidRPr="005A4F43" w:rsidRDefault="006D50F5" w:rsidP="00B5236E">
      <w:pPr>
        <w:pStyle w:val="ListParagraph"/>
        <w:numPr>
          <w:ilvl w:val="2"/>
          <w:numId w:val="30"/>
        </w:numPr>
        <w:ind w:left="2035" w:hanging="357"/>
        <w:rPr>
          <w:lang w:val="it-IT"/>
        </w:rPr>
      </w:pPr>
      <w:r w:rsidRPr="005A4F43">
        <w:rPr>
          <w:lang w:val="it-IT"/>
        </w:rPr>
        <w:t xml:space="preserve">Campo </w:t>
      </w:r>
      <w:r w:rsidR="00EC0BD4" w:rsidRPr="005A4F43">
        <w:rPr>
          <w:lang w:val="it-IT"/>
        </w:rPr>
        <w:t>44</w:t>
      </w:r>
      <w:r w:rsidRPr="005A4F43">
        <w:rPr>
          <w:lang w:val="it-IT"/>
        </w:rPr>
        <w:t>: “</w:t>
      </w:r>
      <w:r w:rsidR="000B60EB" w:rsidRPr="005A4F43">
        <w:rPr>
          <w:lang w:val="it-IT"/>
        </w:rPr>
        <w:t>Provincia Residenza”</w:t>
      </w:r>
    </w:p>
    <w:p w14:paraId="6E8D9D80" w14:textId="287F9E1C" w:rsidR="00BE22D3" w:rsidRPr="00BE22D3" w:rsidRDefault="00BE22D3" w:rsidP="00B5236E">
      <w:pPr>
        <w:pStyle w:val="ListParagraph"/>
        <w:numPr>
          <w:ilvl w:val="0"/>
          <w:numId w:val="33"/>
        </w:numPr>
        <w:ind w:left="2755" w:hanging="357"/>
        <w:rPr>
          <w:lang w:val="it-IT"/>
        </w:rPr>
      </w:pPr>
      <w:r>
        <w:rPr>
          <w:lang w:val="it-IT"/>
        </w:rPr>
        <w:t>Valori ammessi:</w:t>
      </w:r>
      <w:r w:rsidR="00FB7342">
        <w:rPr>
          <w:lang w:val="it-IT"/>
        </w:rPr>
        <w:t xml:space="preserve"> “Nome” provincia di residenza</w:t>
      </w:r>
    </w:p>
    <w:p w14:paraId="45BB2D59" w14:textId="1093CA11" w:rsidR="00A20848" w:rsidRDefault="00A20848" w:rsidP="00B5236E">
      <w:pPr>
        <w:pStyle w:val="ListParagraph"/>
        <w:numPr>
          <w:ilvl w:val="2"/>
          <w:numId w:val="30"/>
        </w:numPr>
        <w:ind w:left="2035" w:hanging="357"/>
        <w:rPr>
          <w:lang w:val="it-IT"/>
        </w:rPr>
      </w:pPr>
      <w:r>
        <w:rPr>
          <w:lang w:val="it-IT"/>
        </w:rPr>
        <w:t xml:space="preserve">Campo </w:t>
      </w:r>
      <w:r w:rsidR="00EC0BD4">
        <w:rPr>
          <w:lang w:val="it-IT"/>
        </w:rPr>
        <w:t>45</w:t>
      </w:r>
      <w:r>
        <w:rPr>
          <w:lang w:val="it-IT"/>
        </w:rPr>
        <w:t>: “</w:t>
      </w:r>
      <w:r w:rsidR="003B0FC4">
        <w:rPr>
          <w:lang w:val="it-IT"/>
        </w:rPr>
        <w:t>Numero civico”</w:t>
      </w:r>
    </w:p>
    <w:p w14:paraId="2DC73370" w14:textId="0B246D4E" w:rsidR="00BE22D3" w:rsidRPr="00BE22D3" w:rsidRDefault="00BE22D3" w:rsidP="00B5236E">
      <w:pPr>
        <w:pStyle w:val="ListParagraph"/>
        <w:numPr>
          <w:ilvl w:val="0"/>
          <w:numId w:val="33"/>
        </w:numPr>
        <w:ind w:left="2755" w:hanging="357"/>
        <w:rPr>
          <w:lang w:val="it-IT"/>
        </w:rPr>
      </w:pPr>
      <w:r>
        <w:rPr>
          <w:lang w:val="it-IT"/>
        </w:rPr>
        <w:t>Valori ammessi:</w:t>
      </w:r>
      <w:r w:rsidR="00FB7342">
        <w:rPr>
          <w:lang w:val="it-IT"/>
        </w:rPr>
        <w:t xml:space="preserve"> </w:t>
      </w:r>
      <w:r w:rsidR="005011CA">
        <w:rPr>
          <w:lang w:val="it-IT"/>
        </w:rPr>
        <w:t xml:space="preserve">“Numero” con massimo 5 cifre numeriche, </w:t>
      </w:r>
      <w:r w:rsidR="004E267A">
        <w:rPr>
          <w:lang w:val="it-IT"/>
        </w:rPr>
        <w:t xml:space="preserve">con ammesse </w:t>
      </w:r>
      <w:r w:rsidR="004735BF">
        <w:rPr>
          <w:lang w:val="it-IT"/>
        </w:rPr>
        <w:t>lettere opzio</w:t>
      </w:r>
      <w:r w:rsidR="00576B25">
        <w:rPr>
          <w:lang w:val="it-IT"/>
        </w:rPr>
        <w:t>nali e caratteri speciali opzionali</w:t>
      </w:r>
    </w:p>
    <w:p w14:paraId="3C7B66BF" w14:textId="3C67953B" w:rsidR="00D721CF" w:rsidRPr="00D721CF" w:rsidRDefault="00702B03" w:rsidP="00B5236E">
      <w:pPr>
        <w:pStyle w:val="ListParagraph"/>
        <w:numPr>
          <w:ilvl w:val="2"/>
          <w:numId w:val="30"/>
        </w:numPr>
        <w:ind w:left="2035" w:hanging="357"/>
        <w:rPr>
          <w:lang w:val="it-IT"/>
        </w:rPr>
      </w:pPr>
      <w:r>
        <w:rPr>
          <w:lang w:val="it-IT"/>
        </w:rPr>
        <w:t xml:space="preserve">Campo </w:t>
      </w:r>
      <w:r w:rsidR="00EC0BD4">
        <w:rPr>
          <w:lang w:val="it-IT"/>
        </w:rPr>
        <w:t>46</w:t>
      </w:r>
      <w:r>
        <w:rPr>
          <w:lang w:val="it-IT"/>
        </w:rPr>
        <w:t>: “Presenza informazione Pep</w:t>
      </w:r>
      <w:r w:rsidR="00C853E5">
        <w:rPr>
          <w:lang w:val="it-IT"/>
        </w:rPr>
        <w:t>/Crime/Aml</w:t>
      </w:r>
      <w:r w:rsidR="00A701BE">
        <w:rPr>
          <w:lang w:val="it-IT"/>
        </w:rPr>
        <w:t>”</w:t>
      </w:r>
    </w:p>
    <w:p w14:paraId="1BE3006B" w14:textId="2172A530" w:rsidR="00BE22D3" w:rsidRPr="00BE22D3" w:rsidRDefault="00BE22D3" w:rsidP="00B5236E">
      <w:pPr>
        <w:pStyle w:val="ListParagraph"/>
        <w:numPr>
          <w:ilvl w:val="0"/>
          <w:numId w:val="33"/>
        </w:numPr>
        <w:ind w:left="2755" w:hanging="357"/>
        <w:rPr>
          <w:lang w:val="it-IT"/>
        </w:rPr>
      </w:pPr>
      <w:r>
        <w:rPr>
          <w:lang w:val="it-IT"/>
        </w:rPr>
        <w:t>Valori ammessi:</w:t>
      </w:r>
      <w:r w:rsidR="002A7433">
        <w:rPr>
          <w:lang w:val="it-IT"/>
        </w:rPr>
        <w:t xml:space="preserve"> opzioni possibili “Conforme”, “Non conforme”</w:t>
      </w:r>
      <w:r w:rsidR="003630E7">
        <w:rPr>
          <w:lang w:val="it-IT"/>
        </w:rPr>
        <w:t>, “Non verificabile</w:t>
      </w:r>
      <w:r w:rsidR="00AA666B">
        <w:rPr>
          <w:lang w:val="it-IT"/>
        </w:rPr>
        <w:t>”, “N/A”</w:t>
      </w:r>
    </w:p>
    <w:p w14:paraId="43629E62" w14:textId="77704545" w:rsidR="00C853E5" w:rsidRPr="00D721CF" w:rsidRDefault="00C853E5" w:rsidP="00B5236E">
      <w:pPr>
        <w:pStyle w:val="ListParagraph"/>
        <w:numPr>
          <w:ilvl w:val="2"/>
          <w:numId w:val="30"/>
        </w:numPr>
        <w:ind w:left="2035" w:hanging="357"/>
        <w:rPr>
          <w:lang w:val="it-IT"/>
        </w:rPr>
      </w:pPr>
      <w:r>
        <w:rPr>
          <w:lang w:val="it-IT"/>
        </w:rPr>
        <w:t xml:space="preserve">Campo </w:t>
      </w:r>
      <w:r w:rsidR="00EC0BD4">
        <w:rPr>
          <w:lang w:val="it-IT"/>
        </w:rPr>
        <w:t>47</w:t>
      </w:r>
      <w:r>
        <w:rPr>
          <w:lang w:val="it-IT"/>
        </w:rPr>
        <w:t>: “</w:t>
      </w:r>
      <w:r w:rsidR="006E5E0F">
        <w:rPr>
          <w:lang w:val="it-IT"/>
        </w:rPr>
        <w:t>Cognome</w:t>
      </w:r>
      <w:r w:rsidR="00EE5476">
        <w:rPr>
          <w:lang w:val="it-IT"/>
        </w:rPr>
        <w:t xml:space="preserve">” </w:t>
      </w:r>
    </w:p>
    <w:p w14:paraId="61CC8FB3" w14:textId="461F331F" w:rsidR="00BE22D3" w:rsidRPr="00BE22D3" w:rsidRDefault="00BE22D3" w:rsidP="00B5236E">
      <w:pPr>
        <w:pStyle w:val="ListParagraph"/>
        <w:numPr>
          <w:ilvl w:val="0"/>
          <w:numId w:val="33"/>
        </w:numPr>
        <w:ind w:left="2755" w:hanging="357"/>
        <w:rPr>
          <w:lang w:val="it-IT"/>
        </w:rPr>
      </w:pPr>
      <w:r>
        <w:rPr>
          <w:lang w:val="it-IT"/>
        </w:rPr>
        <w:t>Valori ammessi:</w:t>
      </w:r>
      <w:r w:rsidR="00751DE8">
        <w:rPr>
          <w:lang w:val="it-IT"/>
        </w:rPr>
        <w:t xml:space="preserve"> “</w:t>
      </w:r>
      <w:r w:rsidR="00765C6D">
        <w:rPr>
          <w:lang w:val="it-IT"/>
        </w:rPr>
        <w:t>Cognome” del primo richiedente</w:t>
      </w:r>
      <w:r w:rsidR="00F10740">
        <w:rPr>
          <w:lang w:val="it-IT"/>
        </w:rPr>
        <w:t xml:space="preserve"> (campo obbligatorio)</w:t>
      </w:r>
    </w:p>
    <w:p w14:paraId="53BF63C7" w14:textId="3E2001FC" w:rsidR="00974EAE" w:rsidRPr="00D721CF" w:rsidRDefault="00974EAE" w:rsidP="00B5236E">
      <w:pPr>
        <w:pStyle w:val="ListParagraph"/>
        <w:numPr>
          <w:ilvl w:val="2"/>
          <w:numId w:val="30"/>
        </w:numPr>
        <w:ind w:left="2035" w:hanging="357"/>
        <w:rPr>
          <w:lang w:val="it-IT"/>
        </w:rPr>
      </w:pPr>
      <w:r>
        <w:rPr>
          <w:lang w:val="it-IT"/>
        </w:rPr>
        <w:t xml:space="preserve">Campo </w:t>
      </w:r>
      <w:r w:rsidR="00EC0BD4">
        <w:rPr>
          <w:lang w:val="it-IT"/>
        </w:rPr>
        <w:t>48</w:t>
      </w:r>
      <w:r>
        <w:rPr>
          <w:lang w:val="it-IT"/>
        </w:rPr>
        <w:t>: “</w:t>
      </w:r>
      <w:r w:rsidR="00766FFC">
        <w:rPr>
          <w:lang w:val="it-IT"/>
        </w:rPr>
        <w:t>Sesso”</w:t>
      </w:r>
    </w:p>
    <w:p w14:paraId="42CC0AF3" w14:textId="6CDA89DC" w:rsidR="00BE22D3" w:rsidRPr="00DC0C92" w:rsidRDefault="00BE22D3" w:rsidP="3634F6F2">
      <w:pPr>
        <w:pStyle w:val="ListParagraph"/>
        <w:numPr>
          <w:ilvl w:val="0"/>
          <w:numId w:val="33"/>
        </w:numPr>
        <w:ind w:left="2755" w:hanging="357"/>
        <w:rPr>
          <w:lang w:val="it-IT"/>
          <w:rPrChange w:id="1536" w:author="Castelli, Alessandro" w:date="2025-12-22T10:38:00Z" w16du:dateUtc="2025-12-22T09:38:00Z">
            <w:rPr/>
          </w:rPrChange>
        </w:rPr>
      </w:pPr>
      <w:r w:rsidRPr="00DC0C92">
        <w:rPr>
          <w:lang w:val="it-IT"/>
          <w:rPrChange w:id="1537" w:author="Castelli, Alessandro" w:date="2025-12-22T10:38:00Z" w16du:dateUtc="2025-12-22T09:38:00Z">
            <w:rPr/>
          </w:rPrChange>
        </w:rPr>
        <w:t>Valori ammessi:</w:t>
      </w:r>
      <w:r w:rsidR="0006548B" w:rsidRPr="00DC0C92">
        <w:rPr>
          <w:lang w:val="it-IT"/>
          <w:rPrChange w:id="1538" w:author="Castelli, Alessandro" w:date="2025-12-22T10:38:00Z" w16du:dateUtc="2025-12-22T09:38:00Z">
            <w:rPr/>
          </w:rPrChange>
        </w:rPr>
        <w:t xml:space="preserve"> </w:t>
      </w:r>
      <w:r w:rsidR="00F10740" w:rsidRPr="00DC0C92">
        <w:rPr>
          <w:lang w:val="it-IT"/>
          <w:rPrChange w:id="1539" w:author="Castelli, Alessandro" w:date="2025-12-22T10:38:00Z" w16du:dateUtc="2025-12-22T09:38:00Z">
            <w:rPr/>
          </w:rPrChange>
        </w:rPr>
        <w:t xml:space="preserve">opzioni possibili </w:t>
      </w:r>
      <w:r w:rsidR="0006548B" w:rsidRPr="00DC0C92">
        <w:rPr>
          <w:lang w:val="it-IT"/>
          <w:rPrChange w:id="1540" w:author="Castelli, Alessandro" w:date="2025-12-22T10:38:00Z" w16du:dateUtc="2025-12-22T09:38:00Z">
            <w:rPr/>
          </w:rPrChange>
        </w:rPr>
        <w:t>“F”, “M”</w:t>
      </w:r>
      <w:r w:rsidR="00F10740" w:rsidRPr="00DC0C92">
        <w:rPr>
          <w:lang w:val="it-IT"/>
          <w:rPrChange w:id="1541" w:author="Castelli, Alessandro" w:date="2025-12-22T10:38:00Z" w16du:dateUtc="2025-12-22T09:38:00Z">
            <w:rPr/>
          </w:rPrChange>
        </w:rPr>
        <w:t xml:space="preserve">, </w:t>
      </w:r>
      <w:r w:rsidR="007E276E" w:rsidRPr="00DC0C92">
        <w:rPr>
          <w:lang w:val="it-IT"/>
          <w:rPrChange w:id="1542" w:author="Castelli, Alessandro" w:date="2025-12-22T10:38:00Z" w16du:dateUtc="2025-12-22T09:38:00Z">
            <w:rPr/>
          </w:rPrChange>
        </w:rPr>
        <w:t xml:space="preserve"> </w:t>
      </w:r>
      <w:r w:rsidR="00AD6C27" w:rsidRPr="00DC0C92">
        <w:rPr>
          <w:lang w:val="it-IT"/>
          <w:rPrChange w:id="1543" w:author="Castelli, Alessandro" w:date="2025-12-22T10:38:00Z" w16du:dateUtc="2025-12-22T09:38:00Z">
            <w:rPr/>
          </w:rPrChange>
        </w:rPr>
        <w:t xml:space="preserve">“N/A” </w:t>
      </w:r>
      <w:r w:rsidR="007E276E" w:rsidRPr="00DC0C92">
        <w:rPr>
          <w:lang w:val="it-IT"/>
          <w:rPrChange w:id="1544" w:author="Castelli, Alessandro" w:date="2025-12-22T10:38:00Z" w16du:dateUtc="2025-12-22T09:38:00Z">
            <w:rPr/>
          </w:rPrChange>
        </w:rPr>
        <w:t>(campo obbligatorio)</w:t>
      </w:r>
    </w:p>
    <w:p w14:paraId="3BF8DE6B" w14:textId="58903CB2" w:rsidR="00766FFC" w:rsidRDefault="00766FFC" w:rsidP="00B5236E">
      <w:pPr>
        <w:pStyle w:val="ListParagraph"/>
        <w:numPr>
          <w:ilvl w:val="2"/>
          <w:numId w:val="30"/>
        </w:numPr>
        <w:ind w:left="2035" w:hanging="357"/>
        <w:rPr>
          <w:lang w:val="it-IT"/>
        </w:rPr>
      </w:pPr>
      <w:r>
        <w:rPr>
          <w:lang w:val="it-IT"/>
        </w:rPr>
        <w:t xml:space="preserve">Campo </w:t>
      </w:r>
      <w:r w:rsidR="00EC0BD4">
        <w:rPr>
          <w:lang w:val="it-IT"/>
        </w:rPr>
        <w:t>49</w:t>
      </w:r>
      <w:r>
        <w:rPr>
          <w:lang w:val="it-IT"/>
        </w:rPr>
        <w:t>: “Altro telefono”</w:t>
      </w:r>
    </w:p>
    <w:p w14:paraId="5B16785D" w14:textId="53B9A183" w:rsidR="00BE22D3" w:rsidRPr="00BE22D3" w:rsidRDefault="00BE22D3" w:rsidP="00B5236E">
      <w:pPr>
        <w:pStyle w:val="ListParagraph"/>
        <w:numPr>
          <w:ilvl w:val="0"/>
          <w:numId w:val="33"/>
        </w:numPr>
        <w:ind w:left="2755" w:hanging="357"/>
        <w:rPr>
          <w:lang w:val="it-IT"/>
        </w:rPr>
      </w:pPr>
      <w:r>
        <w:rPr>
          <w:lang w:val="it-IT"/>
        </w:rPr>
        <w:t>Valori ammessi:</w:t>
      </w:r>
      <w:r w:rsidR="00A06268">
        <w:rPr>
          <w:lang w:val="it-IT"/>
        </w:rPr>
        <w:t xml:space="preserve"> prefisso internazionale e numero telefonico</w:t>
      </w:r>
    </w:p>
    <w:p w14:paraId="393D6606" w14:textId="3DF5745C" w:rsidR="00766FFC" w:rsidRPr="00D721CF" w:rsidRDefault="00766FFC" w:rsidP="00B5236E">
      <w:pPr>
        <w:pStyle w:val="ListParagraph"/>
        <w:numPr>
          <w:ilvl w:val="2"/>
          <w:numId w:val="30"/>
        </w:numPr>
        <w:ind w:left="2035" w:hanging="357"/>
        <w:rPr>
          <w:lang w:val="it-IT"/>
        </w:rPr>
      </w:pPr>
      <w:r>
        <w:rPr>
          <w:lang w:val="it-IT"/>
        </w:rPr>
        <w:t xml:space="preserve">Campo </w:t>
      </w:r>
      <w:r w:rsidR="00EC0BD4">
        <w:rPr>
          <w:lang w:val="it-IT"/>
        </w:rPr>
        <w:t>50</w:t>
      </w:r>
      <w:r>
        <w:rPr>
          <w:lang w:val="it-IT"/>
        </w:rPr>
        <w:t>: “</w:t>
      </w:r>
      <w:r w:rsidR="00BB18F0">
        <w:rPr>
          <w:lang w:val="it-IT"/>
        </w:rPr>
        <w:t>Stato di nascita”</w:t>
      </w:r>
    </w:p>
    <w:p w14:paraId="74A5BD84" w14:textId="50767289" w:rsidR="00BE22D3" w:rsidRPr="00BE22D3" w:rsidRDefault="00BE22D3" w:rsidP="00B5236E">
      <w:pPr>
        <w:pStyle w:val="ListParagraph"/>
        <w:numPr>
          <w:ilvl w:val="0"/>
          <w:numId w:val="33"/>
        </w:numPr>
        <w:ind w:left="2755" w:hanging="357"/>
        <w:rPr>
          <w:lang w:val="it-IT"/>
        </w:rPr>
      </w:pPr>
      <w:r>
        <w:rPr>
          <w:lang w:val="it-IT"/>
        </w:rPr>
        <w:t>Valori ammessi:</w:t>
      </w:r>
      <w:r w:rsidR="00371106">
        <w:rPr>
          <w:lang w:val="it-IT"/>
        </w:rPr>
        <w:t xml:space="preserve"> </w:t>
      </w:r>
      <w:r w:rsidR="003148D5">
        <w:rPr>
          <w:lang w:val="it-IT"/>
        </w:rPr>
        <w:t>“Nome” stato di nascita</w:t>
      </w:r>
    </w:p>
    <w:p w14:paraId="69CFB78C" w14:textId="05E2EDB5" w:rsidR="00BB18F0" w:rsidRPr="00D721CF" w:rsidRDefault="00BB18F0" w:rsidP="00B5236E">
      <w:pPr>
        <w:pStyle w:val="ListParagraph"/>
        <w:numPr>
          <w:ilvl w:val="2"/>
          <w:numId w:val="30"/>
        </w:numPr>
        <w:ind w:left="2035" w:hanging="357"/>
        <w:rPr>
          <w:lang w:val="it-IT"/>
        </w:rPr>
      </w:pPr>
      <w:r>
        <w:rPr>
          <w:lang w:val="it-IT"/>
        </w:rPr>
        <w:t xml:space="preserve">Campo </w:t>
      </w:r>
      <w:r w:rsidR="00EC0BD4">
        <w:rPr>
          <w:lang w:val="it-IT"/>
        </w:rPr>
        <w:t>51</w:t>
      </w:r>
      <w:r>
        <w:rPr>
          <w:lang w:val="it-IT"/>
        </w:rPr>
        <w:t>: “</w:t>
      </w:r>
      <w:r w:rsidR="00295427">
        <w:rPr>
          <w:lang w:val="it-IT"/>
        </w:rPr>
        <w:t>Componenti nucleo famigliare”</w:t>
      </w:r>
    </w:p>
    <w:p w14:paraId="6ABEE4F0" w14:textId="1375F8F5" w:rsidR="00BE22D3" w:rsidRPr="00BE22D3" w:rsidRDefault="00BE22D3" w:rsidP="00B5236E">
      <w:pPr>
        <w:pStyle w:val="ListParagraph"/>
        <w:numPr>
          <w:ilvl w:val="0"/>
          <w:numId w:val="33"/>
        </w:numPr>
        <w:ind w:left="2755" w:hanging="357"/>
        <w:rPr>
          <w:lang w:val="it-IT"/>
        </w:rPr>
      </w:pPr>
      <w:r>
        <w:rPr>
          <w:lang w:val="it-IT"/>
        </w:rPr>
        <w:t>Valori ammessi:</w:t>
      </w:r>
      <w:r w:rsidR="003148D5">
        <w:rPr>
          <w:lang w:val="it-IT"/>
        </w:rPr>
        <w:t xml:space="preserve"> </w:t>
      </w:r>
      <w:r w:rsidR="002C68A1">
        <w:rPr>
          <w:lang w:val="it-IT"/>
        </w:rPr>
        <w:t xml:space="preserve"> “Numero” componenti nucleo famigliare</w:t>
      </w:r>
    </w:p>
    <w:p w14:paraId="7EAF8D6C" w14:textId="517B1BFF" w:rsidR="00295427" w:rsidRPr="00D721CF" w:rsidRDefault="00295427" w:rsidP="00B5236E">
      <w:pPr>
        <w:pStyle w:val="ListParagraph"/>
        <w:numPr>
          <w:ilvl w:val="2"/>
          <w:numId w:val="30"/>
        </w:numPr>
        <w:ind w:left="2035" w:hanging="357"/>
        <w:rPr>
          <w:lang w:val="it-IT"/>
        </w:rPr>
      </w:pPr>
      <w:r>
        <w:rPr>
          <w:lang w:val="it-IT"/>
        </w:rPr>
        <w:t xml:space="preserve">Campo </w:t>
      </w:r>
      <w:r w:rsidR="00EC0BD4">
        <w:rPr>
          <w:lang w:val="it-IT"/>
        </w:rPr>
        <w:t>52</w:t>
      </w:r>
      <w:r>
        <w:rPr>
          <w:lang w:val="it-IT"/>
        </w:rPr>
        <w:t>: “</w:t>
      </w:r>
      <w:r w:rsidR="0057339D">
        <w:rPr>
          <w:lang w:val="it-IT"/>
        </w:rPr>
        <w:t>Anzianità lavorativa”</w:t>
      </w:r>
    </w:p>
    <w:p w14:paraId="41345F76" w14:textId="15C93D0A" w:rsidR="00BE22D3" w:rsidRPr="00BE22D3" w:rsidRDefault="00BE22D3" w:rsidP="00B5236E">
      <w:pPr>
        <w:pStyle w:val="ListParagraph"/>
        <w:numPr>
          <w:ilvl w:val="0"/>
          <w:numId w:val="33"/>
        </w:numPr>
        <w:ind w:left="2755" w:hanging="357"/>
        <w:rPr>
          <w:lang w:val="it-IT"/>
        </w:rPr>
      </w:pPr>
      <w:r>
        <w:rPr>
          <w:lang w:val="it-IT"/>
        </w:rPr>
        <w:t>Valori ammessi:</w:t>
      </w:r>
      <w:r w:rsidR="00741C15">
        <w:rPr>
          <w:lang w:val="it-IT"/>
        </w:rPr>
        <w:t xml:space="preserve"> “Numero” dei mesi di anzianità lavorativa</w:t>
      </w:r>
    </w:p>
    <w:p w14:paraId="3E4EFC67" w14:textId="5D42F683" w:rsidR="0057339D" w:rsidRPr="00D721CF" w:rsidRDefault="0057339D" w:rsidP="00B5236E">
      <w:pPr>
        <w:pStyle w:val="ListParagraph"/>
        <w:numPr>
          <w:ilvl w:val="2"/>
          <w:numId w:val="30"/>
        </w:numPr>
        <w:ind w:left="2035" w:hanging="357"/>
        <w:rPr>
          <w:lang w:val="it-IT"/>
        </w:rPr>
      </w:pPr>
      <w:r>
        <w:rPr>
          <w:lang w:val="it-IT"/>
        </w:rPr>
        <w:t xml:space="preserve">Campo </w:t>
      </w:r>
      <w:r w:rsidR="00EC0BD4">
        <w:rPr>
          <w:lang w:val="it-IT"/>
        </w:rPr>
        <w:t>53</w:t>
      </w:r>
      <w:r>
        <w:rPr>
          <w:lang w:val="it-IT"/>
        </w:rPr>
        <w:t xml:space="preserve">: </w:t>
      </w:r>
      <w:r w:rsidR="00193BB5">
        <w:rPr>
          <w:lang w:val="it-IT"/>
        </w:rPr>
        <w:t>“Descrizione occupazione”</w:t>
      </w:r>
    </w:p>
    <w:p w14:paraId="1434CCE9" w14:textId="64C3F7A0" w:rsidR="00BE22D3" w:rsidRPr="00BE22D3" w:rsidRDefault="00BE22D3" w:rsidP="00B5236E">
      <w:pPr>
        <w:pStyle w:val="ListParagraph"/>
        <w:numPr>
          <w:ilvl w:val="0"/>
          <w:numId w:val="33"/>
        </w:numPr>
        <w:ind w:left="2755" w:hanging="357"/>
        <w:rPr>
          <w:lang w:val="it-IT"/>
        </w:rPr>
      </w:pPr>
      <w:r>
        <w:rPr>
          <w:lang w:val="it-IT"/>
        </w:rPr>
        <w:t>Valori ammessi:</w:t>
      </w:r>
      <w:r w:rsidR="00F06B72">
        <w:rPr>
          <w:lang w:val="it-IT"/>
        </w:rPr>
        <w:t xml:space="preserve"> campo libero </w:t>
      </w:r>
      <w:r w:rsidR="00E22728">
        <w:rPr>
          <w:lang w:val="it-IT"/>
        </w:rPr>
        <w:t xml:space="preserve">con descrizione </w:t>
      </w:r>
      <w:r w:rsidR="00856911">
        <w:rPr>
          <w:lang w:val="it-IT"/>
        </w:rPr>
        <w:t>occupazione</w:t>
      </w:r>
    </w:p>
    <w:p w14:paraId="1C4AF620" w14:textId="1F609D13" w:rsidR="00193BB5" w:rsidRPr="00D721CF" w:rsidRDefault="00193BB5" w:rsidP="00B5236E">
      <w:pPr>
        <w:pStyle w:val="ListParagraph"/>
        <w:numPr>
          <w:ilvl w:val="2"/>
          <w:numId w:val="30"/>
        </w:numPr>
        <w:ind w:left="2035" w:hanging="357"/>
        <w:rPr>
          <w:lang w:val="it-IT"/>
        </w:rPr>
      </w:pPr>
      <w:r>
        <w:rPr>
          <w:lang w:val="it-IT"/>
        </w:rPr>
        <w:t xml:space="preserve">Campo </w:t>
      </w:r>
      <w:r w:rsidR="00EC0BD4">
        <w:rPr>
          <w:lang w:val="it-IT"/>
        </w:rPr>
        <w:t>54</w:t>
      </w:r>
      <w:r w:rsidR="00EE301B">
        <w:rPr>
          <w:lang w:val="it-IT"/>
        </w:rPr>
        <w:t>: “</w:t>
      </w:r>
      <w:r w:rsidR="003E0130">
        <w:rPr>
          <w:lang w:val="it-IT"/>
        </w:rPr>
        <w:t>Indirizzo di residenza”</w:t>
      </w:r>
    </w:p>
    <w:p w14:paraId="02BCFACE" w14:textId="7103AA7B" w:rsidR="00BE22D3" w:rsidRPr="00BE22D3" w:rsidRDefault="00BE22D3" w:rsidP="00B5236E">
      <w:pPr>
        <w:pStyle w:val="ListParagraph"/>
        <w:numPr>
          <w:ilvl w:val="0"/>
          <w:numId w:val="33"/>
        </w:numPr>
        <w:ind w:left="2755" w:hanging="357"/>
        <w:rPr>
          <w:lang w:val="it-IT"/>
        </w:rPr>
      </w:pPr>
      <w:r>
        <w:rPr>
          <w:lang w:val="it-IT"/>
        </w:rPr>
        <w:t>Valori ammessi:</w:t>
      </w:r>
      <w:r w:rsidR="00281025">
        <w:rPr>
          <w:lang w:val="it-IT"/>
        </w:rPr>
        <w:t xml:space="preserve"> “Nome” della via di residenza</w:t>
      </w:r>
    </w:p>
    <w:p w14:paraId="29BD9C0E" w14:textId="058197E2" w:rsidR="003E0130" w:rsidRPr="00D721CF" w:rsidRDefault="003E0130" w:rsidP="00B5236E">
      <w:pPr>
        <w:pStyle w:val="ListParagraph"/>
        <w:numPr>
          <w:ilvl w:val="2"/>
          <w:numId w:val="30"/>
        </w:numPr>
        <w:ind w:left="2035" w:hanging="357"/>
        <w:rPr>
          <w:lang w:val="it-IT"/>
        </w:rPr>
      </w:pPr>
      <w:r>
        <w:rPr>
          <w:lang w:val="it-IT"/>
        </w:rPr>
        <w:t xml:space="preserve">Campo </w:t>
      </w:r>
      <w:r w:rsidR="00EC0BD4">
        <w:rPr>
          <w:lang w:val="it-IT"/>
        </w:rPr>
        <w:t>55</w:t>
      </w:r>
      <w:r>
        <w:rPr>
          <w:lang w:val="it-IT"/>
        </w:rPr>
        <w:t>: “</w:t>
      </w:r>
      <w:r w:rsidR="00FB6D60">
        <w:rPr>
          <w:lang w:val="it-IT"/>
        </w:rPr>
        <w:t>CAP”</w:t>
      </w:r>
    </w:p>
    <w:p w14:paraId="5B12BA3D" w14:textId="4BEBC075" w:rsidR="00BE22D3" w:rsidRPr="00BE22D3" w:rsidRDefault="00BE22D3" w:rsidP="00B5236E">
      <w:pPr>
        <w:pStyle w:val="ListParagraph"/>
        <w:numPr>
          <w:ilvl w:val="0"/>
          <w:numId w:val="33"/>
        </w:numPr>
        <w:ind w:left="2755" w:hanging="357"/>
        <w:rPr>
          <w:lang w:val="it-IT"/>
        </w:rPr>
      </w:pPr>
      <w:r>
        <w:rPr>
          <w:lang w:val="it-IT"/>
        </w:rPr>
        <w:t>Valori ammessi:</w:t>
      </w:r>
      <w:r w:rsidR="008466C2">
        <w:rPr>
          <w:lang w:val="it-IT"/>
        </w:rPr>
        <w:t xml:space="preserve"> “CAP” </w:t>
      </w:r>
      <w:r w:rsidR="00381689">
        <w:rPr>
          <w:lang w:val="it-IT"/>
        </w:rPr>
        <w:t>indirizzo</w:t>
      </w:r>
      <w:r w:rsidR="00F17FE1">
        <w:rPr>
          <w:lang w:val="it-IT"/>
        </w:rPr>
        <w:t xml:space="preserve"> di </w:t>
      </w:r>
      <w:r w:rsidR="00381689">
        <w:rPr>
          <w:lang w:val="it-IT"/>
        </w:rPr>
        <w:t>residenza</w:t>
      </w:r>
    </w:p>
    <w:p w14:paraId="35B29E2E" w14:textId="67978699" w:rsidR="00FB6D60" w:rsidRPr="00D721CF" w:rsidRDefault="00FB6D60" w:rsidP="00B5236E">
      <w:pPr>
        <w:pStyle w:val="ListParagraph"/>
        <w:numPr>
          <w:ilvl w:val="2"/>
          <w:numId w:val="30"/>
        </w:numPr>
        <w:ind w:left="2035" w:hanging="357"/>
        <w:rPr>
          <w:lang w:val="it-IT"/>
        </w:rPr>
      </w:pPr>
      <w:r>
        <w:rPr>
          <w:lang w:val="it-IT"/>
        </w:rPr>
        <w:t xml:space="preserve">Campo </w:t>
      </w:r>
      <w:r w:rsidR="00EC0BD4">
        <w:rPr>
          <w:lang w:val="it-IT"/>
        </w:rPr>
        <w:t>56</w:t>
      </w:r>
      <w:r w:rsidR="00437DEE">
        <w:rPr>
          <w:lang w:val="it-IT"/>
        </w:rPr>
        <w:t>: “</w:t>
      </w:r>
      <w:r w:rsidR="00AE2011">
        <w:rPr>
          <w:lang w:val="it-IT"/>
        </w:rPr>
        <w:t>Data di nascita” del primo richiedente</w:t>
      </w:r>
    </w:p>
    <w:p w14:paraId="2A3626DE" w14:textId="7623143B" w:rsidR="00BE22D3" w:rsidRPr="00BE22D3" w:rsidRDefault="00BE22D3" w:rsidP="00B5236E">
      <w:pPr>
        <w:pStyle w:val="ListParagraph"/>
        <w:numPr>
          <w:ilvl w:val="0"/>
          <w:numId w:val="33"/>
        </w:numPr>
        <w:ind w:left="2755" w:hanging="357"/>
        <w:rPr>
          <w:lang w:val="it-IT"/>
        </w:rPr>
      </w:pPr>
      <w:r>
        <w:rPr>
          <w:lang w:val="it-IT"/>
        </w:rPr>
        <w:t>Valori ammessi:</w:t>
      </w:r>
      <w:r w:rsidR="00735A83">
        <w:rPr>
          <w:lang w:val="it-IT"/>
        </w:rPr>
        <w:t xml:space="preserve"> data in formato </w:t>
      </w:r>
      <w:r w:rsidR="00E842A1">
        <w:rPr>
          <w:lang w:val="it-IT"/>
        </w:rPr>
        <w:t>dd/mm/</w:t>
      </w:r>
      <w:r w:rsidR="00E12921">
        <w:rPr>
          <w:lang w:val="it-IT"/>
        </w:rPr>
        <w:t>yyyy (campo obbligatorio)</w:t>
      </w:r>
    </w:p>
    <w:p w14:paraId="456D47F2" w14:textId="58C03228" w:rsidR="00AE2011" w:rsidRPr="00D721CF" w:rsidRDefault="00AE2011" w:rsidP="00B5236E">
      <w:pPr>
        <w:pStyle w:val="ListParagraph"/>
        <w:numPr>
          <w:ilvl w:val="2"/>
          <w:numId w:val="30"/>
        </w:numPr>
        <w:ind w:left="2035" w:hanging="357"/>
        <w:rPr>
          <w:lang w:val="it-IT"/>
        </w:rPr>
      </w:pPr>
      <w:r>
        <w:rPr>
          <w:lang w:val="it-IT"/>
        </w:rPr>
        <w:t xml:space="preserve">Campo </w:t>
      </w:r>
      <w:r w:rsidR="00EC0BD4">
        <w:rPr>
          <w:lang w:val="it-IT"/>
        </w:rPr>
        <w:t>57</w:t>
      </w:r>
      <w:r>
        <w:rPr>
          <w:lang w:val="it-IT"/>
        </w:rPr>
        <w:t>: “</w:t>
      </w:r>
      <w:r w:rsidR="00E60B58">
        <w:rPr>
          <w:lang w:val="it-IT"/>
        </w:rPr>
        <w:t>Stato civile”</w:t>
      </w:r>
    </w:p>
    <w:p w14:paraId="7A8E370B" w14:textId="39DCB67A" w:rsidR="00BE22D3" w:rsidRPr="00DC0C92" w:rsidRDefault="00BE22D3" w:rsidP="3634F6F2">
      <w:pPr>
        <w:pStyle w:val="ListParagraph"/>
        <w:numPr>
          <w:ilvl w:val="0"/>
          <w:numId w:val="33"/>
        </w:numPr>
        <w:ind w:left="2755" w:hanging="357"/>
        <w:rPr>
          <w:lang w:val="it-IT"/>
          <w:rPrChange w:id="1545" w:author="Castelli, Alessandro" w:date="2025-12-22T10:38:00Z" w16du:dateUtc="2025-12-22T09:38:00Z">
            <w:rPr/>
          </w:rPrChange>
        </w:rPr>
      </w:pPr>
      <w:r w:rsidRPr="00DC0C92">
        <w:rPr>
          <w:lang w:val="it-IT"/>
          <w:rPrChange w:id="1546" w:author="Castelli, Alessandro" w:date="2025-12-22T10:38:00Z" w16du:dateUtc="2025-12-22T09:38:00Z">
            <w:rPr/>
          </w:rPrChange>
        </w:rPr>
        <w:t>Valori ammessi:</w:t>
      </w:r>
      <w:r w:rsidR="0077058B" w:rsidRPr="00DC0C92">
        <w:rPr>
          <w:lang w:val="it-IT"/>
          <w:rPrChange w:id="1547" w:author="Castelli, Alessandro" w:date="2025-12-22T10:38:00Z" w16du:dateUtc="2025-12-22T09:38:00Z">
            <w:rPr/>
          </w:rPrChange>
        </w:rPr>
        <w:t xml:space="preserve"> opzioni </w:t>
      </w:r>
      <w:r w:rsidR="007D73EA" w:rsidRPr="00DC0C92">
        <w:rPr>
          <w:lang w:val="it-IT"/>
          <w:rPrChange w:id="1548" w:author="Castelli, Alessandro" w:date="2025-12-22T10:38:00Z" w16du:dateUtc="2025-12-22T09:38:00Z">
            <w:rPr/>
          </w:rPrChange>
        </w:rPr>
        <w:t xml:space="preserve">possibili “Celibe/Nubile”, </w:t>
      </w:r>
      <w:r w:rsidR="00AC3F64" w:rsidRPr="00DC0C92">
        <w:rPr>
          <w:lang w:val="it-IT"/>
          <w:rPrChange w:id="1549" w:author="Castelli, Alessandro" w:date="2025-12-22T10:38:00Z" w16du:dateUtc="2025-12-22T09:38:00Z">
            <w:rPr/>
          </w:rPrChange>
        </w:rPr>
        <w:t>“Coniugato</w:t>
      </w:r>
      <w:r w:rsidR="00C954EF" w:rsidRPr="00DC0C92">
        <w:rPr>
          <w:lang w:val="it-IT"/>
          <w:rPrChange w:id="1550" w:author="Castelli, Alessandro" w:date="2025-12-22T10:38:00Z" w16du:dateUtc="2025-12-22T09:38:00Z">
            <w:rPr/>
          </w:rPrChange>
        </w:rPr>
        <w:t>/a (comunione dei beni</w:t>
      </w:r>
      <w:r w:rsidR="005E13BB" w:rsidRPr="00DC0C92">
        <w:rPr>
          <w:lang w:val="it-IT"/>
          <w:rPrChange w:id="1551" w:author="Castelli, Alessandro" w:date="2025-12-22T10:38:00Z" w16du:dateUtc="2025-12-22T09:38:00Z">
            <w:rPr/>
          </w:rPrChange>
        </w:rPr>
        <w:t>)</w:t>
      </w:r>
      <w:r w:rsidR="00AC3F64" w:rsidRPr="00DC0C92">
        <w:rPr>
          <w:lang w:val="it-IT"/>
          <w:rPrChange w:id="1552" w:author="Castelli, Alessandro" w:date="2025-12-22T10:38:00Z" w16du:dateUtc="2025-12-22T09:38:00Z">
            <w:rPr/>
          </w:rPrChange>
        </w:rPr>
        <w:t xml:space="preserve">”, </w:t>
      </w:r>
      <w:r w:rsidR="00AD5E13" w:rsidRPr="00DC0C92">
        <w:rPr>
          <w:lang w:val="it-IT"/>
          <w:rPrChange w:id="1553" w:author="Castelli, Alessandro" w:date="2025-12-22T10:38:00Z" w16du:dateUtc="2025-12-22T09:38:00Z">
            <w:rPr/>
          </w:rPrChange>
        </w:rPr>
        <w:t>, “Coniugato/a (separazione dei beni)”, “</w:t>
      </w:r>
      <w:r w:rsidR="00AA6AA7" w:rsidRPr="00DC0C92">
        <w:rPr>
          <w:lang w:val="it-IT"/>
          <w:rPrChange w:id="1554" w:author="Castelli, Alessandro" w:date="2025-12-22T10:38:00Z" w16du:dateUtc="2025-12-22T09:38:00Z">
            <w:rPr/>
          </w:rPrChange>
        </w:rPr>
        <w:t>Separato/a”, “Vedo</w:t>
      </w:r>
      <w:r w:rsidR="001248E4" w:rsidRPr="00DC0C92">
        <w:rPr>
          <w:lang w:val="it-IT"/>
          <w:rPrChange w:id="1555" w:author="Castelli, Alessandro" w:date="2025-12-22T10:38:00Z" w16du:dateUtc="2025-12-22T09:38:00Z">
            <w:rPr/>
          </w:rPrChange>
        </w:rPr>
        <w:t>vo/a”</w:t>
      </w:r>
      <w:r w:rsidR="00512456" w:rsidRPr="00DC0C92">
        <w:rPr>
          <w:lang w:val="it-IT"/>
          <w:rPrChange w:id="1556" w:author="Castelli, Alessandro" w:date="2025-12-22T10:38:00Z" w16du:dateUtc="2025-12-22T09:38:00Z">
            <w:rPr/>
          </w:rPrChange>
        </w:rPr>
        <w:t>, “Divorziato</w:t>
      </w:r>
      <w:r w:rsidR="00705ACE" w:rsidRPr="00DC0C92">
        <w:rPr>
          <w:lang w:val="it-IT"/>
          <w:rPrChange w:id="1557" w:author="Castelli, Alessandro" w:date="2025-12-22T10:38:00Z" w16du:dateUtc="2025-12-22T09:38:00Z">
            <w:rPr/>
          </w:rPrChange>
        </w:rPr>
        <w:t>/a”, “N/A</w:t>
      </w:r>
      <w:r w:rsidR="001248E4" w:rsidRPr="00DC0C92">
        <w:rPr>
          <w:lang w:val="it-IT"/>
          <w:rPrChange w:id="1558" w:author="Castelli, Alessandro" w:date="2025-12-22T10:38:00Z" w16du:dateUtc="2025-12-22T09:38:00Z">
            <w:rPr/>
          </w:rPrChange>
        </w:rPr>
        <w:t>”</w:t>
      </w:r>
    </w:p>
    <w:p w14:paraId="6E97E5E7" w14:textId="7262C795" w:rsidR="00E60B58" w:rsidRDefault="00E60B58" w:rsidP="00B5236E">
      <w:pPr>
        <w:pStyle w:val="ListParagraph"/>
        <w:numPr>
          <w:ilvl w:val="2"/>
          <w:numId w:val="30"/>
        </w:numPr>
        <w:ind w:left="2035" w:hanging="357"/>
        <w:rPr>
          <w:lang w:val="it-IT"/>
        </w:rPr>
      </w:pPr>
      <w:r>
        <w:rPr>
          <w:lang w:val="it-IT"/>
        </w:rPr>
        <w:t xml:space="preserve">Campo </w:t>
      </w:r>
      <w:r w:rsidR="00EC0BD4">
        <w:rPr>
          <w:lang w:val="it-IT"/>
        </w:rPr>
        <w:t>58</w:t>
      </w:r>
      <w:r>
        <w:rPr>
          <w:lang w:val="it-IT"/>
        </w:rPr>
        <w:t>: “</w:t>
      </w:r>
      <w:r w:rsidR="00D358FD">
        <w:rPr>
          <w:lang w:val="it-IT"/>
        </w:rPr>
        <w:t>Email”</w:t>
      </w:r>
    </w:p>
    <w:p w14:paraId="2F156D67" w14:textId="5881EAE0" w:rsidR="00BE22D3" w:rsidRPr="00BE22D3" w:rsidRDefault="00BE22D3" w:rsidP="00B5236E">
      <w:pPr>
        <w:pStyle w:val="ListParagraph"/>
        <w:numPr>
          <w:ilvl w:val="0"/>
          <w:numId w:val="33"/>
        </w:numPr>
        <w:ind w:left="2755" w:hanging="357"/>
        <w:rPr>
          <w:lang w:val="it-IT"/>
        </w:rPr>
      </w:pPr>
      <w:r>
        <w:rPr>
          <w:lang w:val="it-IT"/>
        </w:rPr>
        <w:t>Valori ammessi:</w:t>
      </w:r>
      <w:r w:rsidR="00A95C24">
        <w:rPr>
          <w:lang w:val="it-IT"/>
        </w:rPr>
        <w:t xml:space="preserve"> “E-mail” che rispetta la </w:t>
      </w:r>
      <w:r w:rsidR="00A95C24" w:rsidRPr="00AA58E5">
        <w:rPr>
          <w:lang w:val="it-IT"/>
        </w:rPr>
        <w:t>sintassi standard utente@dominio.tld</w:t>
      </w:r>
      <w:r w:rsidR="00A95C24">
        <w:rPr>
          <w:lang w:val="it-IT"/>
        </w:rPr>
        <w:t xml:space="preserve"> </w:t>
      </w:r>
    </w:p>
    <w:p w14:paraId="1EC27288" w14:textId="67A6E5D4" w:rsidR="00D358FD" w:rsidRDefault="00D358FD" w:rsidP="00B5236E">
      <w:pPr>
        <w:pStyle w:val="ListParagraph"/>
        <w:numPr>
          <w:ilvl w:val="2"/>
          <w:numId w:val="30"/>
        </w:numPr>
        <w:ind w:left="2035" w:hanging="357"/>
        <w:rPr>
          <w:lang w:val="it-IT"/>
        </w:rPr>
      </w:pPr>
      <w:r>
        <w:rPr>
          <w:lang w:val="it-IT"/>
        </w:rPr>
        <w:t xml:space="preserve">Campo </w:t>
      </w:r>
      <w:r w:rsidR="00EC0BD4">
        <w:rPr>
          <w:lang w:val="it-IT"/>
        </w:rPr>
        <w:t>59</w:t>
      </w:r>
      <w:r>
        <w:rPr>
          <w:lang w:val="it-IT"/>
        </w:rPr>
        <w:t>: “Provincia di nascita”</w:t>
      </w:r>
    </w:p>
    <w:p w14:paraId="17C6ED50" w14:textId="63106192" w:rsidR="00BE22D3" w:rsidRPr="00BE22D3" w:rsidRDefault="00BE22D3" w:rsidP="00B5236E">
      <w:pPr>
        <w:pStyle w:val="ListParagraph"/>
        <w:numPr>
          <w:ilvl w:val="0"/>
          <w:numId w:val="33"/>
        </w:numPr>
        <w:ind w:left="2755" w:hanging="357"/>
        <w:rPr>
          <w:lang w:val="it-IT"/>
        </w:rPr>
      </w:pPr>
      <w:r>
        <w:rPr>
          <w:lang w:val="it-IT"/>
        </w:rPr>
        <w:t>Valori ammessi:</w:t>
      </w:r>
      <w:r w:rsidR="00A95C24">
        <w:rPr>
          <w:lang w:val="it-IT"/>
        </w:rPr>
        <w:t xml:space="preserve"> “Nome” della città provincia di nascita </w:t>
      </w:r>
    </w:p>
    <w:p w14:paraId="4CAE19B2" w14:textId="7F6D5524" w:rsidR="00D358FD" w:rsidRDefault="00D358FD" w:rsidP="00B5236E">
      <w:pPr>
        <w:pStyle w:val="ListParagraph"/>
        <w:numPr>
          <w:ilvl w:val="2"/>
          <w:numId w:val="30"/>
        </w:numPr>
        <w:ind w:left="2035" w:hanging="357"/>
        <w:rPr>
          <w:lang w:val="it-IT"/>
        </w:rPr>
      </w:pPr>
      <w:r>
        <w:rPr>
          <w:lang w:val="it-IT"/>
        </w:rPr>
        <w:t xml:space="preserve">Campo </w:t>
      </w:r>
      <w:r w:rsidR="00EC0BD4">
        <w:rPr>
          <w:lang w:val="it-IT"/>
        </w:rPr>
        <w:t>60</w:t>
      </w:r>
      <w:r>
        <w:rPr>
          <w:lang w:val="it-IT"/>
        </w:rPr>
        <w:t>: “</w:t>
      </w:r>
      <w:r w:rsidR="00C945CA">
        <w:rPr>
          <w:lang w:val="it-IT"/>
        </w:rPr>
        <w:t xml:space="preserve">Componenti nucleo famigliare </w:t>
      </w:r>
      <w:r w:rsidR="008963C7">
        <w:rPr>
          <w:lang w:val="it-IT"/>
        </w:rPr>
        <w:t>con reddito”</w:t>
      </w:r>
    </w:p>
    <w:p w14:paraId="3F67D6E7" w14:textId="3CB53AE4" w:rsidR="00BE22D3" w:rsidRPr="00BE22D3" w:rsidRDefault="00BE22D3" w:rsidP="00B5236E">
      <w:pPr>
        <w:pStyle w:val="ListParagraph"/>
        <w:numPr>
          <w:ilvl w:val="0"/>
          <w:numId w:val="33"/>
        </w:numPr>
        <w:ind w:left="2755" w:hanging="357"/>
        <w:rPr>
          <w:lang w:val="it-IT"/>
        </w:rPr>
      </w:pPr>
      <w:r>
        <w:rPr>
          <w:lang w:val="it-IT"/>
        </w:rPr>
        <w:t>Valori ammessi:</w:t>
      </w:r>
      <w:r w:rsidR="0049767C">
        <w:rPr>
          <w:lang w:val="it-IT"/>
        </w:rPr>
        <w:t xml:space="preserve"> </w:t>
      </w:r>
      <w:r w:rsidR="00E129A0">
        <w:rPr>
          <w:lang w:val="it-IT"/>
        </w:rPr>
        <w:t xml:space="preserve"> “Numero” </w:t>
      </w:r>
      <w:r w:rsidR="0096535D">
        <w:rPr>
          <w:lang w:val="it-IT"/>
        </w:rPr>
        <w:t>componenti nucleo famigliare con reddito</w:t>
      </w:r>
    </w:p>
    <w:p w14:paraId="38D851F9" w14:textId="05A5F761" w:rsidR="00C9155A" w:rsidRDefault="00C9155A" w:rsidP="00B5236E">
      <w:pPr>
        <w:pStyle w:val="ListParagraph"/>
        <w:numPr>
          <w:ilvl w:val="2"/>
          <w:numId w:val="30"/>
        </w:numPr>
        <w:ind w:left="2035" w:hanging="357"/>
        <w:rPr>
          <w:lang w:val="it-IT"/>
        </w:rPr>
      </w:pPr>
      <w:r>
        <w:rPr>
          <w:lang w:val="it-IT"/>
        </w:rPr>
        <w:t xml:space="preserve">Campo </w:t>
      </w:r>
      <w:r w:rsidR="00EC0BD4">
        <w:rPr>
          <w:lang w:val="it-IT"/>
        </w:rPr>
        <w:t>61</w:t>
      </w:r>
      <w:r w:rsidR="00174932">
        <w:rPr>
          <w:lang w:val="it-IT"/>
        </w:rPr>
        <w:t>:” Posizione lavorativa”</w:t>
      </w:r>
    </w:p>
    <w:p w14:paraId="25F9344E" w14:textId="0C00814C" w:rsidR="00BE22D3" w:rsidRDefault="00C07C11" w:rsidP="00B5236E">
      <w:pPr>
        <w:pStyle w:val="ListParagraph"/>
        <w:numPr>
          <w:ilvl w:val="0"/>
          <w:numId w:val="33"/>
        </w:numPr>
        <w:ind w:left="2755" w:hanging="357"/>
        <w:rPr>
          <w:lang w:val="it-IT"/>
        </w:rPr>
      </w:pPr>
      <w:r>
        <w:rPr>
          <w:lang w:val="it-IT"/>
        </w:rPr>
        <w:t>Valori ammessi:</w:t>
      </w:r>
      <w:r w:rsidR="00ED067C">
        <w:rPr>
          <w:lang w:val="it-IT"/>
        </w:rPr>
        <w:t xml:space="preserve"> opzioni possibili </w:t>
      </w:r>
      <w:r w:rsidR="007E3F71">
        <w:rPr>
          <w:lang w:val="it-IT"/>
        </w:rPr>
        <w:t>“Dip tempo indeterminato, “Dip tempo determinato”, “</w:t>
      </w:r>
      <w:r w:rsidR="007B38F0">
        <w:rPr>
          <w:lang w:val="it-IT"/>
        </w:rPr>
        <w:t>Autonomo con partita IVA”, “Titolare ditta”, “</w:t>
      </w:r>
      <w:r w:rsidR="009A7797">
        <w:rPr>
          <w:lang w:val="it-IT"/>
        </w:rPr>
        <w:t>Professionista iscritto albo”, “Pensionato”, “</w:t>
      </w:r>
      <w:r w:rsidR="00E94735">
        <w:rPr>
          <w:lang w:val="it-IT"/>
        </w:rPr>
        <w:t>Rendita da partecipazioni”, “N/A”</w:t>
      </w:r>
    </w:p>
    <w:p w14:paraId="13D11D04" w14:textId="2DB1D61D" w:rsidR="00174932" w:rsidRDefault="00174932" w:rsidP="00B5236E">
      <w:pPr>
        <w:pStyle w:val="ListParagraph"/>
        <w:numPr>
          <w:ilvl w:val="2"/>
          <w:numId w:val="30"/>
        </w:numPr>
        <w:ind w:left="2035" w:hanging="357"/>
        <w:rPr>
          <w:lang w:val="it-IT"/>
        </w:rPr>
      </w:pPr>
      <w:r>
        <w:rPr>
          <w:lang w:val="it-IT"/>
        </w:rPr>
        <w:t xml:space="preserve">Campo </w:t>
      </w:r>
      <w:r w:rsidR="00EC0BD4">
        <w:rPr>
          <w:lang w:val="it-IT"/>
        </w:rPr>
        <w:t>62</w:t>
      </w:r>
      <w:r w:rsidR="00710520">
        <w:rPr>
          <w:lang w:val="it-IT"/>
        </w:rPr>
        <w:t>:” Reddito personale</w:t>
      </w:r>
      <w:r w:rsidR="00C07C11">
        <w:rPr>
          <w:lang w:val="it-IT"/>
        </w:rPr>
        <w:t>”</w:t>
      </w:r>
    </w:p>
    <w:p w14:paraId="50ED00FF" w14:textId="584AA55C" w:rsidR="00C07C11" w:rsidRPr="00C07C11" w:rsidRDefault="00C07C11" w:rsidP="00B5236E">
      <w:pPr>
        <w:pStyle w:val="ListParagraph"/>
        <w:numPr>
          <w:ilvl w:val="0"/>
          <w:numId w:val="33"/>
        </w:numPr>
        <w:ind w:left="2755" w:hanging="357"/>
        <w:rPr>
          <w:lang w:val="it-IT"/>
        </w:rPr>
      </w:pPr>
      <w:r>
        <w:rPr>
          <w:lang w:val="it-IT"/>
        </w:rPr>
        <w:t>Valori ammessi:</w:t>
      </w:r>
      <w:r w:rsidR="00274171">
        <w:rPr>
          <w:lang w:val="it-IT"/>
        </w:rPr>
        <w:t xml:space="preserve"> </w:t>
      </w:r>
      <w:r w:rsidR="009D4A58">
        <w:rPr>
          <w:lang w:val="it-IT"/>
        </w:rPr>
        <w:t>importo mensile percepito espresso in euro</w:t>
      </w:r>
    </w:p>
    <w:p w14:paraId="6C6D527D" w14:textId="163B741D" w:rsidR="00710520" w:rsidRDefault="00710520" w:rsidP="00B5236E">
      <w:pPr>
        <w:pStyle w:val="ListParagraph"/>
        <w:numPr>
          <w:ilvl w:val="2"/>
          <w:numId w:val="30"/>
        </w:numPr>
        <w:ind w:left="2035" w:hanging="357"/>
        <w:rPr>
          <w:lang w:val="it-IT"/>
        </w:rPr>
      </w:pPr>
      <w:r>
        <w:rPr>
          <w:lang w:val="it-IT"/>
        </w:rPr>
        <w:t xml:space="preserve">Campo </w:t>
      </w:r>
      <w:r w:rsidR="00EC0BD4">
        <w:rPr>
          <w:lang w:val="it-IT"/>
        </w:rPr>
        <w:t>63</w:t>
      </w:r>
      <w:r>
        <w:rPr>
          <w:lang w:val="it-IT"/>
        </w:rPr>
        <w:t>: “Altre fonti di reddito”</w:t>
      </w:r>
    </w:p>
    <w:p w14:paraId="49444526" w14:textId="33061433" w:rsidR="00C779AA" w:rsidRPr="00C779AA" w:rsidRDefault="00C779AA" w:rsidP="00B5236E">
      <w:pPr>
        <w:pStyle w:val="ListParagraph"/>
        <w:numPr>
          <w:ilvl w:val="0"/>
          <w:numId w:val="33"/>
        </w:numPr>
        <w:ind w:left="2755" w:hanging="357"/>
        <w:rPr>
          <w:lang w:val="it-IT"/>
        </w:rPr>
      </w:pPr>
      <w:r>
        <w:rPr>
          <w:lang w:val="it-IT"/>
        </w:rPr>
        <w:t>Valori ammessi:</w:t>
      </w:r>
      <w:r w:rsidR="000D7791">
        <w:rPr>
          <w:lang w:val="it-IT"/>
        </w:rPr>
        <w:t xml:space="preserve"> </w:t>
      </w:r>
      <w:r w:rsidR="00572F74">
        <w:rPr>
          <w:lang w:val="it-IT"/>
        </w:rPr>
        <w:t xml:space="preserve"> “Nomi” altre fonti di reddito</w:t>
      </w:r>
    </w:p>
    <w:p w14:paraId="512FA09E" w14:textId="5AA58332" w:rsidR="00710520" w:rsidRDefault="00710520" w:rsidP="00B5236E">
      <w:pPr>
        <w:pStyle w:val="ListParagraph"/>
        <w:numPr>
          <w:ilvl w:val="2"/>
          <w:numId w:val="30"/>
        </w:numPr>
        <w:ind w:left="2035" w:hanging="357"/>
        <w:rPr>
          <w:lang w:val="it-IT"/>
        </w:rPr>
      </w:pPr>
      <w:r>
        <w:rPr>
          <w:lang w:val="it-IT"/>
        </w:rPr>
        <w:t xml:space="preserve">Campo </w:t>
      </w:r>
      <w:r w:rsidR="00EC0BD4">
        <w:rPr>
          <w:lang w:val="it-IT"/>
        </w:rPr>
        <w:t>64</w:t>
      </w:r>
      <w:r>
        <w:rPr>
          <w:lang w:val="it-IT"/>
        </w:rPr>
        <w:t>: “</w:t>
      </w:r>
      <w:r w:rsidR="004C0AC7">
        <w:rPr>
          <w:lang w:val="it-IT"/>
        </w:rPr>
        <w:t>Comune di residenza</w:t>
      </w:r>
      <w:r w:rsidR="007541BE">
        <w:rPr>
          <w:lang w:val="it-IT"/>
        </w:rPr>
        <w:t>”</w:t>
      </w:r>
    </w:p>
    <w:p w14:paraId="7323D5D5" w14:textId="68F65726" w:rsidR="00C779AA" w:rsidRPr="00C779AA" w:rsidRDefault="00C779AA" w:rsidP="00B5236E">
      <w:pPr>
        <w:pStyle w:val="ListParagraph"/>
        <w:numPr>
          <w:ilvl w:val="0"/>
          <w:numId w:val="33"/>
        </w:numPr>
        <w:ind w:left="2755" w:hanging="357"/>
        <w:rPr>
          <w:lang w:val="it-IT"/>
        </w:rPr>
      </w:pPr>
      <w:r>
        <w:rPr>
          <w:lang w:val="it-IT"/>
        </w:rPr>
        <w:t>Valori ammessi:</w:t>
      </w:r>
      <w:r w:rsidR="006572DB">
        <w:rPr>
          <w:lang w:val="it-IT"/>
        </w:rPr>
        <w:t xml:space="preserve"> “Nome” del comune di residenza</w:t>
      </w:r>
    </w:p>
    <w:p w14:paraId="455F74DC" w14:textId="381A0CA1" w:rsidR="00D721CF" w:rsidRPr="00792F09" w:rsidRDefault="007541BE" w:rsidP="00B5236E">
      <w:pPr>
        <w:pStyle w:val="ListParagraph"/>
        <w:numPr>
          <w:ilvl w:val="2"/>
          <w:numId w:val="30"/>
        </w:numPr>
        <w:ind w:left="2035" w:hanging="357"/>
        <w:rPr>
          <w:lang w:val="it-IT"/>
        </w:rPr>
      </w:pPr>
      <w:r>
        <w:rPr>
          <w:lang w:val="it-IT"/>
        </w:rPr>
        <w:t xml:space="preserve">Campo </w:t>
      </w:r>
      <w:r w:rsidR="00EC0BD4">
        <w:rPr>
          <w:lang w:val="it-IT"/>
        </w:rPr>
        <w:t>65</w:t>
      </w:r>
      <w:r>
        <w:rPr>
          <w:lang w:val="it-IT"/>
        </w:rPr>
        <w:t>: “Mensilit</w:t>
      </w:r>
      <w:r w:rsidR="00D82EBF">
        <w:rPr>
          <w:lang w:val="it-IT"/>
        </w:rPr>
        <w:t>à”</w:t>
      </w:r>
    </w:p>
    <w:p w14:paraId="79C53FAA" w14:textId="51AAC255" w:rsidR="00C779AA" w:rsidRPr="00C779AA" w:rsidRDefault="00C779AA" w:rsidP="00B5236E">
      <w:pPr>
        <w:pStyle w:val="ListParagraph"/>
        <w:numPr>
          <w:ilvl w:val="0"/>
          <w:numId w:val="33"/>
        </w:numPr>
        <w:ind w:left="2755" w:hanging="357"/>
        <w:rPr>
          <w:lang w:val="it-IT"/>
        </w:rPr>
      </w:pPr>
      <w:r>
        <w:rPr>
          <w:lang w:val="it-IT"/>
        </w:rPr>
        <w:t>Valori ammessi:</w:t>
      </w:r>
      <w:r w:rsidR="004A32AA">
        <w:rPr>
          <w:lang w:val="it-IT"/>
        </w:rPr>
        <w:t xml:space="preserve"> “Numero” pagamenti retributivi percepiti in un anno</w:t>
      </w:r>
    </w:p>
    <w:p w14:paraId="44A54E79" w14:textId="5D3CB10A" w:rsidR="004E5EF2" w:rsidRDefault="00510D84" w:rsidP="00B5236E">
      <w:pPr>
        <w:pStyle w:val="ListParagraph"/>
        <w:numPr>
          <w:ilvl w:val="0"/>
          <w:numId w:val="31"/>
        </w:numPr>
        <w:ind w:left="1434" w:hanging="357"/>
        <w:rPr>
          <w:lang w:val="it-IT"/>
        </w:rPr>
      </w:pPr>
      <w:r>
        <w:rPr>
          <w:lang w:val="it-IT"/>
        </w:rPr>
        <w:t>Riferimenti Secondo richiedente</w:t>
      </w:r>
    </w:p>
    <w:p w14:paraId="24E4AA5A" w14:textId="52E8262B" w:rsidR="00040D01" w:rsidRPr="00040D01" w:rsidRDefault="00040D01" w:rsidP="00B5236E">
      <w:pPr>
        <w:pStyle w:val="ListParagraph"/>
        <w:numPr>
          <w:ilvl w:val="0"/>
          <w:numId w:val="32"/>
        </w:numPr>
        <w:rPr>
          <w:lang w:val="it-IT"/>
        </w:rPr>
      </w:pPr>
      <w:r>
        <w:rPr>
          <w:lang w:val="it-IT"/>
        </w:rPr>
        <w:t>Vale quanto detto per i riferimenti</w:t>
      </w:r>
      <w:r w:rsidR="00144E81">
        <w:rPr>
          <w:lang w:val="it-IT"/>
        </w:rPr>
        <w:t xml:space="preserve"> del primo richiedente</w:t>
      </w:r>
    </w:p>
    <w:p w14:paraId="633027FF" w14:textId="72E5B753" w:rsidR="00510D84" w:rsidRDefault="00826630" w:rsidP="00B5236E">
      <w:pPr>
        <w:pStyle w:val="ListParagraph"/>
        <w:numPr>
          <w:ilvl w:val="0"/>
          <w:numId w:val="31"/>
        </w:numPr>
        <w:ind w:left="1434" w:hanging="357"/>
        <w:rPr>
          <w:lang w:val="it-IT"/>
        </w:rPr>
      </w:pPr>
      <w:r>
        <w:rPr>
          <w:lang w:val="it-IT"/>
        </w:rPr>
        <w:t>Mutuo richiesto</w:t>
      </w:r>
    </w:p>
    <w:p w14:paraId="29EEF63C" w14:textId="07D54635" w:rsidR="00507272" w:rsidRDefault="00A41236" w:rsidP="00B5236E">
      <w:pPr>
        <w:pStyle w:val="ListParagraph"/>
        <w:numPr>
          <w:ilvl w:val="2"/>
          <w:numId w:val="30"/>
        </w:numPr>
        <w:ind w:left="2035" w:hanging="357"/>
        <w:rPr>
          <w:lang w:val="it-IT"/>
        </w:rPr>
      </w:pPr>
      <w:bookmarkStart w:id="1559" w:name="_Hlk211440650"/>
      <w:r>
        <w:rPr>
          <w:lang w:val="it-IT"/>
        </w:rPr>
        <w:t xml:space="preserve">Campo </w:t>
      </w:r>
      <w:r w:rsidR="00EC0BD4">
        <w:rPr>
          <w:lang w:val="it-IT"/>
        </w:rPr>
        <w:t>66</w:t>
      </w:r>
      <w:r>
        <w:rPr>
          <w:lang w:val="it-IT"/>
        </w:rPr>
        <w:t>: “</w:t>
      </w:r>
      <w:r w:rsidR="009F2BB8">
        <w:rPr>
          <w:lang w:val="it-IT"/>
        </w:rPr>
        <w:t>Finalità della richiesta</w:t>
      </w:r>
      <w:r>
        <w:rPr>
          <w:lang w:val="it-IT"/>
        </w:rPr>
        <w:t>”</w:t>
      </w:r>
    </w:p>
    <w:p w14:paraId="72C0D600" w14:textId="40C7DDDC" w:rsidR="00C779AA" w:rsidRPr="00C779AA" w:rsidRDefault="00C779AA" w:rsidP="00B5236E">
      <w:pPr>
        <w:pStyle w:val="ListParagraph"/>
        <w:numPr>
          <w:ilvl w:val="0"/>
          <w:numId w:val="33"/>
        </w:numPr>
        <w:ind w:left="2755" w:hanging="357"/>
        <w:rPr>
          <w:lang w:val="it-IT"/>
        </w:rPr>
      </w:pPr>
      <w:r>
        <w:rPr>
          <w:lang w:val="it-IT"/>
        </w:rPr>
        <w:t>Valori ammessi:</w:t>
      </w:r>
      <w:r w:rsidR="00FC2A45">
        <w:rPr>
          <w:lang w:val="it-IT"/>
        </w:rPr>
        <w:t xml:space="preserve"> </w:t>
      </w:r>
      <w:r w:rsidR="00296819">
        <w:rPr>
          <w:lang w:val="it-IT"/>
        </w:rPr>
        <w:t xml:space="preserve"> “Acquisto”, “Acquisto prima casa”, “Acquisto seconda casa”, “Acquisto asta giudiziaria”, “Acquisto prima casa Consap”, “Surroga”, “Ristrutturazione”, “Altro”, “N/A”</w:t>
      </w:r>
    </w:p>
    <w:p w14:paraId="40AB37AF" w14:textId="4966D686" w:rsidR="00A41236" w:rsidRDefault="00A41236" w:rsidP="00B5236E">
      <w:pPr>
        <w:pStyle w:val="ListParagraph"/>
        <w:numPr>
          <w:ilvl w:val="2"/>
          <w:numId w:val="30"/>
        </w:numPr>
        <w:ind w:left="2035" w:hanging="357"/>
        <w:rPr>
          <w:lang w:val="it-IT"/>
        </w:rPr>
      </w:pPr>
      <w:r>
        <w:rPr>
          <w:lang w:val="it-IT"/>
        </w:rPr>
        <w:t xml:space="preserve">Campo </w:t>
      </w:r>
      <w:r w:rsidR="00EC0BD4">
        <w:rPr>
          <w:lang w:val="it-IT"/>
        </w:rPr>
        <w:t>67</w:t>
      </w:r>
      <w:r>
        <w:rPr>
          <w:lang w:val="it-IT"/>
        </w:rPr>
        <w:t>: “</w:t>
      </w:r>
      <w:r w:rsidR="00976A92">
        <w:rPr>
          <w:lang w:val="it-IT"/>
        </w:rPr>
        <w:t>Valore immobile”</w:t>
      </w:r>
    </w:p>
    <w:p w14:paraId="2A51ED55" w14:textId="2B339628" w:rsidR="00C779AA" w:rsidRPr="00C779AA" w:rsidRDefault="00C779AA" w:rsidP="00B5236E">
      <w:pPr>
        <w:pStyle w:val="ListParagraph"/>
        <w:numPr>
          <w:ilvl w:val="0"/>
          <w:numId w:val="33"/>
        </w:numPr>
        <w:ind w:left="2755" w:hanging="357"/>
        <w:rPr>
          <w:lang w:val="it-IT"/>
        </w:rPr>
      </w:pPr>
      <w:r>
        <w:rPr>
          <w:lang w:val="it-IT"/>
        </w:rPr>
        <w:t>Valori ammessi</w:t>
      </w:r>
      <w:r w:rsidR="00DE3345">
        <w:rPr>
          <w:lang w:val="it-IT"/>
        </w:rPr>
        <w:t>:” Prezzo</w:t>
      </w:r>
      <w:r w:rsidR="00982B73">
        <w:rPr>
          <w:lang w:val="it-IT"/>
        </w:rPr>
        <w:t>”</w:t>
      </w:r>
      <w:r w:rsidR="00DE3345">
        <w:rPr>
          <w:lang w:val="it-IT"/>
        </w:rPr>
        <w:t xml:space="preserve"> dell’immobile</w:t>
      </w:r>
      <w:r w:rsidR="00982B73">
        <w:rPr>
          <w:lang w:val="it-IT"/>
        </w:rPr>
        <w:t xml:space="preserve"> espresso in euro</w:t>
      </w:r>
    </w:p>
    <w:p w14:paraId="7D0389B2" w14:textId="0F447A67" w:rsidR="00976A92" w:rsidRDefault="00976A92" w:rsidP="00B5236E">
      <w:pPr>
        <w:pStyle w:val="ListParagraph"/>
        <w:numPr>
          <w:ilvl w:val="2"/>
          <w:numId w:val="30"/>
        </w:numPr>
        <w:ind w:left="2035" w:hanging="357"/>
        <w:rPr>
          <w:lang w:val="it-IT"/>
        </w:rPr>
      </w:pPr>
      <w:r>
        <w:rPr>
          <w:lang w:val="it-IT"/>
        </w:rPr>
        <w:t xml:space="preserve">Campo </w:t>
      </w:r>
      <w:r w:rsidR="00EC0BD4">
        <w:rPr>
          <w:lang w:val="it-IT"/>
        </w:rPr>
        <w:t>68</w:t>
      </w:r>
      <w:r>
        <w:rPr>
          <w:lang w:val="it-IT"/>
        </w:rPr>
        <w:t>: “Importo mutuo”</w:t>
      </w:r>
    </w:p>
    <w:p w14:paraId="28930593" w14:textId="71BF915C" w:rsidR="00C779AA" w:rsidRPr="00C779AA" w:rsidRDefault="00C779AA" w:rsidP="00B5236E">
      <w:pPr>
        <w:pStyle w:val="ListParagraph"/>
        <w:numPr>
          <w:ilvl w:val="0"/>
          <w:numId w:val="33"/>
        </w:numPr>
        <w:ind w:left="2755" w:hanging="357"/>
        <w:rPr>
          <w:lang w:val="it-IT"/>
        </w:rPr>
      </w:pPr>
      <w:r>
        <w:rPr>
          <w:lang w:val="it-IT"/>
        </w:rPr>
        <w:t>Valori ammessi:</w:t>
      </w:r>
      <w:r w:rsidR="00982B73">
        <w:rPr>
          <w:lang w:val="it-IT"/>
        </w:rPr>
        <w:t xml:space="preserve"> </w:t>
      </w:r>
      <w:r w:rsidR="00947BAD">
        <w:rPr>
          <w:lang w:val="it-IT"/>
        </w:rPr>
        <w:t>importo richiesto</w:t>
      </w:r>
      <w:r w:rsidR="008D4389">
        <w:rPr>
          <w:lang w:val="it-IT"/>
        </w:rPr>
        <w:t xml:space="preserve"> </w:t>
      </w:r>
      <w:r w:rsidR="00E26687">
        <w:rPr>
          <w:lang w:val="it-IT"/>
        </w:rPr>
        <w:t xml:space="preserve">dal richiedente </w:t>
      </w:r>
      <w:r w:rsidR="00E63BDE">
        <w:rPr>
          <w:lang w:val="it-IT"/>
        </w:rPr>
        <w:t>mutuo espresso in euro</w:t>
      </w:r>
    </w:p>
    <w:p w14:paraId="64AF11DE" w14:textId="6D06E91A" w:rsidR="00976A92" w:rsidRDefault="00976A92" w:rsidP="00B5236E">
      <w:pPr>
        <w:pStyle w:val="ListParagraph"/>
        <w:numPr>
          <w:ilvl w:val="2"/>
          <w:numId w:val="30"/>
        </w:numPr>
        <w:ind w:left="2035" w:hanging="357"/>
        <w:rPr>
          <w:lang w:val="it-IT"/>
        </w:rPr>
      </w:pPr>
      <w:r>
        <w:rPr>
          <w:lang w:val="it-IT"/>
        </w:rPr>
        <w:t xml:space="preserve">Campo </w:t>
      </w:r>
      <w:r w:rsidR="00EC0BD4">
        <w:rPr>
          <w:lang w:val="it-IT"/>
        </w:rPr>
        <w:t>69</w:t>
      </w:r>
      <w:r>
        <w:rPr>
          <w:lang w:val="it-IT"/>
        </w:rPr>
        <w:t>: “</w:t>
      </w:r>
      <w:r w:rsidR="00173EF7">
        <w:rPr>
          <w:lang w:val="it-IT"/>
        </w:rPr>
        <w:t>Tipo di tasso”</w:t>
      </w:r>
    </w:p>
    <w:p w14:paraId="730329AE" w14:textId="160A6D89" w:rsidR="00C779AA" w:rsidRPr="00C779AA" w:rsidRDefault="00C779AA" w:rsidP="00B5236E">
      <w:pPr>
        <w:pStyle w:val="ListParagraph"/>
        <w:numPr>
          <w:ilvl w:val="0"/>
          <w:numId w:val="33"/>
        </w:numPr>
        <w:ind w:left="2755" w:hanging="357"/>
        <w:rPr>
          <w:lang w:val="it-IT"/>
        </w:rPr>
      </w:pPr>
      <w:r>
        <w:rPr>
          <w:lang w:val="it-IT"/>
        </w:rPr>
        <w:t>Valori ammessi:</w:t>
      </w:r>
      <w:r w:rsidR="0077631A">
        <w:rPr>
          <w:lang w:val="it-IT"/>
        </w:rPr>
        <w:t xml:space="preserve"> opzioni possibili “Fisso”, “Variabile</w:t>
      </w:r>
      <w:r w:rsidR="00495FFD">
        <w:rPr>
          <w:lang w:val="it-IT"/>
        </w:rPr>
        <w:t xml:space="preserve"> con cap</w:t>
      </w:r>
      <w:r w:rsidR="0077631A">
        <w:rPr>
          <w:lang w:val="it-IT"/>
        </w:rPr>
        <w:t>”</w:t>
      </w:r>
      <w:r w:rsidR="00495FFD">
        <w:rPr>
          <w:lang w:val="it-IT"/>
        </w:rPr>
        <w:t>, “Variabile”, “Altro”</w:t>
      </w:r>
      <w:r w:rsidR="00FD4FFB">
        <w:rPr>
          <w:lang w:val="it-IT"/>
        </w:rPr>
        <w:t>, “N/A</w:t>
      </w:r>
      <w:r w:rsidR="0077631A">
        <w:rPr>
          <w:lang w:val="it-IT"/>
        </w:rPr>
        <w:t>”</w:t>
      </w:r>
    </w:p>
    <w:p w14:paraId="6C45A490" w14:textId="3892BB25" w:rsidR="00173EF7" w:rsidRDefault="00173EF7" w:rsidP="00B5236E">
      <w:pPr>
        <w:pStyle w:val="ListParagraph"/>
        <w:numPr>
          <w:ilvl w:val="2"/>
          <w:numId w:val="30"/>
        </w:numPr>
        <w:ind w:left="2035" w:hanging="357"/>
        <w:rPr>
          <w:lang w:val="it-IT"/>
        </w:rPr>
      </w:pPr>
      <w:r>
        <w:rPr>
          <w:lang w:val="it-IT"/>
        </w:rPr>
        <w:t xml:space="preserve">Campo </w:t>
      </w:r>
      <w:r w:rsidR="00EC0BD4">
        <w:rPr>
          <w:lang w:val="it-IT"/>
        </w:rPr>
        <w:t>70</w:t>
      </w:r>
      <w:r>
        <w:rPr>
          <w:lang w:val="it-IT"/>
        </w:rPr>
        <w:t>: “</w:t>
      </w:r>
      <w:r w:rsidR="004D61EB">
        <w:rPr>
          <w:lang w:val="it-IT"/>
        </w:rPr>
        <w:t>Durata</w:t>
      </w:r>
      <w:r w:rsidR="00AB1487">
        <w:rPr>
          <w:lang w:val="it-IT"/>
        </w:rPr>
        <w:t>”</w:t>
      </w:r>
    </w:p>
    <w:p w14:paraId="6E5F9966" w14:textId="6A8EBE6D" w:rsidR="00C779AA" w:rsidRPr="00C779AA" w:rsidRDefault="00C779AA" w:rsidP="00B5236E">
      <w:pPr>
        <w:pStyle w:val="ListParagraph"/>
        <w:numPr>
          <w:ilvl w:val="0"/>
          <w:numId w:val="33"/>
        </w:numPr>
        <w:ind w:left="2755" w:hanging="357"/>
        <w:rPr>
          <w:lang w:val="it-IT"/>
        </w:rPr>
      </w:pPr>
      <w:r>
        <w:rPr>
          <w:lang w:val="it-IT"/>
        </w:rPr>
        <w:t>Valori ammessi:</w:t>
      </w:r>
      <w:r w:rsidR="001360DF">
        <w:rPr>
          <w:lang w:val="it-IT"/>
        </w:rPr>
        <w:t xml:space="preserve"> “Numero</w:t>
      </w:r>
      <w:r w:rsidR="007D08FA">
        <w:rPr>
          <w:lang w:val="it-IT"/>
        </w:rPr>
        <w:t xml:space="preserve">” </w:t>
      </w:r>
      <w:r w:rsidR="005A4DD3">
        <w:rPr>
          <w:lang w:val="it-IT"/>
        </w:rPr>
        <w:t>espresso in mesi</w:t>
      </w:r>
    </w:p>
    <w:p w14:paraId="4FF18904" w14:textId="73064C9D" w:rsidR="00AB1487" w:rsidRDefault="00AB1487" w:rsidP="00B5236E">
      <w:pPr>
        <w:pStyle w:val="ListParagraph"/>
        <w:numPr>
          <w:ilvl w:val="2"/>
          <w:numId w:val="30"/>
        </w:numPr>
        <w:ind w:left="2035" w:hanging="357"/>
        <w:rPr>
          <w:lang w:val="it-IT"/>
        </w:rPr>
      </w:pPr>
      <w:r>
        <w:rPr>
          <w:lang w:val="it-IT"/>
        </w:rPr>
        <w:t xml:space="preserve">Campo </w:t>
      </w:r>
      <w:r w:rsidR="00EC0BD4">
        <w:rPr>
          <w:lang w:val="it-IT"/>
        </w:rPr>
        <w:t>71</w:t>
      </w:r>
      <w:r>
        <w:rPr>
          <w:lang w:val="it-IT"/>
        </w:rPr>
        <w:t>: “L</w:t>
      </w:r>
      <w:r w:rsidR="00592178">
        <w:rPr>
          <w:lang w:val="it-IT"/>
        </w:rPr>
        <w:t>TV %</w:t>
      </w:r>
      <w:r w:rsidR="0066306F">
        <w:rPr>
          <w:lang w:val="it-IT"/>
        </w:rPr>
        <w:t>”</w:t>
      </w:r>
    </w:p>
    <w:p w14:paraId="51960271" w14:textId="19C51D94" w:rsidR="00C779AA" w:rsidRPr="00C779AA" w:rsidRDefault="00C779AA" w:rsidP="00B5236E">
      <w:pPr>
        <w:pStyle w:val="ListParagraph"/>
        <w:numPr>
          <w:ilvl w:val="0"/>
          <w:numId w:val="33"/>
        </w:numPr>
        <w:ind w:left="2755" w:hanging="357"/>
        <w:rPr>
          <w:lang w:val="it-IT"/>
        </w:rPr>
      </w:pPr>
      <w:r>
        <w:rPr>
          <w:lang w:val="it-IT"/>
        </w:rPr>
        <w:t>Valori ammessi:</w:t>
      </w:r>
      <w:r w:rsidR="007D08FA">
        <w:rPr>
          <w:lang w:val="it-IT"/>
        </w:rPr>
        <w:t xml:space="preserve"> “LTV” espresso in percentuale</w:t>
      </w:r>
    </w:p>
    <w:p w14:paraId="081D7344" w14:textId="53B61B25" w:rsidR="0066306F" w:rsidRDefault="0066306F" w:rsidP="00B5236E">
      <w:pPr>
        <w:pStyle w:val="ListParagraph"/>
        <w:numPr>
          <w:ilvl w:val="2"/>
          <w:numId w:val="30"/>
        </w:numPr>
        <w:ind w:left="2035" w:hanging="357"/>
        <w:rPr>
          <w:lang w:val="it-IT"/>
        </w:rPr>
      </w:pPr>
      <w:r>
        <w:rPr>
          <w:lang w:val="it-IT"/>
        </w:rPr>
        <w:t>Campo 7</w:t>
      </w:r>
      <w:r w:rsidR="00EC0BD4">
        <w:rPr>
          <w:lang w:val="it-IT"/>
        </w:rPr>
        <w:t>2</w:t>
      </w:r>
      <w:r>
        <w:rPr>
          <w:lang w:val="it-IT"/>
        </w:rPr>
        <w:t>: “</w:t>
      </w:r>
      <w:r w:rsidR="00295BA8">
        <w:rPr>
          <w:lang w:val="it-IT"/>
        </w:rPr>
        <w:t>R/R%”</w:t>
      </w:r>
    </w:p>
    <w:p w14:paraId="2B285FBF" w14:textId="1D329528" w:rsidR="008F2FB1" w:rsidRPr="008F2FB1" w:rsidRDefault="008F2FB1" w:rsidP="00B5236E">
      <w:pPr>
        <w:pStyle w:val="ListParagraph"/>
        <w:numPr>
          <w:ilvl w:val="0"/>
          <w:numId w:val="33"/>
        </w:numPr>
        <w:ind w:left="2755" w:hanging="357"/>
        <w:rPr>
          <w:lang w:val="it-IT"/>
        </w:rPr>
      </w:pPr>
      <w:r>
        <w:rPr>
          <w:lang w:val="it-IT"/>
        </w:rPr>
        <w:t>Valori ammessi:</w:t>
      </w:r>
      <w:r w:rsidR="00DB075F">
        <w:rPr>
          <w:lang w:val="it-IT"/>
        </w:rPr>
        <w:t xml:space="preserve"> “R</w:t>
      </w:r>
      <w:r w:rsidR="000658E3">
        <w:rPr>
          <w:lang w:val="it-IT"/>
        </w:rPr>
        <w:t>/R” espresso in percentuale</w:t>
      </w:r>
    </w:p>
    <w:p w14:paraId="67A73BA3" w14:textId="359F27C9" w:rsidR="00295BA8" w:rsidRDefault="00295BA8" w:rsidP="00B5236E">
      <w:pPr>
        <w:pStyle w:val="ListParagraph"/>
        <w:numPr>
          <w:ilvl w:val="2"/>
          <w:numId w:val="30"/>
        </w:numPr>
        <w:ind w:left="2035" w:hanging="357"/>
        <w:rPr>
          <w:lang w:val="it-IT"/>
        </w:rPr>
      </w:pPr>
      <w:r>
        <w:rPr>
          <w:lang w:val="it-IT"/>
        </w:rPr>
        <w:t xml:space="preserve">Campo </w:t>
      </w:r>
      <w:r w:rsidR="00EC0BD4">
        <w:rPr>
          <w:lang w:val="it-IT"/>
        </w:rPr>
        <w:t>73</w:t>
      </w:r>
      <w:r>
        <w:rPr>
          <w:lang w:val="it-IT"/>
        </w:rPr>
        <w:t>: “</w:t>
      </w:r>
      <w:r w:rsidR="004305DA">
        <w:rPr>
          <w:lang w:val="it-IT"/>
        </w:rPr>
        <w:t>Istituto”</w:t>
      </w:r>
    </w:p>
    <w:p w14:paraId="657C38B3" w14:textId="061E4F36" w:rsidR="008F2FB1" w:rsidRPr="008F2FB1" w:rsidRDefault="008F2FB1" w:rsidP="00B5236E">
      <w:pPr>
        <w:pStyle w:val="ListParagraph"/>
        <w:numPr>
          <w:ilvl w:val="0"/>
          <w:numId w:val="33"/>
        </w:numPr>
        <w:ind w:left="2755" w:hanging="357"/>
        <w:rPr>
          <w:lang w:val="it-IT"/>
        </w:rPr>
      </w:pPr>
      <w:r>
        <w:rPr>
          <w:lang w:val="it-IT"/>
        </w:rPr>
        <w:t>Valori ammessi:</w:t>
      </w:r>
      <w:r w:rsidR="00FE7510">
        <w:rPr>
          <w:lang w:val="it-IT"/>
        </w:rPr>
        <w:t xml:space="preserve"> “Nome” dell’istituto finanziario che eroga il finanziamento</w:t>
      </w:r>
    </w:p>
    <w:p w14:paraId="298A8B0C" w14:textId="09DAA552" w:rsidR="004305DA" w:rsidRDefault="004305DA" w:rsidP="00B5236E">
      <w:pPr>
        <w:pStyle w:val="ListParagraph"/>
        <w:numPr>
          <w:ilvl w:val="2"/>
          <w:numId w:val="30"/>
        </w:numPr>
        <w:ind w:left="2035" w:hanging="357"/>
        <w:rPr>
          <w:lang w:val="it-IT"/>
        </w:rPr>
      </w:pPr>
      <w:r>
        <w:rPr>
          <w:lang w:val="it-IT"/>
        </w:rPr>
        <w:t xml:space="preserve">Campo </w:t>
      </w:r>
      <w:r w:rsidR="00EC0BD4">
        <w:rPr>
          <w:lang w:val="it-IT"/>
        </w:rPr>
        <w:t>74</w:t>
      </w:r>
      <w:r>
        <w:rPr>
          <w:lang w:val="it-IT"/>
        </w:rPr>
        <w:t>: “TA</w:t>
      </w:r>
      <w:r w:rsidR="00D36885">
        <w:rPr>
          <w:lang w:val="it-IT"/>
        </w:rPr>
        <w:t>N</w:t>
      </w:r>
      <w:r>
        <w:rPr>
          <w:lang w:val="it-IT"/>
        </w:rPr>
        <w:t>”</w:t>
      </w:r>
    </w:p>
    <w:p w14:paraId="4E9DE279" w14:textId="692D2804" w:rsidR="008F2FB1" w:rsidRPr="008F2FB1" w:rsidRDefault="008F2FB1" w:rsidP="00B5236E">
      <w:pPr>
        <w:pStyle w:val="ListParagraph"/>
        <w:numPr>
          <w:ilvl w:val="0"/>
          <w:numId w:val="33"/>
        </w:numPr>
        <w:ind w:left="2755" w:hanging="357"/>
        <w:rPr>
          <w:lang w:val="it-IT"/>
        </w:rPr>
      </w:pPr>
      <w:r>
        <w:rPr>
          <w:lang w:val="it-IT"/>
        </w:rPr>
        <w:t>Valori ammessi:</w:t>
      </w:r>
      <w:r w:rsidR="00773D77">
        <w:rPr>
          <w:lang w:val="it-IT"/>
        </w:rPr>
        <w:t xml:space="preserve"> “TAN”</w:t>
      </w:r>
      <w:r w:rsidR="00747F0B">
        <w:rPr>
          <w:lang w:val="it-IT"/>
        </w:rPr>
        <w:t xml:space="preserve"> espresso in percentuale</w:t>
      </w:r>
    </w:p>
    <w:p w14:paraId="6FA1D936" w14:textId="3249A5D3" w:rsidR="004305DA" w:rsidRDefault="004305DA" w:rsidP="00B5236E">
      <w:pPr>
        <w:pStyle w:val="ListParagraph"/>
        <w:numPr>
          <w:ilvl w:val="2"/>
          <w:numId w:val="30"/>
        </w:numPr>
        <w:ind w:left="2035" w:hanging="357"/>
        <w:rPr>
          <w:lang w:val="it-IT"/>
        </w:rPr>
      </w:pPr>
      <w:r>
        <w:rPr>
          <w:lang w:val="it-IT"/>
        </w:rPr>
        <w:t xml:space="preserve">Campo </w:t>
      </w:r>
      <w:r w:rsidR="00EC0BD4">
        <w:rPr>
          <w:lang w:val="it-IT"/>
        </w:rPr>
        <w:t>75</w:t>
      </w:r>
      <w:r>
        <w:rPr>
          <w:lang w:val="it-IT"/>
        </w:rPr>
        <w:t>: “TAE</w:t>
      </w:r>
      <w:r w:rsidR="00D36885">
        <w:rPr>
          <w:lang w:val="it-IT"/>
        </w:rPr>
        <w:t>G</w:t>
      </w:r>
      <w:r>
        <w:rPr>
          <w:lang w:val="it-IT"/>
        </w:rPr>
        <w:t>”</w:t>
      </w:r>
    </w:p>
    <w:p w14:paraId="1501880F" w14:textId="0341C61D" w:rsidR="008F2FB1" w:rsidRPr="008F2FB1" w:rsidRDefault="008F2FB1" w:rsidP="00B5236E">
      <w:pPr>
        <w:pStyle w:val="ListParagraph"/>
        <w:numPr>
          <w:ilvl w:val="0"/>
          <w:numId w:val="33"/>
        </w:numPr>
        <w:ind w:left="2755" w:hanging="357"/>
        <w:rPr>
          <w:lang w:val="it-IT"/>
        </w:rPr>
      </w:pPr>
      <w:r>
        <w:rPr>
          <w:lang w:val="it-IT"/>
        </w:rPr>
        <w:t>Valori ammessi:</w:t>
      </w:r>
      <w:r w:rsidR="00747F0B">
        <w:rPr>
          <w:lang w:val="it-IT"/>
        </w:rPr>
        <w:t xml:space="preserve"> “TAEG” espresso in percentuale</w:t>
      </w:r>
    </w:p>
    <w:p w14:paraId="19A58C3F" w14:textId="758990E2" w:rsidR="004305DA" w:rsidRDefault="004305DA" w:rsidP="00B5236E">
      <w:pPr>
        <w:pStyle w:val="ListParagraph"/>
        <w:numPr>
          <w:ilvl w:val="2"/>
          <w:numId w:val="30"/>
        </w:numPr>
        <w:ind w:left="2035" w:hanging="357"/>
        <w:rPr>
          <w:lang w:val="it-IT"/>
        </w:rPr>
      </w:pPr>
      <w:r>
        <w:rPr>
          <w:lang w:val="it-IT"/>
        </w:rPr>
        <w:t xml:space="preserve">Campo </w:t>
      </w:r>
      <w:r w:rsidR="00EC0BD4">
        <w:rPr>
          <w:lang w:val="it-IT"/>
        </w:rPr>
        <w:t>76</w:t>
      </w:r>
      <w:r>
        <w:rPr>
          <w:lang w:val="it-IT"/>
        </w:rPr>
        <w:t>: “</w:t>
      </w:r>
      <w:r w:rsidR="00D36885">
        <w:rPr>
          <w:lang w:val="it-IT"/>
        </w:rPr>
        <w:t>Spread”</w:t>
      </w:r>
    </w:p>
    <w:p w14:paraId="76471658" w14:textId="577A588D" w:rsidR="008F2FB1" w:rsidRPr="008F2FB1" w:rsidRDefault="008F2FB1" w:rsidP="00B5236E">
      <w:pPr>
        <w:pStyle w:val="ListParagraph"/>
        <w:numPr>
          <w:ilvl w:val="0"/>
          <w:numId w:val="33"/>
        </w:numPr>
        <w:ind w:left="2755" w:hanging="357"/>
        <w:rPr>
          <w:lang w:val="it-IT"/>
        </w:rPr>
      </w:pPr>
      <w:r>
        <w:rPr>
          <w:lang w:val="it-IT"/>
        </w:rPr>
        <w:t>Valori ammessi:</w:t>
      </w:r>
      <w:r w:rsidR="00D02A33">
        <w:rPr>
          <w:lang w:val="it-IT"/>
        </w:rPr>
        <w:t xml:space="preserve"> “</w:t>
      </w:r>
      <w:r w:rsidR="001C6F68">
        <w:rPr>
          <w:lang w:val="it-IT"/>
        </w:rPr>
        <w:t>Spread” espresso in percentuale</w:t>
      </w:r>
    </w:p>
    <w:p w14:paraId="5977AE03" w14:textId="4CD7A0A0" w:rsidR="00D36885" w:rsidRDefault="00D36885" w:rsidP="00B5236E">
      <w:pPr>
        <w:pStyle w:val="ListParagraph"/>
        <w:numPr>
          <w:ilvl w:val="2"/>
          <w:numId w:val="30"/>
        </w:numPr>
        <w:ind w:left="2035" w:hanging="357"/>
        <w:rPr>
          <w:lang w:val="it-IT"/>
        </w:rPr>
      </w:pPr>
      <w:r>
        <w:rPr>
          <w:lang w:val="it-IT"/>
        </w:rPr>
        <w:t xml:space="preserve">Campo </w:t>
      </w:r>
      <w:r w:rsidR="00EC0BD4">
        <w:rPr>
          <w:lang w:val="it-IT"/>
        </w:rPr>
        <w:t>77</w:t>
      </w:r>
      <w:r>
        <w:rPr>
          <w:lang w:val="it-IT"/>
        </w:rPr>
        <w:t>: “</w:t>
      </w:r>
      <w:r w:rsidR="0011223A">
        <w:rPr>
          <w:lang w:val="it-IT"/>
        </w:rPr>
        <w:t>Importo della rata calcolato”</w:t>
      </w:r>
    </w:p>
    <w:p w14:paraId="79E83EE3" w14:textId="4EBD62F9" w:rsidR="008F2FB1" w:rsidRPr="008F2FB1" w:rsidRDefault="008F2FB1" w:rsidP="00B5236E">
      <w:pPr>
        <w:pStyle w:val="ListParagraph"/>
        <w:numPr>
          <w:ilvl w:val="0"/>
          <w:numId w:val="33"/>
        </w:numPr>
        <w:ind w:left="2755" w:hanging="357"/>
        <w:rPr>
          <w:lang w:val="it-IT"/>
        </w:rPr>
      </w:pPr>
      <w:r>
        <w:rPr>
          <w:lang w:val="it-IT"/>
        </w:rPr>
        <w:t>Valori ammessi:</w:t>
      </w:r>
      <w:r w:rsidR="00A7336D">
        <w:rPr>
          <w:lang w:val="it-IT"/>
        </w:rPr>
        <w:t xml:space="preserve"> importo da versare mensilmente espresso in euro</w:t>
      </w:r>
    </w:p>
    <w:p w14:paraId="6F1AC807" w14:textId="331E5401" w:rsidR="0011223A" w:rsidRDefault="0011223A" w:rsidP="00B5236E">
      <w:pPr>
        <w:pStyle w:val="ListParagraph"/>
        <w:numPr>
          <w:ilvl w:val="2"/>
          <w:numId w:val="30"/>
        </w:numPr>
        <w:ind w:left="2035" w:hanging="357"/>
        <w:rPr>
          <w:lang w:val="it-IT"/>
        </w:rPr>
      </w:pPr>
      <w:r>
        <w:rPr>
          <w:lang w:val="it-IT"/>
        </w:rPr>
        <w:t xml:space="preserve">Campo </w:t>
      </w:r>
      <w:r w:rsidR="00EC0BD4">
        <w:rPr>
          <w:lang w:val="it-IT"/>
        </w:rPr>
        <w:t>78:</w:t>
      </w:r>
      <w:r>
        <w:rPr>
          <w:lang w:val="it-IT"/>
        </w:rPr>
        <w:t xml:space="preserve"> “</w:t>
      </w:r>
      <w:r w:rsidR="0099672F">
        <w:rPr>
          <w:lang w:val="it-IT"/>
        </w:rPr>
        <w:t>Nome prodotto”</w:t>
      </w:r>
    </w:p>
    <w:p w14:paraId="4398496D" w14:textId="15E4AA56" w:rsidR="008F2FB1" w:rsidRPr="008F2FB1" w:rsidRDefault="008F2FB1" w:rsidP="00B5236E">
      <w:pPr>
        <w:pStyle w:val="ListParagraph"/>
        <w:numPr>
          <w:ilvl w:val="0"/>
          <w:numId w:val="33"/>
        </w:numPr>
        <w:ind w:left="2755" w:hanging="357"/>
        <w:rPr>
          <w:lang w:val="it-IT"/>
        </w:rPr>
      </w:pPr>
      <w:r>
        <w:rPr>
          <w:lang w:val="it-IT"/>
        </w:rPr>
        <w:t>Valori ammessi:</w:t>
      </w:r>
      <w:r w:rsidR="00DD62E4">
        <w:rPr>
          <w:lang w:val="it-IT"/>
        </w:rPr>
        <w:t xml:space="preserve"> “Nome” del prodotto</w:t>
      </w:r>
    </w:p>
    <w:p w14:paraId="67ABE7CA" w14:textId="025B3090" w:rsidR="0099672F" w:rsidRPr="0099672F" w:rsidRDefault="0099672F" w:rsidP="00B5236E">
      <w:pPr>
        <w:pStyle w:val="ListParagraph"/>
        <w:numPr>
          <w:ilvl w:val="2"/>
          <w:numId w:val="30"/>
        </w:numPr>
        <w:ind w:left="2035" w:hanging="357"/>
        <w:rPr>
          <w:lang w:val="it-IT"/>
        </w:rPr>
      </w:pPr>
      <w:r>
        <w:rPr>
          <w:lang w:val="it-IT"/>
        </w:rPr>
        <w:t xml:space="preserve">Campo </w:t>
      </w:r>
      <w:r w:rsidR="00EC0BD4">
        <w:rPr>
          <w:lang w:val="it-IT"/>
        </w:rPr>
        <w:t>79</w:t>
      </w:r>
      <w:r>
        <w:rPr>
          <w:lang w:val="it-IT"/>
        </w:rPr>
        <w:t>: “Spese iniziali”</w:t>
      </w:r>
    </w:p>
    <w:bookmarkEnd w:id="1559"/>
    <w:p w14:paraId="7F697A3D" w14:textId="583D0FE5" w:rsidR="008F2FB1" w:rsidRPr="008F2FB1" w:rsidRDefault="008F2FB1" w:rsidP="00B5236E">
      <w:pPr>
        <w:pStyle w:val="ListParagraph"/>
        <w:numPr>
          <w:ilvl w:val="0"/>
          <w:numId w:val="33"/>
        </w:numPr>
        <w:ind w:left="2755" w:hanging="357"/>
        <w:rPr>
          <w:lang w:val="it-IT"/>
        </w:rPr>
      </w:pPr>
      <w:r>
        <w:rPr>
          <w:lang w:val="it-IT"/>
        </w:rPr>
        <w:t>Valori ammessi:</w:t>
      </w:r>
      <w:r w:rsidR="005862DF">
        <w:rPr>
          <w:lang w:val="it-IT"/>
        </w:rPr>
        <w:t xml:space="preserve"> valore delle spese iniziali espresso in euro</w:t>
      </w:r>
    </w:p>
    <w:p w14:paraId="0F7E8A42" w14:textId="0B1E8FF0" w:rsidR="00826630" w:rsidRDefault="00826630" w:rsidP="00B5236E">
      <w:pPr>
        <w:pStyle w:val="ListParagraph"/>
        <w:numPr>
          <w:ilvl w:val="0"/>
          <w:numId w:val="31"/>
        </w:numPr>
        <w:ind w:left="1434" w:hanging="357"/>
        <w:rPr>
          <w:lang w:val="it-IT"/>
        </w:rPr>
      </w:pPr>
      <w:r>
        <w:rPr>
          <w:lang w:val="it-IT"/>
        </w:rPr>
        <w:t>Immobile oggetto del mutuo</w:t>
      </w:r>
    </w:p>
    <w:p w14:paraId="101559B9" w14:textId="36CDF35E" w:rsidR="007778C7" w:rsidRDefault="007778C7" w:rsidP="00B5236E">
      <w:pPr>
        <w:pStyle w:val="ListParagraph"/>
        <w:numPr>
          <w:ilvl w:val="2"/>
          <w:numId w:val="30"/>
        </w:numPr>
        <w:ind w:left="2035" w:hanging="357"/>
        <w:rPr>
          <w:lang w:val="it-IT"/>
        </w:rPr>
      </w:pPr>
      <w:r>
        <w:rPr>
          <w:lang w:val="it-IT"/>
        </w:rPr>
        <w:t xml:space="preserve">Campo </w:t>
      </w:r>
      <w:r w:rsidR="00437B80">
        <w:rPr>
          <w:lang w:val="it-IT"/>
        </w:rPr>
        <w:t>80</w:t>
      </w:r>
      <w:r>
        <w:rPr>
          <w:lang w:val="it-IT"/>
        </w:rPr>
        <w:t>: “</w:t>
      </w:r>
      <w:r w:rsidR="007B736D">
        <w:rPr>
          <w:lang w:val="it-IT"/>
        </w:rPr>
        <w:t>Stato ricerca immobile</w:t>
      </w:r>
      <w:r>
        <w:rPr>
          <w:lang w:val="it-IT"/>
        </w:rPr>
        <w:t>”</w:t>
      </w:r>
    </w:p>
    <w:p w14:paraId="1738F567" w14:textId="54753503" w:rsidR="008F2FB1" w:rsidRPr="008F2FB1" w:rsidRDefault="00B300EA" w:rsidP="00B5236E">
      <w:pPr>
        <w:pStyle w:val="ListParagraph"/>
        <w:numPr>
          <w:ilvl w:val="0"/>
          <w:numId w:val="33"/>
        </w:numPr>
        <w:ind w:left="2755" w:hanging="357"/>
        <w:rPr>
          <w:lang w:val="it-IT"/>
        </w:rPr>
      </w:pPr>
      <w:r>
        <w:rPr>
          <w:lang w:val="it-IT"/>
        </w:rPr>
        <w:t xml:space="preserve"> “Firmato compromesso”, “Immobile già di proprietà”, “Fatta proposta acquisto”, “Individuato immobile”, “Alla ricerca dell’immobile”, “N/A”</w:t>
      </w:r>
    </w:p>
    <w:p w14:paraId="1E1FC8BA" w14:textId="53096B2B" w:rsidR="007778C7" w:rsidRDefault="007778C7" w:rsidP="00B5236E">
      <w:pPr>
        <w:pStyle w:val="ListParagraph"/>
        <w:numPr>
          <w:ilvl w:val="2"/>
          <w:numId w:val="30"/>
        </w:numPr>
        <w:ind w:left="2035" w:hanging="357"/>
        <w:rPr>
          <w:lang w:val="it-IT"/>
        </w:rPr>
      </w:pPr>
      <w:r>
        <w:rPr>
          <w:lang w:val="it-IT"/>
        </w:rPr>
        <w:t xml:space="preserve">Campo </w:t>
      </w:r>
      <w:r w:rsidR="00EC0BD4">
        <w:rPr>
          <w:lang w:val="it-IT"/>
        </w:rPr>
        <w:t>8</w:t>
      </w:r>
      <w:r w:rsidR="00437B80">
        <w:rPr>
          <w:lang w:val="it-IT"/>
        </w:rPr>
        <w:t>1</w:t>
      </w:r>
      <w:r>
        <w:rPr>
          <w:lang w:val="it-IT"/>
        </w:rPr>
        <w:t>: “</w:t>
      </w:r>
      <w:r w:rsidR="007B736D">
        <w:rPr>
          <w:lang w:val="it-IT"/>
        </w:rPr>
        <w:t>Semaforo</w:t>
      </w:r>
      <w:r>
        <w:rPr>
          <w:lang w:val="it-IT"/>
        </w:rPr>
        <w:t>”</w:t>
      </w:r>
    </w:p>
    <w:p w14:paraId="14F6463B" w14:textId="2CB879F9" w:rsidR="00652DA2" w:rsidRPr="00652DA2" w:rsidRDefault="00652DA2" w:rsidP="00B5236E">
      <w:pPr>
        <w:pStyle w:val="ListParagraph"/>
        <w:numPr>
          <w:ilvl w:val="0"/>
          <w:numId w:val="33"/>
        </w:numPr>
        <w:ind w:left="2755" w:hanging="357"/>
        <w:rPr>
          <w:lang w:val="it-IT"/>
        </w:rPr>
      </w:pPr>
      <w:r>
        <w:rPr>
          <w:lang w:val="it-IT"/>
        </w:rPr>
        <w:t>Valori ammessi:</w:t>
      </w:r>
      <w:r w:rsidR="00B6646D">
        <w:rPr>
          <w:lang w:val="it-IT"/>
        </w:rPr>
        <w:t xml:space="preserve"> “</w:t>
      </w:r>
      <w:r w:rsidR="009848AA">
        <w:rPr>
          <w:lang w:val="it-IT"/>
        </w:rPr>
        <w:t>Verde”, “Giallo”, “Rosso”</w:t>
      </w:r>
      <w:r w:rsidR="00DF3F82">
        <w:rPr>
          <w:lang w:val="it-IT"/>
        </w:rPr>
        <w:t>, “N/A</w:t>
      </w:r>
      <w:r w:rsidR="009848AA">
        <w:rPr>
          <w:lang w:val="it-IT"/>
        </w:rPr>
        <w:t>”</w:t>
      </w:r>
    </w:p>
    <w:p w14:paraId="44645C17" w14:textId="4D165AF7" w:rsidR="007778C7" w:rsidRDefault="007778C7" w:rsidP="00B5236E">
      <w:pPr>
        <w:pStyle w:val="ListParagraph"/>
        <w:numPr>
          <w:ilvl w:val="2"/>
          <w:numId w:val="30"/>
        </w:numPr>
        <w:ind w:left="2035" w:hanging="357"/>
        <w:rPr>
          <w:lang w:val="it-IT"/>
        </w:rPr>
      </w:pPr>
      <w:r>
        <w:rPr>
          <w:lang w:val="it-IT"/>
        </w:rPr>
        <w:t xml:space="preserve">Campo </w:t>
      </w:r>
      <w:r w:rsidR="00EC0BD4">
        <w:rPr>
          <w:lang w:val="it-IT"/>
        </w:rPr>
        <w:t>8</w:t>
      </w:r>
      <w:r w:rsidR="00437B80">
        <w:rPr>
          <w:lang w:val="it-IT"/>
        </w:rPr>
        <w:t>2</w:t>
      </w:r>
      <w:r>
        <w:rPr>
          <w:lang w:val="it-IT"/>
        </w:rPr>
        <w:t>: “</w:t>
      </w:r>
      <w:r w:rsidR="00AC1EBA">
        <w:rPr>
          <w:lang w:val="it-IT"/>
        </w:rPr>
        <w:t>Indirizzo immobile</w:t>
      </w:r>
      <w:r>
        <w:rPr>
          <w:lang w:val="it-IT"/>
        </w:rPr>
        <w:t>”</w:t>
      </w:r>
    </w:p>
    <w:p w14:paraId="1B052674" w14:textId="25A6C80D" w:rsidR="00652DA2" w:rsidRPr="00652DA2" w:rsidRDefault="00652DA2" w:rsidP="00B5236E">
      <w:pPr>
        <w:pStyle w:val="ListParagraph"/>
        <w:numPr>
          <w:ilvl w:val="0"/>
          <w:numId w:val="33"/>
        </w:numPr>
        <w:ind w:left="2755" w:hanging="357"/>
        <w:rPr>
          <w:lang w:val="it-IT"/>
        </w:rPr>
      </w:pPr>
      <w:r>
        <w:rPr>
          <w:lang w:val="it-IT"/>
        </w:rPr>
        <w:t>Valori ammessi:</w:t>
      </w:r>
      <w:r w:rsidR="009848AA">
        <w:rPr>
          <w:lang w:val="it-IT"/>
        </w:rPr>
        <w:t xml:space="preserve"> </w:t>
      </w:r>
      <w:r w:rsidR="00F61B3F">
        <w:rPr>
          <w:lang w:val="it-IT"/>
        </w:rPr>
        <w:t xml:space="preserve">“Indirizzo” </w:t>
      </w:r>
      <w:r w:rsidR="00E33BD6">
        <w:rPr>
          <w:lang w:val="it-IT"/>
        </w:rPr>
        <w:t>dell’</w:t>
      </w:r>
      <w:r w:rsidR="00C84E5F">
        <w:rPr>
          <w:lang w:val="it-IT"/>
        </w:rPr>
        <w:t>immobile oggetto della richiesta</w:t>
      </w:r>
    </w:p>
    <w:p w14:paraId="592DB3FF" w14:textId="10B91DF4" w:rsidR="007778C7" w:rsidRDefault="007778C7" w:rsidP="00B5236E">
      <w:pPr>
        <w:pStyle w:val="ListParagraph"/>
        <w:numPr>
          <w:ilvl w:val="2"/>
          <w:numId w:val="30"/>
        </w:numPr>
        <w:ind w:left="2035" w:hanging="357"/>
        <w:rPr>
          <w:lang w:val="it-IT"/>
        </w:rPr>
      </w:pPr>
      <w:r>
        <w:rPr>
          <w:lang w:val="it-IT"/>
        </w:rPr>
        <w:t xml:space="preserve">Campo </w:t>
      </w:r>
      <w:r w:rsidR="00EC0BD4">
        <w:rPr>
          <w:lang w:val="it-IT"/>
        </w:rPr>
        <w:t>8</w:t>
      </w:r>
      <w:r w:rsidR="00437B80">
        <w:rPr>
          <w:lang w:val="it-IT"/>
        </w:rPr>
        <w:t>3</w:t>
      </w:r>
      <w:r>
        <w:rPr>
          <w:lang w:val="it-IT"/>
        </w:rPr>
        <w:t>: “</w:t>
      </w:r>
      <w:r w:rsidR="00AC1EBA">
        <w:rPr>
          <w:lang w:val="it-IT"/>
        </w:rPr>
        <w:t>Comune immobile</w:t>
      </w:r>
      <w:r>
        <w:rPr>
          <w:lang w:val="it-IT"/>
        </w:rPr>
        <w:t>”</w:t>
      </w:r>
    </w:p>
    <w:p w14:paraId="372E48DB" w14:textId="2C2A7467" w:rsidR="00652DA2" w:rsidRDefault="00F95B47" w:rsidP="00B5236E">
      <w:pPr>
        <w:pStyle w:val="ListParagraph"/>
        <w:numPr>
          <w:ilvl w:val="0"/>
          <w:numId w:val="33"/>
        </w:numPr>
        <w:ind w:left="2755" w:hanging="357"/>
        <w:rPr>
          <w:lang w:val="it-IT"/>
        </w:rPr>
      </w:pPr>
      <w:r>
        <w:rPr>
          <w:lang w:val="it-IT"/>
        </w:rPr>
        <w:t>Valori ammessi:</w:t>
      </w:r>
      <w:r w:rsidR="00C84E5F">
        <w:rPr>
          <w:lang w:val="it-IT"/>
        </w:rPr>
        <w:t xml:space="preserve"> “</w:t>
      </w:r>
      <w:r w:rsidR="00E33BD6">
        <w:rPr>
          <w:lang w:val="it-IT"/>
        </w:rPr>
        <w:t>Comune “dell’immobile oggetto della richiesta</w:t>
      </w:r>
    </w:p>
    <w:p w14:paraId="495F2F14" w14:textId="3DF4A55C" w:rsidR="007778C7" w:rsidRDefault="007778C7" w:rsidP="00B5236E">
      <w:pPr>
        <w:pStyle w:val="ListParagraph"/>
        <w:numPr>
          <w:ilvl w:val="2"/>
          <w:numId w:val="30"/>
        </w:numPr>
        <w:ind w:left="2035" w:hanging="357"/>
        <w:rPr>
          <w:lang w:val="it-IT"/>
        </w:rPr>
      </w:pPr>
      <w:r>
        <w:rPr>
          <w:lang w:val="it-IT"/>
        </w:rPr>
        <w:t xml:space="preserve">Campo </w:t>
      </w:r>
      <w:r w:rsidR="004062B3">
        <w:rPr>
          <w:lang w:val="it-IT"/>
        </w:rPr>
        <w:t>8</w:t>
      </w:r>
      <w:r w:rsidR="00437B80">
        <w:rPr>
          <w:lang w:val="it-IT"/>
        </w:rPr>
        <w:t>4</w:t>
      </w:r>
      <w:r>
        <w:rPr>
          <w:lang w:val="it-IT"/>
        </w:rPr>
        <w:t>: “</w:t>
      </w:r>
      <w:r w:rsidR="007F3F97">
        <w:rPr>
          <w:lang w:val="it-IT"/>
        </w:rPr>
        <w:t>Provincia immobile</w:t>
      </w:r>
      <w:r>
        <w:rPr>
          <w:lang w:val="it-IT"/>
        </w:rPr>
        <w:t>”</w:t>
      </w:r>
    </w:p>
    <w:p w14:paraId="5633E955" w14:textId="50416526" w:rsidR="00F95B47" w:rsidRPr="00F95B47" w:rsidRDefault="00F95B47" w:rsidP="00B5236E">
      <w:pPr>
        <w:pStyle w:val="ListParagraph"/>
        <w:numPr>
          <w:ilvl w:val="0"/>
          <w:numId w:val="33"/>
        </w:numPr>
        <w:ind w:left="2755" w:hanging="357"/>
        <w:rPr>
          <w:lang w:val="it-IT"/>
        </w:rPr>
      </w:pPr>
      <w:r>
        <w:rPr>
          <w:lang w:val="it-IT"/>
        </w:rPr>
        <w:t>Valori ammessi:</w:t>
      </w:r>
      <w:r w:rsidR="00E33BD6">
        <w:rPr>
          <w:lang w:val="it-IT"/>
        </w:rPr>
        <w:t xml:space="preserve"> “Provincia” </w:t>
      </w:r>
      <w:r w:rsidR="00651B88">
        <w:rPr>
          <w:lang w:val="it-IT"/>
        </w:rPr>
        <w:t>dell’immobile oggetto della richiesta</w:t>
      </w:r>
    </w:p>
    <w:p w14:paraId="639DEC41" w14:textId="455865F6" w:rsidR="007778C7" w:rsidRDefault="007778C7" w:rsidP="00B5236E">
      <w:pPr>
        <w:pStyle w:val="ListParagraph"/>
        <w:numPr>
          <w:ilvl w:val="2"/>
          <w:numId w:val="30"/>
        </w:numPr>
        <w:ind w:left="2035" w:hanging="357"/>
        <w:rPr>
          <w:lang w:val="it-IT"/>
        </w:rPr>
      </w:pPr>
      <w:r>
        <w:rPr>
          <w:lang w:val="it-IT"/>
        </w:rPr>
        <w:t xml:space="preserve">Campo </w:t>
      </w:r>
      <w:r w:rsidR="004062B3">
        <w:rPr>
          <w:lang w:val="it-IT"/>
        </w:rPr>
        <w:t>8</w:t>
      </w:r>
      <w:r w:rsidR="00437B80">
        <w:rPr>
          <w:lang w:val="it-IT"/>
        </w:rPr>
        <w:t>5</w:t>
      </w:r>
      <w:r>
        <w:rPr>
          <w:lang w:val="it-IT"/>
        </w:rPr>
        <w:t>: “</w:t>
      </w:r>
      <w:r w:rsidR="007F3F97">
        <w:rPr>
          <w:lang w:val="it-IT"/>
        </w:rPr>
        <w:t>Tipo immobile</w:t>
      </w:r>
      <w:r>
        <w:rPr>
          <w:lang w:val="it-IT"/>
        </w:rPr>
        <w:t>”</w:t>
      </w:r>
    </w:p>
    <w:p w14:paraId="36033FC6" w14:textId="2F7F937A" w:rsidR="00F95B47" w:rsidRPr="00F95B47" w:rsidRDefault="00F95B47" w:rsidP="00B5236E">
      <w:pPr>
        <w:pStyle w:val="ListParagraph"/>
        <w:numPr>
          <w:ilvl w:val="0"/>
          <w:numId w:val="33"/>
        </w:numPr>
        <w:ind w:left="2755" w:hanging="357"/>
        <w:rPr>
          <w:lang w:val="it-IT"/>
        </w:rPr>
      </w:pPr>
      <w:r>
        <w:rPr>
          <w:lang w:val="it-IT"/>
        </w:rPr>
        <w:t>Valori ammessi:</w:t>
      </w:r>
      <w:r w:rsidR="00A31918">
        <w:rPr>
          <w:lang w:val="it-IT"/>
        </w:rPr>
        <w:t xml:space="preserve"> </w:t>
      </w:r>
      <w:r w:rsidR="00E835B8">
        <w:rPr>
          <w:lang w:val="it-IT"/>
        </w:rPr>
        <w:t xml:space="preserve"> “Appartamento”, “Villa”, “Villa a schiera”, “Rustico”</w:t>
      </w:r>
      <w:r w:rsidR="00E138D5">
        <w:rPr>
          <w:lang w:val="it-IT"/>
        </w:rPr>
        <w:t>, “Palazzina”, “Altro”, “N/A”</w:t>
      </w:r>
    </w:p>
    <w:p w14:paraId="3C7D5939" w14:textId="6CDF0F94" w:rsidR="007778C7" w:rsidRDefault="007778C7" w:rsidP="00B5236E">
      <w:pPr>
        <w:pStyle w:val="ListParagraph"/>
        <w:numPr>
          <w:ilvl w:val="2"/>
          <w:numId w:val="30"/>
        </w:numPr>
        <w:ind w:left="2035" w:hanging="357"/>
        <w:rPr>
          <w:lang w:val="it-IT"/>
        </w:rPr>
      </w:pPr>
      <w:r>
        <w:rPr>
          <w:lang w:val="it-IT"/>
        </w:rPr>
        <w:t xml:space="preserve">Campo </w:t>
      </w:r>
      <w:r w:rsidR="00367BC7">
        <w:rPr>
          <w:lang w:val="it-IT"/>
        </w:rPr>
        <w:t>8</w:t>
      </w:r>
      <w:r w:rsidR="00437B80">
        <w:rPr>
          <w:lang w:val="it-IT"/>
        </w:rPr>
        <w:t>6</w:t>
      </w:r>
      <w:r>
        <w:rPr>
          <w:lang w:val="it-IT"/>
        </w:rPr>
        <w:t>: “</w:t>
      </w:r>
      <w:r w:rsidR="00DD6E5B">
        <w:rPr>
          <w:lang w:val="it-IT"/>
        </w:rPr>
        <w:t>Superficie totale</w:t>
      </w:r>
      <w:r>
        <w:rPr>
          <w:lang w:val="it-IT"/>
        </w:rPr>
        <w:t>”</w:t>
      </w:r>
    </w:p>
    <w:p w14:paraId="0338C357" w14:textId="4ECD00BD" w:rsidR="00F95B47" w:rsidRPr="00F95B47" w:rsidRDefault="00F95B47" w:rsidP="00B5236E">
      <w:pPr>
        <w:pStyle w:val="ListParagraph"/>
        <w:numPr>
          <w:ilvl w:val="0"/>
          <w:numId w:val="33"/>
        </w:numPr>
        <w:ind w:left="2755" w:hanging="357"/>
        <w:rPr>
          <w:lang w:val="it-IT"/>
        </w:rPr>
      </w:pPr>
      <w:r>
        <w:rPr>
          <w:lang w:val="it-IT"/>
        </w:rPr>
        <w:t>Valori ammessi:</w:t>
      </w:r>
      <w:r w:rsidR="00A65C9C">
        <w:rPr>
          <w:lang w:val="it-IT"/>
        </w:rPr>
        <w:t xml:space="preserve"> </w:t>
      </w:r>
      <w:r w:rsidR="0046247E">
        <w:rPr>
          <w:lang w:val="it-IT"/>
        </w:rPr>
        <w:t>opzioni possibili “Piccola”, “Media”</w:t>
      </w:r>
      <w:r w:rsidR="0003323F">
        <w:rPr>
          <w:lang w:val="it-IT"/>
        </w:rPr>
        <w:t>,” Grande</w:t>
      </w:r>
      <w:r w:rsidR="0046247E">
        <w:rPr>
          <w:lang w:val="it-IT"/>
        </w:rPr>
        <w:t>”</w:t>
      </w:r>
    </w:p>
    <w:p w14:paraId="2FD4B0DB" w14:textId="090E2528" w:rsidR="007778C7" w:rsidRDefault="007778C7" w:rsidP="00B5236E">
      <w:pPr>
        <w:pStyle w:val="ListParagraph"/>
        <w:numPr>
          <w:ilvl w:val="2"/>
          <w:numId w:val="30"/>
        </w:numPr>
        <w:ind w:left="2035" w:hanging="357"/>
        <w:rPr>
          <w:lang w:val="it-IT"/>
        </w:rPr>
      </w:pPr>
      <w:r>
        <w:rPr>
          <w:lang w:val="it-IT"/>
        </w:rPr>
        <w:t>Campo 8</w:t>
      </w:r>
      <w:r w:rsidR="00437B80">
        <w:rPr>
          <w:lang w:val="it-IT"/>
        </w:rPr>
        <w:t>7</w:t>
      </w:r>
      <w:r>
        <w:rPr>
          <w:lang w:val="it-IT"/>
        </w:rPr>
        <w:t>: “</w:t>
      </w:r>
      <w:r w:rsidR="00DA0D5A">
        <w:rPr>
          <w:lang w:val="it-IT"/>
        </w:rPr>
        <w:t>Valore di mercato</w:t>
      </w:r>
      <w:r>
        <w:rPr>
          <w:lang w:val="it-IT"/>
        </w:rPr>
        <w:t>”</w:t>
      </w:r>
    </w:p>
    <w:p w14:paraId="55E2CDB0" w14:textId="0D656938" w:rsidR="00F95B47" w:rsidRPr="00F95B47" w:rsidRDefault="00F95B47" w:rsidP="00B5236E">
      <w:pPr>
        <w:pStyle w:val="ListParagraph"/>
        <w:numPr>
          <w:ilvl w:val="0"/>
          <w:numId w:val="33"/>
        </w:numPr>
        <w:ind w:left="2755" w:hanging="357"/>
        <w:rPr>
          <w:lang w:val="it-IT"/>
        </w:rPr>
      </w:pPr>
      <w:r>
        <w:rPr>
          <w:lang w:val="it-IT"/>
        </w:rPr>
        <w:t>Valori ammessi:</w:t>
      </w:r>
      <w:r w:rsidR="00DF3643">
        <w:rPr>
          <w:lang w:val="it-IT"/>
        </w:rPr>
        <w:t xml:space="preserve"> stima valore dell’immobile espresso in euro</w:t>
      </w:r>
    </w:p>
    <w:p w14:paraId="0D919089" w14:textId="5F22FBBC" w:rsidR="007778C7" w:rsidRDefault="007778C7" w:rsidP="00B5236E">
      <w:pPr>
        <w:pStyle w:val="ListParagraph"/>
        <w:numPr>
          <w:ilvl w:val="2"/>
          <w:numId w:val="30"/>
        </w:numPr>
        <w:ind w:left="2035" w:hanging="357"/>
        <w:rPr>
          <w:lang w:val="it-IT"/>
        </w:rPr>
      </w:pPr>
      <w:r>
        <w:rPr>
          <w:lang w:val="it-IT"/>
        </w:rPr>
        <w:t xml:space="preserve">Campo </w:t>
      </w:r>
      <w:r w:rsidR="00D22FF4">
        <w:rPr>
          <w:lang w:val="it-IT"/>
        </w:rPr>
        <w:t>8</w:t>
      </w:r>
      <w:r w:rsidR="00437B80">
        <w:rPr>
          <w:lang w:val="it-IT"/>
        </w:rPr>
        <w:t>8</w:t>
      </w:r>
      <w:r>
        <w:rPr>
          <w:lang w:val="it-IT"/>
        </w:rPr>
        <w:t>: “</w:t>
      </w:r>
      <w:r w:rsidR="00DA0D5A">
        <w:rPr>
          <w:lang w:val="it-IT"/>
        </w:rPr>
        <w:t>Condizione immobile</w:t>
      </w:r>
      <w:r>
        <w:rPr>
          <w:lang w:val="it-IT"/>
        </w:rPr>
        <w:t>”</w:t>
      </w:r>
    </w:p>
    <w:p w14:paraId="34681447" w14:textId="4C496B90" w:rsidR="00F95B47" w:rsidRPr="00F95B47" w:rsidRDefault="00F95B47" w:rsidP="00B5236E">
      <w:pPr>
        <w:pStyle w:val="ListParagraph"/>
        <w:numPr>
          <w:ilvl w:val="0"/>
          <w:numId w:val="33"/>
        </w:numPr>
        <w:ind w:left="2755" w:hanging="357"/>
        <w:rPr>
          <w:lang w:val="it-IT"/>
        </w:rPr>
      </w:pPr>
      <w:r>
        <w:rPr>
          <w:lang w:val="it-IT"/>
        </w:rPr>
        <w:t>Valori ammessi:</w:t>
      </w:r>
      <w:r w:rsidR="00D708E9">
        <w:rPr>
          <w:lang w:val="it-IT"/>
        </w:rPr>
        <w:t xml:space="preserve"> opzioni possibili </w:t>
      </w:r>
      <w:r w:rsidR="0067180C">
        <w:rPr>
          <w:lang w:val="it-IT"/>
        </w:rPr>
        <w:t xml:space="preserve"> “Nuovo”, “Buono stato”, “Discreto stato”, “</w:t>
      </w:r>
      <w:r w:rsidR="00292433">
        <w:rPr>
          <w:lang w:val="it-IT"/>
        </w:rPr>
        <w:t xml:space="preserve"> Da ristrutturare”, “Da ultimare”, “Da costruire”</w:t>
      </w:r>
      <w:r w:rsidR="00FE4E84">
        <w:rPr>
          <w:lang w:val="it-IT"/>
        </w:rPr>
        <w:t>, “N/A”</w:t>
      </w:r>
    </w:p>
    <w:p w14:paraId="24629C7B" w14:textId="5C190093" w:rsidR="007778C7" w:rsidRDefault="007778C7" w:rsidP="00B5236E">
      <w:pPr>
        <w:pStyle w:val="ListParagraph"/>
        <w:numPr>
          <w:ilvl w:val="2"/>
          <w:numId w:val="30"/>
        </w:numPr>
        <w:ind w:left="2035" w:hanging="357"/>
        <w:rPr>
          <w:lang w:val="it-IT"/>
        </w:rPr>
      </w:pPr>
      <w:r>
        <w:rPr>
          <w:lang w:val="it-IT"/>
        </w:rPr>
        <w:t xml:space="preserve">Campo </w:t>
      </w:r>
      <w:r w:rsidR="00D22FF4">
        <w:rPr>
          <w:lang w:val="it-IT"/>
        </w:rPr>
        <w:t>8</w:t>
      </w:r>
      <w:r w:rsidR="00437B80">
        <w:rPr>
          <w:lang w:val="it-IT"/>
        </w:rPr>
        <w:t>9</w:t>
      </w:r>
      <w:r>
        <w:rPr>
          <w:lang w:val="it-IT"/>
        </w:rPr>
        <w:t>: “</w:t>
      </w:r>
      <w:r w:rsidR="0019639A">
        <w:rPr>
          <w:lang w:val="it-IT"/>
        </w:rPr>
        <w:t>Immobile con ipoteca</w:t>
      </w:r>
      <w:r>
        <w:rPr>
          <w:lang w:val="it-IT"/>
        </w:rPr>
        <w:t>”</w:t>
      </w:r>
    </w:p>
    <w:p w14:paraId="0AE68A10" w14:textId="7BAB0808" w:rsidR="00F95B47" w:rsidRPr="00F95B47" w:rsidRDefault="00F95B47" w:rsidP="00B5236E">
      <w:pPr>
        <w:pStyle w:val="ListParagraph"/>
        <w:numPr>
          <w:ilvl w:val="0"/>
          <w:numId w:val="33"/>
        </w:numPr>
        <w:rPr>
          <w:lang w:val="it-IT"/>
        </w:rPr>
      </w:pPr>
      <w:r>
        <w:rPr>
          <w:lang w:val="it-IT"/>
        </w:rPr>
        <w:t>Valori ammessi:</w:t>
      </w:r>
      <w:r w:rsidR="0029625C">
        <w:rPr>
          <w:lang w:val="it-IT"/>
        </w:rPr>
        <w:t xml:space="preserve"> “Sì”, “No”</w:t>
      </w:r>
    </w:p>
    <w:p w14:paraId="7619E3D0" w14:textId="12EAD43F" w:rsidR="007778C7" w:rsidRDefault="007778C7" w:rsidP="00B5236E">
      <w:pPr>
        <w:pStyle w:val="ListParagraph"/>
        <w:numPr>
          <w:ilvl w:val="2"/>
          <w:numId w:val="30"/>
        </w:numPr>
        <w:ind w:left="2035" w:hanging="357"/>
        <w:rPr>
          <w:lang w:val="it-IT"/>
        </w:rPr>
      </w:pPr>
      <w:r>
        <w:rPr>
          <w:lang w:val="it-IT"/>
        </w:rPr>
        <w:t xml:space="preserve">Campo </w:t>
      </w:r>
      <w:r w:rsidR="00437B80">
        <w:rPr>
          <w:lang w:val="it-IT"/>
        </w:rPr>
        <w:t>90</w:t>
      </w:r>
      <w:r>
        <w:rPr>
          <w:lang w:val="it-IT"/>
        </w:rPr>
        <w:t>: “</w:t>
      </w:r>
      <w:r w:rsidR="006E66F3">
        <w:rPr>
          <w:lang w:val="it-IT"/>
        </w:rPr>
        <w:t>Classe energetica</w:t>
      </w:r>
      <w:r>
        <w:rPr>
          <w:lang w:val="it-IT"/>
        </w:rPr>
        <w:t>”</w:t>
      </w:r>
    </w:p>
    <w:p w14:paraId="2F83AD99" w14:textId="01C62042" w:rsidR="00F95B47" w:rsidRPr="00F95B47" w:rsidRDefault="00F95B47" w:rsidP="00B5236E">
      <w:pPr>
        <w:pStyle w:val="ListParagraph"/>
        <w:numPr>
          <w:ilvl w:val="0"/>
          <w:numId w:val="33"/>
        </w:numPr>
        <w:ind w:left="2755" w:hanging="357"/>
        <w:rPr>
          <w:lang w:val="it-IT"/>
        </w:rPr>
      </w:pPr>
      <w:r>
        <w:rPr>
          <w:lang w:val="it-IT"/>
        </w:rPr>
        <w:t xml:space="preserve">Valori </w:t>
      </w:r>
      <w:r w:rsidR="00706B50">
        <w:rPr>
          <w:lang w:val="it-IT"/>
        </w:rPr>
        <w:t xml:space="preserve">ammessi: </w:t>
      </w:r>
      <w:r w:rsidR="00651C05">
        <w:rPr>
          <w:lang w:val="it-IT"/>
        </w:rPr>
        <w:t xml:space="preserve"> opzioni possibili “A”, “B”, “N/A”</w:t>
      </w:r>
    </w:p>
    <w:p w14:paraId="3422AB2E" w14:textId="149643E4" w:rsidR="004A4564" w:rsidRDefault="004A4564" w:rsidP="00B5236E">
      <w:pPr>
        <w:pStyle w:val="ListParagraph"/>
        <w:numPr>
          <w:ilvl w:val="0"/>
          <w:numId w:val="31"/>
        </w:numPr>
        <w:ind w:left="1434" w:hanging="357"/>
        <w:rPr>
          <w:lang w:val="it-IT"/>
        </w:rPr>
      </w:pPr>
      <w:r>
        <w:rPr>
          <w:lang w:val="it-IT"/>
        </w:rPr>
        <w:t>Altri finanziamenti</w:t>
      </w:r>
    </w:p>
    <w:p w14:paraId="5A458731" w14:textId="23702648" w:rsidR="007778C7" w:rsidRDefault="007778C7" w:rsidP="00B5236E">
      <w:pPr>
        <w:pStyle w:val="ListParagraph"/>
        <w:numPr>
          <w:ilvl w:val="2"/>
          <w:numId w:val="30"/>
        </w:numPr>
        <w:ind w:left="2035" w:hanging="357"/>
        <w:rPr>
          <w:lang w:val="it-IT"/>
        </w:rPr>
      </w:pPr>
      <w:r>
        <w:rPr>
          <w:lang w:val="it-IT"/>
        </w:rPr>
        <w:t xml:space="preserve">Campo </w:t>
      </w:r>
      <w:r w:rsidR="003E4726">
        <w:rPr>
          <w:lang w:val="it-IT"/>
        </w:rPr>
        <w:t>9</w:t>
      </w:r>
      <w:r w:rsidR="00437B80">
        <w:rPr>
          <w:lang w:val="it-IT"/>
        </w:rPr>
        <w:t>1</w:t>
      </w:r>
      <w:r>
        <w:rPr>
          <w:lang w:val="it-IT"/>
        </w:rPr>
        <w:t>: “</w:t>
      </w:r>
      <w:r w:rsidR="00EB50D0">
        <w:rPr>
          <w:lang w:val="it-IT"/>
        </w:rPr>
        <w:t>Primo finanziamento</w:t>
      </w:r>
      <w:r>
        <w:rPr>
          <w:lang w:val="it-IT"/>
        </w:rPr>
        <w:t>”</w:t>
      </w:r>
    </w:p>
    <w:p w14:paraId="33AFE86A" w14:textId="28D0314F" w:rsidR="00F95B47" w:rsidRPr="00F95B47" w:rsidRDefault="00F95B47" w:rsidP="00B5236E">
      <w:pPr>
        <w:pStyle w:val="ListParagraph"/>
        <w:numPr>
          <w:ilvl w:val="0"/>
          <w:numId w:val="33"/>
        </w:numPr>
        <w:ind w:left="2755" w:hanging="357"/>
        <w:rPr>
          <w:lang w:val="it-IT"/>
        </w:rPr>
      </w:pPr>
      <w:r>
        <w:rPr>
          <w:lang w:val="it-IT"/>
        </w:rPr>
        <w:t>Valori ammessi:</w:t>
      </w:r>
      <w:r w:rsidR="00DE2911">
        <w:rPr>
          <w:lang w:val="it-IT"/>
        </w:rPr>
        <w:t xml:space="preserve"> </w:t>
      </w:r>
      <w:r w:rsidR="00E364E0">
        <w:rPr>
          <w:lang w:val="it-IT"/>
        </w:rPr>
        <w:t xml:space="preserve"> </w:t>
      </w:r>
      <w:r w:rsidR="001055D8">
        <w:rPr>
          <w:lang w:val="it-IT"/>
        </w:rPr>
        <w:t>c</w:t>
      </w:r>
    </w:p>
    <w:p w14:paraId="38603A8B" w14:textId="6CC3E491" w:rsidR="007778C7" w:rsidRDefault="007778C7" w:rsidP="00B5236E">
      <w:pPr>
        <w:pStyle w:val="ListParagraph"/>
        <w:numPr>
          <w:ilvl w:val="2"/>
          <w:numId w:val="30"/>
        </w:numPr>
        <w:ind w:left="2035" w:hanging="357"/>
        <w:rPr>
          <w:lang w:val="it-IT"/>
        </w:rPr>
      </w:pPr>
      <w:r>
        <w:rPr>
          <w:lang w:val="it-IT"/>
        </w:rPr>
        <w:t xml:space="preserve">Campo </w:t>
      </w:r>
      <w:r w:rsidR="003E4726">
        <w:rPr>
          <w:lang w:val="it-IT"/>
        </w:rPr>
        <w:t>9</w:t>
      </w:r>
      <w:r w:rsidR="00437B80">
        <w:rPr>
          <w:lang w:val="it-IT"/>
        </w:rPr>
        <w:t>2</w:t>
      </w:r>
      <w:r w:rsidR="003E4726">
        <w:rPr>
          <w:lang w:val="it-IT"/>
        </w:rPr>
        <w:t>:</w:t>
      </w:r>
      <w:r>
        <w:rPr>
          <w:lang w:val="it-IT"/>
        </w:rPr>
        <w:t xml:space="preserve"> “</w:t>
      </w:r>
      <w:r w:rsidR="00EB50D0">
        <w:rPr>
          <w:lang w:val="it-IT"/>
        </w:rPr>
        <w:t>Importo residuo finanziamento</w:t>
      </w:r>
      <w:r>
        <w:rPr>
          <w:lang w:val="it-IT"/>
        </w:rPr>
        <w:t>”</w:t>
      </w:r>
    </w:p>
    <w:p w14:paraId="2F4713F7" w14:textId="10E1E92E" w:rsidR="00F95B47" w:rsidRPr="00F95B47" w:rsidRDefault="00F95B47" w:rsidP="00B5236E">
      <w:pPr>
        <w:pStyle w:val="ListParagraph"/>
        <w:numPr>
          <w:ilvl w:val="0"/>
          <w:numId w:val="33"/>
        </w:numPr>
        <w:ind w:left="2755" w:hanging="357"/>
        <w:rPr>
          <w:lang w:val="it-IT"/>
        </w:rPr>
      </w:pPr>
      <w:r>
        <w:rPr>
          <w:lang w:val="it-IT"/>
        </w:rPr>
        <w:t>Valori ammessi:</w:t>
      </w:r>
      <w:r w:rsidR="00235C17">
        <w:rPr>
          <w:lang w:val="it-IT"/>
        </w:rPr>
        <w:t xml:space="preserve"> somma ancora da rimborsare espressa in euro</w:t>
      </w:r>
    </w:p>
    <w:p w14:paraId="4BB64917" w14:textId="3D9BB5BB" w:rsidR="00263149" w:rsidRDefault="00263149" w:rsidP="00B5236E">
      <w:pPr>
        <w:pStyle w:val="ListParagraph"/>
        <w:numPr>
          <w:ilvl w:val="2"/>
          <w:numId w:val="30"/>
        </w:numPr>
        <w:ind w:left="2035" w:hanging="357"/>
        <w:rPr>
          <w:lang w:val="it-IT"/>
        </w:rPr>
      </w:pPr>
      <w:r>
        <w:rPr>
          <w:lang w:val="it-IT"/>
        </w:rPr>
        <w:t xml:space="preserve">Campo </w:t>
      </w:r>
      <w:r w:rsidR="003E4726">
        <w:rPr>
          <w:lang w:val="it-IT"/>
        </w:rPr>
        <w:t>9</w:t>
      </w:r>
      <w:r w:rsidR="00437B80">
        <w:rPr>
          <w:lang w:val="it-IT"/>
        </w:rPr>
        <w:t>3</w:t>
      </w:r>
      <w:r>
        <w:rPr>
          <w:lang w:val="it-IT"/>
        </w:rPr>
        <w:t>: “Rata mensile primo finanziamento”</w:t>
      </w:r>
    </w:p>
    <w:p w14:paraId="328554B0" w14:textId="1C0FEA7B" w:rsidR="00F95B47" w:rsidRPr="00F95B47" w:rsidRDefault="00F95B47" w:rsidP="00B5236E">
      <w:pPr>
        <w:pStyle w:val="ListParagraph"/>
        <w:numPr>
          <w:ilvl w:val="0"/>
          <w:numId w:val="33"/>
        </w:numPr>
        <w:ind w:left="2755" w:hanging="357"/>
        <w:rPr>
          <w:lang w:val="it-IT"/>
        </w:rPr>
      </w:pPr>
      <w:r>
        <w:rPr>
          <w:lang w:val="it-IT"/>
        </w:rPr>
        <w:t>Valori ammessi:</w:t>
      </w:r>
      <w:r w:rsidR="0065654A">
        <w:rPr>
          <w:lang w:val="it-IT"/>
        </w:rPr>
        <w:t xml:space="preserve"> importo </w:t>
      </w:r>
      <w:r w:rsidR="005B1F5B">
        <w:rPr>
          <w:lang w:val="it-IT"/>
        </w:rPr>
        <w:t>da pagare ogni mese</w:t>
      </w:r>
      <w:r w:rsidR="003555BF">
        <w:rPr>
          <w:lang w:val="it-IT"/>
        </w:rPr>
        <w:t xml:space="preserve"> espresso in euro</w:t>
      </w:r>
    </w:p>
    <w:p w14:paraId="7108E17B" w14:textId="66F75502" w:rsidR="00F26B4C" w:rsidRPr="00472738" w:rsidRDefault="00263149" w:rsidP="00B5236E">
      <w:pPr>
        <w:pStyle w:val="ListParagraph"/>
        <w:numPr>
          <w:ilvl w:val="2"/>
          <w:numId w:val="30"/>
        </w:numPr>
        <w:ind w:left="2035" w:hanging="357"/>
        <w:rPr>
          <w:lang w:val="it-IT"/>
        </w:rPr>
      </w:pPr>
      <w:r>
        <w:rPr>
          <w:lang w:val="it-IT"/>
        </w:rPr>
        <w:t xml:space="preserve">Campo </w:t>
      </w:r>
      <w:r w:rsidR="00373F81">
        <w:rPr>
          <w:lang w:val="it-IT"/>
        </w:rPr>
        <w:t>9</w:t>
      </w:r>
      <w:r w:rsidR="00437B80">
        <w:rPr>
          <w:lang w:val="it-IT"/>
        </w:rPr>
        <w:t>4</w:t>
      </w:r>
      <w:r>
        <w:rPr>
          <w:lang w:val="it-IT"/>
        </w:rPr>
        <w:t>: “</w:t>
      </w:r>
      <w:r w:rsidR="00E66C1E">
        <w:rPr>
          <w:lang w:val="it-IT"/>
        </w:rPr>
        <w:t>Estinzione anticipata primo finanziamento”</w:t>
      </w:r>
    </w:p>
    <w:p w14:paraId="48986478" w14:textId="4B9EDC48" w:rsidR="00F95B47" w:rsidRPr="00F95B47" w:rsidRDefault="00F95B47" w:rsidP="00B5236E">
      <w:pPr>
        <w:pStyle w:val="ListParagraph"/>
        <w:numPr>
          <w:ilvl w:val="0"/>
          <w:numId w:val="33"/>
        </w:numPr>
        <w:ind w:left="2755" w:hanging="357"/>
        <w:rPr>
          <w:lang w:val="it-IT"/>
        </w:rPr>
      </w:pPr>
      <w:r>
        <w:rPr>
          <w:lang w:val="it-IT"/>
        </w:rPr>
        <w:t>Valori ammessi:</w:t>
      </w:r>
      <w:r w:rsidR="00A95B89">
        <w:rPr>
          <w:lang w:val="it-IT"/>
        </w:rPr>
        <w:t xml:space="preserve"> </w:t>
      </w:r>
      <w:r w:rsidR="00192172">
        <w:rPr>
          <w:lang w:val="it-IT"/>
        </w:rPr>
        <w:t>“Sì”, “No”</w:t>
      </w:r>
    </w:p>
    <w:p w14:paraId="33E2EEED" w14:textId="6173CF5A" w:rsidR="00826630" w:rsidRDefault="00056F5C" w:rsidP="00B5236E">
      <w:pPr>
        <w:pStyle w:val="ListParagraph"/>
        <w:numPr>
          <w:ilvl w:val="0"/>
          <w:numId w:val="31"/>
        </w:numPr>
        <w:ind w:left="1434" w:hanging="357"/>
        <w:rPr>
          <w:lang w:val="it-IT"/>
        </w:rPr>
      </w:pPr>
      <w:r>
        <w:rPr>
          <w:lang w:val="it-IT"/>
        </w:rPr>
        <w:t>Altri dati</w:t>
      </w:r>
    </w:p>
    <w:p w14:paraId="0A90E981" w14:textId="41FB5AC4" w:rsidR="00301C72" w:rsidRDefault="00827F90" w:rsidP="00B5236E">
      <w:pPr>
        <w:pStyle w:val="ListParagraph"/>
        <w:numPr>
          <w:ilvl w:val="2"/>
          <w:numId w:val="30"/>
        </w:numPr>
        <w:ind w:left="2035" w:hanging="357"/>
        <w:rPr>
          <w:lang w:val="it-IT"/>
        </w:rPr>
      </w:pPr>
      <w:bookmarkStart w:id="1560" w:name="_Hlk211441596"/>
      <w:r>
        <w:rPr>
          <w:lang w:val="it-IT"/>
        </w:rPr>
        <w:t xml:space="preserve">Campo </w:t>
      </w:r>
      <w:r w:rsidR="00373F81">
        <w:rPr>
          <w:lang w:val="it-IT"/>
        </w:rPr>
        <w:t>9</w:t>
      </w:r>
      <w:r w:rsidR="00437B80">
        <w:rPr>
          <w:lang w:val="it-IT"/>
        </w:rPr>
        <w:t>5</w:t>
      </w:r>
      <w:r>
        <w:rPr>
          <w:lang w:val="it-IT"/>
        </w:rPr>
        <w:t>: “</w:t>
      </w:r>
      <w:r w:rsidR="00301C72">
        <w:rPr>
          <w:lang w:val="it-IT"/>
        </w:rPr>
        <w:t>Banca del mutuo in essere</w:t>
      </w:r>
      <w:r>
        <w:rPr>
          <w:lang w:val="it-IT"/>
        </w:rPr>
        <w:t>”</w:t>
      </w:r>
    </w:p>
    <w:p w14:paraId="2A7CC02B" w14:textId="6B3EE6EB" w:rsidR="00F95B47" w:rsidRPr="00F95B47" w:rsidRDefault="00F95B47" w:rsidP="00B5236E">
      <w:pPr>
        <w:pStyle w:val="ListParagraph"/>
        <w:numPr>
          <w:ilvl w:val="0"/>
          <w:numId w:val="33"/>
        </w:numPr>
        <w:ind w:left="2755" w:hanging="357"/>
        <w:rPr>
          <w:lang w:val="it-IT"/>
        </w:rPr>
      </w:pPr>
      <w:r>
        <w:rPr>
          <w:lang w:val="it-IT"/>
        </w:rPr>
        <w:t>Valori ammessi:</w:t>
      </w:r>
      <w:r w:rsidR="00EA7570">
        <w:rPr>
          <w:lang w:val="it-IT"/>
        </w:rPr>
        <w:t xml:space="preserve"> </w:t>
      </w:r>
      <w:r w:rsidR="00352221">
        <w:rPr>
          <w:lang w:val="it-IT"/>
        </w:rPr>
        <w:t xml:space="preserve"> “Cariparma”, “Carispezia”, “</w:t>
      </w:r>
      <w:r w:rsidR="002C255A">
        <w:rPr>
          <w:lang w:val="it-IT"/>
        </w:rPr>
        <w:t>Friuladria”, “N/A”</w:t>
      </w:r>
    </w:p>
    <w:p w14:paraId="3DA2A71B" w14:textId="4513E63E" w:rsidR="00827F90" w:rsidRDefault="00827F90" w:rsidP="00B5236E">
      <w:pPr>
        <w:pStyle w:val="ListParagraph"/>
        <w:numPr>
          <w:ilvl w:val="2"/>
          <w:numId w:val="30"/>
        </w:numPr>
        <w:ind w:left="2035" w:hanging="357"/>
        <w:rPr>
          <w:lang w:val="it-IT"/>
        </w:rPr>
      </w:pPr>
      <w:r>
        <w:rPr>
          <w:lang w:val="it-IT"/>
        </w:rPr>
        <w:t xml:space="preserve">Campo </w:t>
      </w:r>
      <w:r w:rsidR="00373F81">
        <w:rPr>
          <w:lang w:val="it-IT"/>
        </w:rPr>
        <w:t>9</w:t>
      </w:r>
      <w:r w:rsidR="00437B80">
        <w:rPr>
          <w:lang w:val="it-IT"/>
        </w:rPr>
        <w:t>6</w:t>
      </w:r>
      <w:r>
        <w:rPr>
          <w:lang w:val="it-IT"/>
        </w:rPr>
        <w:t>: “Data stipula mutuo in essere”</w:t>
      </w:r>
    </w:p>
    <w:p w14:paraId="2DBBC474" w14:textId="317951A0" w:rsidR="00F95B47" w:rsidRPr="00F95B47" w:rsidRDefault="00F95B47" w:rsidP="00B5236E">
      <w:pPr>
        <w:pStyle w:val="ListParagraph"/>
        <w:numPr>
          <w:ilvl w:val="0"/>
          <w:numId w:val="33"/>
        </w:numPr>
        <w:ind w:left="2755" w:hanging="357"/>
        <w:rPr>
          <w:lang w:val="it-IT"/>
        </w:rPr>
      </w:pPr>
      <w:r>
        <w:rPr>
          <w:lang w:val="it-IT"/>
        </w:rPr>
        <w:t>Valori ammessi:</w:t>
      </w:r>
      <w:r w:rsidR="005C7EE0">
        <w:rPr>
          <w:lang w:val="it-IT"/>
        </w:rPr>
        <w:t xml:space="preserve"> data in formato dd/mm/yyyy</w:t>
      </w:r>
    </w:p>
    <w:p w14:paraId="68ED2DFA" w14:textId="44E83491" w:rsidR="00827F90" w:rsidRDefault="00827F90" w:rsidP="00B5236E">
      <w:pPr>
        <w:pStyle w:val="ListParagraph"/>
        <w:numPr>
          <w:ilvl w:val="2"/>
          <w:numId w:val="30"/>
        </w:numPr>
        <w:ind w:left="2035" w:hanging="357"/>
        <w:rPr>
          <w:lang w:val="it-IT"/>
        </w:rPr>
      </w:pPr>
      <w:r>
        <w:rPr>
          <w:lang w:val="it-IT"/>
        </w:rPr>
        <w:t xml:space="preserve">Campo </w:t>
      </w:r>
      <w:r w:rsidR="00373F81">
        <w:rPr>
          <w:lang w:val="it-IT"/>
        </w:rPr>
        <w:t>9</w:t>
      </w:r>
      <w:r w:rsidR="00437B80">
        <w:rPr>
          <w:lang w:val="it-IT"/>
        </w:rPr>
        <w:t>7</w:t>
      </w:r>
      <w:r>
        <w:rPr>
          <w:lang w:val="it-IT"/>
        </w:rPr>
        <w:t>: “</w:t>
      </w:r>
      <w:r w:rsidR="006B22B2">
        <w:rPr>
          <w:lang w:val="it-IT"/>
        </w:rPr>
        <w:t>Importo rata mutuo in essere”</w:t>
      </w:r>
    </w:p>
    <w:p w14:paraId="7F60928D" w14:textId="61174523" w:rsidR="00F95B47" w:rsidRPr="00F95B47" w:rsidRDefault="00F95B47" w:rsidP="00B5236E">
      <w:pPr>
        <w:pStyle w:val="ListParagraph"/>
        <w:numPr>
          <w:ilvl w:val="0"/>
          <w:numId w:val="33"/>
        </w:numPr>
        <w:ind w:left="2755" w:hanging="357"/>
        <w:rPr>
          <w:lang w:val="it-IT"/>
        </w:rPr>
      </w:pPr>
      <w:r>
        <w:rPr>
          <w:lang w:val="it-IT"/>
        </w:rPr>
        <w:t>Valori ammessi:</w:t>
      </w:r>
      <w:r w:rsidR="004A293C" w:rsidRPr="004A293C">
        <w:rPr>
          <w:lang w:val="it-IT"/>
        </w:rPr>
        <w:t xml:space="preserve"> </w:t>
      </w:r>
      <w:r w:rsidR="004A293C">
        <w:rPr>
          <w:lang w:val="it-IT"/>
        </w:rPr>
        <w:t>importo da pagare ogni mese espresso in euro per il mutuo in essere</w:t>
      </w:r>
    </w:p>
    <w:p w14:paraId="69E59756" w14:textId="6D37D34E" w:rsidR="006B22B2" w:rsidRDefault="006B22B2" w:rsidP="00B5236E">
      <w:pPr>
        <w:pStyle w:val="ListParagraph"/>
        <w:numPr>
          <w:ilvl w:val="2"/>
          <w:numId w:val="30"/>
        </w:numPr>
        <w:ind w:left="2035" w:hanging="357"/>
        <w:rPr>
          <w:lang w:val="it-IT"/>
        </w:rPr>
      </w:pPr>
      <w:r>
        <w:rPr>
          <w:lang w:val="it-IT"/>
        </w:rPr>
        <w:t xml:space="preserve">Campo </w:t>
      </w:r>
      <w:r w:rsidR="00373F81">
        <w:rPr>
          <w:lang w:val="it-IT"/>
        </w:rPr>
        <w:t>9</w:t>
      </w:r>
      <w:r w:rsidR="00437B80">
        <w:rPr>
          <w:lang w:val="it-IT"/>
        </w:rPr>
        <w:t>8</w:t>
      </w:r>
      <w:r>
        <w:rPr>
          <w:lang w:val="it-IT"/>
        </w:rPr>
        <w:t>: “Note aggiuntive”</w:t>
      </w:r>
    </w:p>
    <w:bookmarkEnd w:id="1560"/>
    <w:p w14:paraId="43FBA332" w14:textId="3E87E2AC" w:rsidR="00827F90" w:rsidRDefault="00F95B47" w:rsidP="00B5236E">
      <w:pPr>
        <w:pStyle w:val="ListParagraph"/>
        <w:numPr>
          <w:ilvl w:val="0"/>
          <w:numId w:val="33"/>
        </w:numPr>
        <w:ind w:left="2755" w:hanging="357"/>
        <w:rPr>
          <w:lang w:val="it-IT"/>
        </w:rPr>
      </w:pPr>
      <w:r>
        <w:rPr>
          <w:lang w:val="it-IT"/>
        </w:rPr>
        <w:t>Valori ammessi:</w:t>
      </w:r>
      <w:r w:rsidR="004A293C">
        <w:rPr>
          <w:lang w:val="it-IT"/>
        </w:rPr>
        <w:t xml:space="preserve"> campo libero</w:t>
      </w:r>
    </w:p>
    <w:p w14:paraId="328D5CCD" w14:textId="343952EE" w:rsidR="006B22B2" w:rsidRPr="00826991" w:rsidRDefault="00056F5C" w:rsidP="00B5236E">
      <w:pPr>
        <w:pStyle w:val="ListParagraph"/>
        <w:numPr>
          <w:ilvl w:val="0"/>
          <w:numId w:val="31"/>
        </w:numPr>
        <w:ind w:left="1434" w:hanging="357"/>
        <w:rPr>
          <w:lang w:val="it-IT"/>
        </w:rPr>
      </w:pPr>
      <w:r>
        <w:rPr>
          <w:lang w:val="it-IT"/>
        </w:rPr>
        <w:t>Telefonate as</w:t>
      </w:r>
      <w:r w:rsidR="00C0284F">
        <w:rPr>
          <w:lang w:val="it-IT"/>
        </w:rPr>
        <w:t>sociate</w:t>
      </w:r>
      <w:r w:rsidR="00826991">
        <w:rPr>
          <w:lang w:val="it-IT"/>
        </w:rPr>
        <w:t xml:space="preserve">: </w:t>
      </w:r>
      <w:r w:rsidR="002B5D86" w:rsidRPr="00826991">
        <w:rPr>
          <w:lang w:val="it-IT"/>
        </w:rPr>
        <w:t xml:space="preserve">Lista delle </w:t>
      </w:r>
      <w:r w:rsidR="007A1F73" w:rsidRPr="00826991">
        <w:rPr>
          <w:lang w:val="it-IT"/>
        </w:rPr>
        <w:t>telefonate associate</w:t>
      </w:r>
      <w:r w:rsidR="002B5D86" w:rsidRPr="00826991">
        <w:rPr>
          <w:lang w:val="it-IT"/>
        </w:rPr>
        <w:t xml:space="preserve"> con i seguenti campi per ciascuna delle lead:</w:t>
      </w:r>
    </w:p>
    <w:p w14:paraId="1C89891D" w14:textId="7E4BA38A" w:rsidR="007964D3" w:rsidRPr="002B5D86" w:rsidRDefault="005E2DAE" w:rsidP="00B5236E">
      <w:pPr>
        <w:pStyle w:val="ListParagraph"/>
        <w:numPr>
          <w:ilvl w:val="2"/>
          <w:numId w:val="30"/>
        </w:numPr>
        <w:ind w:left="2035" w:hanging="357"/>
        <w:rPr>
          <w:lang w:val="it-IT"/>
        </w:rPr>
      </w:pPr>
      <w:bookmarkStart w:id="1561" w:name="_Hlk211442085"/>
      <w:r>
        <w:rPr>
          <w:lang w:val="it-IT"/>
        </w:rPr>
        <w:t xml:space="preserve">Campo </w:t>
      </w:r>
      <w:r w:rsidR="00373F81">
        <w:rPr>
          <w:lang w:val="it-IT"/>
        </w:rPr>
        <w:t>9</w:t>
      </w:r>
      <w:r w:rsidR="00437B80">
        <w:rPr>
          <w:lang w:val="it-IT"/>
        </w:rPr>
        <w:t>9</w:t>
      </w:r>
      <w:r>
        <w:rPr>
          <w:lang w:val="it-IT"/>
        </w:rPr>
        <w:t>: “Data creazione”</w:t>
      </w:r>
    </w:p>
    <w:p w14:paraId="48F1FFF7" w14:textId="75087B32" w:rsidR="00F95B47" w:rsidRPr="00F95B47" w:rsidRDefault="00F95B47" w:rsidP="00B5236E">
      <w:pPr>
        <w:pStyle w:val="ListParagraph"/>
        <w:numPr>
          <w:ilvl w:val="0"/>
          <w:numId w:val="33"/>
        </w:numPr>
        <w:ind w:left="2755" w:hanging="357"/>
        <w:rPr>
          <w:lang w:val="it-IT"/>
        </w:rPr>
      </w:pPr>
      <w:r>
        <w:rPr>
          <w:lang w:val="it-IT"/>
        </w:rPr>
        <w:t>Valori ammessi:</w:t>
      </w:r>
      <w:r w:rsidR="00B17CBD">
        <w:rPr>
          <w:lang w:val="it-IT"/>
        </w:rPr>
        <w:t xml:space="preserve"> data in fo</w:t>
      </w:r>
      <w:r w:rsidR="00441AB1">
        <w:rPr>
          <w:lang w:val="it-IT"/>
        </w:rPr>
        <w:t>rmato dd/</w:t>
      </w:r>
      <w:r w:rsidR="00785F23">
        <w:rPr>
          <w:lang w:val="it-IT"/>
        </w:rPr>
        <w:t>mm/yyyy</w:t>
      </w:r>
    </w:p>
    <w:p w14:paraId="26CDEF60" w14:textId="541FE479" w:rsidR="005E2DAE" w:rsidRDefault="005E2DAE" w:rsidP="00B5236E">
      <w:pPr>
        <w:pStyle w:val="ListParagraph"/>
        <w:numPr>
          <w:ilvl w:val="2"/>
          <w:numId w:val="30"/>
        </w:numPr>
        <w:ind w:left="2035" w:hanging="357"/>
        <w:rPr>
          <w:lang w:val="it-IT"/>
        </w:rPr>
      </w:pPr>
      <w:r>
        <w:rPr>
          <w:lang w:val="it-IT"/>
        </w:rPr>
        <w:t xml:space="preserve">Campo </w:t>
      </w:r>
      <w:r w:rsidR="00437B80">
        <w:rPr>
          <w:lang w:val="it-IT"/>
        </w:rPr>
        <w:t>100</w:t>
      </w:r>
      <w:r w:rsidR="00995888">
        <w:rPr>
          <w:lang w:val="it-IT"/>
        </w:rPr>
        <w:t>: “Direzione”</w:t>
      </w:r>
    </w:p>
    <w:p w14:paraId="5BC179FF" w14:textId="34A4D83B" w:rsidR="00F95B47" w:rsidRPr="00F95B47" w:rsidRDefault="00F95B47" w:rsidP="00B5236E">
      <w:pPr>
        <w:pStyle w:val="ListParagraph"/>
        <w:numPr>
          <w:ilvl w:val="0"/>
          <w:numId w:val="33"/>
        </w:numPr>
        <w:ind w:left="2755" w:hanging="357"/>
        <w:rPr>
          <w:lang w:val="it-IT"/>
        </w:rPr>
      </w:pPr>
      <w:r>
        <w:rPr>
          <w:lang w:val="it-IT"/>
        </w:rPr>
        <w:t>Valori ammessi:</w:t>
      </w:r>
      <w:r w:rsidR="00BE01C9">
        <w:rPr>
          <w:lang w:val="it-IT"/>
        </w:rPr>
        <w:t xml:space="preserve"> </w:t>
      </w:r>
      <w:r w:rsidR="00497977">
        <w:rPr>
          <w:lang w:val="it-IT"/>
        </w:rPr>
        <w:t>“In entrata”, “In uscita”</w:t>
      </w:r>
    </w:p>
    <w:p w14:paraId="60D90C5D" w14:textId="448805B6" w:rsidR="00995888" w:rsidRDefault="00995888" w:rsidP="00B5236E">
      <w:pPr>
        <w:pStyle w:val="ListParagraph"/>
        <w:numPr>
          <w:ilvl w:val="2"/>
          <w:numId w:val="30"/>
        </w:numPr>
        <w:ind w:left="2035" w:hanging="357"/>
        <w:rPr>
          <w:lang w:val="it-IT"/>
        </w:rPr>
      </w:pPr>
      <w:r>
        <w:rPr>
          <w:lang w:val="it-IT"/>
        </w:rPr>
        <w:t xml:space="preserve">Campo </w:t>
      </w:r>
      <w:r w:rsidR="00772EAC">
        <w:rPr>
          <w:lang w:val="it-IT"/>
        </w:rPr>
        <w:t>10</w:t>
      </w:r>
      <w:r w:rsidR="00437B80">
        <w:rPr>
          <w:lang w:val="it-IT"/>
        </w:rPr>
        <w:t>1</w:t>
      </w:r>
      <w:r>
        <w:rPr>
          <w:lang w:val="it-IT"/>
        </w:rPr>
        <w:t>: “Numero di telefono”</w:t>
      </w:r>
    </w:p>
    <w:p w14:paraId="1080AB02" w14:textId="501DFBC7" w:rsidR="00035524" w:rsidRPr="00035524" w:rsidRDefault="00035524" w:rsidP="00B5236E">
      <w:pPr>
        <w:pStyle w:val="ListParagraph"/>
        <w:numPr>
          <w:ilvl w:val="0"/>
          <w:numId w:val="33"/>
        </w:numPr>
        <w:ind w:left="2755" w:hanging="357"/>
        <w:rPr>
          <w:lang w:val="it-IT"/>
        </w:rPr>
      </w:pPr>
      <w:r>
        <w:rPr>
          <w:lang w:val="it-IT"/>
        </w:rPr>
        <w:t>Valori ammessi:</w:t>
      </w:r>
      <w:r w:rsidR="00497977">
        <w:rPr>
          <w:lang w:val="it-IT"/>
        </w:rPr>
        <w:t xml:space="preserve"> prefisso internazionale e nu</w:t>
      </w:r>
      <w:r w:rsidR="00406588">
        <w:rPr>
          <w:lang w:val="it-IT"/>
        </w:rPr>
        <w:t>mero telefo</w:t>
      </w:r>
      <w:r w:rsidR="00C5028E">
        <w:rPr>
          <w:lang w:val="it-IT"/>
        </w:rPr>
        <w:t>nico</w:t>
      </w:r>
    </w:p>
    <w:p w14:paraId="09F030C7" w14:textId="61C20559" w:rsidR="00995888" w:rsidRPr="002B5D86" w:rsidRDefault="00995888" w:rsidP="00B5236E">
      <w:pPr>
        <w:pStyle w:val="ListParagraph"/>
        <w:numPr>
          <w:ilvl w:val="2"/>
          <w:numId w:val="30"/>
        </w:numPr>
        <w:ind w:left="2035" w:hanging="357"/>
        <w:rPr>
          <w:lang w:val="it-IT"/>
        </w:rPr>
      </w:pPr>
      <w:r>
        <w:rPr>
          <w:lang w:val="it-IT"/>
        </w:rPr>
        <w:t xml:space="preserve">Campo </w:t>
      </w:r>
      <w:r w:rsidR="00772EAC">
        <w:rPr>
          <w:lang w:val="it-IT"/>
        </w:rPr>
        <w:t>10</w:t>
      </w:r>
      <w:r w:rsidR="00437B80">
        <w:rPr>
          <w:lang w:val="it-IT"/>
        </w:rPr>
        <w:t>2</w:t>
      </w:r>
      <w:r>
        <w:rPr>
          <w:lang w:val="it-IT"/>
        </w:rPr>
        <w:t>: “</w:t>
      </w:r>
      <w:r w:rsidR="00310B34">
        <w:rPr>
          <w:lang w:val="it-IT"/>
        </w:rPr>
        <w:t>Numero chiamato”</w:t>
      </w:r>
    </w:p>
    <w:p w14:paraId="135E162A" w14:textId="2C1A160C" w:rsidR="00035524" w:rsidRPr="00035524" w:rsidRDefault="00035524" w:rsidP="00B5236E">
      <w:pPr>
        <w:pStyle w:val="ListParagraph"/>
        <w:numPr>
          <w:ilvl w:val="0"/>
          <w:numId w:val="33"/>
        </w:numPr>
        <w:rPr>
          <w:lang w:val="it-IT"/>
        </w:rPr>
      </w:pPr>
      <w:r>
        <w:rPr>
          <w:lang w:val="it-IT"/>
        </w:rPr>
        <w:t>Valori ammessi:</w:t>
      </w:r>
      <w:r w:rsidR="008C028B">
        <w:rPr>
          <w:lang w:val="it-IT"/>
        </w:rPr>
        <w:t xml:space="preserve"> prefisso internazionale e numero telefonico dell’utente chiamato</w:t>
      </w:r>
    </w:p>
    <w:p w14:paraId="7B3572AA" w14:textId="13B4A484" w:rsidR="00310B34" w:rsidRDefault="00310B34" w:rsidP="00B5236E">
      <w:pPr>
        <w:pStyle w:val="ListParagraph"/>
        <w:numPr>
          <w:ilvl w:val="2"/>
          <w:numId w:val="30"/>
        </w:numPr>
        <w:ind w:left="2035" w:hanging="357"/>
        <w:rPr>
          <w:lang w:val="it-IT"/>
        </w:rPr>
      </w:pPr>
      <w:r>
        <w:rPr>
          <w:lang w:val="it-IT"/>
        </w:rPr>
        <w:t xml:space="preserve">Campo </w:t>
      </w:r>
      <w:r w:rsidR="00772EAC">
        <w:rPr>
          <w:lang w:val="it-IT"/>
        </w:rPr>
        <w:t>10</w:t>
      </w:r>
      <w:r w:rsidR="00437B80">
        <w:rPr>
          <w:lang w:val="it-IT"/>
        </w:rPr>
        <w:t>3</w:t>
      </w:r>
      <w:r>
        <w:rPr>
          <w:lang w:val="it-IT"/>
        </w:rPr>
        <w:t>:</w:t>
      </w:r>
      <w:r w:rsidR="0087116B">
        <w:rPr>
          <w:lang w:val="it-IT"/>
        </w:rPr>
        <w:t xml:space="preserve"> “Numero verde”</w:t>
      </w:r>
    </w:p>
    <w:p w14:paraId="216D44E1" w14:textId="3FA0EC40" w:rsidR="00035524" w:rsidRPr="00035524" w:rsidRDefault="00035524" w:rsidP="00B5236E">
      <w:pPr>
        <w:pStyle w:val="ListParagraph"/>
        <w:numPr>
          <w:ilvl w:val="0"/>
          <w:numId w:val="33"/>
        </w:numPr>
        <w:ind w:left="2755" w:hanging="357"/>
        <w:rPr>
          <w:lang w:val="it-IT"/>
        </w:rPr>
      </w:pPr>
      <w:r>
        <w:rPr>
          <w:lang w:val="it-IT"/>
        </w:rPr>
        <w:t>Valori ammessi:</w:t>
      </w:r>
      <w:r w:rsidR="00C56C02">
        <w:rPr>
          <w:lang w:val="it-IT"/>
        </w:rPr>
        <w:t xml:space="preserve"> numero nazionale con prefisso dedicato</w:t>
      </w:r>
    </w:p>
    <w:p w14:paraId="5A68B3DA" w14:textId="7DB816BA" w:rsidR="0087116B" w:rsidRPr="002B5D86" w:rsidRDefault="0087116B" w:rsidP="00B5236E">
      <w:pPr>
        <w:pStyle w:val="ListParagraph"/>
        <w:numPr>
          <w:ilvl w:val="2"/>
          <w:numId w:val="30"/>
        </w:numPr>
        <w:ind w:left="2035" w:hanging="357"/>
        <w:rPr>
          <w:lang w:val="it-IT"/>
        </w:rPr>
      </w:pPr>
      <w:r>
        <w:rPr>
          <w:lang w:val="it-IT"/>
        </w:rPr>
        <w:t xml:space="preserve">Campo </w:t>
      </w:r>
      <w:r w:rsidR="00772EAC">
        <w:rPr>
          <w:lang w:val="it-IT"/>
        </w:rPr>
        <w:t>10</w:t>
      </w:r>
      <w:r w:rsidR="00437B80">
        <w:rPr>
          <w:lang w:val="it-IT"/>
        </w:rPr>
        <w:t>4</w:t>
      </w:r>
      <w:r>
        <w:rPr>
          <w:lang w:val="it-IT"/>
        </w:rPr>
        <w:t>: “Esito lead associato”</w:t>
      </w:r>
    </w:p>
    <w:bookmarkEnd w:id="1561"/>
    <w:p w14:paraId="230621B7" w14:textId="47C3D586" w:rsidR="00035524" w:rsidRPr="00035524" w:rsidRDefault="00035524" w:rsidP="00B5236E">
      <w:pPr>
        <w:pStyle w:val="ListParagraph"/>
        <w:numPr>
          <w:ilvl w:val="0"/>
          <w:numId w:val="33"/>
        </w:numPr>
        <w:ind w:left="2755" w:hanging="357"/>
        <w:rPr>
          <w:lang w:val="it-IT"/>
        </w:rPr>
      </w:pPr>
      <w:r>
        <w:rPr>
          <w:lang w:val="it-IT"/>
        </w:rPr>
        <w:t>Valori ammessi:</w:t>
      </w:r>
      <w:r w:rsidR="00054535">
        <w:rPr>
          <w:lang w:val="it-IT"/>
        </w:rPr>
        <w:t xml:space="preserve"> “Interessato”, “Non interessato”, “Solo informativo”, “</w:t>
      </w:r>
      <w:r w:rsidR="0032781C">
        <w:rPr>
          <w:lang w:val="it-IT"/>
        </w:rPr>
        <w:t xml:space="preserve">Fuori policy”, “Cliente in gestione”, “ </w:t>
      </w:r>
      <w:r w:rsidR="008D114E">
        <w:rPr>
          <w:lang w:val="it-IT"/>
        </w:rPr>
        <w:t>Cliente Retail”, “N/A”</w:t>
      </w:r>
    </w:p>
    <w:p w14:paraId="229F0F54" w14:textId="6E234E55" w:rsidR="008F7205" w:rsidRPr="007A2480" w:rsidRDefault="00287F80" w:rsidP="00B5236E">
      <w:pPr>
        <w:pStyle w:val="ListParagraph"/>
        <w:numPr>
          <w:ilvl w:val="0"/>
          <w:numId w:val="31"/>
        </w:numPr>
        <w:ind w:left="1434" w:hanging="357"/>
        <w:rPr>
          <w:lang w:val="it-IT"/>
        </w:rPr>
      </w:pPr>
      <w:r>
        <w:rPr>
          <w:lang w:val="it-IT"/>
        </w:rPr>
        <w:t>E-mail associate</w:t>
      </w:r>
      <w:r w:rsidR="007A2480">
        <w:rPr>
          <w:lang w:val="it-IT"/>
        </w:rPr>
        <w:t xml:space="preserve">: </w:t>
      </w:r>
      <w:r w:rsidR="007A1F73" w:rsidRPr="007A2480">
        <w:rPr>
          <w:lang w:val="it-IT"/>
        </w:rPr>
        <w:t>Lista delle mail associate con i seguenti campi per ciascuna delle lead:</w:t>
      </w:r>
    </w:p>
    <w:p w14:paraId="1D897CFF" w14:textId="12F2FA86" w:rsidR="0087116B" w:rsidRDefault="0087116B" w:rsidP="00B5236E">
      <w:pPr>
        <w:pStyle w:val="ListParagraph"/>
        <w:numPr>
          <w:ilvl w:val="2"/>
          <w:numId w:val="30"/>
        </w:numPr>
        <w:ind w:left="2035" w:hanging="357"/>
        <w:rPr>
          <w:lang w:val="it-IT"/>
        </w:rPr>
      </w:pPr>
      <w:r>
        <w:rPr>
          <w:lang w:val="it-IT"/>
        </w:rPr>
        <w:t>Campo 1</w:t>
      </w:r>
      <w:r w:rsidR="00E22C46">
        <w:rPr>
          <w:lang w:val="it-IT"/>
        </w:rPr>
        <w:t>0</w:t>
      </w:r>
      <w:r w:rsidR="00437B80">
        <w:rPr>
          <w:lang w:val="it-IT"/>
        </w:rPr>
        <w:t>5</w:t>
      </w:r>
      <w:r>
        <w:rPr>
          <w:lang w:val="it-IT"/>
        </w:rPr>
        <w:t>: “</w:t>
      </w:r>
      <w:r w:rsidR="008F5E5D">
        <w:rPr>
          <w:lang w:val="it-IT"/>
        </w:rPr>
        <w:t>Oggetto</w:t>
      </w:r>
      <w:r>
        <w:rPr>
          <w:lang w:val="it-IT"/>
        </w:rPr>
        <w:t>”</w:t>
      </w:r>
    </w:p>
    <w:p w14:paraId="332BBAA5" w14:textId="28F379F2" w:rsidR="00035524" w:rsidRPr="00035524" w:rsidRDefault="00035524" w:rsidP="00B5236E">
      <w:pPr>
        <w:pStyle w:val="ListParagraph"/>
        <w:numPr>
          <w:ilvl w:val="0"/>
          <w:numId w:val="33"/>
        </w:numPr>
        <w:ind w:left="2755" w:hanging="357"/>
        <w:rPr>
          <w:lang w:val="it-IT"/>
        </w:rPr>
      </w:pPr>
      <w:r>
        <w:rPr>
          <w:lang w:val="it-IT"/>
        </w:rPr>
        <w:t>Valori ammessi:</w:t>
      </w:r>
      <w:r w:rsidR="00FA6DF2">
        <w:rPr>
          <w:lang w:val="it-IT"/>
        </w:rPr>
        <w:t xml:space="preserve"> </w:t>
      </w:r>
      <w:r w:rsidR="00DC6B8B">
        <w:rPr>
          <w:lang w:val="it-IT"/>
        </w:rPr>
        <w:t>stringa di testo con massimo 100 caratteri</w:t>
      </w:r>
    </w:p>
    <w:p w14:paraId="3E8CF1D8" w14:textId="1D6E1D6C" w:rsidR="0087116B" w:rsidRDefault="0087116B" w:rsidP="00B5236E">
      <w:pPr>
        <w:pStyle w:val="ListParagraph"/>
        <w:numPr>
          <w:ilvl w:val="2"/>
          <w:numId w:val="30"/>
        </w:numPr>
        <w:ind w:left="2035" w:hanging="357"/>
        <w:rPr>
          <w:lang w:val="it-IT"/>
        </w:rPr>
      </w:pPr>
      <w:r>
        <w:rPr>
          <w:lang w:val="it-IT"/>
        </w:rPr>
        <w:t xml:space="preserve">Campo </w:t>
      </w:r>
      <w:r w:rsidR="00E22C46">
        <w:rPr>
          <w:lang w:val="it-IT"/>
        </w:rPr>
        <w:t>10</w:t>
      </w:r>
      <w:r w:rsidR="00437B80">
        <w:rPr>
          <w:lang w:val="it-IT"/>
        </w:rPr>
        <w:t>6</w:t>
      </w:r>
      <w:r>
        <w:rPr>
          <w:lang w:val="it-IT"/>
        </w:rPr>
        <w:t>: “</w:t>
      </w:r>
      <w:r w:rsidR="00216B66">
        <w:rPr>
          <w:lang w:val="it-IT"/>
        </w:rPr>
        <w:t>Nome</w:t>
      </w:r>
      <w:r>
        <w:rPr>
          <w:lang w:val="it-IT"/>
        </w:rPr>
        <w:t>”</w:t>
      </w:r>
      <w:r w:rsidR="00ED7161">
        <w:rPr>
          <w:lang w:val="it-IT"/>
        </w:rPr>
        <w:t xml:space="preserve"> e “Cognome” del mittente</w:t>
      </w:r>
    </w:p>
    <w:p w14:paraId="35658C25" w14:textId="04D579C6" w:rsidR="00AA795E" w:rsidRDefault="001C0037" w:rsidP="00B5236E">
      <w:pPr>
        <w:pStyle w:val="ListParagraph"/>
        <w:numPr>
          <w:ilvl w:val="0"/>
          <w:numId w:val="33"/>
        </w:numPr>
        <w:ind w:left="2755" w:hanging="357"/>
        <w:rPr>
          <w:lang w:val="it-IT"/>
        </w:rPr>
      </w:pPr>
      <w:r>
        <w:rPr>
          <w:lang w:val="it-IT"/>
        </w:rPr>
        <w:t>Valori ammessi:</w:t>
      </w:r>
      <w:r w:rsidR="00DC6B8B">
        <w:rPr>
          <w:lang w:val="it-IT"/>
        </w:rPr>
        <w:t xml:space="preserve"> “Nome” e “Cognome” del mittente</w:t>
      </w:r>
    </w:p>
    <w:p w14:paraId="4026AF94" w14:textId="482415E2" w:rsidR="0087116B" w:rsidRDefault="0087116B" w:rsidP="00B5236E">
      <w:pPr>
        <w:pStyle w:val="ListParagraph"/>
        <w:numPr>
          <w:ilvl w:val="2"/>
          <w:numId w:val="30"/>
        </w:numPr>
        <w:ind w:left="2035" w:hanging="357"/>
        <w:rPr>
          <w:lang w:val="it-IT"/>
        </w:rPr>
      </w:pPr>
      <w:r>
        <w:rPr>
          <w:lang w:val="it-IT"/>
        </w:rPr>
        <w:t xml:space="preserve">Campo </w:t>
      </w:r>
      <w:r w:rsidR="00E22C46">
        <w:rPr>
          <w:lang w:val="it-IT"/>
        </w:rPr>
        <w:t>10</w:t>
      </w:r>
      <w:r w:rsidR="00437B80">
        <w:rPr>
          <w:lang w:val="it-IT"/>
        </w:rPr>
        <w:t>7</w:t>
      </w:r>
      <w:r>
        <w:rPr>
          <w:lang w:val="it-IT"/>
        </w:rPr>
        <w:t xml:space="preserve">: </w:t>
      </w:r>
      <w:r w:rsidR="00ED7161">
        <w:rPr>
          <w:lang w:val="it-IT"/>
        </w:rPr>
        <w:t>“Nome” e “Cognome” del destinatario</w:t>
      </w:r>
    </w:p>
    <w:p w14:paraId="0317D0E9" w14:textId="268B120A" w:rsidR="001C0037" w:rsidRPr="001C0037" w:rsidRDefault="001C0037" w:rsidP="00B5236E">
      <w:pPr>
        <w:pStyle w:val="ListParagraph"/>
        <w:numPr>
          <w:ilvl w:val="0"/>
          <w:numId w:val="33"/>
        </w:numPr>
        <w:ind w:left="2755" w:hanging="357"/>
        <w:rPr>
          <w:lang w:val="it-IT"/>
        </w:rPr>
      </w:pPr>
      <w:r>
        <w:rPr>
          <w:lang w:val="it-IT"/>
        </w:rPr>
        <w:t>Valori ammessi:</w:t>
      </w:r>
      <w:r w:rsidR="00DC6B8B">
        <w:rPr>
          <w:lang w:val="it-IT"/>
        </w:rPr>
        <w:t xml:space="preserve"> </w:t>
      </w:r>
      <w:r w:rsidR="0050214A">
        <w:rPr>
          <w:lang w:val="it-IT"/>
        </w:rPr>
        <w:t>“Nome” e “Cognome” del destinatario</w:t>
      </w:r>
    </w:p>
    <w:p w14:paraId="272A9EE1" w14:textId="5E84B793" w:rsidR="0087116B" w:rsidRDefault="0087116B" w:rsidP="00B5236E">
      <w:pPr>
        <w:pStyle w:val="ListParagraph"/>
        <w:numPr>
          <w:ilvl w:val="2"/>
          <w:numId w:val="30"/>
        </w:numPr>
        <w:ind w:left="2035" w:hanging="357"/>
        <w:rPr>
          <w:lang w:val="it-IT"/>
        </w:rPr>
      </w:pPr>
      <w:r>
        <w:rPr>
          <w:lang w:val="it-IT"/>
        </w:rPr>
        <w:t xml:space="preserve">Campo </w:t>
      </w:r>
      <w:r w:rsidR="00E22C46">
        <w:rPr>
          <w:lang w:val="it-IT"/>
        </w:rPr>
        <w:t>10</w:t>
      </w:r>
      <w:r w:rsidR="00437B80">
        <w:rPr>
          <w:lang w:val="it-IT"/>
        </w:rPr>
        <w:t>8</w:t>
      </w:r>
      <w:r>
        <w:rPr>
          <w:lang w:val="it-IT"/>
        </w:rPr>
        <w:t>: “</w:t>
      </w:r>
      <w:r w:rsidR="0003260C">
        <w:rPr>
          <w:lang w:val="it-IT"/>
        </w:rPr>
        <w:t>Motivo stato</w:t>
      </w:r>
      <w:r>
        <w:rPr>
          <w:lang w:val="it-IT"/>
        </w:rPr>
        <w:t>”</w:t>
      </w:r>
    </w:p>
    <w:p w14:paraId="6B748AF0" w14:textId="3EE34747" w:rsidR="001C0037" w:rsidRPr="00335F79" w:rsidRDefault="001C0037" w:rsidP="426C21DC">
      <w:pPr>
        <w:pStyle w:val="ListParagraph"/>
        <w:numPr>
          <w:ilvl w:val="0"/>
          <w:numId w:val="33"/>
        </w:numPr>
        <w:ind w:left="2755" w:hanging="357"/>
        <w:rPr>
          <w:lang w:val="it-IT"/>
        </w:rPr>
      </w:pPr>
      <w:r w:rsidRPr="00335F79">
        <w:rPr>
          <w:lang w:val="it-IT"/>
        </w:rPr>
        <w:t>Valori ammessi:</w:t>
      </w:r>
      <w:r w:rsidR="00DE351E" w:rsidRPr="00335F79">
        <w:rPr>
          <w:lang w:val="it-IT"/>
        </w:rPr>
        <w:t xml:space="preserve"> opzioni possibili </w:t>
      </w:r>
      <w:r w:rsidR="0010252E" w:rsidRPr="00335F79">
        <w:rPr>
          <w:lang w:val="it-IT"/>
        </w:rPr>
        <w:t xml:space="preserve"> “Attiva”, “Archiviata”, “Chiusa”</w:t>
      </w:r>
    </w:p>
    <w:p w14:paraId="291DD69C" w14:textId="5E6828D7" w:rsidR="0087116B" w:rsidRDefault="0087116B" w:rsidP="00B5236E">
      <w:pPr>
        <w:pStyle w:val="ListParagraph"/>
        <w:numPr>
          <w:ilvl w:val="2"/>
          <w:numId w:val="30"/>
        </w:numPr>
        <w:ind w:left="2035" w:hanging="357"/>
        <w:rPr>
          <w:lang w:val="it-IT"/>
        </w:rPr>
      </w:pPr>
      <w:r>
        <w:rPr>
          <w:lang w:val="it-IT"/>
        </w:rPr>
        <w:t xml:space="preserve">Campo </w:t>
      </w:r>
      <w:r w:rsidR="00E22C46">
        <w:rPr>
          <w:lang w:val="it-IT"/>
        </w:rPr>
        <w:t>10</w:t>
      </w:r>
      <w:r w:rsidR="00437B80">
        <w:rPr>
          <w:lang w:val="it-IT"/>
        </w:rPr>
        <w:t>9</w:t>
      </w:r>
      <w:r>
        <w:rPr>
          <w:lang w:val="it-IT"/>
        </w:rPr>
        <w:t>: “</w:t>
      </w:r>
      <w:r w:rsidR="0003260C">
        <w:rPr>
          <w:lang w:val="it-IT"/>
        </w:rPr>
        <w:t>Gestita</w:t>
      </w:r>
      <w:r>
        <w:rPr>
          <w:lang w:val="it-IT"/>
        </w:rPr>
        <w:t>”</w:t>
      </w:r>
    </w:p>
    <w:p w14:paraId="3AFB75B3" w14:textId="12FCAD54" w:rsidR="001C0037" w:rsidRPr="001C0037" w:rsidRDefault="001C0037" w:rsidP="00B5236E">
      <w:pPr>
        <w:pStyle w:val="ListParagraph"/>
        <w:numPr>
          <w:ilvl w:val="0"/>
          <w:numId w:val="33"/>
        </w:numPr>
        <w:ind w:left="2755" w:hanging="357"/>
        <w:rPr>
          <w:lang w:val="it-IT"/>
        </w:rPr>
      </w:pPr>
      <w:r>
        <w:rPr>
          <w:lang w:val="it-IT"/>
        </w:rPr>
        <w:t>Valori ammessi:</w:t>
      </w:r>
      <w:r w:rsidR="00CA6A97">
        <w:rPr>
          <w:lang w:val="it-IT"/>
        </w:rPr>
        <w:t xml:space="preserve"> opzioni possibili</w:t>
      </w:r>
      <w:r w:rsidR="00B023D3">
        <w:rPr>
          <w:lang w:val="it-IT"/>
        </w:rPr>
        <w:t xml:space="preserve"> </w:t>
      </w:r>
      <w:r w:rsidR="00CA6A97">
        <w:rPr>
          <w:lang w:val="it-IT"/>
        </w:rPr>
        <w:t>“Sì”, “No”</w:t>
      </w:r>
    </w:p>
    <w:p w14:paraId="04F5CC5D" w14:textId="28DA93DF" w:rsidR="0087116B" w:rsidRPr="0087116B" w:rsidRDefault="0087116B" w:rsidP="00B5236E">
      <w:pPr>
        <w:pStyle w:val="ListParagraph"/>
        <w:numPr>
          <w:ilvl w:val="2"/>
          <w:numId w:val="30"/>
        </w:numPr>
        <w:ind w:left="2035" w:hanging="357"/>
        <w:rPr>
          <w:lang w:val="it-IT"/>
        </w:rPr>
      </w:pPr>
      <w:r>
        <w:rPr>
          <w:lang w:val="it-IT"/>
        </w:rPr>
        <w:t xml:space="preserve">Campo </w:t>
      </w:r>
      <w:r w:rsidR="00E22C46">
        <w:rPr>
          <w:lang w:val="it-IT"/>
        </w:rPr>
        <w:t>1</w:t>
      </w:r>
      <w:r w:rsidR="00437B80">
        <w:rPr>
          <w:lang w:val="it-IT"/>
        </w:rPr>
        <w:t>10</w:t>
      </w:r>
      <w:r>
        <w:rPr>
          <w:lang w:val="it-IT"/>
        </w:rPr>
        <w:t>: “</w:t>
      </w:r>
      <w:r w:rsidR="00397B1F">
        <w:rPr>
          <w:lang w:val="it-IT"/>
        </w:rPr>
        <w:t>Data creazione</w:t>
      </w:r>
      <w:r>
        <w:rPr>
          <w:lang w:val="it-IT"/>
        </w:rPr>
        <w:t>”</w:t>
      </w:r>
    </w:p>
    <w:p w14:paraId="040ABB41" w14:textId="2FFE5469" w:rsidR="001C0037" w:rsidRPr="001C0037" w:rsidRDefault="001C0037" w:rsidP="00B5236E">
      <w:pPr>
        <w:pStyle w:val="ListParagraph"/>
        <w:numPr>
          <w:ilvl w:val="0"/>
          <w:numId w:val="33"/>
        </w:numPr>
        <w:ind w:left="2755" w:hanging="357"/>
        <w:rPr>
          <w:lang w:val="it-IT"/>
        </w:rPr>
      </w:pPr>
      <w:r>
        <w:rPr>
          <w:lang w:val="it-IT"/>
        </w:rPr>
        <w:t>Valori ammessi:</w:t>
      </w:r>
      <w:r w:rsidR="00D00889">
        <w:rPr>
          <w:lang w:val="it-IT"/>
        </w:rPr>
        <w:t xml:space="preserve"> in formato dd/mm/yyyy</w:t>
      </w:r>
    </w:p>
    <w:p w14:paraId="3F8AC0BA" w14:textId="77DF7FE0" w:rsidR="006C6572" w:rsidRPr="0087116B" w:rsidRDefault="006C6572" w:rsidP="00B5236E">
      <w:pPr>
        <w:pStyle w:val="ListParagraph"/>
        <w:numPr>
          <w:ilvl w:val="2"/>
          <w:numId w:val="30"/>
        </w:numPr>
        <w:ind w:left="2035" w:hanging="357"/>
        <w:rPr>
          <w:lang w:val="it-IT"/>
        </w:rPr>
      </w:pPr>
      <w:r>
        <w:rPr>
          <w:lang w:val="it-IT"/>
        </w:rPr>
        <w:t xml:space="preserve">Campo </w:t>
      </w:r>
      <w:r w:rsidR="00E22C46">
        <w:rPr>
          <w:lang w:val="it-IT"/>
        </w:rPr>
        <w:t>1</w:t>
      </w:r>
      <w:r w:rsidR="00F9005B">
        <w:rPr>
          <w:lang w:val="it-IT"/>
        </w:rPr>
        <w:t>1</w:t>
      </w:r>
      <w:r w:rsidR="00437B80">
        <w:rPr>
          <w:lang w:val="it-IT"/>
        </w:rPr>
        <w:t>1</w:t>
      </w:r>
      <w:r>
        <w:rPr>
          <w:lang w:val="it-IT"/>
        </w:rPr>
        <w:t xml:space="preserve">: “Data </w:t>
      </w:r>
      <w:r w:rsidR="006164A5">
        <w:rPr>
          <w:lang w:val="it-IT"/>
        </w:rPr>
        <w:t>modifica”</w:t>
      </w:r>
    </w:p>
    <w:p w14:paraId="42116372" w14:textId="73E3BC4D" w:rsidR="001C0037" w:rsidRPr="001C0037" w:rsidRDefault="001C0037" w:rsidP="00B5236E">
      <w:pPr>
        <w:pStyle w:val="ListParagraph"/>
        <w:numPr>
          <w:ilvl w:val="0"/>
          <w:numId w:val="33"/>
        </w:numPr>
        <w:ind w:left="2755" w:hanging="357"/>
        <w:rPr>
          <w:lang w:val="it-IT"/>
        </w:rPr>
      </w:pPr>
      <w:r>
        <w:rPr>
          <w:lang w:val="it-IT"/>
        </w:rPr>
        <w:t>Valori ammessi:</w:t>
      </w:r>
      <w:r w:rsidR="00D00889">
        <w:rPr>
          <w:lang w:val="it-IT"/>
        </w:rPr>
        <w:t xml:space="preserve"> data in formato dd/mm/yyyy </w:t>
      </w:r>
    </w:p>
    <w:p w14:paraId="2998762A" w14:textId="3F9CB991" w:rsidR="00287F80" w:rsidRDefault="00F90895" w:rsidP="00B5236E">
      <w:pPr>
        <w:pStyle w:val="ListParagraph"/>
        <w:numPr>
          <w:ilvl w:val="0"/>
          <w:numId w:val="31"/>
        </w:numPr>
        <w:ind w:left="1434" w:hanging="357"/>
        <w:rPr>
          <w:lang w:val="it-IT"/>
        </w:rPr>
      </w:pPr>
      <w:r>
        <w:rPr>
          <w:lang w:val="it-IT"/>
        </w:rPr>
        <w:t xml:space="preserve">Note e </w:t>
      </w:r>
      <w:r w:rsidR="003A0F2C">
        <w:rPr>
          <w:lang w:val="it-IT"/>
        </w:rPr>
        <w:t>allegati</w:t>
      </w:r>
    </w:p>
    <w:p w14:paraId="49BD383E" w14:textId="0BA1AAD2" w:rsidR="008F7205" w:rsidRDefault="00027BE6" w:rsidP="00B5236E">
      <w:pPr>
        <w:pStyle w:val="ListParagraph"/>
        <w:numPr>
          <w:ilvl w:val="0"/>
          <w:numId w:val="32"/>
        </w:numPr>
        <w:ind w:left="2035" w:hanging="357"/>
        <w:rPr>
          <w:lang w:val="it-IT"/>
        </w:rPr>
      </w:pPr>
      <w:r>
        <w:rPr>
          <w:lang w:val="it-IT"/>
        </w:rPr>
        <w:t>Campo</w:t>
      </w:r>
      <w:r w:rsidR="009B3253">
        <w:rPr>
          <w:lang w:val="it-IT"/>
        </w:rPr>
        <w:t xml:space="preserve"> </w:t>
      </w:r>
      <w:r w:rsidR="009B3253" w:rsidRPr="009B3253">
        <w:rPr>
          <w:lang w:val="it-IT"/>
        </w:rPr>
        <w:t>libero, dato di compilazione manuale (campo facoltativo) con massimo 280 caratteri alfanumerici, inclusi caratteri speciali. Al raggiungimento del limite di caratteri non sarà più inputato nessun carattere aggiuntivo</w:t>
      </w:r>
      <w:r>
        <w:rPr>
          <w:lang w:val="it-IT"/>
        </w:rPr>
        <w:t xml:space="preserve"> </w:t>
      </w:r>
    </w:p>
    <w:p w14:paraId="435C6061" w14:textId="309DFFD8" w:rsidR="003A0F2C" w:rsidRDefault="003A0F2C" w:rsidP="00B5236E">
      <w:pPr>
        <w:pStyle w:val="ListParagraph"/>
        <w:numPr>
          <w:ilvl w:val="0"/>
          <w:numId w:val="31"/>
        </w:numPr>
        <w:ind w:left="1434" w:hanging="357"/>
        <w:rPr>
          <w:lang w:val="it-IT"/>
        </w:rPr>
      </w:pPr>
      <w:r>
        <w:rPr>
          <w:lang w:val="it-IT"/>
        </w:rPr>
        <w:t xml:space="preserve">Informazioni </w:t>
      </w:r>
      <w:r w:rsidR="002C4150">
        <w:rPr>
          <w:lang w:val="it-IT"/>
        </w:rPr>
        <w:t>su erogazione</w:t>
      </w:r>
    </w:p>
    <w:p w14:paraId="2D135400" w14:textId="40E630B9" w:rsidR="00AF7FD8" w:rsidRDefault="00AF7FD8" w:rsidP="00B5236E">
      <w:pPr>
        <w:pStyle w:val="ListParagraph"/>
        <w:numPr>
          <w:ilvl w:val="0"/>
          <w:numId w:val="32"/>
        </w:numPr>
        <w:ind w:left="2035" w:hanging="357"/>
        <w:rPr>
          <w:lang w:val="it-IT"/>
        </w:rPr>
      </w:pPr>
      <w:r>
        <w:rPr>
          <w:lang w:val="it-IT"/>
        </w:rPr>
        <w:t>Campo 1</w:t>
      </w:r>
      <w:r w:rsidR="00E22C46">
        <w:rPr>
          <w:lang w:val="it-IT"/>
        </w:rPr>
        <w:t>1</w:t>
      </w:r>
      <w:r w:rsidR="00437B80">
        <w:rPr>
          <w:lang w:val="it-IT"/>
        </w:rPr>
        <w:t>2</w:t>
      </w:r>
      <w:r>
        <w:rPr>
          <w:lang w:val="it-IT"/>
        </w:rPr>
        <w:t>: “</w:t>
      </w:r>
      <w:r w:rsidR="0058142F">
        <w:rPr>
          <w:lang w:val="it-IT"/>
        </w:rPr>
        <w:t>Codice pratica</w:t>
      </w:r>
      <w:r>
        <w:rPr>
          <w:lang w:val="it-IT"/>
        </w:rPr>
        <w:t>”</w:t>
      </w:r>
    </w:p>
    <w:p w14:paraId="6475D020" w14:textId="43A5DB52" w:rsidR="001C0037" w:rsidRPr="001C0037" w:rsidRDefault="001C0037" w:rsidP="00B5236E">
      <w:pPr>
        <w:pStyle w:val="ListParagraph"/>
        <w:numPr>
          <w:ilvl w:val="0"/>
          <w:numId w:val="33"/>
        </w:numPr>
        <w:ind w:left="2755" w:hanging="357"/>
        <w:rPr>
          <w:lang w:val="it-IT"/>
        </w:rPr>
      </w:pPr>
      <w:r>
        <w:rPr>
          <w:lang w:val="it-IT"/>
        </w:rPr>
        <w:t>Valori ammessi:</w:t>
      </w:r>
      <w:r w:rsidR="006E7273">
        <w:rPr>
          <w:lang w:val="it-IT"/>
        </w:rPr>
        <w:t xml:space="preserve"> “Codice” della pratica di richiesta</w:t>
      </w:r>
    </w:p>
    <w:p w14:paraId="598A4D6E" w14:textId="33E0DF82" w:rsidR="00AF7FD8" w:rsidRDefault="00AF7FD8" w:rsidP="00B5236E">
      <w:pPr>
        <w:pStyle w:val="ListParagraph"/>
        <w:numPr>
          <w:ilvl w:val="0"/>
          <w:numId w:val="32"/>
        </w:numPr>
        <w:ind w:left="2035" w:hanging="357"/>
        <w:rPr>
          <w:lang w:val="it-IT"/>
        </w:rPr>
      </w:pPr>
      <w:r>
        <w:rPr>
          <w:lang w:val="it-IT"/>
        </w:rPr>
        <w:t xml:space="preserve">Campo </w:t>
      </w:r>
      <w:r w:rsidR="00E22C46">
        <w:rPr>
          <w:lang w:val="it-IT"/>
        </w:rPr>
        <w:t>11</w:t>
      </w:r>
      <w:r w:rsidR="00437B80">
        <w:rPr>
          <w:lang w:val="it-IT"/>
        </w:rPr>
        <w:t>3</w:t>
      </w:r>
      <w:r>
        <w:rPr>
          <w:lang w:val="it-IT"/>
        </w:rPr>
        <w:t>: “</w:t>
      </w:r>
      <w:r w:rsidR="0058142F">
        <w:rPr>
          <w:lang w:val="it-IT"/>
        </w:rPr>
        <w:t xml:space="preserve">Mese </w:t>
      </w:r>
      <w:r w:rsidR="007A1F73">
        <w:rPr>
          <w:lang w:val="it-IT"/>
        </w:rPr>
        <w:t>erogazione</w:t>
      </w:r>
      <w:r>
        <w:rPr>
          <w:lang w:val="it-IT"/>
        </w:rPr>
        <w:t>”</w:t>
      </w:r>
    </w:p>
    <w:p w14:paraId="1A388EFE" w14:textId="6D54498A" w:rsidR="001C0037" w:rsidRPr="001C0037" w:rsidRDefault="001C0037" w:rsidP="00B5236E">
      <w:pPr>
        <w:pStyle w:val="ListParagraph"/>
        <w:numPr>
          <w:ilvl w:val="0"/>
          <w:numId w:val="33"/>
        </w:numPr>
        <w:ind w:left="2755" w:hanging="357"/>
        <w:rPr>
          <w:lang w:val="it-IT"/>
        </w:rPr>
      </w:pPr>
      <w:r>
        <w:rPr>
          <w:lang w:val="it-IT"/>
        </w:rPr>
        <w:t xml:space="preserve">Valori </w:t>
      </w:r>
      <w:r w:rsidR="006E7273">
        <w:rPr>
          <w:lang w:val="it-IT"/>
        </w:rPr>
        <w:t xml:space="preserve">ammessi: “Nome” mese di erogazione </w:t>
      </w:r>
    </w:p>
    <w:p w14:paraId="29C94F1A" w14:textId="61D54A69" w:rsidR="00AF7FD8" w:rsidRDefault="00AF7FD8" w:rsidP="00B5236E">
      <w:pPr>
        <w:pStyle w:val="ListParagraph"/>
        <w:numPr>
          <w:ilvl w:val="0"/>
          <w:numId w:val="32"/>
        </w:numPr>
        <w:ind w:left="2035" w:hanging="357"/>
        <w:rPr>
          <w:lang w:val="it-IT"/>
        </w:rPr>
      </w:pPr>
      <w:r>
        <w:rPr>
          <w:lang w:val="it-IT"/>
        </w:rPr>
        <w:t xml:space="preserve">Campo </w:t>
      </w:r>
      <w:r w:rsidR="00E22C46">
        <w:rPr>
          <w:lang w:val="it-IT"/>
        </w:rPr>
        <w:t>11</w:t>
      </w:r>
      <w:r w:rsidR="00437B80">
        <w:rPr>
          <w:lang w:val="it-IT"/>
        </w:rPr>
        <w:t>4</w:t>
      </w:r>
      <w:r>
        <w:rPr>
          <w:lang w:val="it-IT"/>
        </w:rPr>
        <w:t>: “Importo”</w:t>
      </w:r>
    </w:p>
    <w:p w14:paraId="1B57FA2C" w14:textId="2E44FE33" w:rsidR="001C0037" w:rsidRPr="001C0037" w:rsidRDefault="001C0037" w:rsidP="00B5236E">
      <w:pPr>
        <w:pStyle w:val="ListParagraph"/>
        <w:numPr>
          <w:ilvl w:val="0"/>
          <w:numId w:val="33"/>
        </w:numPr>
        <w:ind w:left="2755" w:hanging="357"/>
        <w:rPr>
          <w:lang w:val="it-IT"/>
        </w:rPr>
      </w:pPr>
      <w:r>
        <w:rPr>
          <w:lang w:val="it-IT"/>
        </w:rPr>
        <w:t>Valori ammessi:</w:t>
      </w:r>
      <w:r w:rsidR="006E7273">
        <w:rPr>
          <w:lang w:val="it-IT"/>
        </w:rPr>
        <w:t xml:space="preserve"> importo</w:t>
      </w:r>
      <w:r w:rsidR="00844343">
        <w:rPr>
          <w:lang w:val="it-IT"/>
        </w:rPr>
        <w:t xml:space="preserve"> da erogare espresso in euro</w:t>
      </w:r>
    </w:p>
    <w:p w14:paraId="2AEC5FA1" w14:textId="31306BB2" w:rsidR="00AF7FD8" w:rsidRDefault="00AF7FD8" w:rsidP="00B5236E">
      <w:pPr>
        <w:pStyle w:val="ListParagraph"/>
        <w:numPr>
          <w:ilvl w:val="0"/>
          <w:numId w:val="32"/>
        </w:numPr>
        <w:ind w:left="2035" w:hanging="357"/>
        <w:rPr>
          <w:lang w:val="it-IT"/>
        </w:rPr>
      </w:pPr>
      <w:r>
        <w:rPr>
          <w:lang w:val="it-IT"/>
        </w:rPr>
        <w:t xml:space="preserve">Campo </w:t>
      </w:r>
      <w:r w:rsidR="00E22C46">
        <w:rPr>
          <w:lang w:val="it-IT"/>
        </w:rPr>
        <w:t>11</w:t>
      </w:r>
      <w:r w:rsidR="00437B80">
        <w:rPr>
          <w:lang w:val="it-IT"/>
        </w:rPr>
        <w:t>5</w:t>
      </w:r>
      <w:r>
        <w:rPr>
          <w:lang w:val="it-IT"/>
        </w:rPr>
        <w:t>: “</w:t>
      </w:r>
      <w:r w:rsidR="00655A54">
        <w:rPr>
          <w:lang w:val="it-IT"/>
        </w:rPr>
        <w:t>Pagato</w:t>
      </w:r>
      <w:r>
        <w:rPr>
          <w:lang w:val="it-IT"/>
        </w:rPr>
        <w:t>”</w:t>
      </w:r>
    </w:p>
    <w:p w14:paraId="1664F867" w14:textId="3F322BC4" w:rsidR="001C0037" w:rsidRDefault="001C0037" w:rsidP="00B5236E">
      <w:pPr>
        <w:pStyle w:val="ListParagraph"/>
        <w:numPr>
          <w:ilvl w:val="0"/>
          <w:numId w:val="33"/>
        </w:numPr>
        <w:ind w:left="2755" w:hanging="357"/>
        <w:rPr>
          <w:lang w:val="it-IT"/>
        </w:rPr>
      </w:pPr>
      <w:r>
        <w:rPr>
          <w:lang w:val="it-IT"/>
        </w:rPr>
        <w:t>Valori ammessi:</w:t>
      </w:r>
      <w:r w:rsidR="00844343">
        <w:rPr>
          <w:lang w:val="it-IT"/>
        </w:rPr>
        <w:t xml:space="preserve"> “Sì”, “No”</w:t>
      </w:r>
    </w:p>
    <w:p w14:paraId="549766AD" w14:textId="04F36A9F" w:rsidR="00AF7FD8" w:rsidRPr="009B3253" w:rsidRDefault="00655A54" w:rsidP="00B5236E">
      <w:pPr>
        <w:pStyle w:val="ListParagraph"/>
        <w:numPr>
          <w:ilvl w:val="0"/>
          <w:numId w:val="32"/>
        </w:numPr>
        <w:ind w:left="2035" w:hanging="357"/>
        <w:rPr>
          <w:lang w:val="it-IT"/>
        </w:rPr>
      </w:pPr>
      <w:r>
        <w:rPr>
          <w:lang w:val="it-IT"/>
        </w:rPr>
        <w:t xml:space="preserve">Campo </w:t>
      </w:r>
      <w:r w:rsidR="00E22C46">
        <w:rPr>
          <w:lang w:val="it-IT"/>
        </w:rPr>
        <w:t>11</w:t>
      </w:r>
      <w:r w:rsidR="00437B80">
        <w:rPr>
          <w:lang w:val="it-IT"/>
        </w:rPr>
        <w:t>6</w:t>
      </w:r>
      <w:r>
        <w:rPr>
          <w:lang w:val="it-IT"/>
        </w:rPr>
        <w:t>: “</w:t>
      </w:r>
      <w:r w:rsidR="002F53C2">
        <w:rPr>
          <w:lang w:val="it-IT"/>
        </w:rPr>
        <w:t>Fattura di riferimento”</w:t>
      </w:r>
    </w:p>
    <w:p w14:paraId="6EBE9FFB" w14:textId="3EF45C4E" w:rsidR="001C0037" w:rsidRPr="001C0037" w:rsidRDefault="001C0037" w:rsidP="00B5236E">
      <w:pPr>
        <w:pStyle w:val="ListParagraph"/>
        <w:numPr>
          <w:ilvl w:val="0"/>
          <w:numId w:val="33"/>
        </w:numPr>
        <w:ind w:left="2755" w:hanging="357"/>
        <w:rPr>
          <w:lang w:val="it-IT"/>
        </w:rPr>
      </w:pPr>
      <w:r>
        <w:rPr>
          <w:lang w:val="it-IT"/>
        </w:rPr>
        <w:t>Valori ammessi:</w:t>
      </w:r>
      <w:r w:rsidR="00D2682C">
        <w:rPr>
          <w:lang w:val="it-IT"/>
        </w:rPr>
        <w:t xml:space="preserve"> formato standard previsto dalla Banca</w:t>
      </w:r>
    </w:p>
    <w:p w14:paraId="73A8BDD3" w14:textId="142F3F08" w:rsidR="002F53C2" w:rsidRPr="009B3253" w:rsidRDefault="002F53C2" w:rsidP="00B5236E">
      <w:pPr>
        <w:pStyle w:val="ListParagraph"/>
        <w:numPr>
          <w:ilvl w:val="0"/>
          <w:numId w:val="32"/>
        </w:numPr>
        <w:ind w:left="2035" w:hanging="357"/>
        <w:rPr>
          <w:lang w:val="it-IT"/>
        </w:rPr>
      </w:pPr>
      <w:r>
        <w:rPr>
          <w:lang w:val="it-IT"/>
        </w:rPr>
        <w:t xml:space="preserve">Campo </w:t>
      </w:r>
      <w:r w:rsidR="00E22C46">
        <w:rPr>
          <w:lang w:val="it-IT"/>
        </w:rPr>
        <w:t>11</w:t>
      </w:r>
      <w:r w:rsidR="00437B80">
        <w:rPr>
          <w:lang w:val="it-IT"/>
        </w:rPr>
        <w:t>7</w:t>
      </w:r>
      <w:r>
        <w:rPr>
          <w:lang w:val="it-IT"/>
        </w:rPr>
        <w:t>: “</w:t>
      </w:r>
      <w:r w:rsidR="00115ADF">
        <w:rPr>
          <w:lang w:val="it-IT"/>
        </w:rPr>
        <w:t>Finalità mutuo con scelta”</w:t>
      </w:r>
    </w:p>
    <w:p w14:paraId="21492A37" w14:textId="3EEA32B1" w:rsidR="001C0037" w:rsidRPr="001C0037" w:rsidRDefault="001C0037" w:rsidP="00B5236E">
      <w:pPr>
        <w:pStyle w:val="ListParagraph"/>
        <w:numPr>
          <w:ilvl w:val="0"/>
          <w:numId w:val="33"/>
        </w:numPr>
        <w:ind w:left="2755" w:hanging="357"/>
        <w:rPr>
          <w:lang w:val="it-IT"/>
        </w:rPr>
      </w:pPr>
      <w:r>
        <w:rPr>
          <w:lang w:val="it-IT"/>
        </w:rPr>
        <w:t>Valori ammessi:</w:t>
      </w:r>
      <w:r w:rsidR="00D2682C">
        <w:rPr>
          <w:lang w:val="it-IT"/>
        </w:rPr>
        <w:t xml:space="preserve"> </w:t>
      </w:r>
      <w:r w:rsidR="0028427B">
        <w:rPr>
          <w:lang w:val="it-IT"/>
        </w:rPr>
        <w:t>om</w:t>
      </w:r>
      <w:r w:rsidR="002A50D3">
        <w:rPr>
          <w:lang w:val="it-IT"/>
        </w:rPr>
        <w:t xml:space="preserve"> opzioni possibili: “</w:t>
      </w:r>
      <w:r w:rsidR="00770646">
        <w:rPr>
          <w:lang w:val="it-IT"/>
        </w:rPr>
        <w:t>Acquisto”, “Surroga”, “Ristrutturazione”, “N/A”</w:t>
      </w:r>
    </w:p>
    <w:p w14:paraId="6E132F38" w14:textId="3A496D63" w:rsidR="00115ADF" w:rsidRPr="009B3253" w:rsidRDefault="00115ADF" w:rsidP="00B5236E">
      <w:pPr>
        <w:pStyle w:val="ListParagraph"/>
        <w:numPr>
          <w:ilvl w:val="0"/>
          <w:numId w:val="32"/>
        </w:numPr>
        <w:ind w:left="2035" w:hanging="357"/>
        <w:rPr>
          <w:lang w:val="it-IT"/>
        </w:rPr>
      </w:pPr>
      <w:r>
        <w:rPr>
          <w:lang w:val="it-IT"/>
        </w:rPr>
        <w:t xml:space="preserve">Campo </w:t>
      </w:r>
      <w:r w:rsidR="00E22C46">
        <w:rPr>
          <w:lang w:val="it-IT"/>
        </w:rPr>
        <w:t>11</w:t>
      </w:r>
      <w:r w:rsidR="00437B80">
        <w:rPr>
          <w:lang w:val="it-IT"/>
        </w:rPr>
        <w:t>8</w:t>
      </w:r>
      <w:r>
        <w:rPr>
          <w:lang w:val="it-IT"/>
        </w:rPr>
        <w:t>: “</w:t>
      </w:r>
      <w:r w:rsidR="00BB1448">
        <w:rPr>
          <w:lang w:val="it-IT"/>
        </w:rPr>
        <w:t>Modalità erogazione con scelta”</w:t>
      </w:r>
    </w:p>
    <w:p w14:paraId="5B847EFB" w14:textId="7A55E911" w:rsidR="00E57179" w:rsidRPr="00E57179" w:rsidRDefault="001C0037" w:rsidP="00E57179">
      <w:pPr>
        <w:pStyle w:val="ListParagraph"/>
        <w:numPr>
          <w:ilvl w:val="0"/>
          <w:numId w:val="33"/>
        </w:numPr>
        <w:ind w:left="2755" w:hanging="357"/>
        <w:rPr>
          <w:lang w:val="it-IT"/>
        </w:rPr>
      </w:pPr>
      <w:r>
        <w:rPr>
          <w:lang w:val="it-IT"/>
        </w:rPr>
        <w:t>Valori ammessi:</w:t>
      </w:r>
      <w:r w:rsidR="006B3278">
        <w:rPr>
          <w:lang w:val="it-IT"/>
        </w:rPr>
        <w:t xml:space="preserve"> </w:t>
      </w:r>
      <w:r w:rsidR="00E57179">
        <w:rPr>
          <w:lang w:val="it-IT"/>
        </w:rPr>
        <w:t xml:space="preserve"> “In convenzione”, “Fuori </w:t>
      </w:r>
      <w:r w:rsidR="00BC68EF">
        <w:rPr>
          <w:lang w:val="it-IT"/>
        </w:rPr>
        <w:t>convenzione”</w:t>
      </w:r>
      <w:r w:rsidR="005622D4">
        <w:rPr>
          <w:lang w:val="it-IT"/>
        </w:rPr>
        <w:t>, “</w:t>
      </w:r>
      <w:r w:rsidR="00C32996">
        <w:rPr>
          <w:lang w:val="it-IT"/>
        </w:rPr>
        <w:t>Oltre i termini conve</w:t>
      </w:r>
      <w:r w:rsidR="008850DE">
        <w:rPr>
          <w:lang w:val="it-IT"/>
        </w:rPr>
        <w:t>nzione”, “N/A”</w:t>
      </w:r>
    </w:p>
    <w:p w14:paraId="38D1814D" w14:textId="5BBE5F3B" w:rsidR="00BB1448" w:rsidRPr="009B3253" w:rsidRDefault="00BB1448" w:rsidP="00B5236E">
      <w:pPr>
        <w:pStyle w:val="ListParagraph"/>
        <w:numPr>
          <w:ilvl w:val="0"/>
          <w:numId w:val="32"/>
        </w:numPr>
        <w:ind w:left="2035" w:hanging="357"/>
        <w:rPr>
          <w:lang w:val="it-IT"/>
        </w:rPr>
      </w:pPr>
      <w:r>
        <w:rPr>
          <w:lang w:val="it-IT"/>
        </w:rPr>
        <w:t xml:space="preserve">Campo </w:t>
      </w:r>
      <w:r w:rsidR="009B19C0">
        <w:rPr>
          <w:lang w:val="it-IT"/>
        </w:rPr>
        <w:t>11</w:t>
      </w:r>
      <w:r w:rsidR="00437B80">
        <w:rPr>
          <w:lang w:val="it-IT"/>
        </w:rPr>
        <w:t>9</w:t>
      </w:r>
      <w:r>
        <w:rPr>
          <w:lang w:val="it-IT"/>
        </w:rPr>
        <w:t>: “</w:t>
      </w:r>
      <w:r w:rsidR="002B5D86">
        <w:rPr>
          <w:lang w:val="it-IT"/>
        </w:rPr>
        <w:t>In corso di verifiche autorizzative”</w:t>
      </w:r>
    </w:p>
    <w:p w14:paraId="70678429" w14:textId="63C5FAA3" w:rsidR="001C0037" w:rsidRPr="001C0037" w:rsidRDefault="001C0037" w:rsidP="00B5236E">
      <w:pPr>
        <w:pStyle w:val="ListParagraph"/>
        <w:numPr>
          <w:ilvl w:val="0"/>
          <w:numId w:val="33"/>
        </w:numPr>
        <w:ind w:left="2755" w:hanging="357"/>
        <w:rPr>
          <w:lang w:val="it-IT"/>
        </w:rPr>
      </w:pPr>
      <w:r>
        <w:rPr>
          <w:lang w:val="it-IT"/>
        </w:rPr>
        <w:t>Valori ammessi:</w:t>
      </w:r>
      <w:r w:rsidR="000A301D">
        <w:rPr>
          <w:lang w:val="it-IT"/>
        </w:rPr>
        <w:t xml:space="preserve"> </w:t>
      </w:r>
      <w:r w:rsidR="00F9005B">
        <w:rPr>
          <w:lang w:val="it-IT"/>
        </w:rPr>
        <w:t>“Sì”, “No”</w:t>
      </w:r>
    </w:p>
    <w:p w14:paraId="49B90AD5" w14:textId="5D130C94" w:rsidR="002B5D86" w:rsidRPr="009B3253" w:rsidRDefault="002B5D86" w:rsidP="00B5236E">
      <w:pPr>
        <w:pStyle w:val="ListParagraph"/>
        <w:numPr>
          <w:ilvl w:val="0"/>
          <w:numId w:val="32"/>
        </w:numPr>
        <w:ind w:left="2035" w:hanging="357"/>
        <w:rPr>
          <w:lang w:val="it-IT"/>
        </w:rPr>
      </w:pPr>
      <w:r>
        <w:rPr>
          <w:lang w:val="it-IT"/>
        </w:rPr>
        <w:t xml:space="preserve">Campo </w:t>
      </w:r>
      <w:r w:rsidR="009B19C0">
        <w:rPr>
          <w:lang w:val="it-IT"/>
        </w:rPr>
        <w:t>1</w:t>
      </w:r>
      <w:r w:rsidR="00437B80">
        <w:rPr>
          <w:lang w:val="it-IT"/>
        </w:rPr>
        <w:t>20</w:t>
      </w:r>
      <w:r>
        <w:rPr>
          <w:lang w:val="it-IT"/>
        </w:rPr>
        <w:t>: “Autorizzato”</w:t>
      </w:r>
    </w:p>
    <w:p w14:paraId="6C6BD997" w14:textId="32BC06F6" w:rsidR="001C0037" w:rsidRPr="00CC2FE3" w:rsidRDefault="001C0037" w:rsidP="00B5236E">
      <w:pPr>
        <w:pStyle w:val="ListParagraph"/>
        <w:numPr>
          <w:ilvl w:val="0"/>
          <w:numId w:val="33"/>
        </w:numPr>
        <w:ind w:left="2755" w:hanging="357"/>
        <w:rPr>
          <w:lang w:val="it-IT"/>
        </w:rPr>
      </w:pPr>
      <w:r>
        <w:rPr>
          <w:lang w:val="it-IT"/>
        </w:rPr>
        <w:t>Valori ammessi:</w:t>
      </w:r>
      <w:r w:rsidR="00F9005B">
        <w:rPr>
          <w:lang w:val="it-IT"/>
        </w:rPr>
        <w:t xml:space="preserve"> “Sì”, “No”</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556AA2" w:rsidRPr="00FF55DF" w14:paraId="1E3CD283" w14:textId="77777777" w:rsidTr="3634F6F2">
        <w:trPr>
          <w:trHeight w:val="592"/>
        </w:trPr>
        <w:tc>
          <w:tcPr>
            <w:tcW w:w="962" w:type="dxa"/>
            <w:hideMark/>
          </w:tcPr>
          <w:p w14:paraId="37AA5456" w14:textId="77777777" w:rsidR="00001DAA" w:rsidRPr="00FF55DF" w:rsidRDefault="00001DAA">
            <w:pPr>
              <w:rPr>
                <w:b/>
                <w:bCs/>
              </w:rPr>
            </w:pPr>
            <w:bookmarkStart w:id="1562" w:name="_Hlk211852146"/>
            <w:r w:rsidRPr="00FF55DF">
              <w:rPr>
                <w:b/>
                <w:bCs/>
              </w:rPr>
              <w:t>ID</w:t>
            </w:r>
          </w:p>
        </w:tc>
        <w:tc>
          <w:tcPr>
            <w:tcW w:w="963" w:type="dxa"/>
            <w:hideMark/>
          </w:tcPr>
          <w:p w14:paraId="1C722AE8" w14:textId="77777777" w:rsidR="00001DAA" w:rsidRPr="00FF55DF" w:rsidRDefault="00001DAA">
            <w:pPr>
              <w:rPr>
                <w:b/>
                <w:bCs/>
              </w:rPr>
            </w:pPr>
            <w:r w:rsidRPr="00FF55DF">
              <w:rPr>
                <w:b/>
                <w:bCs/>
              </w:rPr>
              <w:t>Campo</w:t>
            </w:r>
          </w:p>
        </w:tc>
        <w:tc>
          <w:tcPr>
            <w:tcW w:w="963" w:type="dxa"/>
            <w:hideMark/>
          </w:tcPr>
          <w:p w14:paraId="62E4BA94" w14:textId="77777777" w:rsidR="00001DAA" w:rsidRPr="00FF55DF" w:rsidRDefault="00001DAA">
            <w:pPr>
              <w:rPr>
                <w:b/>
                <w:bCs/>
              </w:rPr>
            </w:pPr>
            <w:r w:rsidRPr="00FF55DF">
              <w:rPr>
                <w:b/>
                <w:bCs/>
              </w:rPr>
              <w:t>Tipo</w:t>
            </w:r>
          </w:p>
        </w:tc>
        <w:tc>
          <w:tcPr>
            <w:tcW w:w="963" w:type="dxa"/>
            <w:hideMark/>
          </w:tcPr>
          <w:p w14:paraId="7BD6B7B9" w14:textId="77777777" w:rsidR="00001DAA" w:rsidRPr="00FF55DF" w:rsidRDefault="00001DAA">
            <w:pPr>
              <w:rPr>
                <w:b/>
                <w:bCs/>
              </w:rPr>
            </w:pPr>
            <w:r w:rsidRPr="00FF55DF">
              <w:rPr>
                <w:b/>
                <w:bCs/>
              </w:rPr>
              <w:t>Modificabile</w:t>
            </w:r>
          </w:p>
        </w:tc>
        <w:tc>
          <w:tcPr>
            <w:tcW w:w="963" w:type="dxa"/>
            <w:hideMark/>
          </w:tcPr>
          <w:p w14:paraId="77532CFD" w14:textId="77777777" w:rsidR="00001DAA" w:rsidRPr="00FF55DF" w:rsidRDefault="00001DAA">
            <w:pPr>
              <w:rPr>
                <w:b/>
                <w:bCs/>
              </w:rPr>
            </w:pPr>
            <w:r w:rsidRPr="00FF55DF">
              <w:rPr>
                <w:b/>
                <w:bCs/>
              </w:rPr>
              <w:t>Obbligo</w:t>
            </w:r>
          </w:p>
        </w:tc>
        <w:tc>
          <w:tcPr>
            <w:tcW w:w="962" w:type="dxa"/>
            <w:hideMark/>
          </w:tcPr>
          <w:p w14:paraId="4CF1DE9F" w14:textId="77777777" w:rsidR="00001DAA" w:rsidRPr="00FF55DF" w:rsidRDefault="00001DAA">
            <w:pPr>
              <w:rPr>
                <w:b/>
                <w:bCs/>
              </w:rPr>
            </w:pPr>
            <w:r w:rsidRPr="00FF55DF">
              <w:rPr>
                <w:b/>
                <w:bCs/>
              </w:rPr>
              <w:t>Formato</w:t>
            </w:r>
          </w:p>
        </w:tc>
        <w:tc>
          <w:tcPr>
            <w:tcW w:w="963" w:type="dxa"/>
            <w:hideMark/>
          </w:tcPr>
          <w:p w14:paraId="75F64536" w14:textId="77777777" w:rsidR="00001DAA" w:rsidRPr="00FF55DF" w:rsidRDefault="00001DAA">
            <w:pPr>
              <w:rPr>
                <w:b/>
                <w:bCs/>
              </w:rPr>
            </w:pPr>
            <w:r w:rsidRPr="00FF55DF">
              <w:rPr>
                <w:b/>
                <w:bCs/>
              </w:rPr>
              <w:t>Valori ammessi</w:t>
            </w:r>
          </w:p>
        </w:tc>
        <w:tc>
          <w:tcPr>
            <w:tcW w:w="963" w:type="dxa"/>
            <w:hideMark/>
          </w:tcPr>
          <w:p w14:paraId="03CA2574" w14:textId="77777777" w:rsidR="00001DAA" w:rsidRPr="00FF55DF" w:rsidRDefault="00001DAA">
            <w:pPr>
              <w:rPr>
                <w:b/>
                <w:bCs/>
              </w:rPr>
            </w:pPr>
            <w:r w:rsidRPr="00FF55DF">
              <w:rPr>
                <w:b/>
                <w:bCs/>
              </w:rPr>
              <w:t>Validazione / Regole di valorizzazione</w:t>
            </w:r>
          </w:p>
        </w:tc>
        <w:tc>
          <w:tcPr>
            <w:tcW w:w="963" w:type="dxa"/>
            <w:hideMark/>
          </w:tcPr>
          <w:p w14:paraId="7D0B77ED" w14:textId="77777777" w:rsidR="00001DAA" w:rsidRPr="00FF55DF" w:rsidRDefault="00001DAA">
            <w:pPr>
              <w:rPr>
                <w:b/>
                <w:bCs/>
              </w:rPr>
            </w:pPr>
            <w:r w:rsidRPr="00FF55DF">
              <w:rPr>
                <w:b/>
                <w:bCs/>
              </w:rPr>
              <w:t>Msg errore</w:t>
            </w:r>
          </w:p>
        </w:tc>
        <w:tc>
          <w:tcPr>
            <w:tcW w:w="963" w:type="dxa"/>
            <w:hideMark/>
          </w:tcPr>
          <w:p w14:paraId="3C04C66B" w14:textId="77777777" w:rsidR="00001DAA" w:rsidRPr="00FF55DF" w:rsidRDefault="00001DAA">
            <w:pPr>
              <w:rPr>
                <w:b/>
                <w:bCs/>
              </w:rPr>
            </w:pPr>
            <w:r w:rsidRPr="00FF55DF">
              <w:rPr>
                <w:b/>
                <w:bCs/>
              </w:rPr>
              <w:t>Quando errore</w:t>
            </w:r>
          </w:p>
        </w:tc>
      </w:tr>
      <w:tr w:rsidR="00556AA2" w:rsidRPr="00001DAA" w14:paraId="1B4AE231" w14:textId="77777777" w:rsidTr="3634F6F2">
        <w:trPr>
          <w:trHeight w:val="1599"/>
        </w:trPr>
        <w:tc>
          <w:tcPr>
            <w:tcW w:w="962" w:type="dxa"/>
            <w:hideMark/>
          </w:tcPr>
          <w:p w14:paraId="1E64A4B0" w14:textId="77777777" w:rsidR="00001DAA" w:rsidRPr="00314A8C" w:rsidRDefault="00001DAA">
            <w:pPr>
              <w:rPr>
                <w:rFonts w:cstheme="minorHAnsi"/>
              </w:rPr>
            </w:pPr>
            <w:r w:rsidRPr="00314A8C">
              <w:rPr>
                <w:rFonts w:cstheme="minorHAnsi"/>
              </w:rPr>
              <w:t>C1</w:t>
            </w:r>
          </w:p>
        </w:tc>
        <w:tc>
          <w:tcPr>
            <w:tcW w:w="963" w:type="dxa"/>
          </w:tcPr>
          <w:p w14:paraId="160EB727" w14:textId="296CEF94" w:rsidR="00001DAA" w:rsidRPr="00314A8C" w:rsidRDefault="00C01A6E">
            <w:pPr>
              <w:rPr>
                <w:rFonts w:cstheme="minorHAnsi"/>
              </w:rPr>
            </w:pPr>
            <w:r w:rsidRPr="00314A8C">
              <w:rPr>
                <w:rFonts w:cstheme="minorHAnsi"/>
              </w:rPr>
              <w:t>Lead ID</w:t>
            </w:r>
          </w:p>
        </w:tc>
        <w:tc>
          <w:tcPr>
            <w:tcW w:w="963" w:type="dxa"/>
          </w:tcPr>
          <w:p w14:paraId="4D950405" w14:textId="69C97F77" w:rsidR="00001DAA" w:rsidRPr="00314A8C" w:rsidRDefault="00A25288">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68C81E23" w14:textId="53B67DB1" w:rsidR="00001DAA" w:rsidRPr="00314A8C" w:rsidRDefault="00883CBD">
            <w:pPr>
              <w:rPr>
                <w:rFonts w:cstheme="minorHAnsi"/>
              </w:rPr>
            </w:pPr>
            <w:r w:rsidRPr="00314A8C">
              <w:rPr>
                <w:rFonts w:cstheme="minorHAnsi"/>
              </w:rPr>
              <w:t>No</w:t>
            </w:r>
          </w:p>
        </w:tc>
        <w:tc>
          <w:tcPr>
            <w:tcW w:w="963" w:type="dxa"/>
          </w:tcPr>
          <w:p w14:paraId="60391B40" w14:textId="00FEC5E2" w:rsidR="00001DAA" w:rsidRPr="00314A8C" w:rsidRDefault="009E5829">
            <w:pPr>
              <w:rPr>
                <w:rFonts w:cstheme="minorHAnsi"/>
              </w:rPr>
            </w:pPr>
            <w:r w:rsidRPr="00314A8C">
              <w:rPr>
                <w:rFonts w:cstheme="minorHAnsi"/>
              </w:rPr>
              <w:t>Sì</w:t>
            </w:r>
          </w:p>
        </w:tc>
        <w:tc>
          <w:tcPr>
            <w:tcW w:w="962" w:type="dxa"/>
          </w:tcPr>
          <w:p w14:paraId="245F2209" w14:textId="2B09EEE3" w:rsidR="00001DAA" w:rsidRPr="00314A8C" w:rsidRDefault="00990CD6">
            <w:pPr>
              <w:rPr>
                <w:rFonts w:cstheme="minorHAnsi"/>
                <w:lang w:val="it-IT"/>
              </w:rPr>
            </w:pPr>
            <w:r w:rsidRPr="00314A8C">
              <w:rPr>
                <w:rFonts w:cstheme="minorHAnsi"/>
                <w:lang w:val="it-IT"/>
              </w:rPr>
              <w:t>Alfa-numerici</w:t>
            </w:r>
          </w:p>
        </w:tc>
        <w:tc>
          <w:tcPr>
            <w:tcW w:w="963" w:type="dxa"/>
          </w:tcPr>
          <w:p w14:paraId="70A978F3" w14:textId="7D45AEC7" w:rsidR="00001DAA" w:rsidRPr="00314A8C" w:rsidRDefault="00C84CD0">
            <w:pPr>
              <w:rPr>
                <w:rFonts w:cstheme="minorHAnsi"/>
                <w:lang w:val="it-IT"/>
              </w:rPr>
            </w:pPr>
            <w:r w:rsidRPr="00314A8C">
              <w:rPr>
                <w:rFonts w:cstheme="minorHAnsi"/>
                <w:lang w:val="it-IT"/>
              </w:rPr>
              <w:t xml:space="preserve">Formato </w:t>
            </w:r>
            <w:r w:rsidR="00757434" w:rsidRPr="00314A8C">
              <w:rPr>
                <w:rFonts w:cstheme="minorHAnsi"/>
                <w:lang w:val="it-IT"/>
              </w:rPr>
              <w:t>“</w:t>
            </w:r>
            <w:r w:rsidRPr="00314A8C">
              <w:rPr>
                <w:rFonts w:cstheme="minorHAnsi"/>
                <w:lang w:val="it-IT"/>
              </w:rPr>
              <w:t>LD00000000”</w:t>
            </w:r>
          </w:p>
        </w:tc>
        <w:tc>
          <w:tcPr>
            <w:tcW w:w="963" w:type="dxa"/>
          </w:tcPr>
          <w:p w14:paraId="3091FFA2" w14:textId="77777777" w:rsidR="00001DAA" w:rsidRPr="00314A8C" w:rsidRDefault="00001DAA">
            <w:pPr>
              <w:rPr>
                <w:rFonts w:cstheme="minorHAnsi"/>
                <w:lang w:val="it-IT"/>
              </w:rPr>
            </w:pPr>
          </w:p>
        </w:tc>
        <w:tc>
          <w:tcPr>
            <w:tcW w:w="963" w:type="dxa"/>
          </w:tcPr>
          <w:p w14:paraId="6C08BF58" w14:textId="77777777" w:rsidR="00001DAA" w:rsidRPr="00314A8C" w:rsidRDefault="00001DAA">
            <w:pPr>
              <w:rPr>
                <w:rFonts w:cstheme="minorHAnsi"/>
                <w:lang w:val="it-IT"/>
              </w:rPr>
            </w:pPr>
          </w:p>
        </w:tc>
        <w:tc>
          <w:tcPr>
            <w:tcW w:w="963" w:type="dxa"/>
          </w:tcPr>
          <w:p w14:paraId="26A1767A" w14:textId="77777777" w:rsidR="00001DAA" w:rsidRPr="00314A8C" w:rsidRDefault="00001DAA">
            <w:pPr>
              <w:rPr>
                <w:rFonts w:cstheme="minorHAnsi"/>
                <w:lang w:val="it-IT"/>
              </w:rPr>
            </w:pPr>
          </w:p>
        </w:tc>
      </w:tr>
      <w:tr w:rsidR="00556AA2" w:rsidRPr="000D2906" w14:paraId="2AA1455F" w14:textId="77777777" w:rsidTr="3634F6F2">
        <w:trPr>
          <w:trHeight w:val="789"/>
        </w:trPr>
        <w:tc>
          <w:tcPr>
            <w:tcW w:w="962" w:type="dxa"/>
          </w:tcPr>
          <w:p w14:paraId="22D42A4C" w14:textId="54731892" w:rsidR="00001DAA" w:rsidRPr="00314A8C" w:rsidRDefault="00001DAA">
            <w:pPr>
              <w:rPr>
                <w:rFonts w:cstheme="minorHAnsi"/>
              </w:rPr>
            </w:pPr>
            <w:r w:rsidRPr="00314A8C">
              <w:rPr>
                <w:rFonts w:cstheme="minorHAnsi"/>
              </w:rPr>
              <w:t>C2</w:t>
            </w:r>
            <w:r w:rsidR="00665A5E" w:rsidRPr="00314A8C">
              <w:rPr>
                <w:rFonts w:cstheme="minorHAnsi"/>
              </w:rPr>
              <w:t>-C25</w:t>
            </w:r>
          </w:p>
        </w:tc>
        <w:tc>
          <w:tcPr>
            <w:tcW w:w="963" w:type="dxa"/>
          </w:tcPr>
          <w:p w14:paraId="40677DCD" w14:textId="5DF28A20" w:rsidR="00001DAA" w:rsidRPr="00314A8C" w:rsidRDefault="00C01A6E">
            <w:pPr>
              <w:rPr>
                <w:rFonts w:cstheme="minorHAnsi"/>
              </w:rPr>
            </w:pPr>
            <w:r w:rsidRPr="00314A8C">
              <w:rPr>
                <w:rFonts w:cstheme="minorHAnsi"/>
              </w:rPr>
              <w:t>Canale lead mutui</w:t>
            </w:r>
          </w:p>
        </w:tc>
        <w:tc>
          <w:tcPr>
            <w:tcW w:w="963" w:type="dxa"/>
          </w:tcPr>
          <w:p w14:paraId="5D51F34B" w14:textId="56393341" w:rsidR="00001DAA" w:rsidRPr="00314A8C" w:rsidRDefault="00E5208D">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2BEF6B93" w14:textId="5C133CD2" w:rsidR="00001DAA" w:rsidRPr="00314A8C" w:rsidRDefault="006B63E2">
            <w:pPr>
              <w:rPr>
                <w:rFonts w:cstheme="minorHAnsi"/>
              </w:rPr>
            </w:pPr>
            <w:r w:rsidRPr="00314A8C">
              <w:rPr>
                <w:rFonts w:cstheme="minorHAnsi"/>
              </w:rPr>
              <w:t>No</w:t>
            </w:r>
          </w:p>
        </w:tc>
        <w:tc>
          <w:tcPr>
            <w:tcW w:w="963" w:type="dxa"/>
          </w:tcPr>
          <w:p w14:paraId="1AFEAC63" w14:textId="3984BA75" w:rsidR="00001DAA" w:rsidRPr="00314A8C" w:rsidRDefault="009E5829">
            <w:pPr>
              <w:rPr>
                <w:rFonts w:cstheme="minorHAnsi"/>
              </w:rPr>
            </w:pPr>
            <w:r w:rsidRPr="00314A8C">
              <w:rPr>
                <w:rFonts w:cstheme="minorHAnsi"/>
              </w:rPr>
              <w:t>Sì</w:t>
            </w:r>
          </w:p>
        </w:tc>
        <w:tc>
          <w:tcPr>
            <w:tcW w:w="962" w:type="dxa"/>
          </w:tcPr>
          <w:p w14:paraId="37281E78" w14:textId="7B96D50B" w:rsidR="00001DAA" w:rsidRPr="00314A8C" w:rsidRDefault="00F40BB1">
            <w:pPr>
              <w:rPr>
                <w:rFonts w:cstheme="minorHAnsi"/>
              </w:rPr>
            </w:pPr>
            <w:r w:rsidRPr="00314A8C">
              <w:rPr>
                <w:rFonts w:cstheme="minorHAnsi"/>
              </w:rPr>
              <w:t>Lista valori</w:t>
            </w:r>
          </w:p>
        </w:tc>
        <w:tc>
          <w:tcPr>
            <w:tcW w:w="963" w:type="dxa"/>
          </w:tcPr>
          <w:p w14:paraId="1925A688" w14:textId="51242EFE" w:rsidR="00001DAA" w:rsidRPr="00314A8C" w:rsidRDefault="00C84CD0">
            <w:pPr>
              <w:rPr>
                <w:rFonts w:cstheme="minorHAnsi"/>
                <w:lang w:val="it-IT"/>
              </w:rPr>
            </w:pPr>
            <w:r w:rsidRPr="00314A8C">
              <w:rPr>
                <w:rFonts w:cstheme="minorHAnsi"/>
                <w:bCs/>
                <w:lang w:val="it-IT"/>
              </w:rPr>
              <w:t xml:space="preserve"> </w:t>
            </w:r>
            <w:r w:rsidR="004A0CC2">
              <w:rPr>
                <w:rFonts w:cstheme="minorHAnsi"/>
                <w:bCs/>
                <w:lang w:val="it-IT"/>
              </w:rPr>
              <w:t xml:space="preserve"> </w:t>
            </w:r>
            <w:r w:rsidR="004A0CC2" w:rsidRPr="004A0CC2">
              <w:rPr>
                <w:rFonts w:cstheme="minorHAnsi"/>
                <w:bCs/>
                <w:lang w:val="it-IT"/>
              </w:rPr>
              <w:t>“Mutuo adesso”, “Mutuo adesso_ Lead breve”, “ Mutui online”, “Mutui.it”, “Telemutuo”, “Mutui si”, “Mutuisupermarket”, “Immobiliare”, “Facebook”, “N/A”</w:t>
            </w:r>
          </w:p>
        </w:tc>
        <w:tc>
          <w:tcPr>
            <w:tcW w:w="963" w:type="dxa"/>
          </w:tcPr>
          <w:p w14:paraId="54726714" w14:textId="77777777" w:rsidR="00001DAA" w:rsidRPr="00314A8C" w:rsidRDefault="00001DAA">
            <w:pPr>
              <w:rPr>
                <w:rFonts w:cstheme="minorHAnsi"/>
                <w:lang w:val="it-IT"/>
              </w:rPr>
            </w:pPr>
          </w:p>
        </w:tc>
        <w:tc>
          <w:tcPr>
            <w:tcW w:w="963" w:type="dxa"/>
          </w:tcPr>
          <w:p w14:paraId="43E94288" w14:textId="77777777" w:rsidR="00001DAA" w:rsidRPr="00314A8C" w:rsidRDefault="00001DAA">
            <w:pPr>
              <w:rPr>
                <w:rFonts w:cstheme="minorHAnsi"/>
                <w:lang w:val="it-IT"/>
              </w:rPr>
            </w:pPr>
          </w:p>
        </w:tc>
        <w:tc>
          <w:tcPr>
            <w:tcW w:w="963" w:type="dxa"/>
          </w:tcPr>
          <w:p w14:paraId="66AA3432" w14:textId="77777777" w:rsidR="00001DAA" w:rsidRPr="00314A8C" w:rsidRDefault="00001DAA">
            <w:pPr>
              <w:rPr>
                <w:rFonts w:cstheme="minorHAnsi"/>
                <w:lang w:val="it-IT"/>
              </w:rPr>
            </w:pPr>
          </w:p>
        </w:tc>
      </w:tr>
      <w:tr w:rsidR="00556AA2" w:rsidRPr="000D2906" w14:paraId="3CB48DF8" w14:textId="77777777" w:rsidTr="3634F6F2">
        <w:trPr>
          <w:trHeight w:val="789"/>
        </w:trPr>
        <w:tc>
          <w:tcPr>
            <w:tcW w:w="962" w:type="dxa"/>
            <w:hideMark/>
          </w:tcPr>
          <w:p w14:paraId="07EF13E0" w14:textId="33494193" w:rsidR="00001DAA" w:rsidRPr="00314A8C" w:rsidRDefault="00001DAA">
            <w:pPr>
              <w:rPr>
                <w:rFonts w:cstheme="minorHAnsi"/>
              </w:rPr>
            </w:pPr>
            <w:r w:rsidRPr="00314A8C">
              <w:rPr>
                <w:rFonts w:cstheme="minorHAnsi"/>
              </w:rPr>
              <w:t>C3</w:t>
            </w:r>
            <w:r w:rsidR="00EA0AB5" w:rsidRPr="00314A8C">
              <w:rPr>
                <w:rFonts w:cstheme="minorHAnsi"/>
              </w:rPr>
              <w:t>-</w:t>
            </w:r>
            <w:r w:rsidR="00FF66ED" w:rsidRPr="00314A8C">
              <w:rPr>
                <w:rFonts w:cstheme="minorHAnsi"/>
              </w:rPr>
              <w:t>C17</w:t>
            </w:r>
          </w:p>
        </w:tc>
        <w:tc>
          <w:tcPr>
            <w:tcW w:w="963" w:type="dxa"/>
          </w:tcPr>
          <w:p w14:paraId="79DA1AFD" w14:textId="5814D1AE" w:rsidR="00001DAA" w:rsidRPr="00314A8C" w:rsidRDefault="00437962">
            <w:pPr>
              <w:rPr>
                <w:rFonts w:cstheme="minorHAnsi"/>
              </w:rPr>
            </w:pPr>
            <w:r w:rsidRPr="00314A8C">
              <w:rPr>
                <w:rFonts w:cstheme="minorHAnsi"/>
              </w:rPr>
              <w:t>Numero</w:t>
            </w:r>
          </w:p>
        </w:tc>
        <w:tc>
          <w:tcPr>
            <w:tcW w:w="963" w:type="dxa"/>
          </w:tcPr>
          <w:p w14:paraId="3F4A58F7" w14:textId="6868457E" w:rsidR="00001DAA" w:rsidRPr="00314A8C" w:rsidRDefault="00A25288">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2243DBB7" w14:textId="69111A01" w:rsidR="00001DAA" w:rsidRPr="00314A8C" w:rsidRDefault="006B63E2">
            <w:pPr>
              <w:rPr>
                <w:rFonts w:cstheme="minorHAnsi"/>
              </w:rPr>
            </w:pPr>
            <w:r w:rsidRPr="00314A8C">
              <w:rPr>
                <w:rFonts w:cstheme="minorHAnsi"/>
              </w:rPr>
              <w:t>No</w:t>
            </w:r>
          </w:p>
        </w:tc>
        <w:tc>
          <w:tcPr>
            <w:tcW w:w="963" w:type="dxa"/>
          </w:tcPr>
          <w:p w14:paraId="2050C91C" w14:textId="33F1FC23" w:rsidR="00001DAA" w:rsidRPr="00314A8C" w:rsidRDefault="009E5829">
            <w:pPr>
              <w:rPr>
                <w:rFonts w:cstheme="minorHAnsi"/>
              </w:rPr>
            </w:pPr>
            <w:r w:rsidRPr="00314A8C">
              <w:rPr>
                <w:rFonts w:cstheme="minorHAnsi"/>
              </w:rPr>
              <w:t>Sì</w:t>
            </w:r>
          </w:p>
        </w:tc>
        <w:tc>
          <w:tcPr>
            <w:tcW w:w="962" w:type="dxa"/>
          </w:tcPr>
          <w:p w14:paraId="563FF18A" w14:textId="28680145" w:rsidR="00001DAA" w:rsidRPr="00314A8C" w:rsidRDefault="00CE753A">
            <w:pPr>
              <w:rPr>
                <w:rFonts w:cstheme="minorHAnsi"/>
              </w:rPr>
            </w:pPr>
            <w:r w:rsidRPr="00314A8C">
              <w:rPr>
                <w:rFonts w:cstheme="minorHAnsi"/>
              </w:rPr>
              <w:t>Numerici</w:t>
            </w:r>
          </w:p>
        </w:tc>
        <w:tc>
          <w:tcPr>
            <w:tcW w:w="963" w:type="dxa"/>
          </w:tcPr>
          <w:p w14:paraId="6E222813" w14:textId="6780B981" w:rsidR="00001DAA" w:rsidRPr="00314A8C" w:rsidRDefault="001F2C88">
            <w:pPr>
              <w:rPr>
                <w:rFonts w:cstheme="minorHAnsi"/>
                <w:lang w:val="it-IT"/>
              </w:rPr>
            </w:pPr>
            <w:r w:rsidRPr="00314A8C">
              <w:rPr>
                <w:rFonts w:cstheme="minorHAnsi"/>
                <w:lang w:val="it-IT"/>
              </w:rPr>
              <w:t xml:space="preserve">Numero prodotto da sistema </w:t>
            </w:r>
            <w:r w:rsidR="00911626" w:rsidRPr="00314A8C">
              <w:rPr>
                <w:rFonts w:cstheme="minorHAnsi"/>
                <w:lang w:val="it-IT"/>
              </w:rPr>
              <w:t>con seguente formato</w:t>
            </w:r>
            <w:r w:rsidR="00341333" w:rsidRPr="00314A8C">
              <w:rPr>
                <w:rFonts w:cstheme="minorHAnsi"/>
                <w:lang w:val="it-IT"/>
              </w:rPr>
              <w:t xml:space="preserve"> </w:t>
            </w:r>
            <w:r w:rsidR="00CE753A" w:rsidRPr="00314A8C">
              <w:rPr>
                <w:rFonts w:cstheme="minorHAnsi"/>
                <w:lang w:val="it-IT"/>
              </w:rPr>
              <w:t>“</w:t>
            </w:r>
            <w:r w:rsidR="0078713E" w:rsidRPr="00314A8C">
              <w:rPr>
                <w:rFonts w:cstheme="minorHAnsi"/>
                <w:lang w:val="it-IT"/>
              </w:rPr>
              <w:t>yyyy</w:t>
            </w:r>
            <w:r w:rsidR="00162276" w:rsidRPr="00314A8C">
              <w:rPr>
                <w:rFonts w:cstheme="minorHAnsi"/>
                <w:lang w:val="it-IT"/>
              </w:rPr>
              <w:t>000</w:t>
            </w:r>
            <w:r w:rsidR="00E83B74" w:rsidRPr="00314A8C">
              <w:rPr>
                <w:rFonts w:cstheme="minorHAnsi"/>
                <w:lang w:val="it-IT"/>
              </w:rPr>
              <w:t>000”</w:t>
            </w:r>
            <w:r w:rsidR="00911626" w:rsidRPr="00314A8C">
              <w:rPr>
                <w:rFonts w:cstheme="minorHAnsi"/>
                <w:lang w:val="it-IT"/>
              </w:rPr>
              <w:t>, dove yyyy risulta l’anno corrente, segue un numero progressivo</w:t>
            </w:r>
          </w:p>
        </w:tc>
        <w:tc>
          <w:tcPr>
            <w:tcW w:w="963" w:type="dxa"/>
          </w:tcPr>
          <w:p w14:paraId="2F686527" w14:textId="77777777" w:rsidR="00001DAA" w:rsidRPr="00314A8C" w:rsidRDefault="00001DAA">
            <w:pPr>
              <w:rPr>
                <w:rFonts w:cstheme="minorHAnsi"/>
                <w:lang w:val="it-IT"/>
              </w:rPr>
            </w:pPr>
          </w:p>
        </w:tc>
        <w:tc>
          <w:tcPr>
            <w:tcW w:w="963" w:type="dxa"/>
          </w:tcPr>
          <w:p w14:paraId="52FD5392" w14:textId="77777777" w:rsidR="00001DAA" w:rsidRPr="00314A8C" w:rsidRDefault="00001DAA">
            <w:pPr>
              <w:rPr>
                <w:rFonts w:cstheme="minorHAnsi"/>
                <w:lang w:val="it-IT"/>
              </w:rPr>
            </w:pPr>
          </w:p>
        </w:tc>
        <w:tc>
          <w:tcPr>
            <w:tcW w:w="963" w:type="dxa"/>
          </w:tcPr>
          <w:p w14:paraId="5B7BF00A" w14:textId="77777777" w:rsidR="00001DAA" w:rsidRPr="00314A8C" w:rsidRDefault="00001DAA">
            <w:pPr>
              <w:rPr>
                <w:rFonts w:cstheme="minorHAnsi"/>
                <w:lang w:val="it-IT"/>
              </w:rPr>
            </w:pPr>
          </w:p>
        </w:tc>
      </w:tr>
      <w:tr w:rsidR="00556AA2" w:rsidRPr="0049723A" w14:paraId="0EE861E1" w14:textId="77777777" w:rsidTr="3634F6F2">
        <w:trPr>
          <w:trHeight w:val="986"/>
        </w:trPr>
        <w:tc>
          <w:tcPr>
            <w:tcW w:w="962" w:type="dxa"/>
            <w:hideMark/>
          </w:tcPr>
          <w:p w14:paraId="75B730DE" w14:textId="77777777" w:rsidR="00001DAA" w:rsidRPr="00314A8C" w:rsidRDefault="00001DAA">
            <w:pPr>
              <w:rPr>
                <w:rFonts w:cstheme="minorHAnsi"/>
              </w:rPr>
            </w:pPr>
            <w:r w:rsidRPr="00314A8C">
              <w:rPr>
                <w:rFonts w:cstheme="minorHAnsi"/>
              </w:rPr>
              <w:t>C4</w:t>
            </w:r>
          </w:p>
        </w:tc>
        <w:tc>
          <w:tcPr>
            <w:tcW w:w="963" w:type="dxa"/>
          </w:tcPr>
          <w:p w14:paraId="0FDAA352" w14:textId="5B0E6F35" w:rsidR="00001DAA" w:rsidRPr="00314A8C" w:rsidRDefault="0090197A">
            <w:pPr>
              <w:rPr>
                <w:rFonts w:cstheme="minorHAnsi"/>
              </w:rPr>
            </w:pPr>
            <w:r w:rsidRPr="00314A8C">
              <w:rPr>
                <w:rFonts w:cstheme="minorHAnsi"/>
              </w:rPr>
              <w:t>Stato</w:t>
            </w:r>
          </w:p>
        </w:tc>
        <w:tc>
          <w:tcPr>
            <w:tcW w:w="963" w:type="dxa"/>
          </w:tcPr>
          <w:p w14:paraId="51B83F34" w14:textId="033EF2AE" w:rsidR="00001DAA" w:rsidRPr="00314A8C" w:rsidRDefault="00A25288">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245D937F" w14:textId="501F90C6" w:rsidR="00001DAA" w:rsidRPr="00314A8C" w:rsidRDefault="006B63E2">
            <w:pPr>
              <w:rPr>
                <w:rFonts w:cstheme="minorHAnsi"/>
              </w:rPr>
            </w:pPr>
            <w:r w:rsidRPr="00314A8C">
              <w:rPr>
                <w:rFonts w:cstheme="minorHAnsi"/>
              </w:rPr>
              <w:t>No</w:t>
            </w:r>
          </w:p>
        </w:tc>
        <w:tc>
          <w:tcPr>
            <w:tcW w:w="963" w:type="dxa"/>
          </w:tcPr>
          <w:p w14:paraId="34F02E4D" w14:textId="65629830" w:rsidR="00001DAA" w:rsidRPr="00314A8C" w:rsidRDefault="009E5829">
            <w:pPr>
              <w:rPr>
                <w:rFonts w:cstheme="minorHAnsi"/>
              </w:rPr>
            </w:pPr>
            <w:r w:rsidRPr="00314A8C">
              <w:rPr>
                <w:rFonts w:cstheme="minorHAnsi"/>
              </w:rPr>
              <w:t>Sì</w:t>
            </w:r>
          </w:p>
        </w:tc>
        <w:tc>
          <w:tcPr>
            <w:tcW w:w="962" w:type="dxa"/>
          </w:tcPr>
          <w:p w14:paraId="7D2D1E87" w14:textId="0AC940B1" w:rsidR="00001DAA" w:rsidRPr="00314A8C" w:rsidRDefault="0001194C">
            <w:pPr>
              <w:rPr>
                <w:rFonts w:cstheme="minorHAnsi"/>
              </w:rPr>
            </w:pPr>
            <w:r w:rsidRPr="00314A8C">
              <w:rPr>
                <w:rFonts w:cstheme="minorHAnsi"/>
              </w:rPr>
              <w:t>Lista valori</w:t>
            </w:r>
          </w:p>
        </w:tc>
        <w:tc>
          <w:tcPr>
            <w:tcW w:w="963" w:type="dxa"/>
          </w:tcPr>
          <w:p w14:paraId="46F92A16" w14:textId="22A79C69" w:rsidR="00001DAA" w:rsidRPr="00314A8C" w:rsidRDefault="0001194C">
            <w:pPr>
              <w:rPr>
                <w:rFonts w:cstheme="minorHAnsi"/>
                <w:lang w:val="it-IT"/>
              </w:rPr>
            </w:pPr>
            <w:r w:rsidRPr="00314A8C">
              <w:rPr>
                <w:rFonts w:cstheme="minorHAnsi"/>
                <w:lang w:val="it-IT"/>
              </w:rPr>
              <w:t>“A</w:t>
            </w:r>
            <w:r w:rsidR="00634887" w:rsidRPr="00314A8C">
              <w:rPr>
                <w:rFonts w:cstheme="minorHAnsi"/>
                <w:lang w:val="it-IT"/>
              </w:rPr>
              <w:t>ttiva</w:t>
            </w:r>
            <w:r w:rsidRPr="00314A8C">
              <w:rPr>
                <w:rFonts w:cstheme="minorHAnsi"/>
                <w:lang w:val="it-IT"/>
              </w:rPr>
              <w:t>”, “Chiusa”</w:t>
            </w:r>
          </w:p>
        </w:tc>
        <w:tc>
          <w:tcPr>
            <w:tcW w:w="963" w:type="dxa"/>
          </w:tcPr>
          <w:p w14:paraId="5FD0705F" w14:textId="77777777" w:rsidR="00001DAA" w:rsidRPr="00314A8C" w:rsidRDefault="00001DAA">
            <w:pPr>
              <w:rPr>
                <w:rFonts w:cstheme="minorHAnsi"/>
                <w:lang w:val="it-IT"/>
              </w:rPr>
            </w:pPr>
          </w:p>
        </w:tc>
        <w:tc>
          <w:tcPr>
            <w:tcW w:w="963" w:type="dxa"/>
          </w:tcPr>
          <w:p w14:paraId="5A73D94E" w14:textId="77777777" w:rsidR="00001DAA" w:rsidRPr="00314A8C" w:rsidRDefault="00001DAA">
            <w:pPr>
              <w:rPr>
                <w:rFonts w:cstheme="minorHAnsi"/>
                <w:lang w:val="it-IT"/>
              </w:rPr>
            </w:pPr>
          </w:p>
        </w:tc>
        <w:tc>
          <w:tcPr>
            <w:tcW w:w="963" w:type="dxa"/>
          </w:tcPr>
          <w:p w14:paraId="29647BA6" w14:textId="77777777" w:rsidR="00001DAA" w:rsidRPr="00314A8C" w:rsidRDefault="00001DAA">
            <w:pPr>
              <w:rPr>
                <w:rFonts w:cstheme="minorHAnsi"/>
                <w:lang w:val="it-IT"/>
              </w:rPr>
            </w:pPr>
          </w:p>
        </w:tc>
      </w:tr>
      <w:bookmarkEnd w:id="1562"/>
      <w:tr w:rsidR="00D568DB" w:rsidRPr="00162E0E" w14:paraId="2A8E74D3" w14:textId="77777777" w:rsidTr="3634F6F2">
        <w:trPr>
          <w:trHeight w:val="789"/>
        </w:trPr>
        <w:tc>
          <w:tcPr>
            <w:tcW w:w="962" w:type="dxa"/>
            <w:hideMark/>
          </w:tcPr>
          <w:p w14:paraId="03FFAEA9" w14:textId="31F72D39" w:rsidR="00D568DB" w:rsidRPr="00314A8C" w:rsidRDefault="00D568DB" w:rsidP="00D568DB">
            <w:pPr>
              <w:rPr>
                <w:rFonts w:cstheme="minorHAnsi"/>
              </w:rPr>
            </w:pPr>
            <w:r w:rsidRPr="00314A8C">
              <w:rPr>
                <w:rFonts w:cstheme="minorHAnsi"/>
              </w:rPr>
              <w:t>C5-C24-C 108</w:t>
            </w:r>
          </w:p>
        </w:tc>
        <w:tc>
          <w:tcPr>
            <w:tcW w:w="963" w:type="dxa"/>
          </w:tcPr>
          <w:p w14:paraId="02DC4C89" w14:textId="1C037207" w:rsidR="00D568DB" w:rsidRPr="00314A8C" w:rsidRDefault="00D568DB" w:rsidP="00D568DB">
            <w:pPr>
              <w:rPr>
                <w:rFonts w:cstheme="minorHAnsi"/>
              </w:rPr>
            </w:pPr>
            <w:r w:rsidRPr="00314A8C">
              <w:rPr>
                <w:rFonts w:cstheme="minorHAnsi"/>
              </w:rPr>
              <w:t>Motivo stato</w:t>
            </w:r>
          </w:p>
        </w:tc>
        <w:tc>
          <w:tcPr>
            <w:tcW w:w="963" w:type="dxa"/>
          </w:tcPr>
          <w:p w14:paraId="5870CDA7" w14:textId="64EF984B"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7A8E6E1D" w14:textId="6601D1CC" w:rsidR="00D568DB" w:rsidRPr="00314A8C" w:rsidRDefault="00D568DB" w:rsidP="00D568DB">
            <w:pPr>
              <w:rPr>
                <w:rFonts w:cstheme="minorHAnsi"/>
              </w:rPr>
            </w:pPr>
            <w:r w:rsidRPr="00314A8C">
              <w:rPr>
                <w:rFonts w:cstheme="minorHAnsi"/>
              </w:rPr>
              <w:t>No</w:t>
            </w:r>
          </w:p>
        </w:tc>
        <w:tc>
          <w:tcPr>
            <w:tcW w:w="963" w:type="dxa"/>
          </w:tcPr>
          <w:p w14:paraId="45233556" w14:textId="1275629A" w:rsidR="00D568DB" w:rsidRPr="00314A8C" w:rsidRDefault="00D568DB" w:rsidP="00D568DB">
            <w:pPr>
              <w:rPr>
                <w:rFonts w:cstheme="minorHAnsi"/>
              </w:rPr>
            </w:pPr>
            <w:r w:rsidRPr="00314A8C">
              <w:rPr>
                <w:rFonts w:cstheme="minorHAnsi"/>
              </w:rPr>
              <w:t>Sì</w:t>
            </w:r>
          </w:p>
        </w:tc>
        <w:tc>
          <w:tcPr>
            <w:tcW w:w="962" w:type="dxa"/>
          </w:tcPr>
          <w:p w14:paraId="72C2062C" w14:textId="570036FB" w:rsidR="00D568DB" w:rsidRPr="00314A8C" w:rsidRDefault="00D568DB" w:rsidP="00D568DB">
            <w:pPr>
              <w:rPr>
                <w:rFonts w:cstheme="minorHAnsi"/>
              </w:rPr>
            </w:pPr>
            <w:r w:rsidRPr="00314A8C">
              <w:rPr>
                <w:rFonts w:cstheme="minorHAnsi"/>
              </w:rPr>
              <w:t>Lista valori</w:t>
            </w:r>
          </w:p>
        </w:tc>
        <w:tc>
          <w:tcPr>
            <w:tcW w:w="963" w:type="dxa"/>
          </w:tcPr>
          <w:p w14:paraId="1873AF56" w14:textId="48C37B41" w:rsidR="00D568DB" w:rsidRPr="00314A8C" w:rsidRDefault="00D568DB" w:rsidP="00D568DB">
            <w:pPr>
              <w:rPr>
                <w:rFonts w:cstheme="minorHAnsi"/>
                <w:lang w:val="it-IT"/>
              </w:rPr>
            </w:pPr>
            <w:r w:rsidRPr="00314A8C">
              <w:rPr>
                <w:rFonts w:cstheme="minorHAnsi"/>
                <w:lang w:val="it-IT"/>
              </w:rPr>
              <w:t>“Nuovo”, “In lavorazione”, “Completato”</w:t>
            </w:r>
          </w:p>
        </w:tc>
        <w:tc>
          <w:tcPr>
            <w:tcW w:w="963" w:type="dxa"/>
          </w:tcPr>
          <w:p w14:paraId="291A38B5" w14:textId="77777777" w:rsidR="00D568DB" w:rsidRPr="00314A8C" w:rsidRDefault="00D568DB" w:rsidP="00D568DB">
            <w:pPr>
              <w:rPr>
                <w:rFonts w:cstheme="minorHAnsi"/>
                <w:lang w:val="it-IT"/>
              </w:rPr>
            </w:pPr>
          </w:p>
        </w:tc>
        <w:tc>
          <w:tcPr>
            <w:tcW w:w="963" w:type="dxa"/>
          </w:tcPr>
          <w:p w14:paraId="6DFE2FA6" w14:textId="77777777" w:rsidR="00D568DB" w:rsidRPr="00314A8C" w:rsidRDefault="00D568DB" w:rsidP="00D568DB">
            <w:pPr>
              <w:rPr>
                <w:rFonts w:cstheme="minorHAnsi"/>
                <w:lang w:val="it-IT"/>
              </w:rPr>
            </w:pPr>
          </w:p>
        </w:tc>
        <w:tc>
          <w:tcPr>
            <w:tcW w:w="963" w:type="dxa"/>
          </w:tcPr>
          <w:p w14:paraId="4B76E07A" w14:textId="77777777" w:rsidR="00D568DB" w:rsidRPr="00314A8C" w:rsidRDefault="00D568DB" w:rsidP="00D568DB">
            <w:pPr>
              <w:rPr>
                <w:rFonts w:cstheme="minorHAnsi"/>
                <w:lang w:val="it-IT"/>
              </w:rPr>
            </w:pPr>
          </w:p>
        </w:tc>
      </w:tr>
      <w:tr w:rsidR="00D568DB" w:rsidRPr="000D2906" w14:paraId="1CADEB2D" w14:textId="77777777" w:rsidTr="3634F6F2">
        <w:trPr>
          <w:trHeight w:val="986"/>
        </w:trPr>
        <w:tc>
          <w:tcPr>
            <w:tcW w:w="962" w:type="dxa"/>
            <w:hideMark/>
          </w:tcPr>
          <w:p w14:paraId="36248796" w14:textId="77777777" w:rsidR="00D568DB" w:rsidRPr="00314A8C" w:rsidRDefault="00D568DB" w:rsidP="00D568DB">
            <w:pPr>
              <w:rPr>
                <w:rFonts w:cstheme="minorHAnsi"/>
              </w:rPr>
            </w:pPr>
            <w:r w:rsidRPr="00314A8C">
              <w:rPr>
                <w:rFonts w:cstheme="minorHAnsi"/>
              </w:rPr>
              <w:t>C6</w:t>
            </w:r>
          </w:p>
        </w:tc>
        <w:tc>
          <w:tcPr>
            <w:tcW w:w="963" w:type="dxa"/>
          </w:tcPr>
          <w:p w14:paraId="32726387" w14:textId="0C7D19CC" w:rsidR="00D568DB" w:rsidRPr="00314A8C" w:rsidRDefault="00D568DB" w:rsidP="00D568DB">
            <w:pPr>
              <w:rPr>
                <w:rFonts w:cstheme="minorHAnsi"/>
              </w:rPr>
            </w:pPr>
            <w:r w:rsidRPr="00314A8C">
              <w:rPr>
                <w:rFonts w:cstheme="minorHAnsi"/>
              </w:rPr>
              <w:t>Motivazione</w:t>
            </w:r>
          </w:p>
        </w:tc>
        <w:tc>
          <w:tcPr>
            <w:tcW w:w="963" w:type="dxa"/>
          </w:tcPr>
          <w:p w14:paraId="69610A4E" w14:textId="13C9F70F"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4AD5517D" w14:textId="6EDA5F17" w:rsidR="00D568DB" w:rsidRPr="00314A8C" w:rsidRDefault="00D568DB" w:rsidP="00D568DB">
            <w:pPr>
              <w:rPr>
                <w:rFonts w:cstheme="minorHAnsi"/>
              </w:rPr>
            </w:pPr>
            <w:r w:rsidRPr="00314A8C">
              <w:rPr>
                <w:rFonts w:cstheme="minorHAnsi"/>
              </w:rPr>
              <w:t>No</w:t>
            </w:r>
          </w:p>
        </w:tc>
        <w:tc>
          <w:tcPr>
            <w:tcW w:w="963" w:type="dxa"/>
          </w:tcPr>
          <w:p w14:paraId="74A40B9D" w14:textId="3C545668" w:rsidR="00D568DB" w:rsidRPr="00314A8C" w:rsidRDefault="00D568DB" w:rsidP="00D568DB">
            <w:pPr>
              <w:rPr>
                <w:rFonts w:cstheme="minorHAnsi"/>
              </w:rPr>
            </w:pPr>
            <w:r w:rsidRPr="00314A8C">
              <w:rPr>
                <w:rFonts w:cstheme="minorHAnsi"/>
              </w:rPr>
              <w:t>Sì</w:t>
            </w:r>
          </w:p>
        </w:tc>
        <w:tc>
          <w:tcPr>
            <w:tcW w:w="962" w:type="dxa"/>
          </w:tcPr>
          <w:p w14:paraId="545E72C1" w14:textId="380CD37C" w:rsidR="00D568DB" w:rsidRPr="00314A8C" w:rsidRDefault="004A0CC2" w:rsidP="00D568DB">
            <w:pPr>
              <w:rPr>
                <w:rFonts w:cstheme="minorHAnsi"/>
              </w:rPr>
            </w:pPr>
            <w:r>
              <w:rPr>
                <w:rFonts w:cstheme="minorHAnsi"/>
              </w:rPr>
              <w:t xml:space="preserve"> Lista valori</w:t>
            </w:r>
          </w:p>
        </w:tc>
        <w:tc>
          <w:tcPr>
            <w:tcW w:w="963" w:type="dxa"/>
          </w:tcPr>
          <w:p w14:paraId="46654588" w14:textId="5F19FCA2" w:rsidR="00D568DB" w:rsidRPr="00314A8C" w:rsidRDefault="004A0CC2" w:rsidP="00D568DB">
            <w:pPr>
              <w:rPr>
                <w:rFonts w:cstheme="minorHAnsi"/>
                <w:lang w:val="it-IT"/>
              </w:rPr>
            </w:pPr>
            <w:r w:rsidRPr="00335F79">
              <w:rPr>
                <w:rFonts w:cstheme="minorHAnsi"/>
                <w:lang w:val="it-IT"/>
              </w:rPr>
              <w:t xml:space="preserve"> “Posizione non finanziabile”, “Ricevuta su altro canale”, “Altra tipologia di mutuo”, “Concluso con altro istituto”, “Perso immobile”, “Non interessato”, “R/R”, “LTV”, “Solo informativo”, “Problemi personali”, “Nessuno sviluppo”, “Fuori territorialità”, “Richiesta doppia/prova”, “N/A”</w:t>
            </w:r>
          </w:p>
        </w:tc>
        <w:tc>
          <w:tcPr>
            <w:tcW w:w="963" w:type="dxa"/>
          </w:tcPr>
          <w:p w14:paraId="36295011" w14:textId="77777777" w:rsidR="00D568DB" w:rsidRPr="00314A8C" w:rsidRDefault="00D568DB" w:rsidP="00D568DB">
            <w:pPr>
              <w:rPr>
                <w:rFonts w:cstheme="minorHAnsi"/>
                <w:lang w:val="it-IT"/>
              </w:rPr>
            </w:pPr>
          </w:p>
        </w:tc>
        <w:tc>
          <w:tcPr>
            <w:tcW w:w="963" w:type="dxa"/>
          </w:tcPr>
          <w:p w14:paraId="69F177F6" w14:textId="77777777" w:rsidR="00D568DB" w:rsidRPr="00314A8C" w:rsidRDefault="00D568DB" w:rsidP="00D568DB">
            <w:pPr>
              <w:rPr>
                <w:rFonts w:cstheme="minorHAnsi"/>
                <w:lang w:val="it-IT"/>
              </w:rPr>
            </w:pPr>
          </w:p>
        </w:tc>
        <w:tc>
          <w:tcPr>
            <w:tcW w:w="963" w:type="dxa"/>
          </w:tcPr>
          <w:p w14:paraId="6F9405C3" w14:textId="77777777" w:rsidR="00D568DB" w:rsidRPr="00314A8C" w:rsidRDefault="00D568DB" w:rsidP="00D568DB">
            <w:pPr>
              <w:rPr>
                <w:rFonts w:cstheme="minorHAnsi"/>
                <w:lang w:val="it-IT"/>
              </w:rPr>
            </w:pPr>
          </w:p>
        </w:tc>
      </w:tr>
      <w:tr w:rsidR="00D568DB" w:rsidRPr="00001DAA" w14:paraId="3F03E23C" w14:textId="77777777" w:rsidTr="3634F6F2">
        <w:trPr>
          <w:trHeight w:val="986"/>
        </w:trPr>
        <w:tc>
          <w:tcPr>
            <w:tcW w:w="962" w:type="dxa"/>
            <w:hideMark/>
          </w:tcPr>
          <w:p w14:paraId="5723CF06" w14:textId="77777777" w:rsidR="00D568DB" w:rsidRPr="00314A8C" w:rsidRDefault="00D568DB" w:rsidP="00D568DB">
            <w:pPr>
              <w:rPr>
                <w:rFonts w:cstheme="minorHAnsi"/>
              </w:rPr>
            </w:pPr>
            <w:r w:rsidRPr="00314A8C">
              <w:rPr>
                <w:rFonts w:cstheme="minorHAnsi"/>
              </w:rPr>
              <w:t>C7</w:t>
            </w:r>
          </w:p>
        </w:tc>
        <w:tc>
          <w:tcPr>
            <w:tcW w:w="963" w:type="dxa"/>
          </w:tcPr>
          <w:p w14:paraId="13CA036E" w14:textId="6BA476E9" w:rsidR="00D568DB" w:rsidRPr="00314A8C" w:rsidRDefault="00D568DB" w:rsidP="00D568DB">
            <w:pPr>
              <w:rPr>
                <w:rFonts w:cstheme="minorHAnsi"/>
              </w:rPr>
            </w:pPr>
            <w:r w:rsidRPr="00314A8C">
              <w:rPr>
                <w:rFonts w:cstheme="minorHAnsi"/>
              </w:rPr>
              <w:t>Scaduto</w:t>
            </w:r>
          </w:p>
        </w:tc>
        <w:tc>
          <w:tcPr>
            <w:tcW w:w="963" w:type="dxa"/>
          </w:tcPr>
          <w:p w14:paraId="47F25C2A" w14:textId="031820AE"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37C6A2DB" w14:textId="4A7EE958" w:rsidR="00D568DB" w:rsidRPr="00314A8C" w:rsidRDefault="00D568DB" w:rsidP="00D568DB">
            <w:pPr>
              <w:rPr>
                <w:rFonts w:cstheme="minorHAnsi"/>
              </w:rPr>
            </w:pPr>
            <w:r w:rsidRPr="00314A8C">
              <w:rPr>
                <w:rFonts w:cstheme="minorHAnsi"/>
              </w:rPr>
              <w:t>No</w:t>
            </w:r>
          </w:p>
        </w:tc>
        <w:tc>
          <w:tcPr>
            <w:tcW w:w="963" w:type="dxa"/>
          </w:tcPr>
          <w:p w14:paraId="5A627F1A" w14:textId="0A83B0EC" w:rsidR="00D568DB" w:rsidRPr="00314A8C" w:rsidRDefault="00D568DB" w:rsidP="00D568DB">
            <w:pPr>
              <w:rPr>
                <w:rFonts w:cstheme="minorHAnsi"/>
              </w:rPr>
            </w:pPr>
            <w:r w:rsidRPr="00314A8C">
              <w:rPr>
                <w:rFonts w:cstheme="minorHAnsi"/>
              </w:rPr>
              <w:t>Sì</w:t>
            </w:r>
          </w:p>
        </w:tc>
        <w:tc>
          <w:tcPr>
            <w:tcW w:w="962" w:type="dxa"/>
          </w:tcPr>
          <w:p w14:paraId="0FB2F698" w14:textId="07589D5E" w:rsidR="00D568DB" w:rsidRPr="00314A8C" w:rsidRDefault="00D568DB" w:rsidP="00D568DB">
            <w:pPr>
              <w:rPr>
                <w:rFonts w:cstheme="minorHAnsi"/>
              </w:rPr>
            </w:pPr>
            <w:r w:rsidRPr="00314A8C">
              <w:rPr>
                <w:rFonts w:cstheme="minorHAnsi"/>
              </w:rPr>
              <w:t>Lista valori</w:t>
            </w:r>
          </w:p>
        </w:tc>
        <w:tc>
          <w:tcPr>
            <w:tcW w:w="963" w:type="dxa"/>
          </w:tcPr>
          <w:p w14:paraId="5FAAD924" w14:textId="6CBAF531" w:rsidR="00D568DB" w:rsidRPr="00314A8C" w:rsidRDefault="00D568DB" w:rsidP="00D568DB">
            <w:pPr>
              <w:rPr>
                <w:rFonts w:cstheme="minorHAnsi"/>
                <w:lang w:val="it-IT"/>
              </w:rPr>
            </w:pPr>
            <w:r w:rsidRPr="00314A8C">
              <w:rPr>
                <w:rFonts w:cstheme="minorHAnsi"/>
                <w:lang w:val="it-IT"/>
              </w:rPr>
              <w:t>“Sì”, “No”</w:t>
            </w:r>
          </w:p>
        </w:tc>
        <w:tc>
          <w:tcPr>
            <w:tcW w:w="963" w:type="dxa"/>
          </w:tcPr>
          <w:p w14:paraId="38593590" w14:textId="77777777" w:rsidR="00D568DB" w:rsidRPr="00314A8C" w:rsidRDefault="00D568DB" w:rsidP="00D568DB">
            <w:pPr>
              <w:rPr>
                <w:rFonts w:cstheme="minorHAnsi"/>
                <w:lang w:val="it-IT"/>
              </w:rPr>
            </w:pPr>
          </w:p>
        </w:tc>
        <w:tc>
          <w:tcPr>
            <w:tcW w:w="963" w:type="dxa"/>
          </w:tcPr>
          <w:p w14:paraId="516895FA" w14:textId="77777777" w:rsidR="00D568DB" w:rsidRPr="00314A8C" w:rsidRDefault="00D568DB" w:rsidP="00D568DB">
            <w:pPr>
              <w:rPr>
                <w:rFonts w:cstheme="minorHAnsi"/>
                <w:lang w:val="it-IT"/>
              </w:rPr>
            </w:pPr>
          </w:p>
        </w:tc>
        <w:tc>
          <w:tcPr>
            <w:tcW w:w="963" w:type="dxa"/>
          </w:tcPr>
          <w:p w14:paraId="344E684B" w14:textId="77777777" w:rsidR="00D568DB" w:rsidRPr="00314A8C" w:rsidRDefault="00D568DB" w:rsidP="00D568DB">
            <w:pPr>
              <w:rPr>
                <w:rFonts w:cstheme="minorHAnsi"/>
                <w:lang w:val="it-IT"/>
              </w:rPr>
            </w:pPr>
          </w:p>
        </w:tc>
      </w:tr>
      <w:tr w:rsidR="00D568DB" w:rsidRPr="000D2906" w14:paraId="444D2AEE" w14:textId="77777777" w:rsidTr="3634F6F2">
        <w:trPr>
          <w:trHeight w:val="986"/>
        </w:trPr>
        <w:tc>
          <w:tcPr>
            <w:tcW w:w="962" w:type="dxa"/>
          </w:tcPr>
          <w:p w14:paraId="130ADB3C" w14:textId="77777777" w:rsidR="00D568DB" w:rsidRPr="00314A8C" w:rsidRDefault="00D568DB" w:rsidP="00D568DB">
            <w:pPr>
              <w:rPr>
                <w:rFonts w:cstheme="minorHAnsi"/>
              </w:rPr>
            </w:pPr>
            <w:r w:rsidRPr="00314A8C">
              <w:rPr>
                <w:rFonts w:cstheme="minorHAnsi"/>
              </w:rPr>
              <w:t>C8</w:t>
            </w:r>
          </w:p>
        </w:tc>
        <w:tc>
          <w:tcPr>
            <w:tcW w:w="963" w:type="dxa"/>
          </w:tcPr>
          <w:p w14:paraId="2289528F" w14:textId="38C37015" w:rsidR="00D568DB" w:rsidRPr="00314A8C" w:rsidRDefault="00D568DB" w:rsidP="00D568DB">
            <w:pPr>
              <w:rPr>
                <w:rFonts w:cstheme="minorHAnsi"/>
              </w:rPr>
            </w:pPr>
            <w:r w:rsidRPr="00314A8C">
              <w:rPr>
                <w:rFonts w:cstheme="minorHAnsi"/>
              </w:rPr>
              <w:t>Filiale richiesta</w:t>
            </w:r>
          </w:p>
        </w:tc>
        <w:tc>
          <w:tcPr>
            <w:tcW w:w="963" w:type="dxa"/>
          </w:tcPr>
          <w:p w14:paraId="0930EF8D" w14:textId="4FAA5D9F"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35629F28" w14:textId="02FDC2B9" w:rsidR="00D568DB" w:rsidRPr="00314A8C" w:rsidRDefault="00491A7A" w:rsidP="00D568DB">
            <w:pPr>
              <w:rPr>
                <w:rFonts w:cstheme="minorHAnsi"/>
              </w:rPr>
            </w:pPr>
            <w:r>
              <w:rPr>
                <w:rFonts w:cstheme="minorHAnsi"/>
              </w:rPr>
              <w:t>Sì</w:t>
            </w:r>
          </w:p>
        </w:tc>
        <w:tc>
          <w:tcPr>
            <w:tcW w:w="963" w:type="dxa"/>
          </w:tcPr>
          <w:p w14:paraId="23809E72" w14:textId="14A49868" w:rsidR="00D568DB" w:rsidRPr="00314A8C" w:rsidRDefault="0075108C" w:rsidP="00D568DB">
            <w:pPr>
              <w:rPr>
                <w:rFonts w:cstheme="minorHAnsi"/>
              </w:rPr>
            </w:pPr>
            <w:r w:rsidRPr="00314A8C">
              <w:rPr>
                <w:rFonts w:cstheme="minorHAnsi"/>
              </w:rPr>
              <w:t>Sì</w:t>
            </w:r>
          </w:p>
        </w:tc>
        <w:tc>
          <w:tcPr>
            <w:tcW w:w="962" w:type="dxa"/>
          </w:tcPr>
          <w:p w14:paraId="184B37E2" w14:textId="504CE98F" w:rsidR="00D568DB" w:rsidRPr="00314A8C" w:rsidRDefault="00D568DB" w:rsidP="00D568DB">
            <w:pPr>
              <w:rPr>
                <w:rFonts w:cstheme="minorHAnsi"/>
              </w:rPr>
            </w:pPr>
            <w:r w:rsidRPr="00314A8C">
              <w:rPr>
                <w:rFonts w:cstheme="minorHAnsi"/>
              </w:rPr>
              <w:t>Alfa-numerici</w:t>
            </w:r>
          </w:p>
        </w:tc>
        <w:tc>
          <w:tcPr>
            <w:tcW w:w="963" w:type="dxa"/>
          </w:tcPr>
          <w:p w14:paraId="18ABA2FC" w14:textId="11C72BCF" w:rsidR="00D568DB" w:rsidRPr="00314A8C" w:rsidRDefault="00C84CD0" w:rsidP="00D568DB">
            <w:pPr>
              <w:rPr>
                <w:rFonts w:cstheme="minorHAnsi"/>
                <w:lang w:val="it-IT"/>
              </w:rPr>
            </w:pPr>
            <w:r w:rsidRPr="00314A8C">
              <w:rPr>
                <w:rFonts w:cstheme="minorHAnsi"/>
                <w:lang w:val="it-IT"/>
              </w:rPr>
              <w:t>F</w:t>
            </w:r>
            <w:r w:rsidR="00D568DB" w:rsidRPr="00314A8C">
              <w:rPr>
                <w:rFonts w:cstheme="minorHAnsi"/>
                <w:lang w:val="it-IT"/>
              </w:rPr>
              <w:t>iliale richiesta se prospect, altrimenti vuoto</w:t>
            </w:r>
          </w:p>
        </w:tc>
        <w:tc>
          <w:tcPr>
            <w:tcW w:w="963" w:type="dxa"/>
          </w:tcPr>
          <w:p w14:paraId="0B9854C6" w14:textId="77777777" w:rsidR="00D568DB" w:rsidRPr="00314A8C" w:rsidRDefault="00D568DB" w:rsidP="00D568DB">
            <w:pPr>
              <w:rPr>
                <w:rFonts w:cstheme="minorHAnsi"/>
                <w:lang w:val="it-IT"/>
              </w:rPr>
            </w:pPr>
          </w:p>
        </w:tc>
        <w:tc>
          <w:tcPr>
            <w:tcW w:w="963" w:type="dxa"/>
          </w:tcPr>
          <w:p w14:paraId="6DF8DE62" w14:textId="77777777" w:rsidR="00D568DB" w:rsidRPr="00314A8C" w:rsidRDefault="00D568DB" w:rsidP="00D568DB">
            <w:pPr>
              <w:rPr>
                <w:rFonts w:cstheme="minorHAnsi"/>
                <w:lang w:val="it-IT"/>
              </w:rPr>
            </w:pPr>
          </w:p>
        </w:tc>
        <w:tc>
          <w:tcPr>
            <w:tcW w:w="963" w:type="dxa"/>
          </w:tcPr>
          <w:p w14:paraId="7F78471D" w14:textId="77777777" w:rsidR="00D568DB" w:rsidRPr="00314A8C" w:rsidRDefault="00D568DB" w:rsidP="00D568DB">
            <w:pPr>
              <w:rPr>
                <w:rFonts w:cstheme="minorHAnsi"/>
                <w:lang w:val="it-IT"/>
              </w:rPr>
            </w:pPr>
          </w:p>
        </w:tc>
      </w:tr>
      <w:tr w:rsidR="00D568DB" w:rsidRPr="0049723A" w14:paraId="77F9F663" w14:textId="77777777" w:rsidTr="3634F6F2">
        <w:trPr>
          <w:trHeight w:val="986"/>
        </w:trPr>
        <w:tc>
          <w:tcPr>
            <w:tcW w:w="962" w:type="dxa"/>
          </w:tcPr>
          <w:p w14:paraId="7BD9B6D1" w14:textId="117CD3CB" w:rsidR="00D568DB" w:rsidRPr="00314A8C" w:rsidRDefault="00D568DB" w:rsidP="00D568DB">
            <w:pPr>
              <w:rPr>
                <w:rFonts w:cstheme="minorHAnsi"/>
              </w:rPr>
            </w:pPr>
            <w:r w:rsidRPr="00314A8C">
              <w:rPr>
                <w:rFonts w:cstheme="minorHAnsi"/>
              </w:rPr>
              <w:t>C9</w:t>
            </w:r>
          </w:p>
        </w:tc>
        <w:tc>
          <w:tcPr>
            <w:tcW w:w="963" w:type="dxa"/>
          </w:tcPr>
          <w:p w14:paraId="6A4770BA" w14:textId="566F663E" w:rsidR="00D568DB" w:rsidRPr="00314A8C" w:rsidRDefault="00D568DB" w:rsidP="00D568DB">
            <w:pPr>
              <w:rPr>
                <w:rFonts w:cstheme="minorHAnsi"/>
              </w:rPr>
            </w:pPr>
            <w:r w:rsidRPr="00314A8C">
              <w:rPr>
                <w:rFonts w:cstheme="minorHAnsi"/>
              </w:rPr>
              <w:t>Richiesta Consap</w:t>
            </w:r>
          </w:p>
        </w:tc>
        <w:tc>
          <w:tcPr>
            <w:tcW w:w="963" w:type="dxa"/>
          </w:tcPr>
          <w:p w14:paraId="51BC72B3" w14:textId="55D66F42"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458922C8" w14:textId="58A980F9" w:rsidR="00D568DB" w:rsidRPr="00314A8C" w:rsidRDefault="00D568DB" w:rsidP="00D568DB">
            <w:pPr>
              <w:rPr>
                <w:rFonts w:cstheme="minorHAnsi"/>
              </w:rPr>
            </w:pPr>
            <w:r w:rsidRPr="00314A8C">
              <w:rPr>
                <w:rFonts w:cstheme="minorHAnsi"/>
              </w:rPr>
              <w:t>No</w:t>
            </w:r>
          </w:p>
        </w:tc>
        <w:tc>
          <w:tcPr>
            <w:tcW w:w="963" w:type="dxa"/>
          </w:tcPr>
          <w:p w14:paraId="39081FC2" w14:textId="672174E7" w:rsidR="00D568DB" w:rsidRPr="00314A8C" w:rsidRDefault="00D568DB" w:rsidP="00D568DB">
            <w:pPr>
              <w:rPr>
                <w:rFonts w:cstheme="minorHAnsi"/>
              </w:rPr>
            </w:pPr>
            <w:r w:rsidRPr="00314A8C">
              <w:rPr>
                <w:rFonts w:cstheme="minorHAnsi"/>
              </w:rPr>
              <w:t>Sì</w:t>
            </w:r>
          </w:p>
        </w:tc>
        <w:tc>
          <w:tcPr>
            <w:tcW w:w="962" w:type="dxa"/>
          </w:tcPr>
          <w:p w14:paraId="07B72BCC" w14:textId="2DBDEE53" w:rsidR="00D568DB" w:rsidRPr="00314A8C" w:rsidRDefault="00D568DB" w:rsidP="00D568DB">
            <w:pPr>
              <w:rPr>
                <w:rFonts w:cstheme="minorHAnsi"/>
              </w:rPr>
            </w:pPr>
            <w:r w:rsidRPr="00314A8C">
              <w:rPr>
                <w:rFonts w:cstheme="minorHAnsi"/>
              </w:rPr>
              <w:t>Lista valori</w:t>
            </w:r>
          </w:p>
        </w:tc>
        <w:tc>
          <w:tcPr>
            <w:tcW w:w="963" w:type="dxa"/>
          </w:tcPr>
          <w:p w14:paraId="1917EE2E" w14:textId="3C38561E" w:rsidR="00D568DB" w:rsidRPr="00314A8C" w:rsidRDefault="00D568DB" w:rsidP="00D568DB">
            <w:pPr>
              <w:rPr>
                <w:rFonts w:cstheme="minorHAnsi"/>
                <w:lang w:val="it-IT"/>
              </w:rPr>
            </w:pPr>
            <w:r w:rsidRPr="00314A8C">
              <w:rPr>
                <w:rFonts w:cstheme="minorHAnsi"/>
                <w:lang w:val="it-IT"/>
              </w:rPr>
              <w:t>“Sì”, “No”</w:t>
            </w:r>
          </w:p>
        </w:tc>
        <w:tc>
          <w:tcPr>
            <w:tcW w:w="963" w:type="dxa"/>
          </w:tcPr>
          <w:p w14:paraId="46190F9C" w14:textId="77777777" w:rsidR="00D568DB" w:rsidRPr="00314A8C" w:rsidRDefault="00D568DB" w:rsidP="00D568DB">
            <w:pPr>
              <w:rPr>
                <w:rFonts w:cstheme="minorHAnsi"/>
                <w:lang w:val="it-IT"/>
              </w:rPr>
            </w:pPr>
          </w:p>
        </w:tc>
        <w:tc>
          <w:tcPr>
            <w:tcW w:w="963" w:type="dxa"/>
          </w:tcPr>
          <w:p w14:paraId="4A78B6A7" w14:textId="77777777" w:rsidR="00D568DB" w:rsidRPr="00314A8C" w:rsidRDefault="00D568DB" w:rsidP="00D568DB">
            <w:pPr>
              <w:rPr>
                <w:rFonts w:cstheme="minorHAnsi"/>
                <w:lang w:val="it-IT"/>
              </w:rPr>
            </w:pPr>
          </w:p>
        </w:tc>
        <w:tc>
          <w:tcPr>
            <w:tcW w:w="963" w:type="dxa"/>
          </w:tcPr>
          <w:p w14:paraId="1403FC7D" w14:textId="77777777" w:rsidR="00D568DB" w:rsidRPr="00314A8C" w:rsidRDefault="00D568DB" w:rsidP="00D568DB">
            <w:pPr>
              <w:rPr>
                <w:rFonts w:cstheme="minorHAnsi"/>
                <w:lang w:val="it-IT"/>
              </w:rPr>
            </w:pPr>
          </w:p>
        </w:tc>
      </w:tr>
      <w:tr w:rsidR="00D568DB" w:rsidRPr="0049723A" w14:paraId="14826677" w14:textId="77777777" w:rsidTr="3634F6F2">
        <w:trPr>
          <w:trHeight w:val="986"/>
        </w:trPr>
        <w:tc>
          <w:tcPr>
            <w:tcW w:w="962" w:type="dxa"/>
          </w:tcPr>
          <w:p w14:paraId="44B3A46E" w14:textId="32800C2D" w:rsidR="00D568DB" w:rsidRPr="00314A8C" w:rsidRDefault="00D568DB" w:rsidP="00D568DB">
            <w:pPr>
              <w:rPr>
                <w:rFonts w:cstheme="minorHAnsi"/>
              </w:rPr>
            </w:pPr>
            <w:r w:rsidRPr="00314A8C">
              <w:rPr>
                <w:rFonts w:cstheme="minorHAnsi"/>
              </w:rPr>
              <w:t>C10-C18</w:t>
            </w:r>
          </w:p>
        </w:tc>
        <w:tc>
          <w:tcPr>
            <w:tcW w:w="963" w:type="dxa"/>
          </w:tcPr>
          <w:p w14:paraId="3AB7DE90" w14:textId="41A9748C" w:rsidR="00D568DB" w:rsidRPr="00314A8C" w:rsidRDefault="00D568DB" w:rsidP="00D568DB">
            <w:pPr>
              <w:rPr>
                <w:rFonts w:cstheme="minorHAnsi"/>
              </w:rPr>
            </w:pPr>
            <w:r w:rsidRPr="00314A8C">
              <w:rPr>
                <w:rFonts w:cstheme="minorHAnsi"/>
              </w:rPr>
              <w:t>Data di creazione</w:t>
            </w:r>
          </w:p>
        </w:tc>
        <w:tc>
          <w:tcPr>
            <w:tcW w:w="963" w:type="dxa"/>
          </w:tcPr>
          <w:p w14:paraId="3AE2028B" w14:textId="1E77274C"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0B886C3C" w14:textId="79C5AE57" w:rsidR="00D568DB" w:rsidRPr="00314A8C" w:rsidRDefault="00D568DB" w:rsidP="00D568DB">
            <w:pPr>
              <w:rPr>
                <w:rFonts w:cstheme="minorHAnsi"/>
              </w:rPr>
            </w:pPr>
            <w:r w:rsidRPr="00314A8C">
              <w:rPr>
                <w:rFonts w:cstheme="minorHAnsi"/>
              </w:rPr>
              <w:t>No</w:t>
            </w:r>
          </w:p>
        </w:tc>
        <w:tc>
          <w:tcPr>
            <w:tcW w:w="963" w:type="dxa"/>
          </w:tcPr>
          <w:p w14:paraId="0BACF631" w14:textId="098EA0B5" w:rsidR="00D568DB" w:rsidRPr="00314A8C" w:rsidRDefault="00D568DB" w:rsidP="00D568DB">
            <w:pPr>
              <w:rPr>
                <w:rFonts w:cstheme="minorHAnsi"/>
              </w:rPr>
            </w:pPr>
            <w:r w:rsidRPr="00314A8C">
              <w:rPr>
                <w:rFonts w:cstheme="minorHAnsi"/>
              </w:rPr>
              <w:t>Sì</w:t>
            </w:r>
          </w:p>
        </w:tc>
        <w:tc>
          <w:tcPr>
            <w:tcW w:w="962" w:type="dxa"/>
          </w:tcPr>
          <w:p w14:paraId="056D78B7" w14:textId="033408DC" w:rsidR="00D568DB" w:rsidRPr="00314A8C" w:rsidRDefault="00D568DB" w:rsidP="00D568DB">
            <w:pPr>
              <w:rPr>
                <w:rFonts w:cstheme="minorHAnsi"/>
              </w:rPr>
            </w:pPr>
            <w:r w:rsidRPr="004B0B96">
              <w:rPr>
                <w:rFonts w:eastAsia="Times New Roman" w:cstheme="minorHAnsi"/>
                <w:color w:val="000000"/>
                <w:kern w:val="0"/>
                <w:szCs w:val="24"/>
                <w:lang w:val="en-US"/>
                <w14:ligatures w14:val="none"/>
              </w:rPr>
              <w:t>dd/MM/yyyy</w:t>
            </w:r>
          </w:p>
        </w:tc>
        <w:tc>
          <w:tcPr>
            <w:tcW w:w="963" w:type="dxa"/>
          </w:tcPr>
          <w:p w14:paraId="53BCBFD3" w14:textId="7E449E8F" w:rsidR="00D568DB" w:rsidRPr="00314A8C" w:rsidRDefault="00D568DB" w:rsidP="00D568DB">
            <w:pPr>
              <w:rPr>
                <w:rFonts w:cstheme="minorHAnsi"/>
                <w:lang w:val="it-IT"/>
              </w:rPr>
            </w:pPr>
            <w:r w:rsidRPr="004B0B96">
              <w:rPr>
                <w:rFonts w:eastAsia="Times New Roman" w:cstheme="minorHAnsi"/>
                <w:color w:val="000000"/>
                <w:kern w:val="0"/>
                <w:szCs w:val="24"/>
                <w:lang w:val="en-US"/>
                <w14:ligatures w14:val="none"/>
              </w:rPr>
              <w:t>Data valida</w:t>
            </w:r>
          </w:p>
        </w:tc>
        <w:tc>
          <w:tcPr>
            <w:tcW w:w="963" w:type="dxa"/>
          </w:tcPr>
          <w:p w14:paraId="0B17D61A" w14:textId="77777777" w:rsidR="00D568DB" w:rsidRPr="00314A8C" w:rsidRDefault="00D568DB" w:rsidP="00D568DB">
            <w:pPr>
              <w:rPr>
                <w:rFonts w:cstheme="minorHAnsi"/>
                <w:lang w:val="it-IT"/>
              </w:rPr>
            </w:pPr>
          </w:p>
        </w:tc>
        <w:tc>
          <w:tcPr>
            <w:tcW w:w="963" w:type="dxa"/>
          </w:tcPr>
          <w:p w14:paraId="2C7D4BC2" w14:textId="77777777" w:rsidR="00D568DB" w:rsidRPr="00314A8C" w:rsidRDefault="00D568DB" w:rsidP="00D568DB">
            <w:pPr>
              <w:rPr>
                <w:rFonts w:cstheme="minorHAnsi"/>
                <w:lang w:val="it-IT"/>
              </w:rPr>
            </w:pPr>
          </w:p>
        </w:tc>
        <w:tc>
          <w:tcPr>
            <w:tcW w:w="963" w:type="dxa"/>
          </w:tcPr>
          <w:p w14:paraId="5DD020AD" w14:textId="77777777" w:rsidR="00D568DB" w:rsidRPr="00314A8C" w:rsidRDefault="00D568DB" w:rsidP="00D568DB">
            <w:pPr>
              <w:rPr>
                <w:rFonts w:cstheme="minorHAnsi"/>
                <w:lang w:val="it-IT"/>
              </w:rPr>
            </w:pPr>
          </w:p>
        </w:tc>
      </w:tr>
      <w:tr w:rsidR="00D568DB" w:rsidRPr="0049723A" w14:paraId="58295618" w14:textId="77777777" w:rsidTr="3634F6F2">
        <w:trPr>
          <w:trHeight w:val="986"/>
        </w:trPr>
        <w:tc>
          <w:tcPr>
            <w:tcW w:w="962" w:type="dxa"/>
          </w:tcPr>
          <w:p w14:paraId="30264F0A" w14:textId="3D00BA6B" w:rsidR="00D568DB" w:rsidRPr="00314A8C" w:rsidRDefault="00D568DB" w:rsidP="00D568DB">
            <w:pPr>
              <w:rPr>
                <w:rFonts w:cstheme="minorHAnsi"/>
              </w:rPr>
            </w:pPr>
            <w:r w:rsidRPr="00314A8C">
              <w:rPr>
                <w:rFonts w:cstheme="minorHAnsi"/>
              </w:rPr>
              <w:t>C11-C19</w:t>
            </w:r>
          </w:p>
        </w:tc>
        <w:tc>
          <w:tcPr>
            <w:tcW w:w="963" w:type="dxa"/>
          </w:tcPr>
          <w:p w14:paraId="48B2FC70" w14:textId="5D06FC74" w:rsidR="00D568DB" w:rsidRPr="00314A8C" w:rsidRDefault="00D568DB" w:rsidP="00D568DB">
            <w:pPr>
              <w:rPr>
                <w:rFonts w:cstheme="minorHAnsi"/>
              </w:rPr>
            </w:pPr>
            <w:r w:rsidRPr="00314A8C">
              <w:rPr>
                <w:rFonts w:cstheme="minorHAnsi"/>
              </w:rPr>
              <w:t>Data modifica</w:t>
            </w:r>
          </w:p>
        </w:tc>
        <w:tc>
          <w:tcPr>
            <w:tcW w:w="963" w:type="dxa"/>
          </w:tcPr>
          <w:p w14:paraId="158B2B4F" w14:textId="5C2B4CCC"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17092847" w14:textId="2FBE474D" w:rsidR="00D568DB" w:rsidRPr="00314A8C" w:rsidRDefault="00D568DB" w:rsidP="00D568DB">
            <w:pPr>
              <w:rPr>
                <w:rFonts w:cstheme="minorHAnsi"/>
              </w:rPr>
            </w:pPr>
            <w:r w:rsidRPr="00314A8C">
              <w:rPr>
                <w:rFonts w:cstheme="minorHAnsi"/>
              </w:rPr>
              <w:t>No</w:t>
            </w:r>
          </w:p>
        </w:tc>
        <w:tc>
          <w:tcPr>
            <w:tcW w:w="963" w:type="dxa"/>
          </w:tcPr>
          <w:p w14:paraId="555AF692" w14:textId="3FB7EA9D" w:rsidR="00D568DB" w:rsidRPr="00314A8C" w:rsidRDefault="00D568DB" w:rsidP="00D568DB">
            <w:pPr>
              <w:rPr>
                <w:rFonts w:cstheme="minorHAnsi"/>
              </w:rPr>
            </w:pPr>
            <w:r w:rsidRPr="00314A8C">
              <w:rPr>
                <w:rFonts w:cstheme="minorHAnsi"/>
              </w:rPr>
              <w:t>Sì</w:t>
            </w:r>
          </w:p>
        </w:tc>
        <w:tc>
          <w:tcPr>
            <w:tcW w:w="962" w:type="dxa"/>
          </w:tcPr>
          <w:p w14:paraId="1DB22385" w14:textId="2983CE76" w:rsidR="00D568DB" w:rsidRPr="00314A8C" w:rsidRDefault="00D568DB" w:rsidP="00D568DB">
            <w:pPr>
              <w:rPr>
                <w:rFonts w:cstheme="minorHAnsi"/>
              </w:rPr>
            </w:pPr>
            <w:r w:rsidRPr="004B0B96">
              <w:rPr>
                <w:rFonts w:eastAsia="Times New Roman" w:cstheme="minorHAnsi"/>
                <w:color w:val="000000"/>
                <w:kern w:val="0"/>
                <w:szCs w:val="24"/>
                <w:lang w:val="en-US"/>
                <w14:ligatures w14:val="none"/>
              </w:rPr>
              <w:t>dd/MM/yyyy</w:t>
            </w:r>
          </w:p>
        </w:tc>
        <w:tc>
          <w:tcPr>
            <w:tcW w:w="963" w:type="dxa"/>
          </w:tcPr>
          <w:p w14:paraId="56096F0B" w14:textId="40944EAC" w:rsidR="00D568DB" w:rsidRPr="00314A8C" w:rsidRDefault="00D568DB" w:rsidP="00D568DB">
            <w:pPr>
              <w:rPr>
                <w:rFonts w:cstheme="minorHAnsi"/>
                <w:lang w:val="it-IT"/>
              </w:rPr>
            </w:pPr>
            <w:r w:rsidRPr="004B0B96">
              <w:rPr>
                <w:rFonts w:eastAsia="Times New Roman" w:cstheme="minorHAnsi"/>
                <w:color w:val="000000"/>
                <w:kern w:val="0"/>
                <w:szCs w:val="24"/>
                <w:lang w:val="en-US"/>
                <w14:ligatures w14:val="none"/>
              </w:rPr>
              <w:t>Data valida</w:t>
            </w:r>
          </w:p>
        </w:tc>
        <w:tc>
          <w:tcPr>
            <w:tcW w:w="963" w:type="dxa"/>
          </w:tcPr>
          <w:p w14:paraId="42F5EF02" w14:textId="77777777" w:rsidR="00D568DB" w:rsidRPr="00314A8C" w:rsidRDefault="00D568DB" w:rsidP="00D568DB">
            <w:pPr>
              <w:rPr>
                <w:rFonts w:cstheme="minorHAnsi"/>
                <w:lang w:val="it-IT"/>
              </w:rPr>
            </w:pPr>
          </w:p>
        </w:tc>
        <w:tc>
          <w:tcPr>
            <w:tcW w:w="963" w:type="dxa"/>
          </w:tcPr>
          <w:p w14:paraId="6FDEFCC9" w14:textId="77777777" w:rsidR="00D568DB" w:rsidRPr="00314A8C" w:rsidRDefault="00D568DB" w:rsidP="00D568DB">
            <w:pPr>
              <w:rPr>
                <w:rFonts w:cstheme="minorHAnsi"/>
                <w:lang w:val="it-IT"/>
              </w:rPr>
            </w:pPr>
          </w:p>
        </w:tc>
        <w:tc>
          <w:tcPr>
            <w:tcW w:w="963" w:type="dxa"/>
          </w:tcPr>
          <w:p w14:paraId="58949BC9" w14:textId="77777777" w:rsidR="00D568DB" w:rsidRPr="00314A8C" w:rsidRDefault="00D568DB" w:rsidP="00D568DB">
            <w:pPr>
              <w:rPr>
                <w:rFonts w:cstheme="minorHAnsi"/>
                <w:lang w:val="it-IT"/>
              </w:rPr>
            </w:pPr>
          </w:p>
        </w:tc>
      </w:tr>
      <w:tr w:rsidR="00D568DB" w:rsidRPr="0049723A" w14:paraId="6A1F56BB" w14:textId="77777777" w:rsidTr="3634F6F2">
        <w:trPr>
          <w:trHeight w:val="986"/>
        </w:trPr>
        <w:tc>
          <w:tcPr>
            <w:tcW w:w="962" w:type="dxa"/>
          </w:tcPr>
          <w:p w14:paraId="37F5FDE4" w14:textId="03E91674" w:rsidR="00D568DB" w:rsidRPr="00314A8C" w:rsidRDefault="00D568DB" w:rsidP="00D568DB">
            <w:pPr>
              <w:rPr>
                <w:rFonts w:cstheme="minorHAnsi"/>
              </w:rPr>
            </w:pPr>
            <w:r w:rsidRPr="00314A8C">
              <w:rPr>
                <w:rFonts w:cstheme="minorHAnsi"/>
              </w:rPr>
              <w:t>C12</w:t>
            </w:r>
          </w:p>
        </w:tc>
        <w:tc>
          <w:tcPr>
            <w:tcW w:w="963" w:type="dxa"/>
          </w:tcPr>
          <w:p w14:paraId="7319F887" w14:textId="45EF89B6" w:rsidR="00D568DB" w:rsidRPr="00314A8C" w:rsidRDefault="00D568DB" w:rsidP="00D568DB">
            <w:pPr>
              <w:rPr>
                <w:rFonts w:cstheme="minorHAnsi"/>
              </w:rPr>
            </w:pPr>
            <w:r w:rsidRPr="00314A8C">
              <w:rPr>
                <w:rFonts w:cstheme="minorHAnsi"/>
              </w:rPr>
              <w:t>Data inoltro</w:t>
            </w:r>
          </w:p>
        </w:tc>
        <w:tc>
          <w:tcPr>
            <w:tcW w:w="963" w:type="dxa"/>
          </w:tcPr>
          <w:p w14:paraId="4660580A" w14:textId="042E252D"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791E615A" w14:textId="31C22D04" w:rsidR="00D568DB" w:rsidRPr="00314A8C" w:rsidRDefault="00D568DB" w:rsidP="00D568DB">
            <w:pPr>
              <w:rPr>
                <w:rFonts w:cstheme="minorHAnsi"/>
              </w:rPr>
            </w:pPr>
            <w:r w:rsidRPr="00314A8C">
              <w:rPr>
                <w:rFonts w:cstheme="minorHAnsi"/>
              </w:rPr>
              <w:t>No</w:t>
            </w:r>
          </w:p>
        </w:tc>
        <w:tc>
          <w:tcPr>
            <w:tcW w:w="963" w:type="dxa"/>
          </w:tcPr>
          <w:p w14:paraId="1D89C537" w14:textId="0DB05EFB" w:rsidR="00D568DB" w:rsidRPr="00314A8C" w:rsidRDefault="00D568DB" w:rsidP="00D568DB">
            <w:pPr>
              <w:rPr>
                <w:rFonts w:cstheme="minorHAnsi"/>
              </w:rPr>
            </w:pPr>
            <w:r w:rsidRPr="00314A8C">
              <w:rPr>
                <w:rFonts w:cstheme="minorHAnsi"/>
              </w:rPr>
              <w:t>Sì</w:t>
            </w:r>
          </w:p>
        </w:tc>
        <w:tc>
          <w:tcPr>
            <w:tcW w:w="962" w:type="dxa"/>
          </w:tcPr>
          <w:p w14:paraId="495F8AD9" w14:textId="149AF31B" w:rsidR="00D568DB" w:rsidRPr="00314A8C" w:rsidRDefault="00D568DB" w:rsidP="00D568DB">
            <w:pPr>
              <w:rPr>
                <w:rFonts w:cstheme="minorHAnsi"/>
              </w:rPr>
            </w:pPr>
            <w:r w:rsidRPr="004B0B96">
              <w:rPr>
                <w:rFonts w:eastAsia="Times New Roman" w:cstheme="minorHAnsi"/>
                <w:color w:val="000000"/>
                <w:kern w:val="0"/>
                <w:szCs w:val="24"/>
                <w:lang w:val="en-US"/>
                <w14:ligatures w14:val="none"/>
              </w:rPr>
              <w:t>dd/MM/yyyy</w:t>
            </w:r>
          </w:p>
        </w:tc>
        <w:tc>
          <w:tcPr>
            <w:tcW w:w="963" w:type="dxa"/>
          </w:tcPr>
          <w:p w14:paraId="715E85B0" w14:textId="176D0563" w:rsidR="00D568DB" w:rsidRPr="00314A8C" w:rsidRDefault="00D568DB" w:rsidP="00D568DB">
            <w:pPr>
              <w:rPr>
                <w:rFonts w:cstheme="minorHAnsi"/>
                <w:lang w:val="it-IT"/>
              </w:rPr>
            </w:pPr>
            <w:r w:rsidRPr="004B0B96">
              <w:rPr>
                <w:rFonts w:eastAsia="Times New Roman" w:cstheme="minorHAnsi"/>
                <w:color w:val="000000"/>
                <w:kern w:val="0"/>
                <w:szCs w:val="24"/>
                <w:lang w:val="en-US"/>
                <w14:ligatures w14:val="none"/>
              </w:rPr>
              <w:t>Data valida</w:t>
            </w:r>
          </w:p>
        </w:tc>
        <w:tc>
          <w:tcPr>
            <w:tcW w:w="963" w:type="dxa"/>
          </w:tcPr>
          <w:p w14:paraId="523BAF7E" w14:textId="77777777" w:rsidR="00D568DB" w:rsidRPr="00314A8C" w:rsidRDefault="00D568DB" w:rsidP="00D568DB">
            <w:pPr>
              <w:rPr>
                <w:rFonts w:cstheme="minorHAnsi"/>
                <w:lang w:val="it-IT"/>
              </w:rPr>
            </w:pPr>
          </w:p>
        </w:tc>
        <w:tc>
          <w:tcPr>
            <w:tcW w:w="963" w:type="dxa"/>
          </w:tcPr>
          <w:p w14:paraId="56C846AB" w14:textId="77777777" w:rsidR="00D568DB" w:rsidRPr="00314A8C" w:rsidRDefault="00D568DB" w:rsidP="00D568DB">
            <w:pPr>
              <w:rPr>
                <w:rFonts w:cstheme="minorHAnsi"/>
                <w:lang w:val="it-IT"/>
              </w:rPr>
            </w:pPr>
          </w:p>
        </w:tc>
        <w:tc>
          <w:tcPr>
            <w:tcW w:w="963" w:type="dxa"/>
          </w:tcPr>
          <w:p w14:paraId="5C4BFC6A" w14:textId="77777777" w:rsidR="00D568DB" w:rsidRPr="00314A8C" w:rsidRDefault="00D568DB" w:rsidP="00D568DB">
            <w:pPr>
              <w:rPr>
                <w:rFonts w:cstheme="minorHAnsi"/>
                <w:lang w:val="it-IT"/>
              </w:rPr>
            </w:pPr>
          </w:p>
        </w:tc>
      </w:tr>
      <w:tr w:rsidR="00D568DB" w:rsidRPr="0049723A" w14:paraId="44D051A1" w14:textId="77777777" w:rsidTr="3634F6F2">
        <w:trPr>
          <w:trHeight w:val="986"/>
        </w:trPr>
        <w:tc>
          <w:tcPr>
            <w:tcW w:w="962" w:type="dxa"/>
          </w:tcPr>
          <w:p w14:paraId="5E374369" w14:textId="38D3A7ED" w:rsidR="00D568DB" w:rsidRPr="00314A8C" w:rsidRDefault="00D568DB" w:rsidP="00D568DB">
            <w:pPr>
              <w:rPr>
                <w:rFonts w:cstheme="minorHAnsi"/>
              </w:rPr>
            </w:pPr>
            <w:r w:rsidRPr="00314A8C">
              <w:rPr>
                <w:rFonts w:cstheme="minorHAnsi"/>
              </w:rPr>
              <w:t>C13</w:t>
            </w:r>
          </w:p>
        </w:tc>
        <w:tc>
          <w:tcPr>
            <w:tcW w:w="963" w:type="dxa"/>
          </w:tcPr>
          <w:p w14:paraId="092202A4" w14:textId="6A897C8D" w:rsidR="00D568DB" w:rsidRPr="00314A8C" w:rsidRDefault="00D568DB" w:rsidP="00D568DB">
            <w:pPr>
              <w:rPr>
                <w:rFonts w:cstheme="minorHAnsi"/>
              </w:rPr>
            </w:pPr>
            <w:r w:rsidRPr="00314A8C">
              <w:rPr>
                <w:rFonts w:cstheme="minorHAnsi"/>
              </w:rPr>
              <w:t>Data scadenza</w:t>
            </w:r>
          </w:p>
        </w:tc>
        <w:tc>
          <w:tcPr>
            <w:tcW w:w="963" w:type="dxa"/>
          </w:tcPr>
          <w:p w14:paraId="78CC0BD7" w14:textId="7954D482"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46EF3523" w14:textId="59AD9D97" w:rsidR="00D568DB" w:rsidRPr="00314A8C" w:rsidRDefault="0036138D" w:rsidP="00D568DB">
            <w:pPr>
              <w:rPr>
                <w:rFonts w:cstheme="minorHAnsi"/>
              </w:rPr>
            </w:pPr>
            <w:r w:rsidRPr="00314A8C">
              <w:rPr>
                <w:rFonts w:cstheme="minorHAnsi"/>
              </w:rPr>
              <w:t>Sì</w:t>
            </w:r>
          </w:p>
        </w:tc>
        <w:tc>
          <w:tcPr>
            <w:tcW w:w="963" w:type="dxa"/>
          </w:tcPr>
          <w:p w14:paraId="61D64745" w14:textId="423883C6" w:rsidR="00D568DB" w:rsidRPr="00314A8C" w:rsidRDefault="00D568DB" w:rsidP="00D568DB">
            <w:pPr>
              <w:rPr>
                <w:rFonts w:cstheme="minorHAnsi"/>
              </w:rPr>
            </w:pPr>
            <w:r w:rsidRPr="00314A8C">
              <w:rPr>
                <w:rFonts w:cstheme="minorHAnsi"/>
              </w:rPr>
              <w:t>Sì</w:t>
            </w:r>
          </w:p>
        </w:tc>
        <w:tc>
          <w:tcPr>
            <w:tcW w:w="962" w:type="dxa"/>
          </w:tcPr>
          <w:p w14:paraId="74790DCF" w14:textId="06736AF6" w:rsidR="00D568DB" w:rsidRPr="00314A8C" w:rsidRDefault="00D568DB" w:rsidP="00D568DB">
            <w:pPr>
              <w:rPr>
                <w:rFonts w:cstheme="minorHAnsi"/>
              </w:rPr>
            </w:pPr>
            <w:r w:rsidRPr="004B0B96">
              <w:rPr>
                <w:rFonts w:eastAsia="Times New Roman" w:cstheme="minorHAnsi"/>
                <w:color w:val="000000"/>
                <w:kern w:val="0"/>
                <w:szCs w:val="24"/>
                <w:lang w:val="en-US"/>
                <w14:ligatures w14:val="none"/>
              </w:rPr>
              <w:t>dd/MM/yyyy</w:t>
            </w:r>
          </w:p>
        </w:tc>
        <w:tc>
          <w:tcPr>
            <w:tcW w:w="963" w:type="dxa"/>
          </w:tcPr>
          <w:p w14:paraId="6313C60B" w14:textId="14DB1C83" w:rsidR="00D568DB" w:rsidRPr="00314A8C" w:rsidRDefault="00D568DB" w:rsidP="00D568DB">
            <w:pPr>
              <w:rPr>
                <w:rFonts w:cstheme="minorHAnsi"/>
                <w:lang w:val="it-IT"/>
              </w:rPr>
            </w:pPr>
            <w:r w:rsidRPr="004B0B96">
              <w:rPr>
                <w:rFonts w:eastAsia="Times New Roman" w:cstheme="minorHAnsi"/>
                <w:color w:val="000000"/>
                <w:kern w:val="0"/>
                <w:szCs w:val="24"/>
                <w:lang w:val="en-US"/>
                <w14:ligatures w14:val="none"/>
              </w:rPr>
              <w:t>Data valida</w:t>
            </w:r>
          </w:p>
        </w:tc>
        <w:tc>
          <w:tcPr>
            <w:tcW w:w="963" w:type="dxa"/>
          </w:tcPr>
          <w:p w14:paraId="08A179FA" w14:textId="77777777" w:rsidR="00D568DB" w:rsidRPr="00314A8C" w:rsidRDefault="00D568DB" w:rsidP="00D568DB">
            <w:pPr>
              <w:rPr>
                <w:rFonts w:cstheme="minorHAnsi"/>
                <w:lang w:val="it-IT"/>
              </w:rPr>
            </w:pPr>
          </w:p>
        </w:tc>
        <w:tc>
          <w:tcPr>
            <w:tcW w:w="963" w:type="dxa"/>
          </w:tcPr>
          <w:p w14:paraId="35D12777" w14:textId="77777777" w:rsidR="00D568DB" w:rsidRPr="00314A8C" w:rsidRDefault="00D568DB" w:rsidP="00D568DB">
            <w:pPr>
              <w:rPr>
                <w:rFonts w:cstheme="minorHAnsi"/>
                <w:lang w:val="it-IT"/>
              </w:rPr>
            </w:pPr>
          </w:p>
        </w:tc>
        <w:tc>
          <w:tcPr>
            <w:tcW w:w="963" w:type="dxa"/>
          </w:tcPr>
          <w:p w14:paraId="33E3CA30" w14:textId="77777777" w:rsidR="00D568DB" w:rsidRPr="00314A8C" w:rsidRDefault="00D568DB" w:rsidP="00D568DB">
            <w:pPr>
              <w:rPr>
                <w:rFonts w:cstheme="minorHAnsi"/>
                <w:lang w:val="it-IT"/>
              </w:rPr>
            </w:pPr>
          </w:p>
        </w:tc>
      </w:tr>
      <w:tr w:rsidR="00D568DB" w:rsidRPr="000D2906" w14:paraId="6CB1942C" w14:textId="77777777" w:rsidTr="3634F6F2">
        <w:trPr>
          <w:trHeight w:val="986"/>
        </w:trPr>
        <w:tc>
          <w:tcPr>
            <w:tcW w:w="962" w:type="dxa"/>
          </w:tcPr>
          <w:p w14:paraId="0B9A3575" w14:textId="42C45500" w:rsidR="00D568DB" w:rsidRPr="00314A8C" w:rsidRDefault="00D568DB" w:rsidP="00D568DB">
            <w:pPr>
              <w:rPr>
                <w:rFonts w:cstheme="minorHAnsi"/>
              </w:rPr>
            </w:pPr>
            <w:r w:rsidRPr="00314A8C">
              <w:rPr>
                <w:rFonts w:cstheme="minorHAnsi"/>
              </w:rPr>
              <w:t>C14-C 80</w:t>
            </w:r>
          </w:p>
        </w:tc>
        <w:tc>
          <w:tcPr>
            <w:tcW w:w="963" w:type="dxa"/>
          </w:tcPr>
          <w:p w14:paraId="36017A95" w14:textId="6BF38EEC" w:rsidR="00D568DB" w:rsidRPr="00314A8C" w:rsidRDefault="00D568DB" w:rsidP="00D568DB">
            <w:pPr>
              <w:rPr>
                <w:rFonts w:cstheme="minorHAnsi"/>
              </w:rPr>
            </w:pPr>
            <w:r w:rsidRPr="00314A8C">
              <w:rPr>
                <w:rFonts w:cstheme="minorHAnsi"/>
              </w:rPr>
              <w:t>Stato ricerca immobile</w:t>
            </w:r>
          </w:p>
        </w:tc>
        <w:tc>
          <w:tcPr>
            <w:tcW w:w="963" w:type="dxa"/>
          </w:tcPr>
          <w:p w14:paraId="71C87EFE" w14:textId="7623C518"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33BCC073" w14:textId="154AD789" w:rsidR="00D568DB" w:rsidRPr="00314A8C" w:rsidRDefault="00850C86" w:rsidP="00D568DB">
            <w:pPr>
              <w:rPr>
                <w:rFonts w:cstheme="minorHAnsi"/>
              </w:rPr>
            </w:pPr>
            <w:r w:rsidRPr="00314A8C">
              <w:rPr>
                <w:rFonts w:cstheme="minorHAnsi"/>
              </w:rPr>
              <w:t>Sì</w:t>
            </w:r>
          </w:p>
        </w:tc>
        <w:tc>
          <w:tcPr>
            <w:tcW w:w="963" w:type="dxa"/>
          </w:tcPr>
          <w:p w14:paraId="6B2FBE16" w14:textId="0D240C70" w:rsidR="00D568DB" w:rsidRPr="00314A8C" w:rsidRDefault="00D568DB" w:rsidP="00D568DB">
            <w:pPr>
              <w:rPr>
                <w:rFonts w:cstheme="minorHAnsi"/>
              </w:rPr>
            </w:pPr>
            <w:r w:rsidRPr="00314A8C">
              <w:rPr>
                <w:rFonts w:cstheme="minorHAnsi"/>
              </w:rPr>
              <w:t>Sì</w:t>
            </w:r>
          </w:p>
        </w:tc>
        <w:tc>
          <w:tcPr>
            <w:tcW w:w="962" w:type="dxa"/>
          </w:tcPr>
          <w:p w14:paraId="219C48AE" w14:textId="298649D3" w:rsidR="00D568DB" w:rsidRPr="00314A8C" w:rsidRDefault="00D568DB" w:rsidP="00D568DB">
            <w:pPr>
              <w:rPr>
                <w:rFonts w:cstheme="minorHAnsi"/>
              </w:rPr>
            </w:pPr>
            <w:r w:rsidRPr="00314A8C">
              <w:rPr>
                <w:rFonts w:cstheme="minorHAnsi"/>
              </w:rPr>
              <w:t>Lista valori</w:t>
            </w:r>
          </w:p>
        </w:tc>
        <w:tc>
          <w:tcPr>
            <w:tcW w:w="963" w:type="dxa"/>
          </w:tcPr>
          <w:p w14:paraId="039D0A44" w14:textId="696C6CB4" w:rsidR="00D568DB" w:rsidRPr="00DC0C92" w:rsidRDefault="00D568DB" w:rsidP="3634F6F2">
            <w:pPr>
              <w:rPr>
                <w:lang w:val="it-IT"/>
                <w:rPrChange w:id="1563" w:author="Castelli, Alessandro" w:date="2025-12-22T10:38:00Z" w16du:dateUtc="2025-12-22T09:38:00Z">
                  <w:rPr/>
                </w:rPrChange>
              </w:rPr>
            </w:pPr>
            <w:r w:rsidRPr="00DC0C92">
              <w:rPr>
                <w:lang w:val="it-IT"/>
                <w:rPrChange w:id="1564" w:author="Castelli, Alessandro" w:date="2025-12-22T10:38:00Z" w16du:dateUtc="2025-12-22T09:38:00Z">
                  <w:rPr/>
                </w:rPrChange>
              </w:rPr>
              <w:t>“</w:t>
            </w:r>
            <w:r w:rsidR="004A0CC2" w:rsidRPr="00DC0C92">
              <w:rPr>
                <w:lang w:val="it-IT"/>
                <w:rPrChange w:id="1565" w:author="Castelli, Alessandro" w:date="2025-12-22T10:38:00Z" w16du:dateUtc="2025-12-22T09:38:00Z">
                  <w:rPr/>
                </w:rPrChange>
              </w:rPr>
              <w:t xml:space="preserve"> </w:t>
            </w:r>
            <w:r w:rsidR="00EE7514" w:rsidRPr="00DC0C92">
              <w:rPr>
                <w:lang w:val="it-IT"/>
                <w:rPrChange w:id="1566" w:author="Castelli, Alessandro" w:date="2025-12-22T10:38:00Z" w16du:dateUtc="2025-12-22T09:38:00Z">
                  <w:rPr/>
                </w:rPrChange>
              </w:rPr>
              <w:t>“Firmato compromesso”, “Immobile già di proprietà”, “Fatta proposta acquisto”, “Individuato immobile”, “Alla ricerca dell’immobile”, “N/A”</w:t>
            </w:r>
          </w:p>
        </w:tc>
        <w:tc>
          <w:tcPr>
            <w:tcW w:w="963" w:type="dxa"/>
          </w:tcPr>
          <w:p w14:paraId="3A9F7805" w14:textId="77777777" w:rsidR="00D568DB" w:rsidRPr="00314A8C" w:rsidRDefault="00D568DB" w:rsidP="00D568DB">
            <w:pPr>
              <w:rPr>
                <w:rFonts w:cstheme="minorHAnsi"/>
                <w:lang w:val="it-IT"/>
              </w:rPr>
            </w:pPr>
          </w:p>
        </w:tc>
        <w:tc>
          <w:tcPr>
            <w:tcW w:w="963" w:type="dxa"/>
          </w:tcPr>
          <w:p w14:paraId="12CC1CD4" w14:textId="77777777" w:rsidR="00D568DB" w:rsidRPr="00314A8C" w:rsidRDefault="00D568DB" w:rsidP="00D568DB">
            <w:pPr>
              <w:rPr>
                <w:rFonts w:cstheme="minorHAnsi"/>
                <w:lang w:val="it-IT"/>
              </w:rPr>
            </w:pPr>
          </w:p>
        </w:tc>
        <w:tc>
          <w:tcPr>
            <w:tcW w:w="963" w:type="dxa"/>
          </w:tcPr>
          <w:p w14:paraId="3B7AAFA8" w14:textId="77777777" w:rsidR="00D568DB" w:rsidRPr="00314A8C" w:rsidRDefault="00D568DB" w:rsidP="00D568DB">
            <w:pPr>
              <w:rPr>
                <w:rFonts w:cstheme="minorHAnsi"/>
                <w:lang w:val="it-IT"/>
              </w:rPr>
            </w:pPr>
          </w:p>
        </w:tc>
      </w:tr>
      <w:tr w:rsidR="00D568DB" w:rsidRPr="000D2906" w14:paraId="19BC2E89" w14:textId="77777777" w:rsidTr="3634F6F2">
        <w:trPr>
          <w:trHeight w:val="986"/>
        </w:trPr>
        <w:tc>
          <w:tcPr>
            <w:tcW w:w="962" w:type="dxa"/>
          </w:tcPr>
          <w:p w14:paraId="4CE1FD8A" w14:textId="1BA47CC8" w:rsidR="00D568DB" w:rsidRPr="00314A8C" w:rsidRDefault="00D568DB" w:rsidP="00D568DB">
            <w:pPr>
              <w:rPr>
                <w:rFonts w:cstheme="minorHAnsi"/>
              </w:rPr>
            </w:pPr>
            <w:r w:rsidRPr="00314A8C">
              <w:rPr>
                <w:rFonts w:cstheme="minorHAnsi"/>
              </w:rPr>
              <w:t>C15</w:t>
            </w:r>
          </w:p>
        </w:tc>
        <w:tc>
          <w:tcPr>
            <w:tcW w:w="963" w:type="dxa"/>
          </w:tcPr>
          <w:p w14:paraId="14C87DCA" w14:textId="4FF0BDA3" w:rsidR="00D568DB" w:rsidRPr="00314A8C" w:rsidRDefault="00D568DB" w:rsidP="00D568DB">
            <w:pPr>
              <w:rPr>
                <w:rFonts w:cstheme="minorHAnsi"/>
              </w:rPr>
            </w:pPr>
            <w:r w:rsidRPr="00314A8C">
              <w:rPr>
                <w:rFonts w:cstheme="minorHAnsi"/>
              </w:rPr>
              <w:t>Finalità della richiesta</w:t>
            </w:r>
          </w:p>
        </w:tc>
        <w:tc>
          <w:tcPr>
            <w:tcW w:w="963" w:type="dxa"/>
          </w:tcPr>
          <w:p w14:paraId="6A8E5C03" w14:textId="0C4E147C"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726CD0AE" w14:textId="7F9315AC" w:rsidR="00D568DB" w:rsidRPr="00314A8C" w:rsidRDefault="007A1BBB" w:rsidP="00D568DB">
            <w:pPr>
              <w:rPr>
                <w:rFonts w:cstheme="minorHAnsi"/>
              </w:rPr>
            </w:pPr>
            <w:r>
              <w:rPr>
                <w:rFonts w:cstheme="minorHAnsi"/>
              </w:rPr>
              <w:t>Sì</w:t>
            </w:r>
          </w:p>
        </w:tc>
        <w:tc>
          <w:tcPr>
            <w:tcW w:w="963" w:type="dxa"/>
          </w:tcPr>
          <w:p w14:paraId="538E8B23" w14:textId="3AFDDF6F" w:rsidR="00D568DB" w:rsidRPr="00314A8C" w:rsidRDefault="00D568DB" w:rsidP="00D568DB">
            <w:pPr>
              <w:rPr>
                <w:rFonts w:cstheme="minorHAnsi"/>
              </w:rPr>
            </w:pPr>
            <w:r w:rsidRPr="00314A8C">
              <w:rPr>
                <w:rFonts w:cstheme="minorHAnsi"/>
              </w:rPr>
              <w:t>Sì</w:t>
            </w:r>
          </w:p>
        </w:tc>
        <w:tc>
          <w:tcPr>
            <w:tcW w:w="962" w:type="dxa"/>
          </w:tcPr>
          <w:p w14:paraId="1E7C9529" w14:textId="3D385B42" w:rsidR="00D568DB" w:rsidRPr="00314A8C" w:rsidRDefault="00B90B87" w:rsidP="00D568DB">
            <w:pPr>
              <w:rPr>
                <w:rFonts w:cstheme="minorHAnsi"/>
              </w:rPr>
            </w:pPr>
            <w:r w:rsidRPr="00314A8C">
              <w:rPr>
                <w:rFonts w:cstheme="minorHAnsi"/>
              </w:rPr>
              <w:t>Lista valori</w:t>
            </w:r>
          </w:p>
        </w:tc>
        <w:tc>
          <w:tcPr>
            <w:tcW w:w="963" w:type="dxa"/>
          </w:tcPr>
          <w:p w14:paraId="2C72F866" w14:textId="48B350FC" w:rsidR="00D568DB" w:rsidRPr="00314A8C" w:rsidRDefault="00C569C0" w:rsidP="00D568DB">
            <w:pPr>
              <w:rPr>
                <w:rFonts w:cstheme="minorHAnsi"/>
                <w:lang w:val="it-IT"/>
              </w:rPr>
            </w:pPr>
            <w:r>
              <w:rPr>
                <w:rFonts w:cstheme="minorHAnsi"/>
                <w:lang w:val="it-IT"/>
              </w:rPr>
              <w:t xml:space="preserve"> </w:t>
            </w:r>
            <w:r w:rsidRPr="00C569C0">
              <w:rPr>
                <w:rFonts w:cstheme="minorHAnsi"/>
                <w:lang w:val="it-IT"/>
              </w:rPr>
              <w:t>“Acquisto”, “Acquisto prima casa”, “Acquisto seconda casa”, “Acquisto asta giudiziaria”, “Acquisto prima casa Consap”, “Surroga”, “Ristrutturazione”, “Altro”, “N/A”</w:t>
            </w:r>
          </w:p>
        </w:tc>
        <w:tc>
          <w:tcPr>
            <w:tcW w:w="963" w:type="dxa"/>
          </w:tcPr>
          <w:p w14:paraId="51B024DD" w14:textId="77777777" w:rsidR="00D568DB" w:rsidRPr="00314A8C" w:rsidRDefault="00D568DB" w:rsidP="00D568DB">
            <w:pPr>
              <w:rPr>
                <w:rFonts w:cstheme="minorHAnsi"/>
                <w:lang w:val="it-IT"/>
              </w:rPr>
            </w:pPr>
          </w:p>
        </w:tc>
        <w:tc>
          <w:tcPr>
            <w:tcW w:w="963" w:type="dxa"/>
          </w:tcPr>
          <w:p w14:paraId="6D831AE2" w14:textId="77777777" w:rsidR="00D568DB" w:rsidRPr="00314A8C" w:rsidRDefault="00D568DB" w:rsidP="00D568DB">
            <w:pPr>
              <w:rPr>
                <w:rFonts w:cstheme="minorHAnsi"/>
                <w:lang w:val="it-IT"/>
              </w:rPr>
            </w:pPr>
          </w:p>
        </w:tc>
        <w:tc>
          <w:tcPr>
            <w:tcW w:w="963" w:type="dxa"/>
          </w:tcPr>
          <w:p w14:paraId="59AB3FD2" w14:textId="77777777" w:rsidR="00D568DB" w:rsidRPr="00314A8C" w:rsidRDefault="00D568DB" w:rsidP="00D568DB">
            <w:pPr>
              <w:rPr>
                <w:rFonts w:cstheme="minorHAnsi"/>
                <w:lang w:val="it-IT"/>
              </w:rPr>
            </w:pPr>
          </w:p>
        </w:tc>
      </w:tr>
      <w:tr w:rsidR="00D568DB" w:rsidRPr="0049723A" w14:paraId="4558EB0F" w14:textId="77777777" w:rsidTr="3634F6F2">
        <w:trPr>
          <w:trHeight w:val="986"/>
        </w:trPr>
        <w:tc>
          <w:tcPr>
            <w:tcW w:w="962" w:type="dxa"/>
          </w:tcPr>
          <w:p w14:paraId="124B08C8" w14:textId="6420B98A" w:rsidR="00D568DB" w:rsidRPr="00314A8C" w:rsidRDefault="00D568DB" w:rsidP="00D568DB">
            <w:pPr>
              <w:rPr>
                <w:rFonts w:cstheme="minorHAnsi"/>
              </w:rPr>
            </w:pPr>
            <w:r w:rsidRPr="00314A8C">
              <w:rPr>
                <w:rFonts w:cstheme="minorHAnsi"/>
              </w:rPr>
              <w:t>C16</w:t>
            </w:r>
          </w:p>
        </w:tc>
        <w:tc>
          <w:tcPr>
            <w:tcW w:w="963" w:type="dxa"/>
          </w:tcPr>
          <w:p w14:paraId="639C9747" w14:textId="222FB26D" w:rsidR="00D568DB" w:rsidRPr="00314A8C" w:rsidRDefault="00D568DB" w:rsidP="00D568DB">
            <w:pPr>
              <w:rPr>
                <w:rFonts w:cstheme="minorHAnsi"/>
              </w:rPr>
            </w:pPr>
            <w:r w:rsidRPr="00314A8C">
              <w:rPr>
                <w:rFonts w:cstheme="minorHAnsi"/>
              </w:rPr>
              <w:t>Mutuo full digital</w:t>
            </w:r>
          </w:p>
        </w:tc>
        <w:tc>
          <w:tcPr>
            <w:tcW w:w="963" w:type="dxa"/>
          </w:tcPr>
          <w:p w14:paraId="09646898" w14:textId="68068ADD"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6C0D54FA" w14:textId="039E111F" w:rsidR="00D568DB" w:rsidRPr="00314A8C" w:rsidRDefault="00D568DB" w:rsidP="00D568DB">
            <w:pPr>
              <w:rPr>
                <w:rFonts w:cstheme="minorHAnsi"/>
              </w:rPr>
            </w:pPr>
            <w:r w:rsidRPr="00314A8C">
              <w:rPr>
                <w:rFonts w:cstheme="minorHAnsi"/>
              </w:rPr>
              <w:t>No</w:t>
            </w:r>
          </w:p>
        </w:tc>
        <w:tc>
          <w:tcPr>
            <w:tcW w:w="963" w:type="dxa"/>
          </w:tcPr>
          <w:p w14:paraId="5681D8C8" w14:textId="38716863" w:rsidR="00D568DB" w:rsidRPr="00314A8C" w:rsidRDefault="00D568DB" w:rsidP="00D568DB">
            <w:pPr>
              <w:rPr>
                <w:rFonts w:cstheme="minorHAnsi"/>
              </w:rPr>
            </w:pPr>
            <w:r w:rsidRPr="00314A8C">
              <w:rPr>
                <w:rFonts w:cstheme="minorHAnsi"/>
              </w:rPr>
              <w:t>Sì</w:t>
            </w:r>
          </w:p>
        </w:tc>
        <w:tc>
          <w:tcPr>
            <w:tcW w:w="962" w:type="dxa"/>
          </w:tcPr>
          <w:p w14:paraId="4E66421A" w14:textId="26943B76" w:rsidR="00D568DB" w:rsidRPr="00314A8C" w:rsidRDefault="00D568DB" w:rsidP="00D568DB">
            <w:pPr>
              <w:rPr>
                <w:rFonts w:cstheme="minorHAnsi"/>
              </w:rPr>
            </w:pPr>
            <w:r w:rsidRPr="00314A8C">
              <w:rPr>
                <w:rFonts w:cstheme="minorHAnsi"/>
              </w:rPr>
              <w:t>Lista valori</w:t>
            </w:r>
          </w:p>
        </w:tc>
        <w:tc>
          <w:tcPr>
            <w:tcW w:w="963" w:type="dxa"/>
          </w:tcPr>
          <w:p w14:paraId="4402CA4B" w14:textId="06499219" w:rsidR="00D568DB" w:rsidRPr="00314A8C" w:rsidRDefault="00D568DB" w:rsidP="00D568DB">
            <w:pPr>
              <w:rPr>
                <w:rFonts w:cstheme="minorHAnsi"/>
                <w:lang w:val="it-IT"/>
              </w:rPr>
            </w:pPr>
            <w:r w:rsidRPr="00314A8C">
              <w:rPr>
                <w:rFonts w:cstheme="minorHAnsi"/>
                <w:lang w:val="it-IT"/>
              </w:rPr>
              <w:t>“Sì”, “No”</w:t>
            </w:r>
          </w:p>
        </w:tc>
        <w:tc>
          <w:tcPr>
            <w:tcW w:w="963" w:type="dxa"/>
          </w:tcPr>
          <w:p w14:paraId="3A1779D6" w14:textId="77777777" w:rsidR="00D568DB" w:rsidRPr="00314A8C" w:rsidRDefault="00D568DB" w:rsidP="00D568DB">
            <w:pPr>
              <w:rPr>
                <w:rFonts w:cstheme="minorHAnsi"/>
                <w:lang w:val="it-IT"/>
              </w:rPr>
            </w:pPr>
          </w:p>
        </w:tc>
        <w:tc>
          <w:tcPr>
            <w:tcW w:w="963" w:type="dxa"/>
          </w:tcPr>
          <w:p w14:paraId="31A9D15F" w14:textId="77777777" w:rsidR="00D568DB" w:rsidRPr="00314A8C" w:rsidRDefault="00D568DB" w:rsidP="00D568DB">
            <w:pPr>
              <w:rPr>
                <w:rFonts w:cstheme="minorHAnsi"/>
                <w:lang w:val="it-IT"/>
              </w:rPr>
            </w:pPr>
          </w:p>
        </w:tc>
        <w:tc>
          <w:tcPr>
            <w:tcW w:w="963" w:type="dxa"/>
          </w:tcPr>
          <w:p w14:paraId="5AD2000D" w14:textId="77777777" w:rsidR="00D568DB" w:rsidRPr="00314A8C" w:rsidRDefault="00D568DB" w:rsidP="00D568DB">
            <w:pPr>
              <w:rPr>
                <w:rFonts w:cstheme="minorHAnsi"/>
                <w:lang w:val="it-IT"/>
              </w:rPr>
            </w:pPr>
          </w:p>
        </w:tc>
      </w:tr>
      <w:tr w:rsidR="00D568DB" w:rsidRPr="0049723A" w14:paraId="056CCF22" w14:textId="77777777" w:rsidTr="3634F6F2">
        <w:trPr>
          <w:trHeight w:val="986"/>
        </w:trPr>
        <w:tc>
          <w:tcPr>
            <w:tcW w:w="962" w:type="dxa"/>
          </w:tcPr>
          <w:p w14:paraId="22396764" w14:textId="06F72AAF" w:rsidR="00D568DB" w:rsidRPr="00314A8C" w:rsidRDefault="00D568DB" w:rsidP="00D568DB">
            <w:pPr>
              <w:rPr>
                <w:rFonts w:cstheme="minorHAnsi"/>
              </w:rPr>
            </w:pPr>
            <w:r w:rsidRPr="00314A8C">
              <w:rPr>
                <w:rFonts w:cstheme="minorHAnsi"/>
              </w:rPr>
              <w:t>C20</w:t>
            </w:r>
          </w:p>
        </w:tc>
        <w:tc>
          <w:tcPr>
            <w:tcW w:w="963" w:type="dxa"/>
          </w:tcPr>
          <w:p w14:paraId="0F4039AD" w14:textId="4A65877D" w:rsidR="00D568DB" w:rsidRPr="00314A8C" w:rsidRDefault="00D568DB" w:rsidP="00D568DB">
            <w:pPr>
              <w:rPr>
                <w:rFonts w:cstheme="minorHAnsi"/>
              </w:rPr>
            </w:pPr>
            <w:r w:rsidRPr="00314A8C">
              <w:rPr>
                <w:rFonts w:cstheme="minorHAnsi"/>
              </w:rPr>
              <w:t>Primo richiedente NDG</w:t>
            </w:r>
          </w:p>
        </w:tc>
        <w:tc>
          <w:tcPr>
            <w:tcW w:w="963" w:type="dxa"/>
          </w:tcPr>
          <w:p w14:paraId="2DF16D3A" w14:textId="719DEBDB"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21F81992" w14:textId="3464E18C" w:rsidR="00D568DB" w:rsidRPr="00314A8C" w:rsidRDefault="00D568DB" w:rsidP="00D568DB">
            <w:pPr>
              <w:rPr>
                <w:rFonts w:cstheme="minorHAnsi"/>
              </w:rPr>
            </w:pPr>
            <w:r w:rsidRPr="00314A8C">
              <w:rPr>
                <w:rFonts w:cstheme="minorHAnsi"/>
              </w:rPr>
              <w:t>No</w:t>
            </w:r>
          </w:p>
        </w:tc>
        <w:tc>
          <w:tcPr>
            <w:tcW w:w="963" w:type="dxa"/>
          </w:tcPr>
          <w:p w14:paraId="45F9C52A" w14:textId="1DB14CEC" w:rsidR="00D568DB" w:rsidRPr="00314A8C" w:rsidRDefault="00D568DB" w:rsidP="00D568DB">
            <w:pPr>
              <w:rPr>
                <w:rFonts w:cstheme="minorHAnsi"/>
              </w:rPr>
            </w:pPr>
            <w:r w:rsidRPr="00314A8C">
              <w:rPr>
                <w:rFonts w:cstheme="minorHAnsi"/>
              </w:rPr>
              <w:t>No</w:t>
            </w:r>
          </w:p>
        </w:tc>
        <w:tc>
          <w:tcPr>
            <w:tcW w:w="962" w:type="dxa"/>
          </w:tcPr>
          <w:p w14:paraId="1A0DAEE8" w14:textId="64046850" w:rsidR="00D568DB" w:rsidRPr="00314A8C" w:rsidRDefault="00774435" w:rsidP="00D568DB">
            <w:pPr>
              <w:rPr>
                <w:rFonts w:cstheme="minorHAnsi"/>
              </w:rPr>
            </w:pPr>
            <w:r w:rsidRPr="00314A8C">
              <w:rPr>
                <w:rFonts w:cstheme="minorHAnsi"/>
              </w:rPr>
              <w:t>Numerico</w:t>
            </w:r>
          </w:p>
        </w:tc>
        <w:tc>
          <w:tcPr>
            <w:tcW w:w="963" w:type="dxa"/>
          </w:tcPr>
          <w:p w14:paraId="19FBBB2C" w14:textId="512D3337" w:rsidR="00D568DB" w:rsidRPr="00314A8C" w:rsidRDefault="00774435" w:rsidP="00D568DB">
            <w:pPr>
              <w:rPr>
                <w:rFonts w:cstheme="minorHAnsi"/>
                <w:lang w:val="it-IT"/>
              </w:rPr>
            </w:pPr>
            <w:r w:rsidRPr="00314A8C">
              <w:rPr>
                <w:rFonts w:cstheme="minorHAnsi"/>
                <w:lang w:val="it-IT"/>
              </w:rPr>
              <w:t>NDG da sistema</w:t>
            </w:r>
          </w:p>
        </w:tc>
        <w:tc>
          <w:tcPr>
            <w:tcW w:w="963" w:type="dxa"/>
          </w:tcPr>
          <w:p w14:paraId="694845FF" w14:textId="77777777" w:rsidR="00D568DB" w:rsidRPr="00314A8C" w:rsidRDefault="00D568DB" w:rsidP="00D568DB">
            <w:pPr>
              <w:rPr>
                <w:rFonts w:cstheme="minorHAnsi"/>
                <w:lang w:val="it-IT"/>
              </w:rPr>
            </w:pPr>
          </w:p>
        </w:tc>
        <w:tc>
          <w:tcPr>
            <w:tcW w:w="963" w:type="dxa"/>
          </w:tcPr>
          <w:p w14:paraId="14B23EA0" w14:textId="77777777" w:rsidR="00D568DB" w:rsidRPr="00314A8C" w:rsidRDefault="00D568DB" w:rsidP="00D568DB">
            <w:pPr>
              <w:rPr>
                <w:rFonts w:cstheme="minorHAnsi"/>
                <w:lang w:val="it-IT"/>
              </w:rPr>
            </w:pPr>
          </w:p>
        </w:tc>
        <w:tc>
          <w:tcPr>
            <w:tcW w:w="963" w:type="dxa"/>
          </w:tcPr>
          <w:p w14:paraId="151944B0" w14:textId="77777777" w:rsidR="00D568DB" w:rsidRPr="00314A8C" w:rsidRDefault="00D568DB" w:rsidP="00D568DB">
            <w:pPr>
              <w:rPr>
                <w:rFonts w:cstheme="minorHAnsi"/>
                <w:lang w:val="it-IT"/>
              </w:rPr>
            </w:pPr>
          </w:p>
        </w:tc>
      </w:tr>
      <w:tr w:rsidR="00D568DB" w:rsidRPr="0049723A" w14:paraId="6C4D6F32" w14:textId="77777777" w:rsidTr="3634F6F2">
        <w:trPr>
          <w:trHeight w:val="986"/>
        </w:trPr>
        <w:tc>
          <w:tcPr>
            <w:tcW w:w="962" w:type="dxa"/>
          </w:tcPr>
          <w:p w14:paraId="4F635B59" w14:textId="57B214BD" w:rsidR="00D568DB" w:rsidRPr="00314A8C" w:rsidRDefault="00D568DB" w:rsidP="00D568DB">
            <w:pPr>
              <w:rPr>
                <w:rFonts w:cstheme="minorHAnsi"/>
              </w:rPr>
            </w:pPr>
            <w:r w:rsidRPr="00314A8C">
              <w:rPr>
                <w:rFonts w:cstheme="minorHAnsi"/>
              </w:rPr>
              <w:t>C21</w:t>
            </w:r>
          </w:p>
        </w:tc>
        <w:tc>
          <w:tcPr>
            <w:tcW w:w="963" w:type="dxa"/>
          </w:tcPr>
          <w:p w14:paraId="31B45294" w14:textId="644AFBE6" w:rsidR="00D568DB" w:rsidRPr="00314A8C" w:rsidRDefault="00D568DB" w:rsidP="00D568DB">
            <w:pPr>
              <w:rPr>
                <w:rFonts w:cstheme="minorHAnsi"/>
              </w:rPr>
            </w:pPr>
            <w:r w:rsidRPr="00314A8C">
              <w:rPr>
                <w:rFonts w:cstheme="minorHAnsi"/>
              </w:rPr>
              <w:t>Primo richiedente prospect</w:t>
            </w:r>
          </w:p>
        </w:tc>
        <w:tc>
          <w:tcPr>
            <w:tcW w:w="963" w:type="dxa"/>
          </w:tcPr>
          <w:p w14:paraId="6DD0CB29" w14:textId="66493211"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7E0EC419" w14:textId="1D2D8185" w:rsidR="00D568DB" w:rsidRPr="00314A8C" w:rsidRDefault="00D568DB" w:rsidP="00D568DB">
            <w:pPr>
              <w:rPr>
                <w:rFonts w:cstheme="minorHAnsi"/>
              </w:rPr>
            </w:pPr>
            <w:r w:rsidRPr="00314A8C">
              <w:rPr>
                <w:rFonts w:cstheme="minorHAnsi"/>
              </w:rPr>
              <w:t>No</w:t>
            </w:r>
          </w:p>
        </w:tc>
        <w:tc>
          <w:tcPr>
            <w:tcW w:w="963" w:type="dxa"/>
          </w:tcPr>
          <w:p w14:paraId="1785FBFB" w14:textId="35E0ADE3" w:rsidR="00D568DB" w:rsidRPr="00314A8C" w:rsidRDefault="00D568DB" w:rsidP="00D568DB">
            <w:pPr>
              <w:rPr>
                <w:rFonts w:cstheme="minorHAnsi"/>
              </w:rPr>
            </w:pPr>
            <w:r w:rsidRPr="00314A8C">
              <w:rPr>
                <w:rFonts w:cstheme="minorHAnsi"/>
              </w:rPr>
              <w:t>No</w:t>
            </w:r>
          </w:p>
        </w:tc>
        <w:tc>
          <w:tcPr>
            <w:tcW w:w="962" w:type="dxa"/>
          </w:tcPr>
          <w:p w14:paraId="0A207A45" w14:textId="7618DF47" w:rsidR="00D568DB" w:rsidRPr="00314A8C" w:rsidRDefault="00774435" w:rsidP="00D568DB">
            <w:pPr>
              <w:rPr>
                <w:rFonts w:cstheme="minorHAnsi"/>
              </w:rPr>
            </w:pPr>
            <w:r w:rsidRPr="00314A8C">
              <w:rPr>
                <w:rFonts w:cstheme="minorHAnsi"/>
              </w:rPr>
              <w:t>Numerico</w:t>
            </w:r>
          </w:p>
        </w:tc>
        <w:tc>
          <w:tcPr>
            <w:tcW w:w="963" w:type="dxa"/>
          </w:tcPr>
          <w:p w14:paraId="1AFF5161" w14:textId="7E4267EA" w:rsidR="00D568DB" w:rsidRPr="00314A8C" w:rsidRDefault="00774435" w:rsidP="00D568DB">
            <w:pPr>
              <w:rPr>
                <w:rFonts w:cstheme="minorHAnsi"/>
                <w:lang w:val="it-IT"/>
              </w:rPr>
            </w:pPr>
            <w:r w:rsidRPr="00314A8C">
              <w:rPr>
                <w:rFonts w:cstheme="minorHAnsi"/>
                <w:lang w:val="it-IT"/>
              </w:rPr>
              <w:t>Codice prospect da sistema</w:t>
            </w:r>
          </w:p>
        </w:tc>
        <w:tc>
          <w:tcPr>
            <w:tcW w:w="963" w:type="dxa"/>
          </w:tcPr>
          <w:p w14:paraId="4FE1C570" w14:textId="77777777" w:rsidR="00D568DB" w:rsidRPr="00314A8C" w:rsidRDefault="00D568DB" w:rsidP="00D568DB">
            <w:pPr>
              <w:rPr>
                <w:rFonts w:cstheme="minorHAnsi"/>
                <w:lang w:val="it-IT"/>
              </w:rPr>
            </w:pPr>
          </w:p>
        </w:tc>
        <w:tc>
          <w:tcPr>
            <w:tcW w:w="963" w:type="dxa"/>
          </w:tcPr>
          <w:p w14:paraId="2360334E" w14:textId="77777777" w:rsidR="00D568DB" w:rsidRPr="00314A8C" w:rsidRDefault="00D568DB" w:rsidP="00D568DB">
            <w:pPr>
              <w:rPr>
                <w:rFonts w:cstheme="minorHAnsi"/>
                <w:lang w:val="it-IT"/>
              </w:rPr>
            </w:pPr>
          </w:p>
        </w:tc>
        <w:tc>
          <w:tcPr>
            <w:tcW w:w="963" w:type="dxa"/>
          </w:tcPr>
          <w:p w14:paraId="3C9CF41A" w14:textId="77777777" w:rsidR="00D568DB" w:rsidRPr="00314A8C" w:rsidRDefault="00D568DB" w:rsidP="00D568DB">
            <w:pPr>
              <w:rPr>
                <w:rFonts w:cstheme="minorHAnsi"/>
                <w:lang w:val="it-IT"/>
              </w:rPr>
            </w:pPr>
          </w:p>
        </w:tc>
      </w:tr>
      <w:tr w:rsidR="00D568DB" w:rsidRPr="0049723A" w14:paraId="13A75C93" w14:textId="77777777" w:rsidTr="3634F6F2">
        <w:trPr>
          <w:trHeight w:val="986"/>
        </w:trPr>
        <w:tc>
          <w:tcPr>
            <w:tcW w:w="962" w:type="dxa"/>
          </w:tcPr>
          <w:p w14:paraId="627BA88B" w14:textId="3BBF389D" w:rsidR="00D568DB" w:rsidRPr="00314A8C" w:rsidRDefault="00D568DB" w:rsidP="00D568DB">
            <w:pPr>
              <w:rPr>
                <w:rFonts w:cstheme="minorHAnsi"/>
              </w:rPr>
            </w:pPr>
            <w:r w:rsidRPr="00314A8C">
              <w:rPr>
                <w:rFonts w:cstheme="minorHAnsi"/>
              </w:rPr>
              <w:t>C22</w:t>
            </w:r>
          </w:p>
        </w:tc>
        <w:tc>
          <w:tcPr>
            <w:tcW w:w="963" w:type="dxa"/>
          </w:tcPr>
          <w:p w14:paraId="3CFDBB48" w14:textId="71A9E0A0" w:rsidR="00D568DB" w:rsidRPr="00314A8C" w:rsidRDefault="00D568DB" w:rsidP="00D568DB">
            <w:pPr>
              <w:rPr>
                <w:rFonts w:cstheme="minorHAnsi"/>
              </w:rPr>
            </w:pPr>
            <w:r w:rsidRPr="00314A8C">
              <w:rPr>
                <w:rFonts w:cstheme="minorHAnsi"/>
              </w:rPr>
              <w:t>Secondo richiedente NDG</w:t>
            </w:r>
          </w:p>
        </w:tc>
        <w:tc>
          <w:tcPr>
            <w:tcW w:w="963" w:type="dxa"/>
          </w:tcPr>
          <w:p w14:paraId="6D068A60" w14:textId="64BDA67D"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2EF7812F" w14:textId="75CE84A2" w:rsidR="00D568DB" w:rsidRPr="00314A8C" w:rsidRDefault="00D568DB" w:rsidP="00D568DB">
            <w:pPr>
              <w:rPr>
                <w:rFonts w:cstheme="minorHAnsi"/>
              </w:rPr>
            </w:pPr>
            <w:r w:rsidRPr="00314A8C">
              <w:rPr>
                <w:rFonts w:cstheme="minorHAnsi"/>
              </w:rPr>
              <w:t>No</w:t>
            </w:r>
          </w:p>
        </w:tc>
        <w:tc>
          <w:tcPr>
            <w:tcW w:w="963" w:type="dxa"/>
          </w:tcPr>
          <w:p w14:paraId="6823A8BC" w14:textId="077BA121" w:rsidR="00D568DB" w:rsidRPr="00314A8C" w:rsidRDefault="00D568DB" w:rsidP="00D568DB">
            <w:pPr>
              <w:rPr>
                <w:rFonts w:cstheme="minorHAnsi"/>
              </w:rPr>
            </w:pPr>
            <w:r w:rsidRPr="00314A8C">
              <w:rPr>
                <w:rFonts w:cstheme="minorHAnsi"/>
              </w:rPr>
              <w:t>No</w:t>
            </w:r>
          </w:p>
        </w:tc>
        <w:tc>
          <w:tcPr>
            <w:tcW w:w="962" w:type="dxa"/>
          </w:tcPr>
          <w:p w14:paraId="3B0D2B22" w14:textId="05363C2D" w:rsidR="00D568DB" w:rsidRPr="00314A8C" w:rsidRDefault="005B0554" w:rsidP="00D568DB">
            <w:pPr>
              <w:rPr>
                <w:rFonts w:cstheme="minorHAnsi"/>
              </w:rPr>
            </w:pPr>
            <w:r w:rsidRPr="00314A8C">
              <w:rPr>
                <w:rFonts w:cstheme="minorHAnsi"/>
              </w:rPr>
              <w:t>Numerico</w:t>
            </w:r>
          </w:p>
        </w:tc>
        <w:tc>
          <w:tcPr>
            <w:tcW w:w="963" w:type="dxa"/>
          </w:tcPr>
          <w:p w14:paraId="033C9457" w14:textId="5893917C" w:rsidR="00D568DB" w:rsidRPr="00314A8C" w:rsidRDefault="00774435" w:rsidP="00D568DB">
            <w:pPr>
              <w:rPr>
                <w:rFonts w:cstheme="minorHAnsi"/>
                <w:lang w:val="it-IT"/>
              </w:rPr>
            </w:pPr>
            <w:r w:rsidRPr="00314A8C">
              <w:rPr>
                <w:rFonts w:cstheme="minorHAnsi"/>
                <w:lang w:val="it-IT"/>
              </w:rPr>
              <w:t>NDG da sistema</w:t>
            </w:r>
          </w:p>
        </w:tc>
        <w:tc>
          <w:tcPr>
            <w:tcW w:w="963" w:type="dxa"/>
          </w:tcPr>
          <w:p w14:paraId="4613910A" w14:textId="77777777" w:rsidR="00D568DB" w:rsidRPr="00314A8C" w:rsidRDefault="00D568DB" w:rsidP="00D568DB">
            <w:pPr>
              <w:rPr>
                <w:rFonts w:cstheme="minorHAnsi"/>
                <w:lang w:val="it-IT"/>
              </w:rPr>
            </w:pPr>
          </w:p>
        </w:tc>
        <w:tc>
          <w:tcPr>
            <w:tcW w:w="963" w:type="dxa"/>
          </w:tcPr>
          <w:p w14:paraId="77B018C1" w14:textId="77777777" w:rsidR="00D568DB" w:rsidRPr="00314A8C" w:rsidRDefault="00D568DB" w:rsidP="00D568DB">
            <w:pPr>
              <w:rPr>
                <w:rFonts w:cstheme="minorHAnsi"/>
                <w:lang w:val="it-IT"/>
              </w:rPr>
            </w:pPr>
          </w:p>
        </w:tc>
        <w:tc>
          <w:tcPr>
            <w:tcW w:w="963" w:type="dxa"/>
          </w:tcPr>
          <w:p w14:paraId="39B29914" w14:textId="77777777" w:rsidR="00D568DB" w:rsidRPr="00314A8C" w:rsidRDefault="00D568DB" w:rsidP="00D568DB">
            <w:pPr>
              <w:rPr>
                <w:rFonts w:cstheme="minorHAnsi"/>
                <w:lang w:val="it-IT"/>
              </w:rPr>
            </w:pPr>
          </w:p>
        </w:tc>
      </w:tr>
      <w:tr w:rsidR="00D568DB" w:rsidRPr="00001DAA" w14:paraId="489CE3F2" w14:textId="77777777" w:rsidTr="3634F6F2">
        <w:trPr>
          <w:trHeight w:val="1599"/>
        </w:trPr>
        <w:tc>
          <w:tcPr>
            <w:tcW w:w="962" w:type="dxa"/>
            <w:hideMark/>
          </w:tcPr>
          <w:p w14:paraId="4224E4AD" w14:textId="7ABB88A0" w:rsidR="00D568DB" w:rsidRPr="00314A8C" w:rsidRDefault="00D568DB" w:rsidP="00D568DB">
            <w:pPr>
              <w:rPr>
                <w:rFonts w:cstheme="minorHAnsi"/>
              </w:rPr>
            </w:pPr>
            <w:r w:rsidRPr="00314A8C">
              <w:rPr>
                <w:rFonts w:cstheme="minorHAnsi"/>
              </w:rPr>
              <w:t>C23</w:t>
            </w:r>
          </w:p>
        </w:tc>
        <w:tc>
          <w:tcPr>
            <w:tcW w:w="963" w:type="dxa"/>
          </w:tcPr>
          <w:p w14:paraId="1C65A1CF" w14:textId="75E71DEB" w:rsidR="00D568DB" w:rsidRPr="00314A8C" w:rsidRDefault="00D568DB" w:rsidP="00D568DB">
            <w:pPr>
              <w:rPr>
                <w:rFonts w:cstheme="minorHAnsi"/>
              </w:rPr>
            </w:pPr>
            <w:r w:rsidRPr="00314A8C">
              <w:rPr>
                <w:rFonts w:cstheme="minorHAnsi"/>
              </w:rPr>
              <w:t>Secondo richiedente prospect</w:t>
            </w:r>
          </w:p>
        </w:tc>
        <w:tc>
          <w:tcPr>
            <w:tcW w:w="963" w:type="dxa"/>
          </w:tcPr>
          <w:p w14:paraId="01FD3754" w14:textId="1DACAE35"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6A403CAC" w14:textId="0EC33955" w:rsidR="00D568DB" w:rsidRPr="00314A8C" w:rsidRDefault="00D568DB" w:rsidP="00D568DB">
            <w:pPr>
              <w:rPr>
                <w:rFonts w:cstheme="minorHAnsi"/>
              </w:rPr>
            </w:pPr>
            <w:r w:rsidRPr="00314A8C">
              <w:rPr>
                <w:rFonts w:cstheme="minorHAnsi"/>
              </w:rPr>
              <w:t>No</w:t>
            </w:r>
          </w:p>
        </w:tc>
        <w:tc>
          <w:tcPr>
            <w:tcW w:w="963" w:type="dxa"/>
          </w:tcPr>
          <w:p w14:paraId="3D64844E" w14:textId="2CE1234A" w:rsidR="00D568DB" w:rsidRPr="00314A8C" w:rsidRDefault="00D568DB" w:rsidP="00D568DB">
            <w:pPr>
              <w:rPr>
                <w:rFonts w:cstheme="minorHAnsi"/>
              </w:rPr>
            </w:pPr>
            <w:r w:rsidRPr="00314A8C">
              <w:rPr>
                <w:rFonts w:cstheme="minorHAnsi"/>
              </w:rPr>
              <w:t>No</w:t>
            </w:r>
          </w:p>
        </w:tc>
        <w:tc>
          <w:tcPr>
            <w:tcW w:w="962" w:type="dxa"/>
          </w:tcPr>
          <w:p w14:paraId="54346B71" w14:textId="750A1F34" w:rsidR="00D568DB" w:rsidRPr="00314A8C" w:rsidRDefault="00F95100" w:rsidP="00D568DB">
            <w:pPr>
              <w:rPr>
                <w:rFonts w:cstheme="minorHAnsi"/>
                <w:lang w:val="it-IT"/>
              </w:rPr>
            </w:pPr>
            <w:r w:rsidRPr="00314A8C">
              <w:rPr>
                <w:rFonts w:cstheme="minorHAnsi"/>
                <w:lang w:val="it-IT"/>
              </w:rPr>
              <w:t>Numerico</w:t>
            </w:r>
          </w:p>
        </w:tc>
        <w:tc>
          <w:tcPr>
            <w:tcW w:w="963" w:type="dxa"/>
          </w:tcPr>
          <w:p w14:paraId="7A0AB659" w14:textId="642345E4" w:rsidR="00D568DB" w:rsidRPr="00314A8C" w:rsidRDefault="00F95100" w:rsidP="00D568DB">
            <w:pPr>
              <w:rPr>
                <w:rFonts w:cstheme="minorHAnsi"/>
                <w:lang w:val="it-IT"/>
              </w:rPr>
            </w:pPr>
            <w:r w:rsidRPr="00314A8C">
              <w:rPr>
                <w:rFonts w:cstheme="minorHAnsi"/>
                <w:lang w:val="it-IT"/>
              </w:rPr>
              <w:t>Codice prospect da sistema</w:t>
            </w:r>
          </w:p>
        </w:tc>
        <w:tc>
          <w:tcPr>
            <w:tcW w:w="963" w:type="dxa"/>
          </w:tcPr>
          <w:p w14:paraId="08026E8B" w14:textId="77777777" w:rsidR="00D568DB" w:rsidRPr="00314A8C" w:rsidRDefault="00D568DB" w:rsidP="00D568DB">
            <w:pPr>
              <w:rPr>
                <w:rFonts w:cstheme="minorHAnsi"/>
                <w:lang w:val="it-IT"/>
              </w:rPr>
            </w:pPr>
          </w:p>
        </w:tc>
        <w:tc>
          <w:tcPr>
            <w:tcW w:w="963" w:type="dxa"/>
          </w:tcPr>
          <w:p w14:paraId="605787DC" w14:textId="77777777" w:rsidR="00D568DB" w:rsidRPr="00314A8C" w:rsidRDefault="00D568DB" w:rsidP="00D568DB">
            <w:pPr>
              <w:rPr>
                <w:rFonts w:cstheme="minorHAnsi"/>
                <w:lang w:val="it-IT"/>
              </w:rPr>
            </w:pPr>
          </w:p>
        </w:tc>
        <w:tc>
          <w:tcPr>
            <w:tcW w:w="963" w:type="dxa"/>
          </w:tcPr>
          <w:p w14:paraId="1903FA10" w14:textId="77777777" w:rsidR="00D568DB" w:rsidRPr="00314A8C" w:rsidRDefault="00D568DB" w:rsidP="00D568DB">
            <w:pPr>
              <w:rPr>
                <w:rFonts w:cstheme="minorHAnsi"/>
                <w:lang w:val="it-IT"/>
              </w:rPr>
            </w:pPr>
          </w:p>
        </w:tc>
      </w:tr>
      <w:tr w:rsidR="00D568DB" w:rsidRPr="000D2906" w14:paraId="7FB8455D" w14:textId="77777777" w:rsidTr="3634F6F2">
        <w:trPr>
          <w:trHeight w:val="986"/>
        </w:trPr>
        <w:tc>
          <w:tcPr>
            <w:tcW w:w="962" w:type="dxa"/>
            <w:hideMark/>
          </w:tcPr>
          <w:p w14:paraId="4E9A5CCF" w14:textId="47B17914" w:rsidR="00D568DB" w:rsidRPr="00314A8C" w:rsidRDefault="00D568DB" w:rsidP="00D568DB">
            <w:pPr>
              <w:rPr>
                <w:rFonts w:cstheme="minorHAnsi"/>
              </w:rPr>
            </w:pPr>
            <w:r w:rsidRPr="00314A8C">
              <w:rPr>
                <w:rFonts w:cstheme="minorHAnsi"/>
              </w:rPr>
              <w:t>C26</w:t>
            </w:r>
          </w:p>
        </w:tc>
        <w:tc>
          <w:tcPr>
            <w:tcW w:w="963" w:type="dxa"/>
          </w:tcPr>
          <w:p w14:paraId="12E74400" w14:textId="3981DC72" w:rsidR="00D568DB" w:rsidRPr="00314A8C" w:rsidRDefault="00D568DB" w:rsidP="00D568DB">
            <w:pPr>
              <w:rPr>
                <w:rFonts w:cstheme="minorHAnsi"/>
              </w:rPr>
            </w:pPr>
            <w:r w:rsidRPr="00314A8C">
              <w:rPr>
                <w:rFonts w:cstheme="minorHAnsi"/>
              </w:rPr>
              <w:t>Proprietario</w:t>
            </w:r>
          </w:p>
        </w:tc>
        <w:tc>
          <w:tcPr>
            <w:tcW w:w="963" w:type="dxa"/>
          </w:tcPr>
          <w:p w14:paraId="4D285C76" w14:textId="1E9A97A2"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206FF801" w14:textId="2ECF1E5C" w:rsidR="00D568DB" w:rsidRPr="00314A8C" w:rsidRDefault="00D568DB" w:rsidP="00D568DB">
            <w:pPr>
              <w:rPr>
                <w:rFonts w:cstheme="minorHAnsi"/>
              </w:rPr>
            </w:pPr>
            <w:r w:rsidRPr="00314A8C">
              <w:rPr>
                <w:rFonts w:cstheme="minorHAnsi"/>
              </w:rPr>
              <w:t>No</w:t>
            </w:r>
          </w:p>
        </w:tc>
        <w:tc>
          <w:tcPr>
            <w:tcW w:w="963" w:type="dxa"/>
          </w:tcPr>
          <w:p w14:paraId="028A0FBD" w14:textId="39DC5228" w:rsidR="00D568DB" w:rsidRPr="00314A8C" w:rsidRDefault="00D568DB" w:rsidP="00D568DB">
            <w:pPr>
              <w:rPr>
                <w:rFonts w:cstheme="minorHAnsi"/>
              </w:rPr>
            </w:pPr>
            <w:r w:rsidRPr="00314A8C">
              <w:rPr>
                <w:rFonts w:cstheme="minorHAnsi"/>
              </w:rPr>
              <w:t>No</w:t>
            </w:r>
          </w:p>
        </w:tc>
        <w:tc>
          <w:tcPr>
            <w:tcW w:w="962" w:type="dxa"/>
          </w:tcPr>
          <w:p w14:paraId="058A832E" w14:textId="56EC75F2" w:rsidR="00D568DB" w:rsidRPr="00314A8C" w:rsidRDefault="00D568DB" w:rsidP="00D568DB">
            <w:pPr>
              <w:rPr>
                <w:rFonts w:cstheme="minorHAnsi"/>
              </w:rPr>
            </w:pPr>
            <w:r w:rsidRPr="00314A8C">
              <w:rPr>
                <w:rFonts w:cstheme="minorHAnsi"/>
              </w:rPr>
              <w:t>Alfabetici</w:t>
            </w:r>
          </w:p>
        </w:tc>
        <w:tc>
          <w:tcPr>
            <w:tcW w:w="963" w:type="dxa"/>
          </w:tcPr>
          <w:p w14:paraId="2DD73410" w14:textId="7E4679CC" w:rsidR="00D568DB" w:rsidRPr="00314A8C" w:rsidRDefault="00D568DB" w:rsidP="00D568DB">
            <w:pPr>
              <w:rPr>
                <w:rFonts w:cstheme="minorHAnsi"/>
                <w:lang w:val="it-IT"/>
              </w:rPr>
            </w:pPr>
            <w:r w:rsidRPr="00314A8C">
              <w:rPr>
                <w:rFonts w:cstheme="minorHAnsi"/>
                <w:lang w:val="it-IT"/>
              </w:rPr>
              <w:t xml:space="preserve">“Nome” </w:t>
            </w:r>
            <w:r w:rsidR="00B36909" w:rsidRPr="00314A8C">
              <w:rPr>
                <w:rFonts w:cstheme="minorHAnsi"/>
                <w:lang w:val="it-IT"/>
              </w:rPr>
              <w:t xml:space="preserve">e “Cognome” </w:t>
            </w:r>
            <w:r w:rsidRPr="00314A8C">
              <w:rPr>
                <w:rFonts w:cstheme="minorHAnsi"/>
                <w:lang w:val="it-IT"/>
              </w:rPr>
              <w:t>del proprietario</w:t>
            </w:r>
          </w:p>
        </w:tc>
        <w:tc>
          <w:tcPr>
            <w:tcW w:w="963" w:type="dxa"/>
          </w:tcPr>
          <w:p w14:paraId="33F504B3" w14:textId="77777777" w:rsidR="00D568DB" w:rsidRPr="00314A8C" w:rsidRDefault="00D568DB" w:rsidP="00D568DB">
            <w:pPr>
              <w:rPr>
                <w:rFonts w:cstheme="minorHAnsi"/>
                <w:lang w:val="it-IT"/>
              </w:rPr>
            </w:pPr>
          </w:p>
        </w:tc>
        <w:tc>
          <w:tcPr>
            <w:tcW w:w="963" w:type="dxa"/>
          </w:tcPr>
          <w:p w14:paraId="59C208C7" w14:textId="77777777" w:rsidR="00D568DB" w:rsidRPr="00314A8C" w:rsidRDefault="00D568DB" w:rsidP="00D568DB">
            <w:pPr>
              <w:rPr>
                <w:rFonts w:cstheme="minorHAnsi"/>
                <w:lang w:val="it-IT"/>
              </w:rPr>
            </w:pPr>
          </w:p>
        </w:tc>
        <w:tc>
          <w:tcPr>
            <w:tcW w:w="963" w:type="dxa"/>
          </w:tcPr>
          <w:p w14:paraId="03D78FE7" w14:textId="77777777" w:rsidR="00D568DB" w:rsidRPr="00314A8C" w:rsidRDefault="00D568DB" w:rsidP="00D568DB">
            <w:pPr>
              <w:rPr>
                <w:rFonts w:cstheme="minorHAnsi"/>
                <w:lang w:val="it-IT"/>
              </w:rPr>
            </w:pPr>
          </w:p>
        </w:tc>
      </w:tr>
      <w:tr w:rsidR="00D568DB" w:rsidRPr="000D2906" w14:paraId="4540128C" w14:textId="77777777" w:rsidTr="3634F6F2">
        <w:trPr>
          <w:trHeight w:val="789"/>
        </w:trPr>
        <w:tc>
          <w:tcPr>
            <w:tcW w:w="962" w:type="dxa"/>
            <w:hideMark/>
          </w:tcPr>
          <w:p w14:paraId="5B4A06AE" w14:textId="1310A679" w:rsidR="00D568DB" w:rsidRPr="00314A8C" w:rsidRDefault="00D568DB" w:rsidP="00D568DB">
            <w:pPr>
              <w:rPr>
                <w:rFonts w:cstheme="minorHAnsi"/>
              </w:rPr>
            </w:pPr>
            <w:r w:rsidRPr="00314A8C">
              <w:rPr>
                <w:rFonts w:cstheme="minorHAnsi"/>
              </w:rPr>
              <w:t>C27</w:t>
            </w:r>
          </w:p>
        </w:tc>
        <w:tc>
          <w:tcPr>
            <w:tcW w:w="963" w:type="dxa"/>
          </w:tcPr>
          <w:p w14:paraId="41EF31D4" w14:textId="3E8BB26E" w:rsidR="00D568DB" w:rsidRPr="00314A8C" w:rsidRDefault="00D568DB" w:rsidP="00D568DB">
            <w:pPr>
              <w:rPr>
                <w:rFonts w:cstheme="minorHAnsi"/>
              </w:rPr>
            </w:pPr>
            <w:r w:rsidRPr="00314A8C">
              <w:rPr>
                <w:rFonts w:cstheme="minorHAnsi"/>
              </w:rPr>
              <w:t>NDG</w:t>
            </w:r>
            <w:r w:rsidR="00C650CC">
              <w:rPr>
                <w:rFonts w:cstheme="minorHAnsi"/>
              </w:rPr>
              <w:t xml:space="preserve"> Primo richiedente</w:t>
            </w:r>
          </w:p>
        </w:tc>
        <w:tc>
          <w:tcPr>
            <w:tcW w:w="963" w:type="dxa"/>
          </w:tcPr>
          <w:p w14:paraId="10576C15" w14:textId="48FF1320"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04DA21D9" w14:textId="2236A3CC" w:rsidR="00D568DB" w:rsidRPr="00314A8C" w:rsidRDefault="00424405" w:rsidP="00D568DB">
            <w:pPr>
              <w:rPr>
                <w:rFonts w:cstheme="minorHAnsi"/>
              </w:rPr>
            </w:pPr>
            <w:r>
              <w:rPr>
                <w:rFonts w:cstheme="minorHAnsi"/>
              </w:rPr>
              <w:t>No</w:t>
            </w:r>
          </w:p>
        </w:tc>
        <w:tc>
          <w:tcPr>
            <w:tcW w:w="963" w:type="dxa"/>
          </w:tcPr>
          <w:p w14:paraId="3F51287F" w14:textId="471178AE" w:rsidR="00D568DB" w:rsidRPr="00314A8C" w:rsidRDefault="00D568DB" w:rsidP="00D568DB">
            <w:pPr>
              <w:rPr>
                <w:rFonts w:cstheme="minorHAnsi"/>
              </w:rPr>
            </w:pPr>
            <w:r w:rsidRPr="00314A8C">
              <w:rPr>
                <w:rFonts w:cstheme="minorHAnsi"/>
              </w:rPr>
              <w:t>Sì</w:t>
            </w:r>
          </w:p>
        </w:tc>
        <w:tc>
          <w:tcPr>
            <w:tcW w:w="962" w:type="dxa"/>
          </w:tcPr>
          <w:p w14:paraId="278B5F7D" w14:textId="5DD86988" w:rsidR="00D568DB" w:rsidRPr="00314A8C" w:rsidRDefault="00D568DB" w:rsidP="00D568DB">
            <w:pPr>
              <w:rPr>
                <w:rFonts w:cstheme="minorHAnsi"/>
              </w:rPr>
            </w:pPr>
            <w:r w:rsidRPr="00314A8C">
              <w:rPr>
                <w:rFonts w:cstheme="minorHAnsi"/>
              </w:rPr>
              <w:t>Numerici</w:t>
            </w:r>
          </w:p>
        </w:tc>
        <w:tc>
          <w:tcPr>
            <w:tcW w:w="963" w:type="dxa"/>
          </w:tcPr>
          <w:p w14:paraId="28DAFF99" w14:textId="311AFA1E" w:rsidR="00D568DB" w:rsidRPr="00314A8C" w:rsidRDefault="00D568DB" w:rsidP="00D568DB">
            <w:pPr>
              <w:rPr>
                <w:rFonts w:cstheme="minorHAnsi"/>
                <w:lang w:val="it-IT"/>
              </w:rPr>
            </w:pPr>
            <w:r w:rsidRPr="00314A8C">
              <w:rPr>
                <w:rFonts w:cstheme="minorHAnsi"/>
                <w:lang w:val="it-IT"/>
              </w:rPr>
              <w:t>“NDG” del lead in anagrafica</w:t>
            </w:r>
          </w:p>
        </w:tc>
        <w:tc>
          <w:tcPr>
            <w:tcW w:w="963" w:type="dxa"/>
          </w:tcPr>
          <w:p w14:paraId="748C6B78" w14:textId="77777777" w:rsidR="00D568DB" w:rsidRPr="00314A8C" w:rsidRDefault="00D568DB" w:rsidP="00D568DB">
            <w:pPr>
              <w:rPr>
                <w:rFonts w:cstheme="minorHAnsi"/>
                <w:lang w:val="it-IT"/>
              </w:rPr>
            </w:pPr>
          </w:p>
        </w:tc>
        <w:tc>
          <w:tcPr>
            <w:tcW w:w="963" w:type="dxa"/>
          </w:tcPr>
          <w:p w14:paraId="4A03C118" w14:textId="77777777" w:rsidR="00D568DB" w:rsidRPr="00314A8C" w:rsidRDefault="00D568DB" w:rsidP="00D568DB">
            <w:pPr>
              <w:rPr>
                <w:rFonts w:cstheme="minorHAnsi"/>
                <w:lang w:val="it-IT"/>
              </w:rPr>
            </w:pPr>
          </w:p>
        </w:tc>
        <w:tc>
          <w:tcPr>
            <w:tcW w:w="963" w:type="dxa"/>
          </w:tcPr>
          <w:p w14:paraId="0D13A225" w14:textId="77777777" w:rsidR="00D568DB" w:rsidRPr="00314A8C" w:rsidRDefault="00D568DB" w:rsidP="00D568DB">
            <w:pPr>
              <w:rPr>
                <w:rFonts w:cstheme="minorHAnsi"/>
                <w:lang w:val="it-IT"/>
              </w:rPr>
            </w:pPr>
          </w:p>
        </w:tc>
      </w:tr>
      <w:tr w:rsidR="00D568DB" w:rsidRPr="000D2906" w14:paraId="3E6AC221" w14:textId="77777777" w:rsidTr="3634F6F2">
        <w:trPr>
          <w:trHeight w:val="986"/>
        </w:trPr>
        <w:tc>
          <w:tcPr>
            <w:tcW w:w="962" w:type="dxa"/>
            <w:hideMark/>
          </w:tcPr>
          <w:p w14:paraId="46146C09" w14:textId="66DDF172" w:rsidR="00D568DB" w:rsidRPr="00314A8C" w:rsidRDefault="00D568DB" w:rsidP="00D568DB">
            <w:pPr>
              <w:rPr>
                <w:rFonts w:cstheme="minorHAnsi"/>
              </w:rPr>
            </w:pPr>
            <w:r w:rsidRPr="00314A8C">
              <w:rPr>
                <w:rFonts w:cstheme="minorHAnsi"/>
              </w:rPr>
              <w:t>C28</w:t>
            </w:r>
          </w:p>
        </w:tc>
        <w:tc>
          <w:tcPr>
            <w:tcW w:w="963" w:type="dxa"/>
          </w:tcPr>
          <w:p w14:paraId="188173AF" w14:textId="1574C100" w:rsidR="00D568DB" w:rsidRPr="00314A8C" w:rsidRDefault="00D568DB" w:rsidP="00D568DB">
            <w:pPr>
              <w:rPr>
                <w:rFonts w:cstheme="minorHAnsi"/>
              </w:rPr>
            </w:pPr>
            <w:r w:rsidRPr="00314A8C">
              <w:rPr>
                <w:rFonts w:cstheme="minorHAnsi"/>
              </w:rPr>
              <w:t>Gestore</w:t>
            </w:r>
          </w:p>
        </w:tc>
        <w:tc>
          <w:tcPr>
            <w:tcW w:w="963" w:type="dxa"/>
          </w:tcPr>
          <w:p w14:paraId="393FAEF5" w14:textId="7C8DA184"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5B27B130" w14:textId="745B99C4" w:rsidR="00D568DB" w:rsidRPr="00314A8C" w:rsidRDefault="00D568DB" w:rsidP="00D568DB">
            <w:pPr>
              <w:rPr>
                <w:rFonts w:cstheme="minorHAnsi"/>
              </w:rPr>
            </w:pPr>
            <w:r w:rsidRPr="00314A8C">
              <w:rPr>
                <w:rFonts w:cstheme="minorHAnsi"/>
              </w:rPr>
              <w:t>No</w:t>
            </w:r>
          </w:p>
        </w:tc>
        <w:tc>
          <w:tcPr>
            <w:tcW w:w="963" w:type="dxa"/>
          </w:tcPr>
          <w:p w14:paraId="1CC56385" w14:textId="221A0A42" w:rsidR="00D568DB" w:rsidRPr="00314A8C" w:rsidRDefault="00D568DB" w:rsidP="00D568DB">
            <w:pPr>
              <w:rPr>
                <w:rFonts w:cstheme="minorHAnsi"/>
              </w:rPr>
            </w:pPr>
            <w:r w:rsidRPr="00314A8C">
              <w:rPr>
                <w:rFonts w:cstheme="minorHAnsi"/>
              </w:rPr>
              <w:t>No</w:t>
            </w:r>
          </w:p>
        </w:tc>
        <w:tc>
          <w:tcPr>
            <w:tcW w:w="962" w:type="dxa"/>
          </w:tcPr>
          <w:p w14:paraId="5B879A11" w14:textId="443130AF" w:rsidR="00D568DB" w:rsidRPr="00314A8C" w:rsidRDefault="00D568DB" w:rsidP="00D568DB">
            <w:pPr>
              <w:rPr>
                <w:rFonts w:cstheme="minorHAnsi"/>
              </w:rPr>
            </w:pPr>
            <w:r w:rsidRPr="00314A8C">
              <w:rPr>
                <w:rFonts w:cstheme="minorHAnsi"/>
              </w:rPr>
              <w:t>Alfabetici</w:t>
            </w:r>
          </w:p>
        </w:tc>
        <w:tc>
          <w:tcPr>
            <w:tcW w:w="963" w:type="dxa"/>
          </w:tcPr>
          <w:p w14:paraId="7C2E5337" w14:textId="5AB69302" w:rsidR="00D568DB" w:rsidRPr="00314A8C" w:rsidRDefault="00D568DB" w:rsidP="00D568DB">
            <w:pPr>
              <w:rPr>
                <w:rFonts w:cstheme="minorHAnsi"/>
                <w:lang w:val="it-IT"/>
              </w:rPr>
            </w:pPr>
            <w:r w:rsidRPr="00314A8C">
              <w:rPr>
                <w:rFonts w:cstheme="minorHAnsi"/>
                <w:lang w:val="it-IT"/>
              </w:rPr>
              <w:t xml:space="preserve">“Nome” </w:t>
            </w:r>
            <w:r w:rsidR="00680619">
              <w:rPr>
                <w:rFonts w:cstheme="minorHAnsi"/>
                <w:lang w:val="it-IT"/>
              </w:rPr>
              <w:t>e “Cognome”</w:t>
            </w:r>
            <w:r w:rsidR="00363722">
              <w:rPr>
                <w:rFonts w:cstheme="minorHAnsi"/>
                <w:lang w:val="it-IT"/>
              </w:rPr>
              <w:t xml:space="preserve"> </w:t>
            </w:r>
            <w:r w:rsidRPr="00314A8C">
              <w:rPr>
                <w:rFonts w:cstheme="minorHAnsi"/>
                <w:lang w:val="it-IT"/>
              </w:rPr>
              <w:t>del gestore che ha in carica la richiesta</w:t>
            </w:r>
          </w:p>
        </w:tc>
        <w:tc>
          <w:tcPr>
            <w:tcW w:w="963" w:type="dxa"/>
          </w:tcPr>
          <w:p w14:paraId="183B6B68" w14:textId="77777777" w:rsidR="00D568DB" w:rsidRPr="00314A8C" w:rsidRDefault="00D568DB" w:rsidP="00D568DB">
            <w:pPr>
              <w:rPr>
                <w:rFonts w:cstheme="minorHAnsi"/>
                <w:lang w:val="it-IT"/>
              </w:rPr>
            </w:pPr>
          </w:p>
        </w:tc>
        <w:tc>
          <w:tcPr>
            <w:tcW w:w="963" w:type="dxa"/>
          </w:tcPr>
          <w:p w14:paraId="3A94232A" w14:textId="77777777" w:rsidR="00D568DB" w:rsidRPr="00314A8C" w:rsidRDefault="00D568DB" w:rsidP="00D568DB">
            <w:pPr>
              <w:rPr>
                <w:rFonts w:cstheme="minorHAnsi"/>
                <w:lang w:val="it-IT"/>
              </w:rPr>
            </w:pPr>
          </w:p>
        </w:tc>
        <w:tc>
          <w:tcPr>
            <w:tcW w:w="963" w:type="dxa"/>
          </w:tcPr>
          <w:p w14:paraId="6015C671" w14:textId="77777777" w:rsidR="00D568DB" w:rsidRPr="00314A8C" w:rsidRDefault="00D568DB" w:rsidP="00D568DB">
            <w:pPr>
              <w:rPr>
                <w:rFonts w:cstheme="minorHAnsi"/>
                <w:lang w:val="it-IT"/>
              </w:rPr>
            </w:pPr>
          </w:p>
        </w:tc>
      </w:tr>
      <w:tr w:rsidR="00D568DB" w:rsidRPr="00001DAA" w14:paraId="316713E5" w14:textId="77777777" w:rsidTr="3634F6F2">
        <w:trPr>
          <w:trHeight w:val="986"/>
        </w:trPr>
        <w:tc>
          <w:tcPr>
            <w:tcW w:w="962" w:type="dxa"/>
            <w:hideMark/>
          </w:tcPr>
          <w:p w14:paraId="20A6471A" w14:textId="719FCF48" w:rsidR="00D568DB" w:rsidRPr="00314A8C" w:rsidRDefault="00D568DB" w:rsidP="00D568DB">
            <w:pPr>
              <w:rPr>
                <w:rFonts w:cstheme="minorHAnsi"/>
              </w:rPr>
            </w:pPr>
            <w:r w:rsidRPr="00314A8C">
              <w:rPr>
                <w:rFonts w:cstheme="minorHAnsi"/>
              </w:rPr>
              <w:t>C29</w:t>
            </w:r>
          </w:p>
        </w:tc>
        <w:tc>
          <w:tcPr>
            <w:tcW w:w="963" w:type="dxa"/>
          </w:tcPr>
          <w:p w14:paraId="2602857E" w14:textId="2553454B" w:rsidR="00D568DB" w:rsidRPr="00314A8C" w:rsidRDefault="00D568DB" w:rsidP="00D568DB">
            <w:pPr>
              <w:rPr>
                <w:rFonts w:cstheme="minorHAnsi"/>
              </w:rPr>
            </w:pPr>
            <w:r w:rsidRPr="00314A8C">
              <w:rPr>
                <w:rFonts w:cstheme="minorHAnsi"/>
              </w:rPr>
              <w:t>Incagli</w:t>
            </w:r>
          </w:p>
        </w:tc>
        <w:tc>
          <w:tcPr>
            <w:tcW w:w="963" w:type="dxa"/>
          </w:tcPr>
          <w:p w14:paraId="49C7EC78" w14:textId="607A3E8F"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15C78C31" w14:textId="7926F35A" w:rsidR="00D568DB" w:rsidRPr="00314A8C" w:rsidRDefault="00D568DB" w:rsidP="00D568DB">
            <w:pPr>
              <w:rPr>
                <w:rFonts w:cstheme="minorHAnsi"/>
              </w:rPr>
            </w:pPr>
            <w:r w:rsidRPr="00314A8C">
              <w:rPr>
                <w:rFonts w:cstheme="minorHAnsi"/>
              </w:rPr>
              <w:t>No</w:t>
            </w:r>
          </w:p>
        </w:tc>
        <w:tc>
          <w:tcPr>
            <w:tcW w:w="963" w:type="dxa"/>
          </w:tcPr>
          <w:p w14:paraId="2359EA0D" w14:textId="5C084909" w:rsidR="00D568DB" w:rsidRPr="00314A8C" w:rsidRDefault="00D568DB" w:rsidP="00D568DB">
            <w:pPr>
              <w:rPr>
                <w:rFonts w:cstheme="minorHAnsi"/>
              </w:rPr>
            </w:pPr>
            <w:r w:rsidRPr="00314A8C">
              <w:rPr>
                <w:rFonts w:cstheme="minorHAnsi"/>
              </w:rPr>
              <w:t>No</w:t>
            </w:r>
          </w:p>
        </w:tc>
        <w:tc>
          <w:tcPr>
            <w:tcW w:w="962" w:type="dxa"/>
          </w:tcPr>
          <w:p w14:paraId="4B74BBAE" w14:textId="03EF5AC3" w:rsidR="00D568DB" w:rsidRPr="00314A8C" w:rsidRDefault="00D568DB" w:rsidP="00D568DB">
            <w:pPr>
              <w:rPr>
                <w:rFonts w:cstheme="minorHAnsi"/>
              </w:rPr>
            </w:pPr>
            <w:r w:rsidRPr="00314A8C">
              <w:rPr>
                <w:rFonts w:cstheme="minorHAnsi"/>
              </w:rPr>
              <w:t>Lista valori</w:t>
            </w:r>
          </w:p>
        </w:tc>
        <w:tc>
          <w:tcPr>
            <w:tcW w:w="963" w:type="dxa"/>
          </w:tcPr>
          <w:p w14:paraId="5850DC93" w14:textId="2A96BD80" w:rsidR="00D568DB" w:rsidRPr="00314A8C" w:rsidRDefault="00D568DB" w:rsidP="00D568DB">
            <w:pPr>
              <w:rPr>
                <w:rFonts w:cstheme="minorHAnsi"/>
                <w:lang w:val="it-IT"/>
              </w:rPr>
            </w:pPr>
            <w:r w:rsidRPr="00314A8C">
              <w:rPr>
                <w:rFonts w:cstheme="minorHAnsi"/>
                <w:lang w:val="it-IT"/>
              </w:rPr>
              <w:t>“Sì”, “No”</w:t>
            </w:r>
          </w:p>
        </w:tc>
        <w:tc>
          <w:tcPr>
            <w:tcW w:w="963" w:type="dxa"/>
          </w:tcPr>
          <w:p w14:paraId="312ACF7E" w14:textId="77777777" w:rsidR="00D568DB" w:rsidRPr="00314A8C" w:rsidRDefault="00D568DB" w:rsidP="00D568DB">
            <w:pPr>
              <w:rPr>
                <w:rFonts w:cstheme="minorHAnsi"/>
                <w:lang w:val="it-IT"/>
              </w:rPr>
            </w:pPr>
          </w:p>
        </w:tc>
        <w:tc>
          <w:tcPr>
            <w:tcW w:w="963" w:type="dxa"/>
          </w:tcPr>
          <w:p w14:paraId="5266D151" w14:textId="77777777" w:rsidR="00D568DB" w:rsidRPr="00314A8C" w:rsidRDefault="00D568DB" w:rsidP="00D568DB">
            <w:pPr>
              <w:rPr>
                <w:rFonts w:cstheme="minorHAnsi"/>
                <w:lang w:val="it-IT"/>
              </w:rPr>
            </w:pPr>
          </w:p>
        </w:tc>
        <w:tc>
          <w:tcPr>
            <w:tcW w:w="963" w:type="dxa"/>
          </w:tcPr>
          <w:p w14:paraId="4D78E146" w14:textId="77777777" w:rsidR="00D568DB" w:rsidRPr="00314A8C" w:rsidRDefault="00D568DB" w:rsidP="00D568DB">
            <w:pPr>
              <w:rPr>
                <w:rFonts w:cstheme="minorHAnsi"/>
                <w:lang w:val="it-IT"/>
              </w:rPr>
            </w:pPr>
          </w:p>
        </w:tc>
      </w:tr>
      <w:tr w:rsidR="00D568DB" w:rsidRPr="0049723A" w14:paraId="54F06688" w14:textId="77777777" w:rsidTr="3634F6F2">
        <w:trPr>
          <w:trHeight w:val="986"/>
        </w:trPr>
        <w:tc>
          <w:tcPr>
            <w:tcW w:w="962" w:type="dxa"/>
          </w:tcPr>
          <w:p w14:paraId="5A730D62" w14:textId="2F54F3D5" w:rsidR="00D568DB" w:rsidRPr="00314A8C" w:rsidRDefault="00D568DB" w:rsidP="00D568DB">
            <w:pPr>
              <w:rPr>
                <w:rFonts w:cstheme="minorHAnsi"/>
              </w:rPr>
            </w:pPr>
            <w:r w:rsidRPr="00314A8C">
              <w:rPr>
                <w:rFonts w:cstheme="minorHAnsi"/>
              </w:rPr>
              <w:t>C30</w:t>
            </w:r>
          </w:p>
        </w:tc>
        <w:tc>
          <w:tcPr>
            <w:tcW w:w="963" w:type="dxa"/>
          </w:tcPr>
          <w:p w14:paraId="0AD5569A" w14:textId="3A7F9BC6" w:rsidR="00D568DB" w:rsidRPr="00314A8C" w:rsidRDefault="00D568DB" w:rsidP="00D568DB">
            <w:pPr>
              <w:rPr>
                <w:rFonts w:cstheme="minorHAnsi"/>
              </w:rPr>
            </w:pPr>
            <w:r w:rsidRPr="00314A8C">
              <w:rPr>
                <w:rFonts w:cstheme="minorHAnsi"/>
              </w:rPr>
              <w:t>Data inizio incagli</w:t>
            </w:r>
          </w:p>
        </w:tc>
        <w:tc>
          <w:tcPr>
            <w:tcW w:w="963" w:type="dxa"/>
          </w:tcPr>
          <w:p w14:paraId="3567F7EF" w14:textId="4CBEECA9"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709F692F" w14:textId="6652CD56" w:rsidR="00D568DB" w:rsidRPr="00314A8C" w:rsidRDefault="00D568DB" w:rsidP="00D568DB">
            <w:pPr>
              <w:rPr>
                <w:rFonts w:cstheme="minorHAnsi"/>
              </w:rPr>
            </w:pPr>
            <w:r w:rsidRPr="00314A8C">
              <w:rPr>
                <w:rFonts w:cstheme="minorHAnsi"/>
              </w:rPr>
              <w:t>No</w:t>
            </w:r>
          </w:p>
        </w:tc>
        <w:tc>
          <w:tcPr>
            <w:tcW w:w="963" w:type="dxa"/>
          </w:tcPr>
          <w:p w14:paraId="2E93165A" w14:textId="44E6CDEA" w:rsidR="00D568DB" w:rsidRPr="00314A8C" w:rsidRDefault="00D568DB" w:rsidP="00D568DB">
            <w:pPr>
              <w:rPr>
                <w:rFonts w:cstheme="minorHAnsi"/>
              </w:rPr>
            </w:pPr>
            <w:r w:rsidRPr="00314A8C">
              <w:rPr>
                <w:rFonts w:cstheme="minorHAnsi"/>
              </w:rPr>
              <w:t>No</w:t>
            </w:r>
          </w:p>
        </w:tc>
        <w:tc>
          <w:tcPr>
            <w:tcW w:w="962" w:type="dxa"/>
          </w:tcPr>
          <w:p w14:paraId="5BCD5249" w14:textId="3EF000BD" w:rsidR="00D568DB" w:rsidRPr="00314A8C" w:rsidRDefault="00D568DB" w:rsidP="00D568DB">
            <w:pPr>
              <w:rPr>
                <w:rFonts w:cstheme="minorHAnsi"/>
              </w:rPr>
            </w:pPr>
            <w:r w:rsidRPr="004B0B96">
              <w:rPr>
                <w:rFonts w:eastAsia="Times New Roman" w:cstheme="minorHAnsi"/>
                <w:color w:val="000000"/>
                <w:kern w:val="0"/>
                <w:szCs w:val="24"/>
                <w:lang w:val="en-US"/>
                <w14:ligatures w14:val="none"/>
              </w:rPr>
              <w:t>dd/MM/yyyy</w:t>
            </w:r>
          </w:p>
        </w:tc>
        <w:tc>
          <w:tcPr>
            <w:tcW w:w="963" w:type="dxa"/>
          </w:tcPr>
          <w:p w14:paraId="6EDAA152" w14:textId="185933D8" w:rsidR="00D568DB" w:rsidRPr="00314A8C" w:rsidRDefault="00D568DB" w:rsidP="00D568DB">
            <w:pPr>
              <w:rPr>
                <w:rFonts w:cstheme="minorHAnsi"/>
                <w:lang w:val="it-IT"/>
              </w:rPr>
            </w:pPr>
            <w:r w:rsidRPr="004B0B96">
              <w:rPr>
                <w:rFonts w:eastAsia="Times New Roman" w:cstheme="minorHAnsi"/>
                <w:color w:val="000000"/>
                <w:kern w:val="0"/>
                <w:szCs w:val="24"/>
                <w:lang w:val="en-US"/>
                <w14:ligatures w14:val="none"/>
              </w:rPr>
              <w:t>Data valida</w:t>
            </w:r>
          </w:p>
        </w:tc>
        <w:tc>
          <w:tcPr>
            <w:tcW w:w="963" w:type="dxa"/>
          </w:tcPr>
          <w:p w14:paraId="546BA8B8" w14:textId="77777777" w:rsidR="00D568DB" w:rsidRPr="00314A8C" w:rsidRDefault="00D568DB" w:rsidP="00D568DB">
            <w:pPr>
              <w:rPr>
                <w:rFonts w:cstheme="minorHAnsi"/>
                <w:lang w:val="it-IT"/>
              </w:rPr>
            </w:pPr>
          </w:p>
        </w:tc>
        <w:tc>
          <w:tcPr>
            <w:tcW w:w="963" w:type="dxa"/>
          </w:tcPr>
          <w:p w14:paraId="41348445" w14:textId="77777777" w:rsidR="00D568DB" w:rsidRPr="00314A8C" w:rsidRDefault="00D568DB" w:rsidP="00D568DB">
            <w:pPr>
              <w:rPr>
                <w:rFonts w:cstheme="minorHAnsi"/>
                <w:lang w:val="it-IT"/>
              </w:rPr>
            </w:pPr>
          </w:p>
        </w:tc>
        <w:tc>
          <w:tcPr>
            <w:tcW w:w="963" w:type="dxa"/>
          </w:tcPr>
          <w:p w14:paraId="16C31459" w14:textId="77777777" w:rsidR="00D568DB" w:rsidRPr="00314A8C" w:rsidRDefault="00D568DB" w:rsidP="00D568DB">
            <w:pPr>
              <w:rPr>
                <w:rFonts w:cstheme="minorHAnsi"/>
                <w:lang w:val="it-IT"/>
              </w:rPr>
            </w:pPr>
          </w:p>
        </w:tc>
      </w:tr>
      <w:tr w:rsidR="00D568DB" w:rsidRPr="0049723A" w14:paraId="60AAD1F7" w14:textId="77777777" w:rsidTr="3634F6F2">
        <w:trPr>
          <w:trHeight w:val="986"/>
        </w:trPr>
        <w:tc>
          <w:tcPr>
            <w:tcW w:w="962" w:type="dxa"/>
          </w:tcPr>
          <w:p w14:paraId="259A6532" w14:textId="3569ADBF" w:rsidR="00D568DB" w:rsidRPr="00314A8C" w:rsidRDefault="00D568DB" w:rsidP="00D568DB">
            <w:pPr>
              <w:rPr>
                <w:rFonts w:cstheme="minorHAnsi"/>
              </w:rPr>
            </w:pPr>
            <w:r w:rsidRPr="00314A8C">
              <w:rPr>
                <w:rFonts w:cstheme="minorHAnsi"/>
              </w:rPr>
              <w:t>C31</w:t>
            </w:r>
          </w:p>
        </w:tc>
        <w:tc>
          <w:tcPr>
            <w:tcW w:w="963" w:type="dxa"/>
          </w:tcPr>
          <w:p w14:paraId="2F28F752" w14:textId="517082D9" w:rsidR="00D568DB" w:rsidRPr="00314A8C" w:rsidRDefault="00D568DB" w:rsidP="00D568DB">
            <w:pPr>
              <w:rPr>
                <w:rFonts w:cstheme="minorHAnsi"/>
              </w:rPr>
            </w:pPr>
            <w:r w:rsidRPr="00314A8C">
              <w:rPr>
                <w:rFonts w:cstheme="minorHAnsi"/>
              </w:rPr>
              <w:t xml:space="preserve">Data fine incagli </w:t>
            </w:r>
          </w:p>
        </w:tc>
        <w:tc>
          <w:tcPr>
            <w:tcW w:w="963" w:type="dxa"/>
          </w:tcPr>
          <w:p w14:paraId="51A4DB8E" w14:textId="5389DAC6"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3C87BD77" w14:textId="119C5002" w:rsidR="00D568DB" w:rsidRPr="00314A8C" w:rsidRDefault="00D568DB" w:rsidP="00D568DB">
            <w:pPr>
              <w:rPr>
                <w:rFonts w:cstheme="minorHAnsi"/>
              </w:rPr>
            </w:pPr>
            <w:r w:rsidRPr="00314A8C">
              <w:rPr>
                <w:rFonts w:cstheme="minorHAnsi"/>
              </w:rPr>
              <w:t>No</w:t>
            </w:r>
          </w:p>
        </w:tc>
        <w:tc>
          <w:tcPr>
            <w:tcW w:w="963" w:type="dxa"/>
          </w:tcPr>
          <w:p w14:paraId="3E7C40C4" w14:textId="65765635" w:rsidR="00D568DB" w:rsidRPr="00314A8C" w:rsidRDefault="00D568DB" w:rsidP="00D568DB">
            <w:pPr>
              <w:rPr>
                <w:rFonts w:cstheme="minorHAnsi"/>
              </w:rPr>
            </w:pPr>
            <w:r w:rsidRPr="00314A8C">
              <w:rPr>
                <w:rFonts w:cstheme="minorHAnsi"/>
              </w:rPr>
              <w:t>No</w:t>
            </w:r>
          </w:p>
        </w:tc>
        <w:tc>
          <w:tcPr>
            <w:tcW w:w="962" w:type="dxa"/>
          </w:tcPr>
          <w:p w14:paraId="3FCD846E" w14:textId="64823922" w:rsidR="00D568DB" w:rsidRPr="00314A8C" w:rsidRDefault="00D568DB" w:rsidP="00D568DB">
            <w:pPr>
              <w:rPr>
                <w:rFonts w:cstheme="minorHAnsi"/>
              </w:rPr>
            </w:pPr>
            <w:r w:rsidRPr="004B0B96">
              <w:rPr>
                <w:rFonts w:eastAsia="Times New Roman" w:cstheme="minorHAnsi"/>
                <w:color w:val="000000"/>
                <w:kern w:val="0"/>
                <w:szCs w:val="24"/>
                <w:lang w:val="en-US"/>
                <w14:ligatures w14:val="none"/>
              </w:rPr>
              <w:t>dd/MM/yyyy</w:t>
            </w:r>
          </w:p>
        </w:tc>
        <w:tc>
          <w:tcPr>
            <w:tcW w:w="963" w:type="dxa"/>
          </w:tcPr>
          <w:p w14:paraId="4A5E5903" w14:textId="72D6B5B9" w:rsidR="00D568DB" w:rsidRPr="00314A8C" w:rsidRDefault="00D568DB" w:rsidP="00D568DB">
            <w:pPr>
              <w:rPr>
                <w:rFonts w:cstheme="minorHAnsi"/>
                <w:lang w:val="it-IT"/>
              </w:rPr>
            </w:pPr>
            <w:r w:rsidRPr="004B0B96">
              <w:rPr>
                <w:rFonts w:eastAsia="Times New Roman" w:cstheme="minorHAnsi"/>
                <w:color w:val="000000"/>
                <w:kern w:val="0"/>
                <w:szCs w:val="24"/>
                <w:lang w:val="en-US"/>
                <w14:ligatures w14:val="none"/>
              </w:rPr>
              <w:t>Data valida</w:t>
            </w:r>
          </w:p>
        </w:tc>
        <w:tc>
          <w:tcPr>
            <w:tcW w:w="963" w:type="dxa"/>
          </w:tcPr>
          <w:p w14:paraId="208994E5" w14:textId="77777777" w:rsidR="00D568DB" w:rsidRPr="00314A8C" w:rsidRDefault="00D568DB" w:rsidP="00D568DB">
            <w:pPr>
              <w:rPr>
                <w:rFonts w:cstheme="minorHAnsi"/>
                <w:lang w:val="it-IT"/>
              </w:rPr>
            </w:pPr>
          </w:p>
        </w:tc>
        <w:tc>
          <w:tcPr>
            <w:tcW w:w="963" w:type="dxa"/>
          </w:tcPr>
          <w:p w14:paraId="5921CFA2" w14:textId="77777777" w:rsidR="00D568DB" w:rsidRPr="00314A8C" w:rsidRDefault="00D568DB" w:rsidP="00D568DB">
            <w:pPr>
              <w:rPr>
                <w:rFonts w:cstheme="minorHAnsi"/>
                <w:lang w:val="it-IT"/>
              </w:rPr>
            </w:pPr>
          </w:p>
        </w:tc>
        <w:tc>
          <w:tcPr>
            <w:tcW w:w="963" w:type="dxa"/>
          </w:tcPr>
          <w:p w14:paraId="01276DC5" w14:textId="77777777" w:rsidR="00D568DB" w:rsidRPr="00314A8C" w:rsidRDefault="00D568DB" w:rsidP="00D568DB">
            <w:pPr>
              <w:rPr>
                <w:rFonts w:cstheme="minorHAnsi"/>
                <w:lang w:val="it-IT"/>
              </w:rPr>
            </w:pPr>
          </w:p>
        </w:tc>
      </w:tr>
      <w:tr w:rsidR="00D568DB" w:rsidRPr="0049723A" w14:paraId="0893792D" w14:textId="77777777" w:rsidTr="3634F6F2">
        <w:trPr>
          <w:trHeight w:val="986"/>
        </w:trPr>
        <w:tc>
          <w:tcPr>
            <w:tcW w:w="962" w:type="dxa"/>
          </w:tcPr>
          <w:p w14:paraId="1445E1CD" w14:textId="2702C780" w:rsidR="00D568DB" w:rsidRPr="00314A8C" w:rsidRDefault="00D568DB" w:rsidP="00D568DB">
            <w:pPr>
              <w:rPr>
                <w:rFonts w:cstheme="minorHAnsi"/>
              </w:rPr>
            </w:pPr>
            <w:r w:rsidRPr="00314A8C">
              <w:rPr>
                <w:rFonts w:cstheme="minorHAnsi"/>
              </w:rPr>
              <w:t>C32</w:t>
            </w:r>
          </w:p>
        </w:tc>
        <w:tc>
          <w:tcPr>
            <w:tcW w:w="963" w:type="dxa"/>
          </w:tcPr>
          <w:p w14:paraId="57F43815" w14:textId="2A06059A" w:rsidR="00D568DB" w:rsidRPr="00314A8C" w:rsidRDefault="00D568DB" w:rsidP="00D568DB">
            <w:pPr>
              <w:rPr>
                <w:rFonts w:cstheme="minorHAnsi"/>
              </w:rPr>
            </w:pPr>
            <w:r w:rsidRPr="00314A8C">
              <w:rPr>
                <w:rFonts w:cstheme="minorHAnsi"/>
              </w:rPr>
              <w:t>Sofferenze</w:t>
            </w:r>
          </w:p>
        </w:tc>
        <w:tc>
          <w:tcPr>
            <w:tcW w:w="963" w:type="dxa"/>
          </w:tcPr>
          <w:p w14:paraId="4F1869D3" w14:textId="6A9AAD6D"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76A0A894" w14:textId="34B6288E" w:rsidR="00D568DB" w:rsidRPr="00314A8C" w:rsidRDefault="00D568DB" w:rsidP="00D568DB">
            <w:pPr>
              <w:rPr>
                <w:rFonts w:cstheme="minorHAnsi"/>
              </w:rPr>
            </w:pPr>
            <w:r w:rsidRPr="00314A8C">
              <w:rPr>
                <w:rFonts w:cstheme="minorHAnsi"/>
              </w:rPr>
              <w:t>No</w:t>
            </w:r>
          </w:p>
        </w:tc>
        <w:tc>
          <w:tcPr>
            <w:tcW w:w="963" w:type="dxa"/>
          </w:tcPr>
          <w:p w14:paraId="0C70294F" w14:textId="07D6250C" w:rsidR="00D568DB" w:rsidRPr="00314A8C" w:rsidRDefault="00D568DB" w:rsidP="00D568DB">
            <w:pPr>
              <w:rPr>
                <w:rFonts w:cstheme="minorHAnsi"/>
              </w:rPr>
            </w:pPr>
            <w:r w:rsidRPr="00314A8C">
              <w:rPr>
                <w:rFonts w:cstheme="minorHAnsi"/>
              </w:rPr>
              <w:t>No</w:t>
            </w:r>
          </w:p>
        </w:tc>
        <w:tc>
          <w:tcPr>
            <w:tcW w:w="962" w:type="dxa"/>
          </w:tcPr>
          <w:p w14:paraId="45ED72C5" w14:textId="25D65CEE" w:rsidR="00D568DB" w:rsidRPr="00314A8C" w:rsidRDefault="00D568DB" w:rsidP="00D568DB">
            <w:pPr>
              <w:rPr>
                <w:rFonts w:cstheme="minorHAnsi"/>
              </w:rPr>
            </w:pPr>
            <w:r w:rsidRPr="00314A8C">
              <w:rPr>
                <w:rFonts w:cstheme="minorHAnsi"/>
              </w:rPr>
              <w:t>Lista valori</w:t>
            </w:r>
          </w:p>
        </w:tc>
        <w:tc>
          <w:tcPr>
            <w:tcW w:w="963" w:type="dxa"/>
          </w:tcPr>
          <w:p w14:paraId="4158DCD0" w14:textId="2BB7EA4F" w:rsidR="00D568DB" w:rsidRPr="00314A8C" w:rsidRDefault="00D568DB" w:rsidP="00D568DB">
            <w:pPr>
              <w:rPr>
                <w:rFonts w:cstheme="minorHAnsi"/>
                <w:lang w:val="it-IT"/>
              </w:rPr>
            </w:pPr>
            <w:r w:rsidRPr="00314A8C">
              <w:rPr>
                <w:rFonts w:cstheme="minorHAnsi"/>
                <w:lang w:val="it-IT"/>
              </w:rPr>
              <w:t>“Sì”, “No”</w:t>
            </w:r>
          </w:p>
        </w:tc>
        <w:tc>
          <w:tcPr>
            <w:tcW w:w="963" w:type="dxa"/>
          </w:tcPr>
          <w:p w14:paraId="091BEAF6" w14:textId="77777777" w:rsidR="00D568DB" w:rsidRPr="00314A8C" w:rsidRDefault="00D568DB" w:rsidP="00D568DB">
            <w:pPr>
              <w:rPr>
                <w:rFonts w:cstheme="minorHAnsi"/>
                <w:lang w:val="it-IT"/>
              </w:rPr>
            </w:pPr>
          </w:p>
        </w:tc>
        <w:tc>
          <w:tcPr>
            <w:tcW w:w="963" w:type="dxa"/>
          </w:tcPr>
          <w:p w14:paraId="0F119937" w14:textId="77777777" w:rsidR="00D568DB" w:rsidRPr="00314A8C" w:rsidRDefault="00D568DB" w:rsidP="00D568DB">
            <w:pPr>
              <w:rPr>
                <w:rFonts w:cstheme="minorHAnsi"/>
                <w:lang w:val="it-IT"/>
              </w:rPr>
            </w:pPr>
          </w:p>
        </w:tc>
        <w:tc>
          <w:tcPr>
            <w:tcW w:w="963" w:type="dxa"/>
          </w:tcPr>
          <w:p w14:paraId="312F8F26" w14:textId="77777777" w:rsidR="00D568DB" w:rsidRPr="00314A8C" w:rsidRDefault="00D568DB" w:rsidP="00D568DB">
            <w:pPr>
              <w:rPr>
                <w:rFonts w:cstheme="minorHAnsi"/>
                <w:lang w:val="it-IT"/>
              </w:rPr>
            </w:pPr>
          </w:p>
        </w:tc>
      </w:tr>
      <w:tr w:rsidR="00D568DB" w:rsidRPr="0049723A" w14:paraId="48D3A00A" w14:textId="77777777" w:rsidTr="3634F6F2">
        <w:trPr>
          <w:trHeight w:val="986"/>
        </w:trPr>
        <w:tc>
          <w:tcPr>
            <w:tcW w:w="962" w:type="dxa"/>
          </w:tcPr>
          <w:p w14:paraId="1C9C7B0E" w14:textId="68D8D039" w:rsidR="00D568DB" w:rsidRPr="00314A8C" w:rsidRDefault="00D568DB" w:rsidP="00D568DB">
            <w:pPr>
              <w:rPr>
                <w:rFonts w:cstheme="minorHAnsi"/>
              </w:rPr>
            </w:pPr>
            <w:r w:rsidRPr="00314A8C">
              <w:rPr>
                <w:rFonts w:cstheme="minorHAnsi"/>
              </w:rPr>
              <w:t>C33</w:t>
            </w:r>
          </w:p>
        </w:tc>
        <w:tc>
          <w:tcPr>
            <w:tcW w:w="963" w:type="dxa"/>
          </w:tcPr>
          <w:p w14:paraId="3A299B68" w14:textId="40F363CC" w:rsidR="00D568DB" w:rsidRPr="00314A8C" w:rsidRDefault="00D568DB" w:rsidP="00D568DB">
            <w:pPr>
              <w:rPr>
                <w:rFonts w:cstheme="minorHAnsi"/>
              </w:rPr>
            </w:pPr>
            <w:r w:rsidRPr="00314A8C">
              <w:rPr>
                <w:rFonts w:cstheme="minorHAnsi"/>
              </w:rPr>
              <w:t>Data inizio sofferenze</w:t>
            </w:r>
          </w:p>
        </w:tc>
        <w:tc>
          <w:tcPr>
            <w:tcW w:w="963" w:type="dxa"/>
          </w:tcPr>
          <w:p w14:paraId="693BBE05" w14:textId="4AFC2416"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33F5AC78" w14:textId="4B3EA288" w:rsidR="00D568DB" w:rsidRPr="00314A8C" w:rsidRDefault="00D568DB" w:rsidP="00D568DB">
            <w:pPr>
              <w:rPr>
                <w:rFonts w:cstheme="minorHAnsi"/>
              </w:rPr>
            </w:pPr>
            <w:r w:rsidRPr="00314A8C">
              <w:rPr>
                <w:rFonts w:cstheme="minorHAnsi"/>
              </w:rPr>
              <w:t>No</w:t>
            </w:r>
          </w:p>
        </w:tc>
        <w:tc>
          <w:tcPr>
            <w:tcW w:w="963" w:type="dxa"/>
          </w:tcPr>
          <w:p w14:paraId="72E64B96" w14:textId="3D57DF27" w:rsidR="00D568DB" w:rsidRPr="00314A8C" w:rsidRDefault="00D568DB" w:rsidP="00D568DB">
            <w:pPr>
              <w:rPr>
                <w:rFonts w:cstheme="minorHAnsi"/>
              </w:rPr>
            </w:pPr>
            <w:r w:rsidRPr="00314A8C">
              <w:rPr>
                <w:rFonts w:cstheme="minorHAnsi"/>
              </w:rPr>
              <w:t>No</w:t>
            </w:r>
          </w:p>
        </w:tc>
        <w:tc>
          <w:tcPr>
            <w:tcW w:w="962" w:type="dxa"/>
          </w:tcPr>
          <w:p w14:paraId="07EEAB16" w14:textId="217B9A3A" w:rsidR="00D568DB" w:rsidRPr="00314A8C" w:rsidRDefault="00D568DB" w:rsidP="00D568DB">
            <w:pPr>
              <w:rPr>
                <w:rFonts w:cstheme="minorHAnsi"/>
              </w:rPr>
            </w:pPr>
            <w:r w:rsidRPr="004B0B96">
              <w:rPr>
                <w:rFonts w:eastAsia="Times New Roman" w:cstheme="minorHAnsi"/>
                <w:color w:val="000000"/>
                <w:kern w:val="0"/>
                <w:szCs w:val="24"/>
                <w:lang w:val="en-US"/>
                <w14:ligatures w14:val="none"/>
              </w:rPr>
              <w:t>dd/MM/yyyy</w:t>
            </w:r>
          </w:p>
        </w:tc>
        <w:tc>
          <w:tcPr>
            <w:tcW w:w="963" w:type="dxa"/>
          </w:tcPr>
          <w:p w14:paraId="6A262C8D" w14:textId="1DD86B27" w:rsidR="00D568DB" w:rsidRPr="00314A8C" w:rsidRDefault="00D568DB" w:rsidP="00D568DB">
            <w:pPr>
              <w:rPr>
                <w:rFonts w:cstheme="minorHAnsi"/>
                <w:lang w:val="it-IT"/>
              </w:rPr>
            </w:pPr>
            <w:r w:rsidRPr="004B0B96">
              <w:rPr>
                <w:rFonts w:eastAsia="Times New Roman" w:cstheme="minorHAnsi"/>
                <w:color w:val="000000"/>
                <w:kern w:val="0"/>
                <w:szCs w:val="24"/>
                <w:lang w:val="en-US"/>
                <w14:ligatures w14:val="none"/>
              </w:rPr>
              <w:t>Data valida</w:t>
            </w:r>
          </w:p>
        </w:tc>
        <w:tc>
          <w:tcPr>
            <w:tcW w:w="963" w:type="dxa"/>
          </w:tcPr>
          <w:p w14:paraId="55881AF4" w14:textId="77777777" w:rsidR="00D568DB" w:rsidRPr="00314A8C" w:rsidRDefault="00D568DB" w:rsidP="00D568DB">
            <w:pPr>
              <w:rPr>
                <w:rFonts w:cstheme="minorHAnsi"/>
                <w:lang w:val="it-IT"/>
              </w:rPr>
            </w:pPr>
          </w:p>
        </w:tc>
        <w:tc>
          <w:tcPr>
            <w:tcW w:w="963" w:type="dxa"/>
          </w:tcPr>
          <w:p w14:paraId="617ED489" w14:textId="77777777" w:rsidR="00D568DB" w:rsidRPr="00314A8C" w:rsidRDefault="00D568DB" w:rsidP="00D568DB">
            <w:pPr>
              <w:rPr>
                <w:rFonts w:cstheme="minorHAnsi"/>
                <w:lang w:val="it-IT"/>
              </w:rPr>
            </w:pPr>
          </w:p>
        </w:tc>
        <w:tc>
          <w:tcPr>
            <w:tcW w:w="963" w:type="dxa"/>
          </w:tcPr>
          <w:p w14:paraId="59AC7A10" w14:textId="77777777" w:rsidR="00D568DB" w:rsidRPr="00314A8C" w:rsidRDefault="00D568DB" w:rsidP="00D568DB">
            <w:pPr>
              <w:rPr>
                <w:rFonts w:cstheme="minorHAnsi"/>
                <w:lang w:val="it-IT"/>
              </w:rPr>
            </w:pPr>
          </w:p>
        </w:tc>
      </w:tr>
      <w:tr w:rsidR="00D568DB" w:rsidRPr="0049723A" w14:paraId="12DE3080" w14:textId="77777777" w:rsidTr="3634F6F2">
        <w:trPr>
          <w:trHeight w:val="986"/>
        </w:trPr>
        <w:tc>
          <w:tcPr>
            <w:tcW w:w="962" w:type="dxa"/>
          </w:tcPr>
          <w:p w14:paraId="79AF6C82" w14:textId="57ABF996" w:rsidR="00D568DB" w:rsidRPr="00314A8C" w:rsidRDefault="00D568DB" w:rsidP="00D568DB">
            <w:pPr>
              <w:rPr>
                <w:rFonts w:cstheme="minorHAnsi"/>
              </w:rPr>
            </w:pPr>
            <w:r w:rsidRPr="00314A8C">
              <w:rPr>
                <w:rFonts w:cstheme="minorHAnsi"/>
              </w:rPr>
              <w:t>C34</w:t>
            </w:r>
          </w:p>
        </w:tc>
        <w:tc>
          <w:tcPr>
            <w:tcW w:w="963" w:type="dxa"/>
          </w:tcPr>
          <w:p w14:paraId="59E29F00" w14:textId="04CEC67E" w:rsidR="00D568DB" w:rsidRPr="00314A8C" w:rsidRDefault="00D568DB" w:rsidP="00D568DB">
            <w:pPr>
              <w:rPr>
                <w:rFonts w:cstheme="minorHAnsi"/>
              </w:rPr>
            </w:pPr>
            <w:r w:rsidRPr="00314A8C">
              <w:rPr>
                <w:rFonts w:cstheme="minorHAnsi"/>
              </w:rPr>
              <w:t>Data fine sofferenze</w:t>
            </w:r>
          </w:p>
        </w:tc>
        <w:tc>
          <w:tcPr>
            <w:tcW w:w="963" w:type="dxa"/>
          </w:tcPr>
          <w:p w14:paraId="65FAB2DE" w14:textId="460132A3"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5DACCFC1" w14:textId="3CEE182B" w:rsidR="00D568DB" w:rsidRPr="00314A8C" w:rsidRDefault="00D568DB" w:rsidP="00D568DB">
            <w:pPr>
              <w:rPr>
                <w:rFonts w:cstheme="minorHAnsi"/>
              </w:rPr>
            </w:pPr>
            <w:r w:rsidRPr="00314A8C">
              <w:rPr>
                <w:rFonts w:cstheme="minorHAnsi"/>
              </w:rPr>
              <w:t>No</w:t>
            </w:r>
          </w:p>
        </w:tc>
        <w:tc>
          <w:tcPr>
            <w:tcW w:w="963" w:type="dxa"/>
          </w:tcPr>
          <w:p w14:paraId="49AB088A" w14:textId="6F18B1EF" w:rsidR="00D568DB" w:rsidRPr="00314A8C" w:rsidRDefault="00D568DB" w:rsidP="00D568DB">
            <w:pPr>
              <w:rPr>
                <w:rFonts w:cstheme="minorHAnsi"/>
              </w:rPr>
            </w:pPr>
            <w:r w:rsidRPr="00314A8C">
              <w:rPr>
                <w:rFonts w:cstheme="minorHAnsi"/>
              </w:rPr>
              <w:t>No</w:t>
            </w:r>
          </w:p>
        </w:tc>
        <w:tc>
          <w:tcPr>
            <w:tcW w:w="962" w:type="dxa"/>
          </w:tcPr>
          <w:p w14:paraId="41735F6A" w14:textId="7A3320C9" w:rsidR="00D568DB" w:rsidRPr="00314A8C" w:rsidRDefault="00D568DB" w:rsidP="00D568DB">
            <w:pPr>
              <w:rPr>
                <w:rFonts w:cstheme="minorHAnsi"/>
              </w:rPr>
            </w:pPr>
            <w:r w:rsidRPr="004B0B96">
              <w:rPr>
                <w:rFonts w:eastAsia="Times New Roman" w:cstheme="minorHAnsi"/>
                <w:color w:val="000000"/>
                <w:kern w:val="0"/>
                <w:szCs w:val="24"/>
                <w:lang w:val="en-US"/>
                <w14:ligatures w14:val="none"/>
              </w:rPr>
              <w:t>dd/MM/yyyy</w:t>
            </w:r>
          </w:p>
        </w:tc>
        <w:tc>
          <w:tcPr>
            <w:tcW w:w="963" w:type="dxa"/>
          </w:tcPr>
          <w:p w14:paraId="022031B7" w14:textId="167DAB72" w:rsidR="00D568DB" w:rsidRPr="00314A8C" w:rsidRDefault="00D568DB" w:rsidP="00D568DB">
            <w:pPr>
              <w:rPr>
                <w:rFonts w:cstheme="minorHAnsi"/>
                <w:lang w:val="it-IT"/>
              </w:rPr>
            </w:pPr>
            <w:r w:rsidRPr="004B0B96">
              <w:rPr>
                <w:rFonts w:eastAsia="Times New Roman" w:cstheme="minorHAnsi"/>
                <w:color w:val="000000"/>
                <w:kern w:val="0"/>
                <w:szCs w:val="24"/>
                <w:lang w:val="en-US"/>
                <w14:ligatures w14:val="none"/>
              </w:rPr>
              <w:t>Data valida</w:t>
            </w:r>
          </w:p>
        </w:tc>
        <w:tc>
          <w:tcPr>
            <w:tcW w:w="963" w:type="dxa"/>
          </w:tcPr>
          <w:p w14:paraId="281FE28B" w14:textId="77777777" w:rsidR="00D568DB" w:rsidRPr="00314A8C" w:rsidRDefault="00D568DB" w:rsidP="00D568DB">
            <w:pPr>
              <w:rPr>
                <w:rFonts w:cstheme="minorHAnsi"/>
                <w:lang w:val="it-IT"/>
              </w:rPr>
            </w:pPr>
          </w:p>
        </w:tc>
        <w:tc>
          <w:tcPr>
            <w:tcW w:w="963" w:type="dxa"/>
          </w:tcPr>
          <w:p w14:paraId="6A42B6A7" w14:textId="77777777" w:rsidR="00D568DB" w:rsidRPr="00314A8C" w:rsidRDefault="00D568DB" w:rsidP="00D568DB">
            <w:pPr>
              <w:rPr>
                <w:rFonts w:cstheme="minorHAnsi"/>
                <w:lang w:val="it-IT"/>
              </w:rPr>
            </w:pPr>
          </w:p>
        </w:tc>
        <w:tc>
          <w:tcPr>
            <w:tcW w:w="963" w:type="dxa"/>
          </w:tcPr>
          <w:p w14:paraId="1C661271" w14:textId="77777777" w:rsidR="00D568DB" w:rsidRPr="00314A8C" w:rsidRDefault="00D568DB" w:rsidP="00D568DB">
            <w:pPr>
              <w:rPr>
                <w:rFonts w:cstheme="minorHAnsi"/>
                <w:lang w:val="it-IT"/>
              </w:rPr>
            </w:pPr>
          </w:p>
        </w:tc>
      </w:tr>
      <w:tr w:rsidR="00D568DB" w:rsidRPr="0049723A" w14:paraId="74BD3994" w14:textId="77777777" w:rsidTr="3634F6F2">
        <w:trPr>
          <w:trHeight w:val="986"/>
        </w:trPr>
        <w:tc>
          <w:tcPr>
            <w:tcW w:w="962" w:type="dxa"/>
          </w:tcPr>
          <w:p w14:paraId="70F761DC" w14:textId="5A13E0AC" w:rsidR="00D568DB" w:rsidRPr="00314A8C" w:rsidRDefault="00D568DB" w:rsidP="00D568DB">
            <w:pPr>
              <w:rPr>
                <w:rFonts w:cstheme="minorHAnsi"/>
              </w:rPr>
            </w:pPr>
            <w:r w:rsidRPr="00314A8C">
              <w:rPr>
                <w:rFonts w:cstheme="minorHAnsi"/>
              </w:rPr>
              <w:t>C35</w:t>
            </w:r>
          </w:p>
        </w:tc>
        <w:tc>
          <w:tcPr>
            <w:tcW w:w="963" w:type="dxa"/>
          </w:tcPr>
          <w:p w14:paraId="5D721A13" w14:textId="38CC5B0B" w:rsidR="00D568DB" w:rsidRPr="00314A8C" w:rsidRDefault="00D568DB" w:rsidP="00D568DB">
            <w:pPr>
              <w:rPr>
                <w:rFonts w:cstheme="minorHAnsi"/>
              </w:rPr>
            </w:pPr>
            <w:r w:rsidRPr="00314A8C">
              <w:rPr>
                <w:rFonts w:cstheme="minorHAnsi"/>
              </w:rPr>
              <w:t>Già cliente banca pres</w:t>
            </w:r>
          </w:p>
        </w:tc>
        <w:tc>
          <w:tcPr>
            <w:tcW w:w="963" w:type="dxa"/>
          </w:tcPr>
          <w:p w14:paraId="7D5F2D21" w14:textId="37007E78"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47535036" w14:textId="25369131" w:rsidR="00D568DB" w:rsidRPr="00314A8C" w:rsidRDefault="00424405" w:rsidP="00D568DB">
            <w:pPr>
              <w:rPr>
                <w:rFonts w:cstheme="minorHAnsi"/>
              </w:rPr>
            </w:pPr>
            <w:r>
              <w:rPr>
                <w:rFonts w:cstheme="minorHAnsi"/>
              </w:rPr>
              <w:t>No</w:t>
            </w:r>
          </w:p>
        </w:tc>
        <w:tc>
          <w:tcPr>
            <w:tcW w:w="963" w:type="dxa"/>
          </w:tcPr>
          <w:p w14:paraId="6238FFF5" w14:textId="216F04B4" w:rsidR="00D568DB" w:rsidRPr="00314A8C" w:rsidRDefault="00D568DB" w:rsidP="00D568DB">
            <w:pPr>
              <w:rPr>
                <w:rFonts w:cstheme="minorHAnsi"/>
              </w:rPr>
            </w:pPr>
            <w:r w:rsidRPr="00314A8C">
              <w:rPr>
                <w:rFonts w:cstheme="minorHAnsi"/>
              </w:rPr>
              <w:t>No</w:t>
            </w:r>
          </w:p>
        </w:tc>
        <w:tc>
          <w:tcPr>
            <w:tcW w:w="962" w:type="dxa"/>
          </w:tcPr>
          <w:p w14:paraId="3FC039C3" w14:textId="216D740E" w:rsidR="00D568DB" w:rsidRPr="00314A8C" w:rsidRDefault="00D568DB" w:rsidP="00D568DB">
            <w:pPr>
              <w:rPr>
                <w:rFonts w:cstheme="minorHAnsi"/>
              </w:rPr>
            </w:pPr>
            <w:r w:rsidRPr="00314A8C">
              <w:rPr>
                <w:rFonts w:cstheme="minorHAnsi"/>
              </w:rPr>
              <w:t>Lista valori</w:t>
            </w:r>
          </w:p>
        </w:tc>
        <w:tc>
          <w:tcPr>
            <w:tcW w:w="963" w:type="dxa"/>
          </w:tcPr>
          <w:p w14:paraId="4C74CCEC" w14:textId="7F09FEDF" w:rsidR="00D568DB" w:rsidRPr="00314A8C" w:rsidRDefault="00D568DB" w:rsidP="00D568DB">
            <w:pPr>
              <w:rPr>
                <w:rFonts w:cstheme="minorHAnsi"/>
                <w:lang w:val="it-IT"/>
              </w:rPr>
            </w:pPr>
            <w:r w:rsidRPr="00314A8C">
              <w:rPr>
                <w:rFonts w:cstheme="minorHAnsi"/>
                <w:lang w:val="it-IT"/>
              </w:rPr>
              <w:t>“Sì”, “No”</w:t>
            </w:r>
          </w:p>
        </w:tc>
        <w:tc>
          <w:tcPr>
            <w:tcW w:w="963" w:type="dxa"/>
          </w:tcPr>
          <w:p w14:paraId="37E666D5" w14:textId="77777777" w:rsidR="00D568DB" w:rsidRPr="00314A8C" w:rsidRDefault="00D568DB" w:rsidP="00D568DB">
            <w:pPr>
              <w:rPr>
                <w:rFonts w:cstheme="minorHAnsi"/>
                <w:lang w:val="it-IT"/>
              </w:rPr>
            </w:pPr>
          </w:p>
        </w:tc>
        <w:tc>
          <w:tcPr>
            <w:tcW w:w="963" w:type="dxa"/>
          </w:tcPr>
          <w:p w14:paraId="1D03BED7" w14:textId="77777777" w:rsidR="00D568DB" w:rsidRPr="00314A8C" w:rsidRDefault="00D568DB" w:rsidP="00D568DB">
            <w:pPr>
              <w:rPr>
                <w:rFonts w:cstheme="minorHAnsi"/>
                <w:lang w:val="it-IT"/>
              </w:rPr>
            </w:pPr>
          </w:p>
        </w:tc>
        <w:tc>
          <w:tcPr>
            <w:tcW w:w="963" w:type="dxa"/>
          </w:tcPr>
          <w:p w14:paraId="33BD0031" w14:textId="77777777" w:rsidR="00D568DB" w:rsidRPr="00314A8C" w:rsidRDefault="00D568DB" w:rsidP="00D568DB">
            <w:pPr>
              <w:rPr>
                <w:rFonts w:cstheme="minorHAnsi"/>
                <w:lang w:val="it-IT"/>
              </w:rPr>
            </w:pPr>
          </w:p>
        </w:tc>
      </w:tr>
      <w:tr w:rsidR="00D568DB" w:rsidRPr="0049723A" w14:paraId="54748193" w14:textId="77777777" w:rsidTr="3634F6F2">
        <w:trPr>
          <w:trHeight w:val="986"/>
        </w:trPr>
        <w:tc>
          <w:tcPr>
            <w:tcW w:w="962" w:type="dxa"/>
          </w:tcPr>
          <w:p w14:paraId="1A56E48B" w14:textId="652A885B" w:rsidR="00D568DB" w:rsidRPr="00314A8C" w:rsidRDefault="00D568DB" w:rsidP="00D568DB">
            <w:pPr>
              <w:rPr>
                <w:rFonts w:cstheme="minorHAnsi"/>
              </w:rPr>
            </w:pPr>
            <w:r w:rsidRPr="00314A8C">
              <w:rPr>
                <w:rFonts w:cstheme="minorHAnsi"/>
              </w:rPr>
              <w:t>C36</w:t>
            </w:r>
          </w:p>
        </w:tc>
        <w:tc>
          <w:tcPr>
            <w:tcW w:w="963" w:type="dxa"/>
          </w:tcPr>
          <w:p w14:paraId="128A730E" w14:textId="22BF9559" w:rsidR="00D568DB" w:rsidRPr="00314A8C" w:rsidRDefault="00D568DB" w:rsidP="00D568DB">
            <w:pPr>
              <w:rPr>
                <w:rFonts w:cstheme="minorHAnsi"/>
              </w:rPr>
            </w:pPr>
            <w:r w:rsidRPr="00314A8C">
              <w:rPr>
                <w:rFonts w:cstheme="minorHAnsi"/>
              </w:rPr>
              <w:t>Nome</w:t>
            </w:r>
            <w:r w:rsidR="004571E2">
              <w:rPr>
                <w:rFonts w:cstheme="minorHAnsi"/>
              </w:rPr>
              <w:t xml:space="preserve"> </w:t>
            </w:r>
          </w:p>
        </w:tc>
        <w:tc>
          <w:tcPr>
            <w:tcW w:w="963" w:type="dxa"/>
          </w:tcPr>
          <w:p w14:paraId="646C894B" w14:textId="2900809C"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32DBFEB4" w14:textId="542DE013" w:rsidR="00D568DB" w:rsidRPr="00314A8C" w:rsidRDefault="00D568DB" w:rsidP="00D568DB">
            <w:pPr>
              <w:rPr>
                <w:rFonts w:cstheme="minorHAnsi"/>
              </w:rPr>
            </w:pPr>
            <w:r w:rsidRPr="00314A8C">
              <w:rPr>
                <w:rFonts w:cstheme="minorHAnsi"/>
              </w:rPr>
              <w:t>No</w:t>
            </w:r>
          </w:p>
        </w:tc>
        <w:tc>
          <w:tcPr>
            <w:tcW w:w="963" w:type="dxa"/>
          </w:tcPr>
          <w:p w14:paraId="3CC70DEA" w14:textId="6775FFA1" w:rsidR="00D568DB" w:rsidRPr="00314A8C" w:rsidRDefault="00D568DB" w:rsidP="00D568DB">
            <w:pPr>
              <w:rPr>
                <w:rFonts w:cstheme="minorHAnsi"/>
              </w:rPr>
            </w:pPr>
            <w:r w:rsidRPr="00314A8C">
              <w:rPr>
                <w:rFonts w:cstheme="minorHAnsi"/>
              </w:rPr>
              <w:t>Sì</w:t>
            </w:r>
          </w:p>
        </w:tc>
        <w:tc>
          <w:tcPr>
            <w:tcW w:w="962" w:type="dxa"/>
          </w:tcPr>
          <w:p w14:paraId="3B6DB1A2" w14:textId="30A1DD9B" w:rsidR="00D568DB" w:rsidRPr="00314A8C" w:rsidRDefault="00D568DB" w:rsidP="00D568DB">
            <w:pPr>
              <w:rPr>
                <w:rFonts w:cstheme="minorHAnsi"/>
              </w:rPr>
            </w:pPr>
            <w:r w:rsidRPr="00314A8C">
              <w:rPr>
                <w:rFonts w:cstheme="minorHAnsi"/>
              </w:rPr>
              <w:t>Alfabetici</w:t>
            </w:r>
          </w:p>
        </w:tc>
        <w:tc>
          <w:tcPr>
            <w:tcW w:w="963" w:type="dxa"/>
          </w:tcPr>
          <w:p w14:paraId="7A4475B4" w14:textId="3615659A" w:rsidR="00D568DB" w:rsidRPr="00314A8C" w:rsidRDefault="00D568DB" w:rsidP="00D568DB">
            <w:pPr>
              <w:rPr>
                <w:rFonts w:cstheme="minorHAnsi"/>
                <w:lang w:val="it-IT"/>
              </w:rPr>
            </w:pPr>
            <w:r w:rsidRPr="00314A8C">
              <w:rPr>
                <w:rFonts w:cstheme="minorHAnsi"/>
                <w:lang w:val="it-IT"/>
              </w:rPr>
              <w:t>Nome</w:t>
            </w:r>
            <w:r w:rsidR="00A93EC0" w:rsidRPr="00314A8C">
              <w:rPr>
                <w:rFonts w:cstheme="minorHAnsi"/>
                <w:lang w:val="it-IT"/>
              </w:rPr>
              <w:t xml:space="preserve"> e Cognome </w:t>
            </w:r>
            <w:r w:rsidRPr="00314A8C">
              <w:rPr>
                <w:rFonts w:cstheme="minorHAnsi"/>
                <w:lang w:val="it-IT"/>
              </w:rPr>
              <w:t>richiedente</w:t>
            </w:r>
          </w:p>
        </w:tc>
        <w:tc>
          <w:tcPr>
            <w:tcW w:w="963" w:type="dxa"/>
          </w:tcPr>
          <w:p w14:paraId="2F648323" w14:textId="77777777" w:rsidR="00D568DB" w:rsidRPr="00314A8C" w:rsidRDefault="00D568DB" w:rsidP="00D568DB">
            <w:pPr>
              <w:rPr>
                <w:rFonts w:cstheme="minorHAnsi"/>
                <w:lang w:val="it-IT"/>
              </w:rPr>
            </w:pPr>
          </w:p>
        </w:tc>
        <w:tc>
          <w:tcPr>
            <w:tcW w:w="963" w:type="dxa"/>
          </w:tcPr>
          <w:p w14:paraId="3E079C39" w14:textId="77777777" w:rsidR="00D568DB" w:rsidRPr="00314A8C" w:rsidRDefault="00D568DB" w:rsidP="00D568DB">
            <w:pPr>
              <w:rPr>
                <w:rFonts w:cstheme="minorHAnsi"/>
                <w:lang w:val="it-IT"/>
              </w:rPr>
            </w:pPr>
          </w:p>
        </w:tc>
        <w:tc>
          <w:tcPr>
            <w:tcW w:w="963" w:type="dxa"/>
          </w:tcPr>
          <w:p w14:paraId="45010DA0" w14:textId="77777777" w:rsidR="00D568DB" w:rsidRPr="00314A8C" w:rsidRDefault="00D568DB" w:rsidP="00D568DB">
            <w:pPr>
              <w:rPr>
                <w:rFonts w:cstheme="minorHAnsi"/>
                <w:lang w:val="it-IT"/>
              </w:rPr>
            </w:pPr>
          </w:p>
        </w:tc>
      </w:tr>
      <w:tr w:rsidR="00D568DB" w:rsidRPr="000D2906" w14:paraId="5C29CFD3" w14:textId="77777777" w:rsidTr="3634F6F2">
        <w:trPr>
          <w:trHeight w:val="986"/>
        </w:trPr>
        <w:tc>
          <w:tcPr>
            <w:tcW w:w="962" w:type="dxa"/>
          </w:tcPr>
          <w:p w14:paraId="149BC510" w14:textId="7D486417" w:rsidR="00D568DB" w:rsidRPr="00314A8C" w:rsidRDefault="00D568DB" w:rsidP="00D568DB">
            <w:pPr>
              <w:rPr>
                <w:rFonts w:cstheme="minorHAnsi"/>
              </w:rPr>
            </w:pPr>
            <w:r w:rsidRPr="00314A8C">
              <w:rPr>
                <w:rFonts w:cstheme="minorHAnsi"/>
              </w:rPr>
              <w:t>C37</w:t>
            </w:r>
          </w:p>
        </w:tc>
        <w:tc>
          <w:tcPr>
            <w:tcW w:w="963" w:type="dxa"/>
          </w:tcPr>
          <w:p w14:paraId="36E3B66D" w14:textId="396CD49A" w:rsidR="00D568DB" w:rsidRPr="00314A8C" w:rsidRDefault="00D568DB" w:rsidP="00D568DB">
            <w:pPr>
              <w:rPr>
                <w:rFonts w:cstheme="minorHAnsi"/>
              </w:rPr>
            </w:pPr>
            <w:r w:rsidRPr="00314A8C">
              <w:rPr>
                <w:rFonts w:cstheme="minorHAnsi"/>
              </w:rPr>
              <w:t xml:space="preserve">Codice </w:t>
            </w:r>
            <w:r w:rsidR="004571E2">
              <w:rPr>
                <w:rFonts w:cstheme="minorHAnsi"/>
              </w:rPr>
              <w:t>fiscal</w:t>
            </w:r>
            <w:r w:rsidR="0075037F">
              <w:rPr>
                <w:rFonts w:cstheme="minorHAnsi"/>
              </w:rPr>
              <w:t>e</w:t>
            </w:r>
          </w:p>
        </w:tc>
        <w:tc>
          <w:tcPr>
            <w:tcW w:w="963" w:type="dxa"/>
          </w:tcPr>
          <w:p w14:paraId="58DA559A" w14:textId="1352B14C"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4B12E543" w14:textId="7EFA15BC" w:rsidR="00D568DB" w:rsidRPr="00314A8C" w:rsidRDefault="00D568DB" w:rsidP="00D568DB">
            <w:pPr>
              <w:rPr>
                <w:rFonts w:cstheme="minorHAnsi"/>
              </w:rPr>
            </w:pPr>
            <w:r w:rsidRPr="00314A8C">
              <w:rPr>
                <w:rFonts w:cstheme="minorHAnsi"/>
              </w:rPr>
              <w:t>No</w:t>
            </w:r>
          </w:p>
        </w:tc>
        <w:tc>
          <w:tcPr>
            <w:tcW w:w="963" w:type="dxa"/>
          </w:tcPr>
          <w:p w14:paraId="2EF21FE5" w14:textId="5E0E08A9" w:rsidR="00D568DB" w:rsidRPr="00314A8C" w:rsidRDefault="00D568DB" w:rsidP="00D568DB">
            <w:pPr>
              <w:rPr>
                <w:rFonts w:cstheme="minorHAnsi"/>
              </w:rPr>
            </w:pPr>
            <w:r w:rsidRPr="00314A8C">
              <w:rPr>
                <w:rFonts w:cstheme="minorHAnsi"/>
              </w:rPr>
              <w:t>Sì</w:t>
            </w:r>
          </w:p>
        </w:tc>
        <w:tc>
          <w:tcPr>
            <w:tcW w:w="962" w:type="dxa"/>
          </w:tcPr>
          <w:p w14:paraId="19BE64E4" w14:textId="48856AA1" w:rsidR="00D568DB" w:rsidRPr="00314A8C" w:rsidRDefault="00D568DB" w:rsidP="00D568DB">
            <w:pPr>
              <w:rPr>
                <w:rFonts w:cstheme="minorHAnsi"/>
              </w:rPr>
            </w:pPr>
            <w:r w:rsidRPr="00314A8C">
              <w:rPr>
                <w:rFonts w:cstheme="minorHAnsi"/>
              </w:rPr>
              <w:t>Alfa-numerici</w:t>
            </w:r>
          </w:p>
        </w:tc>
        <w:tc>
          <w:tcPr>
            <w:tcW w:w="963" w:type="dxa"/>
          </w:tcPr>
          <w:p w14:paraId="38314A5B" w14:textId="6369716E" w:rsidR="00D568DB" w:rsidRPr="00314A8C" w:rsidRDefault="00D568DB" w:rsidP="00D568DB">
            <w:pPr>
              <w:rPr>
                <w:rFonts w:cstheme="minorHAnsi"/>
                <w:lang w:val="it-IT"/>
              </w:rPr>
            </w:pPr>
            <w:r w:rsidRPr="00314A8C">
              <w:rPr>
                <w:rFonts w:cstheme="minorHAnsi"/>
                <w:lang w:val="it-IT"/>
              </w:rPr>
              <w:t>Stinga alfanumerica cn 16 caratteri (e.g. RSSMRA85M01H501Z)</w:t>
            </w:r>
          </w:p>
        </w:tc>
        <w:tc>
          <w:tcPr>
            <w:tcW w:w="963" w:type="dxa"/>
          </w:tcPr>
          <w:p w14:paraId="55FE627E" w14:textId="77777777" w:rsidR="00D568DB" w:rsidRPr="00314A8C" w:rsidRDefault="00D568DB" w:rsidP="00D568DB">
            <w:pPr>
              <w:rPr>
                <w:rFonts w:cstheme="minorHAnsi"/>
                <w:lang w:val="it-IT"/>
              </w:rPr>
            </w:pPr>
          </w:p>
        </w:tc>
        <w:tc>
          <w:tcPr>
            <w:tcW w:w="963" w:type="dxa"/>
          </w:tcPr>
          <w:p w14:paraId="1B156905" w14:textId="77777777" w:rsidR="00D568DB" w:rsidRPr="00314A8C" w:rsidRDefault="00D568DB" w:rsidP="00D568DB">
            <w:pPr>
              <w:rPr>
                <w:rFonts w:cstheme="minorHAnsi"/>
                <w:lang w:val="it-IT"/>
              </w:rPr>
            </w:pPr>
          </w:p>
        </w:tc>
        <w:tc>
          <w:tcPr>
            <w:tcW w:w="963" w:type="dxa"/>
          </w:tcPr>
          <w:p w14:paraId="1F6AB837" w14:textId="77777777" w:rsidR="00D568DB" w:rsidRPr="00314A8C" w:rsidRDefault="00D568DB" w:rsidP="00D568DB">
            <w:pPr>
              <w:rPr>
                <w:rFonts w:cstheme="minorHAnsi"/>
                <w:lang w:val="it-IT"/>
              </w:rPr>
            </w:pPr>
          </w:p>
        </w:tc>
      </w:tr>
      <w:tr w:rsidR="00D568DB" w:rsidRPr="008C58B5" w14:paraId="55CF7019" w14:textId="77777777" w:rsidTr="3634F6F2">
        <w:trPr>
          <w:trHeight w:val="986"/>
        </w:trPr>
        <w:tc>
          <w:tcPr>
            <w:tcW w:w="962" w:type="dxa"/>
          </w:tcPr>
          <w:p w14:paraId="4B16B42F" w14:textId="4966292D" w:rsidR="00D568DB" w:rsidRPr="00314A8C" w:rsidRDefault="00D568DB" w:rsidP="00D568DB">
            <w:pPr>
              <w:rPr>
                <w:rFonts w:cstheme="minorHAnsi"/>
              </w:rPr>
            </w:pPr>
            <w:r w:rsidRPr="00314A8C">
              <w:rPr>
                <w:rFonts w:cstheme="minorHAnsi"/>
              </w:rPr>
              <w:t>C38- C49-C101-C102</w:t>
            </w:r>
          </w:p>
        </w:tc>
        <w:tc>
          <w:tcPr>
            <w:tcW w:w="963" w:type="dxa"/>
          </w:tcPr>
          <w:p w14:paraId="410B4372" w14:textId="7FB3AD7B" w:rsidR="00D568DB" w:rsidRPr="00314A8C" w:rsidRDefault="00D568DB" w:rsidP="00D568DB">
            <w:pPr>
              <w:rPr>
                <w:rFonts w:cstheme="minorHAnsi"/>
              </w:rPr>
            </w:pPr>
            <w:r w:rsidRPr="00314A8C">
              <w:rPr>
                <w:rFonts w:cstheme="minorHAnsi"/>
              </w:rPr>
              <w:t>Telefono di contatto</w:t>
            </w:r>
          </w:p>
        </w:tc>
        <w:tc>
          <w:tcPr>
            <w:tcW w:w="963" w:type="dxa"/>
          </w:tcPr>
          <w:p w14:paraId="6827341E" w14:textId="6668752B"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43075C95" w14:textId="5B20CF85" w:rsidR="00D568DB" w:rsidRPr="00314A8C" w:rsidRDefault="00D568DB" w:rsidP="00D568DB">
            <w:pPr>
              <w:rPr>
                <w:rFonts w:cstheme="minorHAnsi"/>
              </w:rPr>
            </w:pPr>
            <w:r w:rsidRPr="00314A8C">
              <w:rPr>
                <w:rFonts w:cstheme="minorHAnsi"/>
              </w:rPr>
              <w:t>No</w:t>
            </w:r>
          </w:p>
        </w:tc>
        <w:tc>
          <w:tcPr>
            <w:tcW w:w="963" w:type="dxa"/>
          </w:tcPr>
          <w:p w14:paraId="0C77995F" w14:textId="38CAB278" w:rsidR="00D568DB" w:rsidRPr="00314A8C" w:rsidRDefault="00D568DB" w:rsidP="00D568DB">
            <w:pPr>
              <w:rPr>
                <w:rFonts w:cstheme="minorHAnsi"/>
              </w:rPr>
            </w:pPr>
            <w:r w:rsidRPr="00314A8C">
              <w:rPr>
                <w:rFonts w:cstheme="minorHAnsi"/>
              </w:rPr>
              <w:t>No</w:t>
            </w:r>
          </w:p>
        </w:tc>
        <w:tc>
          <w:tcPr>
            <w:tcW w:w="962" w:type="dxa"/>
          </w:tcPr>
          <w:p w14:paraId="634391CC" w14:textId="7C052025" w:rsidR="00D568DB" w:rsidRPr="00314A8C" w:rsidRDefault="00D568DB" w:rsidP="00D568DB">
            <w:pPr>
              <w:rPr>
                <w:rFonts w:cstheme="minorHAnsi"/>
              </w:rPr>
            </w:pPr>
            <w:r w:rsidRPr="00314A8C">
              <w:rPr>
                <w:rFonts w:cstheme="minorHAnsi"/>
              </w:rPr>
              <w:t>Numerici</w:t>
            </w:r>
          </w:p>
        </w:tc>
        <w:tc>
          <w:tcPr>
            <w:tcW w:w="963" w:type="dxa"/>
          </w:tcPr>
          <w:p w14:paraId="323D3978" w14:textId="036B8FAD" w:rsidR="00D568DB" w:rsidRPr="00314A8C" w:rsidRDefault="00D568DB" w:rsidP="00D568DB">
            <w:pPr>
              <w:rPr>
                <w:rFonts w:cstheme="minorHAnsi"/>
                <w:lang w:val="it-IT"/>
              </w:rPr>
            </w:pPr>
            <w:r w:rsidRPr="00314A8C">
              <w:rPr>
                <w:rFonts w:cstheme="minorHAnsi"/>
                <w:lang w:val="it-IT"/>
              </w:rPr>
              <w:t>Prefisso internazione + stringa numerica (eg. Italia): +39 123456789</w:t>
            </w:r>
          </w:p>
        </w:tc>
        <w:tc>
          <w:tcPr>
            <w:tcW w:w="963" w:type="dxa"/>
          </w:tcPr>
          <w:p w14:paraId="71D27BD2" w14:textId="77777777" w:rsidR="00D568DB" w:rsidRPr="00314A8C" w:rsidRDefault="00D568DB" w:rsidP="00D568DB">
            <w:pPr>
              <w:rPr>
                <w:rFonts w:cstheme="minorHAnsi"/>
                <w:lang w:val="it-IT"/>
              </w:rPr>
            </w:pPr>
          </w:p>
        </w:tc>
        <w:tc>
          <w:tcPr>
            <w:tcW w:w="963" w:type="dxa"/>
          </w:tcPr>
          <w:p w14:paraId="32E50F37" w14:textId="77777777" w:rsidR="00D568DB" w:rsidRPr="00314A8C" w:rsidRDefault="00D568DB" w:rsidP="00D568DB">
            <w:pPr>
              <w:rPr>
                <w:rFonts w:cstheme="minorHAnsi"/>
                <w:lang w:val="it-IT"/>
              </w:rPr>
            </w:pPr>
          </w:p>
        </w:tc>
        <w:tc>
          <w:tcPr>
            <w:tcW w:w="963" w:type="dxa"/>
          </w:tcPr>
          <w:p w14:paraId="1885886D" w14:textId="77777777" w:rsidR="00D568DB" w:rsidRPr="00314A8C" w:rsidRDefault="00D568DB" w:rsidP="00D568DB">
            <w:pPr>
              <w:rPr>
                <w:rFonts w:cstheme="minorHAnsi"/>
                <w:lang w:val="it-IT"/>
              </w:rPr>
            </w:pPr>
          </w:p>
        </w:tc>
      </w:tr>
      <w:tr w:rsidR="00D568DB" w:rsidRPr="0049723A" w14:paraId="14E3700E" w14:textId="77777777" w:rsidTr="3634F6F2">
        <w:trPr>
          <w:trHeight w:val="986"/>
        </w:trPr>
        <w:tc>
          <w:tcPr>
            <w:tcW w:w="962" w:type="dxa"/>
          </w:tcPr>
          <w:p w14:paraId="120C5942" w14:textId="55E8AAF3" w:rsidR="00D568DB" w:rsidRPr="00314A8C" w:rsidRDefault="00D568DB" w:rsidP="00D568DB">
            <w:pPr>
              <w:rPr>
                <w:rFonts w:cstheme="minorHAnsi"/>
              </w:rPr>
            </w:pPr>
            <w:r w:rsidRPr="00314A8C">
              <w:rPr>
                <w:rFonts w:cstheme="minorHAnsi"/>
              </w:rPr>
              <w:t>C39</w:t>
            </w:r>
          </w:p>
        </w:tc>
        <w:tc>
          <w:tcPr>
            <w:tcW w:w="963" w:type="dxa"/>
          </w:tcPr>
          <w:p w14:paraId="7EC8FB36" w14:textId="26563ECC" w:rsidR="00D568DB" w:rsidRPr="00314A8C" w:rsidRDefault="00D568DB" w:rsidP="00D568DB">
            <w:pPr>
              <w:rPr>
                <w:rFonts w:cstheme="minorHAnsi"/>
              </w:rPr>
            </w:pPr>
            <w:r w:rsidRPr="00314A8C">
              <w:rPr>
                <w:rFonts w:cstheme="minorHAnsi"/>
              </w:rPr>
              <w:t>Stato di cittadinanza</w:t>
            </w:r>
          </w:p>
        </w:tc>
        <w:tc>
          <w:tcPr>
            <w:tcW w:w="963" w:type="dxa"/>
          </w:tcPr>
          <w:p w14:paraId="7F5A3655" w14:textId="5063D42D"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42E3547D" w14:textId="14C615D5" w:rsidR="00D568DB" w:rsidRPr="00314A8C" w:rsidRDefault="00D568DB" w:rsidP="00D568DB">
            <w:pPr>
              <w:rPr>
                <w:rFonts w:cstheme="minorHAnsi"/>
              </w:rPr>
            </w:pPr>
            <w:r w:rsidRPr="00314A8C">
              <w:rPr>
                <w:rFonts w:cstheme="minorHAnsi"/>
              </w:rPr>
              <w:t>No</w:t>
            </w:r>
          </w:p>
        </w:tc>
        <w:tc>
          <w:tcPr>
            <w:tcW w:w="963" w:type="dxa"/>
          </w:tcPr>
          <w:p w14:paraId="262D11C2" w14:textId="5B6F1E13" w:rsidR="00D568DB" w:rsidRPr="00314A8C" w:rsidRDefault="00D568DB" w:rsidP="00D568DB">
            <w:pPr>
              <w:rPr>
                <w:rFonts w:cstheme="minorHAnsi"/>
              </w:rPr>
            </w:pPr>
            <w:r w:rsidRPr="00314A8C">
              <w:rPr>
                <w:rFonts w:cstheme="minorHAnsi"/>
              </w:rPr>
              <w:t>Sì</w:t>
            </w:r>
          </w:p>
        </w:tc>
        <w:tc>
          <w:tcPr>
            <w:tcW w:w="962" w:type="dxa"/>
          </w:tcPr>
          <w:p w14:paraId="2A0F0ADB" w14:textId="2BBF4A77" w:rsidR="00D568DB" w:rsidRPr="00314A8C" w:rsidRDefault="00D568DB" w:rsidP="00D568DB">
            <w:pPr>
              <w:rPr>
                <w:rFonts w:cstheme="minorHAnsi"/>
              </w:rPr>
            </w:pPr>
            <w:r w:rsidRPr="00314A8C">
              <w:rPr>
                <w:rFonts w:cstheme="minorHAnsi"/>
              </w:rPr>
              <w:t>Alfabetici</w:t>
            </w:r>
          </w:p>
        </w:tc>
        <w:tc>
          <w:tcPr>
            <w:tcW w:w="963" w:type="dxa"/>
          </w:tcPr>
          <w:p w14:paraId="1E20430F" w14:textId="2E9C1220" w:rsidR="00D568DB" w:rsidRPr="00314A8C" w:rsidRDefault="00D568DB" w:rsidP="00D568DB">
            <w:pPr>
              <w:rPr>
                <w:rFonts w:cstheme="minorHAnsi"/>
                <w:lang w:val="it-IT"/>
              </w:rPr>
            </w:pPr>
            <w:r w:rsidRPr="00314A8C">
              <w:rPr>
                <w:rFonts w:cstheme="minorHAnsi"/>
                <w:lang w:val="it-IT"/>
              </w:rPr>
              <w:t>“Nome” stato di cittadinanza</w:t>
            </w:r>
          </w:p>
        </w:tc>
        <w:tc>
          <w:tcPr>
            <w:tcW w:w="963" w:type="dxa"/>
          </w:tcPr>
          <w:p w14:paraId="56B96593" w14:textId="77777777" w:rsidR="00D568DB" w:rsidRPr="00314A8C" w:rsidRDefault="00D568DB" w:rsidP="00D568DB">
            <w:pPr>
              <w:rPr>
                <w:rFonts w:cstheme="minorHAnsi"/>
                <w:lang w:val="it-IT"/>
              </w:rPr>
            </w:pPr>
          </w:p>
        </w:tc>
        <w:tc>
          <w:tcPr>
            <w:tcW w:w="963" w:type="dxa"/>
          </w:tcPr>
          <w:p w14:paraId="217A8B0D" w14:textId="77777777" w:rsidR="00D568DB" w:rsidRPr="00314A8C" w:rsidRDefault="00D568DB" w:rsidP="00D568DB">
            <w:pPr>
              <w:rPr>
                <w:rFonts w:cstheme="minorHAnsi"/>
                <w:lang w:val="it-IT"/>
              </w:rPr>
            </w:pPr>
          </w:p>
        </w:tc>
        <w:tc>
          <w:tcPr>
            <w:tcW w:w="963" w:type="dxa"/>
          </w:tcPr>
          <w:p w14:paraId="7535329C" w14:textId="77777777" w:rsidR="00D568DB" w:rsidRPr="00314A8C" w:rsidRDefault="00D568DB" w:rsidP="00D568DB">
            <w:pPr>
              <w:rPr>
                <w:rFonts w:cstheme="minorHAnsi"/>
                <w:lang w:val="it-IT"/>
              </w:rPr>
            </w:pPr>
          </w:p>
        </w:tc>
      </w:tr>
      <w:tr w:rsidR="00D568DB" w:rsidRPr="0049723A" w14:paraId="577F7EC8" w14:textId="77777777" w:rsidTr="3634F6F2">
        <w:trPr>
          <w:trHeight w:val="986"/>
        </w:trPr>
        <w:tc>
          <w:tcPr>
            <w:tcW w:w="962" w:type="dxa"/>
          </w:tcPr>
          <w:p w14:paraId="744E736B" w14:textId="03BDF11B" w:rsidR="00D568DB" w:rsidRPr="00314A8C" w:rsidRDefault="00D568DB" w:rsidP="00D568DB">
            <w:pPr>
              <w:rPr>
                <w:rFonts w:cstheme="minorHAnsi"/>
              </w:rPr>
            </w:pPr>
            <w:r w:rsidRPr="00314A8C">
              <w:rPr>
                <w:rFonts w:cstheme="minorHAnsi"/>
              </w:rPr>
              <w:t>C40</w:t>
            </w:r>
          </w:p>
        </w:tc>
        <w:tc>
          <w:tcPr>
            <w:tcW w:w="963" w:type="dxa"/>
          </w:tcPr>
          <w:p w14:paraId="00AEC1C4" w14:textId="2025CF6C" w:rsidR="00D568DB" w:rsidRPr="00314A8C" w:rsidRDefault="00D568DB" w:rsidP="00D568DB">
            <w:pPr>
              <w:rPr>
                <w:rFonts w:cstheme="minorHAnsi"/>
              </w:rPr>
            </w:pPr>
            <w:r w:rsidRPr="00314A8C">
              <w:rPr>
                <w:rFonts w:cstheme="minorHAnsi"/>
              </w:rPr>
              <w:t>Comune di nascita</w:t>
            </w:r>
          </w:p>
        </w:tc>
        <w:tc>
          <w:tcPr>
            <w:tcW w:w="963" w:type="dxa"/>
          </w:tcPr>
          <w:p w14:paraId="4B4C3346" w14:textId="20CFAF38"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4557F1AD" w14:textId="0E40512B" w:rsidR="00D568DB" w:rsidRPr="00314A8C" w:rsidRDefault="00D568DB" w:rsidP="00D568DB">
            <w:pPr>
              <w:rPr>
                <w:rFonts w:cstheme="minorHAnsi"/>
              </w:rPr>
            </w:pPr>
            <w:r w:rsidRPr="00314A8C">
              <w:rPr>
                <w:rFonts w:cstheme="minorHAnsi"/>
              </w:rPr>
              <w:t>No</w:t>
            </w:r>
          </w:p>
        </w:tc>
        <w:tc>
          <w:tcPr>
            <w:tcW w:w="963" w:type="dxa"/>
          </w:tcPr>
          <w:p w14:paraId="59DF58B5" w14:textId="743BB253" w:rsidR="00D568DB" w:rsidRPr="00314A8C" w:rsidRDefault="00D568DB" w:rsidP="00D568DB">
            <w:pPr>
              <w:rPr>
                <w:rFonts w:cstheme="minorHAnsi"/>
              </w:rPr>
            </w:pPr>
            <w:r w:rsidRPr="00314A8C">
              <w:rPr>
                <w:rFonts w:cstheme="minorHAnsi"/>
              </w:rPr>
              <w:t>Sì</w:t>
            </w:r>
          </w:p>
        </w:tc>
        <w:tc>
          <w:tcPr>
            <w:tcW w:w="962" w:type="dxa"/>
          </w:tcPr>
          <w:p w14:paraId="685AEFF1" w14:textId="708BE402" w:rsidR="00D568DB" w:rsidRPr="00314A8C" w:rsidRDefault="00D568DB" w:rsidP="00D568DB">
            <w:pPr>
              <w:rPr>
                <w:rFonts w:cstheme="minorHAnsi"/>
              </w:rPr>
            </w:pPr>
            <w:r w:rsidRPr="00314A8C">
              <w:rPr>
                <w:rFonts w:cstheme="minorHAnsi"/>
              </w:rPr>
              <w:t>Alfabetici</w:t>
            </w:r>
          </w:p>
        </w:tc>
        <w:tc>
          <w:tcPr>
            <w:tcW w:w="963" w:type="dxa"/>
          </w:tcPr>
          <w:p w14:paraId="03B3E8BD" w14:textId="79F817DE" w:rsidR="00D568DB" w:rsidRPr="00314A8C" w:rsidRDefault="00D568DB" w:rsidP="00D568DB">
            <w:pPr>
              <w:rPr>
                <w:rFonts w:cstheme="minorHAnsi"/>
                <w:lang w:val="it-IT"/>
              </w:rPr>
            </w:pPr>
            <w:r w:rsidRPr="00314A8C">
              <w:rPr>
                <w:rFonts w:cstheme="minorHAnsi"/>
                <w:lang w:val="it-IT"/>
              </w:rPr>
              <w:t>“Nome” comune di nascita</w:t>
            </w:r>
          </w:p>
        </w:tc>
        <w:tc>
          <w:tcPr>
            <w:tcW w:w="963" w:type="dxa"/>
          </w:tcPr>
          <w:p w14:paraId="27F45BA0" w14:textId="77777777" w:rsidR="00D568DB" w:rsidRPr="00314A8C" w:rsidRDefault="00D568DB" w:rsidP="00D568DB">
            <w:pPr>
              <w:rPr>
                <w:rFonts w:cstheme="minorHAnsi"/>
                <w:lang w:val="it-IT"/>
              </w:rPr>
            </w:pPr>
          </w:p>
        </w:tc>
        <w:tc>
          <w:tcPr>
            <w:tcW w:w="963" w:type="dxa"/>
          </w:tcPr>
          <w:p w14:paraId="646BCF1B" w14:textId="77777777" w:rsidR="00D568DB" w:rsidRPr="00314A8C" w:rsidRDefault="00D568DB" w:rsidP="00D568DB">
            <w:pPr>
              <w:rPr>
                <w:rFonts w:cstheme="minorHAnsi"/>
                <w:lang w:val="it-IT"/>
              </w:rPr>
            </w:pPr>
          </w:p>
        </w:tc>
        <w:tc>
          <w:tcPr>
            <w:tcW w:w="963" w:type="dxa"/>
          </w:tcPr>
          <w:p w14:paraId="16F531AD" w14:textId="77777777" w:rsidR="00D568DB" w:rsidRPr="00314A8C" w:rsidRDefault="00D568DB" w:rsidP="00D568DB">
            <w:pPr>
              <w:rPr>
                <w:rFonts w:cstheme="minorHAnsi"/>
                <w:lang w:val="it-IT"/>
              </w:rPr>
            </w:pPr>
          </w:p>
        </w:tc>
      </w:tr>
      <w:tr w:rsidR="00D568DB" w:rsidRPr="000D2906" w14:paraId="06F31F2E" w14:textId="77777777" w:rsidTr="3634F6F2">
        <w:trPr>
          <w:trHeight w:val="986"/>
        </w:trPr>
        <w:tc>
          <w:tcPr>
            <w:tcW w:w="962" w:type="dxa"/>
          </w:tcPr>
          <w:p w14:paraId="512F9CB1" w14:textId="6833C5DA" w:rsidR="00D568DB" w:rsidRPr="00314A8C" w:rsidRDefault="00D568DB" w:rsidP="00D568DB">
            <w:pPr>
              <w:rPr>
                <w:rFonts w:cstheme="minorHAnsi"/>
              </w:rPr>
            </w:pPr>
            <w:r w:rsidRPr="00314A8C">
              <w:rPr>
                <w:rFonts w:cstheme="minorHAnsi"/>
              </w:rPr>
              <w:t>C41</w:t>
            </w:r>
          </w:p>
        </w:tc>
        <w:tc>
          <w:tcPr>
            <w:tcW w:w="963" w:type="dxa"/>
          </w:tcPr>
          <w:p w14:paraId="2A9B0A91" w14:textId="44E7482B" w:rsidR="00D568DB" w:rsidRPr="00314A8C" w:rsidRDefault="00D568DB" w:rsidP="00D568DB">
            <w:pPr>
              <w:rPr>
                <w:rFonts w:cstheme="minorHAnsi"/>
              </w:rPr>
            </w:pPr>
            <w:r w:rsidRPr="00314A8C">
              <w:rPr>
                <w:rFonts w:cstheme="minorHAnsi"/>
              </w:rPr>
              <w:t>Intestazione familiari a carico</w:t>
            </w:r>
          </w:p>
        </w:tc>
        <w:tc>
          <w:tcPr>
            <w:tcW w:w="963" w:type="dxa"/>
          </w:tcPr>
          <w:p w14:paraId="18F13578" w14:textId="580E80E3"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789CF96F" w14:textId="5476885B" w:rsidR="00D568DB" w:rsidRPr="00314A8C" w:rsidRDefault="00D568DB" w:rsidP="00D568DB">
            <w:pPr>
              <w:rPr>
                <w:rFonts w:cstheme="minorHAnsi"/>
              </w:rPr>
            </w:pPr>
            <w:r w:rsidRPr="00314A8C">
              <w:rPr>
                <w:rFonts w:cstheme="minorHAnsi"/>
              </w:rPr>
              <w:t>No</w:t>
            </w:r>
          </w:p>
        </w:tc>
        <w:tc>
          <w:tcPr>
            <w:tcW w:w="963" w:type="dxa"/>
          </w:tcPr>
          <w:p w14:paraId="391A040C" w14:textId="5A9E465F" w:rsidR="00D568DB" w:rsidRPr="00314A8C" w:rsidRDefault="00D568DB" w:rsidP="00D568DB">
            <w:pPr>
              <w:rPr>
                <w:rFonts w:cstheme="minorHAnsi"/>
              </w:rPr>
            </w:pPr>
            <w:r w:rsidRPr="00314A8C">
              <w:rPr>
                <w:rFonts w:cstheme="minorHAnsi"/>
              </w:rPr>
              <w:t>No</w:t>
            </w:r>
          </w:p>
        </w:tc>
        <w:tc>
          <w:tcPr>
            <w:tcW w:w="962" w:type="dxa"/>
          </w:tcPr>
          <w:p w14:paraId="45F1042D" w14:textId="1F24DC95" w:rsidR="00D568DB" w:rsidRDefault="00D568DB" w:rsidP="00D568DB">
            <w:pPr>
              <w:rPr>
                <w:rFonts w:cstheme="minorHAnsi"/>
              </w:rPr>
            </w:pPr>
          </w:p>
          <w:p w14:paraId="361A096A" w14:textId="56EA3007" w:rsidR="00D568DB" w:rsidRPr="00314A8C" w:rsidRDefault="00463E1E" w:rsidP="00D568DB">
            <w:pPr>
              <w:rPr>
                <w:rFonts w:cstheme="minorHAnsi"/>
              </w:rPr>
            </w:pPr>
            <w:r>
              <w:rPr>
                <w:rFonts w:cstheme="minorHAnsi"/>
              </w:rPr>
              <w:t>Numerici</w:t>
            </w:r>
          </w:p>
        </w:tc>
        <w:tc>
          <w:tcPr>
            <w:tcW w:w="963" w:type="dxa"/>
          </w:tcPr>
          <w:p w14:paraId="1FE8052C" w14:textId="7A77B9A1" w:rsidR="00D568DB" w:rsidRPr="00314A8C" w:rsidRDefault="00D568DB" w:rsidP="00D568DB">
            <w:pPr>
              <w:rPr>
                <w:rFonts w:cstheme="minorHAnsi"/>
                <w:lang w:val="it-IT"/>
              </w:rPr>
            </w:pPr>
            <w:r w:rsidRPr="00314A8C">
              <w:rPr>
                <w:rFonts w:cstheme="minorHAnsi"/>
                <w:lang w:val="it-IT"/>
              </w:rPr>
              <w:t xml:space="preserve"> </w:t>
            </w:r>
            <w:r w:rsidR="00CD04A2">
              <w:rPr>
                <w:rFonts w:cstheme="minorHAnsi"/>
                <w:lang w:val="it-IT"/>
              </w:rPr>
              <w:t xml:space="preserve"> “Numero” dei </w:t>
            </w:r>
            <w:r w:rsidRPr="00314A8C">
              <w:rPr>
                <w:rFonts w:cstheme="minorHAnsi"/>
                <w:lang w:val="it-IT"/>
              </w:rPr>
              <w:t>familiari a carico del richiedente</w:t>
            </w:r>
          </w:p>
        </w:tc>
        <w:tc>
          <w:tcPr>
            <w:tcW w:w="963" w:type="dxa"/>
          </w:tcPr>
          <w:p w14:paraId="231B1E69" w14:textId="77777777" w:rsidR="00D568DB" w:rsidRPr="00314A8C" w:rsidRDefault="00D568DB" w:rsidP="00D568DB">
            <w:pPr>
              <w:rPr>
                <w:rFonts w:cstheme="minorHAnsi"/>
                <w:lang w:val="it-IT"/>
              </w:rPr>
            </w:pPr>
          </w:p>
        </w:tc>
        <w:tc>
          <w:tcPr>
            <w:tcW w:w="963" w:type="dxa"/>
          </w:tcPr>
          <w:p w14:paraId="626A692D" w14:textId="77777777" w:rsidR="00D568DB" w:rsidRPr="00314A8C" w:rsidRDefault="00D568DB" w:rsidP="00D568DB">
            <w:pPr>
              <w:rPr>
                <w:rFonts w:cstheme="minorHAnsi"/>
                <w:lang w:val="it-IT"/>
              </w:rPr>
            </w:pPr>
          </w:p>
        </w:tc>
        <w:tc>
          <w:tcPr>
            <w:tcW w:w="963" w:type="dxa"/>
          </w:tcPr>
          <w:p w14:paraId="2751C4AE" w14:textId="77777777" w:rsidR="00D568DB" w:rsidRPr="00314A8C" w:rsidRDefault="00D568DB" w:rsidP="00D568DB">
            <w:pPr>
              <w:rPr>
                <w:rFonts w:cstheme="minorHAnsi"/>
                <w:lang w:val="it-IT"/>
              </w:rPr>
            </w:pPr>
          </w:p>
        </w:tc>
      </w:tr>
      <w:tr w:rsidR="00D568DB" w:rsidRPr="00E040ED" w14:paraId="378CFD60" w14:textId="77777777" w:rsidTr="3634F6F2">
        <w:trPr>
          <w:trHeight w:val="986"/>
        </w:trPr>
        <w:tc>
          <w:tcPr>
            <w:tcW w:w="962" w:type="dxa"/>
          </w:tcPr>
          <w:p w14:paraId="37FFE4A1" w14:textId="3608131B" w:rsidR="00D568DB" w:rsidRPr="00314A8C" w:rsidRDefault="00D568DB" w:rsidP="00D568DB">
            <w:pPr>
              <w:rPr>
                <w:rFonts w:cstheme="minorHAnsi"/>
              </w:rPr>
            </w:pPr>
            <w:r w:rsidRPr="00314A8C">
              <w:rPr>
                <w:rFonts w:cstheme="minorHAnsi"/>
              </w:rPr>
              <w:t>C42</w:t>
            </w:r>
          </w:p>
        </w:tc>
        <w:tc>
          <w:tcPr>
            <w:tcW w:w="963" w:type="dxa"/>
          </w:tcPr>
          <w:p w14:paraId="6EF2C1D0" w14:textId="38CC4827" w:rsidR="00D568DB" w:rsidRPr="00314A8C" w:rsidRDefault="00D568DB" w:rsidP="00D568DB">
            <w:pPr>
              <w:rPr>
                <w:rFonts w:cstheme="minorHAnsi"/>
              </w:rPr>
            </w:pPr>
            <w:r w:rsidRPr="00314A8C">
              <w:rPr>
                <w:rFonts w:cstheme="minorHAnsi"/>
              </w:rPr>
              <w:t>Occupazione attuale</w:t>
            </w:r>
          </w:p>
        </w:tc>
        <w:tc>
          <w:tcPr>
            <w:tcW w:w="963" w:type="dxa"/>
          </w:tcPr>
          <w:p w14:paraId="720233C8" w14:textId="4A3A4DE2"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59897D29" w14:textId="6259EB91" w:rsidR="00D568DB" w:rsidRPr="00314A8C" w:rsidRDefault="00D568DB" w:rsidP="00D568DB">
            <w:pPr>
              <w:rPr>
                <w:rFonts w:cstheme="minorHAnsi"/>
              </w:rPr>
            </w:pPr>
            <w:r w:rsidRPr="00314A8C">
              <w:rPr>
                <w:rFonts w:cstheme="minorHAnsi"/>
              </w:rPr>
              <w:t>No</w:t>
            </w:r>
          </w:p>
        </w:tc>
        <w:tc>
          <w:tcPr>
            <w:tcW w:w="963" w:type="dxa"/>
          </w:tcPr>
          <w:p w14:paraId="0A937154" w14:textId="04FE8494" w:rsidR="00D568DB" w:rsidRPr="00314A8C" w:rsidRDefault="00D568DB" w:rsidP="00D568DB">
            <w:pPr>
              <w:rPr>
                <w:rFonts w:cstheme="minorHAnsi"/>
              </w:rPr>
            </w:pPr>
            <w:r w:rsidRPr="00314A8C">
              <w:rPr>
                <w:rFonts w:cstheme="minorHAnsi"/>
              </w:rPr>
              <w:t>No</w:t>
            </w:r>
          </w:p>
        </w:tc>
        <w:tc>
          <w:tcPr>
            <w:tcW w:w="962" w:type="dxa"/>
          </w:tcPr>
          <w:p w14:paraId="556F586A" w14:textId="5E195324" w:rsidR="00D568DB" w:rsidRPr="00314A8C" w:rsidRDefault="00CD04A2" w:rsidP="00D568DB">
            <w:pPr>
              <w:rPr>
                <w:rFonts w:cstheme="minorHAnsi"/>
              </w:rPr>
            </w:pPr>
            <w:r>
              <w:rPr>
                <w:rFonts w:cstheme="minorHAnsi"/>
              </w:rPr>
              <w:t>Valori Alfabetici</w:t>
            </w:r>
          </w:p>
        </w:tc>
        <w:tc>
          <w:tcPr>
            <w:tcW w:w="963" w:type="dxa"/>
          </w:tcPr>
          <w:p w14:paraId="2B9FBD7D" w14:textId="0C977D73" w:rsidR="00D568DB" w:rsidRPr="00314A8C" w:rsidRDefault="00CD04A2" w:rsidP="00D568DB">
            <w:pPr>
              <w:rPr>
                <w:rFonts w:cstheme="minorHAnsi"/>
                <w:lang w:val="it-IT"/>
              </w:rPr>
            </w:pPr>
            <w:r>
              <w:rPr>
                <w:rFonts w:cstheme="minorHAnsi"/>
                <w:lang w:val="it-IT"/>
              </w:rPr>
              <w:t xml:space="preserve"> </w:t>
            </w:r>
            <w:r w:rsidRPr="00CD04A2">
              <w:rPr>
                <w:rFonts w:cstheme="minorHAnsi"/>
                <w:lang w:val="it-IT"/>
              </w:rPr>
              <w:t>Nome” occupazione attuale</w:t>
            </w:r>
          </w:p>
        </w:tc>
        <w:tc>
          <w:tcPr>
            <w:tcW w:w="963" w:type="dxa"/>
          </w:tcPr>
          <w:p w14:paraId="2A353C3A" w14:textId="77777777" w:rsidR="00D568DB" w:rsidRPr="00314A8C" w:rsidRDefault="00D568DB" w:rsidP="00D568DB">
            <w:pPr>
              <w:rPr>
                <w:rFonts w:cstheme="minorHAnsi"/>
                <w:lang w:val="it-IT"/>
              </w:rPr>
            </w:pPr>
          </w:p>
        </w:tc>
        <w:tc>
          <w:tcPr>
            <w:tcW w:w="963" w:type="dxa"/>
          </w:tcPr>
          <w:p w14:paraId="5754526A" w14:textId="77777777" w:rsidR="00D568DB" w:rsidRPr="00314A8C" w:rsidRDefault="00D568DB" w:rsidP="00D568DB">
            <w:pPr>
              <w:rPr>
                <w:rFonts w:cstheme="minorHAnsi"/>
                <w:lang w:val="it-IT"/>
              </w:rPr>
            </w:pPr>
          </w:p>
        </w:tc>
        <w:tc>
          <w:tcPr>
            <w:tcW w:w="963" w:type="dxa"/>
          </w:tcPr>
          <w:p w14:paraId="58EA8213" w14:textId="77777777" w:rsidR="00D568DB" w:rsidRPr="00314A8C" w:rsidRDefault="00D568DB" w:rsidP="00D568DB">
            <w:pPr>
              <w:rPr>
                <w:rFonts w:cstheme="minorHAnsi"/>
                <w:lang w:val="it-IT"/>
              </w:rPr>
            </w:pPr>
          </w:p>
        </w:tc>
      </w:tr>
      <w:tr w:rsidR="00D568DB" w:rsidRPr="000D2906" w14:paraId="1BFEA318" w14:textId="77777777" w:rsidTr="3634F6F2">
        <w:trPr>
          <w:trHeight w:val="986"/>
        </w:trPr>
        <w:tc>
          <w:tcPr>
            <w:tcW w:w="962" w:type="dxa"/>
          </w:tcPr>
          <w:p w14:paraId="36E129FC" w14:textId="5044E775" w:rsidR="00D568DB" w:rsidRPr="00314A8C" w:rsidRDefault="00D568DB" w:rsidP="00D568DB">
            <w:pPr>
              <w:rPr>
                <w:rFonts w:cstheme="minorHAnsi"/>
              </w:rPr>
            </w:pPr>
            <w:r w:rsidRPr="00314A8C">
              <w:rPr>
                <w:rFonts w:cstheme="minorHAnsi"/>
              </w:rPr>
              <w:t>C43</w:t>
            </w:r>
          </w:p>
        </w:tc>
        <w:tc>
          <w:tcPr>
            <w:tcW w:w="963" w:type="dxa"/>
          </w:tcPr>
          <w:p w14:paraId="771487C7" w14:textId="6B5ED0B7" w:rsidR="00D568DB" w:rsidRPr="00314A8C" w:rsidRDefault="00D568DB" w:rsidP="00D568DB">
            <w:pPr>
              <w:rPr>
                <w:rFonts w:cstheme="minorHAnsi"/>
              </w:rPr>
            </w:pPr>
            <w:r w:rsidRPr="00314A8C">
              <w:rPr>
                <w:rFonts w:cstheme="minorHAnsi"/>
              </w:rPr>
              <w:t>Datore di lavoro</w:t>
            </w:r>
          </w:p>
        </w:tc>
        <w:tc>
          <w:tcPr>
            <w:tcW w:w="963" w:type="dxa"/>
          </w:tcPr>
          <w:p w14:paraId="69A9D853" w14:textId="319C4C15"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33DCCBE2" w14:textId="2EAEF1B8" w:rsidR="00D568DB" w:rsidRPr="00314A8C" w:rsidRDefault="00D568DB" w:rsidP="00D568DB">
            <w:pPr>
              <w:rPr>
                <w:rFonts w:cstheme="minorHAnsi"/>
              </w:rPr>
            </w:pPr>
            <w:r w:rsidRPr="00314A8C">
              <w:rPr>
                <w:rFonts w:cstheme="minorHAnsi"/>
              </w:rPr>
              <w:t>No</w:t>
            </w:r>
          </w:p>
        </w:tc>
        <w:tc>
          <w:tcPr>
            <w:tcW w:w="963" w:type="dxa"/>
          </w:tcPr>
          <w:p w14:paraId="38866DE0" w14:textId="3330E1FB" w:rsidR="00D568DB" w:rsidRPr="00314A8C" w:rsidRDefault="00D568DB" w:rsidP="00D568DB">
            <w:pPr>
              <w:rPr>
                <w:rFonts w:cstheme="minorHAnsi"/>
              </w:rPr>
            </w:pPr>
            <w:r w:rsidRPr="00314A8C">
              <w:rPr>
                <w:rFonts w:cstheme="minorHAnsi"/>
              </w:rPr>
              <w:t>No</w:t>
            </w:r>
          </w:p>
        </w:tc>
        <w:tc>
          <w:tcPr>
            <w:tcW w:w="962" w:type="dxa"/>
          </w:tcPr>
          <w:p w14:paraId="1831FCE0" w14:textId="2AB45170" w:rsidR="00D568DB" w:rsidRPr="00314A8C" w:rsidRDefault="00D568DB" w:rsidP="00D568DB">
            <w:pPr>
              <w:rPr>
                <w:rFonts w:cstheme="minorHAnsi"/>
              </w:rPr>
            </w:pPr>
            <w:r w:rsidRPr="00314A8C">
              <w:rPr>
                <w:rFonts w:cstheme="minorHAnsi"/>
              </w:rPr>
              <w:t xml:space="preserve"> </w:t>
            </w:r>
            <w:r w:rsidR="00CD04A2">
              <w:rPr>
                <w:rFonts w:cstheme="minorHAnsi"/>
              </w:rPr>
              <w:t>Alfabetici</w:t>
            </w:r>
          </w:p>
        </w:tc>
        <w:tc>
          <w:tcPr>
            <w:tcW w:w="963" w:type="dxa"/>
          </w:tcPr>
          <w:p w14:paraId="50BED053" w14:textId="6D0D30DB" w:rsidR="00D568DB" w:rsidRPr="00314A8C" w:rsidRDefault="00CD04A2" w:rsidP="00D568DB">
            <w:pPr>
              <w:rPr>
                <w:rFonts w:cstheme="minorHAnsi"/>
                <w:lang w:val="it-IT"/>
              </w:rPr>
            </w:pPr>
            <w:r>
              <w:rPr>
                <w:rFonts w:cstheme="minorHAnsi"/>
                <w:lang w:val="it-IT"/>
              </w:rPr>
              <w:t xml:space="preserve"> “Nome” e “Cognome” </w:t>
            </w:r>
            <w:r w:rsidR="00A701BE">
              <w:rPr>
                <w:rFonts w:cstheme="minorHAnsi"/>
                <w:lang w:val="it-IT"/>
              </w:rPr>
              <w:t>datore di lavoro</w:t>
            </w:r>
          </w:p>
        </w:tc>
        <w:tc>
          <w:tcPr>
            <w:tcW w:w="963" w:type="dxa"/>
          </w:tcPr>
          <w:p w14:paraId="434AEDC6" w14:textId="77777777" w:rsidR="00D568DB" w:rsidRPr="00314A8C" w:rsidRDefault="00D568DB" w:rsidP="00D568DB">
            <w:pPr>
              <w:rPr>
                <w:rFonts w:cstheme="minorHAnsi"/>
                <w:lang w:val="it-IT"/>
              </w:rPr>
            </w:pPr>
          </w:p>
        </w:tc>
        <w:tc>
          <w:tcPr>
            <w:tcW w:w="963" w:type="dxa"/>
          </w:tcPr>
          <w:p w14:paraId="2C9094CE" w14:textId="77777777" w:rsidR="00D568DB" w:rsidRPr="00314A8C" w:rsidRDefault="00D568DB" w:rsidP="00D568DB">
            <w:pPr>
              <w:rPr>
                <w:rFonts w:cstheme="minorHAnsi"/>
                <w:lang w:val="it-IT"/>
              </w:rPr>
            </w:pPr>
          </w:p>
        </w:tc>
        <w:tc>
          <w:tcPr>
            <w:tcW w:w="963" w:type="dxa"/>
          </w:tcPr>
          <w:p w14:paraId="41A96E70" w14:textId="77777777" w:rsidR="00D568DB" w:rsidRPr="00314A8C" w:rsidRDefault="00D568DB" w:rsidP="00D568DB">
            <w:pPr>
              <w:rPr>
                <w:rFonts w:cstheme="minorHAnsi"/>
                <w:lang w:val="it-IT"/>
              </w:rPr>
            </w:pPr>
          </w:p>
        </w:tc>
      </w:tr>
      <w:tr w:rsidR="00D568DB" w:rsidRPr="0049723A" w14:paraId="3E4D9469" w14:textId="77777777" w:rsidTr="3634F6F2">
        <w:trPr>
          <w:trHeight w:val="986"/>
        </w:trPr>
        <w:tc>
          <w:tcPr>
            <w:tcW w:w="962" w:type="dxa"/>
          </w:tcPr>
          <w:p w14:paraId="12C3927C" w14:textId="681F4523" w:rsidR="00D568DB" w:rsidRPr="00314A8C" w:rsidRDefault="00D568DB" w:rsidP="00D568DB">
            <w:pPr>
              <w:rPr>
                <w:rFonts w:cstheme="minorHAnsi"/>
              </w:rPr>
            </w:pPr>
            <w:r w:rsidRPr="00314A8C">
              <w:rPr>
                <w:rFonts w:cstheme="minorHAnsi"/>
              </w:rPr>
              <w:t>C44</w:t>
            </w:r>
          </w:p>
        </w:tc>
        <w:tc>
          <w:tcPr>
            <w:tcW w:w="963" w:type="dxa"/>
          </w:tcPr>
          <w:p w14:paraId="73D74C73" w14:textId="718EB864" w:rsidR="00D568DB" w:rsidRPr="00314A8C" w:rsidRDefault="00D568DB" w:rsidP="00D568DB">
            <w:pPr>
              <w:rPr>
                <w:rFonts w:cstheme="minorHAnsi"/>
              </w:rPr>
            </w:pPr>
            <w:r w:rsidRPr="00314A8C">
              <w:rPr>
                <w:rFonts w:cstheme="minorHAnsi"/>
              </w:rPr>
              <w:t>Provincia residenza</w:t>
            </w:r>
          </w:p>
        </w:tc>
        <w:tc>
          <w:tcPr>
            <w:tcW w:w="963" w:type="dxa"/>
          </w:tcPr>
          <w:p w14:paraId="259CDAD4" w14:textId="233FD19D"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0D83C505" w14:textId="087BE3BC" w:rsidR="00D568DB" w:rsidRPr="00314A8C" w:rsidRDefault="00D568DB" w:rsidP="00D568DB">
            <w:pPr>
              <w:rPr>
                <w:rFonts w:cstheme="minorHAnsi"/>
              </w:rPr>
            </w:pPr>
            <w:r w:rsidRPr="00314A8C">
              <w:rPr>
                <w:rFonts w:cstheme="minorHAnsi"/>
              </w:rPr>
              <w:t>No</w:t>
            </w:r>
          </w:p>
        </w:tc>
        <w:tc>
          <w:tcPr>
            <w:tcW w:w="963" w:type="dxa"/>
          </w:tcPr>
          <w:p w14:paraId="132A07AB" w14:textId="755A2735" w:rsidR="00D568DB" w:rsidRPr="00314A8C" w:rsidRDefault="00D568DB" w:rsidP="00D568DB">
            <w:pPr>
              <w:rPr>
                <w:rFonts w:cstheme="minorHAnsi"/>
              </w:rPr>
            </w:pPr>
            <w:r w:rsidRPr="00314A8C">
              <w:rPr>
                <w:rFonts w:cstheme="minorHAnsi"/>
              </w:rPr>
              <w:t>No</w:t>
            </w:r>
          </w:p>
        </w:tc>
        <w:tc>
          <w:tcPr>
            <w:tcW w:w="962" w:type="dxa"/>
          </w:tcPr>
          <w:p w14:paraId="4E74DD19" w14:textId="75BCE854" w:rsidR="00D568DB" w:rsidRPr="00314A8C" w:rsidRDefault="00D568DB" w:rsidP="00D568DB">
            <w:pPr>
              <w:rPr>
                <w:rFonts w:cstheme="minorHAnsi"/>
              </w:rPr>
            </w:pPr>
            <w:r w:rsidRPr="00314A8C">
              <w:rPr>
                <w:rFonts w:cstheme="minorHAnsi"/>
              </w:rPr>
              <w:t>Alfabetici</w:t>
            </w:r>
          </w:p>
        </w:tc>
        <w:tc>
          <w:tcPr>
            <w:tcW w:w="963" w:type="dxa"/>
          </w:tcPr>
          <w:p w14:paraId="7452E7D6" w14:textId="2039F994" w:rsidR="00D568DB" w:rsidRPr="00314A8C" w:rsidRDefault="00D568DB" w:rsidP="00D568DB">
            <w:pPr>
              <w:rPr>
                <w:rFonts w:cstheme="minorHAnsi"/>
                <w:lang w:val="it-IT"/>
              </w:rPr>
            </w:pPr>
            <w:r w:rsidRPr="00314A8C">
              <w:rPr>
                <w:rFonts w:cstheme="minorHAnsi"/>
                <w:lang w:val="it-IT"/>
              </w:rPr>
              <w:t>“Nome” provincia di residenza</w:t>
            </w:r>
          </w:p>
        </w:tc>
        <w:tc>
          <w:tcPr>
            <w:tcW w:w="963" w:type="dxa"/>
          </w:tcPr>
          <w:p w14:paraId="2B950231" w14:textId="77777777" w:rsidR="00D568DB" w:rsidRPr="00314A8C" w:rsidRDefault="00D568DB" w:rsidP="00D568DB">
            <w:pPr>
              <w:rPr>
                <w:rFonts w:cstheme="minorHAnsi"/>
                <w:lang w:val="it-IT"/>
              </w:rPr>
            </w:pPr>
          </w:p>
        </w:tc>
        <w:tc>
          <w:tcPr>
            <w:tcW w:w="963" w:type="dxa"/>
          </w:tcPr>
          <w:p w14:paraId="0E81D89D" w14:textId="77777777" w:rsidR="00D568DB" w:rsidRPr="00314A8C" w:rsidRDefault="00D568DB" w:rsidP="00D568DB">
            <w:pPr>
              <w:rPr>
                <w:rFonts w:cstheme="minorHAnsi"/>
                <w:lang w:val="it-IT"/>
              </w:rPr>
            </w:pPr>
          </w:p>
        </w:tc>
        <w:tc>
          <w:tcPr>
            <w:tcW w:w="963" w:type="dxa"/>
          </w:tcPr>
          <w:p w14:paraId="265FA51A" w14:textId="77777777" w:rsidR="00D568DB" w:rsidRPr="00314A8C" w:rsidRDefault="00D568DB" w:rsidP="00D568DB">
            <w:pPr>
              <w:rPr>
                <w:rFonts w:cstheme="minorHAnsi"/>
                <w:lang w:val="it-IT"/>
              </w:rPr>
            </w:pPr>
          </w:p>
        </w:tc>
      </w:tr>
      <w:tr w:rsidR="00D568DB" w:rsidRPr="000D2906" w14:paraId="27AA50F8" w14:textId="77777777" w:rsidTr="3634F6F2">
        <w:trPr>
          <w:trHeight w:val="1599"/>
        </w:trPr>
        <w:tc>
          <w:tcPr>
            <w:tcW w:w="962" w:type="dxa"/>
            <w:hideMark/>
          </w:tcPr>
          <w:p w14:paraId="4E45508C" w14:textId="1B368754" w:rsidR="00D568DB" w:rsidRPr="00314A8C" w:rsidRDefault="00D568DB" w:rsidP="00D568DB">
            <w:pPr>
              <w:rPr>
                <w:rFonts w:cstheme="minorHAnsi"/>
              </w:rPr>
            </w:pPr>
            <w:r w:rsidRPr="00314A8C">
              <w:rPr>
                <w:rFonts w:cstheme="minorHAnsi"/>
              </w:rPr>
              <w:t>C45</w:t>
            </w:r>
          </w:p>
        </w:tc>
        <w:tc>
          <w:tcPr>
            <w:tcW w:w="963" w:type="dxa"/>
          </w:tcPr>
          <w:p w14:paraId="542FE645" w14:textId="62FCEF5E" w:rsidR="00D568DB" w:rsidRPr="00314A8C" w:rsidRDefault="00D568DB" w:rsidP="00D568DB">
            <w:pPr>
              <w:rPr>
                <w:rFonts w:cstheme="minorHAnsi"/>
              </w:rPr>
            </w:pPr>
            <w:r w:rsidRPr="00314A8C">
              <w:rPr>
                <w:rFonts w:cstheme="minorHAnsi"/>
              </w:rPr>
              <w:t>Numero civico</w:t>
            </w:r>
          </w:p>
        </w:tc>
        <w:tc>
          <w:tcPr>
            <w:tcW w:w="963" w:type="dxa"/>
          </w:tcPr>
          <w:p w14:paraId="4CA1D5FC" w14:textId="62592FC0"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779AF41E" w14:textId="13DC4624" w:rsidR="00D568DB" w:rsidRPr="00314A8C" w:rsidRDefault="00D568DB" w:rsidP="00D568DB">
            <w:pPr>
              <w:rPr>
                <w:rFonts w:cstheme="minorHAnsi"/>
              </w:rPr>
            </w:pPr>
            <w:r w:rsidRPr="00314A8C">
              <w:rPr>
                <w:rFonts w:cstheme="minorHAnsi"/>
              </w:rPr>
              <w:t>No</w:t>
            </w:r>
          </w:p>
        </w:tc>
        <w:tc>
          <w:tcPr>
            <w:tcW w:w="963" w:type="dxa"/>
          </w:tcPr>
          <w:p w14:paraId="0E941F5C" w14:textId="0A5D1C83" w:rsidR="00D568DB" w:rsidRPr="00314A8C" w:rsidRDefault="00D568DB" w:rsidP="00D568DB">
            <w:pPr>
              <w:rPr>
                <w:rFonts w:cstheme="minorHAnsi"/>
              </w:rPr>
            </w:pPr>
            <w:r w:rsidRPr="00314A8C">
              <w:rPr>
                <w:rFonts w:cstheme="minorHAnsi"/>
              </w:rPr>
              <w:t>No</w:t>
            </w:r>
          </w:p>
        </w:tc>
        <w:tc>
          <w:tcPr>
            <w:tcW w:w="962" w:type="dxa"/>
          </w:tcPr>
          <w:p w14:paraId="6383B4A8" w14:textId="766735C5" w:rsidR="00D568DB" w:rsidRPr="00314A8C" w:rsidRDefault="00D568DB" w:rsidP="00D568DB">
            <w:pPr>
              <w:rPr>
                <w:rFonts w:cstheme="minorHAnsi"/>
                <w:lang w:val="it-IT"/>
              </w:rPr>
            </w:pPr>
            <w:r w:rsidRPr="00314A8C">
              <w:rPr>
                <w:rFonts w:cstheme="minorHAnsi"/>
                <w:lang w:val="it-IT"/>
              </w:rPr>
              <w:t>Alfa-numerici</w:t>
            </w:r>
          </w:p>
        </w:tc>
        <w:tc>
          <w:tcPr>
            <w:tcW w:w="963" w:type="dxa"/>
          </w:tcPr>
          <w:p w14:paraId="4EB67FA0" w14:textId="755EEB1B" w:rsidR="00D568DB" w:rsidRPr="00314A8C" w:rsidRDefault="00D568DB" w:rsidP="00D568DB">
            <w:pPr>
              <w:rPr>
                <w:rFonts w:cstheme="minorHAnsi"/>
                <w:lang w:val="it-IT"/>
              </w:rPr>
            </w:pPr>
            <w:r w:rsidRPr="00314A8C">
              <w:rPr>
                <w:rFonts w:cstheme="minorHAnsi"/>
                <w:lang w:val="it-IT"/>
              </w:rPr>
              <w:t>Numero con massimo 5 cifre, con ammesse lettere opzionali e caratteri speciali</w:t>
            </w:r>
          </w:p>
        </w:tc>
        <w:tc>
          <w:tcPr>
            <w:tcW w:w="963" w:type="dxa"/>
          </w:tcPr>
          <w:p w14:paraId="4A4AFADC" w14:textId="77777777" w:rsidR="00D568DB" w:rsidRPr="00314A8C" w:rsidRDefault="00D568DB" w:rsidP="00D568DB">
            <w:pPr>
              <w:rPr>
                <w:rFonts w:cstheme="minorHAnsi"/>
                <w:lang w:val="it-IT"/>
              </w:rPr>
            </w:pPr>
          </w:p>
        </w:tc>
        <w:tc>
          <w:tcPr>
            <w:tcW w:w="963" w:type="dxa"/>
          </w:tcPr>
          <w:p w14:paraId="3986ACAE" w14:textId="77777777" w:rsidR="00D568DB" w:rsidRPr="00314A8C" w:rsidRDefault="00D568DB" w:rsidP="00D568DB">
            <w:pPr>
              <w:rPr>
                <w:rFonts w:cstheme="minorHAnsi"/>
                <w:lang w:val="it-IT"/>
              </w:rPr>
            </w:pPr>
          </w:p>
        </w:tc>
        <w:tc>
          <w:tcPr>
            <w:tcW w:w="963" w:type="dxa"/>
          </w:tcPr>
          <w:p w14:paraId="7E9B521E" w14:textId="77777777" w:rsidR="00D568DB" w:rsidRPr="00314A8C" w:rsidRDefault="00D568DB" w:rsidP="00D568DB">
            <w:pPr>
              <w:rPr>
                <w:rFonts w:cstheme="minorHAnsi"/>
                <w:lang w:val="it-IT"/>
              </w:rPr>
            </w:pPr>
          </w:p>
        </w:tc>
      </w:tr>
      <w:tr w:rsidR="00D568DB" w:rsidRPr="000D2906" w14:paraId="057CB603" w14:textId="77777777" w:rsidTr="3634F6F2">
        <w:trPr>
          <w:trHeight w:val="789"/>
        </w:trPr>
        <w:tc>
          <w:tcPr>
            <w:tcW w:w="962" w:type="dxa"/>
          </w:tcPr>
          <w:p w14:paraId="4BF10E8A" w14:textId="5AA620D5" w:rsidR="00D568DB" w:rsidRPr="00314A8C" w:rsidRDefault="00D568DB" w:rsidP="00D568DB">
            <w:pPr>
              <w:rPr>
                <w:rFonts w:cstheme="minorHAnsi"/>
              </w:rPr>
            </w:pPr>
            <w:r w:rsidRPr="00314A8C">
              <w:rPr>
                <w:rFonts w:cstheme="minorHAnsi"/>
              </w:rPr>
              <w:t>C46</w:t>
            </w:r>
          </w:p>
        </w:tc>
        <w:tc>
          <w:tcPr>
            <w:tcW w:w="963" w:type="dxa"/>
          </w:tcPr>
          <w:p w14:paraId="79C792CE" w14:textId="2E183A6B" w:rsidR="0037003F" w:rsidRPr="00314A8C" w:rsidRDefault="00A701BE" w:rsidP="00D568DB">
            <w:pPr>
              <w:rPr>
                <w:rFonts w:cstheme="minorHAnsi"/>
                <w:lang w:val="it-IT"/>
              </w:rPr>
            </w:pPr>
            <w:r>
              <w:rPr>
                <w:rFonts w:cstheme="minorHAnsi"/>
                <w:lang w:val="it-IT"/>
              </w:rPr>
              <w:t xml:space="preserve"> </w:t>
            </w:r>
            <w:r>
              <w:rPr>
                <w:lang w:val="it-IT"/>
              </w:rPr>
              <w:t>“Presenza informazione Pep/Crime/Aml”</w:t>
            </w:r>
          </w:p>
        </w:tc>
        <w:tc>
          <w:tcPr>
            <w:tcW w:w="963" w:type="dxa"/>
          </w:tcPr>
          <w:p w14:paraId="7857DE65" w14:textId="1289D00A" w:rsidR="00D568DB" w:rsidRPr="00314A8C" w:rsidRDefault="00D568DB" w:rsidP="00D568DB">
            <w:pPr>
              <w:rPr>
                <w:rFonts w:cstheme="minorHAnsi"/>
                <w:lang w:val="it-IT"/>
              </w:rPr>
            </w:pPr>
            <w:r w:rsidRPr="00314A8C">
              <w:rPr>
                <w:rFonts w:eastAsia="Times New Roman" w:cstheme="minorHAnsi"/>
                <w:color w:val="000000"/>
                <w:kern w:val="0"/>
                <w:szCs w:val="24"/>
                <w:lang w:val="en-US"/>
                <w14:ligatures w14:val="none"/>
              </w:rPr>
              <w:t>Output da sistema</w:t>
            </w:r>
          </w:p>
        </w:tc>
        <w:tc>
          <w:tcPr>
            <w:tcW w:w="963" w:type="dxa"/>
          </w:tcPr>
          <w:p w14:paraId="5DFBC8BE" w14:textId="047B9851" w:rsidR="00D568DB" w:rsidRPr="00314A8C" w:rsidRDefault="00D568DB" w:rsidP="00D568DB">
            <w:pPr>
              <w:rPr>
                <w:rFonts w:cstheme="minorHAnsi"/>
                <w:lang w:val="it-IT"/>
              </w:rPr>
            </w:pPr>
            <w:r w:rsidRPr="00314A8C">
              <w:rPr>
                <w:rFonts w:cstheme="minorHAnsi"/>
              </w:rPr>
              <w:t>No</w:t>
            </w:r>
          </w:p>
        </w:tc>
        <w:tc>
          <w:tcPr>
            <w:tcW w:w="963" w:type="dxa"/>
          </w:tcPr>
          <w:p w14:paraId="1F510B33" w14:textId="311B7920" w:rsidR="00D568DB" w:rsidRPr="00314A8C" w:rsidRDefault="00D568DB" w:rsidP="00D568DB">
            <w:pPr>
              <w:rPr>
                <w:rFonts w:cstheme="minorHAnsi"/>
                <w:lang w:val="it-IT"/>
              </w:rPr>
            </w:pPr>
            <w:r w:rsidRPr="00314A8C">
              <w:rPr>
                <w:rFonts w:cstheme="minorHAnsi"/>
              </w:rPr>
              <w:t>No</w:t>
            </w:r>
          </w:p>
        </w:tc>
        <w:tc>
          <w:tcPr>
            <w:tcW w:w="962" w:type="dxa"/>
          </w:tcPr>
          <w:p w14:paraId="032765C5" w14:textId="5F8911BC" w:rsidR="00D568DB" w:rsidRPr="00314A8C" w:rsidRDefault="00D568DB" w:rsidP="00D568DB">
            <w:pPr>
              <w:rPr>
                <w:rFonts w:cstheme="minorHAnsi"/>
                <w:lang w:val="it-IT"/>
              </w:rPr>
            </w:pPr>
            <w:r w:rsidRPr="00314A8C">
              <w:rPr>
                <w:rFonts w:cstheme="minorHAnsi"/>
                <w:lang w:val="it-IT"/>
              </w:rPr>
              <w:t>Lista valori</w:t>
            </w:r>
          </w:p>
        </w:tc>
        <w:tc>
          <w:tcPr>
            <w:tcW w:w="963" w:type="dxa"/>
          </w:tcPr>
          <w:p w14:paraId="1977D990" w14:textId="147C4698" w:rsidR="00D568DB" w:rsidRPr="00314A8C" w:rsidRDefault="00D568DB" w:rsidP="00D568DB">
            <w:pPr>
              <w:rPr>
                <w:rFonts w:cstheme="minorHAnsi"/>
                <w:lang w:val="it-IT"/>
              </w:rPr>
            </w:pPr>
            <w:r w:rsidRPr="00314A8C">
              <w:rPr>
                <w:rFonts w:cstheme="minorHAnsi"/>
                <w:lang w:val="it-IT"/>
              </w:rPr>
              <w:t>“Conforme”, “Non conforme”</w:t>
            </w:r>
            <w:r w:rsidR="00A701BE">
              <w:rPr>
                <w:rFonts w:cstheme="minorHAnsi"/>
                <w:lang w:val="it-IT"/>
              </w:rPr>
              <w:t>, “Non verificabile”</w:t>
            </w:r>
            <w:r w:rsidR="00E5712D">
              <w:rPr>
                <w:rFonts w:cstheme="minorHAnsi"/>
                <w:lang w:val="it-IT"/>
              </w:rPr>
              <w:t>, “N/A</w:t>
            </w:r>
            <w:r w:rsidRPr="00314A8C">
              <w:rPr>
                <w:rFonts w:cstheme="minorHAnsi"/>
                <w:lang w:val="it-IT"/>
              </w:rPr>
              <w:t>”</w:t>
            </w:r>
          </w:p>
        </w:tc>
        <w:tc>
          <w:tcPr>
            <w:tcW w:w="963" w:type="dxa"/>
          </w:tcPr>
          <w:p w14:paraId="25E21620" w14:textId="77777777" w:rsidR="00D568DB" w:rsidRPr="00314A8C" w:rsidRDefault="00D568DB" w:rsidP="00D568DB">
            <w:pPr>
              <w:rPr>
                <w:rFonts w:cstheme="minorHAnsi"/>
                <w:lang w:val="it-IT"/>
              </w:rPr>
            </w:pPr>
          </w:p>
        </w:tc>
        <w:tc>
          <w:tcPr>
            <w:tcW w:w="963" w:type="dxa"/>
          </w:tcPr>
          <w:p w14:paraId="6D778591" w14:textId="77777777" w:rsidR="00D568DB" w:rsidRPr="00314A8C" w:rsidRDefault="00D568DB" w:rsidP="00D568DB">
            <w:pPr>
              <w:rPr>
                <w:rFonts w:cstheme="minorHAnsi"/>
                <w:lang w:val="it-IT"/>
              </w:rPr>
            </w:pPr>
          </w:p>
        </w:tc>
        <w:tc>
          <w:tcPr>
            <w:tcW w:w="963" w:type="dxa"/>
          </w:tcPr>
          <w:p w14:paraId="1D4BF181" w14:textId="77777777" w:rsidR="00D568DB" w:rsidRPr="00314A8C" w:rsidRDefault="00D568DB" w:rsidP="00D568DB">
            <w:pPr>
              <w:rPr>
                <w:rFonts w:cstheme="minorHAnsi"/>
                <w:lang w:val="it-IT"/>
              </w:rPr>
            </w:pPr>
          </w:p>
        </w:tc>
      </w:tr>
      <w:tr w:rsidR="00D568DB" w:rsidRPr="00D37399" w14:paraId="6A1BABFE" w14:textId="77777777" w:rsidTr="3634F6F2">
        <w:trPr>
          <w:trHeight w:val="789"/>
        </w:trPr>
        <w:tc>
          <w:tcPr>
            <w:tcW w:w="962" w:type="dxa"/>
            <w:hideMark/>
          </w:tcPr>
          <w:p w14:paraId="1C5F43E5" w14:textId="7FF78560" w:rsidR="00D568DB" w:rsidRPr="00314A8C" w:rsidRDefault="00D568DB" w:rsidP="00D568DB">
            <w:pPr>
              <w:rPr>
                <w:rFonts w:cstheme="minorHAnsi"/>
              </w:rPr>
            </w:pPr>
            <w:r w:rsidRPr="00314A8C">
              <w:rPr>
                <w:rFonts w:cstheme="minorHAnsi"/>
              </w:rPr>
              <w:t>C47</w:t>
            </w:r>
          </w:p>
        </w:tc>
        <w:tc>
          <w:tcPr>
            <w:tcW w:w="963" w:type="dxa"/>
          </w:tcPr>
          <w:p w14:paraId="0DBC6184" w14:textId="09F595E4" w:rsidR="00D568DB" w:rsidRPr="00314A8C" w:rsidRDefault="00D568DB" w:rsidP="00D568DB">
            <w:pPr>
              <w:rPr>
                <w:rFonts w:cstheme="minorHAnsi"/>
              </w:rPr>
            </w:pPr>
            <w:r w:rsidRPr="00314A8C">
              <w:rPr>
                <w:rFonts w:cstheme="minorHAnsi"/>
              </w:rPr>
              <w:t>Cognome</w:t>
            </w:r>
          </w:p>
        </w:tc>
        <w:tc>
          <w:tcPr>
            <w:tcW w:w="963" w:type="dxa"/>
          </w:tcPr>
          <w:p w14:paraId="0EF5B6B5" w14:textId="4BFEC9B4"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036F089C" w14:textId="148F089C" w:rsidR="00D568DB" w:rsidRPr="00314A8C" w:rsidRDefault="00D568DB" w:rsidP="00D568DB">
            <w:pPr>
              <w:rPr>
                <w:rFonts w:cstheme="minorHAnsi"/>
              </w:rPr>
            </w:pPr>
            <w:r w:rsidRPr="00314A8C">
              <w:rPr>
                <w:rFonts w:cstheme="minorHAnsi"/>
              </w:rPr>
              <w:t>No</w:t>
            </w:r>
          </w:p>
        </w:tc>
        <w:tc>
          <w:tcPr>
            <w:tcW w:w="963" w:type="dxa"/>
          </w:tcPr>
          <w:p w14:paraId="55AA0DC1" w14:textId="18BB8187" w:rsidR="00D568DB" w:rsidRPr="00314A8C" w:rsidRDefault="00D568DB" w:rsidP="00D568DB">
            <w:pPr>
              <w:rPr>
                <w:rFonts w:cstheme="minorHAnsi"/>
              </w:rPr>
            </w:pPr>
            <w:r w:rsidRPr="00314A8C">
              <w:rPr>
                <w:rFonts w:cstheme="minorHAnsi"/>
              </w:rPr>
              <w:t>Sì</w:t>
            </w:r>
          </w:p>
        </w:tc>
        <w:tc>
          <w:tcPr>
            <w:tcW w:w="962" w:type="dxa"/>
          </w:tcPr>
          <w:p w14:paraId="77DE9115" w14:textId="0E60E7A9" w:rsidR="00D568DB" w:rsidRPr="00314A8C" w:rsidRDefault="00D568DB" w:rsidP="00D568DB">
            <w:pPr>
              <w:rPr>
                <w:rFonts w:cstheme="minorHAnsi"/>
              </w:rPr>
            </w:pPr>
            <w:r w:rsidRPr="00314A8C">
              <w:rPr>
                <w:rFonts w:cstheme="minorHAnsi"/>
              </w:rPr>
              <w:t>Alfabetici</w:t>
            </w:r>
          </w:p>
        </w:tc>
        <w:tc>
          <w:tcPr>
            <w:tcW w:w="963" w:type="dxa"/>
          </w:tcPr>
          <w:p w14:paraId="3070C904" w14:textId="01DA2111" w:rsidR="00D568DB" w:rsidRPr="00314A8C" w:rsidRDefault="00D568DB" w:rsidP="00D568DB">
            <w:pPr>
              <w:rPr>
                <w:rFonts w:cstheme="minorHAnsi"/>
                <w:lang w:val="it-IT"/>
              </w:rPr>
            </w:pPr>
            <w:r w:rsidRPr="00314A8C">
              <w:rPr>
                <w:rFonts w:cstheme="minorHAnsi"/>
                <w:lang w:val="it-IT"/>
              </w:rPr>
              <w:t>“Cognome” richiedente</w:t>
            </w:r>
          </w:p>
        </w:tc>
        <w:tc>
          <w:tcPr>
            <w:tcW w:w="963" w:type="dxa"/>
          </w:tcPr>
          <w:p w14:paraId="71DC77FD" w14:textId="77777777" w:rsidR="00D568DB" w:rsidRPr="00314A8C" w:rsidRDefault="00D568DB" w:rsidP="00D568DB">
            <w:pPr>
              <w:rPr>
                <w:rFonts w:cstheme="minorHAnsi"/>
                <w:lang w:val="it-IT"/>
              </w:rPr>
            </w:pPr>
          </w:p>
        </w:tc>
        <w:tc>
          <w:tcPr>
            <w:tcW w:w="963" w:type="dxa"/>
          </w:tcPr>
          <w:p w14:paraId="31F42770" w14:textId="77777777" w:rsidR="00D568DB" w:rsidRPr="00314A8C" w:rsidRDefault="00D568DB" w:rsidP="00D568DB">
            <w:pPr>
              <w:rPr>
                <w:rFonts w:cstheme="minorHAnsi"/>
                <w:lang w:val="it-IT"/>
              </w:rPr>
            </w:pPr>
          </w:p>
        </w:tc>
        <w:tc>
          <w:tcPr>
            <w:tcW w:w="963" w:type="dxa"/>
          </w:tcPr>
          <w:p w14:paraId="7E99B758" w14:textId="77777777" w:rsidR="00D568DB" w:rsidRPr="00314A8C" w:rsidRDefault="00D568DB" w:rsidP="00D568DB">
            <w:pPr>
              <w:rPr>
                <w:rFonts w:cstheme="minorHAnsi"/>
                <w:lang w:val="it-IT"/>
              </w:rPr>
            </w:pPr>
          </w:p>
        </w:tc>
      </w:tr>
      <w:tr w:rsidR="00D568DB" w:rsidRPr="0049723A" w14:paraId="0102E516" w14:textId="77777777" w:rsidTr="3634F6F2">
        <w:trPr>
          <w:trHeight w:val="986"/>
        </w:trPr>
        <w:tc>
          <w:tcPr>
            <w:tcW w:w="962" w:type="dxa"/>
            <w:hideMark/>
          </w:tcPr>
          <w:p w14:paraId="42A22762" w14:textId="55C4ACCF" w:rsidR="00D568DB" w:rsidRPr="00314A8C" w:rsidRDefault="00D568DB" w:rsidP="00D568DB">
            <w:pPr>
              <w:rPr>
                <w:rFonts w:cstheme="minorHAnsi"/>
              </w:rPr>
            </w:pPr>
            <w:r w:rsidRPr="00314A8C">
              <w:rPr>
                <w:rFonts w:cstheme="minorHAnsi"/>
              </w:rPr>
              <w:t>C48</w:t>
            </w:r>
          </w:p>
        </w:tc>
        <w:tc>
          <w:tcPr>
            <w:tcW w:w="963" w:type="dxa"/>
          </w:tcPr>
          <w:p w14:paraId="61CDBAF5" w14:textId="6641E84E" w:rsidR="00D568DB" w:rsidRPr="00314A8C" w:rsidRDefault="00D568DB" w:rsidP="00D568DB">
            <w:pPr>
              <w:rPr>
                <w:rFonts w:cstheme="minorHAnsi"/>
              </w:rPr>
            </w:pPr>
            <w:r w:rsidRPr="00314A8C">
              <w:rPr>
                <w:rFonts w:cstheme="minorHAnsi"/>
              </w:rPr>
              <w:t>Sesso</w:t>
            </w:r>
          </w:p>
        </w:tc>
        <w:tc>
          <w:tcPr>
            <w:tcW w:w="963" w:type="dxa"/>
          </w:tcPr>
          <w:p w14:paraId="2C8A3979" w14:textId="088CCF77"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4DCBA315" w14:textId="4E4A1074" w:rsidR="00D568DB" w:rsidRPr="00314A8C" w:rsidRDefault="00D568DB" w:rsidP="00D568DB">
            <w:pPr>
              <w:rPr>
                <w:rFonts w:cstheme="minorHAnsi"/>
              </w:rPr>
            </w:pPr>
            <w:r w:rsidRPr="00314A8C">
              <w:rPr>
                <w:rFonts w:cstheme="minorHAnsi"/>
              </w:rPr>
              <w:t>No</w:t>
            </w:r>
          </w:p>
        </w:tc>
        <w:tc>
          <w:tcPr>
            <w:tcW w:w="963" w:type="dxa"/>
          </w:tcPr>
          <w:p w14:paraId="183C4B73" w14:textId="73EE8752" w:rsidR="00D568DB" w:rsidRPr="00314A8C" w:rsidRDefault="00D568DB" w:rsidP="00D568DB">
            <w:pPr>
              <w:rPr>
                <w:rFonts w:cstheme="minorHAnsi"/>
              </w:rPr>
            </w:pPr>
            <w:r w:rsidRPr="00314A8C">
              <w:rPr>
                <w:rFonts w:cstheme="minorHAnsi"/>
              </w:rPr>
              <w:t>Sì</w:t>
            </w:r>
          </w:p>
        </w:tc>
        <w:tc>
          <w:tcPr>
            <w:tcW w:w="962" w:type="dxa"/>
          </w:tcPr>
          <w:p w14:paraId="5C27470E" w14:textId="6C519688" w:rsidR="00D568DB" w:rsidRPr="00314A8C" w:rsidRDefault="00D568DB" w:rsidP="00D568DB">
            <w:pPr>
              <w:rPr>
                <w:rFonts w:cstheme="minorHAnsi"/>
              </w:rPr>
            </w:pPr>
            <w:r w:rsidRPr="00314A8C">
              <w:rPr>
                <w:rFonts w:cstheme="minorHAnsi"/>
              </w:rPr>
              <w:t>Lista valori</w:t>
            </w:r>
          </w:p>
        </w:tc>
        <w:tc>
          <w:tcPr>
            <w:tcW w:w="963" w:type="dxa"/>
          </w:tcPr>
          <w:p w14:paraId="69DDBA7A" w14:textId="17F87C91" w:rsidR="00D568DB" w:rsidRPr="00314A8C" w:rsidRDefault="00D568DB" w:rsidP="1F2A6560">
            <w:r w:rsidRPr="1F2A6560">
              <w:t xml:space="preserve">“F”, “M”, </w:t>
            </w:r>
            <w:r w:rsidR="00E5712D" w:rsidRPr="1F2A6560">
              <w:t>, “N/A”</w:t>
            </w:r>
          </w:p>
        </w:tc>
        <w:tc>
          <w:tcPr>
            <w:tcW w:w="963" w:type="dxa"/>
          </w:tcPr>
          <w:p w14:paraId="7A47C4B7" w14:textId="77777777" w:rsidR="00D568DB" w:rsidRPr="00314A8C" w:rsidRDefault="00D568DB" w:rsidP="00D568DB">
            <w:pPr>
              <w:rPr>
                <w:rFonts w:cstheme="minorHAnsi"/>
                <w:lang w:val="it-IT"/>
              </w:rPr>
            </w:pPr>
          </w:p>
        </w:tc>
        <w:tc>
          <w:tcPr>
            <w:tcW w:w="963" w:type="dxa"/>
          </w:tcPr>
          <w:p w14:paraId="2E529DFD" w14:textId="77777777" w:rsidR="00D568DB" w:rsidRPr="00314A8C" w:rsidRDefault="00D568DB" w:rsidP="00D568DB">
            <w:pPr>
              <w:rPr>
                <w:rFonts w:cstheme="minorHAnsi"/>
                <w:lang w:val="it-IT"/>
              </w:rPr>
            </w:pPr>
          </w:p>
        </w:tc>
        <w:tc>
          <w:tcPr>
            <w:tcW w:w="963" w:type="dxa"/>
          </w:tcPr>
          <w:p w14:paraId="3283AFFA" w14:textId="77777777" w:rsidR="00D568DB" w:rsidRPr="00314A8C" w:rsidRDefault="00D568DB" w:rsidP="00D568DB">
            <w:pPr>
              <w:rPr>
                <w:rFonts w:cstheme="minorHAnsi"/>
                <w:lang w:val="it-IT"/>
              </w:rPr>
            </w:pPr>
          </w:p>
        </w:tc>
      </w:tr>
      <w:tr w:rsidR="00D568DB" w:rsidRPr="00162E0E" w14:paraId="4225CD99" w14:textId="77777777" w:rsidTr="3634F6F2">
        <w:trPr>
          <w:trHeight w:val="986"/>
        </w:trPr>
        <w:tc>
          <w:tcPr>
            <w:tcW w:w="962" w:type="dxa"/>
            <w:hideMark/>
          </w:tcPr>
          <w:p w14:paraId="366E5F10" w14:textId="5145356F" w:rsidR="00D568DB" w:rsidRPr="00314A8C" w:rsidRDefault="00D568DB" w:rsidP="00D568DB">
            <w:pPr>
              <w:rPr>
                <w:rFonts w:cstheme="minorHAnsi"/>
              </w:rPr>
            </w:pPr>
            <w:r w:rsidRPr="00314A8C">
              <w:rPr>
                <w:rFonts w:cstheme="minorHAnsi"/>
              </w:rPr>
              <w:t>C50</w:t>
            </w:r>
          </w:p>
        </w:tc>
        <w:tc>
          <w:tcPr>
            <w:tcW w:w="963" w:type="dxa"/>
          </w:tcPr>
          <w:p w14:paraId="4341BE75" w14:textId="72BD8E95" w:rsidR="00D568DB" w:rsidRPr="00314A8C" w:rsidRDefault="00D568DB" w:rsidP="00D568DB">
            <w:pPr>
              <w:rPr>
                <w:rFonts w:cstheme="minorHAnsi"/>
              </w:rPr>
            </w:pPr>
            <w:r w:rsidRPr="00314A8C">
              <w:rPr>
                <w:rFonts w:cstheme="minorHAnsi"/>
              </w:rPr>
              <w:t>Stato di nascita</w:t>
            </w:r>
          </w:p>
        </w:tc>
        <w:tc>
          <w:tcPr>
            <w:tcW w:w="963" w:type="dxa"/>
          </w:tcPr>
          <w:p w14:paraId="4C345995" w14:textId="1CE47CFE"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0F5D831F" w14:textId="07F7AD15" w:rsidR="00D568DB" w:rsidRPr="00314A8C" w:rsidRDefault="00D568DB" w:rsidP="00D568DB">
            <w:pPr>
              <w:rPr>
                <w:rFonts w:cstheme="minorHAnsi"/>
              </w:rPr>
            </w:pPr>
            <w:r w:rsidRPr="00314A8C">
              <w:rPr>
                <w:rFonts w:cstheme="minorHAnsi"/>
              </w:rPr>
              <w:t>No</w:t>
            </w:r>
          </w:p>
        </w:tc>
        <w:tc>
          <w:tcPr>
            <w:tcW w:w="963" w:type="dxa"/>
          </w:tcPr>
          <w:p w14:paraId="117BF583" w14:textId="0CA33AF0" w:rsidR="00D568DB" w:rsidRPr="00314A8C" w:rsidRDefault="00D568DB" w:rsidP="00D568DB">
            <w:pPr>
              <w:rPr>
                <w:rFonts w:cstheme="minorHAnsi"/>
              </w:rPr>
            </w:pPr>
            <w:r w:rsidRPr="00314A8C">
              <w:rPr>
                <w:rFonts w:cstheme="minorHAnsi"/>
              </w:rPr>
              <w:t>Sì</w:t>
            </w:r>
          </w:p>
        </w:tc>
        <w:tc>
          <w:tcPr>
            <w:tcW w:w="962" w:type="dxa"/>
          </w:tcPr>
          <w:p w14:paraId="5B864D5F" w14:textId="7D4B38E4" w:rsidR="00D568DB" w:rsidRPr="00314A8C" w:rsidRDefault="00D568DB" w:rsidP="00D568DB">
            <w:pPr>
              <w:rPr>
                <w:rFonts w:cstheme="minorHAnsi"/>
              </w:rPr>
            </w:pPr>
            <w:r w:rsidRPr="00314A8C">
              <w:rPr>
                <w:rFonts w:cstheme="minorHAnsi"/>
              </w:rPr>
              <w:t>Alfabetici</w:t>
            </w:r>
          </w:p>
        </w:tc>
        <w:tc>
          <w:tcPr>
            <w:tcW w:w="963" w:type="dxa"/>
          </w:tcPr>
          <w:p w14:paraId="4A532AD9" w14:textId="74BC5EF9" w:rsidR="00D568DB" w:rsidRPr="00314A8C" w:rsidRDefault="00D568DB" w:rsidP="00D568DB">
            <w:pPr>
              <w:rPr>
                <w:rFonts w:cstheme="minorHAnsi"/>
                <w:lang w:val="it-IT"/>
              </w:rPr>
            </w:pPr>
            <w:r w:rsidRPr="00314A8C">
              <w:rPr>
                <w:rFonts w:cstheme="minorHAnsi"/>
                <w:lang w:val="it-IT"/>
              </w:rPr>
              <w:t>“Nome” stato di nascita</w:t>
            </w:r>
          </w:p>
        </w:tc>
        <w:tc>
          <w:tcPr>
            <w:tcW w:w="963" w:type="dxa"/>
          </w:tcPr>
          <w:p w14:paraId="739FB1E7" w14:textId="77777777" w:rsidR="00D568DB" w:rsidRPr="00314A8C" w:rsidRDefault="00D568DB" w:rsidP="00D568DB">
            <w:pPr>
              <w:rPr>
                <w:rFonts w:cstheme="minorHAnsi"/>
                <w:lang w:val="it-IT"/>
              </w:rPr>
            </w:pPr>
          </w:p>
        </w:tc>
        <w:tc>
          <w:tcPr>
            <w:tcW w:w="963" w:type="dxa"/>
          </w:tcPr>
          <w:p w14:paraId="5078DA69" w14:textId="77777777" w:rsidR="00D568DB" w:rsidRPr="00314A8C" w:rsidRDefault="00D568DB" w:rsidP="00D568DB">
            <w:pPr>
              <w:rPr>
                <w:rFonts w:cstheme="minorHAnsi"/>
                <w:lang w:val="it-IT"/>
              </w:rPr>
            </w:pPr>
          </w:p>
        </w:tc>
        <w:tc>
          <w:tcPr>
            <w:tcW w:w="963" w:type="dxa"/>
          </w:tcPr>
          <w:p w14:paraId="475FD2C6" w14:textId="77777777" w:rsidR="00D568DB" w:rsidRPr="00314A8C" w:rsidRDefault="00D568DB" w:rsidP="00D568DB">
            <w:pPr>
              <w:rPr>
                <w:rFonts w:cstheme="minorHAnsi"/>
                <w:lang w:val="it-IT"/>
              </w:rPr>
            </w:pPr>
          </w:p>
        </w:tc>
      </w:tr>
      <w:tr w:rsidR="00D568DB" w:rsidRPr="00BE0917" w14:paraId="7041B39F" w14:textId="77777777" w:rsidTr="3634F6F2">
        <w:trPr>
          <w:trHeight w:val="986"/>
        </w:trPr>
        <w:tc>
          <w:tcPr>
            <w:tcW w:w="962" w:type="dxa"/>
            <w:hideMark/>
          </w:tcPr>
          <w:p w14:paraId="3F4D2DFD" w14:textId="2A8CF43C" w:rsidR="00D568DB" w:rsidRPr="00314A8C" w:rsidRDefault="00D568DB" w:rsidP="00D568DB">
            <w:pPr>
              <w:rPr>
                <w:rFonts w:cstheme="minorHAnsi"/>
              </w:rPr>
            </w:pPr>
            <w:r w:rsidRPr="00314A8C">
              <w:rPr>
                <w:rFonts w:cstheme="minorHAnsi"/>
              </w:rPr>
              <w:t>C51</w:t>
            </w:r>
          </w:p>
        </w:tc>
        <w:tc>
          <w:tcPr>
            <w:tcW w:w="963" w:type="dxa"/>
          </w:tcPr>
          <w:p w14:paraId="0EEA20B9" w14:textId="3B737C6D" w:rsidR="00D568DB" w:rsidRPr="00314A8C" w:rsidRDefault="00D568DB" w:rsidP="00D568DB">
            <w:pPr>
              <w:rPr>
                <w:rFonts w:cstheme="minorHAnsi"/>
              </w:rPr>
            </w:pPr>
            <w:r w:rsidRPr="00314A8C">
              <w:rPr>
                <w:rFonts w:cstheme="minorHAnsi"/>
              </w:rPr>
              <w:t>Componenti nucleo famigliare</w:t>
            </w:r>
          </w:p>
        </w:tc>
        <w:tc>
          <w:tcPr>
            <w:tcW w:w="963" w:type="dxa"/>
          </w:tcPr>
          <w:p w14:paraId="46F61C91" w14:textId="20026CC2"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6AB2CBD4" w14:textId="43B7BF4B" w:rsidR="00D568DB" w:rsidRPr="00314A8C" w:rsidRDefault="00D568DB" w:rsidP="00D568DB">
            <w:pPr>
              <w:rPr>
                <w:rFonts w:cstheme="minorHAnsi"/>
              </w:rPr>
            </w:pPr>
            <w:r w:rsidRPr="00314A8C">
              <w:rPr>
                <w:rFonts w:cstheme="minorHAnsi"/>
              </w:rPr>
              <w:t>No</w:t>
            </w:r>
          </w:p>
        </w:tc>
        <w:tc>
          <w:tcPr>
            <w:tcW w:w="963" w:type="dxa"/>
          </w:tcPr>
          <w:p w14:paraId="68426618" w14:textId="3838EEAA" w:rsidR="00D568DB" w:rsidRPr="00314A8C" w:rsidRDefault="00D568DB" w:rsidP="00D568DB">
            <w:pPr>
              <w:rPr>
                <w:rFonts w:cstheme="minorHAnsi"/>
              </w:rPr>
            </w:pPr>
            <w:r w:rsidRPr="00314A8C">
              <w:rPr>
                <w:rFonts w:cstheme="minorHAnsi"/>
              </w:rPr>
              <w:t>No</w:t>
            </w:r>
          </w:p>
        </w:tc>
        <w:tc>
          <w:tcPr>
            <w:tcW w:w="962" w:type="dxa"/>
          </w:tcPr>
          <w:p w14:paraId="56539E01" w14:textId="66BD7D4D" w:rsidR="00D568DB" w:rsidRPr="00314A8C" w:rsidRDefault="00D568DB" w:rsidP="00D568DB">
            <w:pPr>
              <w:rPr>
                <w:rFonts w:cstheme="minorHAnsi"/>
              </w:rPr>
            </w:pPr>
            <w:r w:rsidRPr="00314A8C">
              <w:rPr>
                <w:rFonts w:cstheme="minorHAnsi"/>
              </w:rPr>
              <w:t>Alfabetici</w:t>
            </w:r>
          </w:p>
        </w:tc>
        <w:tc>
          <w:tcPr>
            <w:tcW w:w="963" w:type="dxa"/>
          </w:tcPr>
          <w:p w14:paraId="60E16CCB" w14:textId="32CF926E" w:rsidR="00D568DB" w:rsidRPr="00314A8C" w:rsidRDefault="00BE0917" w:rsidP="00D568DB">
            <w:pPr>
              <w:rPr>
                <w:rFonts w:cstheme="minorHAnsi"/>
                <w:lang w:val="it-IT"/>
              </w:rPr>
            </w:pPr>
            <w:r w:rsidRPr="00BE0917">
              <w:rPr>
                <w:rFonts w:cstheme="minorHAnsi"/>
                <w:lang w:val="it-IT"/>
              </w:rPr>
              <w:t>“Numero” componenti nucleo famigliare</w:t>
            </w:r>
            <w:r>
              <w:rPr>
                <w:rFonts w:cstheme="minorHAnsi"/>
                <w:lang w:val="it-IT"/>
              </w:rPr>
              <w:t xml:space="preserve">   </w:t>
            </w:r>
          </w:p>
        </w:tc>
        <w:tc>
          <w:tcPr>
            <w:tcW w:w="963" w:type="dxa"/>
          </w:tcPr>
          <w:p w14:paraId="43179F2F" w14:textId="77777777" w:rsidR="00D568DB" w:rsidRPr="00314A8C" w:rsidRDefault="00D568DB" w:rsidP="00D568DB">
            <w:pPr>
              <w:rPr>
                <w:rFonts w:cstheme="minorHAnsi"/>
                <w:lang w:val="it-IT"/>
              </w:rPr>
            </w:pPr>
          </w:p>
        </w:tc>
        <w:tc>
          <w:tcPr>
            <w:tcW w:w="963" w:type="dxa"/>
          </w:tcPr>
          <w:p w14:paraId="7C429614" w14:textId="77777777" w:rsidR="00D568DB" w:rsidRPr="00314A8C" w:rsidRDefault="00D568DB" w:rsidP="00D568DB">
            <w:pPr>
              <w:rPr>
                <w:rFonts w:cstheme="minorHAnsi"/>
                <w:lang w:val="it-IT"/>
              </w:rPr>
            </w:pPr>
          </w:p>
        </w:tc>
        <w:tc>
          <w:tcPr>
            <w:tcW w:w="963" w:type="dxa"/>
          </w:tcPr>
          <w:p w14:paraId="21846C76" w14:textId="77777777" w:rsidR="00D568DB" w:rsidRPr="00314A8C" w:rsidRDefault="00D568DB" w:rsidP="00D568DB">
            <w:pPr>
              <w:rPr>
                <w:rFonts w:cstheme="minorHAnsi"/>
                <w:lang w:val="it-IT"/>
              </w:rPr>
            </w:pPr>
          </w:p>
        </w:tc>
      </w:tr>
      <w:tr w:rsidR="00D568DB" w:rsidRPr="0049723A" w14:paraId="7B1F2D9A" w14:textId="77777777" w:rsidTr="3634F6F2">
        <w:trPr>
          <w:trHeight w:val="986"/>
        </w:trPr>
        <w:tc>
          <w:tcPr>
            <w:tcW w:w="962" w:type="dxa"/>
          </w:tcPr>
          <w:p w14:paraId="2394C2EA" w14:textId="5DECA6BD" w:rsidR="00D568DB" w:rsidRPr="00314A8C" w:rsidRDefault="00D568DB" w:rsidP="00D568DB">
            <w:pPr>
              <w:rPr>
                <w:rFonts w:cstheme="minorHAnsi"/>
              </w:rPr>
            </w:pPr>
            <w:r w:rsidRPr="00314A8C">
              <w:rPr>
                <w:rFonts w:cstheme="minorHAnsi"/>
              </w:rPr>
              <w:t>C52</w:t>
            </w:r>
          </w:p>
        </w:tc>
        <w:tc>
          <w:tcPr>
            <w:tcW w:w="963" w:type="dxa"/>
          </w:tcPr>
          <w:p w14:paraId="1D065111" w14:textId="08B266C2" w:rsidR="00D568DB" w:rsidRPr="00314A8C" w:rsidRDefault="00D568DB" w:rsidP="00D568DB">
            <w:pPr>
              <w:rPr>
                <w:rFonts w:cstheme="minorHAnsi"/>
              </w:rPr>
            </w:pPr>
            <w:r w:rsidRPr="00314A8C">
              <w:rPr>
                <w:rFonts w:cstheme="minorHAnsi"/>
              </w:rPr>
              <w:t>Anzianità lavorativa</w:t>
            </w:r>
          </w:p>
        </w:tc>
        <w:tc>
          <w:tcPr>
            <w:tcW w:w="963" w:type="dxa"/>
          </w:tcPr>
          <w:p w14:paraId="1660CCA6" w14:textId="310A2817"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1A97BD1F" w14:textId="7B3270B7" w:rsidR="00D568DB" w:rsidRPr="00314A8C" w:rsidRDefault="00D568DB" w:rsidP="00D568DB">
            <w:pPr>
              <w:rPr>
                <w:rFonts w:cstheme="minorHAnsi"/>
              </w:rPr>
            </w:pPr>
            <w:r w:rsidRPr="00314A8C">
              <w:rPr>
                <w:rFonts w:cstheme="minorHAnsi"/>
              </w:rPr>
              <w:t>No</w:t>
            </w:r>
          </w:p>
        </w:tc>
        <w:tc>
          <w:tcPr>
            <w:tcW w:w="963" w:type="dxa"/>
          </w:tcPr>
          <w:p w14:paraId="4A3F064F" w14:textId="7B28C0D4" w:rsidR="00D568DB" w:rsidRPr="00314A8C" w:rsidRDefault="00D568DB" w:rsidP="00D568DB">
            <w:pPr>
              <w:rPr>
                <w:rFonts w:cstheme="minorHAnsi"/>
              </w:rPr>
            </w:pPr>
            <w:r w:rsidRPr="00314A8C">
              <w:rPr>
                <w:rFonts w:cstheme="minorHAnsi"/>
              </w:rPr>
              <w:t>No</w:t>
            </w:r>
          </w:p>
        </w:tc>
        <w:tc>
          <w:tcPr>
            <w:tcW w:w="962" w:type="dxa"/>
          </w:tcPr>
          <w:p w14:paraId="6EE1D971" w14:textId="3F9D558E" w:rsidR="00D568DB" w:rsidRPr="00314A8C" w:rsidRDefault="00D568DB" w:rsidP="00D568DB">
            <w:pPr>
              <w:rPr>
                <w:rFonts w:cstheme="minorHAnsi"/>
              </w:rPr>
            </w:pPr>
            <w:r w:rsidRPr="00314A8C">
              <w:rPr>
                <w:rFonts w:cstheme="minorHAnsi"/>
              </w:rPr>
              <w:t>Numerici</w:t>
            </w:r>
          </w:p>
        </w:tc>
        <w:tc>
          <w:tcPr>
            <w:tcW w:w="963" w:type="dxa"/>
          </w:tcPr>
          <w:p w14:paraId="695FAE99" w14:textId="7439C6CE" w:rsidR="00D568DB" w:rsidRPr="00314A8C" w:rsidRDefault="00D568DB" w:rsidP="00D568DB">
            <w:pPr>
              <w:rPr>
                <w:rFonts w:cstheme="minorHAnsi"/>
                <w:lang w:val="it-IT"/>
              </w:rPr>
            </w:pPr>
            <w:r w:rsidRPr="00314A8C">
              <w:rPr>
                <w:rFonts w:cstheme="minorHAnsi"/>
                <w:lang w:val="it-IT"/>
              </w:rPr>
              <w:t xml:space="preserve">“Numero” dei mesi lavorati </w:t>
            </w:r>
          </w:p>
        </w:tc>
        <w:tc>
          <w:tcPr>
            <w:tcW w:w="963" w:type="dxa"/>
          </w:tcPr>
          <w:p w14:paraId="16BA08D0" w14:textId="77777777" w:rsidR="00D568DB" w:rsidRPr="00314A8C" w:rsidRDefault="00D568DB" w:rsidP="00D568DB">
            <w:pPr>
              <w:rPr>
                <w:rFonts w:cstheme="minorHAnsi"/>
                <w:lang w:val="it-IT"/>
              </w:rPr>
            </w:pPr>
          </w:p>
        </w:tc>
        <w:tc>
          <w:tcPr>
            <w:tcW w:w="963" w:type="dxa"/>
          </w:tcPr>
          <w:p w14:paraId="79F0D63F" w14:textId="77777777" w:rsidR="00D568DB" w:rsidRPr="00314A8C" w:rsidRDefault="00D568DB" w:rsidP="00D568DB">
            <w:pPr>
              <w:rPr>
                <w:rFonts w:cstheme="minorHAnsi"/>
                <w:lang w:val="it-IT"/>
              </w:rPr>
            </w:pPr>
          </w:p>
        </w:tc>
        <w:tc>
          <w:tcPr>
            <w:tcW w:w="963" w:type="dxa"/>
          </w:tcPr>
          <w:p w14:paraId="2758220E" w14:textId="77777777" w:rsidR="00D568DB" w:rsidRPr="00314A8C" w:rsidRDefault="00D568DB" w:rsidP="00D568DB">
            <w:pPr>
              <w:rPr>
                <w:rFonts w:cstheme="minorHAnsi"/>
                <w:lang w:val="it-IT"/>
              </w:rPr>
            </w:pPr>
          </w:p>
        </w:tc>
      </w:tr>
      <w:tr w:rsidR="00D568DB" w:rsidRPr="0049723A" w14:paraId="6D11EFEC" w14:textId="77777777" w:rsidTr="3634F6F2">
        <w:trPr>
          <w:trHeight w:val="986"/>
        </w:trPr>
        <w:tc>
          <w:tcPr>
            <w:tcW w:w="962" w:type="dxa"/>
          </w:tcPr>
          <w:p w14:paraId="762567D3" w14:textId="64AAED4F" w:rsidR="00D568DB" w:rsidRPr="00314A8C" w:rsidRDefault="00D568DB" w:rsidP="00D568DB">
            <w:pPr>
              <w:rPr>
                <w:rFonts w:cstheme="minorHAnsi"/>
              </w:rPr>
            </w:pPr>
            <w:r w:rsidRPr="00314A8C">
              <w:rPr>
                <w:rFonts w:cstheme="minorHAnsi"/>
              </w:rPr>
              <w:t>C53</w:t>
            </w:r>
          </w:p>
        </w:tc>
        <w:tc>
          <w:tcPr>
            <w:tcW w:w="963" w:type="dxa"/>
          </w:tcPr>
          <w:p w14:paraId="140D05A9" w14:textId="1035FE6C" w:rsidR="00D568DB" w:rsidRPr="00314A8C" w:rsidRDefault="00D568DB" w:rsidP="00D568DB">
            <w:pPr>
              <w:rPr>
                <w:rFonts w:cstheme="minorHAnsi"/>
              </w:rPr>
            </w:pPr>
            <w:r w:rsidRPr="00314A8C">
              <w:rPr>
                <w:rFonts w:cstheme="minorHAnsi"/>
              </w:rPr>
              <w:t>Descrizione occupazione</w:t>
            </w:r>
          </w:p>
        </w:tc>
        <w:tc>
          <w:tcPr>
            <w:tcW w:w="963" w:type="dxa"/>
          </w:tcPr>
          <w:p w14:paraId="529EEF8C" w14:textId="3478ABF3"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3658AED1" w14:textId="591B1FD4" w:rsidR="00D568DB" w:rsidRPr="00314A8C" w:rsidRDefault="00D568DB" w:rsidP="00D568DB">
            <w:pPr>
              <w:rPr>
                <w:rFonts w:cstheme="minorHAnsi"/>
              </w:rPr>
            </w:pPr>
            <w:r w:rsidRPr="00314A8C">
              <w:rPr>
                <w:rFonts w:cstheme="minorHAnsi"/>
              </w:rPr>
              <w:t>No</w:t>
            </w:r>
          </w:p>
        </w:tc>
        <w:tc>
          <w:tcPr>
            <w:tcW w:w="963" w:type="dxa"/>
          </w:tcPr>
          <w:p w14:paraId="0337636B" w14:textId="657A7362" w:rsidR="00D568DB" w:rsidRPr="00314A8C" w:rsidRDefault="00D568DB" w:rsidP="00D568DB">
            <w:pPr>
              <w:rPr>
                <w:rFonts w:cstheme="minorHAnsi"/>
              </w:rPr>
            </w:pPr>
            <w:r w:rsidRPr="00314A8C">
              <w:rPr>
                <w:rFonts w:cstheme="minorHAnsi"/>
              </w:rPr>
              <w:t>No</w:t>
            </w:r>
          </w:p>
        </w:tc>
        <w:tc>
          <w:tcPr>
            <w:tcW w:w="962" w:type="dxa"/>
          </w:tcPr>
          <w:p w14:paraId="7EEDAB07" w14:textId="764C74ED" w:rsidR="00D568DB" w:rsidRPr="00314A8C" w:rsidRDefault="00D568DB" w:rsidP="00D568DB">
            <w:pPr>
              <w:rPr>
                <w:rFonts w:cstheme="minorHAnsi"/>
              </w:rPr>
            </w:pPr>
            <w:r w:rsidRPr="00314A8C">
              <w:rPr>
                <w:rFonts w:cstheme="minorHAnsi"/>
              </w:rPr>
              <w:t>Testo libero</w:t>
            </w:r>
          </w:p>
        </w:tc>
        <w:tc>
          <w:tcPr>
            <w:tcW w:w="963" w:type="dxa"/>
          </w:tcPr>
          <w:p w14:paraId="7EC71D5C" w14:textId="3B6B2ABE" w:rsidR="00D568DB" w:rsidRPr="00314A8C" w:rsidRDefault="00D568DB" w:rsidP="00D568DB">
            <w:pPr>
              <w:rPr>
                <w:rFonts w:cstheme="minorHAnsi"/>
                <w:lang w:val="it-IT"/>
              </w:rPr>
            </w:pPr>
            <w:r w:rsidRPr="00314A8C">
              <w:rPr>
                <w:rFonts w:cstheme="minorHAnsi"/>
              </w:rPr>
              <w:t>Campo libero, max 280 caratteri</w:t>
            </w:r>
          </w:p>
        </w:tc>
        <w:tc>
          <w:tcPr>
            <w:tcW w:w="963" w:type="dxa"/>
          </w:tcPr>
          <w:p w14:paraId="37BE3FE5" w14:textId="77777777" w:rsidR="00D568DB" w:rsidRPr="00314A8C" w:rsidRDefault="00D568DB" w:rsidP="00D568DB">
            <w:pPr>
              <w:rPr>
                <w:rFonts w:cstheme="minorHAnsi"/>
                <w:lang w:val="it-IT"/>
              </w:rPr>
            </w:pPr>
          </w:p>
        </w:tc>
        <w:tc>
          <w:tcPr>
            <w:tcW w:w="963" w:type="dxa"/>
          </w:tcPr>
          <w:p w14:paraId="18A5F635" w14:textId="77777777" w:rsidR="00D568DB" w:rsidRPr="00314A8C" w:rsidRDefault="00D568DB" w:rsidP="00D568DB">
            <w:pPr>
              <w:rPr>
                <w:rFonts w:cstheme="minorHAnsi"/>
                <w:lang w:val="it-IT"/>
              </w:rPr>
            </w:pPr>
          </w:p>
        </w:tc>
        <w:tc>
          <w:tcPr>
            <w:tcW w:w="963" w:type="dxa"/>
          </w:tcPr>
          <w:p w14:paraId="31E303B4" w14:textId="77777777" w:rsidR="00D568DB" w:rsidRPr="00314A8C" w:rsidRDefault="00D568DB" w:rsidP="00D568DB">
            <w:pPr>
              <w:rPr>
                <w:rFonts w:cstheme="minorHAnsi"/>
                <w:lang w:val="it-IT"/>
              </w:rPr>
            </w:pPr>
          </w:p>
        </w:tc>
      </w:tr>
      <w:tr w:rsidR="00D568DB" w:rsidRPr="000D2906" w14:paraId="31551BF1" w14:textId="77777777" w:rsidTr="3634F6F2">
        <w:trPr>
          <w:trHeight w:val="986"/>
        </w:trPr>
        <w:tc>
          <w:tcPr>
            <w:tcW w:w="962" w:type="dxa"/>
          </w:tcPr>
          <w:p w14:paraId="642E2146" w14:textId="62CE7CFD" w:rsidR="00D568DB" w:rsidRPr="00314A8C" w:rsidRDefault="00D568DB" w:rsidP="00D568DB">
            <w:pPr>
              <w:rPr>
                <w:rFonts w:cstheme="minorHAnsi"/>
              </w:rPr>
            </w:pPr>
            <w:r w:rsidRPr="00314A8C">
              <w:rPr>
                <w:rFonts w:cstheme="minorHAnsi"/>
              </w:rPr>
              <w:t>C54</w:t>
            </w:r>
          </w:p>
        </w:tc>
        <w:tc>
          <w:tcPr>
            <w:tcW w:w="963" w:type="dxa"/>
          </w:tcPr>
          <w:p w14:paraId="58BF740A" w14:textId="6FEC3C88" w:rsidR="00D568DB" w:rsidRPr="00314A8C" w:rsidRDefault="00D568DB" w:rsidP="00D568DB">
            <w:pPr>
              <w:rPr>
                <w:rFonts w:cstheme="minorHAnsi"/>
              </w:rPr>
            </w:pPr>
            <w:r w:rsidRPr="00314A8C">
              <w:rPr>
                <w:rFonts w:cstheme="minorHAnsi"/>
              </w:rPr>
              <w:t>Indirizzo di residenza</w:t>
            </w:r>
          </w:p>
        </w:tc>
        <w:tc>
          <w:tcPr>
            <w:tcW w:w="963" w:type="dxa"/>
          </w:tcPr>
          <w:p w14:paraId="43D375E7" w14:textId="0B6F4404"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225F09B1" w14:textId="00A0F1E5" w:rsidR="00D568DB" w:rsidRPr="00314A8C" w:rsidRDefault="00D568DB" w:rsidP="00D568DB">
            <w:pPr>
              <w:rPr>
                <w:rFonts w:cstheme="minorHAnsi"/>
              </w:rPr>
            </w:pPr>
            <w:r w:rsidRPr="00314A8C">
              <w:rPr>
                <w:rFonts w:cstheme="minorHAnsi"/>
              </w:rPr>
              <w:t>No</w:t>
            </w:r>
          </w:p>
        </w:tc>
        <w:tc>
          <w:tcPr>
            <w:tcW w:w="963" w:type="dxa"/>
          </w:tcPr>
          <w:p w14:paraId="33039EEC" w14:textId="25A965DF" w:rsidR="00D568DB" w:rsidRPr="00314A8C" w:rsidRDefault="00D568DB" w:rsidP="00D568DB">
            <w:pPr>
              <w:rPr>
                <w:rFonts w:cstheme="minorHAnsi"/>
              </w:rPr>
            </w:pPr>
            <w:r w:rsidRPr="00314A8C">
              <w:rPr>
                <w:rFonts w:cstheme="minorHAnsi"/>
              </w:rPr>
              <w:t>No</w:t>
            </w:r>
          </w:p>
        </w:tc>
        <w:tc>
          <w:tcPr>
            <w:tcW w:w="962" w:type="dxa"/>
          </w:tcPr>
          <w:p w14:paraId="2CF4927C" w14:textId="57E117E6" w:rsidR="00D568DB" w:rsidRPr="00314A8C" w:rsidRDefault="00D568DB" w:rsidP="00D568DB">
            <w:pPr>
              <w:rPr>
                <w:rFonts w:cstheme="minorHAnsi"/>
              </w:rPr>
            </w:pPr>
            <w:r w:rsidRPr="00314A8C">
              <w:rPr>
                <w:rFonts w:cstheme="minorHAnsi"/>
              </w:rPr>
              <w:t>Alfabetici</w:t>
            </w:r>
          </w:p>
        </w:tc>
        <w:tc>
          <w:tcPr>
            <w:tcW w:w="963" w:type="dxa"/>
          </w:tcPr>
          <w:p w14:paraId="3DA47537" w14:textId="624D3BAB" w:rsidR="00D568DB" w:rsidRPr="00314A8C" w:rsidRDefault="00D568DB" w:rsidP="00D568DB">
            <w:pPr>
              <w:rPr>
                <w:rFonts w:cstheme="minorHAnsi"/>
                <w:lang w:val="it-IT"/>
              </w:rPr>
            </w:pPr>
            <w:r w:rsidRPr="00314A8C">
              <w:rPr>
                <w:rFonts w:cstheme="minorHAnsi"/>
                <w:lang w:val="it-IT"/>
              </w:rPr>
              <w:t>“Nome” della via di residenza</w:t>
            </w:r>
          </w:p>
        </w:tc>
        <w:tc>
          <w:tcPr>
            <w:tcW w:w="963" w:type="dxa"/>
          </w:tcPr>
          <w:p w14:paraId="69319479" w14:textId="77777777" w:rsidR="00D568DB" w:rsidRPr="00314A8C" w:rsidRDefault="00D568DB" w:rsidP="00D568DB">
            <w:pPr>
              <w:rPr>
                <w:rFonts w:cstheme="minorHAnsi"/>
                <w:lang w:val="it-IT"/>
              </w:rPr>
            </w:pPr>
          </w:p>
        </w:tc>
        <w:tc>
          <w:tcPr>
            <w:tcW w:w="963" w:type="dxa"/>
          </w:tcPr>
          <w:p w14:paraId="2E19C977" w14:textId="77777777" w:rsidR="00D568DB" w:rsidRPr="00314A8C" w:rsidRDefault="00D568DB" w:rsidP="00D568DB">
            <w:pPr>
              <w:rPr>
                <w:rFonts w:cstheme="minorHAnsi"/>
                <w:lang w:val="it-IT"/>
              </w:rPr>
            </w:pPr>
          </w:p>
        </w:tc>
        <w:tc>
          <w:tcPr>
            <w:tcW w:w="963" w:type="dxa"/>
          </w:tcPr>
          <w:p w14:paraId="2E529619" w14:textId="77777777" w:rsidR="00D568DB" w:rsidRPr="00314A8C" w:rsidRDefault="00D568DB" w:rsidP="00D568DB">
            <w:pPr>
              <w:rPr>
                <w:rFonts w:cstheme="minorHAnsi"/>
                <w:lang w:val="it-IT"/>
              </w:rPr>
            </w:pPr>
          </w:p>
        </w:tc>
      </w:tr>
      <w:tr w:rsidR="00D568DB" w:rsidRPr="000D2906" w14:paraId="37D17403" w14:textId="77777777" w:rsidTr="3634F6F2">
        <w:trPr>
          <w:trHeight w:val="986"/>
        </w:trPr>
        <w:tc>
          <w:tcPr>
            <w:tcW w:w="962" w:type="dxa"/>
          </w:tcPr>
          <w:p w14:paraId="291DC4BE" w14:textId="7CBF26CF" w:rsidR="00D568DB" w:rsidRPr="00314A8C" w:rsidRDefault="00D568DB" w:rsidP="00D568DB">
            <w:pPr>
              <w:rPr>
                <w:rFonts w:cstheme="minorHAnsi"/>
              </w:rPr>
            </w:pPr>
            <w:r w:rsidRPr="00314A8C">
              <w:rPr>
                <w:rFonts w:cstheme="minorHAnsi"/>
              </w:rPr>
              <w:t>C55</w:t>
            </w:r>
          </w:p>
        </w:tc>
        <w:tc>
          <w:tcPr>
            <w:tcW w:w="963" w:type="dxa"/>
          </w:tcPr>
          <w:p w14:paraId="76117ED8" w14:textId="5251BB0D" w:rsidR="00D568DB" w:rsidRPr="00314A8C" w:rsidRDefault="00D568DB" w:rsidP="00D568DB">
            <w:pPr>
              <w:rPr>
                <w:rFonts w:cstheme="minorHAnsi"/>
              </w:rPr>
            </w:pPr>
            <w:r w:rsidRPr="00314A8C">
              <w:rPr>
                <w:rFonts w:cstheme="minorHAnsi"/>
              </w:rPr>
              <w:t>CAP</w:t>
            </w:r>
          </w:p>
        </w:tc>
        <w:tc>
          <w:tcPr>
            <w:tcW w:w="963" w:type="dxa"/>
          </w:tcPr>
          <w:p w14:paraId="183C0BCC" w14:textId="4690F71D"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529D572B" w14:textId="396C848E" w:rsidR="00D568DB" w:rsidRPr="00314A8C" w:rsidRDefault="00D568DB" w:rsidP="00D568DB">
            <w:pPr>
              <w:rPr>
                <w:rFonts w:cstheme="minorHAnsi"/>
              </w:rPr>
            </w:pPr>
            <w:r w:rsidRPr="00314A8C">
              <w:rPr>
                <w:rFonts w:cstheme="minorHAnsi"/>
              </w:rPr>
              <w:t>No</w:t>
            </w:r>
          </w:p>
        </w:tc>
        <w:tc>
          <w:tcPr>
            <w:tcW w:w="963" w:type="dxa"/>
          </w:tcPr>
          <w:p w14:paraId="7925E017" w14:textId="455F12A8" w:rsidR="00D568DB" w:rsidRPr="00314A8C" w:rsidRDefault="00D568DB" w:rsidP="00D568DB">
            <w:pPr>
              <w:rPr>
                <w:rFonts w:cstheme="minorHAnsi"/>
              </w:rPr>
            </w:pPr>
            <w:r w:rsidRPr="00314A8C">
              <w:rPr>
                <w:rFonts w:cstheme="minorHAnsi"/>
              </w:rPr>
              <w:t>No</w:t>
            </w:r>
          </w:p>
        </w:tc>
        <w:tc>
          <w:tcPr>
            <w:tcW w:w="962" w:type="dxa"/>
          </w:tcPr>
          <w:p w14:paraId="3D12B988" w14:textId="7267FAD3" w:rsidR="00D568DB" w:rsidRPr="00314A8C" w:rsidRDefault="00D568DB" w:rsidP="00D568DB">
            <w:pPr>
              <w:rPr>
                <w:rFonts w:cstheme="minorHAnsi"/>
              </w:rPr>
            </w:pPr>
            <w:r w:rsidRPr="00314A8C">
              <w:rPr>
                <w:rFonts w:cstheme="minorHAnsi"/>
              </w:rPr>
              <w:t>Numerici</w:t>
            </w:r>
          </w:p>
        </w:tc>
        <w:tc>
          <w:tcPr>
            <w:tcW w:w="963" w:type="dxa"/>
          </w:tcPr>
          <w:p w14:paraId="126474E5" w14:textId="4A7119DE" w:rsidR="00D568DB" w:rsidRPr="00314A8C" w:rsidRDefault="00D568DB" w:rsidP="00D568DB">
            <w:pPr>
              <w:rPr>
                <w:rFonts w:cstheme="minorHAnsi"/>
                <w:lang w:val="it-IT"/>
              </w:rPr>
            </w:pPr>
            <w:r w:rsidRPr="00314A8C">
              <w:rPr>
                <w:rFonts w:cstheme="minorHAnsi"/>
                <w:lang w:val="it-IT"/>
              </w:rPr>
              <w:t>“CAP” della città di residenza</w:t>
            </w:r>
          </w:p>
        </w:tc>
        <w:tc>
          <w:tcPr>
            <w:tcW w:w="963" w:type="dxa"/>
          </w:tcPr>
          <w:p w14:paraId="32E52A8B" w14:textId="77777777" w:rsidR="00D568DB" w:rsidRPr="00314A8C" w:rsidRDefault="00D568DB" w:rsidP="00D568DB">
            <w:pPr>
              <w:rPr>
                <w:rFonts w:cstheme="minorHAnsi"/>
                <w:lang w:val="it-IT"/>
              </w:rPr>
            </w:pPr>
          </w:p>
        </w:tc>
        <w:tc>
          <w:tcPr>
            <w:tcW w:w="963" w:type="dxa"/>
          </w:tcPr>
          <w:p w14:paraId="1C9DD690" w14:textId="77777777" w:rsidR="00D568DB" w:rsidRPr="00314A8C" w:rsidRDefault="00D568DB" w:rsidP="00D568DB">
            <w:pPr>
              <w:rPr>
                <w:rFonts w:cstheme="minorHAnsi"/>
                <w:lang w:val="it-IT"/>
              </w:rPr>
            </w:pPr>
          </w:p>
        </w:tc>
        <w:tc>
          <w:tcPr>
            <w:tcW w:w="963" w:type="dxa"/>
          </w:tcPr>
          <w:p w14:paraId="6E3D1166" w14:textId="77777777" w:rsidR="00D568DB" w:rsidRPr="00314A8C" w:rsidRDefault="00D568DB" w:rsidP="00D568DB">
            <w:pPr>
              <w:rPr>
                <w:rFonts w:cstheme="minorHAnsi"/>
                <w:lang w:val="it-IT"/>
              </w:rPr>
            </w:pPr>
          </w:p>
        </w:tc>
      </w:tr>
      <w:tr w:rsidR="00D568DB" w:rsidRPr="0049723A" w14:paraId="2CD0D629" w14:textId="77777777" w:rsidTr="3634F6F2">
        <w:trPr>
          <w:trHeight w:val="986"/>
        </w:trPr>
        <w:tc>
          <w:tcPr>
            <w:tcW w:w="962" w:type="dxa"/>
          </w:tcPr>
          <w:p w14:paraId="795C579A" w14:textId="7A30E721" w:rsidR="00D568DB" w:rsidRPr="00314A8C" w:rsidRDefault="00D568DB" w:rsidP="00D568DB">
            <w:pPr>
              <w:rPr>
                <w:rFonts w:cstheme="minorHAnsi"/>
              </w:rPr>
            </w:pPr>
            <w:r w:rsidRPr="00314A8C">
              <w:rPr>
                <w:rFonts w:cstheme="minorHAnsi"/>
              </w:rPr>
              <w:t>C56</w:t>
            </w:r>
          </w:p>
        </w:tc>
        <w:tc>
          <w:tcPr>
            <w:tcW w:w="963" w:type="dxa"/>
          </w:tcPr>
          <w:p w14:paraId="669997D8" w14:textId="672FD16D" w:rsidR="00D568DB" w:rsidRPr="00314A8C" w:rsidRDefault="00D568DB" w:rsidP="00D568DB">
            <w:pPr>
              <w:rPr>
                <w:rFonts w:cstheme="minorHAnsi"/>
              </w:rPr>
            </w:pPr>
            <w:r w:rsidRPr="00314A8C">
              <w:rPr>
                <w:rFonts w:cstheme="minorHAnsi"/>
              </w:rPr>
              <w:t>Data di nascita</w:t>
            </w:r>
          </w:p>
        </w:tc>
        <w:tc>
          <w:tcPr>
            <w:tcW w:w="963" w:type="dxa"/>
          </w:tcPr>
          <w:p w14:paraId="2D631EB3" w14:textId="4264ED13"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4E9D7BB7" w14:textId="1326156E" w:rsidR="00D568DB" w:rsidRPr="00314A8C" w:rsidRDefault="00D568DB" w:rsidP="00D568DB">
            <w:pPr>
              <w:rPr>
                <w:rFonts w:cstheme="minorHAnsi"/>
              </w:rPr>
            </w:pPr>
            <w:r w:rsidRPr="00314A8C">
              <w:rPr>
                <w:rFonts w:cstheme="minorHAnsi"/>
              </w:rPr>
              <w:t>No</w:t>
            </w:r>
          </w:p>
        </w:tc>
        <w:tc>
          <w:tcPr>
            <w:tcW w:w="963" w:type="dxa"/>
          </w:tcPr>
          <w:p w14:paraId="0A9FE849" w14:textId="6C0FD4A3" w:rsidR="00D568DB" w:rsidRPr="00314A8C" w:rsidRDefault="00D568DB" w:rsidP="00D568DB">
            <w:pPr>
              <w:rPr>
                <w:rFonts w:cstheme="minorHAnsi"/>
              </w:rPr>
            </w:pPr>
            <w:r w:rsidRPr="00314A8C">
              <w:rPr>
                <w:rFonts w:cstheme="minorHAnsi"/>
              </w:rPr>
              <w:t>Sì</w:t>
            </w:r>
          </w:p>
        </w:tc>
        <w:tc>
          <w:tcPr>
            <w:tcW w:w="962" w:type="dxa"/>
          </w:tcPr>
          <w:p w14:paraId="339EF2F7" w14:textId="158D9ED1" w:rsidR="00D568DB" w:rsidRPr="00314A8C" w:rsidRDefault="00D568DB" w:rsidP="00D568DB">
            <w:pPr>
              <w:rPr>
                <w:rFonts w:cstheme="minorHAnsi"/>
              </w:rPr>
            </w:pPr>
            <w:r w:rsidRPr="004B0B96">
              <w:rPr>
                <w:rFonts w:eastAsia="Times New Roman" w:cstheme="minorHAnsi"/>
                <w:color w:val="000000"/>
                <w:kern w:val="0"/>
                <w:szCs w:val="24"/>
                <w:lang w:val="en-US"/>
                <w14:ligatures w14:val="none"/>
              </w:rPr>
              <w:t>dd/MM/yyyy</w:t>
            </w:r>
          </w:p>
        </w:tc>
        <w:tc>
          <w:tcPr>
            <w:tcW w:w="963" w:type="dxa"/>
          </w:tcPr>
          <w:p w14:paraId="73DBBB47" w14:textId="751269C0" w:rsidR="00D568DB" w:rsidRPr="00314A8C" w:rsidRDefault="00D568DB" w:rsidP="00D568DB">
            <w:pPr>
              <w:rPr>
                <w:rFonts w:cstheme="minorHAnsi"/>
                <w:lang w:val="it-IT"/>
              </w:rPr>
            </w:pPr>
            <w:r w:rsidRPr="004B0B96">
              <w:rPr>
                <w:rFonts w:eastAsia="Times New Roman" w:cstheme="minorHAnsi"/>
                <w:color w:val="000000"/>
                <w:kern w:val="0"/>
                <w:szCs w:val="24"/>
                <w:lang w:val="en-US"/>
                <w14:ligatures w14:val="none"/>
              </w:rPr>
              <w:t>Data valida</w:t>
            </w:r>
          </w:p>
        </w:tc>
        <w:tc>
          <w:tcPr>
            <w:tcW w:w="963" w:type="dxa"/>
          </w:tcPr>
          <w:p w14:paraId="4FAC92EB" w14:textId="77777777" w:rsidR="00D568DB" w:rsidRPr="00314A8C" w:rsidRDefault="00D568DB" w:rsidP="00D568DB">
            <w:pPr>
              <w:rPr>
                <w:rFonts w:cstheme="minorHAnsi"/>
                <w:lang w:val="it-IT"/>
              </w:rPr>
            </w:pPr>
          </w:p>
        </w:tc>
        <w:tc>
          <w:tcPr>
            <w:tcW w:w="963" w:type="dxa"/>
          </w:tcPr>
          <w:p w14:paraId="2A8D3297" w14:textId="77777777" w:rsidR="00D568DB" w:rsidRPr="00314A8C" w:rsidRDefault="00D568DB" w:rsidP="00D568DB">
            <w:pPr>
              <w:rPr>
                <w:rFonts w:cstheme="minorHAnsi"/>
                <w:lang w:val="it-IT"/>
              </w:rPr>
            </w:pPr>
          </w:p>
        </w:tc>
        <w:tc>
          <w:tcPr>
            <w:tcW w:w="963" w:type="dxa"/>
          </w:tcPr>
          <w:p w14:paraId="05DA8FF1" w14:textId="77777777" w:rsidR="00D568DB" w:rsidRPr="00314A8C" w:rsidRDefault="00D568DB" w:rsidP="00D568DB">
            <w:pPr>
              <w:rPr>
                <w:rFonts w:cstheme="minorHAnsi"/>
                <w:lang w:val="it-IT"/>
              </w:rPr>
            </w:pPr>
          </w:p>
        </w:tc>
      </w:tr>
      <w:tr w:rsidR="00D568DB" w:rsidRPr="000D2906" w14:paraId="52DD3C9F" w14:textId="77777777" w:rsidTr="3634F6F2">
        <w:trPr>
          <w:trHeight w:val="986"/>
        </w:trPr>
        <w:tc>
          <w:tcPr>
            <w:tcW w:w="962" w:type="dxa"/>
          </w:tcPr>
          <w:p w14:paraId="62B4B2EB" w14:textId="30C7359A" w:rsidR="00D568DB" w:rsidRPr="00314A8C" w:rsidRDefault="00D568DB" w:rsidP="00D568DB">
            <w:pPr>
              <w:rPr>
                <w:rFonts w:cstheme="minorHAnsi"/>
              </w:rPr>
            </w:pPr>
            <w:r w:rsidRPr="00314A8C">
              <w:rPr>
                <w:rFonts w:cstheme="minorHAnsi"/>
              </w:rPr>
              <w:t>C57</w:t>
            </w:r>
          </w:p>
        </w:tc>
        <w:tc>
          <w:tcPr>
            <w:tcW w:w="963" w:type="dxa"/>
          </w:tcPr>
          <w:p w14:paraId="4940BAE9" w14:textId="2E526524" w:rsidR="00D568DB" w:rsidRPr="00314A8C" w:rsidRDefault="00D568DB" w:rsidP="00D568DB">
            <w:pPr>
              <w:rPr>
                <w:rFonts w:cstheme="minorHAnsi"/>
              </w:rPr>
            </w:pPr>
            <w:r w:rsidRPr="00314A8C">
              <w:rPr>
                <w:rFonts w:cstheme="minorHAnsi"/>
              </w:rPr>
              <w:t>Stato civile</w:t>
            </w:r>
          </w:p>
        </w:tc>
        <w:tc>
          <w:tcPr>
            <w:tcW w:w="963" w:type="dxa"/>
          </w:tcPr>
          <w:p w14:paraId="534F58CE" w14:textId="34E7CE11"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260EC0B6" w14:textId="3710D3BC" w:rsidR="00D568DB" w:rsidRPr="00314A8C" w:rsidRDefault="00D568DB" w:rsidP="00D568DB">
            <w:pPr>
              <w:rPr>
                <w:rFonts w:cstheme="minorHAnsi"/>
              </w:rPr>
            </w:pPr>
            <w:r w:rsidRPr="00314A8C">
              <w:rPr>
                <w:rFonts w:cstheme="minorHAnsi"/>
              </w:rPr>
              <w:t>No</w:t>
            </w:r>
          </w:p>
        </w:tc>
        <w:tc>
          <w:tcPr>
            <w:tcW w:w="963" w:type="dxa"/>
          </w:tcPr>
          <w:p w14:paraId="1F03D2D9" w14:textId="6C0C579E" w:rsidR="00D568DB" w:rsidRPr="00314A8C" w:rsidRDefault="00D568DB" w:rsidP="00D568DB">
            <w:pPr>
              <w:rPr>
                <w:rFonts w:cstheme="minorHAnsi"/>
              </w:rPr>
            </w:pPr>
            <w:r w:rsidRPr="00314A8C">
              <w:rPr>
                <w:rFonts w:cstheme="minorHAnsi"/>
              </w:rPr>
              <w:t>No</w:t>
            </w:r>
          </w:p>
        </w:tc>
        <w:tc>
          <w:tcPr>
            <w:tcW w:w="962" w:type="dxa"/>
          </w:tcPr>
          <w:p w14:paraId="70BC824E" w14:textId="23D5A9B9" w:rsidR="00D568DB" w:rsidRPr="00314A8C" w:rsidRDefault="00D568DB" w:rsidP="00D568DB">
            <w:pPr>
              <w:rPr>
                <w:rFonts w:cstheme="minorHAnsi"/>
              </w:rPr>
            </w:pPr>
            <w:r w:rsidRPr="00314A8C">
              <w:rPr>
                <w:rFonts w:cstheme="minorHAnsi"/>
              </w:rPr>
              <w:t>Lista valori</w:t>
            </w:r>
          </w:p>
        </w:tc>
        <w:tc>
          <w:tcPr>
            <w:tcW w:w="963" w:type="dxa"/>
          </w:tcPr>
          <w:p w14:paraId="0ADFE260" w14:textId="79CD4D17" w:rsidR="00D568DB" w:rsidRPr="00314A8C" w:rsidRDefault="00BE0917" w:rsidP="00D568DB">
            <w:pPr>
              <w:rPr>
                <w:rFonts w:cstheme="minorHAnsi"/>
                <w:lang w:val="it-IT"/>
              </w:rPr>
            </w:pPr>
            <w:r>
              <w:rPr>
                <w:rFonts w:cstheme="minorHAnsi"/>
                <w:lang w:val="it-IT"/>
              </w:rPr>
              <w:t xml:space="preserve"> </w:t>
            </w:r>
            <w:r w:rsidRPr="00BE0917">
              <w:rPr>
                <w:rFonts w:cstheme="minorHAnsi"/>
                <w:lang w:val="it-IT"/>
              </w:rPr>
              <w:t>“Celibe/Nubile”, “Coniugato/a (comunione dei beni)”, “Vedovo/Separato”, “Coniugato/a (separazione dei beni)”, “Separato/a”, “Vedovo/a”, “Divorziato/a”, “N/A”</w:t>
            </w:r>
          </w:p>
        </w:tc>
        <w:tc>
          <w:tcPr>
            <w:tcW w:w="963" w:type="dxa"/>
          </w:tcPr>
          <w:p w14:paraId="49FC300D" w14:textId="77777777" w:rsidR="00D568DB" w:rsidRPr="00314A8C" w:rsidRDefault="00D568DB" w:rsidP="00D568DB">
            <w:pPr>
              <w:rPr>
                <w:rFonts w:cstheme="minorHAnsi"/>
                <w:lang w:val="it-IT"/>
              </w:rPr>
            </w:pPr>
          </w:p>
        </w:tc>
        <w:tc>
          <w:tcPr>
            <w:tcW w:w="963" w:type="dxa"/>
          </w:tcPr>
          <w:p w14:paraId="6ACC3EE2" w14:textId="77777777" w:rsidR="00D568DB" w:rsidRPr="00314A8C" w:rsidRDefault="00D568DB" w:rsidP="00D568DB">
            <w:pPr>
              <w:rPr>
                <w:rFonts w:cstheme="minorHAnsi"/>
                <w:lang w:val="it-IT"/>
              </w:rPr>
            </w:pPr>
          </w:p>
        </w:tc>
        <w:tc>
          <w:tcPr>
            <w:tcW w:w="963" w:type="dxa"/>
          </w:tcPr>
          <w:p w14:paraId="38954DFA" w14:textId="77777777" w:rsidR="00D568DB" w:rsidRPr="00314A8C" w:rsidRDefault="00D568DB" w:rsidP="00D568DB">
            <w:pPr>
              <w:rPr>
                <w:rFonts w:cstheme="minorHAnsi"/>
                <w:lang w:val="it-IT"/>
              </w:rPr>
            </w:pPr>
          </w:p>
        </w:tc>
      </w:tr>
      <w:tr w:rsidR="00D568DB" w:rsidRPr="000D2906" w14:paraId="003CAE93" w14:textId="77777777" w:rsidTr="3634F6F2">
        <w:trPr>
          <w:trHeight w:val="986"/>
        </w:trPr>
        <w:tc>
          <w:tcPr>
            <w:tcW w:w="962" w:type="dxa"/>
          </w:tcPr>
          <w:p w14:paraId="0C6B8093" w14:textId="15E41116" w:rsidR="00D568DB" w:rsidRPr="00314A8C" w:rsidRDefault="00D568DB" w:rsidP="00D568DB">
            <w:pPr>
              <w:rPr>
                <w:rFonts w:cstheme="minorHAnsi"/>
              </w:rPr>
            </w:pPr>
            <w:r w:rsidRPr="00314A8C">
              <w:rPr>
                <w:rFonts w:cstheme="minorHAnsi"/>
              </w:rPr>
              <w:t>C58</w:t>
            </w:r>
          </w:p>
        </w:tc>
        <w:tc>
          <w:tcPr>
            <w:tcW w:w="963" w:type="dxa"/>
          </w:tcPr>
          <w:p w14:paraId="13302E98" w14:textId="2C5540E9" w:rsidR="00D568DB" w:rsidRPr="00314A8C" w:rsidRDefault="00D568DB" w:rsidP="00D568DB">
            <w:pPr>
              <w:rPr>
                <w:rFonts w:cstheme="minorHAnsi"/>
              </w:rPr>
            </w:pPr>
            <w:r w:rsidRPr="00314A8C">
              <w:rPr>
                <w:rFonts w:cstheme="minorHAnsi"/>
              </w:rPr>
              <w:t>Email</w:t>
            </w:r>
          </w:p>
        </w:tc>
        <w:tc>
          <w:tcPr>
            <w:tcW w:w="963" w:type="dxa"/>
          </w:tcPr>
          <w:p w14:paraId="3A78309F" w14:textId="3BD925B0"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2FEE0E77" w14:textId="1B97A4AC" w:rsidR="00D568DB" w:rsidRPr="00314A8C" w:rsidRDefault="00D568DB" w:rsidP="00D568DB">
            <w:pPr>
              <w:rPr>
                <w:rFonts w:cstheme="minorHAnsi"/>
              </w:rPr>
            </w:pPr>
            <w:r w:rsidRPr="00314A8C">
              <w:rPr>
                <w:rFonts w:cstheme="minorHAnsi"/>
              </w:rPr>
              <w:t>No</w:t>
            </w:r>
          </w:p>
        </w:tc>
        <w:tc>
          <w:tcPr>
            <w:tcW w:w="963" w:type="dxa"/>
          </w:tcPr>
          <w:p w14:paraId="5AADC8BD" w14:textId="308A4C80" w:rsidR="00D568DB" w:rsidRPr="00314A8C" w:rsidRDefault="00D568DB" w:rsidP="00D568DB">
            <w:pPr>
              <w:rPr>
                <w:rFonts w:cstheme="minorHAnsi"/>
              </w:rPr>
            </w:pPr>
            <w:r w:rsidRPr="00314A8C">
              <w:rPr>
                <w:rFonts w:cstheme="minorHAnsi"/>
              </w:rPr>
              <w:t>No</w:t>
            </w:r>
          </w:p>
        </w:tc>
        <w:tc>
          <w:tcPr>
            <w:tcW w:w="962" w:type="dxa"/>
          </w:tcPr>
          <w:p w14:paraId="57FAEEDF" w14:textId="73A87956" w:rsidR="00D568DB" w:rsidRPr="00314A8C" w:rsidRDefault="00D568DB" w:rsidP="00D568DB">
            <w:pPr>
              <w:rPr>
                <w:rFonts w:cstheme="minorHAnsi"/>
              </w:rPr>
            </w:pPr>
            <w:r w:rsidRPr="00314A8C">
              <w:rPr>
                <w:rFonts w:cstheme="minorHAnsi"/>
              </w:rPr>
              <w:t>Alfa-numerici</w:t>
            </w:r>
          </w:p>
        </w:tc>
        <w:tc>
          <w:tcPr>
            <w:tcW w:w="963" w:type="dxa"/>
          </w:tcPr>
          <w:p w14:paraId="50AAD6A6" w14:textId="2EDEFA57" w:rsidR="00D568DB" w:rsidRPr="00314A8C" w:rsidRDefault="00D568DB" w:rsidP="00D568DB">
            <w:pPr>
              <w:rPr>
                <w:rFonts w:cstheme="minorHAnsi"/>
                <w:lang w:val="it-IT"/>
              </w:rPr>
            </w:pPr>
            <w:r w:rsidRPr="00314A8C">
              <w:rPr>
                <w:rFonts w:cstheme="minorHAnsi"/>
                <w:lang w:val="it-IT"/>
              </w:rPr>
              <w:t xml:space="preserve">Sintassi standard, utente@dominio.tdl </w:t>
            </w:r>
          </w:p>
        </w:tc>
        <w:tc>
          <w:tcPr>
            <w:tcW w:w="963" w:type="dxa"/>
          </w:tcPr>
          <w:p w14:paraId="44F97EE3" w14:textId="77777777" w:rsidR="00D568DB" w:rsidRPr="00314A8C" w:rsidRDefault="00D568DB" w:rsidP="00D568DB">
            <w:pPr>
              <w:rPr>
                <w:rFonts w:cstheme="minorHAnsi"/>
                <w:lang w:val="it-IT"/>
              </w:rPr>
            </w:pPr>
          </w:p>
        </w:tc>
        <w:tc>
          <w:tcPr>
            <w:tcW w:w="963" w:type="dxa"/>
          </w:tcPr>
          <w:p w14:paraId="3285A97A" w14:textId="77777777" w:rsidR="00D568DB" w:rsidRPr="00314A8C" w:rsidRDefault="00D568DB" w:rsidP="00D568DB">
            <w:pPr>
              <w:rPr>
                <w:rFonts w:cstheme="minorHAnsi"/>
                <w:lang w:val="it-IT"/>
              </w:rPr>
            </w:pPr>
          </w:p>
        </w:tc>
        <w:tc>
          <w:tcPr>
            <w:tcW w:w="963" w:type="dxa"/>
          </w:tcPr>
          <w:p w14:paraId="4CC36D15" w14:textId="77777777" w:rsidR="00D568DB" w:rsidRPr="00314A8C" w:rsidRDefault="00D568DB" w:rsidP="00D568DB">
            <w:pPr>
              <w:rPr>
                <w:rFonts w:cstheme="minorHAnsi"/>
                <w:lang w:val="it-IT"/>
              </w:rPr>
            </w:pPr>
          </w:p>
        </w:tc>
      </w:tr>
      <w:tr w:rsidR="00D568DB" w:rsidRPr="000D2906" w14:paraId="476004B4" w14:textId="77777777" w:rsidTr="3634F6F2">
        <w:trPr>
          <w:trHeight w:val="986"/>
        </w:trPr>
        <w:tc>
          <w:tcPr>
            <w:tcW w:w="962" w:type="dxa"/>
          </w:tcPr>
          <w:p w14:paraId="3301FF1E" w14:textId="64AE62E2" w:rsidR="00D568DB" w:rsidRPr="00314A8C" w:rsidRDefault="00D568DB" w:rsidP="00D568DB">
            <w:pPr>
              <w:rPr>
                <w:rFonts w:cstheme="minorHAnsi"/>
              </w:rPr>
            </w:pPr>
            <w:r w:rsidRPr="00314A8C">
              <w:rPr>
                <w:rFonts w:cstheme="minorHAnsi"/>
              </w:rPr>
              <w:t>C59</w:t>
            </w:r>
          </w:p>
        </w:tc>
        <w:tc>
          <w:tcPr>
            <w:tcW w:w="963" w:type="dxa"/>
          </w:tcPr>
          <w:p w14:paraId="6EA4E0D6" w14:textId="6B7822D6" w:rsidR="00D568DB" w:rsidRPr="00314A8C" w:rsidRDefault="00D568DB" w:rsidP="00D568DB">
            <w:pPr>
              <w:rPr>
                <w:rFonts w:cstheme="minorHAnsi"/>
              </w:rPr>
            </w:pPr>
            <w:r w:rsidRPr="00314A8C">
              <w:rPr>
                <w:rFonts w:cstheme="minorHAnsi"/>
              </w:rPr>
              <w:t>Provincia di nascita</w:t>
            </w:r>
          </w:p>
        </w:tc>
        <w:tc>
          <w:tcPr>
            <w:tcW w:w="963" w:type="dxa"/>
          </w:tcPr>
          <w:p w14:paraId="46527025" w14:textId="14879DAB"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63A525C3" w14:textId="23951801" w:rsidR="00D568DB" w:rsidRPr="00314A8C" w:rsidRDefault="00D568DB" w:rsidP="00D568DB">
            <w:pPr>
              <w:rPr>
                <w:rFonts w:cstheme="minorHAnsi"/>
              </w:rPr>
            </w:pPr>
            <w:r w:rsidRPr="00314A8C">
              <w:rPr>
                <w:rFonts w:cstheme="minorHAnsi"/>
              </w:rPr>
              <w:t>No</w:t>
            </w:r>
          </w:p>
        </w:tc>
        <w:tc>
          <w:tcPr>
            <w:tcW w:w="963" w:type="dxa"/>
          </w:tcPr>
          <w:p w14:paraId="51A6A060" w14:textId="58316C5E" w:rsidR="00D568DB" w:rsidRPr="00314A8C" w:rsidRDefault="00D568DB" w:rsidP="00D568DB">
            <w:pPr>
              <w:rPr>
                <w:rFonts w:cstheme="minorHAnsi"/>
              </w:rPr>
            </w:pPr>
            <w:r w:rsidRPr="00314A8C">
              <w:rPr>
                <w:rFonts w:cstheme="minorHAnsi"/>
              </w:rPr>
              <w:t>Sì</w:t>
            </w:r>
          </w:p>
        </w:tc>
        <w:tc>
          <w:tcPr>
            <w:tcW w:w="962" w:type="dxa"/>
          </w:tcPr>
          <w:p w14:paraId="00636A5B" w14:textId="5E0CF67E" w:rsidR="00D568DB" w:rsidRPr="00314A8C" w:rsidRDefault="00D568DB" w:rsidP="00D568DB">
            <w:pPr>
              <w:rPr>
                <w:rFonts w:cstheme="minorHAnsi"/>
              </w:rPr>
            </w:pPr>
            <w:r w:rsidRPr="00314A8C">
              <w:rPr>
                <w:rFonts w:cstheme="minorHAnsi"/>
              </w:rPr>
              <w:t>Alfabetici</w:t>
            </w:r>
          </w:p>
        </w:tc>
        <w:tc>
          <w:tcPr>
            <w:tcW w:w="963" w:type="dxa"/>
          </w:tcPr>
          <w:p w14:paraId="00F3D29F" w14:textId="6A0ED0DE" w:rsidR="00D568DB" w:rsidRPr="00314A8C" w:rsidRDefault="00D568DB" w:rsidP="00D568DB">
            <w:pPr>
              <w:rPr>
                <w:rFonts w:cstheme="minorHAnsi"/>
                <w:lang w:val="it-IT"/>
              </w:rPr>
            </w:pPr>
            <w:r w:rsidRPr="00314A8C">
              <w:rPr>
                <w:rFonts w:cstheme="minorHAnsi"/>
                <w:lang w:val="it-IT"/>
              </w:rPr>
              <w:t>“Nome” della città di provincia di nascita</w:t>
            </w:r>
          </w:p>
        </w:tc>
        <w:tc>
          <w:tcPr>
            <w:tcW w:w="963" w:type="dxa"/>
          </w:tcPr>
          <w:p w14:paraId="24E3BBA9" w14:textId="77777777" w:rsidR="00D568DB" w:rsidRPr="00314A8C" w:rsidRDefault="00D568DB" w:rsidP="00D568DB">
            <w:pPr>
              <w:rPr>
                <w:rFonts w:cstheme="minorHAnsi"/>
                <w:lang w:val="it-IT"/>
              </w:rPr>
            </w:pPr>
          </w:p>
        </w:tc>
        <w:tc>
          <w:tcPr>
            <w:tcW w:w="963" w:type="dxa"/>
          </w:tcPr>
          <w:p w14:paraId="4FA31673" w14:textId="77777777" w:rsidR="00D568DB" w:rsidRPr="00314A8C" w:rsidRDefault="00D568DB" w:rsidP="00D568DB">
            <w:pPr>
              <w:rPr>
                <w:rFonts w:cstheme="minorHAnsi"/>
                <w:lang w:val="it-IT"/>
              </w:rPr>
            </w:pPr>
          </w:p>
        </w:tc>
        <w:tc>
          <w:tcPr>
            <w:tcW w:w="963" w:type="dxa"/>
          </w:tcPr>
          <w:p w14:paraId="3EA126F3" w14:textId="77777777" w:rsidR="00D568DB" w:rsidRPr="00314A8C" w:rsidRDefault="00D568DB" w:rsidP="00D568DB">
            <w:pPr>
              <w:rPr>
                <w:rFonts w:cstheme="minorHAnsi"/>
                <w:lang w:val="it-IT"/>
              </w:rPr>
            </w:pPr>
          </w:p>
        </w:tc>
      </w:tr>
      <w:tr w:rsidR="00D568DB" w:rsidRPr="000D2906" w14:paraId="11CF801A" w14:textId="77777777" w:rsidTr="3634F6F2">
        <w:trPr>
          <w:trHeight w:val="986"/>
        </w:trPr>
        <w:tc>
          <w:tcPr>
            <w:tcW w:w="962" w:type="dxa"/>
          </w:tcPr>
          <w:p w14:paraId="49A151B8" w14:textId="4274CCA7" w:rsidR="00D568DB" w:rsidRPr="00314A8C" w:rsidRDefault="00D568DB" w:rsidP="00D568DB">
            <w:pPr>
              <w:rPr>
                <w:rFonts w:cstheme="minorHAnsi"/>
              </w:rPr>
            </w:pPr>
            <w:r w:rsidRPr="00314A8C">
              <w:rPr>
                <w:rFonts w:cstheme="minorHAnsi"/>
              </w:rPr>
              <w:t>C60</w:t>
            </w:r>
          </w:p>
        </w:tc>
        <w:tc>
          <w:tcPr>
            <w:tcW w:w="963" w:type="dxa"/>
          </w:tcPr>
          <w:p w14:paraId="4CC8E200" w14:textId="0E34E6D3" w:rsidR="00D568DB" w:rsidRPr="00314A8C" w:rsidRDefault="00D568DB" w:rsidP="00D568DB">
            <w:pPr>
              <w:rPr>
                <w:rFonts w:cstheme="minorHAnsi"/>
                <w:lang w:val="it-IT"/>
              </w:rPr>
            </w:pPr>
            <w:r w:rsidRPr="00314A8C">
              <w:rPr>
                <w:rFonts w:cstheme="minorHAnsi"/>
                <w:lang w:val="it-IT"/>
              </w:rPr>
              <w:t>Componenti nucleo famigliare con reddito</w:t>
            </w:r>
          </w:p>
        </w:tc>
        <w:tc>
          <w:tcPr>
            <w:tcW w:w="963" w:type="dxa"/>
          </w:tcPr>
          <w:p w14:paraId="5192F1E4" w14:textId="70891F57" w:rsidR="00D568DB" w:rsidRPr="00314A8C" w:rsidRDefault="00D568DB" w:rsidP="00D568DB">
            <w:pPr>
              <w:rPr>
                <w:rFonts w:cstheme="minorHAnsi"/>
                <w:lang w:val="it-IT"/>
              </w:rPr>
            </w:pPr>
            <w:r w:rsidRPr="00314A8C">
              <w:rPr>
                <w:rFonts w:eastAsia="Times New Roman" w:cstheme="minorHAnsi"/>
                <w:color w:val="000000"/>
                <w:kern w:val="0"/>
                <w:szCs w:val="24"/>
                <w:lang w:val="en-US"/>
                <w14:ligatures w14:val="none"/>
              </w:rPr>
              <w:t>Output da sistema</w:t>
            </w:r>
          </w:p>
        </w:tc>
        <w:tc>
          <w:tcPr>
            <w:tcW w:w="963" w:type="dxa"/>
          </w:tcPr>
          <w:p w14:paraId="0D569425" w14:textId="29C696B6" w:rsidR="00D568DB" w:rsidRPr="00314A8C" w:rsidRDefault="00D568DB" w:rsidP="00D568DB">
            <w:pPr>
              <w:rPr>
                <w:rFonts w:cstheme="minorHAnsi"/>
                <w:lang w:val="it-IT"/>
              </w:rPr>
            </w:pPr>
            <w:r w:rsidRPr="00314A8C">
              <w:rPr>
                <w:rFonts w:cstheme="minorHAnsi"/>
              </w:rPr>
              <w:t>No</w:t>
            </w:r>
          </w:p>
        </w:tc>
        <w:tc>
          <w:tcPr>
            <w:tcW w:w="963" w:type="dxa"/>
          </w:tcPr>
          <w:p w14:paraId="4D7DFA86" w14:textId="387AC006" w:rsidR="00D568DB" w:rsidRPr="00314A8C" w:rsidRDefault="00D568DB" w:rsidP="00D568DB">
            <w:pPr>
              <w:rPr>
                <w:rFonts w:cstheme="minorHAnsi"/>
                <w:lang w:val="it-IT"/>
              </w:rPr>
            </w:pPr>
            <w:r w:rsidRPr="00314A8C">
              <w:rPr>
                <w:rFonts w:cstheme="minorHAnsi"/>
              </w:rPr>
              <w:t>No</w:t>
            </w:r>
          </w:p>
        </w:tc>
        <w:tc>
          <w:tcPr>
            <w:tcW w:w="962" w:type="dxa"/>
          </w:tcPr>
          <w:p w14:paraId="7500D186" w14:textId="5DE91ED3" w:rsidR="00D568DB" w:rsidRPr="00314A8C" w:rsidRDefault="00D568DB" w:rsidP="00D568DB">
            <w:pPr>
              <w:rPr>
                <w:rFonts w:cstheme="minorHAnsi"/>
                <w:lang w:val="it-IT"/>
              </w:rPr>
            </w:pPr>
            <w:r w:rsidRPr="00314A8C">
              <w:rPr>
                <w:rFonts w:cstheme="minorHAnsi"/>
                <w:lang w:val="it-IT"/>
              </w:rPr>
              <w:t>Alfabetici</w:t>
            </w:r>
          </w:p>
        </w:tc>
        <w:tc>
          <w:tcPr>
            <w:tcW w:w="963" w:type="dxa"/>
          </w:tcPr>
          <w:p w14:paraId="15A5B2BE" w14:textId="54135CCC" w:rsidR="00D568DB" w:rsidRDefault="00D568DB" w:rsidP="00D568DB">
            <w:pPr>
              <w:rPr>
                <w:rFonts w:cstheme="minorHAnsi"/>
                <w:lang w:val="it-IT"/>
              </w:rPr>
            </w:pPr>
          </w:p>
          <w:p w14:paraId="3B7302A2" w14:textId="0BAF0067" w:rsidR="00D568DB" w:rsidRPr="00314A8C" w:rsidRDefault="00BE0917" w:rsidP="00D568DB">
            <w:pPr>
              <w:rPr>
                <w:rFonts w:cstheme="minorHAnsi"/>
                <w:lang w:val="it-IT"/>
              </w:rPr>
            </w:pPr>
            <w:r w:rsidRPr="00BE0917">
              <w:rPr>
                <w:rFonts w:cstheme="minorHAnsi"/>
                <w:lang w:val="it-IT"/>
              </w:rPr>
              <w:t>“Numero” componenti nucleo famigliare con reddito</w:t>
            </w:r>
          </w:p>
        </w:tc>
        <w:tc>
          <w:tcPr>
            <w:tcW w:w="963" w:type="dxa"/>
          </w:tcPr>
          <w:p w14:paraId="4638CB8E" w14:textId="77777777" w:rsidR="00D568DB" w:rsidRPr="00314A8C" w:rsidRDefault="00D568DB" w:rsidP="00D568DB">
            <w:pPr>
              <w:rPr>
                <w:rFonts w:cstheme="minorHAnsi"/>
                <w:lang w:val="it-IT"/>
              </w:rPr>
            </w:pPr>
          </w:p>
        </w:tc>
        <w:tc>
          <w:tcPr>
            <w:tcW w:w="963" w:type="dxa"/>
          </w:tcPr>
          <w:p w14:paraId="0BE5E41A" w14:textId="77777777" w:rsidR="00D568DB" w:rsidRPr="00314A8C" w:rsidRDefault="00D568DB" w:rsidP="00D568DB">
            <w:pPr>
              <w:rPr>
                <w:rFonts w:cstheme="minorHAnsi"/>
                <w:lang w:val="it-IT"/>
              </w:rPr>
            </w:pPr>
          </w:p>
        </w:tc>
        <w:tc>
          <w:tcPr>
            <w:tcW w:w="963" w:type="dxa"/>
          </w:tcPr>
          <w:p w14:paraId="0D6C60F0" w14:textId="77777777" w:rsidR="00D568DB" w:rsidRPr="00314A8C" w:rsidRDefault="00D568DB" w:rsidP="00D568DB">
            <w:pPr>
              <w:rPr>
                <w:rFonts w:cstheme="minorHAnsi"/>
                <w:lang w:val="it-IT"/>
              </w:rPr>
            </w:pPr>
          </w:p>
        </w:tc>
      </w:tr>
      <w:tr w:rsidR="00D568DB" w:rsidRPr="000D2906" w14:paraId="0144D231" w14:textId="77777777" w:rsidTr="3634F6F2">
        <w:trPr>
          <w:trHeight w:val="986"/>
        </w:trPr>
        <w:tc>
          <w:tcPr>
            <w:tcW w:w="962" w:type="dxa"/>
          </w:tcPr>
          <w:p w14:paraId="60721FAA" w14:textId="5FE90306" w:rsidR="00D568DB" w:rsidRPr="00314A8C" w:rsidRDefault="00D568DB" w:rsidP="00D568DB">
            <w:pPr>
              <w:rPr>
                <w:rFonts w:cstheme="minorHAnsi"/>
              </w:rPr>
            </w:pPr>
            <w:r w:rsidRPr="00314A8C">
              <w:rPr>
                <w:rFonts w:cstheme="minorHAnsi"/>
              </w:rPr>
              <w:t>C61</w:t>
            </w:r>
          </w:p>
        </w:tc>
        <w:tc>
          <w:tcPr>
            <w:tcW w:w="963" w:type="dxa"/>
          </w:tcPr>
          <w:p w14:paraId="15359BC5" w14:textId="072E15CE" w:rsidR="00D568DB" w:rsidRPr="00314A8C" w:rsidRDefault="00D568DB" w:rsidP="00D568DB">
            <w:pPr>
              <w:rPr>
                <w:rFonts w:cstheme="minorHAnsi"/>
              </w:rPr>
            </w:pPr>
            <w:r w:rsidRPr="00314A8C">
              <w:rPr>
                <w:rFonts w:cstheme="minorHAnsi"/>
              </w:rPr>
              <w:t>Posizione lavorativa</w:t>
            </w:r>
          </w:p>
        </w:tc>
        <w:tc>
          <w:tcPr>
            <w:tcW w:w="963" w:type="dxa"/>
          </w:tcPr>
          <w:p w14:paraId="44A59455" w14:textId="0932F692"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1F384A76" w14:textId="42908E5F" w:rsidR="00D568DB" w:rsidRPr="00314A8C" w:rsidRDefault="00D568DB" w:rsidP="00D568DB">
            <w:pPr>
              <w:rPr>
                <w:rFonts w:cstheme="minorHAnsi"/>
              </w:rPr>
            </w:pPr>
            <w:r w:rsidRPr="00314A8C">
              <w:rPr>
                <w:rFonts w:cstheme="minorHAnsi"/>
              </w:rPr>
              <w:t>No</w:t>
            </w:r>
          </w:p>
        </w:tc>
        <w:tc>
          <w:tcPr>
            <w:tcW w:w="963" w:type="dxa"/>
          </w:tcPr>
          <w:p w14:paraId="4D8D5294" w14:textId="58257108" w:rsidR="00D568DB" w:rsidRPr="00314A8C" w:rsidRDefault="00D568DB" w:rsidP="00D568DB">
            <w:pPr>
              <w:rPr>
                <w:rFonts w:cstheme="minorHAnsi"/>
              </w:rPr>
            </w:pPr>
            <w:r w:rsidRPr="00314A8C">
              <w:rPr>
                <w:rFonts w:cstheme="minorHAnsi"/>
              </w:rPr>
              <w:t>No</w:t>
            </w:r>
          </w:p>
        </w:tc>
        <w:tc>
          <w:tcPr>
            <w:tcW w:w="962" w:type="dxa"/>
          </w:tcPr>
          <w:p w14:paraId="41A5DD12" w14:textId="085C7B55" w:rsidR="00D568DB" w:rsidRPr="00314A8C" w:rsidRDefault="00D568DB" w:rsidP="00D568DB">
            <w:pPr>
              <w:rPr>
                <w:rFonts w:cstheme="minorHAnsi"/>
              </w:rPr>
            </w:pPr>
            <w:r w:rsidRPr="00314A8C">
              <w:rPr>
                <w:rFonts w:cstheme="minorHAnsi"/>
              </w:rPr>
              <w:t>Lista valori</w:t>
            </w:r>
          </w:p>
        </w:tc>
        <w:tc>
          <w:tcPr>
            <w:tcW w:w="963" w:type="dxa"/>
          </w:tcPr>
          <w:p w14:paraId="131EC532" w14:textId="05DBD841" w:rsidR="00D568DB" w:rsidRPr="00314A8C" w:rsidRDefault="006E59EB" w:rsidP="00D568DB">
            <w:pPr>
              <w:rPr>
                <w:rFonts w:cstheme="minorHAnsi"/>
                <w:lang w:val="it-IT"/>
              </w:rPr>
            </w:pPr>
            <w:r>
              <w:rPr>
                <w:rFonts w:cstheme="minorHAnsi"/>
                <w:lang w:val="it-IT"/>
              </w:rPr>
              <w:t xml:space="preserve"> </w:t>
            </w:r>
            <w:r w:rsidRPr="006E59EB">
              <w:rPr>
                <w:rFonts w:cstheme="minorHAnsi"/>
                <w:lang w:val="it-IT"/>
              </w:rPr>
              <w:t>“Dip tempo indeterminato, “Dip tempo determinato”, “Autonomo con partita IVA”, “Titolare ditta”, “Professionista iscritto albo”, “Pensionato”, “Rendita da partecipazioni”, “N/A”</w:t>
            </w:r>
          </w:p>
        </w:tc>
        <w:tc>
          <w:tcPr>
            <w:tcW w:w="963" w:type="dxa"/>
          </w:tcPr>
          <w:p w14:paraId="1E7FD7D9" w14:textId="77777777" w:rsidR="00D568DB" w:rsidRPr="00314A8C" w:rsidRDefault="00D568DB" w:rsidP="00D568DB">
            <w:pPr>
              <w:rPr>
                <w:rFonts w:cstheme="minorHAnsi"/>
                <w:lang w:val="it-IT"/>
              </w:rPr>
            </w:pPr>
          </w:p>
        </w:tc>
        <w:tc>
          <w:tcPr>
            <w:tcW w:w="963" w:type="dxa"/>
          </w:tcPr>
          <w:p w14:paraId="29885AA7" w14:textId="77777777" w:rsidR="00D568DB" w:rsidRPr="00314A8C" w:rsidRDefault="00D568DB" w:rsidP="00D568DB">
            <w:pPr>
              <w:rPr>
                <w:rFonts w:cstheme="minorHAnsi"/>
                <w:lang w:val="it-IT"/>
              </w:rPr>
            </w:pPr>
          </w:p>
        </w:tc>
        <w:tc>
          <w:tcPr>
            <w:tcW w:w="963" w:type="dxa"/>
          </w:tcPr>
          <w:p w14:paraId="6F0A82B2" w14:textId="77777777" w:rsidR="00D568DB" w:rsidRPr="00314A8C" w:rsidRDefault="00D568DB" w:rsidP="00D568DB">
            <w:pPr>
              <w:rPr>
                <w:rFonts w:cstheme="minorHAnsi"/>
                <w:lang w:val="it-IT"/>
              </w:rPr>
            </w:pPr>
          </w:p>
        </w:tc>
      </w:tr>
      <w:tr w:rsidR="00D568DB" w:rsidRPr="000D2906" w14:paraId="0F58CFF3" w14:textId="77777777" w:rsidTr="3634F6F2">
        <w:trPr>
          <w:trHeight w:val="986"/>
        </w:trPr>
        <w:tc>
          <w:tcPr>
            <w:tcW w:w="962" w:type="dxa"/>
          </w:tcPr>
          <w:p w14:paraId="48404817" w14:textId="20EC8942" w:rsidR="00D568DB" w:rsidRPr="00314A8C" w:rsidRDefault="00D568DB" w:rsidP="00D568DB">
            <w:pPr>
              <w:rPr>
                <w:rFonts w:cstheme="minorHAnsi"/>
              </w:rPr>
            </w:pPr>
            <w:r w:rsidRPr="00314A8C">
              <w:rPr>
                <w:rFonts w:cstheme="minorHAnsi"/>
              </w:rPr>
              <w:t>C62</w:t>
            </w:r>
          </w:p>
        </w:tc>
        <w:tc>
          <w:tcPr>
            <w:tcW w:w="963" w:type="dxa"/>
          </w:tcPr>
          <w:p w14:paraId="651A6D3A" w14:textId="3BD5BC2B" w:rsidR="00D568DB" w:rsidRPr="00314A8C" w:rsidRDefault="00D568DB" w:rsidP="00D568DB">
            <w:pPr>
              <w:rPr>
                <w:rFonts w:cstheme="minorHAnsi"/>
              </w:rPr>
            </w:pPr>
            <w:r w:rsidRPr="00314A8C">
              <w:rPr>
                <w:rFonts w:cstheme="minorHAnsi"/>
              </w:rPr>
              <w:t>Reddito personale</w:t>
            </w:r>
          </w:p>
        </w:tc>
        <w:tc>
          <w:tcPr>
            <w:tcW w:w="963" w:type="dxa"/>
          </w:tcPr>
          <w:p w14:paraId="41DD2B54" w14:textId="7C4F17DA"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5CD40683" w14:textId="3EB2AC93" w:rsidR="00D568DB" w:rsidRPr="00314A8C" w:rsidRDefault="00D568DB" w:rsidP="00D568DB">
            <w:pPr>
              <w:rPr>
                <w:rFonts w:cstheme="minorHAnsi"/>
              </w:rPr>
            </w:pPr>
            <w:r w:rsidRPr="00314A8C">
              <w:rPr>
                <w:rFonts w:cstheme="minorHAnsi"/>
              </w:rPr>
              <w:t>No</w:t>
            </w:r>
          </w:p>
        </w:tc>
        <w:tc>
          <w:tcPr>
            <w:tcW w:w="963" w:type="dxa"/>
          </w:tcPr>
          <w:p w14:paraId="4D0AB6FE" w14:textId="2F6E2B5B" w:rsidR="00D568DB" w:rsidRPr="00314A8C" w:rsidRDefault="00D568DB" w:rsidP="00D568DB">
            <w:pPr>
              <w:rPr>
                <w:rFonts w:cstheme="minorHAnsi"/>
              </w:rPr>
            </w:pPr>
            <w:r w:rsidRPr="00314A8C">
              <w:rPr>
                <w:rFonts w:cstheme="minorHAnsi"/>
              </w:rPr>
              <w:t>No</w:t>
            </w:r>
          </w:p>
        </w:tc>
        <w:tc>
          <w:tcPr>
            <w:tcW w:w="962" w:type="dxa"/>
          </w:tcPr>
          <w:p w14:paraId="2F1AFB3A" w14:textId="7F3ADDD0" w:rsidR="00D568DB" w:rsidRPr="00314A8C" w:rsidRDefault="00D568DB" w:rsidP="00D568DB">
            <w:pPr>
              <w:rPr>
                <w:rFonts w:cstheme="minorHAnsi"/>
              </w:rPr>
            </w:pPr>
            <w:r w:rsidRPr="00314A8C">
              <w:rPr>
                <w:rFonts w:cstheme="minorHAnsi"/>
              </w:rPr>
              <w:t>Numerici</w:t>
            </w:r>
          </w:p>
        </w:tc>
        <w:tc>
          <w:tcPr>
            <w:tcW w:w="963" w:type="dxa"/>
          </w:tcPr>
          <w:p w14:paraId="3924A874" w14:textId="36295102" w:rsidR="00D568DB" w:rsidRPr="00314A8C" w:rsidRDefault="00D568DB" w:rsidP="00D568DB">
            <w:pPr>
              <w:rPr>
                <w:rFonts w:cstheme="minorHAnsi"/>
                <w:lang w:val="it-IT"/>
              </w:rPr>
            </w:pPr>
            <w:r w:rsidRPr="00314A8C">
              <w:rPr>
                <w:rFonts w:cstheme="minorHAnsi"/>
                <w:lang w:val="it-IT"/>
              </w:rPr>
              <w:t>“Numero” intero o decimale espresso in euro con separatore decimale opzionale</w:t>
            </w:r>
          </w:p>
        </w:tc>
        <w:tc>
          <w:tcPr>
            <w:tcW w:w="963" w:type="dxa"/>
          </w:tcPr>
          <w:p w14:paraId="4E5F2F73" w14:textId="77777777" w:rsidR="00D568DB" w:rsidRPr="00314A8C" w:rsidRDefault="00D568DB" w:rsidP="00D568DB">
            <w:pPr>
              <w:rPr>
                <w:rFonts w:cstheme="minorHAnsi"/>
                <w:lang w:val="it-IT"/>
              </w:rPr>
            </w:pPr>
          </w:p>
        </w:tc>
        <w:tc>
          <w:tcPr>
            <w:tcW w:w="963" w:type="dxa"/>
          </w:tcPr>
          <w:p w14:paraId="34AC294B" w14:textId="77777777" w:rsidR="00D568DB" w:rsidRPr="00314A8C" w:rsidRDefault="00D568DB" w:rsidP="00D568DB">
            <w:pPr>
              <w:rPr>
                <w:rFonts w:cstheme="minorHAnsi"/>
                <w:lang w:val="it-IT"/>
              </w:rPr>
            </w:pPr>
          </w:p>
        </w:tc>
        <w:tc>
          <w:tcPr>
            <w:tcW w:w="963" w:type="dxa"/>
          </w:tcPr>
          <w:p w14:paraId="4BB8E5E8" w14:textId="77777777" w:rsidR="00D568DB" w:rsidRPr="00314A8C" w:rsidRDefault="00D568DB" w:rsidP="00D568DB">
            <w:pPr>
              <w:rPr>
                <w:rFonts w:cstheme="minorHAnsi"/>
                <w:lang w:val="it-IT"/>
              </w:rPr>
            </w:pPr>
          </w:p>
        </w:tc>
      </w:tr>
      <w:tr w:rsidR="00D568DB" w:rsidRPr="000D2906" w14:paraId="201DAE87" w14:textId="77777777" w:rsidTr="3634F6F2">
        <w:trPr>
          <w:trHeight w:val="986"/>
        </w:trPr>
        <w:tc>
          <w:tcPr>
            <w:tcW w:w="962" w:type="dxa"/>
          </w:tcPr>
          <w:p w14:paraId="5D2E4882" w14:textId="759A56A2" w:rsidR="00D568DB" w:rsidRPr="00314A8C" w:rsidRDefault="00D568DB" w:rsidP="00D568DB">
            <w:pPr>
              <w:rPr>
                <w:rFonts w:cstheme="minorHAnsi"/>
              </w:rPr>
            </w:pPr>
            <w:r w:rsidRPr="00314A8C">
              <w:rPr>
                <w:rFonts w:cstheme="minorHAnsi"/>
              </w:rPr>
              <w:t>C63</w:t>
            </w:r>
          </w:p>
        </w:tc>
        <w:tc>
          <w:tcPr>
            <w:tcW w:w="963" w:type="dxa"/>
          </w:tcPr>
          <w:p w14:paraId="53A09C03" w14:textId="27365652" w:rsidR="00D568DB" w:rsidRPr="00314A8C" w:rsidRDefault="00D568DB" w:rsidP="00D568DB">
            <w:pPr>
              <w:rPr>
                <w:rFonts w:cstheme="minorHAnsi"/>
              </w:rPr>
            </w:pPr>
            <w:r w:rsidRPr="00314A8C">
              <w:rPr>
                <w:rFonts w:cstheme="minorHAnsi"/>
              </w:rPr>
              <w:t>Altre fonti di reddito</w:t>
            </w:r>
          </w:p>
        </w:tc>
        <w:tc>
          <w:tcPr>
            <w:tcW w:w="963" w:type="dxa"/>
          </w:tcPr>
          <w:p w14:paraId="538DF16F" w14:textId="6A62B1B5"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07742112" w14:textId="679369FA" w:rsidR="00D568DB" w:rsidRPr="00314A8C" w:rsidRDefault="00D568DB" w:rsidP="00D568DB">
            <w:pPr>
              <w:rPr>
                <w:rFonts w:cstheme="minorHAnsi"/>
              </w:rPr>
            </w:pPr>
            <w:r w:rsidRPr="00314A8C">
              <w:rPr>
                <w:rFonts w:cstheme="minorHAnsi"/>
              </w:rPr>
              <w:t>No</w:t>
            </w:r>
          </w:p>
        </w:tc>
        <w:tc>
          <w:tcPr>
            <w:tcW w:w="963" w:type="dxa"/>
          </w:tcPr>
          <w:p w14:paraId="0D2558AE" w14:textId="308207AB" w:rsidR="00D568DB" w:rsidRPr="00314A8C" w:rsidRDefault="00D568DB" w:rsidP="00D568DB">
            <w:pPr>
              <w:rPr>
                <w:rFonts w:cstheme="minorHAnsi"/>
              </w:rPr>
            </w:pPr>
            <w:r w:rsidRPr="00314A8C">
              <w:rPr>
                <w:rFonts w:cstheme="minorHAnsi"/>
              </w:rPr>
              <w:t>No</w:t>
            </w:r>
          </w:p>
        </w:tc>
        <w:tc>
          <w:tcPr>
            <w:tcW w:w="962" w:type="dxa"/>
          </w:tcPr>
          <w:p w14:paraId="6CC7B3F8" w14:textId="266FBA55" w:rsidR="00D568DB" w:rsidRPr="00314A8C" w:rsidRDefault="00D568DB" w:rsidP="00D568DB">
            <w:pPr>
              <w:rPr>
                <w:rFonts w:cstheme="minorHAnsi"/>
              </w:rPr>
            </w:pPr>
            <w:r w:rsidRPr="00314A8C">
              <w:rPr>
                <w:rFonts w:cstheme="minorHAnsi"/>
              </w:rPr>
              <w:t>Lista valori</w:t>
            </w:r>
          </w:p>
        </w:tc>
        <w:tc>
          <w:tcPr>
            <w:tcW w:w="963" w:type="dxa"/>
          </w:tcPr>
          <w:p w14:paraId="44502A1A" w14:textId="5E03D66E" w:rsidR="00D568DB" w:rsidRPr="00314A8C" w:rsidRDefault="006E59EB" w:rsidP="00D568DB">
            <w:pPr>
              <w:rPr>
                <w:rFonts w:cstheme="minorHAnsi"/>
                <w:lang w:val="it-IT"/>
              </w:rPr>
            </w:pPr>
            <w:r>
              <w:rPr>
                <w:rFonts w:cstheme="minorHAnsi"/>
                <w:lang w:val="it-IT"/>
              </w:rPr>
              <w:t xml:space="preserve"> “Nome” altre fonti di reddito</w:t>
            </w:r>
          </w:p>
        </w:tc>
        <w:tc>
          <w:tcPr>
            <w:tcW w:w="963" w:type="dxa"/>
          </w:tcPr>
          <w:p w14:paraId="526C0EC5" w14:textId="77777777" w:rsidR="00D568DB" w:rsidRPr="00314A8C" w:rsidRDefault="00D568DB" w:rsidP="00D568DB">
            <w:pPr>
              <w:rPr>
                <w:rFonts w:cstheme="minorHAnsi"/>
                <w:lang w:val="it-IT"/>
              </w:rPr>
            </w:pPr>
          </w:p>
        </w:tc>
        <w:tc>
          <w:tcPr>
            <w:tcW w:w="963" w:type="dxa"/>
          </w:tcPr>
          <w:p w14:paraId="167F87EA" w14:textId="77777777" w:rsidR="00D568DB" w:rsidRPr="00314A8C" w:rsidRDefault="00D568DB" w:rsidP="00D568DB">
            <w:pPr>
              <w:rPr>
                <w:rFonts w:cstheme="minorHAnsi"/>
                <w:lang w:val="it-IT"/>
              </w:rPr>
            </w:pPr>
          </w:p>
        </w:tc>
        <w:tc>
          <w:tcPr>
            <w:tcW w:w="963" w:type="dxa"/>
          </w:tcPr>
          <w:p w14:paraId="358DE883" w14:textId="77777777" w:rsidR="00D568DB" w:rsidRPr="00314A8C" w:rsidRDefault="00D568DB" w:rsidP="00D568DB">
            <w:pPr>
              <w:rPr>
                <w:rFonts w:cstheme="minorHAnsi"/>
                <w:lang w:val="it-IT"/>
              </w:rPr>
            </w:pPr>
          </w:p>
        </w:tc>
      </w:tr>
      <w:tr w:rsidR="00D568DB" w:rsidRPr="0049723A" w14:paraId="7E17DC99" w14:textId="77777777" w:rsidTr="3634F6F2">
        <w:trPr>
          <w:trHeight w:val="986"/>
        </w:trPr>
        <w:tc>
          <w:tcPr>
            <w:tcW w:w="962" w:type="dxa"/>
          </w:tcPr>
          <w:p w14:paraId="2DBD28B7" w14:textId="6D4752CA" w:rsidR="00D568DB" w:rsidRPr="00314A8C" w:rsidRDefault="00D568DB" w:rsidP="00D568DB">
            <w:pPr>
              <w:rPr>
                <w:rFonts w:cstheme="minorHAnsi"/>
              </w:rPr>
            </w:pPr>
            <w:r w:rsidRPr="00314A8C">
              <w:rPr>
                <w:rFonts w:cstheme="minorHAnsi"/>
              </w:rPr>
              <w:t>C64</w:t>
            </w:r>
          </w:p>
        </w:tc>
        <w:tc>
          <w:tcPr>
            <w:tcW w:w="963" w:type="dxa"/>
          </w:tcPr>
          <w:p w14:paraId="4CCFCCBF" w14:textId="41B13BDE" w:rsidR="00D568DB" w:rsidRPr="00314A8C" w:rsidRDefault="00D568DB" w:rsidP="00D568DB">
            <w:pPr>
              <w:rPr>
                <w:rFonts w:cstheme="minorHAnsi"/>
              </w:rPr>
            </w:pPr>
            <w:r w:rsidRPr="00314A8C">
              <w:rPr>
                <w:rFonts w:cstheme="minorHAnsi"/>
              </w:rPr>
              <w:t>Comune di residenza</w:t>
            </w:r>
          </w:p>
        </w:tc>
        <w:tc>
          <w:tcPr>
            <w:tcW w:w="963" w:type="dxa"/>
          </w:tcPr>
          <w:p w14:paraId="5AEE942D" w14:textId="1CB9769C"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0DB7658E" w14:textId="1D558F36" w:rsidR="00D568DB" w:rsidRPr="00314A8C" w:rsidRDefault="00D568DB" w:rsidP="00D568DB">
            <w:pPr>
              <w:rPr>
                <w:rFonts w:cstheme="minorHAnsi"/>
              </w:rPr>
            </w:pPr>
            <w:r w:rsidRPr="00314A8C">
              <w:rPr>
                <w:rFonts w:cstheme="minorHAnsi"/>
              </w:rPr>
              <w:t>No</w:t>
            </w:r>
          </w:p>
        </w:tc>
        <w:tc>
          <w:tcPr>
            <w:tcW w:w="963" w:type="dxa"/>
          </w:tcPr>
          <w:p w14:paraId="4FBFBEF1" w14:textId="076CFB26" w:rsidR="00D568DB" w:rsidRPr="00314A8C" w:rsidRDefault="00D568DB" w:rsidP="00D568DB">
            <w:pPr>
              <w:rPr>
                <w:rFonts w:cstheme="minorHAnsi"/>
              </w:rPr>
            </w:pPr>
            <w:r w:rsidRPr="00314A8C">
              <w:rPr>
                <w:rFonts w:cstheme="minorHAnsi"/>
              </w:rPr>
              <w:t>No</w:t>
            </w:r>
          </w:p>
        </w:tc>
        <w:tc>
          <w:tcPr>
            <w:tcW w:w="962" w:type="dxa"/>
          </w:tcPr>
          <w:p w14:paraId="0A0D12E6" w14:textId="102A421C" w:rsidR="00D568DB" w:rsidRPr="00314A8C" w:rsidRDefault="00D568DB" w:rsidP="00D568DB">
            <w:pPr>
              <w:rPr>
                <w:rFonts w:cstheme="minorHAnsi"/>
              </w:rPr>
            </w:pPr>
            <w:r w:rsidRPr="00314A8C">
              <w:rPr>
                <w:rFonts w:cstheme="minorHAnsi"/>
              </w:rPr>
              <w:t>Alfabetici</w:t>
            </w:r>
          </w:p>
        </w:tc>
        <w:tc>
          <w:tcPr>
            <w:tcW w:w="963" w:type="dxa"/>
          </w:tcPr>
          <w:p w14:paraId="329AB1E2" w14:textId="33AE0A39" w:rsidR="00D568DB" w:rsidRPr="00314A8C" w:rsidRDefault="00D568DB" w:rsidP="00D568DB">
            <w:pPr>
              <w:rPr>
                <w:rFonts w:cstheme="minorHAnsi"/>
                <w:lang w:val="it-IT"/>
              </w:rPr>
            </w:pPr>
            <w:r w:rsidRPr="00314A8C">
              <w:rPr>
                <w:rFonts w:cstheme="minorHAnsi"/>
                <w:lang w:val="it-IT"/>
              </w:rPr>
              <w:t>“Nome” comune di residenza</w:t>
            </w:r>
          </w:p>
        </w:tc>
        <w:tc>
          <w:tcPr>
            <w:tcW w:w="963" w:type="dxa"/>
          </w:tcPr>
          <w:p w14:paraId="73A70B02" w14:textId="77777777" w:rsidR="00D568DB" w:rsidRPr="00314A8C" w:rsidRDefault="00D568DB" w:rsidP="00D568DB">
            <w:pPr>
              <w:rPr>
                <w:rFonts w:cstheme="minorHAnsi"/>
                <w:lang w:val="it-IT"/>
              </w:rPr>
            </w:pPr>
          </w:p>
        </w:tc>
        <w:tc>
          <w:tcPr>
            <w:tcW w:w="963" w:type="dxa"/>
          </w:tcPr>
          <w:p w14:paraId="6A5E38BF" w14:textId="77777777" w:rsidR="00D568DB" w:rsidRPr="00314A8C" w:rsidRDefault="00D568DB" w:rsidP="00D568DB">
            <w:pPr>
              <w:rPr>
                <w:rFonts w:cstheme="minorHAnsi"/>
                <w:lang w:val="it-IT"/>
              </w:rPr>
            </w:pPr>
          </w:p>
        </w:tc>
        <w:tc>
          <w:tcPr>
            <w:tcW w:w="963" w:type="dxa"/>
          </w:tcPr>
          <w:p w14:paraId="3BB3DC51" w14:textId="77777777" w:rsidR="00D568DB" w:rsidRPr="00314A8C" w:rsidRDefault="00D568DB" w:rsidP="00D568DB">
            <w:pPr>
              <w:rPr>
                <w:rFonts w:cstheme="minorHAnsi"/>
                <w:lang w:val="it-IT"/>
              </w:rPr>
            </w:pPr>
          </w:p>
        </w:tc>
      </w:tr>
      <w:tr w:rsidR="00D568DB" w:rsidRPr="000D2906" w14:paraId="37E719D6" w14:textId="77777777" w:rsidTr="3634F6F2">
        <w:trPr>
          <w:trHeight w:val="986"/>
        </w:trPr>
        <w:tc>
          <w:tcPr>
            <w:tcW w:w="962" w:type="dxa"/>
          </w:tcPr>
          <w:p w14:paraId="7476DD3A" w14:textId="33B4643C" w:rsidR="00D568DB" w:rsidRPr="00314A8C" w:rsidRDefault="00D568DB" w:rsidP="00D568DB">
            <w:pPr>
              <w:rPr>
                <w:rFonts w:cstheme="minorHAnsi"/>
              </w:rPr>
            </w:pPr>
            <w:r w:rsidRPr="00314A8C">
              <w:rPr>
                <w:rFonts w:cstheme="minorHAnsi"/>
              </w:rPr>
              <w:t>C65</w:t>
            </w:r>
          </w:p>
        </w:tc>
        <w:tc>
          <w:tcPr>
            <w:tcW w:w="963" w:type="dxa"/>
          </w:tcPr>
          <w:p w14:paraId="0F11FFD2" w14:textId="26C46837" w:rsidR="00D568DB" w:rsidRPr="00314A8C" w:rsidRDefault="00D568DB" w:rsidP="00D568DB">
            <w:pPr>
              <w:rPr>
                <w:rFonts w:cstheme="minorHAnsi"/>
              </w:rPr>
            </w:pPr>
            <w:r w:rsidRPr="00314A8C">
              <w:rPr>
                <w:rFonts w:cstheme="minorHAnsi"/>
              </w:rPr>
              <w:t>Mensilità</w:t>
            </w:r>
          </w:p>
        </w:tc>
        <w:tc>
          <w:tcPr>
            <w:tcW w:w="963" w:type="dxa"/>
          </w:tcPr>
          <w:p w14:paraId="408FD79B" w14:textId="0462AD2A"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694F379D" w14:textId="7663D9F7" w:rsidR="00D568DB" w:rsidRPr="00314A8C" w:rsidRDefault="00D568DB" w:rsidP="00D568DB">
            <w:pPr>
              <w:rPr>
                <w:rFonts w:cstheme="minorHAnsi"/>
              </w:rPr>
            </w:pPr>
            <w:r w:rsidRPr="00314A8C">
              <w:rPr>
                <w:rFonts w:cstheme="minorHAnsi"/>
              </w:rPr>
              <w:t>No</w:t>
            </w:r>
          </w:p>
        </w:tc>
        <w:tc>
          <w:tcPr>
            <w:tcW w:w="963" w:type="dxa"/>
          </w:tcPr>
          <w:p w14:paraId="1F1567DD" w14:textId="7AEB93FA" w:rsidR="00D568DB" w:rsidRPr="00314A8C" w:rsidRDefault="00D568DB" w:rsidP="00D568DB">
            <w:pPr>
              <w:rPr>
                <w:rFonts w:cstheme="minorHAnsi"/>
              </w:rPr>
            </w:pPr>
            <w:r w:rsidRPr="00314A8C">
              <w:rPr>
                <w:rFonts w:cstheme="minorHAnsi"/>
              </w:rPr>
              <w:t>No</w:t>
            </w:r>
          </w:p>
        </w:tc>
        <w:tc>
          <w:tcPr>
            <w:tcW w:w="962" w:type="dxa"/>
          </w:tcPr>
          <w:p w14:paraId="133E5D5C" w14:textId="65923EEA" w:rsidR="00D568DB" w:rsidRPr="00314A8C" w:rsidRDefault="00D568DB" w:rsidP="00D568DB">
            <w:pPr>
              <w:rPr>
                <w:rFonts w:cstheme="minorHAnsi"/>
              </w:rPr>
            </w:pPr>
            <w:r w:rsidRPr="00314A8C">
              <w:rPr>
                <w:rFonts w:cstheme="minorHAnsi"/>
              </w:rPr>
              <w:t>Numerici</w:t>
            </w:r>
          </w:p>
        </w:tc>
        <w:tc>
          <w:tcPr>
            <w:tcW w:w="963" w:type="dxa"/>
          </w:tcPr>
          <w:p w14:paraId="5A903E41" w14:textId="6C5C33B8" w:rsidR="00D568DB" w:rsidRPr="00314A8C" w:rsidRDefault="00D568DB" w:rsidP="00D568DB">
            <w:pPr>
              <w:rPr>
                <w:rFonts w:cstheme="minorHAnsi"/>
                <w:lang w:val="it-IT"/>
              </w:rPr>
            </w:pPr>
            <w:r w:rsidRPr="00314A8C">
              <w:rPr>
                <w:rFonts w:cstheme="minorHAnsi"/>
                <w:lang w:val="it-IT"/>
              </w:rPr>
              <w:t>“Numero” pagamenti retributivi percepiti al mese</w:t>
            </w:r>
          </w:p>
        </w:tc>
        <w:tc>
          <w:tcPr>
            <w:tcW w:w="963" w:type="dxa"/>
          </w:tcPr>
          <w:p w14:paraId="6AB1276A" w14:textId="77777777" w:rsidR="00D568DB" w:rsidRPr="00314A8C" w:rsidRDefault="00D568DB" w:rsidP="00D568DB">
            <w:pPr>
              <w:rPr>
                <w:rFonts w:cstheme="minorHAnsi"/>
                <w:lang w:val="it-IT"/>
              </w:rPr>
            </w:pPr>
          </w:p>
        </w:tc>
        <w:tc>
          <w:tcPr>
            <w:tcW w:w="963" w:type="dxa"/>
          </w:tcPr>
          <w:p w14:paraId="29420B9D" w14:textId="77777777" w:rsidR="00D568DB" w:rsidRPr="00314A8C" w:rsidRDefault="00D568DB" w:rsidP="00D568DB">
            <w:pPr>
              <w:rPr>
                <w:rFonts w:cstheme="minorHAnsi"/>
                <w:lang w:val="it-IT"/>
              </w:rPr>
            </w:pPr>
          </w:p>
        </w:tc>
        <w:tc>
          <w:tcPr>
            <w:tcW w:w="963" w:type="dxa"/>
          </w:tcPr>
          <w:p w14:paraId="65C45468" w14:textId="77777777" w:rsidR="00D568DB" w:rsidRPr="00314A8C" w:rsidRDefault="00D568DB" w:rsidP="00D568DB">
            <w:pPr>
              <w:rPr>
                <w:rFonts w:cstheme="minorHAnsi"/>
                <w:lang w:val="it-IT"/>
              </w:rPr>
            </w:pPr>
          </w:p>
        </w:tc>
      </w:tr>
      <w:tr w:rsidR="00D568DB" w:rsidRPr="000D2906" w14:paraId="08AC6624" w14:textId="77777777" w:rsidTr="3634F6F2">
        <w:trPr>
          <w:trHeight w:val="986"/>
        </w:trPr>
        <w:tc>
          <w:tcPr>
            <w:tcW w:w="962" w:type="dxa"/>
          </w:tcPr>
          <w:p w14:paraId="37D6EA7A" w14:textId="5054328F" w:rsidR="00D568DB" w:rsidRPr="00314A8C" w:rsidRDefault="00D568DB" w:rsidP="00D568DB">
            <w:pPr>
              <w:rPr>
                <w:rFonts w:cstheme="minorHAnsi"/>
              </w:rPr>
            </w:pPr>
            <w:r w:rsidRPr="00314A8C">
              <w:rPr>
                <w:rFonts w:cstheme="minorHAnsi"/>
              </w:rPr>
              <w:t>C66</w:t>
            </w:r>
          </w:p>
        </w:tc>
        <w:tc>
          <w:tcPr>
            <w:tcW w:w="963" w:type="dxa"/>
          </w:tcPr>
          <w:p w14:paraId="4AEE2BF4" w14:textId="49F6EC18" w:rsidR="00D568DB" w:rsidRPr="00314A8C" w:rsidRDefault="00D568DB" w:rsidP="00D568DB">
            <w:pPr>
              <w:rPr>
                <w:rFonts w:cstheme="minorHAnsi"/>
              </w:rPr>
            </w:pPr>
            <w:r w:rsidRPr="00314A8C">
              <w:rPr>
                <w:rFonts w:cstheme="minorHAnsi"/>
              </w:rPr>
              <w:t>Finalità di richiesta</w:t>
            </w:r>
          </w:p>
        </w:tc>
        <w:tc>
          <w:tcPr>
            <w:tcW w:w="963" w:type="dxa"/>
          </w:tcPr>
          <w:p w14:paraId="2E18FD1E" w14:textId="1E7DB56C"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0FB33AB3" w14:textId="6FADC047" w:rsidR="00D568DB" w:rsidRPr="00314A8C" w:rsidRDefault="00D568DB" w:rsidP="00D568DB">
            <w:pPr>
              <w:rPr>
                <w:rFonts w:cstheme="minorHAnsi"/>
              </w:rPr>
            </w:pPr>
            <w:r w:rsidRPr="00314A8C">
              <w:rPr>
                <w:rFonts w:cstheme="minorHAnsi"/>
              </w:rPr>
              <w:t>No</w:t>
            </w:r>
          </w:p>
        </w:tc>
        <w:tc>
          <w:tcPr>
            <w:tcW w:w="963" w:type="dxa"/>
          </w:tcPr>
          <w:p w14:paraId="69DF8D7D" w14:textId="7FC7FE57" w:rsidR="00D568DB" w:rsidRPr="00314A8C" w:rsidRDefault="00D568DB" w:rsidP="00D568DB">
            <w:pPr>
              <w:rPr>
                <w:rFonts w:cstheme="minorHAnsi"/>
              </w:rPr>
            </w:pPr>
            <w:r w:rsidRPr="00314A8C">
              <w:rPr>
                <w:rFonts w:cstheme="minorHAnsi"/>
              </w:rPr>
              <w:t>Sì</w:t>
            </w:r>
          </w:p>
        </w:tc>
        <w:tc>
          <w:tcPr>
            <w:tcW w:w="962" w:type="dxa"/>
          </w:tcPr>
          <w:p w14:paraId="4043D18C" w14:textId="5446293B" w:rsidR="00D568DB" w:rsidRPr="00314A8C" w:rsidRDefault="006E59EB" w:rsidP="00D568DB">
            <w:pPr>
              <w:rPr>
                <w:rFonts w:cstheme="minorHAnsi"/>
              </w:rPr>
            </w:pPr>
            <w:r>
              <w:rPr>
                <w:rFonts w:cstheme="minorHAnsi"/>
              </w:rPr>
              <w:t xml:space="preserve"> Lista valori</w:t>
            </w:r>
          </w:p>
        </w:tc>
        <w:tc>
          <w:tcPr>
            <w:tcW w:w="963" w:type="dxa"/>
          </w:tcPr>
          <w:p w14:paraId="04CAB93C" w14:textId="22A88C29" w:rsidR="00D568DB" w:rsidRPr="00314A8C" w:rsidRDefault="006E59EB" w:rsidP="00D568DB">
            <w:pPr>
              <w:rPr>
                <w:rFonts w:cstheme="minorHAnsi"/>
                <w:lang w:val="it-IT"/>
              </w:rPr>
            </w:pPr>
            <w:r w:rsidRPr="00335F79">
              <w:rPr>
                <w:rFonts w:cstheme="minorHAnsi"/>
                <w:lang w:val="it-IT"/>
              </w:rPr>
              <w:t xml:space="preserve">“Acquisto”, “Acquisto prima casa”, “Acquisto seconda casa”, “Acquisto asta giudiziaria”, “Acquisto prima casa Consap”, “Surroga”, “Ristrutturazione”, “Altro”, “N/A” </w:t>
            </w:r>
          </w:p>
        </w:tc>
        <w:tc>
          <w:tcPr>
            <w:tcW w:w="963" w:type="dxa"/>
          </w:tcPr>
          <w:p w14:paraId="7030F04F" w14:textId="77777777" w:rsidR="00D568DB" w:rsidRPr="00314A8C" w:rsidRDefault="00D568DB" w:rsidP="00D568DB">
            <w:pPr>
              <w:rPr>
                <w:rFonts w:cstheme="minorHAnsi"/>
                <w:lang w:val="it-IT"/>
              </w:rPr>
            </w:pPr>
          </w:p>
        </w:tc>
        <w:tc>
          <w:tcPr>
            <w:tcW w:w="963" w:type="dxa"/>
          </w:tcPr>
          <w:p w14:paraId="20800BC6" w14:textId="77777777" w:rsidR="00D568DB" w:rsidRPr="00314A8C" w:rsidRDefault="00D568DB" w:rsidP="00D568DB">
            <w:pPr>
              <w:rPr>
                <w:rFonts w:cstheme="minorHAnsi"/>
                <w:lang w:val="it-IT"/>
              </w:rPr>
            </w:pPr>
          </w:p>
        </w:tc>
        <w:tc>
          <w:tcPr>
            <w:tcW w:w="963" w:type="dxa"/>
          </w:tcPr>
          <w:p w14:paraId="6B50752E" w14:textId="77777777" w:rsidR="00D568DB" w:rsidRPr="00314A8C" w:rsidRDefault="00D568DB" w:rsidP="00D568DB">
            <w:pPr>
              <w:rPr>
                <w:rFonts w:cstheme="minorHAnsi"/>
                <w:lang w:val="it-IT"/>
              </w:rPr>
            </w:pPr>
          </w:p>
        </w:tc>
      </w:tr>
      <w:tr w:rsidR="00D568DB" w:rsidRPr="000D2906" w14:paraId="434D9202" w14:textId="77777777" w:rsidTr="3634F6F2">
        <w:trPr>
          <w:trHeight w:val="1599"/>
        </w:trPr>
        <w:tc>
          <w:tcPr>
            <w:tcW w:w="962" w:type="dxa"/>
            <w:hideMark/>
          </w:tcPr>
          <w:p w14:paraId="58D73371" w14:textId="71E1744E" w:rsidR="00D568DB" w:rsidRPr="00314A8C" w:rsidRDefault="00D568DB" w:rsidP="00D568DB">
            <w:pPr>
              <w:rPr>
                <w:rFonts w:cstheme="minorHAnsi"/>
              </w:rPr>
            </w:pPr>
            <w:r w:rsidRPr="00314A8C">
              <w:rPr>
                <w:rFonts w:cstheme="minorHAnsi"/>
              </w:rPr>
              <w:t>C67</w:t>
            </w:r>
          </w:p>
        </w:tc>
        <w:tc>
          <w:tcPr>
            <w:tcW w:w="963" w:type="dxa"/>
          </w:tcPr>
          <w:p w14:paraId="52DD5103" w14:textId="0B9DFE3D" w:rsidR="00D568DB" w:rsidRPr="00314A8C" w:rsidRDefault="00D568DB" w:rsidP="00D568DB">
            <w:pPr>
              <w:rPr>
                <w:rFonts w:cstheme="minorHAnsi"/>
              </w:rPr>
            </w:pPr>
            <w:r w:rsidRPr="00314A8C">
              <w:rPr>
                <w:rFonts w:cstheme="minorHAnsi"/>
              </w:rPr>
              <w:t>Valore immobile</w:t>
            </w:r>
          </w:p>
        </w:tc>
        <w:tc>
          <w:tcPr>
            <w:tcW w:w="963" w:type="dxa"/>
          </w:tcPr>
          <w:p w14:paraId="0F79CD90" w14:textId="0C1865AB"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4ECFCF40" w14:textId="77B66531" w:rsidR="00D568DB" w:rsidRPr="00314A8C" w:rsidRDefault="00D568DB" w:rsidP="00D568DB">
            <w:pPr>
              <w:rPr>
                <w:rFonts w:cstheme="minorHAnsi"/>
              </w:rPr>
            </w:pPr>
            <w:r w:rsidRPr="00314A8C">
              <w:rPr>
                <w:rFonts w:cstheme="minorHAnsi"/>
              </w:rPr>
              <w:t>No</w:t>
            </w:r>
          </w:p>
        </w:tc>
        <w:tc>
          <w:tcPr>
            <w:tcW w:w="963" w:type="dxa"/>
          </w:tcPr>
          <w:p w14:paraId="154E9E19" w14:textId="76B6C8D8" w:rsidR="00D568DB" w:rsidRPr="00314A8C" w:rsidRDefault="00D568DB" w:rsidP="00D568DB">
            <w:pPr>
              <w:rPr>
                <w:rFonts w:cstheme="minorHAnsi"/>
              </w:rPr>
            </w:pPr>
            <w:r w:rsidRPr="00314A8C">
              <w:rPr>
                <w:rFonts w:cstheme="minorHAnsi"/>
              </w:rPr>
              <w:t>Sì</w:t>
            </w:r>
          </w:p>
        </w:tc>
        <w:tc>
          <w:tcPr>
            <w:tcW w:w="962" w:type="dxa"/>
          </w:tcPr>
          <w:p w14:paraId="0413E261" w14:textId="49CC6037" w:rsidR="00D568DB" w:rsidRPr="00314A8C" w:rsidRDefault="00D568DB" w:rsidP="00D568DB">
            <w:pPr>
              <w:rPr>
                <w:rFonts w:cstheme="minorHAnsi"/>
                <w:lang w:val="it-IT"/>
              </w:rPr>
            </w:pPr>
            <w:r w:rsidRPr="00314A8C">
              <w:rPr>
                <w:rFonts w:cstheme="minorHAnsi"/>
                <w:lang w:val="it-IT"/>
              </w:rPr>
              <w:t>Numerici</w:t>
            </w:r>
          </w:p>
        </w:tc>
        <w:tc>
          <w:tcPr>
            <w:tcW w:w="963" w:type="dxa"/>
          </w:tcPr>
          <w:p w14:paraId="09E046AF" w14:textId="2037F6B8" w:rsidR="00D568DB" w:rsidRPr="00314A8C" w:rsidRDefault="00D568DB" w:rsidP="00D568DB">
            <w:pPr>
              <w:rPr>
                <w:rFonts w:cstheme="minorHAnsi"/>
                <w:lang w:val="it-IT"/>
              </w:rPr>
            </w:pPr>
            <w:r w:rsidRPr="00314A8C">
              <w:rPr>
                <w:rFonts w:cstheme="minorHAnsi"/>
                <w:lang w:val="it-IT"/>
              </w:rPr>
              <w:t>“Numero” intero o decimale espresso in euro con separatore decimale opzionale</w:t>
            </w:r>
          </w:p>
        </w:tc>
        <w:tc>
          <w:tcPr>
            <w:tcW w:w="963" w:type="dxa"/>
          </w:tcPr>
          <w:p w14:paraId="7C0457D3" w14:textId="77777777" w:rsidR="00D568DB" w:rsidRPr="00314A8C" w:rsidRDefault="00D568DB" w:rsidP="00D568DB">
            <w:pPr>
              <w:rPr>
                <w:rFonts w:cstheme="minorHAnsi"/>
                <w:lang w:val="it-IT"/>
              </w:rPr>
            </w:pPr>
          </w:p>
        </w:tc>
        <w:tc>
          <w:tcPr>
            <w:tcW w:w="963" w:type="dxa"/>
          </w:tcPr>
          <w:p w14:paraId="4DAA38F4" w14:textId="77777777" w:rsidR="00D568DB" w:rsidRPr="00314A8C" w:rsidRDefault="00D568DB" w:rsidP="00D568DB">
            <w:pPr>
              <w:rPr>
                <w:rFonts w:cstheme="minorHAnsi"/>
                <w:lang w:val="it-IT"/>
              </w:rPr>
            </w:pPr>
          </w:p>
        </w:tc>
        <w:tc>
          <w:tcPr>
            <w:tcW w:w="963" w:type="dxa"/>
          </w:tcPr>
          <w:p w14:paraId="1657D9DC" w14:textId="77777777" w:rsidR="00D568DB" w:rsidRPr="00314A8C" w:rsidRDefault="00D568DB" w:rsidP="00D568DB">
            <w:pPr>
              <w:rPr>
                <w:rFonts w:cstheme="minorHAnsi"/>
                <w:lang w:val="it-IT"/>
              </w:rPr>
            </w:pPr>
          </w:p>
        </w:tc>
      </w:tr>
      <w:tr w:rsidR="00D568DB" w:rsidRPr="000D2906" w14:paraId="4C800526" w14:textId="77777777" w:rsidTr="3634F6F2">
        <w:trPr>
          <w:trHeight w:val="789"/>
        </w:trPr>
        <w:tc>
          <w:tcPr>
            <w:tcW w:w="962" w:type="dxa"/>
          </w:tcPr>
          <w:p w14:paraId="11E71C57" w14:textId="39515213" w:rsidR="00D568DB" w:rsidRPr="00314A8C" w:rsidRDefault="00D568DB" w:rsidP="00D568DB">
            <w:pPr>
              <w:rPr>
                <w:rFonts w:cstheme="minorHAnsi"/>
              </w:rPr>
            </w:pPr>
            <w:r w:rsidRPr="00314A8C">
              <w:rPr>
                <w:rFonts w:cstheme="minorHAnsi"/>
              </w:rPr>
              <w:t>C68</w:t>
            </w:r>
          </w:p>
        </w:tc>
        <w:tc>
          <w:tcPr>
            <w:tcW w:w="963" w:type="dxa"/>
          </w:tcPr>
          <w:p w14:paraId="6A36DF43" w14:textId="1A86AC5E" w:rsidR="00D568DB" w:rsidRPr="00314A8C" w:rsidRDefault="00D568DB" w:rsidP="00D568DB">
            <w:pPr>
              <w:rPr>
                <w:rFonts w:cstheme="minorHAnsi"/>
              </w:rPr>
            </w:pPr>
            <w:r w:rsidRPr="00314A8C">
              <w:rPr>
                <w:rFonts w:cstheme="minorHAnsi"/>
              </w:rPr>
              <w:t>Importo mutuo</w:t>
            </w:r>
          </w:p>
        </w:tc>
        <w:tc>
          <w:tcPr>
            <w:tcW w:w="963" w:type="dxa"/>
          </w:tcPr>
          <w:p w14:paraId="56200D3E" w14:textId="794F18A5"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26A8DFB0" w14:textId="2B54FD51" w:rsidR="00D568DB" w:rsidRPr="00314A8C" w:rsidRDefault="00D568DB" w:rsidP="00D568DB">
            <w:pPr>
              <w:rPr>
                <w:rFonts w:cstheme="minorHAnsi"/>
              </w:rPr>
            </w:pPr>
            <w:r w:rsidRPr="00314A8C">
              <w:rPr>
                <w:rFonts w:cstheme="minorHAnsi"/>
              </w:rPr>
              <w:t>No</w:t>
            </w:r>
          </w:p>
        </w:tc>
        <w:tc>
          <w:tcPr>
            <w:tcW w:w="963" w:type="dxa"/>
          </w:tcPr>
          <w:p w14:paraId="379A2673" w14:textId="5D4403AC" w:rsidR="00D568DB" w:rsidRPr="00314A8C" w:rsidRDefault="00D568DB" w:rsidP="00D568DB">
            <w:pPr>
              <w:rPr>
                <w:rFonts w:cstheme="minorHAnsi"/>
              </w:rPr>
            </w:pPr>
            <w:r w:rsidRPr="00314A8C">
              <w:rPr>
                <w:rFonts w:cstheme="minorHAnsi"/>
              </w:rPr>
              <w:t>Sì</w:t>
            </w:r>
          </w:p>
        </w:tc>
        <w:tc>
          <w:tcPr>
            <w:tcW w:w="962" w:type="dxa"/>
          </w:tcPr>
          <w:p w14:paraId="2FC1D681" w14:textId="2A4FC16D" w:rsidR="00D568DB" w:rsidRPr="00314A8C" w:rsidRDefault="00D568DB" w:rsidP="00D568DB">
            <w:pPr>
              <w:rPr>
                <w:rFonts w:cstheme="minorHAnsi"/>
              </w:rPr>
            </w:pPr>
            <w:r w:rsidRPr="00314A8C">
              <w:rPr>
                <w:rFonts w:cstheme="minorHAnsi"/>
                <w:lang w:val="it-IT"/>
              </w:rPr>
              <w:t>Numerici</w:t>
            </w:r>
          </w:p>
        </w:tc>
        <w:tc>
          <w:tcPr>
            <w:tcW w:w="963" w:type="dxa"/>
          </w:tcPr>
          <w:p w14:paraId="3A4EECB4" w14:textId="1E00BEFF" w:rsidR="00D568DB" w:rsidRPr="00314A8C" w:rsidRDefault="00D568DB" w:rsidP="00D568DB">
            <w:pPr>
              <w:rPr>
                <w:rFonts w:cstheme="minorHAnsi"/>
                <w:lang w:val="it-IT"/>
              </w:rPr>
            </w:pPr>
            <w:r w:rsidRPr="00314A8C">
              <w:rPr>
                <w:rFonts w:cstheme="minorHAnsi"/>
                <w:lang w:val="it-IT"/>
              </w:rPr>
              <w:t>“Numero” intero o decimale espresso in euro con separatore decimale opzionale</w:t>
            </w:r>
          </w:p>
        </w:tc>
        <w:tc>
          <w:tcPr>
            <w:tcW w:w="963" w:type="dxa"/>
          </w:tcPr>
          <w:p w14:paraId="00DB8711" w14:textId="77777777" w:rsidR="00D568DB" w:rsidRPr="00314A8C" w:rsidRDefault="00D568DB" w:rsidP="00D568DB">
            <w:pPr>
              <w:rPr>
                <w:rFonts w:cstheme="minorHAnsi"/>
                <w:lang w:val="it-IT"/>
              </w:rPr>
            </w:pPr>
          </w:p>
        </w:tc>
        <w:tc>
          <w:tcPr>
            <w:tcW w:w="963" w:type="dxa"/>
          </w:tcPr>
          <w:p w14:paraId="00D94A35" w14:textId="77777777" w:rsidR="00D568DB" w:rsidRPr="00314A8C" w:rsidRDefault="00D568DB" w:rsidP="00D568DB">
            <w:pPr>
              <w:rPr>
                <w:rFonts w:cstheme="minorHAnsi"/>
                <w:lang w:val="it-IT"/>
              </w:rPr>
            </w:pPr>
          </w:p>
        </w:tc>
        <w:tc>
          <w:tcPr>
            <w:tcW w:w="963" w:type="dxa"/>
          </w:tcPr>
          <w:p w14:paraId="2B007B1E" w14:textId="77777777" w:rsidR="00D568DB" w:rsidRPr="00314A8C" w:rsidRDefault="00D568DB" w:rsidP="00D568DB">
            <w:pPr>
              <w:rPr>
                <w:rFonts w:cstheme="minorHAnsi"/>
                <w:lang w:val="it-IT"/>
              </w:rPr>
            </w:pPr>
          </w:p>
        </w:tc>
      </w:tr>
      <w:tr w:rsidR="00D568DB" w:rsidRPr="000D2906" w14:paraId="5761DA3D" w14:textId="77777777" w:rsidTr="3634F6F2">
        <w:trPr>
          <w:trHeight w:val="789"/>
        </w:trPr>
        <w:tc>
          <w:tcPr>
            <w:tcW w:w="962" w:type="dxa"/>
            <w:hideMark/>
          </w:tcPr>
          <w:p w14:paraId="66526CCA" w14:textId="25B6F127" w:rsidR="00D568DB" w:rsidRPr="00314A8C" w:rsidRDefault="00D568DB" w:rsidP="00D568DB">
            <w:pPr>
              <w:rPr>
                <w:rFonts w:cstheme="minorHAnsi"/>
              </w:rPr>
            </w:pPr>
            <w:r w:rsidRPr="00314A8C">
              <w:rPr>
                <w:rFonts w:cstheme="minorHAnsi"/>
              </w:rPr>
              <w:t>C69</w:t>
            </w:r>
          </w:p>
        </w:tc>
        <w:tc>
          <w:tcPr>
            <w:tcW w:w="963" w:type="dxa"/>
          </w:tcPr>
          <w:p w14:paraId="03246BC9" w14:textId="694569D1" w:rsidR="00D568DB" w:rsidRPr="00314A8C" w:rsidRDefault="00D568DB" w:rsidP="00D568DB">
            <w:pPr>
              <w:rPr>
                <w:rFonts w:cstheme="minorHAnsi"/>
              </w:rPr>
            </w:pPr>
            <w:r w:rsidRPr="00314A8C">
              <w:rPr>
                <w:rFonts w:cstheme="minorHAnsi"/>
              </w:rPr>
              <w:t>Tipo di tasso</w:t>
            </w:r>
          </w:p>
        </w:tc>
        <w:tc>
          <w:tcPr>
            <w:tcW w:w="963" w:type="dxa"/>
          </w:tcPr>
          <w:p w14:paraId="2747AECD" w14:textId="10A948C0"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0409AB78" w14:textId="7686D148" w:rsidR="00D568DB" w:rsidRPr="00314A8C" w:rsidRDefault="00D568DB" w:rsidP="00D568DB">
            <w:pPr>
              <w:rPr>
                <w:rFonts w:cstheme="minorHAnsi"/>
              </w:rPr>
            </w:pPr>
            <w:r w:rsidRPr="00314A8C">
              <w:rPr>
                <w:rFonts w:cstheme="minorHAnsi"/>
              </w:rPr>
              <w:t>No</w:t>
            </w:r>
          </w:p>
        </w:tc>
        <w:tc>
          <w:tcPr>
            <w:tcW w:w="963" w:type="dxa"/>
          </w:tcPr>
          <w:p w14:paraId="0203DF88" w14:textId="154DCB68" w:rsidR="00D568DB" w:rsidRPr="00314A8C" w:rsidRDefault="00D568DB" w:rsidP="00D568DB">
            <w:pPr>
              <w:rPr>
                <w:rFonts w:cstheme="minorHAnsi"/>
              </w:rPr>
            </w:pPr>
            <w:r w:rsidRPr="00314A8C">
              <w:rPr>
                <w:rFonts w:cstheme="minorHAnsi"/>
              </w:rPr>
              <w:t>Sì</w:t>
            </w:r>
          </w:p>
        </w:tc>
        <w:tc>
          <w:tcPr>
            <w:tcW w:w="962" w:type="dxa"/>
          </w:tcPr>
          <w:p w14:paraId="69A31C13" w14:textId="3D5D6CEE" w:rsidR="00D568DB" w:rsidRPr="00314A8C" w:rsidRDefault="00D568DB" w:rsidP="00D568DB">
            <w:pPr>
              <w:rPr>
                <w:rFonts w:cstheme="minorHAnsi"/>
              </w:rPr>
            </w:pPr>
            <w:r w:rsidRPr="00314A8C">
              <w:rPr>
                <w:rFonts w:cstheme="minorHAnsi"/>
              </w:rPr>
              <w:t>Lista Valori:</w:t>
            </w:r>
          </w:p>
        </w:tc>
        <w:tc>
          <w:tcPr>
            <w:tcW w:w="963" w:type="dxa"/>
          </w:tcPr>
          <w:p w14:paraId="31790389" w14:textId="3715BE90" w:rsidR="00D568DB" w:rsidRPr="00314A8C" w:rsidRDefault="00B60D9E" w:rsidP="00D568DB">
            <w:pPr>
              <w:rPr>
                <w:rFonts w:cstheme="minorHAnsi"/>
                <w:lang w:val="it-IT"/>
              </w:rPr>
            </w:pPr>
            <w:r w:rsidRPr="00335F79">
              <w:rPr>
                <w:lang w:val="it-IT"/>
              </w:rPr>
              <w:t xml:space="preserve"> </w:t>
            </w:r>
            <w:r w:rsidRPr="00B60D9E">
              <w:rPr>
                <w:rFonts w:cstheme="minorHAnsi"/>
                <w:lang w:val="it-IT"/>
              </w:rPr>
              <w:t>“Fisso”, “Variabile con cap”, “Variabile”, “Altro”, “N/A”</w:t>
            </w:r>
            <w:r>
              <w:rPr>
                <w:rFonts w:cstheme="minorHAnsi"/>
                <w:lang w:val="it-IT"/>
              </w:rPr>
              <w:t xml:space="preserve"> </w:t>
            </w:r>
          </w:p>
        </w:tc>
        <w:tc>
          <w:tcPr>
            <w:tcW w:w="963" w:type="dxa"/>
          </w:tcPr>
          <w:p w14:paraId="0A896834" w14:textId="77777777" w:rsidR="00D568DB" w:rsidRPr="00314A8C" w:rsidRDefault="00D568DB" w:rsidP="00D568DB">
            <w:pPr>
              <w:rPr>
                <w:rFonts w:cstheme="minorHAnsi"/>
                <w:lang w:val="it-IT"/>
              </w:rPr>
            </w:pPr>
          </w:p>
        </w:tc>
        <w:tc>
          <w:tcPr>
            <w:tcW w:w="963" w:type="dxa"/>
          </w:tcPr>
          <w:p w14:paraId="546F46AA" w14:textId="77777777" w:rsidR="00D568DB" w:rsidRPr="00314A8C" w:rsidRDefault="00D568DB" w:rsidP="00D568DB">
            <w:pPr>
              <w:rPr>
                <w:rFonts w:cstheme="minorHAnsi"/>
                <w:lang w:val="it-IT"/>
              </w:rPr>
            </w:pPr>
          </w:p>
        </w:tc>
        <w:tc>
          <w:tcPr>
            <w:tcW w:w="963" w:type="dxa"/>
          </w:tcPr>
          <w:p w14:paraId="4BF6D54D" w14:textId="77777777" w:rsidR="00D568DB" w:rsidRPr="00314A8C" w:rsidRDefault="00D568DB" w:rsidP="00D568DB">
            <w:pPr>
              <w:rPr>
                <w:rFonts w:cstheme="minorHAnsi"/>
                <w:lang w:val="it-IT"/>
              </w:rPr>
            </w:pPr>
          </w:p>
        </w:tc>
      </w:tr>
      <w:tr w:rsidR="00D568DB" w:rsidRPr="0049723A" w14:paraId="3E130E27" w14:textId="77777777" w:rsidTr="3634F6F2">
        <w:trPr>
          <w:trHeight w:val="986"/>
        </w:trPr>
        <w:tc>
          <w:tcPr>
            <w:tcW w:w="962" w:type="dxa"/>
            <w:hideMark/>
          </w:tcPr>
          <w:p w14:paraId="5FFE4C3F" w14:textId="280F0477" w:rsidR="00D568DB" w:rsidRPr="00314A8C" w:rsidRDefault="00D568DB" w:rsidP="00D568DB">
            <w:pPr>
              <w:rPr>
                <w:rFonts w:cstheme="minorHAnsi"/>
              </w:rPr>
            </w:pPr>
            <w:r w:rsidRPr="00314A8C">
              <w:rPr>
                <w:rFonts w:cstheme="minorHAnsi"/>
              </w:rPr>
              <w:t>C70</w:t>
            </w:r>
          </w:p>
        </w:tc>
        <w:tc>
          <w:tcPr>
            <w:tcW w:w="963" w:type="dxa"/>
          </w:tcPr>
          <w:p w14:paraId="39BFF0EB" w14:textId="44F7F571" w:rsidR="00D568DB" w:rsidRPr="00314A8C" w:rsidRDefault="00D568DB" w:rsidP="00D568DB">
            <w:pPr>
              <w:rPr>
                <w:rFonts w:cstheme="minorHAnsi"/>
              </w:rPr>
            </w:pPr>
            <w:r w:rsidRPr="00314A8C">
              <w:rPr>
                <w:rFonts w:cstheme="minorHAnsi"/>
              </w:rPr>
              <w:t>Durata</w:t>
            </w:r>
          </w:p>
        </w:tc>
        <w:tc>
          <w:tcPr>
            <w:tcW w:w="963" w:type="dxa"/>
          </w:tcPr>
          <w:p w14:paraId="138A2DA8" w14:textId="1AFE80BE"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3706480B" w14:textId="2D17B496" w:rsidR="00D568DB" w:rsidRPr="00314A8C" w:rsidRDefault="00D568DB" w:rsidP="00D568DB">
            <w:pPr>
              <w:rPr>
                <w:rFonts w:cstheme="minorHAnsi"/>
              </w:rPr>
            </w:pPr>
            <w:r w:rsidRPr="00314A8C">
              <w:rPr>
                <w:rFonts w:cstheme="minorHAnsi"/>
              </w:rPr>
              <w:t>No</w:t>
            </w:r>
          </w:p>
        </w:tc>
        <w:tc>
          <w:tcPr>
            <w:tcW w:w="963" w:type="dxa"/>
          </w:tcPr>
          <w:p w14:paraId="0706A8D0" w14:textId="64811A2A" w:rsidR="00D568DB" w:rsidRPr="00314A8C" w:rsidRDefault="00D568DB" w:rsidP="00D568DB">
            <w:pPr>
              <w:rPr>
                <w:rFonts w:cstheme="minorHAnsi"/>
              </w:rPr>
            </w:pPr>
            <w:r w:rsidRPr="00314A8C">
              <w:rPr>
                <w:rFonts w:cstheme="minorHAnsi"/>
              </w:rPr>
              <w:t>Sì</w:t>
            </w:r>
          </w:p>
        </w:tc>
        <w:tc>
          <w:tcPr>
            <w:tcW w:w="962" w:type="dxa"/>
          </w:tcPr>
          <w:p w14:paraId="2586ECBC" w14:textId="5F270063" w:rsidR="00D568DB" w:rsidRPr="00314A8C" w:rsidRDefault="00D568DB" w:rsidP="00D568DB">
            <w:pPr>
              <w:rPr>
                <w:rFonts w:cstheme="minorHAnsi"/>
              </w:rPr>
            </w:pPr>
            <w:r w:rsidRPr="00314A8C">
              <w:rPr>
                <w:rFonts w:cstheme="minorHAnsi"/>
                <w:lang w:val="it-IT"/>
              </w:rPr>
              <w:t>Numerici</w:t>
            </w:r>
          </w:p>
        </w:tc>
        <w:tc>
          <w:tcPr>
            <w:tcW w:w="963" w:type="dxa"/>
          </w:tcPr>
          <w:p w14:paraId="4434B27A" w14:textId="60CD2EE1" w:rsidR="00D568DB" w:rsidRPr="00314A8C" w:rsidRDefault="00D568DB" w:rsidP="00D568DB">
            <w:pPr>
              <w:rPr>
                <w:rFonts w:cstheme="minorHAnsi"/>
                <w:lang w:val="it-IT"/>
              </w:rPr>
            </w:pPr>
            <w:r w:rsidRPr="00314A8C">
              <w:rPr>
                <w:rFonts w:cstheme="minorHAnsi"/>
                <w:lang w:val="it-IT"/>
              </w:rPr>
              <w:t>“Numero” espresso in mesi</w:t>
            </w:r>
          </w:p>
        </w:tc>
        <w:tc>
          <w:tcPr>
            <w:tcW w:w="963" w:type="dxa"/>
          </w:tcPr>
          <w:p w14:paraId="34AFC56B" w14:textId="77777777" w:rsidR="00D568DB" w:rsidRPr="00314A8C" w:rsidRDefault="00D568DB" w:rsidP="00D568DB">
            <w:pPr>
              <w:rPr>
                <w:rFonts w:cstheme="minorHAnsi"/>
                <w:lang w:val="it-IT"/>
              </w:rPr>
            </w:pPr>
          </w:p>
        </w:tc>
        <w:tc>
          <w:tcPr>
            <w:tcW w:w="963" w:type="dxa"/>
          </w:tcPr>
          <w:p w14:paraId="56355E34" w14:textId="77777777" w:rsidR="00D568DB" w:rsidRPr="00314A8C" w:rsidRDefault="00D568DB" w:rsidP="00D568DB">
            <w:pPr>
              <w:rPr>
                <w:rFonts w:cstheme="minorHAnsi"/>
                <w:lang w:val="it-IT"/>
              </w:rPr>
            </w:pPr>
          </w:p>
        </w:tc>
        <w:tc>
          <w:tcPr>
            <w:tcW w:w="963" w:type="dxa"/>
          </w:tcPr>
          <w:p w14:paraId="586BE3E8" w14:textId="77777777" w:rsidR="00D568DB" w:rsidRPr="00314A8C" w:rsidRDefault="00D568DB" w:rsidP="00D568DB">
            <w:pPr>
              <w:rPr>
                <w:rFonts w:cstheme="minorHAnsi"/>
                <w:lang w:val="it-IT"/>
              </w:rPr>
            </w:pPr>
          </w:p>
        </w:tc>
      </w:tr>
      <w:tr w:rsidR="00D568DB" w:rsidRPr="00162E0E" w14:paraId="499C203F" w14:textId="77777777" w:rsidTr="3634F6F2">
        <w:trPr>
          <w:trHeight w:val="789"/>
        </w:trPr>
        <w:tc>
          <w:tcPr>
            <w:tcW w:w="962" w:type="dxa"/>
            <w:hideMark/>
          </w:tcPr>
          <w:p w14:paraId="7C12C3F5" w14:textId="36C01B52" w:rsidR="00D568DB" w:rsidRPr="00314A8C" w:rsidRDefault="00D568DB" w:rsidP="00D568DB">
            <w:pPr>
              <w:rPr>
                <w:rFonts w:cstheme="minorHAnsi"/>
              </w:rPr>
            </w:pPr>
            <w:r w:rsidRPr="00314A8C">
              <w:rPr>
                <w:rFonts w:cstheme="minorHAnsi"/>
              </w:rPr>
              <w:t>C71</w:t>
            </w:r>
          </w:p>
        </w:tc>
        <w:tc>
          <w:tcPr>
            <w:tcW w:w="963" w:type="dxa"/>
          </w:tcPr>
          <w:p w14:paraId="76F48D61" w14:textId="0708B6C0" w:rsidR="00D568DB" w:rsidRPr="00314A8C" w:rsidRDefault="00D568DB" w:rsidP="00D568DB">
            <w:pPr>
              <w:rPr>
                <w:rFonts w:cstheme="minorHAnsi"/>
              </w:rPr>
            </w:pPr>
            <w:r w:rsidRPr="00314A8C">
              <w:rPr>
                <w:rFonts w:cstheme="minorHAnsi"/>
              </w:rPr>
              <w:t>LTV%</w:t>
            </w:r>
          </w:p>
        </w:tc>
        <w:tc>
          <w:tcPr>
            <w:tcW w:w="963" w:type="dxa"/>
          </w:tcPr>
          <w:p w14:paraId="1EE0BA5A" w14:textId="309DC035"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2E59C8C4" w14:textId="0177BB08" w:rsidR="00D568DB" w:rsidRPr="00314A8C" w:rsidRDefault="00D568DB" w:rsidP="00D568DB">
            <w:pPr>
              <w:rPr>
                <w:rFonts w:cstheme="minorHAnsi"/>
              </w:rPr>
            </w:pPr>
            <w:r w:rsidRPr="00314A8C">
              <w:rPr>
                <w:rFonts w:cstheme="minorHAnsi"/>
              </w:rPr>
              <w:t>No</w:t>
            </w:r>
          </w:p>
        </w:tc>
        <w:tc>
          <w:tcPr>
            <w:tcW w:w="963" w:type="dxa"/>
          </w:tcPr>
          <w:p w14:paraId="4577D847" w14:textId="4208B638" w:rsidR="00D568DB" w:rsidRPr="00314A8C" w:rsidRDefault="00D568DB" w:rsidP="00D568DB">
            <w:pPr>
              <w:rPr>
                <w:rFonts w:cstheme="minorHAnsi"/>
              </w:rPr>
            </w:pPr>
            <w:r w:rsidRPr="00314A8C">
              <w:rPr>
                <w:rFonts w:cstheme="minorHAnsi"/>
              </w:rPr>
              <w:t>No</w:t>
            </w:r>
          </w:p>
        </w:tc>
        <w:tc>
          <w:tcPr>
            <w:tcW w:w="962" w:type="dxa"/>
          </w:tcPr>
          <w:p w14:paraId="21B0E3CD" w14:textId="7646D258" w:rsidR="00D568DB" w:rsidRPr="00314A8C" w:rsidRDefault="00D568DB" w:rsidP="00D568DB">
            <w:pPr>
              <w:rPr>
                <w:rFonts w:cstheme="minorHAnsi"/>
              </w:rPr>
            </w:pPr>
            <w:r w:rsidRPr="00314A8C">
              <w:rPr>
                <w:rFonts w:cstheme="minorHAnsi"/>
                <w:lang w:val="it-IT"/>
              </w:rPr>
              <w:t>Numerici</w:t>
            </w:r>
          </w:p>
        </w:tc>
        <w:tc>
          <w:tcPr>
            <w:tcW w:w="963" w:type="dxa"/>
          </w:tcPr>
          <w:p w14:paraId="1A1FF84E" w14:textId="34FF65E0" w:rsidR="00D568DB" w:rsidRPr="00314A8C" w:rsidRDefault="00D568DB" w:rsidP="00D568DB">
            <w:pPr>
              <w:rPr>
                <w:rFonts w:cstheme="minorHAnsi"/>
                <w:lang w:val="it-IT"/>
              </w:rPr>
            </w:pPr>
            <w:r w:rsidRPr="00314A8C">
              <w:rPr>
                <w:rFonts w:cstheme="minorHAnsi"/>
                <w:lang w:val="it-IT"/>
              </w:rPr>
              <w:t>“Numero” espresso in percentuale</w:t>
            </w:r>
          </w:p>
        </w:tc>
        <w:tc>
          <w:tcPr>
            <w:tcW w:w="963" w:type="dxa"/>
          </w:tcPr>
          <w:p w14:paraId="57859117" w14:textId="77777777" w:rsidR="00D568DB" w:rsidRPr="00314A8C" w:rsidRDefault="00D568DB" w:rsidP="00D568DB">
            <w:pPr>
              <w:rPr>
                <w:rFonts w:cstheme="minorHAnsi"/>
                <w:lang w:val="it-IT"/>
              </w:rPr>
            </w:pPr>
          </w:p>
        </w:tc>
        <w:tc>
          <w:tcPr>
            <w:tcW w:w="963" w:type="dxa"/>
          </w:tcPr>
          <w:p w14:paraId="3A1C0782" w14:textId="77777777" w:rsidR="00D568DB" w:rsidRPr="00314A8C" w:rsidRDefault="00D568DB" w:rsidP="00D568DB">
            <w:pPr>
              <w:rPr>
                <w:rFonts w:cstheme="minorHAnsi"/>
                <w:lang w:val="it-IT"/>
              </w:rPr>
            </w:pPr>
          </w:p>
        </w:tc>
        <w:tc>
          <w:tcPr>
            <w:tcW w:w="963" w:type="dxa"/>
          </w:tcPr>
          <w:p w14:paraId="6058CC22" w14:textId="77777777" w:rsidR="00D568DB" w:rsidRPr="00314A8C" w:rsidRDefault="00D568DB" w:rsidP="00D568DB">
            <w:pPr>
              <w:rPr>
                <w:rFonts w:cstheme="minorHAnsi"/>
                <w:lang w:val="it-IT"/>
              </w:rPr>
            </w:pPr>
          </w:p>
        </w:tc>
      </w:tr>
      <w:tr w:rsidR="00D568DB" w:rsidRPr="00162E0E" w14:paraId="4B279119" w14:textId="77777777" w:rsidTr="3634F6F2">
        <w:trPr>
          <w:trHeight w:val="986"/>
        </w:trPr>
        <w:tc>
          <w:tcPr>
            <w:tcW w:w="962" w:type="dxa"/>
            <w:hideMark/>
          </w:tcPr>
          <w:p w14:paraId="058E004F" w14:textId="79BF52E1" w:rsidR="00D568DB" w:rsidRPr="00314A8C" w:rsidRDefault="00D568DB" w:rsidP="00D568DB">
            <w:pPr>
              <w:rPr>
                <w:rFonts w:cstheme="minorHAnsi"/>
              </w:rPr>
            </w:pPr>
            <w:r w:rsidRPr="00314A8C">
              <w:rPr>
                <w:rFonts w:cstheme="minorHAnsi"/>
              </w:rPr>
              <w:t>C72</w:t>
            </w:r>
          </w:p>
        </w:tc>
        <w:tc>
          <w:tcPr>
            <w:tcW w:w="963" w:type="dxa"/>
          </w:tcPr>
          <w:p w14:paraId="33AE8DFF" w14:textId="2D7CD8C6" w:rsidR="00D568DB" w:rsidRPr="00314A8C" w:rsidRDefault="00D568DB" w:rsidP="00D568DB">
            <w:pPr>
              <w:rPr>
                <w:rFonts w:cstheme="minorHAnsi"/>
              </w:rPr>
            </w:pPr>
            <w:r w:rsidRPr="00314A8C">
              <w:rPr>
                <w:rFonts w:cstheme="minorHAnsi"/>
              </w:rPr>
              <w:t>R/R%</w:t>
            </w:r>
          </w:p>
        </w:tc>
        <w:tc>
          <w:tcPr>
            <w:tcW w:w="963" w:type="dxa"/>
          </w:tcPr>
          <w:p w14:paraId="4A8A4B6C" w14:textId="2EE37A29"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367C5BA1" w14:textId="694EE1E5" w:rsidR="00D568DB" w:rsidRPr="00314A8C" w:rsidRDefault="00D568DB" w:rsidP="00D568DB">
            <w:pPr>
              <w:rPr>
                <w:rFonts w:cstheme="minorHAnsi"/>
              </w:rPr>
            </w:pPr>
            <w:r w:rsidRPr="00314A8C">
              <w:rPr>
                <w:rFonts w:cstheme="minorHAnsi"/>
              </w:rPr>
              <w:t>No</w:t>
            </w:r>
          </w:p>
        </w:tc>
        <w:tc>
          <w:tcPr>
            <w:tcW w:w="963" w:type="dxa"/>
          </w:tcPr>
          <w:p w14:paraId="5BD410D2" w14:textId="63436120" w:rsidR="00D568DB" w:rsidRPr="00314A8C" w:rsidRDefault="00D568DB" w:rsidP="00D568DB">
            <w:pPr>
              <w:rPr>
                <w:rFonts w:cstheme="minorHAnsi"/>
              </w:rPr>
            </w:pPr>
            <w:r w:rsidRPr="00314A8C">
              <w:rPr>
                <w:rFonts w:cstheme="minorHAnsi"/>
              </w:rPr>
              <w:t>No</w:t>
            </w:r>
          </w:p>
        </w:tc>
        <w:tc>
          <w:tcPr>
            <w:tcW w:w="962" w:type="dxa"/>
          </w:tcPr>
          <w:p w14:paraId="71962041" w14:textId="160067E4" w:rsidR="00D568DB" w:rsidRPr="00314A8C" w:rsidRDefault="00D568DB" w:rsidP="00D568DB">
            <w:pPr>
              <w:rPr>
                <w:rFonts w:cstheme="minorHAnsi"/>
              </w:rPr>
            </w:pPr>
            <w:r w:rsidRPr="00314A8C">
              <w:rPr>
                <w:rFonts w:cstheme="minorHAnsi"/>
                <w:lang w:val="it-IT"/>
              </w:rPr>
              <w:t>Numerici</w:t>
            </w:r>
          </w:p>
        </w:tc>
        <w:tc>
          <w:tcPr>
            <w:tcW w:w="963" w:type="dxa"/>
          </w:tcPr>
          <w:p w14:paraId="276040E5" w14:textId="0AB2617D" w:rsidR="00D568DB" w:rsidRPr="00314A8C" w:rsidRDefault="00D568DB" w:rsidP="00D568DB">
            <w:pPr>
              <w:rPr>
                <w:rFonts w:cstheme="minorHAnsi"/>
                <w:lang w:val="it-IT"/>
              </w:rPr>
            </w:pPr>
            <w:r w:rsidRPr="00314A8C">
              <w:rPr>
                <w:rFonts w:cstheme="minorHAnsi"/>
                <w:lang w:val="it-IT"/>
              </w:rPr>
              <w:t>“Numero” espresso in percentuale</w:t>
            </w:r>
          </w:p>
        </w:tc>
        <w:tc>
          <w:tcPr>
            <w:tcW w:w="963" w:type="dxa"/>
          </w:tcPr>
          <w:p w14:paraId="32A65E98" w14:textId="77777777" w:rsidR="00D568DB" w:rsidRPr="00314A8C" w:rsidRDefault="00D568DB" w:rsidP="00D568DB">
            <w:pPr>
              <w:rPr>
                <w:rFonts w:cstheme="minorHAnsi"/>
                <w:lang w:val="it-IT"/>
              </w:rPr>
            </w:pPr>
          </w:p>
        </w:tc>
        <w:tc>
          <w:tcPr>
            <w:tcW w:w="963" w:type="dxa"/>
          </w:tcPr>
          <w:p w14:paraId="3387B90C" w14:textId="77777777" w:rsidR="00D568DB" w:rsidRPr="00314A8C" w:rsidRDefault="00D568DB" w:rsidP="00D568DB">
            <w:pPr>
              <w:rPr>
                <w:rFonts w:cstheme="minorHAnsi"/>
                <w:lang w:val="it-IT"/>
              </w:rPr>
            </w:pPr>
          </w:p>
        </w:tc>
        <w:tc>
          <w:tcPr>
            <w:tcW w:w="963" w:type="dxa"/>
          </w:tcPr>
          <w:p w14:paraId="78D2D44D" w14:textId="77777777" w:rsidR="00D568DB" w:rsidRPr="00314A8C" w:rsidRDefault="00D568DB" w:rsidP="00D568DB">
            <w:pPr>
              <w:rPr>
                <w:rFonts w:cstheme="minorHAnsi"/>
                <w:lang w:val="it-IT"/>
              </w:rPr>
            </w:pPr>
          </w:p>
        </w:tc>
      </w:tr>
      <w:tr w:rsidR="00D568DB" w:rsidRPr="000D2906" w14:paraId="03310287" w14:textId="77777777" w:rsidTr="3634F6F2">
        <w:trPr>
          <w:trHeight w:val="986"/>
        </w:trPr>
        <w:tc>
          <w:tcPr>
            <w:tcW w:w="962" w:type="dxa"/>
            <w:hideMark/>
          </w:tcPr>
          <w:p w14:paraId="47F64120" w14:textId="42BA17F8" w:rsidR="00D568DB" w:rsidRPr="00314A8C" w:rsidRDefault="00D568DB" w:rsidP="00D568DB">
            <w:pPr>
              <w:rPr>
                <w:rFonts w:cstheme="minorHAnsi"/>
              </w:rPr>
            </w:pPr>
            <w:r w:rsidRPr="00314A8C">
              <w:rPr>
                <w:rFonts w:cstheme="minorHAnsi"/>
              </w:rPr>
              <w:t>C73</w:t>
            </w:r>
          </w:p>
        </w:tc>
        <w:tc>
          <w:tcPr>
            <w:tcW w:w="963" w:type="dxa"/>
          </w:tcPr>
          <w:p w14:paraId="4D2D48AF" w14:textId="39B410D3" w:rsidR="00D568DB" w:rsidRPr="00314A8C" w:rsidRDefault="00D568DB" w:rsidP="00D568DB">
            <w:pPr>
              <w:rPr>
                <w:rFonts w:cstheme="minorHAnsi"/>
              </w:rPr>
            </w:pPr>
            <w:r w:rsidRPr="00314A8C">
              <w:rPr>
                <w:rFonts w:cstheme="minorHAnsi"/>
              </w:rPr>
              <w:t>Istituto</w:t>
            </w:r>
          </w:p>
        </w:tc>
        <w:tc>
          <w:tcPr>
            <w:tcW w:w="963" w:type="dxa"/>
          </w:tcPr>
          <w:p w14:paraId="5D4A362B" w14:textId="67D2469E"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030CEC3D" w14:textId="123CECAE" w:rsidR="00D568DB" w:rsidRPr="00314A8C" w:rsidRDefault="00D568DB" w:rsidP="00D568DB">
            <w:pPr>
              <w:rPr>
                <w:rFonts w:cstheme="minorHAnsi"/>
              </w:rPr>
            </w:pPr>
            <w:r w:rsidRPr="00314A8C">
              <w:rPr>
                <w:rFonts w:cstheme="minorHAnsi"/>
              </w:rPr>
              <w:t>No</w:t>
            </w:r>
          </w:p>
        </w:tc>
        <w:tc>
          <w:tcPr>
            <w:tcW w:w="963" w:type="dxa"/>
          </w:tcPr>
          <w:p w14:paraId="21CF80C2" w14:textId="097EE5A9" w:rsidR="00D568DB" w:rsidRPr="00314A8C" w:rsidRDefault="00D568DB" w:rsidP="00D568DB">
            <w:pPr>
              <w:rPr>
                <w:rFonts w:cstheme="minorHAnsi"/>
              </w:rPr>
            </w:pPr>
            <w:r w:rsidRPr="00314A8C">
              <w:rPr>
                <w:rFonts w:cstheme="minorHAnsi"/>
              </w:rPr>
              <w:t>Sì</w:t>
            </w:r>
          </w:p>
        </w:tc>
        <w:tc>
          <w:tcPr>
            <w:tcW w:w="962" w:type="dxa"/>
          </w:tcPr>
          <w:p w14:paraId="308B467B" w14:textId="27C25A7C" w:rsidR="00D568DB" w:rsidRPr="00314A8C" w:rsidRDefault="00D568DB" w:rsidP="00D568DB">
            <w:pPr>
              <w:rPr>
                <w:rFonts w:cstheme="minorHAnsi"/>
              </w:rPr>
            </w:pPr>
            <w:r w:rsidRPr="00314A8C">
              <w:rPr>
                <w:rFonts w:cstheme="minorHAnsi"/>
              </w:rPr>
              <w:t>Alfabetici</w:t>
            </w:r>
          </w:p>
        </w:tc>
        <w:tc>
          <w:tcPr>
            <w:tcW w:w="963" w:type="dxa"/>
          </w:tcPr>
          <w:p w14:paraId="6A1BA968" w14:textId="35FA4A05" w:rsidR="00D568DB" w:rsidRPr="00314A8C" w:rsidRDefault="00D568DB" w:rsidP="00D568DB">
            <w:pPr>
              <w:rPr>
                <w:rFonts w:cstheme="minorHAnsi"/>
                <w:lang w:val="it-IT"/>
              </w:rPr>
            </w:pPr>
            <w:r w:rsidRPr="00314A8C">
              <w:rPr>
                <w:rFonts w:cstheme="minorHAnsi"/>
                <w:lang w:val="it-IT"/>
              </w:rPr>
              <w:t>“Nome” istituto finanziario che eroga il finanziamento</w:t>
            </w:r>
          </w:p>
        </w:tc>
        <w:tc>
          <w:tcPr>
            <w:tcW w:w="963" w:type="dxa"/>
          </w:tcPr>
          <w:p w14:paraId="423EFAFC" w14:textId="77777777" w:rsidR="00D568DB" w:rsidRPr="00314A8C" w:rsidRDefault="00D568DB" w:rsidP="00D568DB">
            <w:pPr>
              <w:rPr>
                <w:rFonts w:cstheme="minorHAnsi"/>
                <w:lang w:val="it-IT"/>
              </w:rPr>
            </w:pPr>
          </w:p>
        </w:tc>
        <w:tc>
          <w:tcPr>
            <w:tcW w:w="963" w:type="dxa"/>
          </w:tcPr>
          <w:p w14:paraId="052F6739" w14:textId="77777777" w:rsidR="00D568DB" w:rsidRPr="00314A8C" w:rsidRDefault="00D568DB" w:rsidP="00D568DB">
            <w:pPr>
              <w:rPr>
                <w:rFonts w:cstheme="minorHAnsi"/>
                <w:lang w:val="it-IT"/>
              </w:rPr>
            </w:pPr>
          </w:p>
        </w:tc>
        <w:tc>
          <w:tcPr>
            <w:tcW w:w="963" w:type="dxa"/>
          </w:tcPr>
          <w:p w14:paraId="0697A8BD" w14:textId="77777777" w:rsidR="00D568DB" w:rsidRPr="00314A8C" w:rsidRDefault="00D568DB" w:rsidP="00D568DB">
            <w:pPr>
              <w:rPr>
                <w:rFonts w:cstheme="minorHAnsi"/>
                <w:lang w:val="it-IT"/>
              </w:rPr>
            </w:pPr>
          </w:p>
        </w:tc>
      </w:tr>
      <w:tr w:rsidR="00D568DB" w:rsidRPr="0049723A" w14:paraId="52557ABD" w14:textId="77777777" w:rsidTr="3634F6F2">
        <w:trPr>
          <w:trHeight w:val="986"/>
        </w:trPr>
        <w:tc>
          <w:tcPr>
            <w:tcW w:w="962" w:type="dxa"/>
          </w:tcPr>
          <w:p w14:paraId="0A3A9A70" w14:textId="5E2FD9A9" w:rsidR="00D568DB" w:rsidRPr="00314A8C" w:rsidRDefault="00D568DB" w:rsidP="00D568DB">
            <w:pPr>
              <w:rPr>
                <w:rFonts w:cstheme="minorHAnsi"/>
              </w:rPr>
            </w:pPr>
            <w:r w:rsidRPr="00314A8C">
              <w:rPr>
                <w:rFonts w:cstheme="minorHAnsi"/>
              </w:rPr>
              <w:t>C74</w:t>
            </w:r>
          </w:p>
        </w:tc>
        <w:tc>
          <w:tcPr>
            <w:tcW w:w="963" w:type="dxa"/>
          </w:tcPr>
          <w:p w14:paraId="0543604F" w14:textId="5A560F56" w:rsidR="00D568DB" w:rsidRPr="00314A8C" w:rsidRDefault="00D568DB" w:rsidP="00D568DB">
            <w:pPr>
              <w:rPr>
                <w:rFonts w:cstheme="minorHAnsi"/>
              </w:rPr>
            </w:pPr>
            <w:r w:rsidRPr="00314A8C">
              <w:rPr>
                <w:rFonts w:cstheme="minorHAnsi"/>
              </w:rPr>
              <w:t>TAN</w:t>
            </w:r>
          </w:p>
        </w:tc>
        <w:tc>
          <w:tcPr>
            <w:tcW w:w="963" w:type="dxa"/>
          </w:tcPr>
          <w:p w14:paraId="04D261DA" w14:textId="08EBFF6E"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1600A465" w14:textId="46509006" w:rsidR="00D568DB" w:rsidRPr="00314A8C" w:rsidRDefault="00D568DB" w:rsidP="00D568DB">
            <w:pPr>
              <w:rPr>
                <w:rFonts w:cstheme="minorHAnsi"/>
              </w:rPr>
            </w:pPr>
            <w:r w:rsidRPr="00314A8C">
              <w:rPr>
                <w:rFonts w:cstheme="minorHAnsi"/>
              </w:rPr>
              <w:t>No</w:t>
            </w:r>
          </w:p>
        </w:tc>
        <w:tc>
          <w:tcPr>
            <w:tcW w:w="963" w:type="dxa"/>
          </w:tcPr>
          <w:p w14:paraId="31AF6C1B" w14:textId="20FEED90" w:rsidR="00D568DB" w:rsidRPr="00314A8C" w:rsidRDefault="00D568DB" w:rsidP="00D568DB">
            <w:pPr>
              <w:rPr>
                <w:rFonts w:cstheme="minorHAnsi"/>
              </w:rPr>
            </w:pPr>
            <w:r w:rsidRPr="00314A8C">
              <w:rPr>
                <w:rFonts w:cstheme="minorHAnsi"/>
              </w:rPr>
              <w:t>No</w:t>
            </w:r>
          </w:p>
        </w:tc>
        <w:tc>
          <w:tcPr>
            <w:tcW w:w="962" w:type="dxa"/>
          </w:tcPr>
          <w:p w14:paraId="31D325F5" w14:textId="71E91694" w:rsidR="00D568DB" w:rsidRPr="00314A8C" w:rsidRDefault="00D568DB" w:rsidP="00D568DB">
            <w:pPr>
              <w:rPr>
                <w:rFonts w:cstheme="minorHAnsi"/>
              </w:rPr>
            </w:pPr>
            <w:r w:rsidRPr="00314A8C">
              <w:rPr>
                <w:rFonts w:cstheme="minorHAnsi"/>
                <w:lang w:val="it-IT"/>
              </w:rPr>
              <w:t>Numerici</w:t>
            </w:r>
          </w:p>
        </w:tc>
        <w:tc>
          <w:tcPr>
            <w:tcW w:w="963" w:type="dxa"/>
          </w:tcPr>
          <w:p w14:paraId="0C63F78B" w14:textId="4C91F927" w:rsidR="00D568DB" w:rsidRPr="00314A8C" w:rsidRDefault="00D568DB" w:rsidP="00D568DB">
            <w:pPr>
              <w:rPr>
                <w:rFonts w:cstheme="minorHAnsi"/>
                <w:lang w:val="it-IT"/>
              </w:rPr>
            </w:pPr>
            <w:r w:rsidRPr="00314A8C">
              <w:rPr>
                <w:rFonts w:cstheme="minorHAnsi"/>
                <w:lang w:val="it-IT"/>
              </w:rPr>
              <w:t>“Numero” espresso in percentuale</w:t>
            </w:r>
          </w:p>
        </w:tc>
        <w:tc>
          <w:tcPr>
            <w:tcW w:w="963" w:type="dxa"/>
          </w:tcPr>
          <w:p w14:paraId="721C4EEC" w14:textId="77777777" w:rsidR="00D568DB" w:rsidRPr="00314A8C" w:rsidRDefault="00D568DB" w:rsidP="00D568DB">
            <w:pPr>
              <w:rPr>
                <w:rFonts w:cstheme="minorHAnsi"/>
                <w:lang w:val="it-IT"/>
              </w:rPr>
            </w:pPr>
          </w:p>
        </w:tc>
        <w:tc>
          <w:tcPr>
            <w:tcW w:w="963" w:type="dxa"/>
          </w:tcPr>
          <w:p w14:paraId="430C9780" w14:textId="77777777" w:rsidR="00D568DB" w:rsidRPr="00314A8C" w:rsidRDefault="00D568DB" w:rsidP="00D568DB">
            <w:pPr>
              <w:rPr>
                <w:rFonts w:cstheme="minorHAnsi"/>
                <w:lang w:val="it-IT"/>
              </w:rPr>
            </w:pPr>
          </w:p>
        </w:tc>
        <w:tc>
          <w:tcPr>
            <w:tcW w:w="963" w:type="dxa"/>
          </w:tcPr>
          <w:p w14:paraId="551CF0FA" w14:textId="77777777" w:rsidR="00D568DB" w:rsidRPr="00314A8C" w:rsidRDefault="00D568DB" w:rsidP="00D568DB">
            <w:pPr>
              <w:rPr>
                <w:rFonts w:cstheme="minorHAnsi"/>
                <w:lang w:val="it-IT"/>
              </w:rPr>
            </w:pPr>
          </w:p>
        </w:tc>
      </w:tr>
      <w:tr w:rsidR="00D568DB" w:rsidRPr="0049723A" w14:paraId="51E0D19E" w14:textId="77777777" w:rsidTr="3634F6F2">
        <w:trPr>
          <w:trHeight w:val="986"/>
        </w:trPr>
        <w:tc>
          <w:tcPr>
            <w:tcW w:w="962" w:type="dxa"/>
          </w:tcPr>
          <w:p w14:paraId="34528F49" w14:textId="7B4C458D" w:rsidR="00D568DB" w:rsidRPr="00314A8C" w:rsidRDefault="00D568DB" w:rsidP="00D568DB">
            <w:pPr>
              <w:rPr>
                <w:rFonts w:cstheme="minorHAnsi"/>
              </w:rPr>
            </w:pPr>
            <w:r w:rsidRPr="00314A8C">
              <w:rPr>
                <w:rFonts w:cstheme="minorHAnsi"/>
              </w:rPr>
              <w:t>C75</w:t>
            </w:r>
          </w:p>
        </w:tc>
        <w:tc>
          <w:tcPr>
            <w:tcW w:w="963" w:type="dxa"/>
          </w:tcPr>
          <w:p w14:paraId="5E4FA934" w14:textId="01E48A6E" w:rsidR="00D568DB" w:rsidRPr="00314A8C" w:rsidRDefault="00D568DB" w:rsidP="00D568DB">
            <w:pPr>
              <w:rPr>
                <w:rFonts w:cstheme="minorHAnsi"/>
              </w:rPr>
            </w:pPr>
            <w:r w:rsidRPr="00314A8C">
              <w:rPr>
                <w:rFonts w:cstheme="minorHAnsi"/>
              </w:rPr>
              <w:t>TAEG</w:t>
            </w:r>
          </w:p>
        </w:tc>
        <w:tc>
          <w:tcPr>
            <w:tcW w:w="963" w:type="dxa"/>
          </w:tcPr>
          <w:p w14:paraId="311B06E2" w14:textId="60B2E53E"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74E3E184" w14:textId="1BB21498" w:rsidR="00D568DB" w:rsidRPr="00314A8C" w:rsidRDefault="00D568DB" w:rsidP="00D568DB">
            <w:pPr>
              <w:rPr>
                <w:rFonts w:cstheme="minorHAnsi"/>
              </w:rPr>
            </w:pPr>
            <w:r w:rsidRPr="00314A8C">
              <w:rPr>
                <w:rFonts w:cstheme="minorHAnsi"/>
              </w:rPr>
              <w:t>No</w:t>
            </w:r>
          </w:p>
        </w:tc>
        <w:tc>
          <w:tcPr>
            <w:tcW w:w="963" w:type="dxa"/>
          </w:tcPr>
          <w:p w14:paraId="654F87DA" w14:textId="6EEC6DE6" w:rsidR="00D568DB" w:rsidRPr="00314A8C" w:rsidRDefault="00D568DB" w:rsidP="00D568DB">
            <w:pPr>
              <w:rPr>
                <w:rFonts w:cstheme="minorHAnsi"/>
              </w:rPr>
            </w:pPr>
            <w:r w:rsidRPr="00314A8C">
              <w:rPr>
                <w:rFonts w:cstheme="minorHAnsi"/>
              </w:rPr>
              <w:t>No</w:t>
            </w:r>
          </w:p>
        </w:tc>
        <w:tc>
          <w:tcPr>
            <w:tcW w:w="962" w:type="dxa"/>
          </w:tcPr>
          <w:p w14:paraId="371B9CA0" w14:textId="161426CD" w:rsidR="00D568DB" w:rsidRPr="00314A8C" w:rsidRDefault="00D568DB" w:rsidP="00D568DB">
            <w:pPr>
              <w:rPr>
                <w:rFonts w:cstheme="minorHAnsi"/>
              </w:rPr>
            </w:pPr>
            <w:r w:rsidRPr="00314A8C">
              <w:rPr>
                <w:rFonts w:cstheme="minorHAnsi"/>
                <w:lang w:val="it-IT"/>
              </w:rPr>
              <w:t>Numerici</w:t>
            </w:r>
          </w:p>
        </w:tc>
        <w:tc>
          <w:tcPr>
            <w:tcW w:w="963" w:type="dxa"/>
          </w:tcPr>
          <w:p w14:paraId="39546537" w14:textId="17103180" w:rsidR="00D568DB" w:rsidRPr="00314A8C" w:rsidRDefault="00D568DB" w:rsidP="00D568DB">
            <w:pPr>
              <w:rPr>
                <w:rFonts w:cstheme="minorHAnsi"/>
                <w:lang w:val="it-IT"/>
              </w:rPr>
            </w:pPr>
            <w:r w:rsidRPr="00314A8C">
              <w:rPr>
                <w:rFonts w:cstheme="minorHAnsi"/>
                <w:lang w:val="it-IT"/>
              </w:rPr>
              <w:t>“Numero” espresso in percentuale</w:t>
            </w:r>
          </w:p>
        </w:tc>
        <w:tc>
          <w:tcPr>
            <w:tcW w:w="963" w:type="dxa"/>
          </w:tcPr>
          <w:p w14:paraId="75BBC692" w14:textId="77777777" w:rsidR="00D568DB" w:rsidRPr="00314A8C" w:rsidRDefault="00D568DB" w:rsidP="00D568DB">
            <w:pPr>
              <w:rPr>
                <w:rFonts w:cstheme="minorHAnsi"/>
                <w:lang w:val="it-IT"/>
              </w:rPr>
            </w:pPr>
          </w:p>
        </w:tc>
        <w:tc>
          <w:tcPr>
            <w:tcW w:w="963" w:type="dxa"/>
          </w:tcPr>
          <w:p w14:paraId="3FBDB5D7" w14:textId="77777777" w:rsidR="00D568DB" w:rsidRPr="00314A8C" w:rsidRDefault="00D568DB" w:rsidP="00D568DB">
            <w:pPr>
              <w:rPr>
                <w:rFonts w:cstheme="minorHAnsi"/>
                <w:lang w:val="it-IT"/>
              </w:rPr>
            </w:pPr>
          </w:p>
        </w:tc>
        <w:tc>
          <w:tcPr>
            <w:tcW w:w="963" w:type="dxa"/>
          </w:tcPr>
          <w:p w14:paraId="6BF5DB09" w14:textId="77777777" w:rsidR="00D568DB" w:rsidRPr="00314A8C" w:rsidRDefault="00D568DB" w:rsidP="00D568DB">
            <w:pPr>
              <w:rPr>
                <w:rFonts w:cstheme="minorHAnsi"/>
                <w:lang w:val="it-IT"/>
              </w:rPr>
            </w:pPr>
          </w:p>
        </w:tc>
      </w:tr>
      <w:tr w:rsidR="00D568DB" w:rsidRPr="0049723A" w14:paraId="7C44683B" w14:textId="77777777" w:rsidTr="3634F6F2">
        <w:trPr>
          <w:trHeight w:val="986"/>
        </w:trPr>
        <w:tc>
          <w:tcPr>
            <w:tcW w:w="962" w:type="dxa"/>
          </w:tcPr>
          <w:p w14:paraId="38D68339" w14:textId="4E1F3CAE" w:rsidR="00D568DB" w:rsidRPr="00314A8C" w:rsidRDefault="00D568DB" w:rsidP="00D568DB">
            <w:pPr>
              <w:rPr>
                <w:rFonts w:cstheme="minorHAnsi"/>
              </w:rPr>
            </w:pPr>
            <w:r w:rsidRPr="00314A8C">
              <w:rPr>
                <w:rFonts w:cstheme="minorHAnsi"/>
              </w:rPr>
              <w:t>C76</w:t>
            </w:r>
          </w:p>
        </w:tc>
        <w:tc>
          <w:tcPr>
            <w:tcW w:w="963" w:type="dxa"/>
          </w:tcPr>
          <w:p w14:paraId="1874FFF8" w14:textId="5C1DAEA2" w:rsidR="00D568DB" w:rsidRPr="00314A8C" w:rsidRDefault="00D568DB" w:rsidP="00D568DB">
            <w:pPr>
              <w:rPr>
                <w:rFonts w:cstheme="minorHAnsi"/>
              </w:rPr>
            </w:pPr>
            <w:r w:rsidRPr="00314A8C">
              <w:rPr>
                <w:rFonts w:cstheme="minorHAnsi"/>
              </w:rPr>
              <w:t>Spread</w:t>
            </w:r>
          </w:p>
        </w:tc>
        <w:tc>
          <w:tcPr>
            <w:tcW w:w="963" w:type="dxa"/>
          </w:tcPr>
          <w:p w14:paraId="5B8C93E6" w14:textId="4A1163E6"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3B12D158" w14:textId="19CCB99A" w:rsidR="00D568DB" w:rsidRPr="00314A8C" w:rsidRDefault="00D568DB" w:rsidP="00D568DB">
            <w:pPr>
              <w:rPr>
                <w:rFonts w:cstheme="minorHAnsi"/>
              </w:rPr>
            </w:pPr>
            <w:r w:rsidRPr="00314A8C">
              <w:rPr>
                <w:rFonts w:cstheme="minorHAnsi"/>
              </w:rPr>
              <w:t>No</w:t>
            </w:r>
          </w:p>
        </w:tc>
        <w:tc>
          <w:tcPr>
            <w:tcW w:w="963" w:type="dxa"/>
          </w:tcPr>
          <w:p w14:paraId="5BF6014C" w14:textId="7F41006B" w:rsidR="00D568DB" w:rsidRPr="00314A8C" w:rsidRDefault="00D568DB" w:rsidP="00D568DB">
            <w:pPr>
              <w:rPr>
                <w:rFonts w:cstheme="minorHAnsi"/>
              </w:rPr>
            </w:pPr>
            <w:r w:rsidRPr="00314A8C">
              <w:rPr>
                <w:rFonts w:cstheme="minorHAnsi"/>
              </w:rPr>
              <w:t>No</w:t>
            </w:r>
          </w:p>
        </w:tc>
        <w:tc>
          <w:tcPr>
            <w:tcW w:w="962" w:type="dxa"/>
          </w:tcPr>
          <w:p w14:paraId="079CA2C5" w14:textId="1E2143D7" w:rsidR="00D568DB" w:rsidRPr="00314A8C" w:rsidRDefault="00D568DB" w:rsidP="00D568DB">
            <w:pPr>
              <w:rPr>
                <w:rFonts w:cstheme="minorHAnsi"/>
              </w:rPr>
            </w:pPr>
            <w:r w:rsidRPr="00314A8C">
              <w:rPr>
                <w:rFonts w:cstheme="minorHAnsi"/>
                <w:lang w:val="it-IT"/>
              </w:rPr>
              <w:t>Numerici</w:t>
            </w:r>
          </w:p>
        </w:tc>
        <w:tc>
          <w:tcPr>
            <w:tcW w:w="963" w:type="dxa"/>
          </w:tcPr>
          <w:p w14:paraId="1F1D1119" w14:textId="2FF041F1" w:rsidR="00D568DB" w:rsidRPr="00314A8C" w:rsidRDefault="00D568DB" w:rsidP="00D568DB">
            <w:pPr>
              <w:rPr>
                <w:rFonts w:cstheme="minorHAnsi"/>
                <w:lang w:val="it-IT"/>
              </w:rPr>
            </w:pPr>
            <w:r w:rsidRPr="00314A8C">
              <w:rPr>
                <w:rFonts w:cstheme="minorHAnsi"/>
                <w:lang w:val="it-IT"/>
              </w:rPr>
              <w:t>“Numero” espresso in percentuale</w:t>
            </w:r>
          </w:p>
        </w:tc>
        <w:tc>
          <w:tcPr>
            <w:tcW w:w="963" w:type="dxa"/>
          </w:tcPr>
          <w:p w14:paraId="3925A208" w14:textId="77777777" w:rsidR="00D568DB" w:rsidRPr="00314A8C" w:rsidRDefault="00D568DB" w:rsidP="00D568DB">
            <w:pPr>
              <w:rPr>
                <w:rFonts w:cstheme="minorHAnsi"/>
                <w:lang w:val="it-IT"/>
              </w:rPr>
            </w:pPr>
          </w:p>
        </w:tc>
        <w:tc>
          <w:tcPr>
            <w:tcW w:w="963" w:type="dxa"/>
          </w:tcPr>
          <w:p w14:paraId="73C5DE5A" w14:textId="77777777" w:rsidR="00D568DB" w:rsidRPr="00314A8C" w:rsidRDefault="00D568DB" w:rsidP="00D568DB">
            <w:pPr>
              <w:rPr>
                <w:rFonts w:cstheme="minorHAnsi"/>
                <w:lang w:val="it-IT"/>
              </w:rPr>
            </w:pPr>
          </w:p>
        </w:tc>
        <w:tc>
          <w:tcPr>
            <w:tcW w:w="963" w:type="dxa"/>
          </w:tcPr>
          <w:p w14:paraId="08F00D8C" w14:textId="77777777" w:rsidR="00D568DB" w:rsidRPr="00314A8C" w:rsidRDefault="00D568DB" w:rsidP="00D568DB">
            <w:pPr>
              <w:rPr>
                <w:rFonts w:cstheme="minorHAnsi"/>
                <w:lang w:val="it-IT"/>
              </w:rPr>
            </w:pPr>
          </w:p>
        </w:tc>
      </w:tr>
      <w:tr w:rsidR="00D568DB" w:rsidRPr="000D2906" w14:paraId="0912CDF3" w14:textId="77777777" w:rsidTr="3634F6F2">
        <w:trPr>
          <w:trHeight w:val="986"/>
        </w:trPr>
        <w:tc>
          <w:tcPr>
            <w:tcW w:w="962" w:type="dxa"/>
          </w:tcPr>
          <w:p w14:paraId="675F9E5C" w14:textId="34933246" w:rsidR="00D568DB" w:rsidRPr="00314A8C" w:rsidRDefault="00D568DB" w:rsidP="00D568DB">
            <w:pPr>
              <w:rPr>
                <w:rFonts w:cstheme="minorHAnsi"/>
              </w:rPr>
            </w:pPr>
            <w:r w:rsidRPr="00314A8C">
              <w:rPr>
                <w:rFonts w:cstheme="minorHAnsi"/>
              </w:rPr>
              <w:t>C77</w:t>
            </w:r>
          </w:p>
        </w:tc>
        <w:tc>
          <w:tcPr>
            <w:tcW w:w="963" w:type="dxa"/>
          </w:tcPr>
          <w:p w14:paraId="5A4B243C" w14:textId="43AB2C70" w:rsidR="00D568DB" w:rsidRPr="00314A8C" w:rsidRDefault="00D568DB" w:rsidP="00D568DB">
            <w:pPr>
              <w:rPr>
                <w:rFonts w:cstheme="minorHAnsi"/>
              </w:rPr>
            </w:pPr>
            <w:r w:rsidRPr="00314A8C">
              <w:rPr>
                <w:rFonts w:cstheme="minorHAnsi"/>
              </w:rPr>
              <w:t>Importo della rata calcolato</w:t>
            </w:r>
          </w:p>
        </w:tc>
        <w:tc>
          <w:tcPr>
            <w:tcW w:w="963" w:type="dxa"/>
          </w:tcPr>
          <w:p w14:paraId="0FB9F275" w14:textId="1832495F"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6B97321E" w14:textId="5DF90D21" w:rsidR="00D568DB" w:rsidRPr="00314A8C" w:rsidRDefault="00D568DB" w:rsidP="00D568DB">
            <w:pPr>
              <w:rPr>
                <w:rFonts w:cstheme="minorHAnsi"/>
              </w:rPr>
            </w:pPr>
            <w:r w:rsidRPr="00314A8C">
              <w:rPr>
                <w:rFonts w:cstheme="minorHAnsi"/>
              </w:rPr>
              <w:t>No</w:t>
            </w:r>
          </w:p>
        </w:tc>
        <w:tc>
          <w:tcPr>
            <w:tcW w:w="963" w:type="dxa"/>
          </w:tcPr>
          <w:p w14:paraId="226A8AE8" w14:textId="1769682E" w:rsidR="00D568DB" w:rsidRPr="00314A8C" w:rsidRDefault="00D568DB" w:rsidP="00D568DB">
            <w:pPr>
              <w:rPr>
                <w:rFonts w:cstheme="minorHAnsi"/>
              </w:rPr>
            </w:pPr>
            <w:r w:rsidRPr="00314A8C">
              <w:rPr>
                <w:rFonts w:cstheme="minorHAnsi"/>
              </w:rPr>
              <w:t>No</w:t>
            </w:r>
          </w:p>
        </w:tc>
        <w:tc>
          <w:tcPr>
            <w:tcW w:w="962" w:type="dxa"/>
          </w:tcPr>
          <w:p w14:paraId="6C5FB03C" w14:textId="2BD8472E" w:rsidR="00D568DB" w:rsidRPr="00314A8C" w:rsidRDefault="00D568DB" w:rsidP="00D568DB">
            <w:pPr>
              <w:rPr>
                <w:rFonts w:cstheme="minorHAnsi"/>
              </w:rPr>
            </w:pPr>
            <w:r w:rsidRPr="00314A8C">
              <w:rPr>
                <w:rFonts w:cstheme="minorHAnsi"/>
                <w:lang w:val="it-IT"/>
              </w:rPr>
              <w:t>Numerici</w:t>
            </w:r>
          </w:p>
        </w:tc>
        <w:tc>
          <w:tcPr>
            <w:tcW w:w="963" w:type="dxa"/>
          </w:tcPr>
          <w:p w14:paraId="2DF8D25A" w14:textId="2F050230" w:rsidR="00D568DB" w:rsidRPr="00314A8C" w:rsidRDefault="00D568DB" w:rsidP="00D568DB">
            <w:pPr>
              <w:rPr>
                <w:rFonts w:cstheme="minorHAnsi"/>
                <w:lang w:val="it-IT"/>
              </w:rPr>
            </w:pPr>
            <w:r w:rsidRPr="00314A8C">
              <w:rPr>
                <w:rFonts w:cstheme="minorHAnsi"/>
                <w:lang w:val="it-IT"/>
              </w:rPr>
              <w:t>“Numero” intero o decimale espresso in euro con separatore decimale opzionale</w:t>
            </w:r>
          </w:p>
        </w:tc>
        <w:tc>
          <w:tcPr>
            <w:tcW w:w="963" w:type="dxa"/>
          </w:tcPr>
          <w:p w14:paraId="3DAA978B" w14:textId="77777777" w:rsidR="00D568DB" w:rsidRPr="00314A8C" w:rsidRDefault="00D568DB" w:rsidP="00D568DB">
            <w:pPr>
              <w:rPr>
                <w:rFonts w:cstheme="minorHAnsi"/>
                <w:lang w:val="it-IT"/>
              </w:rPr>
            </w:pPr>
          </w:p>
        </w:tc>
        <w:tc>
          <w:tcPr>
            <w:tcW w:w="963" w:type="dxa"/>
          </w:tcPr>
          <w:p w14:paraId="548488F6" w14:textId="77777777" w:rsidR="00D568DB" w:rsidRPr="00314A8C" w:rsidRDefault="00D568DB" w:rsidP="00D568DB">
            <w:pPr>
              <w:rPr>
                <w:rFonts w:cstheme="minorHAnsi"/>
                <w:lang w:val="it-IT"/>
              </w:rPr>
            </w:pPr>
          </w:p>
        </w:tc>
        <w:tc>
          <w:tcPr>
            <w:tcW w:w="963" w:type="dxa"/>
          </w:tcPr>
          <w:p w14:paraId="7B871A8F" w14:textId="77777777" w:rsidR="00D568DB" w:rsidRPr="00314A8C" w:rsidRDefault="00D568DB" w:rsidP="00D568DB">
            <w:pPr>
              <w:rPr>
                <w:rFonts w:cstheme="minorHAnsi"/>
                <w:lang w:val="it-IT"/>
              </w:rPr>
            </w:pPr>
          </w:p>
        </w:tc>
      </w:tr>
      <w:tr w:rsidR="00D568DB" w:rsidRPr="0049723A" w14:paraId="46A2BDE4" w14:textId="77777777" w:rsidTr="3634F6F2">
        <w:trPr>
          <w:trHeight w:val="986"/>
        </w:trPr>
        <w:tc>
          <w:tcPr>
            <w:tcW w:w="962" w:type="dxa"/>
          </w:tcPr>
          <w:p w14:paraId="31738944" w14:textId="187B18F0" w:rsidR="00D568DB" w:rsidRPr="00314A8C" w:rsidRDefault="00D568DB" w:rsidP="00D568DB">
            <w:pPr>
              <w:rPr>
                <w:rFonts w:cstheme="minorHAnsi"/>
              </w:rPr>
            </w:pPr>
            <w:r w:rsidRPr="00314A8C">
              <w:rPr>
                <w:rFonts w:cstheme="minorHAnsi"/>
              </w:rPr>
              <w:t>C78</w:t>
            </w:r>
          </w:p>
        </w:tc>
        <w:tc>
          <w:tcPr>
            <w:tcW w:w="963" w:type="dxa"/>
          </w:tcPr>
          <w:p w14:paraId="3865D311" w14:textId="01681CA5" w:rsidR="00D568DB" w:rsidRPr="00314A8C" w:rsidRDefault="00D568DB" w:rsidP="00D568DB">
            <w:pPr>
              <w:rPr>
                <w:rFonts w:cstheme="minorHAnsi"/>
              </w:rPr>
            </w:pPr>
            <w:r w:rsidRPr="00314A8C">
              <w:rPr>
                <w:rFonts w:cstheme="minorHAnsi"/>
              </w:rPr>
              <w:t>Nome prodotto</w:t>
            </w:r>
          </w:p>
        </w:tc>
        <w:tc>
          <w:tcPr>
            <w:tcW w:w="963" w:type="dxa"/>
          </w:tcPr>
          <w:p w14:paraId="355EF317" w14:textId="5C357AAE"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16A090E0" w14:textId="36799011" w:rsidR="00D568DB" w:rsidRPr="00314A8C" w:rsidRDefault="00D568DB" w:rsidP="00D568DB">
            <w:pPr>
              <w:rPr>
                <w:rFonts w:cstheme="minorHAnsi"/>
              </w:rPr>
            </w:pPr>
            <w:r w:rsidRPr="00314A8C">
              <w:rPr>
                <w:rFonts w:cstheme="minorHAnsi"/>
              </w:rPr>
              <w:t>No</w:t>
            </w:r>
          </w:p>
        </w:tc>
        <w:tc>
          <w:tcPr>
            <w:tcW w:w="963" w:type="dxa"/>
          </w:tcPr>
          <w:p w14:paraId="28E29AD9" w14:textId="41CE7205" w:rsidR="00D568DB" w:rsidRPr="00314A8C" w:rsidRDefault="00D568DB" w:rsidP="00D568DB">
            <w:pPr>
              <w:rPr>
                <w:rFonts w:cstheme="minorHAnsi"/>
              </w:rPr>
            </w:pPr>
            <w:r w:rsidRPr="00314A8C">
              <w:rPr>
                <w:rFonts w:cstheme="minorHAnsi"/>
              </w:rPr>
              <w:t>No</w:t>
            </w:r>
          </w:p>
        </w:tc>
        <w:tc>
          <w:tcPr>
            <w:tcW w:w="962" w:type="dxa"/>
          </w:tcPr>
          <w:p w14:paraId="185B3686" w14:textId="51D5A1B0" w:rsidR="00D568DB" w:rsidRPr="00314A8C" w:rsidRDefault="00D568DB" w:rsidP="00D568DB">
            <w:pPr>
              <w:rPr>
                <w:rFonts w:cstheme="minorHAnsi"/>
              </w:rPr>
            </w:pPr>
            <w:r w:rsidRPr="00314A8C">
              <w:rPr>
                <w:rFonts w:cstheme="minorHAnsi"/>
              </w:rPr>
              <w:t>Alfabetici</w:t>
            </w:r>
          </w:p>
        </w:tc>
        <w:tc>
          <w:tcPr>
            <w:tcW w:w="963" w:type="dxa"/>
          </w:tcPr>
          <w:p w14:paraId="7E47754A" w14:textId="7D93E076" w:rsidR="00D568DB" w:rsidRPr="00314A8C" w:rsidRDefault="00D568DB" w:rsidP="00D568DB">
            <w:pPr>
              <w:rPr>
                <w:rFonts w:cstheme="minorHAnsi"/>
                <w:lang w:val="it-IT"/>
              </w:rPr>
            </w:pPr>
            <w:r w:rsidRPr="00314A8C">
              <w:rPr>
                <w:rFonts w:cstheme="minorHAnsi"/>
                <w:lang w:val="it-IT"/>
              </w:rPr>
              <w:t>Da catalogo prodotti</w:t>
            </w:r>
          </w:p>
        </w:tc>
        <w:tc>
          <w:tcPr>
            <w:tcW w:w="963" w:type="dxa"/>
          </w:tcPr>
          <w:p w14:paraId="166B8415" w14:textId="77777777" w:rsidR="00D568DB" w:rsidRPr="00314A8C" w:rsidRDefault="00D568DB" w:rsidP="00D568DB">
            <w:pPr>
              <w:rPr>
                <w:rFonts w:cstheme="minorHAnsi"/>
                <w:lang w:val="it-IT"/>
              </w:rPr>
            </w:pPr>
          </w:p>
        </w:tc>
        <w:tc>
          <w:tcPr>
            <w:tcW w:w="963" w:type="dxa"/>
          </w:tcPr>
          <w:p w14:paraId="35B6D832" w14:textId="77777777" w:rsidR="00D568DB" w:rsidRPr="00314A8C" w:rsidRDefault="00D568DB" w:rsidP="00D568DB">
            <w:pPr>
              <w:rPr>
                <w:rFonts w:cstheme="minorHAnsi"/>
                <w:lang w:val="it-IT"/>
              </w:rPr>
            </w:pPr>
          </w:p>
        </w:tc>
        <w:tc>
          <w:tcPr>
            <w:tcW w:w="963" w:type="dxa"/>
          </w:tcPr>
          <w:p w14:paraId="4290C357" w14:textId="77777777" w:rsidR="00D568DB" w:rsidRPr="00314A8C" w:rsidRDefault="00D568DB" w:rsidP="00D568DB">
            <w:pPr>
              <w:rPr>
                <w:rFonts w:cstheme="minorHAnsi"/>
                <w:lang w:val="it-IT"/>
              </w:rPr>
            </w:pPr>
          </w:p>
        </w:tc>
      </w:tr>
      <w:tr w:rsidR="00D568DB" w:rsidRPr="000D2906" w14:paraId="6ACC7E79" w14:textId="77777777" w:rsidTr="3634F6F2">
        <w:trPr>
          <w:trHeight w:val="986"/>
        </w:trPr>
        <w:tc>
          <w:tcPr>
            <w:tcW w:w="962" w:type="dxa"/>
          </w:tcPr>
          <w:p w14:paraId="6C5BB322" w14:textId="23BCB274" w:rsidR="00D568DB" w:rsidRPr="00314A8C" w:rsidRDefault="00D568DB" w:rsidP="00D568DB">
            <w:pPr>
              <w:rPr>
                <w:rFonts w:cstheme="minorHAnsi"/>
              </w:rPr>
            </w:pPr>
            <w:r w:rsidRPr="00314A8C">
              <w:rPr>
                <w:rFonts w:cstheme="minorHAnsi"/>
              </w:rPr>
              <w:t>C79</w:t>
            </w:r>
          </w:p>
        </w:tc>
        <w:tc>
          <w:tcPr>
            <w:tcW w:w="963" w:type="dxa"/>
          </w:tcPr>
          <w:p w14:paraId="14F4215B" w14:textId="2A231C92" w:rsidR="00D568DB" w:rsidRPr="00314A8C" w:rsidRDefault="00D568DB" w:rsidP="00D568DB">
            <w:pPr>
              <w:rPr>
                <w:rFonts w:cstheme="minorHAnsi"/>
              </w:rPr>
            </w:pPr>
            <w:r w:rsidRPr="00314A8C">
              <w:rPr>
                <w:rFonts w:cstheme="minorHAnsi"/>
              </w:rPr>
              <w:t>Spese iniziali</w:t>
            </w:r>
          </w:p>
        </w:tc>
        <w:tc>
          <w:tcPr>
            <w:tcW w:w="963" w:type="dxa"/>
          </w:tcPr>
          <w:p w14:paraId="74B0593A" w14:textId="0AB055C2"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2C5BF69D" w14:textId="7098B749" w:rsidR="00D568DB" w:rsidRPr="00314A8C" w:rsidRDefault="00D568DB" w:rsidP="00D568DB">
            <w:pPr>
              <w:rPr>
                <w:rFonts w:cstheme="minorHAnsi"/>
              </w:rPr>
            </w:pPr>
            <w:r w:rsidRPr="00314A8C">
              <w:rPr>
                <w:rFonts w:cstheme="minorHAnsi"/>
              </w:rPr>
              <w:t>No</w:t>
            </w:r>
          </w:p>
        </w:tc>
        <w:tc>
          <w:tcPr>
            <w:tcW w:w="963" w:type="dxa"/>
          </w:tcPr>
          <w:p w14:paraId="5F10B847" w14:textId="27F90455" w:rsidR="00D568DB" w:rsidRPr="00314A8C" w:rsidRDefault="00D568DB" w:rsidP="00D568DB">
            <w:pPr>
              <w:rPr>
                <w:rFonts w:cstheme="minorHAnsi"/>
              </w:rPr>
            </w:pPr>
            <w:r w:rsidRPr="00314A8C">
              <w:rPr>
                <w:rFonts w:cstheme="minorHAnsi"/>
              </w:rPr>
              <w:t>No</w:t>
            </w:r>
          </w:p>
        </w:tc>
        <w:tc>
          <w:tcPr>
            <w:tcW w:w="962" w:type="dxa"/>
          </w:tcPr>
          <w:p w14:paraId="1F7A746E" w14:textId="2168A838" w:rsidR="00D568DB" w:rsidRPr="00314A8C" w:rsidRDefault="00D568DB" w:rsidP="00D568DB">
            <w:pPr>
              <w:rPr>
                <w:rFonts w:cstheme="minorHAnsi"/>
              </w:rPr>
            </w:pPr>
            <w:r w:rsidRPr="00314A8C">
              <w:rPr>
                <w:rFonts w:cstheme="minorHAnsi"/>
              </w:rPr>
              <w:t>Numerici</w:t>
            </w:r>
          </w:p>
        </w:tc>
        <w:tc>
          <w:tcPr>
            <w:tcW w:w="963" w:type="dxa"/>
          </w:tcPr>
          <w:p w14:paraId="37D1645F" w14:textId="470A2A29" w:rsidR="00D568DB" w:rsidRPr="00314A8C" w:rsidRDefault="00D568DB" w:rsidP="00D568DB">
            <w:pPr>
              <w:rPr>
                <w:rFonts w:cstheme="minorHAnsi"/>
                <w:lang w:val="it-IT"/>
              </w:rPr>
            </w:pPr>
            <w:r w:rsidRPr="00314A8C">
              <w:rPr>
                <w:rFonts w:cstheme="minorHAnsi"/>
                <w:lang w:val="it-IT"/>
              </w:rPr>
              <w:t>“Numero” intero o decimale espresso in euro con separatore decimale opzionale</w:t>
            </w:r>
          </w:p>
        </w:tc>
        <w:tc>
          <w:tcPr>
            <w:tcW w:w="963" w:type="dxa"/>
          </w:tcPr>
          <w:p w14:paraId="77046421" w14:textId="77777777" w:rsidR="00D568DB" w:rsidRPr="00314A8C" w:rsidRDefault="00D568DB" w:rsidP="00D568DB">
            <w:pPr>
              <w:rPr>
                <w:rFonts w:cstheme="minorHAnsi"/>
                <w:lang w:val="it-IT"/>
              </w:rPr>
            </w:pPr>
          </w:p>
        </w:tc>
        <w:tc>
          <w:tcPr>
            <w:tcW w:w="963" w:type="dxa"/>
          </w:tcPr>
          <w:p w14:paraId="7E823B19" w14:textId="77777777" w:rsidR="00D568DB" w:rsidRPr="00314A8C" w:rsidRDefault="00D568DB" w:rsidP="00D568DB">
            <w:pPr>
              <w:rPr>
                <w:rFonts w:cstheme="minorHAnsi"/>
                <w:lang w:val="it-IT"/>
              </w:rPr>
            </w:pPr>
          </w:p>
        </w:tc>
        <w:tc>
          <w:tcPr>
            <w:tcW w:w="963" w:type="dxa"/>
          </w:tcPr>
          <w:p w14:paraId="65222AB0" w14:textId="77777777" w:rsidR="00D568DB" w:rsidRPr="00314A8C" w:rsidRDefault="00D568DB" w:rsidP="00D568DB">
            <w:pPr>
              <w:rPr>
                <w:rFonts w:cstheme="minorHAnsi"/>
                <w:lang w:val="it-IT"/>
              </w:rPr>
            </w:pPr>
          </w:p>
        </w:tc>
      </w:tr>
      <w:tr w:rsidR="00D568DB" w:rsidRPr="000D2906" w14:paraId="348F91FE" w14:textId="77777777" w:rsidTr="3634F6F2">
        <w:trPr>
          <w:trHeight w:val="986"/>
        </w:trPr>
        <w:tc>
          <w:tcPr>
            <w:tcW w:w="962" w:type="dxa"/>
          </w:tcPr>
          <w:p w14:paraId="20613C20" w14:textId="20FA6EC2" w:rsidR="00D568DB" w:rsidRPr="00314A8C" w:rsidRDefault="00D568DB" w:rsidP="00D568DB">
            <w:pPr>
              <w:rPr>
                <w:rFonts w:cstheme="minorHAnsi"/>
              </w:rPr>
            </w:pPr>
            <w:r w:rsidRPr="00314A8C">
              <w:rPr>
                <w:rFonts w:cstheme="minorHAnsi"/>
              </w:rPr>
              <w:t>C81</w:t>
            </w:r>
          </w:p>
        </w:tc>
        <w:tc>
          <w:tcPr>
            <w:tcW w:w="963" w:type="dxa"/>
          </w:tcPr>
          <w:p w14:paraId="4D4C604E" w14:textId="65DEAD17" w:rsidR="00D568DB" w:rsidRPr="00314A8C" w:rsidRDefault="00D568DB" w:rsidP="00D568DB">
            <w:pPr>
              <w:rPr>
                <w:rFonts w:cstheme="minorHAnsi"/>
              </w:rPr>
            </w:pPr>
            <w:r w:rsidRPr="00314A8C">
              <w:rPr>
                <w:rFonts w:cstheme="minorHAnsi"/>
              </w:rPr>
              <w:t>Semaforo</w:t>
            </w:r>
          </w:p>
        </w:tc>
        <w:tc>
          <w:tcPr>
            <w:tcW w:w="963" w:type="dxa"/>
          </w:tcPr>
          <w:p w14:paraId="06177186" w14:textId="29CCFBF4"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4C6AC558" w14:textId="2FC5723B" w:rsidR="00D568DB" w:rsidRPr="00314A8C" w:rsidRDefault="00D568DB" w:rsidP="00D568DB">
            <w:pPr>
              <w:rPr>
                <w:rFonts w:cstheme="minorHAnsi"/>
              </w:rPr>
            </w:pPr>
            <w:r w:rsidRPr="00314A8C">
              <w:rPr>
                <w:rFonts w:cstheme="minorHAnsi"/>
              </w:rPr>
              <w:t>No</w:t>
            </w:r>
          </w:p>
        </w:tc>
        <w:tc>
          <w:tcPr>
            <w:tcW w:w="963" w:type="dxa"/>
          </w:tcPr>
          <w:p w14:paraId="3721AC7E" w14:textId="72DD2CCB" w:rsidR="00D568DB" w:rsidRPr="00314A8C" w:rsidRDefault="00D568DB" w:rsidP="00D568DB">
            <w:pPr>
              <w:rPr>
                <w:rFonts w:cstheme="minorHAnsi"/>
              </w:rPr>
            </w:pPr>
            <w:r w:rsidRPr="00314A8C">
              <w:rPr>
                <w:rFonts w:cstheme="minorHAnsi"/>
              </w:rPr>
              <w:t>No</w:t>
            </w:r>
          </w:p>
        </w:tc>
        <w:tc>
          <w:tcPr>
            <w:tcW w:w="962" w:type="dxa"/>
          </w:tcPr>
          <w:p w14:paraId="21E32A5A" w14:textId="14B2BB41" w:rsidR="00D568DB" w:rsidRPr="00314A8C" w:rsidRDefault="00D568DB" w:rsidP="00D568DB">
            <w:pPr>
              <w:rPr>
                <w:rFonts w:cstheme="minorHAnsi"/>
              </w:rPr>
            </w:pPr>
            <w:r w:rsidRPr="00314A8C">
              <w:rPr>
                <w:rFonts w:cstheme="minorHAnsi"/>
              </w:rPr>
              <w:t>Lista valori</w:t>
            </w:r>
          </w:p>
        </w:tc>
        <w:tc>
          <w:tcPr>
            <w:tcW w:w="963" w:type="dxa"/>
          </w:tcPr>
          <w:p w14:paraId="22DC8A9A" w14:textId="60B4147B" w:rsidR="00D568DB" w:rsidRPr="00314A8C" w:rsidRDefault="00D568DB" w:rsidP="00D568DB">
            <w:pPr>
              <w:rPr>
                <w:rFonts w:cstheme="minorHAnsi"/>
                <w:lang w:val="it-IT"/>
              </w:rPr>
            </w:pPr>
            <w:r w:rsidRPr="00314A8C">
              <w:rPr>
                <w:rFonts w:cstheme="minorHAnsi"/>
                <w:lang w:val="it-IT"/>
              </w:rPr>
              <w:t>“Verde”, “Giallo”, “Rosso”</w:t>
            </w:r>
            <w:r w:rsidR="00B60D9E">
              <w:rPr>
                <w:rFonts w:cstheme="minorHAnsi"/>
                <w:lang w:val="it-IT"/>
              </w:rPr>
              <w:t>, “N/A</w:t>
            </w:r>
            <w:r w:rsidRPr="00314A8C">
              <w:rPr>
                <w:rFonts w:cstheme="minorHAnsi"/>
                <w:lang w:val="it-IT"/>
              </w:rPr>
              <w:t>”</w:t>
            </w:r>
          </w:p>
        </w:tc>
        <w:tc>
          <w:tcPr>
            <w:tcW w:w="963" w:type="dxa"/>
          </w:tcPr>
          <w:p w14:paraId="01BDE980" w14:textId="77777777" w:rsidR="00D568DB" w:rsidRPr="00314A8C" w:rsidRDefault="00D568DB" w:rsidP="00D568DB">
            <w:pPr>
              <w:rPr>
                <w:rFonts w:cstheme="minorHAnsi"/>
                <w:lang w:val="it-IT"/>
              </w:rPr>
            </w:pPr>
          </w:p>
        </w:tc>
        <w:tc>
          <w:tcPr>
            <w:tcW w:w="963" w:type="dxa"/>
          </w:tcPr>
          <w:p w14:paraId="6DB385C6" w14:textId="77777777" w:rsidR="00D568DB" w:rsidRPr="00314A8C" w:rsidRDefault="00D568DB" w:rsidP="00D568DB">
            <w:pPr>
              <w:rPr>
                <w:rFonts w:cstheme="minorHAnsi"/>
                <w:lang w:val="it-IT"/>
              </w:rPr>
            </w:pPr>
          </w:p>
        </w:tc>
        <w:tc>
          <w:tcPr>
            <w:tcW w:w="963" w:type="dxa"/>
          </w:tcPr>
          <w:p w14:paraId="1B1FF891" w14:textId="77777777" w:rsidR="00D568DB" w:rsidRPr="00314A8C" w:rsidRDefault="00D568DB" w:rsidP="00D568DB">
            <w:pPr>
              <w:rPr>
                <w:rFonts w:cstheme="minorHAnsi"/>
                <w:lang w:val="it-IT"/>
              </w:rPr>
            </w:pPr>
          </w:p>
        </w:tc>
      </w:tr>
      <w:tr w:rsidR="00D568DB" w:rsidRPr="000D2906" w14:paraId="34C4EFA1" w14:textId="77777777" w:rsidTr="3634F6F2">
        <w:trPr>
          <w:trHeight w:val="986"/>
        </w:trPr>
        <w:tc>
          <w:tcPr>
            <w:tcW w:w="962" w:type="dxa"/>
          </w:tcPr>
          <w:p w14:paraId="02E08369" w14:textId="11D07739" w:rsidR="00D568DB" w:rsidRPr="00314A8C" w:rsidRDefault="00D568DB" w:rsidP="00D568DB">
            <w:pPr>
              <w:rPr>
                <w:rFonts w:cstheme="minorHAnsi"/>
              </w:rPr>
            </w:pPr>
            <w:r w:rsidRPr="00314A8C">
              <w:rPr>
                <w:rFonts w:cstheme="minorHAnsi"/>
              </w:rPr>
              <w:t>C82</w:t>
            </w:r>
          </w:p>
        </w:tc>
        <w:tc>
          <w:tcPr>
            <w:tcW w:w="963" w:type="dxa"/>
          </w:tcPr>
          <w:p w14:paraId="7A1E0737" w14:textId="697EE74A" w:rsidR="00D568DB" w:rsidRPr="00314A8C" w:rsidRDefault="00D568DB" w:rsidP="00D568DB">
            <w:pPr>
              <w:rPr>
                <w:rFonts w:cstheme="minorHAnsi"/>
              </w:rPr>
            </w:pPr>
            <w:r w:rsidRPr="00314A8C">
              <w:rPr>
                <w:rFonts w:cstheme="minorHAnsi"/>
              </w:rPr>
              <w:t>Indirizzo immobile</w:t>
            </w:r>
          </w:p>
        </w:tc>
        <w:tc>
          <w:tcPr>
            <w:tcW w:w="963" w:type="dxa"/>
          </w:tcPr>
          <w:p w14:paraId="6D07D266" w14:textId="28EE7F09"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601F88EA" w14:textId="44BC1CFF" w:rsidR="00D568DB" w:rsidRPr="00314A8C" w:rsidRDefault="00D568DB" w:rsidP="00D568DB">
            <w:pPr>
              <w:rPr>
                <w:rFonts w:cstheme="minorHAnsi"/>
              </w:rPr>
            </w:pPr>
            <w:r w:rsidRPr="00314A8C">
              <w:rPr>
                <w:rFonts w:cstheme="minorHAnsi"/>
              </w:rPr>
              <w:t>No</w:t>
            </w:r>
          </w:p>
        </w:tc>
        <w:tc>
          <w:tcPr>
            <w:tcW w:w="963" w:type="dxa"/>
          </w:tcPr>
          <w:p w14:paraId="34D46E92" w14:textId="2A0C5FB5" w:rsidR="00D568DB" w:rsidRPr="00314A8C" w:rsidRDefault="00D568DB" w:rsidP="00D568DB">
            <w:pPr>
              <w:rPr>
                <w:rFonts w:cstheme="minorHAnsi"/>
              </w:rPr>
            </w:pPr>
            <w:r w:rsidRPr="00314A8C">
              <w:rPr>
                <w:rFonts w:cstheme="minorHAnsi"/>
              </w:rPr>
              <w:t>No</w:t>
            </w:r>
          </w:p>
        </w:tc>
        <w:tc>
          <w:tcPr>
            <w:tcW w:w="962" w:type="dxa"/>
          </w:tcPr>
          <w:p w14:paraId="54A2B0A7" w14:textId="64389C18" w:rsidR="00D568DB" w:rsidRPr="00314A8C" w:rsidRDefault="00D568DB" w:rsidP="00D568DB">
            <w:pPr>
              <w:rPr>
                <w:rFonts w:cstheme="minorHAnsi"/>
                <w:lang w:val="it-IT"/>
              </w:rPr>
            </w:pPr>
            <w:r w:rsidRPr="00314A8C">
              <w:rPr>
                <w:rFonts w:cstheme="minorHAnsi"/>
                <w:lang w:val="it-IT"/>
              </w:rPr>
              <w:t>“Alfabetici</w:t>
            </w:r>
          </w:p>
        </w:tc>
        <w:tc>
          <w:tcPr>
            <w:tcW w:w="963" w:type="dxa"/>
          </w:tcPr>
          <w:p w14:paraId="005FD9CD" w14:textId="777C54FE" w:rsidR="00D568DB" w:rsidRPr="00314A8C" w:rsidRDefault="00D568DB" w:rsidP="00D568DB">
            <w:pPr>
              <w:rPr>
                <w:rFonts w:cstheme="minorHAnsi"/>
                <w:lang w:val="it-IT"/>
              </w:rPr>
            </w:pPr>
            <w:r w:rsidRPr="00314A8C">
              <w:rPr>
                <w:rFonts w:cstheme="minorHAnsi"/>
                <w:lang w:val="it-IT"/>
              </w:rPr>
              <w:t>“Nome” indiizzo immobile oggettodella richiesta</w:t>
            </w:r>
          </w:p>
        </w:tc>
        <w:tc>
          <w:tcPr>
            <w:tcW w:w="963" w:type="dxa"/>
          </w:tcPr>
          <w:p w14:paraId="78334CDC" w14:textId="77777777" w:rsidR="00D568DB" w:rsidRPr="00314A8C" w:rsidRDefault="00D568DB" w:rsidP="00D568DB">
            <w:pPr>
              <w:rPr>
                <w:rFonts w:cstheme="minorHAnsi"/>
                <w:lang w:val="it-IT"/>
              </w:rPr>
            </w:pPr>
          </w:p>
        </w:tc>
        <w:tc>
          <w:tcPr>
            <w:tcW w:w="963" w:type="dxa"/>
          </w:tcPr>
          <w:p w14:paraId="63188763" w14:textId="77777777" w:rsidR="00D568DB" w:rsidRPr="00314A8C" w:rsidRDefault="00D568DB" w:rsidP="00D568DB">
            <w:pPr>
              <w:rPr>
                <w:rFonts w:cstheme="minorHAnsi"/>
                <w:lang w:val="it-IT"/>
              </w:rPr>
            </w:pPr>
          </w:p>
        </w:tc>
        <w:tc>
          <w:tcPr>
            <w:tcW w:w="963" w:type="dxa"/>
          </w:tcPr>
          <w:p w14:paraId="3F0EC5BE" w14:textId="77777777" w:rsidR="00D568DB" w:rsidRPr="00314A8C" w:rsidRDefault="00D568DB" w:rsidP="00D568DB">
            <w:pPr>
              <w:rPr>
                <w:rFonts w:cstheme="minorHAnsi"/>
                <w:lang w:val="it-IT"/>
              </w:rPr>
            </w:pPr>
          </w:p>
        </w:tc>
      </w:tr>
      <w:tr w:rsidR="00D568DB" w:rsidRPr="000D2906" w14:paraId="63F3D77E" w14:textId="77777777" w:rsidTr="3634F6F2">
        <w:trPr>
          <w:trHeight w:val="986"/>
        </w:trPr>
        <w:tc>
          <w:tcPr>
            <w:tcW w:w="962" w:type="dxa"/>
          </w:tcPr>
          <w:p w14:paraId="0229B2A8" w14:textId="01364E47" w:rsidR="00D568DB" w:rsidRPr="00314A8C" w:rsidRDefault="00D568DB" w:rsidP="00D568DB">
            <w:pPr>
              <w:rPr>
                <w:rFonts w:cstheme="minorHAnsi"/>
              </w:rPr>
            </w:pPr>
            <w:r w:rsidRPr="00314A8C">
              <w:rPr>
                <w:rFonts w:cstheme="minorHAnsi"/>
              </w:rPr>
              <w:t>C83</w:t>
            </w:r>
          </w:p>
        </w:tc>
        <w:tc>
          <w:tcPr>
            <w:tcW w:w="963" w:type="dxa"/>
          </w:tcPr>
          <w:p w14:paraId="14B78F3B" w14:textId="7FB56616" w:rsidR="00D568DB" w:rsidRPr="00314A8C" w:rsidRDefault="00D568DB" w:rsidP="00D568DB">
            <w:pPr>
              <w:rPr>
                <w:rFonts w:cstheme="minorHAnsi"/>
              </w:rPr>
            </w:pPr>
            <w:r w:rsidRPr="00314A8C">
              <w:rPr>
                <w:rFonts w:cstheme="minorHAnsi"/>
              </w:rPr>
              <w:t>Comune immobile</w:t>
            </w:r>
          </w:p>
        </w:tc>
        <w:tc>
          <w:tcPr>
            <w:tcW w:w="963" w:type="dxa"/>
          </w:tcPr>
          <w:p w14:paraId="60FE86C0" w14:textId="7DD3FB43"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1F846D10" w14:textId="7FB13B20" w:rsidR="00D568DB" w:rsidRPr="00314A8C" w:rsidRDefault="00D568DB" w:rsidP="00D568DB">
            <w:pPr>
              <w:rPr>
                <w:rFonts w:cstheme="minorHAnsi"/>
              </w:rPr>
            </w:pPr>
            <w:r w:rsidRPr="00314A8C">
              <w:rPr>
                <w:rFonts w:cstheme="minorHAnsi"/>
              </w:rPr>
              <w:t>No</w:t>
            </w:r>
          </w:p>
        </w:tc>
        <w:tc>
          <w:tcPr>
            <w:tcW w:w="963" w:type="dxa"/>
          </w:tcPr>
          <w:p w14:paraId="3658B536" w14:textId="37C07540" w:rsidR="00D568DB" w:rsidRPr="00314A8C" w:rsidRDefault="00D568DB" w:rsidP="00D568DB">
            <w:pPr>
              <w:rPr>
                <w:rFonts w:cstheme="minorHAnsi"/>
              </w:rPr>
            </w:pPr>
            <w:r w:rsidRPr="00314A8C">
              <w:rPr>
                <w:rFonts w:cstheme="minorHAnsi"/>
              </w:rPr>
              <w:t>No</w:t>
            </w:r>
          </w:p>
        </w:tc>
        <w:tc>
          <w:tcPr>
            <w:tcW w:w="962" w:type="dxa"/>
          </w:tcPr>
          <w:p w14:paraId="042CAD84" w14:textId="0056A0A0" w:rsidR="00D568DB" w:rsidRPr="00314A8C" w:rsidRDefault="00D568DB" w:rsidP="00D568DB">
            <w:pPr>
              <w:rPr>
                <w:rFonts w:cstheme="minorHAnsi"/>
                <w:lang w:val="it-IT"/>
              </w:rPr>
            </w:pPr>
            <w:r w:rsidRPr="00314A8C">
              <w:rPr>
                <w:rFonts w:cstheme="minorHAnsi"/>
                <w:lang w:val="it-IT"/>
              </w:rPr>
              <w:t>Alfabetici</w:t>
            </w:r>
          </w:p>
        </w:tc>
        <w:tc>
          <w:tcPr>
            <w:tcW w:w="963" w:type="dxa"/>
          </w:tcPr>
          <w:p w14:paraId="41094CB6" w14:textId="430A6A13" w:rsidR="00D568DB" w:rsidRPr="00314A8C" w:rsidRDefault="00D568DB" w:rsidP="00D568DB">
            <w:pPr>
              <w:rPr>
                <w:rFonts w:cstheme="minorHAnsi"/>
                <w:lang w:val="it-IT"/>
              </w:rPr>
            </w:pPr>
            <w:r w:rsidRPr="00314A8C">
              <w:rPr>
                <w:rFonts w:cstheme="minorHAnsi"/>
                <w:lang w:val="it-IT"/>
              </w:rPr>
              <w:t>“Nome” comune oggetto della richiesta</w:t>
            </w:r>
          </w:p>
        </w:tc>
        <w:tc>
          <w:tcPr>
            <w:tcW w:w="963" w:type="dxa"/>
          </w:tcPr>
          <w:p w14:paraId="1CD0BEF5" w14:textId="77777777" w:rsidR="00D568DB" w:rsidRPr="00314A8C" w:rsidRDefault="00D568DB" w:rsidP="00D568DB">
            <w:pPr>
              <w:rPr>
                <w:rFonts w:cstheme="minorHAnsi"/>
                <w:lang w:val="it-IT"/>
              </w:rPr>
            </w:pPr>
          </w:p>
        </w:tc>
        <w:tc>
          <w:tcPr>
            <w:tcW w:w="963" w:type="dxa"/>
          </w:tcPr>
          <w:p w14:paraId="0F3A7282" w14:textId="77777777" w:rsidR="00D568DB" w:rsidRPr="00314A8C" w:rsidRDefault="00D568DB" w:rsidP="00D568DB">
            <w:pPr>
              <w:rPr>
                <w:rFonts w:cstheme="minorHAnsi"/>
                <w:lang w:val="it-IT"/>
              </w:rPr>
            </w:pPr>
          </w:p>
        </w:tc>
        <w:tc>
          <w:tcPr>
            <w:tcW w:w="963" w:type="dxa"/>
          </w:tcPr>
          <w:p w14:paraId="50478CDD" w14:textId="77777777" w:rsidR="00D568DB" w:rsidRPr="00314A8C" w:rsidRDefault="00D568DB" w:rsidP="00D568DB">
            <w:pPr>
              <w:rPr>
                <w:rFonts w:cstheme="minorHAnsi"/>
                <w:lang w:val="it-IT"/>
              </w:rPr>
            </w:pPr>
          </w:p>
        </w:tc>
      </w:tr>
      <w:tr w:rsidR="00D568DB" w:rsidRPr="000D2906" w14:paraId="6BABF5DC" w14:textId="77777777" w:rsidTr="3634F6F2">
        <w:trPr>
          <w:trHeight w:val="986"/>
        </w:trPr>
        <w:tc>
          <w:tcPr>
            <w:tcW w:w="962" w:type="dxa"/>
          </w:tcPr>
          <w:p w14:paraId="1C9EFB7B" w14:textId="07A00CA5" w:rsidR="00D568DB" w:rsidRPr="00314A8C" w:rsidRDefault="00D568DB" w:rsidP="00D568DB">
            <w:pPr>
              <w:rPr>
                <w:rFonts w:cstheme="minorHAnsi"/>
              </w:rPr>
            </w:pPr>
            <w:r w:rsidRPr="00314A8C">
              <w:rPr>
                <w:rFonts w:cstheme="minorHAnsi"/>
              </w:rPr>
              <w:t>C84</w:t>
            </w:r>
          </w:p>
        </w:tc>
        <w:tc>
          <w:tcPr>
            <w:tcW w:w="963" w:type="dxa"/>
          </w:tcPr>
          <w:p w14:paraId="1A225715" w14:textId="7C1DBA3B" w:rsidR="00D568DB" w:rsidRPr="00314A8C" w:rsidRDefault="00D568DB" w:rsidP="00D568DB">
            <w:pPr>
              <w:rPr>
                <w:rFonts w:cstheme="minorHAnsi"/>
              </w:rPr>
            </w:pPr>
            <w:r w:rsidRPr="00314A8C">
              <w:rPr>
                <w:rFonts w:cstheme="minorHAnsi"/>
              </w:rPr>
              <w:t>Provincia immobile</w:t>
            </w:r>
          </w:p>
        </w:tc>
        <w:tc>
          <w:tcPr>
            <w:tcW w:w="963" w:type="dxa"/>
          </w:tcPr>
          <w:p w14:paraId="3273795A" w14:textId="6CE9B031"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1303386E" w14:textId="4D362852" w:rsidR="00D568DB" w:rsidRPr="00314A8C" w:rsidRDefault="00D568DB" w:rsidP="00D568DB">
            <w:pPr>
              <w:rPr>
                <w:rFonts w:cstheme="minorHAnsi"/>
              </w:rPr>
            </w:pPr>
            <w:r w:rsidRPr="00314A8C">
              <w:rPr>
                <w:rFonts w:cstheme="minorHAnsi"/>
              </w:rPr>
              <w:t>No</w:t>
            </w:r>
          </w:p>
        </w:tc>
        <w:tc>
          <w:tcPr>
            <w:tcW w:w="963" w:type="dxa"/>
          </w:tcPr>
          <w:p w14:paraId="7D98996B" w14:textId="6D5EF190" w:rsidR="00D568DB" w:rsidRPr="00314A8C" w:rsidRDefault="00D568DB" w:rsidP="00D568DB">
            <w:pPr>
              <w:rPr>
                <w:rFonts w:cstheme="minorHAnsi"/>
              </w:rPr>
            </w:pPr>
            <w:r w:rsidRPr="00314A8C">
              <w:rPr>
                <w:rFonts w:cstheme="minorHAnsi"/>
              </w:rPr>
              <w:t>No</w:t>
            </w:r>
          </w:p>
        </w:tc>
        <w:tc>
          <w:tcPr>
            <w:tcW w:w="962" w:type="dxa"/>
          </w:tcPr>
          <w:p w14:paraId="62428652" w14:textId="41F848A1" w:rsidR="00D568DB" w:rsidRPr="00314A8C" w:rsidRDefault="00D568DB" w:rsidP="00D568DB">
            <w:pPr>
              <w:rPr>
                <w:rFonts w:cstheme="minorHAnsi"/>
                <w:lang w:val="it-IT"/>
              </w:rPr>
            </w:pPr>
            <w:r w:rsidRPr="00314A8C">
              <w:rPr>
                <w:rFonts w:cstheme="minorHAnsi"/>
                <w:lang w:val="it-IT"/>
              </w:rPr>
              <w:t>Alfabetici</w:t>
            </w:r>
          </w:p>
        </w:tc>
        <w:tc>
          <w:tcPr>
            <w:tcW w:w="963" w:type="dxa"/>
          </w:tcPr>
          <w:p w14:paraId="2D27D9B9" w14:textId="61BEF9F1" w:rsidR="00D568DB" w:rsidRPr="00314A8C" w:rsidRDefault="00D568DB" w:rsidP="00D568DB">
            <w:pPr>
              <w:rPr>
                <w:rFonts w:cstheme="minorHAnsi"/>
                <w:lang w:val="it-IT"/>
              </w:rPr>
            </w:pPr>
            <w:r w:rsidRPr="00314A8C">
              <w:rPr>
                <w:rFonts w:cstheme="minorHAnsi"/>
                <w:lang w:val="it-IT"/>
              </w:rPr>
              <w:t>“Nome” comune oggetto della richiesta</w:t>
            </w:r>
          </w:p>
        </w:tc>
        <w:tc>
          <w:tcPr>
            <w:tcW w:w="963" w:type="dxa"/>
          </w:tcPr>
          <w:p w14:paraId="6CD85131" w14:textId="77777777" w:rsidR="00D568DB" w:rsidRPr="00314A8C" w:rsidRDefault="00D568DB" w:rsidP="00D568DB">
            <w:pPr>
              <w:rPr>
                <w:rFonts w:cstheme="minorHAnsi"/>
                <w:lang w:val="it-IT"/>
              </w:rPr>
            </w:pPr>
          </w:p>
        </w:tc>
        <w:tc>
          <w:tcPr>
            <w:tcW w:w="963" w:type="dxa"/>
          </w:tcPr>
          <w:p w14:paraId="41AFAD7A" w14:textId="77777777" w:rsidR="00D568DB" w:rsidRPr="00314A8C" w:rsidRDefault="00D568DB" w:rsidP="00D568DB">
            <w:pPr>
              <w:rPr>
                <w:rFonts w:cstheme="minorHAnsi"/>
                <w:lang w:val="it-IT"/>
              </w:rPr>
            </w:pPr>
          </w:p>
        </w:tc>
        <w:tc>
          <w:tcPr>
            <w:tcW w:w="963" w:type="dxa"/>
          </w:tcPr>
          <w:p w14:paraId="0B9EF1B9" w14:textId="77777777" w:rsidR="00D568DB" w:rsidRPr="00314A8C" w:rsidRDefault="00D568DB" w:rsidP="00D568DB">
            <w:pPr>
              <w:rPr>
                <w:rFonts w:cstheme="minorHAnsi"/>
                <w:lang w:val="it-IT"/>
              </w:rPr>
            </w:pPr>
          </w:p>
        </w:tc>
      </w:tr>
      <w:tr w:rsidR="00D568DB" w:rsidRPr="000D2906" w14:paraId="7AEF39D3" w14:textId="77777777" w:rsidTr="3634F6F2">
        <w:trPr>
          <w:trHeight w:val="986"/>
        </w:trPr>
        <w:tc>
          <w:tcPr>
            <w:tcW w:w="962" w:type="dxa"/>
          </w:tcPr>
          <w:p w14:paraId="3F03E6D8" w14:textId="1366154F" w:rsidR="00D568DB" w:rsidRPr="00314A8C" w:rsidRDefault="00D568DB" w:rsidP="00D568DB">
            <w:pPr>
              <w:rPr>
                <w:rFonts w:cstheme="minorHAnsi"/>
              </w:rPr>
            </w:pPr>
            <w:r w:rsidRPr="00314A8C">
              <w:rPr>
                <w:rFonts w:cstheme="minorHAnsi"/>
              </w:rPr>
              <w:t>C85</w:t>
            </w:r>
          </w:p>
        </w:tc>
        <w:tc>
          <w:tcPr>
            <w:tcW w:w="963" w:type="dxa"/>
          </w:tcPr>
          <w:p w14:paraId="13BBB1EE" w14:textId="0DBC82BF" w:rsidR="00D568DB" w:rsidRPr="00314A8C" w:rsidRDefault="00D568DB" w:rsidP="00D568DB">
            <w:pPr>
              <w:rPr>
                <w:rFonts w:cstheme="minorHAnsi"/>
              </w:rPr>
            </w:pPr>
            <w:r w:rsidRPr="00314A8C">
              <w:rPr>
                <w:rFonts w:cstheme="minorHAnsi"/>
              </w:rPr>
              <w:t>Tipo immobile</w:t>
            </w:r>
          </w:p>
        </w:tc>
        <w:tc>
          <w:tcPr>
            <w:tcW w:w="963" w:type="dxa"/>
          </w:tcPr>
          <w:p w14:paraId="22A5B98D" w14:textId="4E769C5B"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4ACC11A4" w14:textId="31B5A8A2" w:rsidR="00D568DB" w:rsidRPr="00314A8C" w:rsidRDefault="00D568DB" w:rsidP="00D568DB">
            <w:pPr>
              <w:rPr>
                <w:rFonts w:cstheme="minorHAnsi"/>
              </w:rPr>
            </w:pPr>
            <w:r w:rsidRPr="00314A8C">
              <w:rPr>
                <w:rFonts w:cstheme="minorHAnsi"/>
              </w:rPr>
              <w:t>No</w:t>
            </w:r>
          </w:p>
        </w:tc>
        <w:tc>
          <w:tcPr>
            <w:tcW w:w="963" w:type="dxa"/>
          </w:tcPr>
          <w:p w14:paraId="11CD9BFE" w14:textId="6E660EEE" w:rsidR="00D568DB" w:rsidRPr="00314A8C" w:rsidRDefault="00D568DB" w:rsidP="00D568DB">
            <w:pPr>
              <w:rPr>
                <w:rFonts w:cstheme="minorHAnsi"/>
              </w:rPr>
            </w:pPr>
            <w:r w:rsidRPr="00314A8C">
              <w:rPr>
                <w:rFonts w:cstheme="minorHAnsi"/>
              </w:rPr>
              <w:t>No</w:t>
            </w:r>
          </w:p>
        </w:tc>
        <w:tc>
          <w:tcPr>
            <w:tcW w:w="962" w:type="dxa"/>
          </w:tcPr>
          <w:p w14:paraId="17E629D4" w14:textId="4BCC36F2" w:rsidR="00D568DB" w:rsidRPr="00314A8C" w:rsidRDefault="00D568DB" w:rsidP="00D568DB">
            <w:pPr>
              <w:rPr>
                <w:rFonts w:cstheme="minorHAnsi"/>
                <w:lang w:val="it-IT"/>
              </w:rPr>
            </w:pPr>
            <w:r w:rsidRPr="00314A8C">
              <w:rPr>
                <w:rFonts w:cstheme="minorHAnsi"/>
                <w:lang w:val="it-IT"/>
              </w:rPr>
              <w:t>Lista valori</w:t>
            </w:r>
          </w:p>
        </w:tc>
        <w:tc>
          <w:tcPr>
            <w:tcW w:w="963" w:type="dxa"/>
          </w:tcPr>
          <w:p w14:paraId="73DF7996" w14:textId="583C6098" w:rsidR="00D568DB" w:rsidRPr="00314A8C" w:rsidRDefault="00B60D9E" w:rsidP="00D568DB">
            <w:pPr>
              <w:rPr>
                <w:rFonts w:cstheme="minorHAnsi"/>
                <w:lang w:val="it-IT"/>
              </w:rPr>
            </w:pPr>
            <w:r>
              <w:rPr>
                <w:rFonts w:cstheme="minorHAnsi"/>
                <w:lang w:val="it-IT"/>
              </w:rPr>
              <w:t xml:space="preserve"> </w:t>
            </w:r>
            <w:r w:rsidRPr="00B60D9E">
              <w:rPr>
                <w:rFonts w:cstheme="minorHAnsi"/>
                <w:lang w:val="it-IT"/>
              </w:rPr>
              <w:t>“Appartamento”, “Villa”, “Villa a schiera”, “Rustico”, “Palazzina”, “Altro”, “N/A”</w:t>
            </w:r>
          </w:p>
        </w:tc>
        <w:tc>
          <w:tcPr>
            <w:tcW w:w="963" w:type="dxa"/>
          </w:tcPr>
          <w:p w14:paraId="5F486BF2" w14:textId="77777777" w:rsidR="00D568DB" w:rsidRPr="00314A8C" w:rsidRDefault="00D568DB" w:rsidP="00D568DB">
            <w:pPr>
              <w:rPr>
                <w:rFonts w:cstheme="minorHAnsi"/>
                <w:lang w:val="it-IT"/>
              </w:rPr>
            </w:pPr>
          </w:p>
        </w:tc>
        <w:tc>
          <w:tcPr>
            <w:tcW w:w="963" w:type="dxa"/>
          </w:tcPr>
          <w:p w14:paraId="786217E0" w14:textId="77777777" w:rsidR="00D568DB" w:rsidRPr="00314A8C" w:rsidRDefault="00D568DB" w:rsidP="00D568DB">
            <w:pPr>
              <w:rPr>
                <w:rFonts w:cstheme="minorHAnsi"/>
                <w:lang w:val="it-IT"/>
              </w:rPr>
            </w:pPr>
          </w:p>
        </w:tc>
        <w:tc>
          <w:tcPr>
            <w:tcW w:w="963" w:type="dxa"/>
          </w:tcPr>
          <w:p w14:paraId="663ADAF8" w14:textId="77777777" w:rsidR="00D568DB" w:rsidRPr="00314A8C" w:rsidRDefault="00D568DB" w:rsidP="00D568DB">
            <w:pPr>
              <w:rPr>
                <w:rFonts w:cstheme="minorHAnsi"/>
                <w:lang w:val="it-IT"/>
              </w:rPr>
            </w:pPr>
          </w:p>
        </w:tc>
      </w:tr>
      <w:tr w:rsidR="00D568DB" w:rsidRPr="0049723A" w14:paraId="6BAB497F" w14:textId="77777777" w:rsidTr="3634F6F2">
        <w:trPr>
          <w:trHeight w:val="986"/>
        </w:trPr>
        <w:tc>
          <w:tcPr>
            <w:tcW w:w="962" w:type="dxa"/>
          </w:tcPr>
          <w:p w14:paraId="468A5CC5" w14:textId="21032343" w:rsidR="00D568DB" w:rsidRPr="00314A8C" w:rsidRDefault="00D568DB" w:rsidP="00D568DB">
            <w:pPr>
              <w:rPr>
                <w:rFonts w:cstheme="minorHAnsi"/>
              </w:rPr>
            </w:pPr>
            <w:r w:rsidRPr="00314A8C">
              <w:rPr>
                <w:rFonts w:cstheme="minorHAnsi"/>
              </w:rPr>
              <w:t>C86</w:t>
            </w:r>
          </w:p>
        </w:tc>
        <w:tc>
          <w:tcPr>
            <w:tcW w:w="963" w:type="dxa"/>
          </w:tcPr>
          <w:p w14:paraId="4515DAFE" w14:textId="47C40136" w:rsidR="00D568DB" w:rsidRPr="00314A8C" w:rsidRDefault="00D568DB" w:rsidP="00D568DB">
            <w:pPr>
              <w:rPr>
                <w:rFonts w:cstheme="minorHAnsi"/>
              </w:rPr>
            </w:pPr>
            <w:r w:rsidRPr="00314A8C">
              <w:rPr>
                <w:rFonts w:cstheme="minorHAnsi"/>
              </w:rPr>
              <w:t>Superficie totale</w:t>
            </w:r>
          </w:p>
        </w:tc>
        <w:tc>
          <w:tcPr>
            <w:tcW w:w="963" w:type="dxa"/>
          </w:tcPr>
          <w:p w14:paraId="727F0B8D" w14:textId="7576CF36"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0EEB12CB" w14:textId="21131656" w:rsidR="00D568DB" w:rsidRPr="00314A8C" w:rsidRDefault="00D568DB" w:rsidP="00D568DB">
            <w:pPr>
              <w:rPr>
                <w:rFonts w:cstheme="minorHAnsi"/>
              </w:rPr>
            </w:pPr>
            <w:r w:rsidRPr="00314A8C">
              <w:rPr>
                <w:rFonts w:cstheme="minorHAnsi"/>
              </w:rPr>
              <w:t>No</w:t>
            </w:r>
          </w:p>
        </w:tc>
        <w:tc>
          <w:tcPr>
            <w:tcW w:w="963" w:type="dxa"/>
          </w:tcPr>
          <w:p w14:paraId="6B3C9EE1" w14:textId="5C57B6C5" w:rsidR="00D568DB" w:rsidRPr="00314A8C" w:rsidRDefault="00D568DB" w:rsidP="00D568DB">
            <w:pPr>
              <w:rPr>
                <w:rFonts w:cstheme="minorHAnsi"/>
              </w:rPr>
            </w:pPr>
            <w:r w:rsidRPr="00314A8C">
              <w:rPr>
                <w:rFonts w:cstheme="minorHAnsi"/>
              </w:rPr>
              <w:t>No</w:t>
            </w:r>
          </w:p>
        </w:tc>
        <w:tc>
          <w:tcPr>
            <w:tcW w:w="962" w:type="dxa"/>
          </w:tcPr>
          <w:p w14:paraId="0FA8133B" w14:textId="7A830BB9" w:rsidR="00D568DB" w:rsidRPr="00314A8C" w:rsidRDefault="00D568DB" w:rsidP="00D568DB">
            <w:pPr>
              <w:rPr>
                <w:rFonts w:cstheme="minorHAnsi"/>
              </w:rPr>
            </w:pPr>
            <w:r w:rsidRPr="00314A8C">
              <w:rPr>
                <w:rFonts w:cstheme="minorHAnsi"/>
              </w:rPr>
              <w:t>Lista valori</w:t>
            </w:r>
          </w:p>
        </w:tc>
        <w:tc>
          <w:tcPr>
            <w:tcW w:w="963" w:type="dxa"/>
          </w:tcPr>
          <w:p w14:paraId="3DF66AB7" w14:textId="38E57179" w:rsidR="00D568DB" w:rsidRPr="00314A8C" w:rsidRDefault="00D568DB" w:rsidP="00D568DB">
            <w:pPr>
              <w:rPr>
                <w:rFonts w:cstheme="minorHAnsi"/>
                <w:lang w:val="it-IT"/>
              </w:rPr>
            </w:pPr>
            <w:r w:rsidRPr="00314A8C">
              <w:rPr>
                <w:rFonts w:cstheme="minorHAnsi"/>
                <w:lang w:val="it-IT"/>
              </w:rPr>
              <w:t>“Piccola”, “Media”, “Grande”</w:t>
            </w:r>
          </w:p>
        </w:tc>
        <w:tc>
          <w:tcPr>
            <w:tcW w:w="963" w:type="dxa"/>
          </w:tcPr>
          <w:p w14:paraId="3168D5BC" w14:textId="77777777" w:rsidR="00D568DB" w:rsidRPr="00314A8C" w:rsidRDefault="00D568DB" w:rsidP="00D568DB">
            <w:pPr>
              <w:rPr>
                <w:rFonts w:cstheme="minorHAnsi"/>
                <w:lang w:val="it-IT"/>
              </w:rPr>
            </w:pPr>
          </w:p>
        </w:tc>
        <w:tc>
          <w:tcPr>
            <w:tcW w:w="963" w:type="dxa"/>
          </w:tcPr>
          <w:p w14:paraId="1DDC4C50" w14:textId="77777777" w:rsidR="00D568DB" w:rsidRPr="00314A8C" w:rsidRDefault="00D568DB" w:rsidP="00D568DB">
            <w:pPr>
              <w:rPr>
                <w:rFonts w:cstheme="minorHAnsi"/>
                <w:lang w:val="it-IT"/>
              </w:rPr>
            </w:pPr>
          </w:p>
        </w:tc>
        <w:tc>
          <w:tcPr>
            <w:tcW w:w="963" w:type="dxa"/>
          </w:tcPr>
          <w:p w14:paraId="276869B0" w14:textId="77777777" w:rsidR="00D568DB" w:rsidRPr="00314A8C" w:rsidRDefault="00D568DB" w:rsidP="00D568DB">
            <w:pPr>
              <w:rPr>
                <w:rFonts w:cstheme="minorHAnsi"/>
                <w:lang w:val="it-IT"/>
              </w:rPr>
            </w:pPr>
          </w:p>
        </w:tc>
      </w:tr>
      <w:tr w:rsidR="00D568DB" w:rsidRPr="000D2906" w14:paraId="03A43DF7" w14:textId="77777777" w:rsidTr="3634F6F2">
        <w:trPr>
          <w:trHeight w:val="986"/>
        </w:trPr>
        <w:tc>
          <w:tcPr>
            <w:tcW w:w="962" w:type="dxa"/>
          </w:tcPr>
          <w:p w14:paraId="252F6EB2" w14:textId="5EAFB9E0" w:rsidR="00D568DB" w:rsidRPr="00314A8C" w:rsidRDefault="00D568DB" w:rsidP="00D568DB">
            <w:pPr>
              <w:rPr>
                <w:rFonts w:cstheme="minorHAnsi"/>
              </w:rPr>
            </w:pPr>
            <w:r w:rsidRPr="00314A8C">
              <w:rPr>
                <w:rFonts w:cstheme="minorHAnsi"/>
              </w:rPr>
              <w:t>C87</w:t>
            </w:r>
          </w:p>
        </w:tc>
        <w:tc>
          <w:tcPr>
            <w:tcW w:w="963" w:type="dxa"/>
          </w:tcPr>
          <w:p w14:paraId="27B66953" w14:textId="7FCDCFE9" w:rsidR="00D568DB" w:rsidRPr="00314A8C" w:rsidRDefault="00D568DB" w:rsidP="00D568DB">
            <w:pPr>
              <w:rPr>
                <w:rFonts w:cstheme="minorHAnsi"/>
              </w:rPr>
            </w:pPr>
            <w:r w:rsidRPr="00314A8C">
              <w:rPr>
                <w:rFonts w:cstheme="minorHAnsi"/>
              </w:rPr>
              <w:t>Valore di mercato</w:t>
            </w:r>
          </w:p>
        </w:tc>
        <w:tc>
          <w:tcPr>
            <w:tcW w:w="963" w:type="dxa"/>
          </w:tcPr>
          <w:p w14:paraId="1BF353A5" w14:textId="73D71D6B"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60DCA726" w14:textId="744C9FA8" w:rsidR="00D568DB" w:rsidRPr="00314A8C" w:rsidRDefault="00D568DB" w:rsidP="00D568DB">
            <w:pPr>
              <w:rPr>
                <w:rFonts w:cstheme="minorHAnsi"/>
              </w:rPr>
            </w:pPr>
            <w:r w:rsidRPr="00314A8C">
              <w:rPr>
                <w:rFonts w:cstheme="minorHAnsi"/>
              </w:rPr>
              <w:t>No</w:t>
            </w:r>
          </w:p>
        </w:tc>
        <w:tc>
          <w:tcPr>
            <w:tcW w:w="963" w:type="dxa"/>
          </w:tcPr>
          <w:p w14:paraId="0C053E37" w14:textId="2C0B9C94" w:rsidR="00D568DB" w:rsidRPr="00314A8C" w:rsidRDefault="00D568DB" w:rsidP="00D568DB">
            <w:pPr>
              <w:rPr>
                <w:rFonts w:cstheme="minorHAnsi"/>
              </w:rPr>
            </w:pPr>
            <w:r w:rsidRPr="00314A8C">
              <w:rPr>
                <w:rFonts w:cstheme="minorHAnsi"/>
              </w:rPr>
              <w:t>No</w:t>
            </w:r>
          </w:p>
        </w:tc>
        <w:tc>
          <w:tcPr>
            <w:tcW w:w="962" w:type="dxa"/>
          </w:tcPr>
          <w:p w14:paraId="40307C8D" w14:textId="173D5F8B" w:rsidR="00D568DB" w:rsidRPr="00314A8C" w:rsidRDefault="00D568DB" w:rsidP="00D568DB">
            <w:pPr>
              <w:rPr>
                <w:rFonts w:cstheme="minorHAnsi"/>
              </w:rPr>
            </w:pPr>
            <w:r w:rsidRPr="00314A8C">
              <w:rPr>
                <w:rFonts w:cstheme="minorHAnsi"/>
              </w:rPr>
              <w:t>Numerici</w:t>
            </w:r>
          </w:p>
        </w:tc>
        <w:tc>
          <w:tcPr>
            <w:tcW w:w="963" w:type="dxa"/>
          </w:tcPr>
          <w:p w14:paraId="1F270C62" w14:textId="3E7609DC" w:rsidR="00D568DB" w:rsidRPr="00314A8C" w:rsidRDefault="00D568DB" w:rsidP="00D568DB">
            <w:pPr>
              <w:rPr>
                <w:rFonts w:cstheme="minorHAnsi"/>
                <w:lang w:val="it-IT"/>
              </w:rPr>
            </w:pPr>
            <w:r w:rsidRPr="00314A8C">
              <w:rPr>
                <w:rFonts w:cstheme="minorHAnsi"/>
                <w:lang w:val="it-IT"/>
              </w:rPr>
              <w:t>“Numero” intero o decimale espresso in euro con separatore decimale opzionale</w:t>
            </w:r>
          </w:p>
        </w:tc>
        <w:tc>
          <w:tcPr>
            <w:tcW w:w="963" w:type="dxa"/>
          </w:tcPr>
          <w:p w14:paraId="3812D94E" w14:textId="77777777" w:rsidR="00D568DB" w:rsidRPr="00314A8C" w:rsidRDefault="00D568DB" w:rsidP="00D568DB">
            <w:pPr>
              <w:rPr>
                <w:rFonts w:cstheme="minorHAnsi"/>
                <w:lang w:val="it-IT"/>
              </w:rPr>
            </w:pPr>
          </w:p>
        </w:tc>
        <w:tc>
          <w:tcPr>
            <w:tcW w:w="963" w:type="dxa"/>
          </w:tcPr>
          <w:p w14:paraId="462746AC" w14:textId="77777777" w:rsidR="00D568DB" w:rsidRPr="00314A8C" w:rsidRDefault="00D568DB" w:rsidP="00D568DB">
            <w:pPr>
              <w:rPr>
                <w:rFonts w:cstheme="minorHAnsi"/>
                <w:lang w:val="it-IT"/>
              </w:rPr>
            </w:pPr>
          </w:p>
        </w:tc>
        <w:tc>
          <w:tcPr>
            <w:tcW w:w="963" w:type="dxa"/>
          </w:tcPr>
          <w:p w14:paraId="6BCF1D4F" w14:textId="77777777" w:rsidR="00D568DB" w:rsidRPr="00314A8C" w:rsidRDefault="00D568DB" w:rsidP="00D568DB">
            <w:pPr>
              <w:rPr>
                <w:rFonts w:cstheme="minorHAnsi"/>
                <w:lang w:val="it-IT"/>
              </w:rPr>
            </w:pPr>
          </w:p>
        </w:tc>
      </w:tr>
      <w:tr w:rsidR="00D568DB" w:rsidRPr="000D2906" w14:paraId="5FA508D7" w14:textId="77777777" w:rsidTr="3634F6F2">
        <w:trPr>
          <w:trHeight w:val="986"/>
        </w:trPr>
        <w:tc>
          <w:tcPr>
            <w:tcW w:w="962" w:type="dxa"/>
          </w:tcPr>
          <w:p w14:paraId="4EE9CD53" w14:textId="12AB8A3F" w:rsidR="00D568DB" w:rsidRPr="00314A8C" w:rsidRDefault="00D568DB" w:rsidP="00D568DB">
            <w:pPr>
              <w:rPr>
                <w:rFonts w:cstheme="minorHAnsi"/>
              </w:rPr>
            </w:pPr>
            <w:r w:rsidRPr="00314A8C">
              <w:rPr>
                <w:rFonts w:cstheme="minorHAnsi"/>
              </w:rPr>
              <w:t>C88</w:t>
            </w:r>
          </w:p>
        </w:tc>
        <w:tc>
          <w:tcPr>
            <w:tcW w:w="963" w:type="dxa"/>
          </w:tcPr>
          <w:p w14:paraId="7A76C383" w14:textId="62BBCA09" w:rsidR="00D568DB" w:rsidRPr="00314A8C" w:rsidRDefault="00D568DB" w:rsidP="00D568DB">
            <w:pPr>
              <w:rPr>
                <w:rFonts w:cstheme="minorHAnsi"/>
              </w:rPr>
            </w:pPr>
            <w:r w:rsidRPr="00314A8C">
              <w:rPr>
                <w:rFonts w:cstheme="minorHAnsi"/>
              </w:rPr>
              <w:t>Condizione immobile</w:t>
            </w:r>
          </w:p>
        </w:tc>
        <w:tc>
          <w:tcPr>
            <w:tcW w:w="963" w:type="dxa"/>
          </w:tcPr>
          <w:p w14:paraId="39377B0A" w14:textId="2852767B"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2078119E" w14:textId="3A95D5A2" w:rsidR="00D568DB" w:rsidRPr="00314A8C" w:rsidRDefault="00D568DB" w:rsidP="00D568DB">
            <w:pPr>
              <w:rPr>
                <w:rFonts w:cstheme="minorHAnsi"/>
              </w:rPr>
            </w:pPr>
            <w:r w:rsidRPr="00314A8C">
              <w:rPr>
                <w:rFonts w:cstheme="minorHAnsi"/>
              </w:rPr>
              <w:t>No</w:t>
            </w:r>
          </w:p>
        </w:tc>
        <w:tc>
          <w:tcPr>
            <w:tcW w:w="963" w:type="dxa"/>
          </w:tcPr>
          <w:p w14:paraId="39488BDA" w14:textId="54829AA7" w:rsidR="00D568DB" w:rsidRPr="00314A8C" w:rsidRDefault="00D568DB" w:rsidP="00D568DB">
            <w:pPr>
              <w:rPr>
                <w:rFonts w:cstheme="minorHAnsi"/>
              </w:rPr>
            </w:pPr>
            <w:r w:rsidRPr="00314A8C">
              <w:rPr>
                <w:rFonts w:cstheme="minorHAnsi"/>
              </w:rPr>
              <w:t>No</w:t>
            </w:r>
          </w:p>
        </w:tc>
        <w:tc>
          <w:tcPr>
            <w:tcW w:w="962" w:type="dxa"/>
          </w:tcPr>
          <w:p w14:paraId="2F29FF8A" w14:textId="5BFD7A0B" w:rsidR="00D568DB" w:rsidRPr="00314A8C" w:rsidRDefault="00D568DB" w:rsidP="00D568DB">
            <w:pPr>
              <w:rPr>
                <w:rFonts w:cstheme="minorHAnsi"/>
              </w:rPr>
            </w:pPr>
            <w:r w:rsidRPr="00314A8C">
              <w:rPr>
                <w:rFonts w:cstheme="minorHAnsi"/>
              </w:rPr>
              <w:t>Lista valori</w:t>
            </w:r>
          </w:p>
        </w:tc>
        <w:tc>
          <w:tcPr>
            <w:tcW w:w="963" w:type="dxa"/>
          </w:tcPr>
          <w:p w14:paraId="793D26B3" w14:textId="3D5B9508" w:rsidR="00D568DB" w:rsidRPr="00314A8C" w:rsidRDefault="00087A96" w:rsidP="00D568DB">
            <w:pPr>
              <w:rPr>
                <w:rFonts w:cstheme="minorHAnsi"/>
                <w:lang w:val="it-IT"/>
              </w:rPr>
            </w:pPr>
            <w:r>
              <w:rPr>
                <w:rFonts w:cstheme="minorHAnsi"/>
                <w:lang w:val="it-IT"/>
              </w:rPr>
              <w:t xml:space="preserve"> </w:t>
            </w:r>
            <w:r w:rsidRPr="00087A96">
              <w:rPr>
                <w:rFonts w:cstheme="minorHAnsi"/>
                <w:lang w:val="it-IT"/>
              </w:rPr>
              <w:t>“Nuovo”, “Buono stato”, “Discreto stato”, “ Da ristrutturare”, “Da ultimare”, “Da costruire”, “N/A”</w:t>
            </w:r>
          </w:p>
        </w:tc>
        <w:tc>
          <w:tcPr>
            <w:tcW w:w="963" w:type="dxa"/>
          </w:tcPr>
          <w:p w14:paraId="3A028B80" w14:textId="77777777" w:rsidR="00D568DB" w:rsidRPr="00314A8C" w:rsidRDefault="00D568DB" w:rsidP="00D568DB">
            <w:pPr>
              <w:rPr>
                <w:rFonts w:cstheme="minorHAnsi"/>
                <w:lang w:val="it-IT"/>
              </w:rPr>
            </w:pPr>
          </w:p>
        </w:tc>
        <w:tc>
          <w:tcPr>
            <w:tcW w:w="963" w:type="dxa"/>
          </w:tcPr>
          <w:p w14:paraId="0EAE8BB0" w14:textId="77777777" w:rsidR="00D568DB" w:rsidRPr="00314A8C" w:rsidRDefault="00D568DB" w:rsidP="00D568DB">
            <w:pPr>
              <w:rPr>
                <w:rFonts w:cstheme="minorHAnsi"/>
                <w:lang w:val="it-IT"/>
              </w:rPr>
            </w:pPr>
          </w:p>
        </w:tc>
        <w:tc>
          <w:tcPr>
            <w:tcW w:w="963" w:type="dxa"/>
          </w:tcPr>
          <w:p w14:paraId="59319EC6" w14:textId="77777777" w:rsidR="00D568DB" w:rsidRPr="00314A8C" w:rsidRDefault="00D568DB" w:rsidP="00D568DB">
            <w:pPr>
              <w:rPr>
                <w:rFonts w:cstheme="minorHAnsi"/>
                <w:lang w:val="it-IT"/>
              </w:rPr>
            </w:pPr>
          </w:p>
        </w:tc>
      </w:tr>
      <w:tr w:rsidR="00D568DB" w:rsidRPr="00001DAA" w14:paraId="13C9EA41" w14:textId="77777777" w:rsidTr="3634F6F2">
        <w:trPr>
          <w:trHeight w:val="1599"/>
        </w:trPr>
        <w:tc>
          <w:tcPr>
            <w:tcW w:w="962" w:type="dxa"/>
            <w:hideMark/>
          </w:tcPr>
          <w:p w14:paraId="02B31243" w14:textId="38D4BDBC" w:rsidR="00D568DB" w:rsidRPr="00314A8C" w:rsidRDefault="00D568DB" w:rsidP="00D568DB">
            <w:pPr>
              <w:rPr>
                <w:rFonts w:cstheme="minorHAnsi"/>
              </w:rPr>
            </w:pPr>
            <w:r w:rsidRPr="00314A8C">
              <w:rPr>
                <w:rFonts w:cstheme="minorHAnsi"/>
              </w:rPr>
              <w:t>C89</w:t>
            </w:r>
          </w:p>
        </w:tc>
        <w:tc>
          <w:tcPr>
            <w:tcW w:w="963" w:type="dxa"/>
          </w:tcPr>
          <w:p w14:paraId="2AD052FB" w14:textId="0DCB9A54" w:rsidR="00D568DB" w:rsidRPr="00314A8C" w:rsidRDefault="00D568DB" w:rsidP="00D568DB">
            <w:pPr>
              <w:rPr>
                <w:rFonts w:cstheme="minorHAnsi"/>
              </w:rPr>
            </w:pPr>
            <w:r w:rsidRPr="00314A8C">
              <w:rPr>
                <w:rFonts w:cstheme="minorHAnsi"/>
              </w:rPr>
              <w:t>Immobile con ipoteca</w:t>
            </w:r>
          </w:p>
        </w:tc>
        <w:tc>
          <w:tcPr>
            <w:tcW w:w="963" w:type="dxa"/>
          </w:tcPr>
          <w:p w14:paraId="150C3B55" w14:textId="2A86FCD5"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114CF5B0" w14:textId="21318D62" w:rsidR="00D568DB" w:rsidRPr="00314A8C" w:rsidRDefault="00D568DB" w:rsidP="00D568DB">
            <w:pPr>
              <w:rPr>
                <w:rFonts w:cstheme="minorHAnsi"/>
              </w:rPr>
            </w:pPr>
            <w:r w:rsidRPr="00314A8C">
              <w:rPr>
                <w:rFonts w:cstheme="minorHAnsi"/>
              </w:rPr>
              <w:t>No</w:t>
            </w:r>
          </w:p>
        </w:tc>
        <w:tc>
          <w:tcPr>
            <w:tcW w:w="963" w:type="dxa"/>
          </w:tcPr>
          <w:p w14:paraId="507A1131" w14:textId="3173DE0C" w:rsidR="00D568DB" w:rsidRPr="00314A8C" w:rsidRDefault="00D568DB" w:rsidP="00D568DB">
            <w:pPr>
              <w:rPr>
                <w:rFonts w:cstheme="minorHAnsi"/>
              </w:rPr>
            </w:pPr>
            <w:r w:rsidRPr="00314A8C">
              <w:rPr>
                <w:rFonts w:cstheme="minorHAnsi"/>
              </w:rPr>
              <w:t>No</w:t>
            </w:r>
          </w:p>
        </w:tc>
        <w:tc>
          <w:tcPr>
            <w:tcW w:w="962" w:type="dxa"/>
          </w:tcPr>
          <w:p w14:paraId="75F25DBD" w14:textId="7B3E8791" w:rsidR="00D568DB" w:rsidRPr="00314A8C" w:rsidRDefault="00D568DB" w:rsidP="00D568DB">
            <w:pPr>
              <w:rPr>
                <w:rFonts w:cstheme="minorHAnsi"/>
                <w:lang w:val="it-IT"/>
              </w:rPr>
            </w:pPr>
            <w:r w:rsidRPr="00314A8C">
              <w:rPr>
                <w:rFonts w:cstheme="minorHAnsi"/>
                <w:lang w:val="it-IT"/>
              </w:rPr>
              <w:t>Lista valori</w:t>
            </w:r>
          </w:p>
        </w:tc>
        <w:tc>
          <w:tcPr>
            <w:tcW w:w="963" w:type="dxa"/>
          </w:tcPr>
          <w:p w14:paraId="6E030CCD" w14:textId="48E7D695" w:rsidR="00D568DB" w:rsidRPr="00314A8C" w:rsidRDefault="00D568DB" w:rsidP="00D568DB">
            <w:pPr>
              <w:rPr>
                <w:rFonts w:cstheme="minorHAnsi"/>
                <w:lang w:val="it-IT"/>
              </w:rPr>
            </w:pPr>
            <w:r w:rsidRPr="00314A8C">
              <w:rPr>
                <w:rFonts w:cstheme="minorHAnsi"/>
                <w:lang w:val="it-IT"/>
              </w:rPr>
              <w:t>“Sì”, “No”</w:t>
            </w:r>
          </w:p>
        </w:tc>
        <w:tc>
          <w:tcPr>
            <w:tcW w:w="963" w:type="dxa"/>
          </w:tcPr>
          <w:p w14:paraId="060EF91B" w14:textId="77777777" w:rsidR="00D568DB" w:rsidRPr="00314A8C" w:rsidRDefault="00D568DB" w:rsidP="00D568DB">
            <w:pPr>
              <w:rPr>
                <w:rFonts w:cstheme="minorHAnsi"/>
                <w:lang w:val="it-IT"/>
              </w:rPr>
            </w:pPr>
          </w:p>
        </w:tc>
        <w:tc>
          <w:tcPr>
            <w:tcW w:w="963" w:type="dxa"/>
          </w:tcPr>
          <w:p w14:paraId="07773231" w14:textId="77777777" w:rsidR="00D568DB" w:rsidRPr="00314A8C" w:rsidRDefault="00D568DB" w:rsidP="00D568DB">
            <w:pPr>
              <w:rPr>
                <w:rFonts w:cstheme="minorHAnsi"/>
                <w:lang w:val="it-IT"/>
              </w:rPr>
            </w:pPr>
          </w:p>
        </w:tc>
        <w:tc>
          <w:tcPr>
            <w:tcW w:w="963" w:type="dxa"/>
          </w:tcPr>
          <w:p w14:paraId="02CD29D1" w14:textId="77777777" w:rsidR="00D568DB" w:rsidRPr="00314A8C" w:rsidRDefault="00D568DB" w:rsidP="00D568DB">
            <w:pPr>
              <w:rPr>
                <w:rFonts w:cstheme="minorHAnsi"/>
                <w:lang w:val="it-IT"/>
              </w:rPr>
            </w:pPr>
          </w:p>
        </w:tc>
      </w:tr>
      <w:tr w:rsidR="00D568DB" w:rsidRPr="000D2906" w14:paraId="4F52B9D5" w14:textId="77777777" w:rsidTr="3634F6F2">
        <w:trPr>
          <w:trHeight w:val="789"/>
        </w:trPr>
        <w:tc>
          <w:tcPr>
            <w:tcW w:w="962" w:type="dxa"/>
          </w:tcPr>
          <w:p w14:paraId="442C835A" w14:textId="2F7B14F8" w:rsidR="00D568DB" w:rsidRPr="00314A8C" w:rsidRDefault="00D568DB" w:rsidP="00D568DB">
            <w:pPr>
              <w:rPr>
                <w:rFonts w:cstheme="minorHAnsi"/>
              </w:rPr>
            </w:pPr>
            <w:r w:rsidRPr="00314A8C">
              <w:rPr>
                <w:rFonts w:cstheme="minorHAnsi"/>
              </w:rPr>
              <w:t>C90</w:t>
            </w:r>
          </w:p>
        </w:tc>
        <w:tc>
          <w:tcPr>
            <w:tcW w:w="963" w:type="dxa"/>
          </w:tcPr>
          <w:p w14:paraId="7AB7E5F7" w14:textId="2BAD7718" w:rsidR="00D568DB" w:rsidRPr="00314A8C" w:rsidRDefault="00D568DB" w:rsidP="00D568DB">
            <w:pPr>
              <w:rPr>
                <w:rFonts w:cstheme="minorHAnsi"/>
              </w:rPr>
            </w:pPr>
            <w:r w:rsidRPr="00314A8C">
              <w:rPr>
                <w:rFonts w:cstheme="minorHAnsi"/>
              </w:rPr>
              <w:t>Classe energetica</w:t>
            </w:r>
          </w:p>
        </w:tc>
        <w:tc>
          <w:tcPr>
            <w:tcW w:w="963" w:type="dxa"/>
          </w:tcPr>
          <w:p w14:paraId="7BFE1F80" w14:textId="0AFA165E"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5F0B6B8E" w14:textId="0509A0CD" w:rsidR="00D568DB" w:rsidRPr="00314A8C" w:rsidRDefault="00D568DB" w:rsidP="00D568DB">
            <w:pPr>
              <w:rPr>
                <w:rFonts w:cstheme="minorHAnsi"/>
              </w:rPr>
            </w:pPr>
            <w:r w:rsidRPr="00314A8C">
              <w:rPr>
                <w:rFonts w:cstheme="minorHAnsi"/>
              </w:rPr>
              <w:t>No</w:t>
            </w:r>
          </w:p>
        </w:tc>
        <w:tc>
          <w:tcPr>
            <w:tcW w:w="963" w:type="dxa"/>
          </w:tcPr>
          <w:p w14:paraId="542A22BE" w14:textId="451A42FB" w:rsidR="00D568DB" w:rsidRPr="00314A8C" w:rsidRDefault="00D568DB" w:rsidP="00D568DB">
            <w:pPr>
              <w:rPr>
                <w:rFonts w:cstheme="minorHAnsi"/>
              </w:rPr>
            </w:pPr>
            <w:r w:rsidRPr="00314A8C">
              <w:rPr>
                <w:rFonts w:cstheme="minorHAnsi"/>
              </w:rPr>
              <w:t>No</w:t>
            </w:r>
          </w:p>
        </w:tc>
        <w:tc>
          <w:tcPr>
            <w:tcW w:w="962" w:type="dxa"/>
          </w:tcPr>
          <w:p w14:paraId="6F83AC09" w14:textId="199FC66E" w:rsidR="00D568DB" w:rsidRPr="00314A8C" w:rsidRDefault="00D568DB" w:rsidP="00D568DB">
            <w:pPr>
              <w:rPr>
                <w:rFonts w:cstheme="minorHAnsi"/>
              </w:rPr>
            </w:pPr>
            <w:r w:rsidRPr="00314A8C">
              <w:rPr>
                <w:rFonts w:cstheme="minorHAnsi"/>
              </w:rPr>
              <w:t>Alfa-numerici</w:t>
            </w:r>
          </w:p>
        </w:tc>
        <w:tc>
          <w:tcPr>
            <w:tcW w:w="963" w:type="dxa"/>
          </w:tcPr>
          <w:p w14:paraId="296BCD62" w14:textId="7ACF403A" w:rsidR="00D568DB" w:rsidRPr="00314A8C" w:rsidRDefault="00087A96" w:rsidP="00D568DB">
            <w:pPr>
              <w:rPr>
                <w:rFonts w:cstheme="minorHAnsi"/>
                <w:lang w:val="it-IT"/>
              </w:rPr>
            </w:pPr>
            <w:r>
              <w:rPr>
                <w:rFonts w:cstheme="minorHAnsi"/>
                <w:lang w:val="it-IT"/>
              </w:rPr>
              <w:t xml:space="preserve"> </w:t>
            </w:r>
            <w:r w:rsidRPr="00087A96">
              <w:rPr>
                <w:rFonts w:cstheme="minorHAnsi"/>
                <w:lang w:val="it-IT"/>
              </w:rPr>
              <w:t>opzioni possibili “A”, “B”, “N/A”</w:t>
            </w:r>
          </w:p>
        </w:tc>
        <w:tc>
          <w:tcPr>
            <w:tcW w:w="963" w:type="dxa"/>
          </w:tcPr>
          <w:p w14:paraId="27B2E2AC" w14:textId="77777777" w:rsidR="00D568DB" w:rsidRPr="00314A8C" w:rsidRDefault="00D568DB" w:rsidP="00D568DB">
            <w:pPr>
              <w:rPr>
                <w:rFonts w:cstheme="minorHAnsi"/>
                <w:lang w:val="it-IT"/>
              </w:rPr>
            </w:pPr>
          </w:p>
        </w:tc>
        <w:tc>
          <w:tcPr>
            <w:tcW w:w="963" w:type="dxa"/>
          </w:tcPr>
          <w:p w14:paraId="14AEB18F" w14:textId="77777777" w:rsidR="00D568DB" w:rsidRPr="00314A8C" w:rsidRDefault="00D568DB" w:rsidP="00D568DB">
            <w:pPr>
              <w:rPr>
                <w:rFonts w:cstheme="minorHAnsi"/>
                <w:lang w:val="it-IT"/>
              </w:rPr>
            </w:pPr>
          </w:p>
        </w:tc>
        <w:tc>
          <w:tcPr>
            <w:tcW w:w="963" w:type="dxa"/>
          </w:tcPr>
          <w:p w14:paraId="0CDE82F5" w14:textId="77777777" w:rsidR="00D568DB" w:rsidRPr="00314A8C" w:rsidRDefault="00D568DB" w:rsidP="00D568DB">
            <w:pPr>
              <w:rPr>
                <w:rFonts w:cstheme="minorHAnsi"/>
                <w:lang w:val="it-IT"/>
              </w:rPr>
            </w:pPr>
          </w:p>
        </w:tc>
      </w:tr>
      <w:tr w:rsidR="00D568DB" w:rsidRPr="000D2906" w14:paraId="308AD18D" w14:textId="77777777" w:rsidTr="3634F6F2">
        <w:trPr>
          <w:trHeight w:val="789"/>
        </w:trPr>
        <w:tc>
          <w:tcPr>
            <w:tcW w:w="962" w:type="dxa"/>
            <w:hideMark/>
          </w:tcPr>
          <w:p w14:paraId="33B00F80" w14:textId="191F9E9B" w:rsidR="00D568DB" w:rsidRPr="00314A8C" w:rsidRDefault="00D568DB" w:rsidP="00D568DB">
            <w:pPr>
              <w:rPr>
                <w:rFonts w:cstheme="minorHAnsi"/>
              </w:rPr>
            </w:pPr>
            <w:r w:rsidRPr="00314A8C">
              <w:rPr>
                <w:rFonts w:cstheme="minorHAnsi"/>
              </w:rPr>
              <w:t>C91</w:t>
            </w:r>
          </w:p>
        </w:tc>
        <w:tc>
          <w:tcPr>
            <w:tcW w:w="963" w:type="dxa"/>
          </w:tcPr>
          <w:p w14:paraId="044F634A" w14:textId="119737DA" w:rsidR="00D568DB" w:rsidRPr="00314A8C" w:rsidRDefault="00D568DB" w:rsidP="00D568DB">
            <w:pPr>
              <w:rPr>
                <w:rFonts w:cstheme="minorHAnsi"/>
              </w:rPr>
            </w:pPr>
            <w:r w:rsidRPr="00314A8C">
              <w:rPr>
                <w:rFonts w:cstheme="minorHAnsi"/>
              </w:rPr>
              <w:t>Primo finanziamento</w:t>
            </w:r>
          </w:p>
        </w:tc>
        <w:tc>
          <w:tcPr>
            <w:tcW w:w="963" w:type="dxa"/>
          </w:tcPr>
          <w:p w14:paraId="74A0D3CA" w14:textId="3738BA10"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58E9D847" w14:textId="5D6A94CA" w:rsidR="00D568DB" w:rsidRPr="00314A8C" w:rsidRDefault="00D568DB" w:rsidP="00D568DB">
            <w:pPr>
              <w:rPr>
                <w:rFonts w:cstheme="minorHAnsi"/>
              </w:rPr>
            </w:pPr>
            <w:r w:rsidRPr="00314A8C">
              <w:rPr>
                <w:rFonts w:cstheme="minorHAnsi"/>
              </w:rPr>
              <w:t>No</w:t>
            </w:r>
          </w:p>
        </w:tc>
        <w:tc>
          <w:tcPr>
            <w:tcW w:w="963" w:type="dxa"/>
          </w:tcPr>
          <w:p w14:paraId="1E1B0B37" w14:textId="1B88821C" w:rsidR="00D568DB" w:rsidRPr="00314A8C" w:rsidRDefault="00D568DB" w:rsidP="00D568DB">
            <w:pPr>
              <w:rPr>
                <w:rFonts w:cstheme="minorHAnsi"/>
              </w:rPr>
            </w:pPr>
            <w:r w:rsidRPr="00314A8C">
              <w:rPr>
                <w:rFonts w:cstheme="minorHAnsi"/>
              </w:rPr>
              <w:t>No</w:t>
            </w:r>
          </w:p>
        </w:tc>
        <w:tc>
          <w:tcPr>
            <w:tcW w:w="962" w:type="dxa"/>
          </w:tcPr>
          <w:p w14:paraId="0E89F448" w14:textId="7BDFEAAD" w:rsidR="00D568DB" w:rsidRPr="00314A8C" w:rsidRDefault="00D568DB" w:rsidP="00D568DB">
            <w:pPr>
              <w:rPr>
                <w:rFonts w:cstheme="minorHAnsi"/>
              </w:rPr>
            </w:pPr>
          </w:p>
        </w:tc>
        <w:tc>
          <w:tcPr>
            <w:tcW w:w="963" w:type="dxa"/>
          </w:tcPr>
          <w:p w14:paraId="5D6D2394" w14:textId="583AE78E" w:rsidR="00D568DB" w:rsidRPr="00314A8C" w:rsidRDefault="001055D8" w:rsidP="00D568DB">
            <w:pPr>
              <w:rPr>
                <w:rFonts w:cstheme="minorHAnsi"/>
                <w:lang w:val="it-IT"/>
              </w:rPr>
            </w:pPr>
            <w:r>
              <w:rPr>
                <w:rFonts w:cstheme="minorHAnsi"/>
                <w:lang w:val="it-IT"/>
              </w:rPr>
              <w:t xml:space="preserve"> Lista valori </w:t>
            </w:r>
            <w:r w:rsidRPr="001055D8">
              <w:rPr>
                <w:rFonts w:cstheme="minorHAnsi"/>
                <w:lang w:val="it-IT"/>
              </w:rPr>
              <w:t>opzioni possibili “A”, “B”, “N/A”</w:t>
            </w:r>
          </w:p>
        </w:tc>
        <w:tc>
          <w:tcPr>
            <w:tcW w:w="963" w:type="dxa"/>
          </w:tcPr>
          <w:p w14:paraId="3EFAD229" w14:textId="77777777" w:rsidR="00D568DB" w:rsidRPr="00314A8C" w:rsidRDefault="00D568DB" w:rsidP="00D568DB">
            <w:pPr>
              <w:rPr>
                <w:rFonts w:cstheme="minorHAnsi"/>
                <w:lang w:val="it-IT"/>
              </w:rPr>
            </w:pPr>
          </w:p>
        </w:tc>
        <w:tc>
          <w:tcPr>
            <w:tcW w:w="963" w:type="dxa"/>
          </w:tcPr>
          <w:p w14:paraId="375D503A" w14:textId="77777777" w:rsidR="00D568DB" w:rsidRPr="00314A8C" w:rsidRDefault="00D568DB" w:rsidP="00D568DB">
            <w:pPr>
              <w:rPr>
                <w:rFonts w:cstheme="minorHAnsi"/>
                <w:lang w:val="it-IT"/>
              </w:rPr>
            </w:pPr>
          </w:p>
        </w:tc>
        <w:tc>
          <w:tcPr>
            <w:tcW w:w="963" w:type="dxa"/>
          </w:tcPr>
          <w:p w14:paraId="11DB990A" w14:textId="77777777" w:rsidR="00D568DB" w:rsidRPr="00314A8C" w:rsidRDefault="00D568DB" w:rsidP="00D568DB">
            <w:pPr>
              <w:rPr>
                <w:rFonts w:cstheme="minorHAnsi"/>
                <w:lang w:val="it-IT"/>
              </w:rPr>
            </w:pPr>
          </w:p>
        </w:tc>
      </w:tr>
      <w:tr w:rsidR="00D568DB" w:rsidRPr="000D2906" w14:paraId="2B087C35" w14:textId="77777777" w:rsidTr="3634F6F2">
        <w:trPr>
          <w:trHeight w:val="986"/>
        </w:trPr>
        <w:tc>
          <w:tcPr>
            <w:tcW w:w="962" w:type="dxa"/>
            <w:hideMark/>
          </w:tcPr>
          <w:p w14:paraId="5895DB8C" w14:textId="2539EDFA" w:rsidR="00D568DB" w:rsidRPr="00314A8C" w:rsidRDefault="00D568DB" w:rsidP="00D568DB">
            <w:pPr>
              <w:rPr>
                <w:rFonts w:cstheme="minorHAnsi"/>
              </w:rPr>
            </w:pPr>
            <w:r w:rsidRPr="00314A8C">
              <w:rPr>
                <w:rFonts w:cstheme="minorHAnsi"/>
              </w:rPr>
              <w:t>C92</w:t>
            </w:r>
          </w:p>
        </w:tc>
        <w:tc>
          <w:tcPr>
            <w:tcW w:w="963" w:type="dxa"/>
          </w:tcPr>
          <w:p w14:paraId="08147516" w14:textId="313C3A76" w:rsidR="00D568DB" w:rsidRPr="00314A8C" w:rsidRDefault="00D568DB" w:rsidP="00D568DB">
            <w:pPr>
              <w:rPr>
                <w:rFonts w:cstheme="minorHAnsi"/>
              </w:rPr>
            </w:pPr>
            <w:r w:rsidRPr="00314A8C">
              <w:rPr>
                <w:rFonts w:cstheme="minorHAnsi"/>
              </w:rPr>
              <w:t>Importo residuo finanziamento</w:t>
            </w:r>
          </w:p>
        </w:tc>
        <w:tc>
          <w:tcPr>
            <w:tcW w:w="963" w:type="dxa"/>
          </w:tcPr>
          <w:p w14:paraId="13DC7DB3" w14:textId="1646CE35"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0CCEF20E" w14:textId="5CDAEBB0" w:rsidR="00D568DB" w:rsidRPr="00314A8C" w:rsidRDefault="00D568DB" w:rsidP="00D568DB">
            <w:pPr>
              <w:rPr>
                <w:rFonts w:cstheme="minorHAnsi"/>
              </w:rPr>
            </w:pPr>
            <w:r w:rsidRPr="00314A8C">
              <w:rPr>
                <w:rFonts w:cstheme="minorHAnsi"/>
              </w:rPr>
              <w:t>No</w:t>
            </w:r>
          </w:p>
        </w:tc>
        <w:tc>
          <w:tcPr>
            <w:tcW w:w="963" w:type="dxa"/>
          </w:tcPr>
          <w:p w14:paraId="7A28B523" w14:textId="5EF4275D" w:rsidR="00D568DB" w:rsidRPr="00314A8C" w:rsidRDefault="00D568DB" w:rsidP="00D568DB">
            <w:pPr>
              <w:rPr>
                <w:rFonts w:cstheme="minorHAnsi"/>
              </w:rPr>
            </w:pPr>
            <w:r w:rsidRPr="00314A8C">
              <w:rPr>
                <w:rFonts w:cstheme="minorHAnsi"/>
              </w:rPr>
              <w:t>No</w:t>
            </w:r>
          </w:p>
        </w:tc>
        <w:tc>
          <w:tcPr>
            <w:tcW w:w="962" w:type="dxa"/>
          </w:tcPr>
          <w:p w14:paraId="06B9E672" w14:textId="524FAA7E" w:rsidR="00D568DB" w:rsidRPr="00314A8C" w:rsidRDefault="00D568DB" w:rsidP="00D568DB">
            <w:pPr>
              <w:rPr>
                <w:rFonts w:cstheme="minorHAnsi"/>
              </w:rPr>
            </w:pPr>
            <w:r w:rsidRPr="00314A8C">
              <w:rPr>
                <w:rFonts w:cstheme="minorHAnsi"/>
              </w:rPr>
              <w:t>Numerici</w:t>
            </w:r>
          </w:p>
        </w:tc>
        <w:tc>
          <w:tcPr>
            <w:tcW w:w="963" w:type="dxa"/>
          </w:tcPr>
          <w:p w14:paraId="24CA5817" w14:textId="64CCD3DA" w:rsidR="00D568DB" w:rsidRPr="00314A8C" w:rsidRDefault="00D568DB" w:rsidP="00D568DB">
            <w:pPr>
              <w:rPr>
                <w:rFonts w:cstheme="minorHAnsi"/>
                <w:lang w:val="it-IT"/>
              </w:rPr>
            </w:pPr>
            <w:r w:rsidRPr="00314A8C">
              <w:rPr>
                <w:rFonts w:cstheme="minorHAnsi"/>
                <w:lang w:val="it-IT"/>
              </w:rPr>
              <w:t>“Numero” intero o decimale espresso in euro con separatore decimale opzionale</w:t>
            </w:r>
          </w:p>
        </w:tc>
        <w:tc>
          <w:tcPr>
            <w:tcW w:w="963" w:type="dxa"/>
          </w:tcPr>
          <w:p w14:paraId="01A2386F" w14:textId="77777777" w:rsidR="00D568DB" w:rsidRPr="00314A8C" w:rsidRDefault="00D568DB" w:rsidP="00D568DB">
            <w:pPr>
              <w:rPr>
                <w:rFonts w:cstheme="minorHAnsi"/>
                <w:lang w:val="it-IT"/>
              </w:rPr>
            </w:pPr>
          </w:p>
        </w:tc>
        <w:tc>
          <w:tcPr>
            <w:tcW w:w="963" w:type="dxa"/>
          </w:tcPr>
          <w:p w14:paraId="475BB824" w14:textId="77777777" w:rsidR="00D568DB" w:rsidRPr="00314A8C" w:rsidRDefault="00D568DB" w:rsidP="00D568DB">
            <w:pPr>
              <w:rPr>
                <w:rFonts w:cstheme="minorHAnsi"/>
                <w:lang w:val="it-IT"/>
              </w:rPr>
            </w:pPr>
          </w:p>
        </w:tc>
        <w:tc>
          <w:tcPr>
            <w:tcW w:w="963" w:type="dxa"/>
          </w:tcPr>
          <w:p w14:paraId="24B4114D" w14:textId="77777777" w:rsidR="00D568DB" w:rsidRPr="00314A8C" w:rsidRDefault="00D568DB" w:rsidP="00D568DB">
            <w:pPr>
              <w:rPr>
                <w:rFonts w:cstheme="minorHAnsi"/>
                <w:lang w:val="it-IT"/>
              </w:rPr>
            </w:pPr>
          </w:p>
        </w:tc>
      </w:tr>
      <w:tr w:rsidR="00D568DB" w:rsidRPr="000D2906" w14:paraId="46EA6312" w14:textId="77777777" w:rsidTr="3634F6F2">
        <w:trPr>
          <w:trHeight w:val="789"/>
        </w:trPr>
        <w:tc>
          <w:tcPr>
            <w:tcW w:w="962" w:type="dxa"/>
            <w:hideMark/>
          </w:tcPr>
          <w:p w14:paraId="7F91D0CC" w14:textId="7260C1CA" w:rsidR="00D568DB" w:rsidRPr="00314A8C" w:rsidRDefault="00D568DB" w:rsidP="00D568DB">
            <w:pPr>
              <w:rPr>
                <w:rFonts w:cstheme="minorHAnsi"/>
              </w:rPr>
            </w:pPr>
            <w:r w:rsidRPr="00314A8C">
              <w:rPr>
                <w:rFonts w:cstheme="minorHAnsi"/>
              </w:rPr>
              <w:t>C93</w:t>
            </w:r>
          </w:p>
        </w:tc>
        <w:tc>
          <w:tcPr>
            <w:tcW w:w="963" w:type="dxa"/>
          </w:tcPr>
          <w:p w14:paraId="18041042" w14:textId="6E5766BE" w:rsidR="00D568DB" w:rsidRPr="00314A8C" w:rsidRDefault="00D568DB" w:rsidP="00D568DB">
            <w:pPr>
              <w:rPr>
                <w:rFonts w:cstheme="minorHAnsi"/>
              </w:rPr>
            </w:pPr>
            <w:r w:rsidRPr="00314A8C">
              <w:rPr>
                <w:rFonts w:cstheme="minorHAnsi"/>
              </w:rPr>
              <w:t>Rata mensile primo finanziamento</w:t>
            </w:r>
          </w:p>
        </w:tc>
        <w:tc>
          <w:tcPr>
            <w:tcW w:w="963" w:type="dxa"/>
          </w:tcPr>
          <w:p w14:paraId="6EF0680D" w14:textId="35618B4A"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17D49DC8" w14:textId="5590A4C4" w:rsidR="00D568DB" w:rsidRPr="00314A8C" w:rsidRDefault="00D568DB" w:rsidP="00D568DB">
            <w:pPr>
              <w:rPr>
                <w:rFonts w:cstheme="minorHAnsi"/>
              </w:rPr>
            </w:pPr>
            <w:r w:rsidRPr="00314A8C">
              <w:rPr>
                <w:rFonts w:cstheme="minorHAnsi"/>
              </w:rPr>
              <w:t>No</w:t>
            </w:r>
          </w:p>
        </w:tc>
        <w:tc>
          <w:tcPr>
            <w:tcW w:w="963" w:type="dxa"/>
          </w:tcPr>
          <w:p w14:paraId="52B5BA3A" w14:textId="579707A8" w:rsidR="00D568DB" w:rsidRPr="00314A8C" w:rsidRDefault="00D568DB" w:rsidP="00D568DB">
            <w:pPr>
              <w:rPr>
                <w:rFonts w:cstheme="minorHAnsi"/>
              </w:rPr>
            </w:pPr>
            <w:r w:rsidRPr="00314A8C">
              <w:rPr>
                <w:rFonts w:cstheme="minorHAnsi"/>
              </w:rPr>
              <w:t>No</w:t>
            </w:r>
          </w:p>
        </w:tc>
        <w:tc>
          <w:tcPr>
            <w:tcW w:w="962" w:type="dxa"/>
          </w:tcPr>
          <w:p w14:paraId="20B6223B" w14:textId="664E408B" w:rsidR="00D568DB" w:rsidRPr="00314A8C" w:rsidRDefault="00D568DB" w:rsidP="00D568DB">
            <w:pPr>
              <w:rPr>
                <w:rFonts w:cstheme="minorHAnsi"/>
              </w:rPr>
            </w:pPr>
            <w:r w:rsidRPr="00314A8C">
              <w:rPr>
                <w:rFonts w:cstheme="minorHAnsi"/>
              </w:rPr>
              <w:t>Numerici</w:t>
            </w:r>
          </w:p>
        </w:tc>
        <w:tc>
          <w:tcPr>
            <w:tcW w:w="963" w:type="dxa"/>
          </w:tcPr>
          <w:p w14:paraId="064BFF23" w14:textId="20E82D4F" w:rsidR="00D568DB" w:rsidRPr="00314A8C" w:rsidRDefault="00D568DB" w:rsidP="00D568DB">
            <w:pPr>
              <w:rPr>
                <w:rFonts w:cstheme="minorHAnsi"/>
                <w:lang w:val="it-IT"/>
              </w:rPr>
            </w:pPr>
            <w:r w:rsidRPr="00314A8C">
              <w:rPr>
                <w:rFonts w:cstheme="minorHAnsi"/>
                <w:lang w:val="it-IT"/>
              </w:rPr>
              <w:t>“Numero” intero o decimale espresso in euro con separatore decimale opzionale</w:t>
            </w:r>
          </w:p>
        </w:tc>
        <w:tc>
          <w:tcPr>
            <w:tcW w:w="963" w:type="dxa"/>
          </w:tcPr>
          <w:p w14:paraId="2C87A30E" w14:textId="77777777" w:rsidR="00D568DB" w:rsidRPr="00314A8C" w:rsidRDefault="00D568DB" w:rsidP="00D568DB">
            <w:pPr>
              <w:rPr>
                <w:rFonts w:cstheme="minorHAnsi"/>
                <w:lang w:val="it-IT"/>
              </w:rPr>
            </w:pPr>
          </w:p>
        </w:tc>
        <w:tc>
          <w:tcPr>
            <w:tcW w:w="963" w:type="dxa"/>
          </w:tcPr>
          <w:p w14:paraId="6A87128C" w14:textId="77777777" w:rsidR="00D568DB" w:rsidRPr="00314A8C" w:rsidRDefault="00D568DB" w:rsidP="00D568DB">
            <w:pPr>
              <w:rPr>
                <w:rFonts w:cstheme="minorHAnsi"/>
                <w:lang w:val="it-IT"/>
              </w:rPr>
            </w:pPr>
          </w:p>
        </w:tc>
        <w:tc>
          <w:tcPr>
            <w:tcW w:w="963" w:type="dxa"/>
          </w:tcPr>
          <w:p w14:paraId="5ADF631E" w14:textId="77777777" w:rsidR="00D568DB" w:rsidRPr="00314A8C" w:rsidRDefault="00D568DB" w:rsidP="00D568DB">
            <w:pPr>
              <w:rPr>
                <w:rFonts w:cstheme="minorHAnsi"/>
                <w:lang w:val="it-IT"/>
              </w:rPr>
            </w:pPr>
          </w:p>
        </w:tc>
      </w:tr>
      <w:tr w:rsidR="00D568DB" w:rsidRPr="00162E0E" w14:paraId="54FE0485" w14:textId="77777777" w:rsidTr="3634F6F2">
        <w:trPr>
          <w:trHeight w:val="986"/>
        </w:trPr>
        <w:tc>
          <w:tcPr>
            <w:tcW w:w="962" w:type="dxa"/>
            <w:hideMark/>
          </w:tcPr>
          <w:p w14:paraId="28E775F8" w14:textId="3C5F68A4" w:rsidR="00D568DB" w:rsidRPr="00314A8C" w:rsidRDefault="00D568DB" w:rsidP="00D568DB">
            <w:pPr>
              <w:rPr>
                <w:rFonts w:cstheme="minorHAnsi"/>
              </w:rPr>
            </w:pPr>
            <w:r w:rsidRPr="00314A8C">
              <w:rPr>
                <w:rFonts w:cstheme="minorHAnsi"/>
              </w:rPr>
              <w:t>C94</w:t>
            </w:r>
          </w:p>
        </w:tc>
        <w:tc>
          <w:tcPr>
            <w:tcW w:w="963" w:type="dxa"/>
          </w:tcPr>
          <w:p w14:paraId="52A5690F" w14:textId="376205AE" w:rsidR="00D568DB" w:rsidRPr="00314A8C" w:rsidRDefault="00D568DB" w:rsidP="00D568DB">
            <w:pPr>
              <w:rPr>
                <w:rFonts w:cstheme="minorHAnsi"/>
              </w:rPr>
            </w:pPr>
            <w:r w:rsidRPr="00314A8C">
              <w:rPr>
                <w:rFonts w:cstheme="minorHAnsi"/>
              </w:rPr>
              <w:t>Estinzione anticipate primo finaziamento</w:t>
            </w:r>
          </w:p>
        </w:tc>
        <w:tc>
          <w:tcPr>
            <w:tcW w:w="963" w:type="dxa"/>
          </w:tcPr>
          <w:p w14:paraId="2EBC469B" w14:textId="7A296D05"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07ED8034" w14:textId="290DC746" w:rsidR="00D568DB" w:rsidRPr="00314A8C" w:rsidRDefault="00D568DB" w:rsidP="00D568DB">
            <w:pPr>
              <w:rPr>
                <w:rFonts w:cstheme="minorHAnsi"/>
              </w:rPr>
            </w:pPr>
            <w:r w:rsidRPr="00314A8C">
              <w:rPr>
                <w:rFonts w:cstheme="minorHAnsi"/>
              </w:rPr>
              <w:t>No</w:t>
            </w:r>
          </w:p>
        </w:tc>
        <w:tc>
          <w:tcPr>
            <w:tcW w:w="963" w:type="dxa"/>
          </w:tcPr>
          <w:p w14:paraId="3D5C00D7" w14:textId="580D8EF2" w:rsidR="00D568DB" w:rsidRPr="00314A8C" w:rsidRDefault="00D568DB" w:rsidP="00D568DB">
            <w:pPr>
              <w:rPr>
                <w:rFonts w:cstheme="minorHAnsi"/>
              </w:rPr>
            </w:pPr>
            <w:r w:rsidRPr="00314A8C">
              <w:rPr>
                <w:rFonts w:cstheme="minorHAnsi"/>
              </w:rPr>
              <w:t>No</w:t>
            </w:r>
          </w:p>
        </w:tc>
        <w:tc>
          <w:tcPr>
            <w:tcW w:w="962" w:type="dxa"/>
          </w:tcPr>
          <w:p w14:paraId="0D99098E" w14:textId="3E0063CA" w:rsidR="00D568DB" w:rsidRPr="00314A8C" w:rsidRDefault="00D568DB" w:rsidP="00D568DB">
            <w:pPr>
              <w:rPr>
                <w:rFonts w:cstheme="minorHAnsi"/>
              </w:rPr>
            </w:pPr>
            <w:r w:rsidRPr="00314A8C">
              <w:rPr>
                <w:rFonts w:cstheme="minorHAnsi"/>
              </w:rPr>
              <w:t>Lista valori</w:t>
            </w:r>
          </w:p>
        </w:tc>
        <w:tc>
          <w:tcPr>
            <w:tcW w:w="963" w:type="dxa"/>
          </w:tcPr>
          <w:p w14:paraId="43105112" w14:textId="0A7CB1FC" w:rsidR="00D568DB" w:rsidRPr="00314A8C" w:rsidRDefault="00D568DB" w:rsidP="00D568DB">
            <w:pPr>
              <w:rPr>
                <w:rFonts w:cstheme="minorHAnsi"/>
                <w:lang w:val="it-IT"/>
              </w:rPr>
            </w:pPr>
            <w:r w:rsidRPr="00314A8C">
              <w:rPr>
                <w:rFonts w:cstheme="minorHAnsi"/>
                <w:lang w:val="it-IT"/>
              </w:rPr>
              <w:t>“Sì”, “No”</w:t>
            </w:r>
          </w:p>
        </w:tc>
        <w:tc>
          <w:tcPr>
            <w:tcW w:w="963" w:type="dxa"/>
          </w:tcPr>
          <w:p w14:paraId="6402FA20" w14:textId="77777777" w:rsidR="00D568DB" w:rsidRPr="00314A8C" w:rsidRDefault="00D568DB" w:rsidP="00D568DB">
            <w:pPr>
              <w:rPr>
                <w:rFonts w:cstheme="minorHAnsi"/>
                <w:lang w:val="it-IT"/>
              </w:rPr>
            </w:pPr>
          </w:p>
        </w:tc>
        <w:tc>
          <w:tcPr>
            <w:tcW w:w="963" w:type="dxa"/>
          </w:tcPr>
          <w:p w14:paraId="61428E9D" w14:textId="77777777" w:rsidR="00D568DB" w:rsidRPr="00314A8C" w:rsidRDefault="00D568DB" w:rsidP="00D568DB">
            <w:pPr>
              <w:rPr>
                <w:rFonts w:cstheme="minorHAnsi"/>
                <w:lang w:val="it-IT"/>
              </w:rPr>
            </w:pPr>
          </w:p>
        </w:tc>
        <w:tc>
          <w:tcPr>
            <w:tcW w:w="963" w:type="dxa"/>
          </w:tcPr>
          <w:p w14:paraId="516619F1" w14:textId="77777777" w:rsidR="00D568DB" w:rsidRPr="00314A8C" w:rsidRDefault="00D568DB" w:rsidP="00D568DB">
            <w:pPr>
              <w:rPr>
                <w:rFonts w:cstheme="minorHAnsi"/>
                <w:lang w:val="it-IT"/>
              </w:rPr>
            </w:pPr>
          </w:p>
        </w:tc>
      </w:tr>
      <w:tr w:rsidR="00D568DB" w:rsidRPr="000D2906" w14:paraId="20FF2F7E" w14:textId="77777777" w:rsidTr="3634F6F2">
        <w:trPr>
          <w:trHeight w:val="986"/>
        </w:trPr>
        <w:tc>
          <w:tcPr>
            <w:tcW w:w="962" w:type="dxa"/>
            <w:hideMark/>
          </w:tcPr>
          <w:p w14:paraId="30005795" w14:textId="59C622AE" w:rsidR="00D568DB" w:rsidRPr="00314A8C" w:rsidRDefault="00D568DB" w:rsidP="00D568DB">
            <w:pPr>
              <w:rPr>
                <w:rFonts w:cstheme="minorHAnsi"/>
              </w:rPr>
            </w:pPr>
            <w:r w:rsidRPr="00314A8C">
              <w:rPr>
                <w:rFonts w:cstheme="minorHAnsi"/>
              </w:rPr>
              <w:t>C95</w:t>
            </w:r>
          </w:p>
        </w:tc>
        <w:tc>
          <w:tcPr>
            <w:tcW w:w="963" w:type="dxa"/>
          </w:tcPr>
          <w:p w14:paraId="182CACDF" w14:textId="3348991B" w:rsidR="00D568DB" w:rsidRPr="00314A8C" w:rsidRDefault="00D568DB" w:rsidP="00D568DB">
            <w:pPr>
              <w:rPr>
                <w:rFonts w:cstheme="minorHAnsi"/>
                <w:lang w:val="it-IT"/>
              </w:rPr>
            </w:pPr>
            <w:r w:rsidRPr="00314A8C">
              <w:rPr>
                <w:rFonts w:cstheme="minorHAnsi"/>
                <w:lang w:val="it-IT"/>
              </w:rPr>
              <w:t>Banca del mutuo in essere</w:t>
            </w:r>
          </w:p>
        </w:tc>
        <w:tc>
          <w:tcPr>
            <w:tcW w:w="963" w:type="dxa"/>
          </w:tcPr>
          <w:p w14:paraId="04F0B444" w14:textId="22486289" w:rsidR="00D568DB" w:rsidRPr="00314A8C" w:rsidRDefault="00D568DB" w:rsidP="00D568DB">
            <w:pPr>
              <w:rPr>
                <w:rFonts w:cstheme="minorHAnsi"/>
                <w:lang w:val="it-IT"/>
              </w:rPr>
            </w:pPr>
            <w:r w:rsidRPr="00314A8C">
              <w:rPr>
                <w:rFonts w:eastAsia="Times New Roman" w:cstheme="minorHAnsi"/>
                <w:color w:val="000000"/>
                <w:kern w:val="0"/>
                <w:szCs w:val="24"/>
                <w:lang w:val="en-US"/>
                <w14:ligatures w14:val="none"/>
              </w:rPr>
              <w:t>Output da sistema</w:t>
            </w:r>
          </w:p>
        </w:tc>
        <w:tc>
          <w:tcPr>
            <w:tcW w:w="963" w:type="dxa"/>
          </w:tcPr>
          <w:p w14:paraId="21405299" w14:textId="10A29AA1" w:rsidR="00D568DB" w:rsidRPr="00314A8C" w:rsidRDefault="00D568DB" w:rsidP="00D568DB">
            <w:pPr>
              <w:rPr>
                <w:rFonts w:cstheme="minorHAnsi"/>
                <w:lang w:val="it-IT"/>
              </w:rPr>
            </w:pPr>
            <w:r w:rsidRPr="00314A8C">
              <w:rPr>
                <w:rFonts w:cstheme="minorHAnsi"/>
              </w:rPr>
              <w:t>No</w:t>
            </w:r>
          </w:p>
        </w:tc>
        <w:tc>
          <w:tcPr>
            <w:tcW w:w="963" w:type="dxa"/>
          </w:tcPr>
          <w:p w14:paraId="3BAD6C68" w14:textId="1B31CEBB" w:rsidR="00D568DB" w:rsidRPr="00314A8C" w:rsidRDefault="00D568DB" w:rsidP="00D568DB">
            <w:pPr>
              <w:rPr>
                <w:rFonts w:cstheme="minorHAnsi"/>
                <w:lang w:val="it-IT"/>
              </w:rPr>
            </w:pPr>
            <w:r w:rsidRPr="00314A8C">
              <w:rPr>
                <w:rFonts w:cstheme="minorHAnsi"/>
              </w:rPr>
              <w:t>No</w:t>
            </w:r>
          </w:p>
        </w:tc>
        <w:tc>
          <w:tcPr>
            <w:tcW w:w="962" w:type="dxa"/>
          </w:tcPr>
          <w:p w14:paraId="0724ADCC" w14:textId="66D22466" w:rsidR="00D568DB" w:rsidRPr="00314A8C" w:rsidRDefault="001055D8" w:rsidP="00D568DB">
            <w:pPr>
              <w:rPr>
                <w:rFonts w:cstheme="minorHAnsi"/>
                <w:lang w:val="it-IT"/>
              </w:rPr>
            </w:pPr>
            <w:r>
              <w:rPr>
                <w:rFonts w:cstheme="minorHAnsi"/>
                <w:lang w:val="it-IT"/>
              </w:rPr>
              <w:t>Lista valori</w:t>
            </w:r>
          </w:p>
        </w:tc>
        <w:tc>
          <w:tcPr>
            <w:tcW w:w="963" w:type="dxa"/>
          </w:tcPr>
          <w:p w14:paraId="252C20AF" w14:textId="26CB59E3" w:rsidR="00D568DB" w:rsidRPr="00314A8C" w:rsidRDefault="001055D8" w:rsidP="00D568DB">
            <w:pPr>
              <w:rPr>
                <w:rFonts w:cstheme="minorHAnsi"/>
                <w:lang w:val="it-IT"/>
              </w:rPr>
            </w:pPr>
            <w:r>
              <w:rPr>
                <w:rFonts w:cstheme="minorHAnsi"/>
                <w:lang w:val="it-IT"/>
              </w:rPr>
              <w:t xml:space="preserve"> </w:t>
            </w:r>
            <w:r w:rsidRPr="001055D8">
              <w:rPr>
                <w:rFonts w:cstheme="minorHAnsi"/>
                <w:lang w:val="it-IT"/>
              </w:rPr>
              <w:t>“Cariparma”, “Carispezia”, “Friuladria”, “N/A”</w:t>
            </w:r>
          </w:p>
        </w:tc>
        <w:tc>
          <w:tcPr>
            <w:tcW w:w="963" w:type="dxa"/>
          </w:tcPr>
          <w:p w14:paraId="28EEAE8B" w14:textId="77777777" w:rsidR="00D568DB" w:rsidRPr="00314A8C" w:rsidRDefault="00D568DB" w:rsidP="00D568DB">
            <w:pPr>
              <w:rPr>
                <w:rFonts w:cstheme="minorHAnsi"/>
                <w:lang w:val="it-IT"/>
              </w:rPr>
            </w:pPr>
          </w:p>
        </w:tc>
        <w:tc>
          <w:tcPr>
            <w:tcW w:w="963" w:type="dxa"/>
          </w:tcPr>
          <w:p w14:paraId="67AAE395" w14:textId="77777777" w:rsidR="00D568DB" w:rsidRPr="00314A8C" w:rsidRDefault="00D568DB" w:rsidP="00D568DB">
            <w:pPr>
              <w:rPr>
                <w:rFonts w:cstheme="minorHAnsi"/>
                <w:lang w:val="it-IT"/>
              </w:rPr>
            </w:pPr>
          </w:p>
        </w:tc>
        <w:tc>
          <w:tcPr>
            <w:tcW w:w="963" w:type="dxa"/>
          </w:tcPr>
          <w:p w14:paraId="21E9CA36" w14:textId="77777777" w:rsidR="00D568DB" w:rsidRPr="00314A8C" w:rsidRDefault="00D568DB" w:rsidP="00D568DB">
            <w:pPr>
              <w:rPr>
                <w:rFonts w:cstheme="minorHAnsi"/>
                <w:lang w:val="it-IT"/>
              </w:rPr>
            </w:pPr>
          </w:p>
        </w:tc>
      </w:tr>
      <w:tr w:rsidR="00D568DB" w:rsidRPr="00192672" w14:paraId="2908F2AE" w14:textId="77777777" w:rsidTr="3634F6F2">
        <w:trPr>
          <w:trHeight w:val="986"/>
        </w:trPr>
        <w:tc>
          <w:tcPr>
            <w:tcW w:w="962" w:type="dxa"/>
          </w:tcPr>
          <w:p w14:paraId="78CDBF40" w14:textId="0784052B" w:rsidR="00D568DB" w:rsidRPr="00314A8C" w:rsidRDefault="00D568DB" w:rsidP="00D568DB">
            <w:pPr>
              <w:rPr>
                <w:rFonts w:cstheme="minorHAnsi"/>
              </w:rPr>
            </w:pPr>
            <w:r w:rsidRPr="00314A8C">
              <w:rPr>
                <w:rFonts w:cstheme="minorHAnsi"/>
              </w:rPr>
              <w:t>C96</w:t>
            </w:r>
          </w:p>
        </w:tc>
        <w:tc>
          <w:tcPr>
            <w:tcW w:w="963" w:type="dxa"/>
          </w:tcPr>
          <w:p w14:paraId="082EE939" w14:textId="61BFF2DB" w:rsidR="00D568DB" w:rsidRPr="00314A8C" w:rsidRDefault="00D568DB" w:rsidP="00D568DB">
            <w:pPr>
              <w:rPr>
                <w:rFonts w:cstheme="minorHAnsi"/>
                <w:lang w:val="it-IT"/>
              </w:rPr>
            </w:pPr>
            <w:r w:rsidRPr="00314A8C">
              <w:rPr>
                <w:rFonts w:cstheme="minorHAnsi"/>
                <w:lang w:val="it-IT"/>
              </w:rPr>
              <w:t>Data stipula mutuo in essere</w:t>
            </w:r>
          </w:p>
        </w:tc>
        <w:tc>
          <w:tcPr>
            <w:tcW w:w="963" w:type="dxa"/>
          </w:tcPr>
          <w:p w14:paraId="0AB5E3A3" w14:textId="4DF8F637" w:rsidR="00D568DB" w:rsidRPr="00314A8C" w:rsidRDefault="00D568DB" w:rsidP="00D568DB">
            <w:pPr>
              <w:rPr>
                <w:rFonts w:cstheme="minorHAnsi"/>
                <w:lang w:val="it-IT"/>
              </w:rPr>
            </w:pPr>
            <w:r w:rsidRPr="00314A8C">
              <w:rPr>
                <w:rFonts w:eastAsia="Times New Roman" w:cstheme="minorHAnsi"/>
                <w:color w:val="000000"/>
                <w:kern w:val="0"/>
                <w:szCs w:val="24"/>
                <w:lang w:val="en-US"/>
                <w14:ligatures w14:val="none"/>
              </w:rPr>
              <w:t>Output da sistema</w:t>
            </w:r>
          </w:p>
        </w:tc>
        <w:tc>
          <w:tcPr>
            <w:tcW w:w="963" w:type="dxa"/>
          </w:tcPr>
          <w:p w14:paraId="7EEA92F7" w14:textId="4912CFEE" w:rsidR="00D568DB" w:rsidRPr="00314A8C" w:rsidRDefault="00D568DB" w:rsidP="00D568DB">
            <w:pPr>
              <w:rPr>
                <w:rFonts w:cstheme="minorHAnsi"/>
                <w:lang w:val="it-IT"/>
              </w:rPr>
            </w:pPr>
            <w:r w:rsidRPr="00314A8C">
              <w:rPr>
                <w:rFonts w:cstheme="minorHAnsi"/>
              </w:rPr>
              <w:t>No</w:t>
            </w:r>
          </w:p>
        </w:tc>
        <w:tc>
          <w:tcPr>
            <w:tcW w:w="963" w:type="dxa"/>
          </w:tcPr>
          <w:p w14:paraId="08151B20" w14:textId="60D4963A" w:rsidR="00D568DB" w:rsidRPr="00314A8C" w:rsidRDefault="00D568DB" w:rsidP="00D568DB">
            <w:pPr>
              <w:rPr>
                <w:rFonts w:cstheme="minorHAnsi"/>
                <w:lang w:val="it-IT"/>
              </w:rPr>
            </w:pPr>
            <w:r w:rsidRPr="00314A8C">
              <w:rPr>
                <w:rFonts w:cstheme="minorHAnsi"/>
              </w:rPr>
              <w:t>No</w:t>
            </w:r>
          </w:p>
        </w:tc>
        <w:tc>
          <w:tcPr>
            <w:tcW w:w="962" w:type="dxa"/>
          </w:tcPr>
          <w:p w14:paraId="2CBE44D0" w14:textId="4B0CD348" w:rsidR="00D568DB" w:rsidRPr="00314A8C" w:rsidRDefault="00D568DB" w:rsidP="00D568DB">
            <w:pPr>
              <w:rPr>
                <w:rFonts w:cstheme="minorHAnsi"/>
                <w:lang w:val="it-IT"/>
              </w:rPr>
            </w:pPr>
            <w:r w:rsidRPr="004B0B96">
              <w:rPr>
                <w:rFonts w:eastAsia="Times New Roman" w:cstheme="minorHAnsi"/>
                <w:color w:val="000000"/>
                <w:kern w:val="0"/>
                <w:szCs w:val="24"/>
                <w:lang w:val="en-US"/>
                <w14:ligatures w14:val="none"/>
              </w:rPr>
              <w:t>dd/MM/yyyy</w:t>
            </w:r>
          </w:p>
        </w:tc>
        <w:tc>
          <w:tcPr>
            <w:tcW w:w="963" w:type="dxa"/>
          </w:tcPr>
          <w:p w14:paraId="1A629D28" w14:textId="46125962" w:rsidR="00D568DB" w:rsidRPr="00314A8C" w:rsidRDefault="00D568DB" w:rsidP="00D568DB">
            <w:pPr>
              <w:rPr>
                <w:rFonts w:cstheme="minorHAnsi"/>
                <w:lang w:val="it-IT"/>
              </w:rPr>
            </w:pPr>
            <w:r w:rsidRPr="004B0B96">
              <w:rPr>
                <w:rFonts w:eastAsia="Times New Roman" w:cstheme="minorHAnsi"/>
                <w:color w:val="000000"/>
                <w:kern w:val="0"/>
                <w:szCs w:val="24"/>
                <w:lang w:val="en-US"/>
                <w14:ligatures w14:val="none"/>
              </w:rPr>
              <w:t>Data valida</w:t>
            </w:r>
          </w:p>
        </w:tc>
        <w:tc>
          <w:tcPr>
            <w:tcW w:w="963" w:type="dxa"/>
          </w:tcPr>
          <w:p w14:paraId="5433C6D8" w14:textId="77777777" w:rsidR="00D568DB" w:rsidRPr="00314A8C" w:rsidRDefault="00D568DB" w:rsidP="00D568DB">
            <w:pPr>
              <w:rPr>
                <w:rFonts w:cstheme="minorHAnsi"/>
                <w:lang w:val="it-IT"/>
              </w:rPr>
            </w:pPr>
          </w:p>
        </w:tc>
        <w:tc>
          <w:tcPr>
            <w:tcW w:w="963" w:type="dxa"/>
          </w:tcPr>
          <w:p w14:paraId="616038F7" w14:textId="77777777" w:rsidR="00D568DB" w:rsidRPr="00314A8C" w:rsidRDefault="00D568DB" w:rsidP="00D568DB">
            <w:pPr>
              <w:rPr>
                <w:rFonts w:cstheme="minorHAnsi"/>
                <w:lang w:val="it-IT"/>
              </w:rPr>
            </w:pPr>
          </w:p>
        </w:tc>
        <w:tc>
          <w:tcPr>
            <w:tcW w:w="963" w:type="dxa"/>
          </w:tcPr>
          <w:p w14:paraId="4376362B" w14:textId="77777777" w:rsidR="00D568DB" w:rsidRPr="00314A8C" w:rsidRDefault="00D568DB" w:rsidP="00D568DB">
            <w:pPr>
              <w:rPr>
                <w:rFonts w:cstheme="minorHAnsi"/>
                <w:lang w:val="it-IT"/>
              </w:rPr>
            </w:pPr>
          </w:p>
        </w:tc>
      </w:tr>
      <w:tr w:rsidR="00D568DB" w:rsidRPr="000D2906" w14:paraId="7F01C56D" w14:textId="77777777" w:rsidTr="3634F6F2">
        <w:trPr>
          <w:trHeight w:val="986"/>
        </w:trPr>
        <w:tc>
          <w:tcPr>
            <w:tcW w:w="962" w:type="dxa"/>
          </w:tcPr>
          <w:p w14:paraId="5752B5A1" w14:textId="6EC6ECF4" w:rsidR="00D568DB" w:rsidRPr="00314A8C" w:rsidRDefault="00D568DB" w:rsidP="00D568DB">
            <w:pPr>
              <w:rPr>
                <w:rFonts w:cstheme="minorHAnsi"/>
              </w:rPr>
            </w:pPr>
            <w:r w:rsidRPr="00314A8C">
              <w:rPr>
                <w:rFonts w:cstheme="minorHAnsi"/>
              </w:rPr>
              <w:t>C97</w:t>
            </w:r>
          </w:p>
        </w:tc>
        <w:tc>
          <w:tcPr>
            <w:tcW w:w="963" w:type="dxa"/>
          </w:tcPr>
          <w:p w14:paraId="1B0ED914" w14:textId="36DD2E7C" w:rsidR="00D568DB" w:rsidRPr="00314A8C" w:rsidRDefault="00D568DB" w:rsidP="00D568DB">
            <w:pPr>
              <w:rPr>
                <w:rFonts w:cstheme="minorHAnsi"/>
                <w:lang w:val="it-IT"/>
              </w:rPr>
            </w:pPr>
            <w:r w:rsidRPr="00314A8C">
              <w:rPr>
                <w:rFonts w:cstheme="minorHAnsi"/>
                <w:lang w:val="it-IT"/>
              </w:rPr>
              <w:t>Importo rata mutuo in essere</w:t>
            </w:r>
          </w:p>
        </w:tc>
        <w:tc>
          <w:tcPr>
            <w:tcW w:w="963" w:type="dxa"/>
          </w:tcPr>
          <w:p w14:paraId="23AA83D9" w14:textId="630A6AA7" w:rsidR="00D568DB" w:rsidRPr="00314A8C" w:rsidRDefault="00D568DB" w:rsidP="00D568DB">
            <w:pPr>
              <w:rPr>
                <w:rFonts w:cstheme="minorHAnsi"/>
                <w:lang w:val="it-IT"/>
              </w:rPr>
            </w:pPr>
            <w:r w:rsidRPr="00314A8C">
              <w:rPr>
                <w:rFonts w:eastAsia="Times New Roman" w:cstheme="minorHAnsi"/>
                <w:color w:val="000000"/>
                <w:kern w:val="0"/>
                <w:szCs w:val="24"/>
                <w:lang w:val="en-US"/>
                <w14:ligatures w14:val="none"/>
              </w:rPr>
              <w:t>Output da sistema</w:t>
            </w:r>
          </w:p>
        </w:tc>
        <w:tc>
          <w:tcPr>
            <w:tcW w:w="963" w:type="dxa"/>
          </w:tcPr>
          <w:p w14:paraId="5F90DC6B" w14:textId="71BFB533" w:rsidR="00D568DB" w:rsidRPr="00314A8C" w:rsidRDefault="00D568DB" w:rsidP="00D568DB">
            <w:pPr>
              <w:rPr>
                <w:rFonts w:cstheme="minorHAnsi"/>
                <w:lang w:val="it-IT"/>
              </w:rPr>
            </w:pPr>
            <w:r w:rsidRPr="00314A8C">
              <w:rPr>
                <w:rFonts w:cstheme="minorHAnsi"/>
              </w:rPr>
              <w:t>No</w:t>
            </w:r>
          </w:p>
        </w:tc>
        <w:tc>
          <w:tcPr>
            <w:tcW w:w="963" w:type="dxa"/>
          </w:tcPr>
          <w:p w14:paraId="5364E4BD" w14:textId="5694150C" w:rsidR="00D568DB" w:rsidRPr="00314A8C" w:rsidRDefault="00D568DB" w:rsidP="00D568DB">
            <w:pPr>
              <w:rPr>
                <w:rFonts w:cstheme="minorHAnsi"/>
                <w:lang w:val="it-IT"/>
              </w:rPr>
            </w:pPr>
            <w:r w:rsidRPr="00314A8C">
              <w:rPr>
                <w:rFonts w:cstheme="minorHAnsi"/>
              </w:rPr>
              <w:t>No</w:t>
            </w:r>
          </w:p>
        </w:tc>
        <w:tc>
          <w:tcPr>
            <w:tcW w:w="962" w:type="dxa"/>
          </w:tcPr>
          <w:p w14:paraId="60A807C4" w14:textId="6A00BF16" w:rsidR="00D568DB" w:rsidRPr="00314A8C" w:rsidRDefault="00D568DB" w:rsidP="00D568DB">
            <w:pPr>
              <w:rPr>
                <w:rFonts w:cstheme="minorHAnsi"/>
                <w:lang w:val="it-IT"/>
              </w:rPr>
            </w:pPr>
            <w:r w:rsidRPr="00314A8C">
              <w:rPr>
                <w:rFonts w:cstheme="minorHAnsi"/>
                <w:lang w:val="it-IT"/>
              </w:rPr>
              <w:t>Numerici</w:t>
            </w:r>
          </w:p>
        </w:tc>
        <w:tc>
          <w:tcPr>
            <w:tcW w:w="963" w:type="dxa"/>
          </w:tcPr>
          <w:p w14:paraId="293ED3A1" w14:textId="21A7BC72" w:rsidR="00D568DB" w:rsidRPr="00314A8C" w:rsidRDefault="00D568DB" w:rsidP="00D568DB">
            <w:pPr>
              <w:rPr>
                <w:rFonts w:cstheme="minorHAnsi"/>
                <w:lang w:val="it-IT"/>
              </w:rPr>
            </w:pPr>
            <w:r w:rsidRPr="00314A8C">
              <w:rPr>
                <w:rFonts w:cstheme="minorHAnsi"/>
                <w:lang w:val="it-IT"/>
              </w:rPr>
              <w:t>“Numero” intero o decimale espresso in euro con separatore decimale opzionale</w:t>
            </w:r>
          </w:p>
        </w:tc>
        <w:tc>
          <w:tcPr>
            <w:tcW w:w="963" w:type="dxa"/>
          </w:tcPr>
          <w:p w14:paraId="6A4990C4" w14:textId="77777777" w:rsidR="00D568DB" w:rsidRPr="00314A8C" w:rsidRDefault="00D568DB" w:rsidP="00D568DB">
            <w:pPr>
              <w:rPr>
                <w:rFonts w:cstheme="minorHAnsi"/>
                <w:lang w:val="it-IT"/>
              </w:rPr>
            </w:pPr>
          </w:p>
        </w:tc>
        <w:tc>
          <w:tcPr>
            <w:tcW w:w="963" w:type="dxa"/>
          </w:tcPr>
          <w:p w14:paraId="2343A1C5" w14:textId="77777777" w:rsidR="00D568DB" w:rsidRPr="00314A8C" w:rsidRDefault="00D568DB" w:rsidP="00D568DB">
            <w:pPr>
              <w:rPr>
                <w:rFonts w:cstheme="minorHAnsi"/>
                <w:lang w:val="it-IT"/>
              </w:rPr>
            </w:pPr>
          </w:p>
        </w:tc>
        <w:tc>
          <w:tcPr>
            <w:tcW w:w="963" w:type="dxa"/>
          </w:tcPr>
          <w:p w14:paraId="74A1D1FD" w14:textId="77777777" w:rsidR="00D568DB" w:rsidRPr="00314A8C" w:rsidRDefault="00D568DB" w:rsidP="00D568DB">
            <w:pPr>
              <w:rPr>
                <w:rFonts w:cstheme="minorHAnsi"/>
                <w:lang w:val="it-IT"/>
              </w:rPr>
            </w:pPr>
          </w:p>
        </w:tc>
      </w:tr>
      <w:tr w:rsidR="00D568DB" w:rsidRPr="0049723A" w14:paraId="330AAF7D" w14:textId="77777777" w:rsidTr="3634F6F2">
        <w:trPr>
          <w:trHeight w:val="986"/>
        </w:trPr>
        <w:tc>
          <w:tcPr>
            <w:tcW w:w="962" w:type="dxa"/>
          </w:tcPr>
          <w:p w14:paraId="01FFE3CF" w14:textId="1CC0A518" w:rsidR="00D568DB" w:rsidRPr="00314A8C" w:rsidRDefault="00D568DB" w:rsidP="00D568DB">
            <w:pPr>
              <w:rPr>
                <w:rFonts w:cstheme="minorHAnsi"/>
              </w:rPr>
            </w:pPr>
            <w:r w:rsidRPr="00314A8C">
              <w:rPr>
                <w:rFonts w:cstheme="minorHAnsi"/>
              </w:rPr>
              <w:t>C98</w:t>
            </w:r>
          </w:p>
        </w:tc>
        <w:tc>
          <w:tcPr>
            <w:tcW w:w="963" w:type="dxa"/>
          </w:tcPr>
          <w:p w14:paraId="50D31D64" w14:textId="23B7607B" w:rsidR="00D568DB" w:rsidRPr="00314A8C" w:rsidRDefault="00D568DB" w:rsidP="00D568DB">
            <w:pPr>
              <w:rPr>
                <w:rFonts w:cstheme="minorHAnsi"/>
              </w:rPr>
            </w:pPr>
            <w:r w:rsidRPr="00314A8C">
              <w:rPr>
                <w:rFonts w:cstheme="minorHAnsi"/>
              </w:rPr>
              <w:t>Note aggiuntive</w:t>
            </w:r>
          </w:p>
        </w:tc>
        <w:tc>
          <w:tcPr>
            <w:tcW w:w="963" w:type="dxa"/>
          </w:tcPr>
          <w:p w14:paraId="4E1B7114" w14:textId="42DB8E42"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0DCDDE64" w14:textId="62975A44" w:rsidR="00D568DB" w:rsidRPr="00314A8C" w:rsidRDefault="00D568DB" w:rsidP="00D568DB">
            <w:pPr>
              <w:rPr>
                <w:rFonts w:cstheme="minorHAnsi"/>
              </w:rPr>
            </w:pPr>
            <w:r w:rsidRPr="00314A8C">
              <w:rPr>
                <w:rFonts w:cstheme="minorHAnsi"/>
              </w:rPr>
              <w:t>No</w:t>
            </w:r>
          </w:p>
        </w:tc>
        <w:tc>
          <w:tcPr>
            <w:tcW w:w="963" w:type="dxa"/>
          </w:tcPr>
          <w:p w14:paraId="2DD958CD" w14:textId="09F84F5F" w:rsidR="00D568DB" w:rsidRPr="00314A8C" w:rsidRDefault="00D568DB" w:rsidP="00D568DB">
            <w:pPr>
              <w:rPr>
                <w:rFonts w:cstheme="minorHAnsi"/>
              </w:rPr>
            </w:pPr>
            <w:r w:rsidRPr="00314A8C">
              <w:rPr>
                <w:rFonts w:cstheme="minorHAnsi"/>
              </w:rPr>
              <w:t>No</w:t>
            </w:r>
          </w:p>
        </w:tc>
        <w:tc>
          <w:tcPr>
            <w:tcW w:w="962" w:type="dxa"/>
          </w:tcPr>
          <w:p w14:paraId="06308C57" w14:textId="3741258C" w:rsidR="00D568DB" w:rsidRPr="00314A8C" w:rsidRDefault="00D568DB" w:rsidP="00D568DB">
            <w:pPr>
              <w:rPr>
                <w:rFonts w:cstheme="minorHAnsi"/>
              </w:rPr>
            </w:pPr>
            <w:r w:rsidRPr="00314A8C">
              <w:rPr>
                <w:rFonts w:cstheme="minorHAnsi"/>
              </w:rPr>
              <w:t>Testo</w:t>
            </w:r>
          </w:p>
        </w:tc>
        <w:tc>
          <w:tcPr>
            <w:tcW w:w="963" w:type="dxa"/>
          </w:tcPr>
          <w:p w14:paraId="0F848D3F" w14:textId="4FEBC46B" w:rsidR="00D568DB" w:rsidRPr="00314A8C" w:rsidRDefault="00D568DB" w:rsidP="00D568DB">
            <w:pPr>
              <w:rPr>
                <w:rFonts w:cstheme="minorHAnsi"/>
                <w:lang w:val="it-IT"/>
              </w:rPr>
            </w:pPr>
            <w:r w:rsidRPr="00314A8C">
              <w:rPr>
                <w:rFonts w:cstheme="minorHAnsi"/>
              </w:rPr>
              <w:t>Campo libero, max 280 caratteri</w:t>
            </w:r>
          </w:p>
        </w:tc>
        <w:tc>
          <w:tcPr>
            <w:tcW w:w="963" w:type="dxa"/>
          </w:tcPr>
          <w:p w14:paraId="6B2B60BB" w14:textId="77777777" w:rsidR="00D568DB" w:rsidRPr="00314A8C" w:rsidRDefault="00D568DB" w:rsidP="00D568DB">
            <w:pPr>
              <w:rPr>
                <w:rFonts w:cstheme="minorHAnsi"/>
                <w:lang w:val="it-IT"/>
              </w:rPr>
            </w:pPr>
          </w:p>
        </w:tc>
        <w:tc>
          <w:tcPr>
            <w:tcW w:w="963" w:type="dxa"/>
          </w:tcPr>
          <w:p w14:paraId="7A2AE4A2" w14:textId="77777777" w:rsidR="00D568DB" w:rsidRPr="00314A8C" w:rsidRDefault="00D568DB" w:rsidP="00D568DB">
            <w:pPr>
              <w:rPr>
                <w:rFonts w:cstheme="minorHAnsi"/>
                <w:lang w:val="it-IT"/>
              </w:rPr>
            </w:pPr>
          </w:p>
        </w:tc>
        <w:tc>
          <w:tcPr>
            <w:tcW w:w="963" w:type="dxa"/>
          </w:tcPr>
          <w:p w14:paraId="5A92210C" w14:textId="77777777" w:rsidR="00D568DB" w:rsidRPr="00314A8C" w:rsidRDefault="00D568DB" w:rsidP="00D568DB">
            <w:pPr>
              <w:rPr>
                <w:rFonts w:cstheme="minorHAnsi"/>
                <w:lang w:val="it-IT"/>
              </w:rPr>
            </w:pPr>
          </w:p>
        </w:tc>
      </w:tr>
      <w:tr w:rsidR="00D568DB" w:rsidRPr="0049723A" w14:paraId="49551AC1" w14:textId="77777777" w:rsidTr="3634F6F2">
        <w:trPr>
          <w:trHeight w:val="986"/>
        </w:trPr>
        <w:tc>
          <w:tcPr>
            <w:tcW w:w="962" w:type="dxa"/>
          </w:tcPr>
          <w:p w14:paraId="3BFB17FE" w14:textId="723C1ECF" w:rsidR="00D568DB" w:rsidRPr="00314A8C" w:rsidRDefault="00D568DB" w:rsidP="00D568DB">
            <w:pPr>
              <w:rPr>
                <w:rFonts w:cstheme="minorHAnsi"/>
              </w:rPr>
            </w:pPr>
            <w:r w:rsidRPr="00314A8C">
              <w:rPr>
                <w:rFonts w:cstheme="minorHAnsi"/>
              </w:rPr>
              <w:t>C99</w:t>
            </w:r>
          </w:p>
        </w:tc>
        <w:tc>
          <w:tcPr>
            <w:tcW w:w="963" w:type="dxa"/>
          </w:tcPr>
          <w:p w14:paraId="2AD42CFD" w14:textId="166E32CD" w:rsidR="00D568DB" w:rsidRPr="00314A8C" w:rsidRDefault="00D568DB" w:rsidP="00D568DB">
            <w:pPr>
              <w:rPr>
                <w:rFonts w:cstheme="minorHAnsi"/>
              </w:rPr>
            </w:pPr>
            <w:r w:rsidRPr="00314A8C">
              <w:rPr>
                <w:rFonts w:cstheme="minorHAnsi"/>
              </w:rPr>
              <w:t>Data creazione</w:t>
            </w:r>
          </w:p>
        </w:tc>
        <w:tc>
          <w:tcPr>
            <w:tcW w:w="963" w:type="dxa"/>
          </w:tcPr>
          <w:p w14:paraId="28CEA4DA" w14:textId="24B9770D"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1A9708DA" w14:textId="636EBC8A" w:rsidR="00D568DB" w:rsidRPr="00314A8C" w:rsidRDefault="00D568DB" w:rsidP="00D568DB">
            <w:pPr>
              <w:rPr>
                <w:rFonts w:cstheme="minorHAnsi"/>
              </w:rPr>
            </w:pPr>
            <w:r w:rsidRPr="00314A8C">
              <w:rPr>
                <w:rFonts w:cstheme="minorHAnsi"/>
              </w:rPr>
              <w:t>No</w:t>
            </w:r>
          </w:p>
        </w:tc>
        <w:tc>
          <w:tcPr>
            <w:tcW w:w="963" w:type="dxa"/>
          </w:tcPr>
          <w:p w14:paraId="2F3B5BE1" w14:textId="1609931B" w:rsidR="00D568DB" w:rsidRPr="00314A8C" w:rsidRDefault="00D568DB" w:rsidP="00D568DB">
            <w:pPr>
              <w:rPr>
                <w:rFonts w:cstheme="minorHAnsi"/>
              </w:rPr>
            </w:pPr>
            <w:r w:rsidRPr="00314A8C">
              <w:rPr>
                <w:rFonts w:cstheme="minorHAnsi"/>
              </w:rPr>
              <w:t>No</w:t>
            </w:r>
          </w:p>
        </w:tc>
        <w:tc>
          <w:tcPr>
            <w:tcW w:w="962" w:type="dxa"/>
          </w:tcPr>
          <w:p w14:paraId="1340818F" w14:textId="2B8C71CE" w:rsidR="00D568DB" w:rsidRPr="00314A8C" w:rsidRDefault="00D568DB" w:rsidP="00D568DB">
            <w:pPr>
              <w:rPr>
                <w:rFonts w:cstheme="minorHAnsi"/>
              </w:rPr>
            </w:pPr>
            <w:r w:rsidRPr="004B0B96">
              <w:rPr>
                <w:rFonts w:eastAsia="Times New Roman" w:cstheme="minorHAnsi"/>
                <w:color w:val="000000"/>
                <w:kern w:val="0"/>
                <w:szCs w:val="24"/>
                <w:lang w:val="en-US"/>
                <w14:ligatures w14:val="none"/>
              </w:rPr>
              <w:t>dd/MM/yyyy</w:t>
            </w:r>
          </w:p>
        </w:tc>
        <w:tc>
          <w:tcPr>
            <w:tcW w:w="963" w:type="dxa"/>
          </w:tcPr>
          <w:p w14:paraId="2CB714FB" w14:textId="45F6C227" w:rsidR="00D568DB" w:rsidRPr="00314A8C" w:rsidRDefault="00D568DB" w:rsidP="00D568DB">
            <w:pPr>
              <w:rPr>
                <w:rFonts w:cstheme="minorHAnsi"/>
                <w:lang w:val="it-IT"/>
              </w:rPr>
            </w:pPr>
            <w:r w:rsidRPr="004B0B96">
              <w:rPr>
                <w:rFonts w:eastAsia="Times New Roman" w:cstheme="minorHAnsi"/>
                <w:color w:val="000000"/>
                <w:kern w:val="0"/>
                <w:szCs w:val="24"/>
                <w:lang w:val="en-US"/>
                <w14:ligatures w14:val="none"/>
              </w:rPr>
              <w:t>Data valida</w:t>
            </w:r>
          </w:p>
        </w:tc>
        <w:tc>
          <w:tcPr>
            <w:tcW w:w="963" w:type="dxa"/>
          </w:tcPr>
          <w:p w14:paraId="06ACA659" w14:textId="77777777" w:rsidR="00D568DB" w:rsidRPr="00314A8C" w:rsidRDefault="00D568DB" w:rsidP="00D568DB">
            <w:pPr>
              <w:rPr>
                <w:rFonts w:cstheme="minorHAnsi"/>
                <w:lang w:val="it-IT"/>
              </w:rPr>
            </w:pPr>
          </w:p>
        </w:tc>
        <w:tc>
          <w:tcPr>
            <w:tcW w:w="963" w:type="dxa"/>
          </w:tcPr>
          <w:p w14:paraId="28764A8C" w14:textId="77777777" w:rsidR="00D568DB" w:rsidRPr="00314A8C" w:rsidRDefault="00D568DB" w:rsidP="00D568DB">
            <w:pPr>
              <w:rPr>
                <w:rFonts w:cstheme="minorHAnsi"/>
                <w:lang w:val="it-IT"/>
              </w:rPr>
            </w:pPr>
          </w:p>
        </w:tc>
        <w:tc>
          <w:tcPr>
            <w:tcW w:w="963" w:type="dxa"/>
          </w:tcPr>
          <w:p w14:paraId="5D16A8C3" w14:textId="77777777" w:rsidR="00D568DB" w:rsidRPr="00314A8C" w:rsidRDefault="00D568DB" w:rsidP="00D568DB">
            <w:pPr>
              <w:rPr>
                <w:rFonts w:cstheme="minorHAnsi"/>
                <w:lang w:val="it-IT"/>
              </w:rPr>
            </w:pPr>
          </w:p>
        </w:tc>
      </w:tr>
      <w:tr w:rsidR="00D568DB" w:rsidRPr="0049723A" w14:paraId="2100F6BE" w14:textId="77777777" w:rsidTr="3634F6F2">
        <w:trPr>
          <w:trHeight w:val="986"/>
        </w:trPr>
        <w:tc>
          <w:tcPr>
            <w:tcW w:w="962" w:type="dxa"/>
          </w:tcPr>
          <w:p w14:paraId="60F036C0" w14:textId="18DD7D6E" w:rsidR="00D568DB" w:rsidRPr="00314A8C" w:rsidRDefault="00D568DB" w:rsidP="00D568DB">
            <w:pPr>
              <w:rPr>
                <w:rFonts w:cstheme="minorHAnsi"/>
              </w:rPr>
            </w:pPr>
            <w:r w:rsidRPr="00314A8C">
              <w:rPr>
                <w:rFonts w:cstheme="minorHAnsi"/>
              </w:rPr>
              <w:t>C100</w:t>
            </w:r>
          </w:p>
        </w:tc>
        <w:tc>
          <w:tcPr>
            <w:tcW w:w="963" w:type="dxa"/>
          </w:tcPr>
          <w:p w14:paraId="7A715F61" w14:textId="41B905AE" w:rsidR="00D568DB" w:rsidRPr="00314A8C" w:rsidRDefault="00D568DB" w:rsidP="00D568DB">
            <w:pPr>
              <w:rPr>
                <w:rFonts w:cstheme="minorHAnsi"/>
              </w:rPr>
            </w:pPr>
            <w:r w:rsidRPr="00314A8C">
              <w:rPr>
                <w:rFonts w:cstheme="minorHAnsi"/>
              </w:rPr>
              <w:t>Direzione</w:t>
            </w:r>
          </w:p>
        </w:tc>
        <w:tc>
          <w:tcPr>
            <w:tcW w:w="963" w:type="dxa"/>
          </w:tcPr>
          <w:p w14:paraId="6A650133" w14:textId="7A18EA7C"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3FEBF032" w14:textId="2A43F22B" w:rsidR="00D568DB" w:rsidRPr="00314A8C" w:rsidRDefault="00D568DB" w:rsidP="00D568DB">
            <w:pPr>
              <w:rPr>
                <w:rFonts w:cstheme="minorHAnsi"/>
              </w:rPr>
            </w:pPr>
            <w:r w:rsidRPr="00314A8C">
              <w:rPr>
                <w:rFonts w:cstheme="minorHAnsi"/>
              </w:rPr>
              <w:t>No</w:t>
            </w:r>
          </w:p>
        </w:tc>
        <w:tc>
          <w:tcPr>
            <w:tcW w:w="963" w:type="dxa"/>
          </w:tcPr>
          <w:p w14:paraId="596A92DE" w14:textId="085D3101" w:rsidR="00D568DB" w:rsidRPr="00314A8C" w:rsidRDefault="00D568DB" w:rsidP="00D568DB">
            <w:pPr>
              <w:rPr>
                <w:rFonts w:cstheme="minorHAnsi"/>
              </w:rPr>
            </w:pPr>
            <w:r w:rsidRPr="00314A8C">
              <w:rPr>
                <w:rFonts w:cstheme="minorHAnsi"/>
              </w:rPr>
              <w:t>No</w:t>
            </w:r>
          </w:p>
        </w:tc>
        <w:tc>
          <w:tcPr>
            <w:tcW w:w="962" w:type="dxa"/>
          </w:tcPr>
          <w:p w14:paraId="68912D48" w14:textId="3FC1519F" w:rsidR="00D568DB" w:rsidRPr="00314A8C" w:rsidRDefault="00D568DB" w:rsidP="00D568DB">
            <w:pPr>
              <w:rPr>
                <w:rFonts w:cstheme="minorHAnsi"/>
              </w:rPr>
            </w:pPr>
            <w:r w:rsidRPr="00314A8C">
              <w:rPr>
                <w:rFonts w:cstheme="minorHAnsi"/>
              </w:rPr>
              <w:t>Lista valori</w:t>
            </w:r>
          </w:p>
        </w:tc>
        <w:tc>
          <w:tcPr>
            <w:tcW w:w="963" w:type="dxa"/>
          </w:tcPr>
          <w:p w14:paraId="24830CCF" w14:textId="7CFB7732" w:rsidR="00D568DB" w:rsidRPr="00314A8C" w:rsidRDefault="00D568DB" w:rsidP="00D568DB">
            <w:pPr>
              <w:rPr>
                <w:rFonts w:cstheme="minorHAnsi"/>
                <w:lang w:val="it-IT"/>
              </w:rPr>
            </w:pPr>
            <w:r w:rsidRPr="00314A8C">
              <w:rPr>
                <w:rFonts w:cstheme="minorHAnsi"/>
                <w:lang w:val="it-IT"/>
              </w:rPr>
              <w:t>“In entrata”, “In uscita”</w:t>
            </w:r>
          </w:p>
        </w:tc>
        <w:tc>
          <w:tcPr>
            <w:tcW w:w="963" w:type="dxa"/>
          </w:tcPr>
          <w:p w14:paraId="528F1905" w14:textId="77777777" w:rsidR="00D568DB" w:rsidRPr="00314A8C" w:rsidRDefault="00D568DB" w:rsidP="00D568DB">
            <w:pPr>
              <w:rPr>
                <w:rFonts w:cstheme="minorHAnsi"/>
                <w:lang w:val="it-IT"/>
              </w:rPr>
            </w:pPr>
          </w:p>
        </w:tc>
        <w:tc>
          <w:tcPr>
            <w:tcW w:w="963" w:type="dxa"/>
          </w:tcPr>
          <w:p w14:paraId="56BFBB04" w14:textId="77777777" w:rsidR="00D568DB" w:rsidRPr="00314A8C" w:rsidRDefault="00D568DB" w:rsidP="00D568DB">
            <w:pPr>
              <w:rPr>
                <w:rFonts w:cstheme="minorHAnsi"/>
                <w:lang w:val="it-IT"/>
              </w:rPr>
            </w:pPr>
          </w:p>
        </w:tc>
        <w:tc>
          <w:tcPr>
            <w:tcW w:w="963" w:type="dxa"/>
          </w:tcPr>
          <w:p w14:paraId="14767F5E" w14:textId="77777777" w:rsidR="00D568DB" w:rsidRPr="00314A8C" w:rsidRDefault="00D568DB" w:rsidP="00D568DB">
            <w:pPr>
              <w:rPr>
                <w:rFonts w:cstheme="minorHAnsi"/>
                <w:lang w:val="it-IT"/>
              </w:rPr>
            </w:pPr>
          </w:p>
        </w:tc>
      </w:tr>
      <w:tr w:rsidR="00D568DB" w:rsidRPr="0049723A" w14:paraId="72128690" w14:textId="77777777" w:rsidTr="3634F6F2">
        <w:trPr>
          <w:trHeight w:val="986"/>
        </w:trPr>
        <w:tc>
          <w:tcPr>
            <w:tcW w:w="962" w:type="dxa"/>
          </w:tcPr>
          <w:p w14:paraId="3571314B" w14:textId="5B0B06F6" w:rsidR="00D568DB" w:rsidRPr="00314A8C" w:rsidRDefault="00D568DB" w:rsidP="00D568DB">
            <w:pPr>
              <w:rPr>
                <w:rFonts w:cstheme="minorHAnsi"/>
              </w:rPr>
            </w:pPr>
            <w:r w:rsidRPr="00314A8C">
              <w:rPr>
                <w:rFonts w:cstheme="minorHAnsi"/>
              </w:rPr>
              <w:t>C103</w:t>
            </w:r>
          </w:p>
        </w:tc>
        <w:tc>
          <w:tcPr>
            <w:tcW w:w="963" w:type="dxa"/>
          </w:tcPr>
          <w:p w14:paraId="527CDA7E" w14:textId="7BCD0EDB" w:rsidR="00D568DB" w:rsidRPr="00314A8C" w:rsidRDefault="00D568DB" w:rsidP="00D568DB">
            <w:pPr>
              <w:rPr>
                <w:rFonts w:cstheme="minorHAnsi"/>
              </w:rPr>
            </w:pPr>
            <w:r w:rsidRPr="00314A8C">
              <w:rPr>
                <w:rFonts w:cstheme="minorHAnsi"/>
              </w:rPr>
              <w:t>Numero verde</w:t>
            </w:r>
          </w:p>
        </w:tc>
        <w:tc>
          <w:tcPr>
            <w:tcW w:w="963" w:type="dxa"/>
          </w:tcPr>
          <w:p w14:paraId="1AD70238" w14:textId="429F127B"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457CEE24" w14:textId="3A78292E" w:rsidR="00D568DB" w:rsidRPr="00314A8C" w:rsidRDefault="00D568DB" w:rsidP="00D568DB">
            <w:pPr>
              <w:rPr>
                <w:rFonts w:cstheme="minorHAnsi"/>
              </w:rPr>
            </w:pPr>
            <w:r w:rsidRPr="00314A8C">
              <w:rPr>
                <w:rFonts w:cstheme="minorHAnsi"/>
              </w:rPr>
              <w:t>No</w:t>
            </w:r>
          </w:p>
        </w:tc>
        <w:tc>
          <w:tcPr>
            <w:tcW w:w="963" w:type="dxa"/>
          </w:tcPr>
          <w:p w14:paraId="64C8C613" w14:textId="17B3D006" w:rsidR="00D568DB" w:rsidRPr="00314A8C" w:rsidRDefault="00D568DB" w:rsidP="00D568DB">
            <w:pPr>
              <w:rPr>
                <w:rFonts w:cstheme="minorHAnsi"/>
              </w:rPr>
            </w:pPr>
            <w:r w:rsidRPr="00314A8C">
              <w:rPr>
                <w:rFonts w:cstheme="minorHAnsi"/>
              </w:rPr>
              <w:t>No</w:t>
            </w:r>
          </w:p>
        </w:tc>
        <w:tc>
          <w:tcPr>
            <w:tcW w:w="962" w:type="dxa"/>
          </w:tcPr>
          <w:p w14:paraId="0563AF6E" w14:textId="5A66B24C" w:rsidR="00D568DB" w:rsidRPr="00314A8C" w:rsidRDefault="00D568DB" w:rsidP="00D568DB">
            <w:pPr>
              <w:rPr>
                <w:rFonts w:cstheme="minorHAnsi"/>
              </w:rPr>
            </w:pPr>
            <w:r w:rsidRPr="00314A8C">
              <w:rPr>
                <w:rFonts w:cstheme="minorHAnsi"/>
              </w:rPr>
              <w:t>Numerici</w:t>
            </w:r>
          </w:p>
        </w:tc>
        <w:tc>
          <w:tcPr>
            <w:tcW w:w="963" w:type="dxa"/>
          </w:tcPr>
          <w:p w14:paraId="5C4DD159" w14:textId="23FC35E4" w:rsidR="00D568DB" w:rsidRPr="00314A8C" w:rsidRDefault="00D568DB" w:rsidP="00D568DB">
            <w:pPr>
              <w:rPr>
                <w:rFonts w:cstheme="minorHAnsi"/>
                <w:lang w:val="it-IT"/>
              </w:rPr>
            </w:pPr>
            <w:r w:rsidRPr="00314A8C">
              <w:rPr>
                <w:rFonts w:cstheme="minorHAnsi"/>
                <w:lang w:val="it-IT"/>
              </w:rPr>
              <w:t xml:space="preserve">“Numero” nazionale con prefisso </w:t>
            </w:r>
          </w:p>
        </w:tc>
        <w:tc>
          <w:tcPr>
            <w:tcW w:w="963" w:type="dxa"/>
          </w:tcPr>
          <w:p w14:paraId="30651AA0" w14:textId="77777777" w:rsidR="00D568DB" w:rsidRPr="00314A8C" w:rsidRDefault="00D568DB" w:rsidP="00D568DB">
            <w:pPr>
              <w:rPr>
                <w:rFonts w:cstheme="minorHAnsi"/>
                <w:lang w:val="it-IT"/>
              </w:rPr>
            </w:pPr>
          </w:p>
        </w:tc>
        <w:tc>
          <w:tcPr>
            <w:tcW w:w="963" w:type="dxa"/>
          </w:tcPr>
          <w:p w14:paraId="31BB370E" w14:textId="77777777" w:rsidR="00D568DB" w:rsidRPr="00314A8C" w:rsidRDefault="00D568DB" w:rsidP="00D568DB">
            <w:pPr>
              <w:rPr>
                <w:rFonts w:cstheme="minorHAnsi"/>
                <w:lang w:val="it-IT"/>
              </w:rPr>
            </w:pPr>
          </w:p>
        </w:tc>
        <w:tc>
          <w:tcPr>
            <w:tcW w:w="963" w:type="dxa"/>
          </w:tcPr>
          <w:p w14:paraId="763BE023" w14:textId="77777777" w:rsidR="00D568DB" w:rsidRPr="00314A8C" w:rsidRDefault="00D568DB" w:rsidP="00D568DB">
            <w:pPr>
              <w:rPr>
                <w:rFonts w:cstheme="minorHAnsi"/>
                <w:lang w:val="it-IT"/>
              </w:rPr>
            </w:pPr>
          </w:p>
        </w:tc>
      </w:tr>
      <w:tr w:rsidR="00D568DB" w:rsidRPr="000D2906" w14:paraId="6AC03245" w14:textId="77777777" w:rsidTr="3634F6F2">
        <w:trPr>
          <w:trHeight w:val="986"/>
        </w:trPr>
        <w:tc>
          <w:tcPr>
            <w:tcW w:w="962" w:type="dxa"/>
          </w:tcPr>
          <w:p w14:paraId="4BC13939" w14:textId="6D2249A7" w:rsidR="00D568DB" w:rsidRPr="00314A8C" w:rsidRDefault="00D568DB" w:rsidP="00D568DB">
            <w:pPr>
              <w:rPr>
                <w:rFonts w:cstheme="minorHAnsi"/>
              </w:rPr>
            </w:pPr>
            <w:r w:rsidRPr="00314A8C">
              <w:rPr>
                <w:rFonts w:cstheme="minorHAnsi"/>
              </w:rPr>
              <w:t>C104</w:t>
            </w:r>
          </w:p>
        </w:tc>
        <w:tc>
          <w:tcPr>
            <w:tcW w:w="963" w:type="dxa"/>
          </w:tcPr>
          <w:p w14:paraId="4EBD23BC" w14:textId="17AA82CD" w:rsidR="00D568DB" w:rsidRPr="00314A8C" w:rsidRDefault="00D568DB" w:rsidP="00D568DB">
            <w:pPr>
              <w:rPr>
                <w:rFonts w:cstheme="minorHAnsi"/>
              </w:rPr>
            </w:pPr>
            <w:r w:rsidRPr="00314A8C">
              <w:rPr>
                <w:rFonts w:cstheme="minorHAnsi"/>
              </w:rPr>
              <w:t>Esito lead associato</w:t>
            </w:r>
          </w:p>
        </w:tc>
        <w:tc>
          <w:tcPr>
            <w:tcW w:w="963" w:type="dxa"/>
          </w:tcPr>
          <w:p w14:paraId="4910CFF1" w14:textId="6B94D405"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250638EE" w14:textId="2ED095B1" w:rsidR="00D568DB" w:rsidRPr="00314A8C" w:rsidRDefault="00D568DB" w:rsidP="00D568DB">
            <w:pPr>
              <w:rPr>
                <w:rFonts w:cstheme="minorHAnsi"/>
              </w:rPr>
            </w:pPr>
            <w:r w:rsidRPr="00314A8C">
              <w:rPr>
                <w:rFonts w:cstheme="minorHAnsi"/>
              </w:rPr>
              <w:t>No</w:t>
            </w:r>
          </w:p>
        </w:tc>
        <w:tc>
          <w:tcPr>
            <w:tcW w:w="963" w:type="dxa"/>
          </w:tcPr>
          <w:p w14:paraId="7AC2B6E8" w14:textId="68403D0F" w:rsidR="00D568DB" w:rsidRPr="00314A8C" w:rsidRDefault="00D568DB" w:rsidP="00D568DB">
            <w:pPr>
              <w:rPr>
                <w:rFonts w:cstheme="minorHAnsi"/>
              </w:rPr>
            </w:pPr>
            <w:r w:rsidRPr="00314A8C">
              <w:rPr>
                <w:rFonts w:cstheme="minorHAnsi"/>
              </w:rPr>
              <w:t>No</w:t>
            </w:r>
          </w:p>
        </w:tc>
        <w:tc>
          <w:tcPr>
            <w:tcW w:w="962" w:type="dxa"/>
          </w:tcPr>
          <w:p w14:paraId="1AEFE82E" w14:textId="3D82D6B6" w:rsidR="00D568DB" w:rsidRPr="00314A8C" w:rsidRDefault="00D568DB" w:rsidP="00D568DB">
            <w:pPr>
              <w:rPr>
                <w:rFonts w:cstheme="minorHAnsi"/>
              </w:rPr>
            </w:pPr>
            <w:r w:rsidRPr="00314A8C">
              <w:rPr>
                <w:rFonts w:cstheme="minorHAnsi"/>
              </w:rPr>
              <w:t>Lista valori</w:t>
            </w:r>
          </w:p>
        </w:tc>
        <w:tc>
          <w:tcPr>
            <w:tcW w:w="963" w:type="dxa"/>
          </w:tcPr>
          <w:p w14:paraId="00AAF6F8" w14:textId="62442477" w:rsidR="00D568DB" w:rsidRPr="00314A8C" w:rsidRDefault="00A23830" w:rsidP="00D568DB">
            <w:pPr>
              <w:rPr>
                <w:rFonts w:cstheme="minorHAnsi"/>
                <w:lang w:val="it-IT"/>
              </w:rPr>
            </w:pPr>
            <w:r w:rsidRPr="00335F79">
              <w:rPr>
                <w:lang w:val="it-IT"/>
              </w:rPr>
              <w:t xml:space="preserve"> </w:t>
            </w:r>
            <w:r w:rsidRPr="00A23830">
              <w:rPr>
                <w:rFonts w:cstheme="minorHAnsi"/>
                <w:lang w:val="it-IT"/>
              </w:rPr>
              <w:t>” “Interessato”, “Non interessato”, “Solo informativo”, “Fuori policy”, “Cliente in gestione”, “ Cliente Retail”, “N/A”</w:t>
            </w:r>
            <w:r>
              <w:rPr>
                <w:rFonts w:cstheme="minorHAnsi"/>
                <w:lang w:val="it-IT"/>
              </w:rPr>
              <w:t xml:space="preserve"> </w:t>
            </w:r>
          </w:p>
        </w:tc>
        <w:tc>
          <w:tcPr>
            <w:tcW w:w="963" w:type="dxa"/>
          </w:tcPr>
          <w:p w14:paraId="39D13BCC" w14:textId="77777777" w:rsidR="00D568DB" w:rsidRPr="00314A8C" w:rsidRDefault="00D568DB" w:rsidP="00D568DB">
            <w:pPr>
              <w:rPr>
                <w:rFonts w:cstheme="minorHAnsi"/>
                <w:lang w:val="it-IT"/>
              </w:rPr>
            </w:pPr>
          </w:p>
        </w:tc>
        <w:tc>
          <w:tcPr>
            <w:tcW w:w="963" w:type="dxa"/>
          </w:tcPr>
          <w:p w14:paraId="2AEFC153" w14:textId="77777777" w:rsidR="00D568DB" w:rsidRPr="00314A8C" w:rsidRDefault="00D568DB" w:rsidP="00D568DB">
            <w:pPr>
              <w:rPr>
                <w:rFonts w:cstheme="minorHAnsi"/>
                <w:lang w:val="it-IT"/>
              </w:rPr>
            </w:pPr>
          </w:p>
        </w:tc>
        <w:tc>
          <w:tcPr>
            <w:tcW w:w="963" w:type="dxa"/>
          </w:tcPr>
          <w:p w14:paraId="4AD865A4" w14:textId="77777777" w:rsidR="00D568DB" w:rsidRPr="00314A8C" w:rsidRDefault="00D568DB" w:rsidP="00D568DB">
            <w:pPr>
              <w:rPr>
                <w:rFonts w:cstheme="minorHAnsi"/>
                <w:lang w:val="it-IT"/>
              </w:rPr>
            </w:pPr>
          </w:p>
        </w:tc>
      </w:tr>
      <w:tr w:rsidR="00D568DB" w:rsidRPr="0049723A" w14:paraId="50B4DD93" w14:textId="77777777" w:rsidTr="3634F6F2">
        <w:trPr>
          <w:trHeight w:val="986"/>
        </w:trPr>
        <w:tc>
          <w:tcPr>
            <w:tcW w:w="962" w:type="dxa"/>
          </w:tcPr>
          <w:p w14:paraId="6A557E45" w14:textId="2DD61073" w:rsidR="00D568DB" w:rsidRPr="00314A8C" w:rsidRDefault="00D568DB" w:rsidP="00D568DB">
            <w:pPr>
              <w:rPr>
                <w:rFonts w:cstheme="minorHAnsi"/>
              </w:rPr>
            </w:pPr>
            <w:r w:rsidRPr="00314A8C">
              <w:rPr>
                <w:rFonts w:cstheme="minorHAnsi"/>
              </w:rPr>
              <w:t>C105</w:t>
            </w:r>
          </w:p>
        </w:tc>
        <w:tc>
          <w:tcPr>
            <w:tcW w:w="963" w:type="dxa"/>
          </w:tcPr>
          <w:p w14:paraId="6CDA0AE9" w14:textId="3CCC883A" w:rsidR="00D568DB" w:rsidRPr="00314A8C" w:rsidRDefault="00D568DB" w:rsidP="00D568DB">
            <w:pPr>
              <w:rPr>
                <w:rFonts w:cstheme="minorHAnsi"/>
              </w:rPr>
            </w:pPr>
            <w:r w:rsidRPr="00314A8C">
              <w:rPr>
                <w:rFonts w:cstheme="minorHAnsi"/>
              </w:rPr>
              <w:t>Oggetto</w:t>
            </w:r>
          </w:p>
        </w:tc>
        <w:tc>
          <w:tcPr>
            <w:tcW w:w="963" w:type="dxa"/>
          </w:tcPr>
          <w:p w14:paraId="03E1716D" w14:textId="16A9CD8B"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7AC921E9" w14:textId="130B61D3" w:rsidR="00D568DB" w:rsidRPr="00314A8C" w:rsidRDefault="00D568DB" w:rsidP="00D568DB">
            <w:pPr>
              <w:rPr>
                <w:rFonts w:cstheme="minorHAnsi"/>
              </w:rPr>
            </w:pPr>
            <w:r w:rsidRPr="00314A8C">
              <w:rPr>
                <w:rFonts w:cstheme="minorHAnsi"/>
              </w:rPr>
              <w:t>No</w:t>
            </w:r>
          </w:p>
        </w:tc>
        <w:tc>
          <w:tcPr>
            <w:tcW w:w="963" w:type="dxa"/>
          </w:tcPr>
          <w:p w14:paraId="1126D425" w14:textId="03736236" w:rsidR="00D568DB" w:rsidRPr="00314A8C" w:rsidRDefault="00D568DB" w:rsidP="00D568DB">
            <w:pPr>
              <w:rPr>
                <w:rFonts w:cstheme="minorHAnsi"/>
              </w:rPr>
            </w:pPr>
            <w:r w:rsidRPr="00314A8C">
              <w:rPr>
                <w:rFonts w:cstheme="minorHAnsi"/>
              </w:rPr>
              <w:t>No</w:t>
            </w:r>
          </w:p>
        </w:tc>
        <w:tc>
          <w:tcPr>
            <w:tcW w:w="962" w:type="dxa"/>
          </w:tcPr>
          <w:p w14:paraId="19A54385" w14:textId="1FFD770B" w:rsidR="00D568DB" w:rsidRPr="00314A8C" w:rsidRDefault="00D568DB" w:rsidP="00D568DB">
            <w:pPr>
              <w:rPr>
                <w:rFonts w:cstheme="minorHAnsi"/>
              </w:rPr>
            </w:pPr>
            <w:r w:rsidRPr="00314A8C">
              <w:rPr>
                <w:rFonts w:cstheme="minorHAnsi"/>
              </w:rPr>
              <w:t>Testo libero</w:t>
            </w:r>
          </w:p>
        </w:tc>
        <w:tc>
          <w:tcPr>
            <w:tcW w:w="963" w:type="dxa"/>
          </w:tcPr>
          <w:p w14:paraId="741C0201" w14:textId="4CBF7675" w:rsidR="00D568DB" w:rsidRPr="00314A8C" w:rsidRDefault="00D568DB" w:rsidP="00D568DB">
            <w:pPr>
              <w:rPr>
                <w:rFonts w:cstheme="minorHAnsi"/>
                <w:lang w:val="it-IT"/>
              </w:rPr>
            </w:pPr>
            <w:r w:rsidRPr="00314A8C">
              <w:rPr>
                <w:rFonts w:cstheme="minorHAnsi"/>
                <w:lang w:val="it-IT"/>
              </w:rPr>
              <w:t>Campo con massimo 100 caratteri</w:t>
            </w:r>
          </w:p>
        </w:tc>
        <w:tc>
          <w:tcPr>
            <w:tcW w:w="963" w:type="dxa"/>
          </w:tcPr>
          <w:p w14:paraId="7185E582" w14:textId="77777777" w:rsidR="00D568DB" w:rsidRPr="00314A8C" w:rsidRDefault="00D568DB" w:rsidP="00D568DB">
            <w:pPr>
              <w:rPr>
                <w:rFonts w:cstheme="minorHAnsi"/>
                <w:lang w:val="it-IT"/>
              </w:rPr>
            </w:pPr>
          </w:p>
        </w:tc>
        <w:tc>
          <w:tcPr>
            <w:tcW w:w="963" w:type="dxa"/>
          </w:tcPr>
          <w:p w14:paraId="38C2A3E3" w14:textId="77777777" w:rsidR="00D568DB" w:rsidRPr="00314A8C" w:rsidRDefault="00D568DB" w:rsidP="00D568DB">
            <w:pPr>
              <w:rPr>
                <w:rFonts w:cstheme="minorHAnsi"/>
                <w:lang w:val="it-IT"/>
              </w:rPr>
            </w:pPr>
          </w:p>
        </w:tc>
        <w:tc>
          <w:tcPr>
            <w:tcW w:w="963" w:type="dxa"/>
          </w:tcPr>
          <w:p w14:paraId="1E161874" w14:textId="77777777" w:rsidR="00D568DB" w:rsidRPr="00314A8C" w:rsidRDefault="00D568DB" w:rsidP="00D568DB">
            <w:pPr>
              <w:rPr>
                <w:rFonts w:cstheme="minorHAnsi"/>
                <w:lang w:val="it-IT"/>
              </w:rPr>
            </w:pPr>
          </w:p>
        </w:tc>
      </w:tr>
      <w:tr w:rsidR="00D568DB" w:rsidRPr="000D2906" w14:paraId="49EBD20E" w14:textId="77777777" w:rsidTr="3634F6F2">
        <w:trPr>
          <w:trHeight w:val="986"/>
        </w:trPr>
        <w:tc>
          <w:tcPr>
            <w:tcW w:w="962" w:type="dxa"/>
          </w:tcPr>
          <w:p w14:paraId="45A53C86" w14:textId="7E9EE004" w:rsidR="00D568DB" w:rsidRPr="00314A8C" w:rsidRDefault="00D568DB" w:rsidP="00D568DB">
            <w:pPr>
              <w:rPr>
                <w:rFonts w:cstheme="minorHAnsi"/>
              </w:rPr>
            </w:pPr>
            <w:r w:rsidRPr="00314A8C">
              <w:rPr>
                <w:rFonts w:cstheme="minorHAnsi"/>
              </w:rPr>
              <w:t>C106</w:t>
            </w:r>
          </w:p>
        </w:tc>
        <w:tc>
          <w:tcPr>
            <w:tcW w:w="963" w:type="dxa"/>
          </w:tcPr>
          <w:p w14:paraId="6F0FBEA3" w14:textId="37001CFB" w:rsidR="00D568DB" w:rsidRPr="00314A8C" w:rsidRDefault="00D568DB" w:rsidP="00D568DB">
            <w:pPr>
              <w:rPr>
                <w:rFonts w:cstheme="minorHAnsi"/>
              </w:rPr>
            </w:pPr>
            <w:r w:rsidRPr="00314A8C">
              <w:rPr>
                <w:rFonts w:cstheme="minorHAnsi"/>
              </w:rPr>
              <w:t>Intestazione del mittente</w:t>
            </w:r>
          </w:p>
        </w:tc>
        <w:tc>
          <w:tcPr>
            <w:tcW w:w="963" w:type="dxa"/>
          </w:tcPr>
          <w:p w14:paraId="4A116AE0" w14:textId="0C9930AC"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193DF05D" w14:textId="36B489CF" w:rsidR="00D568DB" w:rsidRPr="00314A8C" w:rsidRDefault="00D568DB" w:rsidP="00D568DB">
            <w:pPr>
              <w:rPr>
                <w:rFonts w:cstheme="minorHAnsi"/>
              </w:rPr>
            </w:pPr>
            <w:r w:rsidRPr="00314A8C">
              <w:rPr>
                <w:rFonts w:cstheme="minorHAnsi"/>
              </w:rPr>
              <w:t>No</w:t>
            </w:r>
          </w:p>
        </w:tc>
        <w:tc>
          <w:tcPr>
            <w:tcW w:w="963" w:type="dxa"/>
          </w:tcPr>
          <w:p w14:paraId="783AE338" w14:textId="7C8B6B75" w:rsidR="00D568DB" w:rsidRPr="00314A8C" w:rsidRDefault="00D568DB" w:rsidP="00D568DB">
            <w:pPr>
              <w:rPr>
                <w:rFonts w:cstheme="minorHAnsi"/>
              </w:rPr>
            </w:pPr>
            <w:r w:rsidRPr="00314A8C">
              <w:rPr>
                <w:rFonts w:cstheme="minorHAnsi"/>
              </w:rPr>
              <w:t>No</w:t>
            </w:r>
          </w:p>
        </w:tc>
        <w:tc>
          <w:tcPr>
            <w:tcW w:w="962" w:type="dxa"/>
          </w:tcPr>
          <w:p w14:paraId="062BC778" w14:textId="706C6B2C" w:rsidR="00D568DB" w:rsidRPr="00314A8C" w:rsidRDefault="00D568DB" w:rsidP="00D568DB">
            <w:pPr>
              <w:rPr>
                <w:rFonts w:cstheme="minorHAnsi"/>
              </w:rPr>
            </w:pPr>
            <w:r w:rsidRPr="00314A8C">
              <w:rPr>
                <w:rFonts w:cstheme="minorHAnsi"/>
              </w:rPr>
              <w:t>Alfabetici</w:t>
            </w:r>
          </w:p>
        </w:tc>
        <w:tc>
          <w:tcPr>
            <w:tcW w:w="963" w:type="dxa"/>
          </w:tcPr>
          <w:p w14:paraId="588FFE44" w14:textId="32162BA2" w:rsidR="00D568DB" w:rsidRPr="00314A8C" w:rsidRDefault="00D568DB" w:rsidP="00D568DB">
            <w:pPr>
              <w:rPr>
                <w:rFonts w:cstheme="minorHAnsi"/>
                <w:lang w:val="it-IT"/>
              </w:rPr>
            </w:pPr>
            <w:r w:rsidRPr="00314A8C">
              <w:rPr>
                <w:rFonts w:cstheme="minorHAnsi"/>
                <w:lang w:val="it-IT"/>
              </w:rPr>
              <w:t>“Nome” e “Cognome” del mittente</w:t>
            </w:r>
          </w:p>
        </w:tc>
        <w:tc>
          <w:tcPr>
            <w:tcW w:w="963" w:type="dxa"/>
          </w:tcPr>
          <w:p w14:paraId="271A4EF8" w14:textId="77777777" w:rsidR="00D568DB" w:rsidRPr="00314A8C" w:rsidRDefault="00D568DB" w:rsidP="00D568DB">
            <w:pPr>
              <w:rPr>
                <w:rFonts w:cstheme="minorHAnsi"/>
                <w:lang w:val="it-IT"/>
              </w:rPr>
            </w:pPr>
          </w:p>
        </w:tc>
        <w:tc>
          <w:tcPr>
            <w:tcW w:w="963" w:type="dxa"/>
          </w:tcPr>
          <w:p w14:paraId="375458E2" w14:textId="77777777" w:rsidR="00D568DB" w:rsidRPr="00314A8C" w:rsidRDefault="00D568DB" w:rsidP="00D568DB">
            <w:pPr>
              <w:rPr>
                <w:rFonts w:cstheme="minorHAnsi"/>
                <w:lang w:val="it-IT"/>
              </w:rPr>
            </w:pPr>
          </w:p>
        </w:tc>
        <w:tc>
          <w:tcPr>
            <w:tcW w:w="963" w:type="dxa"/>
          </w:tcPr>
          <w:p w14:paraId="39E2B94F" w14:textId="77777777" w:rsidR="00D568DB" w:rsidRPr="00314A8C" w:rsidRDefault="00D568DB" w:rsidP="00D568DB">
            <w:pPr>
              <w:rPr>
                <w:rFonts w:cstheme="minorHAnsi"/>
                <w:lang w:val="it-IT"/>
              </w:rPr>
            </w:pPr>
          </w:p>
        </w:tc>
      </w:tr>
      <w:tr w:rsidR="00D568DB" w:rsidRPr="000D2906" w14:paraId="213D71E6" w14:textId="77777777" w:rsidTr="3634F6F2">
        <w:trPr>
          <w:trHeight w:val="986"/>
        </w:trPr>
        <w:tc>
          <w:tcPr>
            <w:tcW w:w="962" w:type="dxa"/>
          </w:tcPr>
          <w:p w14:paraId="76E6526D" w14:textId="28D7F8F2" w:rsidR="00D568DB" w:rsidRPr="00314A8C" w:rsidRDefault="00D568DB" w:rsidP="00D568DB">
            <w:pPr>
              <w:rPr>
                <w:rFonts w:cstheme="minorHAnsi"/>
              </w:rPr>
            </w:pPr>
            <w:r w:rsidRPr="00314A8C">
              <w:rPr>
                <w:rFonts w:cstheme="minorHAnsi"/>
              </w:rPr>
              <w:t>C107</w:t>
            </w:r>
          </w:p>
        </w:tc>
        <w:tc>
          <w:tcPr>
            <w:tcW w:w="963" w:type="dxa"/>
          </w:tcPr>
          <w:p w14:paraId="7CF51CA6" w14:textId="394CF032" w:rsidR="00D568DB" w:rsidRPr="00314A8C" w:rsidRDefault="00D568DB" w:rsidP="00D568DB">
            <w:pPr>
              <w:rPr>
                <w:rFonts w:cstheme="minorHAnsi"/>
              </w:rPr>
            </w:pPr>
            <w:r w:rsidRPr="00314A8C">
              <w:rPr>
                <w:rFonts w:cstheme="minorHAnsi"/>
              </w:rPr>
              <w:t>Intestazione del destinatario</w:t>
            </w:r>
          </w:p>
        </w:tc>
        <w:tc>
          <w:tcPr>
            <w:tcW w:w="963" w:type="dxa"/>
          </w:tcPr>
          <w:p w14:paraId="625912A6" w14:textId="7DA413D5"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0E2D5E5F" w14:textId="47179FD8" w:rsidR="00D568DB" w:rsidRPr="00314A8C" w:rsidRDefault="00D568DB" w:rsidP="00D568DB">
            <w:pPr>
              <w:rPr>
                <w:rFonts w:cstheme="minorHAnsi"/>
              </w:rPr>
            </w:pPr>
            <w:r w:rsidRPr="00314A8C">
              <w:rPr>
                <w:rFonts w:cstheme="minorHAnsi"/>
              </w:rPr>
              <w:t>No</w:t>
            </w:r>
          </w:p>
        </w:tc>
        <w:tc>
          <w:tcPr>
            <w:tcW w:w="963" w:type="dxa"/>
          </w:tcPr>
          <w:p w14:paraId="7D8A23D9" w14:textId="0BA67067" w:rsidR="00D568DB" w:rsidRPr="00314A8C" w:rsidRDefault="00D568DB" w:rsidP="00D568DB">
            <w:pPr>
              <w:rPr>
                <w:rFonts w:cstheme="minorHAnsi"/>
              </w:rPr>
            </w:pPr>
            <w:r w:rsidRPr="00314A8C">
              <w:rPr>
                <w:rFonts w:cstheme="minorHAnsi"/>
              </w:rPr>
              <w:t>No</w:t>
            </w:r>
          </w:p>
        </w:tc>
        <w:tc>
          <w:tcPr>
            <w:tcW w:w="962" w:type="dxa"/>
          </w:tcPr>
          <w:p w14:paraId="378E24A8" w14:textId="43FB2127" w:rsidR="00D568DB" w:rsidRPr="00314A8C" w:rsidRDefault="00D568DB" w:rsidP="00D568DB">
            <w:pPr>
              <w:rPr>
                <w:rFonts w:cstheme="minorHAnsi"/>
              </w:rPr>
            </w:pPr>
            <w:r w:rsidRPr="00314A8C">
              <w:rPr>
                <w:rFonts w:cstheme="minorHAnsi"/>
              </w:rPr>
              <w:t>Alfabetici</w:t>
            </w:r>
          </w:p>
        </w:tc>
        <w:tc>
          <w:tcPr>
            <w:tcW w:w="963" w:type="dxa"/>
          </w:tcPr>
          <w:p w14:paraId="63211F5D" w14:textId="0C2FA67C" w:rsidR="00D568DB" w:rsidRPr="00314A8C" w:rsidRDefault="00D568DB" w:rsidP="00D568DB">
            <w:pPr>
              <w:rPr>
                <w:rFonts w:cstheme="minorHAnsi"/>
                <w:lang w:val="it-IT"/>
              </w:rPr>
            </w:pPr>
            <w:r w:rsidRPr="00314A8C">
              <w:rPr>
                <w:rFonts w:cstheme="minorHAnsi"/>
                <w:lang w:val="it-IT"/>
              </w:rPr>
              <w:t>“Nome” e “Cognome” del destinatario</w:t>
            </w:r>
          </w:p>
        </w:tc>
        <w:tc>
          <w:tcPr>
            <w:tcW w:w="963" w:type="dxa"/>
          </w:tcPr>
          <w:p w14:paraId="08BD26ED" w14:textId="77777777" w:rsidR="00D568DB" w:rsidRPr="00314A8C" w:rsidRDefault="00D568DB" w:rsidP="00D568DB">
            <w:pPr>
              <w:rPr>
                <w:rFonts w:cstheme="minorHAnsi"/>
                <w:lang w:val="it-IT"/>
              </w:rPr>
            </w:pPr>
          </w:p>
        </w:tc>
        <w:tc>
          <w:tcPr>
            <w:tcW w:w="963" w:type="dxa"/>
          </w:tcPr>
          <w:p w14:paraId="5B8B1A67" w14:textId="77777777" w:rsidR="00D568DB" w:rsidRPr="00314A8C" w:rsidRDefault="00D568DB" w:rsidP="00D568DB">
            <w:pPr>
              <w:rPr>
                <w:rFonts w:cstheme="minorHAnsi"/>
                <w:lang w:val="it-IT"/>
              </w:rPr>
            </w:pPr>
          </w:p>
        </w:tc>
        <w:tc>
          <w:tcPr>
            <w:tcW w:w="963" w:type="dxa"/>
          </w:tcPr>
          <w:p w14:paraId="0280C620" w14:textId="77777777" w:rsidR="00D568DB" w:rsidRPr="00314A8C" w:rsidRDefault="00D568DB" w:rsidP="00D568DB">
            <w:pPr>
              <w:rPr>
                <w:rFonts w:cstheme="minorHAnsi"/>
                <w:lang w:val="it-IT"/>
              </w:rPr>
            </w:pPr>
          </w:p>
        </w:tc>
      </w:tr>
      <w:tr w:rsidR="00D568DB" w:rsidRPr="0049723A" w14:paraId="46667A6B" w14:textId="77777777" w:rsidTr="3634F6F2">
        <w:trPr>
          <w:trHeight w:val="986"/>
        </w:trPr>
        <w:tc>
          <w:tcPr>
            <w:tcW w:w="962" w:type="dxa"/>
          </w:tcPr>
          <w:p w14:paraId="3C924260" w14:textId="06DD6EAA" w:rsidR="00D568DB" w:rsidRPr="00314A8C" w:rsidRDefault="00D568DB" w:rsidP="00D568DB">
            <w:pPr>
              <w:rPr>
                <w:rFonts w:cstheme="minorHAnsi"/>
              </w:rPr>
            </w:pPr>
            <w:r w:rsidRPr="00314A8C">
              <w:rPr>
                <w:rFonts w:cstheme="minorHAnsi"/>
              </w:rPr>
              <w:t>C109</w:t>
            </w:r>
          </w:p>
        </w:tc>
        <w:tc>
          <w:tcPr>
            <w:tcW w:w="963" w:type="dxa"/>
          </w:tcPr>
          <w:p w14:paraId="520930CB" w14:textId="4A8FAC41" w:rsidR="00D568DB" w:rsidRPr="00314A8C" w:rsidRDefault="00D568DB" w:rsidP="00D568DB">
            <w:pPr>
              <w:rPr>
                <w:rFonts w:cstheme="minorHAnsi"/>
              </w:rPr>
            </w:pPr>
            <w:r w:rsidRPr="00314A8C">
              <w:rPr>
                <w:rFonts w:cstheme="minorHAnsi"/>
              </w:rPr>
              <w:t>Gestita</w:t>
            </w:r>
          </w:p>
        </w:tc>
        <w:tc>
          <w:tcPr>
            <w:tcW w:w="963" w:type="dxa"/>
          </w:tcPr>
          <w:p w14:paraId="45A1C65E" w14:textId="0C6CDD57"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6A43F031" w14:textId="118E90DA" w:rsidR="00D568DB" w:rsidRPr="00314A8C" w:rsidRDefault="00D568DB" w:rsidP="00D568DB">
            <w:pPr>
              <w:rPr>
                <w:rFonts w:cstheme="minorHAnsi"/>
              </w:rPr>
            </w:pPr>
            <w:r w:rsidRPr="00314A8C">
              <w:rPr>
                <w:rFonts w:cstheme="minorHAnsi"/>
              </w:rPr>
              <w:t>No</w:t>
            </w:r>
          </w:p>
        </w:tc>
        <w:tc>
          <w:tcPr>
            <w:tcW w:w="963" w:type="dxa"/>
          </w:tcPr>
          <w:p w14:paraId="4B628528" w14:textId="3702762D" w:rsidR="00D568DB" w:rsidRPr="00314A8C" w:rsidRDefault="00D568DB" w:rsidP="00D568DB">
            <w:pPr>
              <w:rPr>
                <w:rFonts w:cstheme="minorHAnsi"/>
              </w:rPr>
            </w:pPr>
            <w:r w:rsidRPr="00314A8C">
              <w:rPr>
                <w:rFonts w:cstheme="minorHAnsi"/>
              </w:rPr>
              <w:t>No</w:t>
            </w:r>
          </w:p>
        </w:tc>
        <w:tc>
          <w:tcPr>
            <w:tcW w:w="962" w:type="dxa"/>
          </w:tcPr>
          <w:p w14:paraId="1D9B24F4" w14:textId="5B85C290" w:rsidR="00D568DB" w:rsidRPr="00314A8C" w:rsidRDefault="00D568DB" w:rsidP="00D568DB">
            <w:pPr>
              <w:rPr>
                <w:rFonts w:cstheme="minorHAnsi"/>
              </w:rPr>
            </w:pPr>
            <w:r w:rsidRPr="00314A8C">
              <w:rPr>
                <w:rFonts w:cstheme="minorHAnsi"/>
              </w:rPr>
              <w:t>Lista valori</w:t>
            </w:r>
          </w:p>
        </w:tc>
        <w:tc>
          <w:tcPr>
            <w:tcW w:w="963" w:type="dxa"/>
          </w:tcPr>
          <w:p w14:paraId="63E55AD0" w14:textId="59FD84C3" w:rsidR="00D568DB" w:rsidRPr="00314A8C" w:rsidRDefault="00D568DB" w:rsidP="00D568DB">
            <w:pPr>
              <w:rPr>
                <w:rFonts w:cstheme="minorHAnsi"/>
                <w:lang w:val="it-IT"/>
              </w:rPr>
            </w:pPr>
            <w:r w:rsidRPr="00314A8C">
              <w:rPr>
                <w:rFonts w:cstheme="minorHAnsi"/>
                <w:lang w:val="it-IT"/>
              </w:rPr>
              <w:t xml:space="preserve">“Sì”, “No”, </w:t>
            </w:r>
          </w:p>
        </w:tc>
        <w:tc>
          <w:tcPr>
            <w:tcW w:w="963" w:type="dxa"/>
          </w:tcPr>
          <w:p w14:paraId="70D9C3E9" w14:textId="77777777" w:rsidR="00D568DB" w:rsidRPr="00314A8C" w:rsidRDefault="00D568DB" w:rsidP="00D568DB">
            <w:pPr>
              <w:rPr>
                <w:rFonts w:cstheme="minorHAnsi"/>
                <w:lang w:val="it-IT"/>
              </w:rPr>
            </w:pPr>
          </w:p>
        </w:tc>
        <w:tc>
          <w:tcPr>
            <w:tcW w:w="963" w:type="dxa"/>
          </w:tcPr>
          <w:p w14:paraId="6D3DC67D" w14:textId="77777777" w:rsidR="00D568DB" w:rsidRPr="00314A8C" w:rsidRDefault="00D568DB" w:rsidP="00D568DB">
            <w:pPr>
              <w:rPr>
                <w:rFonts w:cstheme="minorHAnsi"/>
                <w:lang w:val="it-IT"/>
              </w:rPr>
            </w:pPr>
          </w:p>
        </w:tc>
        <w:tc>
          <w:tcPr>
            <w:tcW w:w="963" w:type="dxa"/>
          </w:tcPr>
          <w:p w14:paraId="75F4AB8F" w14:textId="77777777" w:rsidR="00D568DB" w:rsidRPr="00314A8C" w:rsidRDefault="00D568DB" w:rsidP="00D568DB">
            <w:pPr>
              <w:rPr>
                <w:rFonts w:cstheme="minorHAnsi"/>
                <w:lang w:val="it-IT"/>
              </w:rPr>
            </w:pPr>
          </w:p>
        </w:tc>
      </w:tr>
      <w:tr w:rsidR="00D568DB" w:rsidRPr="0049723A" w14:paraId="05E61EAE" w14:textId="77777777" w:rsidTr="3634F6F2">
        <w:trPr>
          <w:trHeight w:val="986"/>
        </w:trPr>
        <w:tc>
          <w:tcPr>
            <w:tcW w:w="962" w:type="dxa"/>
          </w:tcPr>
          <w:p w14:paraId="6473433F" w14:textId="158C3722" w:rsidR="00D568DB" w:rsidRPr="00314A8C" w:rsidRDefault="00D568DB" w:rsidP="00D568DB">
            <w:pPr>
              <w:rPr>
                <w:rFonts w:cstheme="minorHAnsi"/>
              </w:rPr>
            </w:pPr>
            <w:r w:rsidRPr="00314A8C">
              <w:rPr>
                <w:rFonts w:cstheme="minorHAnsi"/>
              </w:rPr>
              <w:t>C110</w:t>
            </w:r>
          </w:p>
        </w:tc>
        <w:tc>
          <w:tcPr>
            <w:tcW w:w="963" w:type="dxa"/>
          </w:tcPr>
          <w:p w14:paraId="34E7A2B3" w14:textId="1119B3D3" w:rsidR="00D568DB" w:rsidRPr="00314A8C" w:rsidRDefault="00D568DB" w:rsidP="00D568DB">
            <w:pPr>
              <w:rPr>
                <w:rFonts w:cstheme="minorHAnsi"/>
              </w:rPr>
            </w:pPr>
            <w:r w:rsidRPr="00314A8C">
              <w:rPr>
                <w:rFonts w:cstheme="minorHAnsi"/>
              </w:rPr>
              <w:t>Data creazione</w:t>
            </w:r>
          </w:p>
        </w:tc>
        <w:tc>
          <w:tcPr>
            <w:tcW w:w="963" w:type="dxa"/>
          </w:tcPr>
          <w:p w14:paraId="35598C90" w14:textId="4773FCF1"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47723A7E" w14:textId="2557B484" w:rsidR="00D568DB" w:rsidRPr="00314A8C" w:rsidRDefault="00D568DB" w:rsidP="00D568DB">
            <w:pPr>
              <w:rPr>
                <w:rFonts w:cstheme="minorHAnsi"/>
              </w:rPr>
            </w:pPr>
            <w:r w:rsidRPr="00314A8C">
              <w:rPr>
                <w:rFonts w:cstheme="minorHAnsi"/>
              </w:rPr>
              <w:t>No</w:t>
            </w:r>
          </w:p>
        </w:tc>
        <w:tc>
          <w:tcPr>
            <w:tcW w:w="963" w:type="dxa"/>
          </w:tcPr>
          <w:p w14:paraId="043AC6DF" w14:textId="747C6B8B" w:rsidR="00D568DB" w:rsidRPr="00314A8C" w:rsidRDefault="00D568DB" w:rsidP="00D568DB">
            <w:pPr>
              <w:rPr>
                <w:rFonts w:cstheme="minorHAnsi"/>
              </w:rPr>
            </w:pPr>
            <w:r w:rsidRPr="00314A8C">
              <w:rPr>
                <w:rFonts w:cstheme="minorHAnsi"/>
              </w:rPr>
              <w:t>No</w:t>
            </w:r>
          </w:p>
        </w:tc>
        <w:tc>
          <w:tcPr>
            <w:tcW w:w="962" w:type="dxa"/>
          </w:tcPr>
          <w:p w14:paraId="5DEC1D58" w14:textId="6DAF5714" w:rsidR="00D568DB" w:rsidRPr="00314A8C" w:rsidRDefault="00D568DB" w:rsidP="00D568DB">
            <w:pPr>
              <w:rPr>
                <w:rFonts w:cstheme="minorHAnsi"/>
              </w:rPr>
            </w:pPr>
            <w:r w:rsidRPr="004B0B96">
              <w:rPr>
                <w:rFonts w:eastAsia="Times New Roman" w:cstheme="minorHAnsi"/>
                <w:color w:val="000000"/>
                <w:kern w:val="0"/>
                <w:szCs w:val="24"/>
                <w:lang w:val="en-US"/>
                <w14:ligatures w14:val="none"/>
              </w:rPr>
              <w:t>dd/MM/yyyy</w:t>
            </w:r>
          </w:p>
        </w:tc>
        <w:tc>
          <w:tcPr>
            <w:tcW w:w="963" w:type="dxa"/>
          </w:tcPr>
          <w:p w14:paraId="462EABFC" w14:textId="7AAC9871" w:rsidR="00D568DB" w:rsidRPr="00314A8C" w:rsidRDefault="00D568DB" w:rsidP="00D568DB">
            <w:pPr>
              <w:rPr>
                <w:rFonts w:cstheme="minorHAnsi"/>
                <w:lang w:val="it-IT"/>
              </w:rPr>
            </w:pPr>
            <w:r w:rsidRPr="004B0B96">
              <w:rPr>
                <w:rFonts w:eastAsia="Times New Roman" w:cstheme="minorHAnsi"/>
                <w:color w:val="000000"/>
                <w:kern w:val="0"/>
                <w:szCs w:val="24"/>
                <w:lang w:val="en-US"/>
                <w14:ligatures w14:val="none"/>
              </w:rPr>
              <w:t>Data valida</w:t>
            </w:r>
          </w:p>
        </w:tc>
        <w:tc>
          <w:tcPr>
            <w:tcW w:w="963" w:type="dxa"/>
          </w:tcPr>
          <w:p w14:paraId="0788B56C" w14:textId="77777777" w:rsidR="00D568DB" w:rsidRPr="00314A8C" w:rsidRDefault="00D568DB" w:rsidP="00D568DB">
            <w:pPr>
              <w:rPr>
                <w:rFonts w:cstheme="minorHAnsi"/>
                <w:lang w:val="it-IT"/>
              </w:rPr>
            </w:pPr>
          </w:p>
        </w:tc>
        <w:tc>
          <w:tcPr>
            <w:tcW w:w="963" w:type="dxa"/>
          </w:tcPr>
          <w:p w14:paraId="22A49FAB" w14:textId="77777777" w:rsidR="00D568DB" w:rsidRPr="00314A8C" w:rsidRDefault="00D568DB" w:rsidP="00D568DB">
            <w:pPr>
              <w:rPr>
                <w:rFonts w:cstheme="minorHAnsi"/>
                <w:lang w:val="it-IT"/>
              </w:rPr>
            </w:pPr>
          </w:p>
        </w:tc>
        <w:tc>
          <w:tcPr>
            <w:tcW w:w="963" w:type="dxa"/>
          </w:tcPr>
          <w:p w14:paraId="208E15C6" w14:textId="77777777" w:rsidR="00D568DB" w:rsidRPr="00314A8C" w:rsidRDefault="00D568DB" w:rsidP="00D568DB">
            <w:pPr>
              <w:rPr>
                <w:rFonts w:cstheme="minorHAnsi"/>
                <w:lang w:val="it-IT"/>
              </w:rPr>
            </w:pPr>
          </w:p>
        </w:tc>
      </w:tr>
      <w:tr w:rsidR="00D568DB" w:rsidRPr="00001DAA" w14:paraId="691894C6" w14:textId="77777777" w:rsidTr="3634F6F2">
        <w:trPr>
          <w:trHeight w:val="1599"/>
        </w:trPr>
        <w:tc>
          <w:tcPr>
            <w:tcW w:w="962" w:type="dxa"/>
            <w:hideMark/>
          </w:tcPr>
          <w:p w14:paraId="6833B334" w14:textId="5CFF2B17" w:rsidR="00D568DB" w:rsidRPr="00314A8C" w:rsidRDefault="00D568DB" w:rsidP="00D568DB">
            <w:pPr>
              <w:rPr>
                <w:rFonts w:cstheme="minorHAnsi"/>
              </w:rPr>
            </w:pPr>
            <w:r w:rsidRPr="00314A8C">
              <w:rPr>
                <w:rFonts w:cstheme="minorHAnsi"/>
              </w:rPr>
              <w:t>C111</w:t>
            </w:r>
          </w:p>
        </w:tc>
        <w:tc>
          <w:tcPr>
            <w:tcW w:w="963" w:type="dxa"/>
          </w:tcPr>
          <w:p w14:paraId="226EC25C" w14:textId="6C7EBD5B" w:rsidR="00D568DB" w:rsidRPr="00314A8C" w:rsidRDefault="00D568DB" w:rsidP="00D568DB">
            <w:pPr>
              <w:rPr>
                <w:rFonts w:cstheme="minorHAnsi"/>
              </w:rPr>
            </w:pPr>
            <w:r w:rsidRPr="00314A8C">
              <w:rPr>
                <w:rFonts w:cstheme="minorHAnsi"/>
              </w:rPr>
              <w:t>Data modifica</w:t>
            </w:r>
          </w:p>
        </w:tc>
        <w:tc>
          <w:tcPr>
            <w:tcW w:w="963" w:type="dxa"/>
          </w:tcPr>
          <w:p w14:paraId="0E230F8D" w14:textId="47BB7514"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72185CAD" w14:textId="30B50412" w:rsidR="00D568DB" w:rsidRPr="00314A8C" w:rsidRDefault="00D568DB" w:rsidP="00D568DB">
            <w:pPr>
              <w:rPr>
                <w:rFonts w:cstheme="minorHAnsi"/>
              </w:rPr>
            </w:pPr>
            <w:r w:rsidRPr="00314A8C">
              <w:rPr>
                <w:rFonts w:cstheme="minorHAnsi"/>
              </w:rPr>
              <w:t>No</w:t>
            </w:r>
          </w:p>
        </w:tc>
        <w:tc>
          <w:tcPr>
            <w:tcW w:w="963" w:type="dxa"/>
          </w:tcPr>
          <w:p w14:paraId="2BA84B7D" w14:textId="6436B379" w:rsidR="00D568DB" w:rsidRPr="00314A8C" w:rsidRDefault="00D568DB" w:rsidP="00D568DB">
            <w:pPr>
              <w:rPr>
                <w:rFonts w:cstheme="minorHAnsi"/>
              </w:rPr>
            </w:pPr>
            <w:r w:rsidRPr="00314A8C">
              <w:rPr>
                <w:rFonts w:cstheme="minorHAnsi"/>
              </w:rPr>
              <w:t>No</w:t>
            </w:r>
          </w:p>
        </w:tc>
        <w:tc>
          <w:tcPr>
            <w:tcW w:w="962" w:type="dxa"/>
          </w:tcPr>
          <w:p w14:paraId="7264D0F3" w14:textId="13269A81" w:rsidR="00D568DB" w:rsidRPr="00314A8C" w:rsidRDefault="00D568DB" w:rsidP="00D568DB">
            <w:pPr>
              <w:rPr>
                <w:rFonts w:cstheme="minorHAnsi"/>
                <w:lang w:val="it-IT"/>
              </w:rPr>
            </w:pPr>
            <w:r w:rsidRPr="004B0B96">
              <w:rPr>
                <w:rFonts w:eastAsia="Times New Roman" w:cstheme="minorHAnsi"/>
                <w:color w:val="000000"/>
                <w:kern w:val="0"/>
                <w:szCs w:val="24"/>
                <w:lang w:val="en-US"/>
                <w14:ligatures w14:val="none"/>
              </w:rPr>
              <w:t>dd/MM/yyyy</w:t>
            </w:r>
          </w:p>
        </w:tc>
        <w:tc>
          <w:tcPr>
            <w:tcW w:w="963" w:type="dxa"/>
          </w:tcPr>
          <w:p w14:paraId="20B0F29D" w14:textId="4B01FACA" w:rsidR="00D568DB" w:rsidRPr="00314A8C" w:rsidRDefault="00D568DB" w:rsidP="00D568DB">
            <w:pPr>
              <w:rPr>
                <w:rFonts w:cstheme="minorHAnsi"/>
                <w:lang w:val="it-IT"/>
              </w:rPr>
            </w:pPr>
            <w:r w:rsidRPr="004B0B96">
              <w:rPr>
                <w:rFonts w:eastAsia="Times New Roman" w:cstheme="minorHAnsi"/>
                <w:color w:val="000000"/>
                <w:kern w:val="0"/>
                <w:szCs w:val="24"/>
                <w:lang w:val="en-US"/>
                <w14:ligatures w14:val="none"/>
              </w:rPr>
              <w:t>Data valida</w:t>
            </w:r>
          </w:p>
        </w:tc>
        <w:tc>
          <w:tcPr>
            <w:tcW w:w="963" w:type="dxa"/>
          </w:tcPr>
          <w:p w14:paraId="3F584016" w14:textId="77777777" w:rsidR="00D568DB" w:rsidRPr="00314A8C" w:rsidRDefault="00D568DB" w:rsidP="00D568DB">
            <w:pPr>
              <w:rPr>
                <w:rFonts w:cstheme="minorHAnsi"/>
                <w:lang w:val="it-IT"/>
              </w:rPr>
            </w:pPr>
          </w:p>
        </w:tc>
        <w:tc>
          <w:tcPr>
            <w:tcW w:w="963" w:type="dxa"/>
          </w:tcPr>
          <w:p w14:paraId="379F57AC" w14:textId="77777777" w:rsidR="00D568DB" w:rsidRPr="00314A8C" w:rsidRDefault="00D568DB" w:rsidP="00D568DB">
            <w:pPr>
              <w:rPr>
                <w:rFonts w:cstheme="minorHAnsi"/>
                <w:lang w:val="it-IT"/>
              </w:rPr>
            </w:pPr>
          </w:p>
        </w:tc>
        <w:tc>
          <w:tcPr>
            <w:tcW w:w="963" w:type="dxa"/>
          </w:tcPr>
          <w:p w14:paraId="76F3267E" w14:textId="77777777" w:rsidR="00D568DB" w:rsidRPr="00314A8C" w:rsidRDefault="00D568DB" w:rsidP="00D568DB">
            <w:pPr>
              <w:rPr>
                <w:rFonts w:cstheme="minorHAnsi"/>
                <w:lang w:val="it-IT"/>
              </w:rPr>
            </w:pPr>
          </w:p>
        </w:tc>
      </w:tr>
      <w:tr w:rsidR="00D568DB" w:rsidRPr="00001DAA" w14:paraId="747CEDE8" w14:textId="77777777" w:rsidTr="3634F6F2">
        <w:trPr>
          <w:trHeight w:val="789"/>
        </w:trPr>
        <w:tc>
          <w:tcPr>
            <w:tcW w:w="962" w:type="dxa"/>
          </w:tcPr>
          <w:p w14:paraId="6F106A6F" w14:textId="69819267" w:rsidR="00D568DB" w:rsidRPr="00314A8C" w:rsidRDefault="00D568DB" w:rsidP="00D568DB">
            <w:pPr>
              <w:rPr>
                <w:rFonts w:cstheme="minorHAnsi"/>
              </w:rPr>
            </w:pPr>
            <w:r w:rsidRPr="00314A8C">
              <w:rPr>
                <w:rFonts w:cstheme="minorHAnsi"/>
              </w:rPr>
              <w:t>C112</w:t>
            </w:r>
          </w:p>
        </w:tc>
        <w:tc>
          <w:tcPr>
            <w:tcW w:w="963" w:type="dxa"/>
          </w:tcPr>
          <w:p w14:paraId="63D023DA" w14:textId="5CD12E58" w:rsidR="00D568DB" w:rsidRPr="00314A8C" w:rsidRDefault="00D568DB" w:rsidP="00D568DB">
            <w:pPr>
              <w:rPr>
                <w:rFonts w:cstheme="minorHAnsi"/>
              </w:rPr>
            </w:pPr>
            <w:r w:rsidRPr="00314A8C">
              <w:rPr>
                <w:rFonts w:cstheme="minorHAnsi"/>
              </w:rPr>
              <w:t>Codice pratica</w:t>
            </w:r>
          </w:p>
        </w:tc>
        <w:tc>
          <w:tcPr>
            <w:tcW w:w="963" w:type="dxa"/>
          </w:tcPr>
          <w:p w14:paraId="42FC4207" w14:textId="7D875DB3"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627DEC98" w14:textId="2B69F165" w:rsidR="00D568DB" w:rsidRPr="00314A8C" w:rsidRDefault="00D568DB" w:rsidP="00D568DB">
            <w:pPr>
              <w:rPr>
                <w:rFonts w:cstheme="minorHAnsi"/>
              </w:rPr>
            </w:pPr>
            <w:r w:rsidRPr="00314A8C">
              <w:rPr>
                <w:rFonts w:cstheme="minorHAnsi"/>
              </w:rPr>
              <w:t>No</w:t>
            </w:r>
          </w:p>
        </w:tc>
        <w:tc>
          <w:tcPr>
            <w:tcW w:w="963" w:type="dxa"/>
          </w:tcPr>
          <w:p w14:paraId="13EA6C32" w14:textId="21900C17" w:rsidR="00D568DB" w:rsidRPr="00314A8C" w:rsidRDefault="00D568DB" w:rsidP="00D568DB">
            <w:pPr>
              <w:rPr>
                <w:rFonts w:cstheme="minorHAnsi"/>
              </w:rPr>
            </w:pPr>
            <w:r w:rsidRPr="00314A8C">
              <w:rPr>
                <w:rFonts w:cstheme="minorHAnsi"/>
              </w:rPr>
              <w:t>No</w:t>
            </w:r>
          </w:p>
        </w:tc>
        <w:tc>
          <w:tcPr>
            <w:tcW w:w="962" w:type="dxa"/>
          </w:tcPr>
          <w:p w14:paraId="23458000" w14:textId="6EDA61A1" w:rsidR="00D568DB" w:rsidRPr="00314A8C" w:rsidRDefault="00D568DB" w:rsidP="00D568DB">
            <w:pPr>
              <w:rPr>
                <w:rFonts w:cstheme="minorHAnsi"/>
              </w:rPr>
            </w:pPr>
            <w:r w:rsidRPr="00314A8C">
              <w:rPr>
                <w:rFonts w:cstheme="minorHAnsi"/>
              </w:rPr>
              <w:t>Alfa-numerici</w:t>
            </w:r>
          </w:p>
        </w:tc>
        <w:tc>
          <w:tcPr>
            <w:tcW w:w="963" w:type="dxa"/>
          </w:tcPr>
          <w:p w14:paraId="3C4C3E91" w14:textId="743866BF" w:rsidR="00D568DB" w:rsidRPr="00314A8C" w:rsidRDefault="00D568DB" w:rsidP="00D568DB">
            <w:pPr>
              <w:rPr>
                <w:rFonts w:cstheme="minorHAnsi"/>
                <w:lang w:val="it-IT"/>
              </w:rPr>
            </w:pPr>
            <w:r w:rsidRPr="00314A8C">
              <w:rPr>
                <w:rFonts w:cstheme="minorHAnsi"/>
                <w:lang w:val="it-IT"/>
              </w:rPr>
              <w:t>“Codice” della pratica</w:t>
            </w:r>
          </w:p>
        </w:tc>
        <w:tc>
          <w:tcPr>
            <w:tcW w:w="963" w:type="dxa"/>
          </w:tcPr>
          <w:p w14:paraId="54090DDA" w14:textId="77777777" w:rsidR="00D568DB" w:rsidRPr="00314A8C" w:rsidRDefault="00D568DB" w:rsidP="00D568DB">
            <w:pPr>
              <w:rPr>
                <w:rFonts w:cstheme="minorHAnsi"/>
                <w:lang w:val="it-IT"/>
              </w:rPr>
            </w:pPr>
          </w:p>
        </w:tc>
        <w:tc>
          <w:tcPr>
            <w:tcW w:w="963" w:type="dxa"/>
          </w:tcPr>
          <w:p w14:paraId="7A65417A" w14:textId="77777777" w:rsidR="00D568DB" w:rsidRPr="00314A8C" w:rsidRDefault="00D568DB" w:rsidP="00D568DB">
            <w:pPr>
              <w:rPr>
                <w:rFonts w:cstheme="minorHAnsi"/>
                <w:lang w:val="it-IT"/>
              </w:rPr>
            </w:pPr>
          </w:p>
        </w:tc>
        <w:tc>
          <w:tcPr>
            <w:tcW w:w="963" w:type="dxa"/>
          </w:tcPr>
          <w:p w14:paraId="198DEAFF" w14:textId="77777777" w:rsidR="00D568DB" w:rsidRPr="00314A8C" w:rsidRDefault="00D568DB" w:rsidP="00D568DB">
            <w:pPr>
              <w:rPr>
                <w:rFonts w:cstheme="minorHAnsi"/>
                <w:lang w:val="it-IT"/>
              </w:rPr>
            </w:pPr>
          </w:p>
        </w:tc>
      </w:tr>
      <w:tr w:rsidR="00D568DB" w:rsidRPr="00D37399" w14:paraId="14C7396B" w14:textId="77777777" w:rsidTr="3634F6F2">
        <w:trPr>
          <w:trHeight w:val="789"/>
        </w:trPr>
        <w:tc>
          <w:tcPr>
            <w:tcW w:w="962" w:type="dxa"/>
            <w:hideMark/>
          </w:tcPr>
          <w:p w14:paraId="77BFE31A" w14:textId="50AA036F" w:rsidR="00D568DB" w:rsidRPr="00314A8C" w:rsidRDefault="00D568DB" w:rsidP="00D568DB">
            <w:pPr>
              <w:rPr>
                <w:rFonts w:cstheme="minorHAnsi"/>
              </w:rPr>
            </w:pPr>
            <w:r w:rsidRPr="00314A8C">
              <w:rPr>
                <w:rFonts w:cstheme="minorHAnsi"/>
              </w:rPr>
              <w:t>C113</w:t>
            </w:r>
          </w:p>
        </w:tc>
        <w:tc>
          <w:tcPr>
            <w:tcW w:w="963" w:type="dxa"/>
          </w:tcPr>
          <w:p w14:paraId="1778462C" w14:textId="29C0F04C" w:rsidR="00D568DB" w:rsidRPr="00314A8C" w:rsidRDefault="00D568DB" w:rsidP="00D568DB">
            <w:pPr>
              <w:rPr>
                <w:rFonts w:cstheme="minorHAnsi"/>
              </w:rPr>
            </w:pPr>
            <w:r w:rsidRPr="00314A8C">
              <w:rPr>
                <w:rFonts w:cstheme="minorHAnsi"/>
              </w:rPr>
              <w:t>Mese erogazione</w:t>
            </w:r>
          </w:p>
        </w:tc>
        <w:tc>
          <w:tcPr>
            <w:tcW w:w="963" w:type="dxa"/>
          </w:tcPr>
          <w:p w14:paraId="7C28C4D9" w14:textId="4D228946"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4314A1E2" w14:textId="1A5E74C7" w:rsidR="00D568DB" w:rsidRPr="00314A8C" w:rsidRDefault="00D568DB" w:rsidP="00D568DB">
            <w:pPr>
              <w:rPr>
                <w:rFonts w:cstheme="minorHAnsi"/>
              </w:rPr>
            </w:pPr>
            <w:r w:rsidRPr="00314A8C">
              <w:rPr>
                <w:rFonts w:cstheme="minorHAnsi"/>
              </w:rPr>
              <w:t>No</w:t>
            </w:r>
          </w:p>
        </w:tc>
        <w:tc>
          <w:tcPr>
            <w:tcW w:w="963" w:type="dxa"/>
          </w:tcPr>
          <w:p w14:paraId="0993280E" w14:textId="2E2C8DBF" w:rsidR="00D568DB" w:rsidRPr="00314A8C" w:rsidRDefault="00D568DB" w:rsidP="00D568DB">
            <w:pPr>
              <w:rPr>
                <w:rFonts w:cstheme="minorHAnsi"/>
              </w:rPr>
            </w:pPr>
            <w:r w:rsidRPr="00314A8C">
              <w:rPr>
                <w:rFonts w:cstheme="minorHAnsi"/>
              </w:rPr>
              <w:t>No</w:t>
            </w:r>
          </w:p>
        </w:tc>
        <w:tc>
          <w:tcPr>
            <w:tcW w:w="962" w:type="dxa"/>
          </w:tcPr>
          <w:p w14:paraId="6D746977" w14:textId="73201442" w:rsidR="00D568DB" w:rsidRPr="00314A8C" w:rsidRDefault="00D568DB" w:rsidP="00D568DB">
            <w:pPr>
              <w:rPr>
                <w:rFonts w:cstheme="minorHAnsi"/>
              </w:rPr>
            </w:pPr>
            <w:r w:rsidRPr="00314A8C">
              <w:rPr>
                <w:rFonts w:cstheme="minorHAnsi"/>
              </w:rPr>
              <w:t>Alfabetici</w:t>
            </w:r>
          </w:p>
        </w:tc>
        <w:tc>
          <w:tcPr>
            <w:tcW w:w="963" w:type="dxa"/>
          </w:tcPr>
          <w:p w14:paraId="25FEE5E8" w14:textId="0A18A950" w:rsidR="00D568DB" w:rsidRPr="00314A8C" w:rsidRDefault="00D568DB" w:rsidP="00D568DB">
            <w:pPr>
              <w:rPr>
                <w:rFonts w:cstheme="minorHAnsi"/>
                <w:lang w:val="it-IT"/>
              </w:rPr>
            </w:pPr>
            <w:r w:rsidRPr="00314A8C">
              <w:rPr>
                <w:rFonts w:cstheme="minorHAnsi"/>
                <w:lang w:val="it-IT"/>
              </w:rPr>
              <w:t>“Nome” mese di erogazione</w:t>
            </w:r>
          </w:p>
        </w:tc>
        <w:tc>
          <w:tcPr>
            <w:tcW w:w="963" w:type="dxa"/>
          </w:tcPr>
          <w:p w14:paraId="3EC6A982" w14:textId="77777777" w:rsidR="00D568DB" w:rsidRPr="00314A8C" w:rsidRDefault="00D568DB" w:rsidP="00D568DB">
            <w:pPr>
              <w:rPr>
                <w:rFonts w:cstheme="minorHAnsi"/>
                <w:lang w:val="it-IT"/>
              </w:rPr>
            </w:pPr>
          </w:p>
        </w:tc>
        <w:tc>
          <w:tcPr>
            <w:tcW w:w="963" w:type="dxa"/>
          </w:tcPr>
          <w:p w14:paraId="6661AADA" w14:textId="77777777" w:rsidR="00D568DB" w:rsidRPr="00314A8C" w:rsidRDefault="00D568DB" w:rsidP="00D568DB">
            <w:pPr>
              <w:rPr>
                <w:rFonts w:cstheme="minorHAnsi"/>
                <w:lang w:val="it-IT"/>
              </w:rPr>
            </w:pPr>
          </w:p>
        </w:tc>
        <w:tc>
          <w:tcPr>
            <w:tcW w:w="963" w:type="dxa"/>
          </w:tcPr>
          <w:p w14:paraId="4BE46A1A" w14:textId="77777777" w:rsidR="00D568DB" w:rsidRPr="00314A8C" w:rsidRDefault="00D568DB" w:rsidP="00D568DB">
            <w:pPr>
              <w:rPr>
                <w:rFonts w:cstheme="minorHAnsi"/>
                <w:lang w:val="it-IT"/>
              </w:rPr>
            </w:pPr>
          </w:p>
        </w:tc>
      </w:tr>
      <w:tr w:rsidR="00D568DB" w:rsidRPr="000D2906" w14:paraId="39EC8397" w14:textId="77777777" w:rsidTr="3634F6F2">
        <w:trPr>
          <w:trHeight w:val="986"/>
        </w:trPr>
        <w:tc>
          <w:tcPr>
            <w:tcW w:w="962" w:type="dxa"/>
            <w:hideMark/>
          </w:tcPr>
          <w:p w14:paraId="39F28CC5" w14:textId="45C9AC18" w:rsidR="00D568DB" w:rsidRPr="00314A8C" w:rsidRDefault="00D568DB" w:rsidP="00D568DB">
            <w:pPr>
              <w:rPr>
                <w:rFonts w:cstheme="minorHAnsi"/>
              </w:rPr>
            </w:pPr>
            <w:r w:rsidRPr="00314A8C">
              <w:rPr>
                <w:rFonts w:cstheme="minorHAnsi"/>
              </w:rPr>
              <w:t>C114</w:t>
            </w:r>
          </w:p>
        </w:tc>
        <w:tc>
          <w:tcPr>
            <w:tcW w:w="963" w:type="dxa"/>
          </w:tcPr>
          <w:p w14:paraId="290F45AC" w14:textId="266078E7" w:rsidR="00D568DB" w:rsidRPr="00314A8C" w:rsidRDefault="00D568DB" w:rsidP="00D568DB">
            <w:pPr>
              <w:rPr>
                <w:rFonts w:cstheme="minorHAnsi"/>
              </w:rPr>
            </w:pPr>
            <w:r w:rsidRPr="00314A8C">
              <w:rPr>
                <w:rFonts w:cstheme="minorHAnsi"/>
              </w:rPr>
              <w:t>Importo</w:t>
            </w:r>
          </w:p>
        </w:tc>
        <w:tc>
          <w:tcPr>
            <w:tcW w:w="963" w:type="dxa"/>
          </w:tcPr>
          <w:p w14:paraId="49F0A4BC" w14:textId="40F915FA"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2FECA48D" w14:textId="34B2BBE7" w:rsidR="00D568DB" w:rsidRPr="00314A8C" w:rsidRDefault="00D568DB" w:rsidP="00D568DB">
            <w:pPr>
              <w:rPr>
                <w:rFonts w:cstheme="minorHAnsi"/>
              </w:rPr>
            </w:pPr>
            <w:r w:rsidRPr="00314A8C">
              <w:rPr>
                <w:rFonts w:cstheme="minorHAnsi"/>
              </w:rPr>
              <w:t>No</w:t>
            </w:r>
          </w:p>
        </w:tc>
        <w:tc>
          <w:tcPr>
            <w:tcW w:w="963" w:type="dxa"/>
          </w:tcPr>
          <w:p w14:paraId="2471906A" w14:textId="7E46A57C" w:rsidR="00D568DB" w:rsidRPr="00314A8C" w:rsidRDefault="00D568DB" w:rsidP="00D568DB">
            <w:pPr>
              <w:rPr>
                <w:rFonts w:cstheme="minorHAnsi"/>
              </w:rPr>
            </w:pPr>
            <w:r w:rsidRPr="00314A8C">
              <w:rPr>
                <w:rFonts w:cstheme="minorHAnsi"/>
              </w:rPr>
              <w:t>No</w:t>
            </w:r>
          </w:p>
        </w:tc>
        <w:tc>
          <w:tcPr>
            <w:tcW w:w="962" w:type="dxa"/>
          </w:tcPr>
          <w:p w14:paraId="33BDE828" w14:textId="10785662" w:rsidR="00D568DB" w:rsidRPr="00314A8C" w:rsidRDefault="00D568DB" w:rsidP="00D568DB">
            <w:pPr>
              <w:rPr>
                <w:rFonts w:cstheme="minorHAnsi"/>
              </w:rPr>
            </w:pPr>
            <w:r w:rsidRPr="00314A8C">
              <w:rPr>
                <w:rFonts w:cstheme="minorHAnsi"/>
              </w:rPr>
              <w:t>Numerici</w:t>
            </w:r>
          </w:p>
        </w:tc>
        <w:tc>
          <w:tcPr>
            <w:tcW w:w="963" w:type="dxa"/>
          </w:tcPr>
          <w:p w14:paraId="17802279" w14:textId="751B8905" w:rsidR="00D568DB" w:rsidRPr="00314A8C" w:rsidRDefault="00D568DB" w:rsidP="00D568DB">
            <w:pPr>
              <w:rPr>
                <w:rFonts w:cstheme="minorHAnsi"/>
                <w:lang w:val="it-IT"/>
              </w:rPr>
            </w:pPr>
            <w:r w:rsidRPr="00314A8C">
              <w:rPr>
                <w:rFonts w:cstheme="minorHAnsi"/>
                <w:lang w:val="it-IT"/>
              </w:rPr>
              <w:t>“Numero” intero o decimale espresso in euro con separatore decimale opzionale</w:t>
            </w:r>
          </w:p>
        </w:tc>
        <w:tc>
          <w:tcPr>
            <w:tcW w:w="963" w:type="dxa"/>
          </w:tcPr>
          <w:p w14:paraId="29B72A90" w14:textId="77777777" w:rsidR="00D568DB" w:rsidRPr="00314A8C" w:rsidRDefault="00D568DB" w:rsidP="00D568DB">
            <w:pPr>
              <w:rPr>
                <w:rFonts w:cstheme="minorHAnsi"/>
                <w:lang w:val="it-IT"/>
              </w:rPr>
            </w:pPr>
          </w:p>
        </w:tc>
        <w:tc>
          <w:tcPr>
            <w:tcW w:w="963" w:type="dxa"/>
          </w:tcPr>
          <w:p w14:paraId="72E8AF66" w14:textId="77777777" w:rsidR="00D568DB" w:rsidRPr="00314A8C" w:rsidRDefault="00D568DB" w:rsidP="00D568DB">
            <w:pPr>
              <w:rPr>
                <w:rFonts w:cstheme="minorHAnsi"/>
                <w:lang w:val="it-IT"/>
              </w:rPr>
            </w:pPr>
          </w:p>
        </w:tc>
        <w:tc>
          <w:tcPr>
            <w:tcW w:w="963" w:type="dxa"/>
          </w:tcPr>
          <w:p w14:paraId="639DDB22" w14:textId="77777777" w:rsidR="00D568DB" w:rsidRPr="00314A8C" w:rsidRDefault="00D568DB" w:rsidP="00D568DB">
            <w:pPr>
              <w:rPr>
                <w:rFonts w:cstheme="minorHAnsi"/>
                <w:lang w:val="it-IT"/>
              </w:rPr>
            </w:pPr>
          </w:p>
        </w:tc>
      </w:tr>
      <w:tr w:rsidR="00D568DB" w:rsidRPr="00162E0E" w14:paraId="2247AB7B" w14:textId="77777777" w:rsidTr="3634F6F2">
        <w:trPr>
          <w:trHeight w:val="789"/>
        </w:trPr>
        <w:tc>
          <w:tcPr>
            <w:tcW w:w="962" w:type="dxa"/>
            <w:hideMark/>
          </w:tcPr>
          <w:p w14:paraId="41810256" w14:textId="78BE69E8" w:rsidR="00D568DB" w:rsidRPr="00314A8C" w:rsidRDefault="00D568DB" w:rsidP="00D568DB">
            <w:pPr>
              <w:rPr>
                <w:rFonts w:cstheme="minorHAnsi"/>
              </w:rPr>
            </w:pPr>
            <w:r w:rsidRPr="00314A8C">
              <w:rPr>
                <w:rFonts w:cstheme="minorHAnsi"/>
              </w:rPr>
              <w:t>C115</w:t>
            </w:r>
          </w:p>
        </w:tc>
        <w:tc>
          <w:tcPr>
            <w:tcW w:w="963" w:type="dxa"/>
          </w:tcPr>
          <w:p w14:paraId="0D4365DA" w14:textId="6B430859" w:rsidR="00D568DB" w:rsidRPr="00314A8C" w:rsidRDefault="00D568DB" w:rsidP="00D568DB">
            <w:pPr>
              <w:rPr>
                <w:rFonts w:cstheme="minorHAnsi"/>
              </w:rPr>
            </w:pPr>
            <w:r w:rsidRPr="00314A8C">
              <w:rPr>
                <w:rFonts w:cstheme="minorHAnsi"/>
              </w:rPr>
              <w:t>Pagato</w:t>
            </w:r>
          </w:p>
        </w:tc>
        <w:tc>
          <w:tcPr>
            <w:tcW w:w="963" w:type="dxa"/>
          </w:tcPr>
          <w:p w14:paraId="6DA7100B" w14:textId="2ECCDF9A"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3D1F6A83" w14:textId="47DF5CF1" w:rsidR="00D568DB" w:rsidRPr="00314A8C" w:rsidRDefault="00D568DB" w:rsidP="00D568DB">
            <w:pPr>
              <w:rPr>
                <w:rFonts w:cstheme="minorHAnsi"/>
              </w:rPr>
            </w:pPr>
            <w:r w:rsidRPr="00314A8C">
              <w:rPr>
                <w:rFonts w:cstheme="minorHAnsi"/>
              </w:rPr>
              <w:t>No</w:t>
            </w:r>
          </w:p>
        </w:tc>
        <w:tc>
          <w:tcPr>
            <w:tcW w:w="963" w:type="dxa"/>
          </w:tcPr>
          <w:p w14:paraId="7945E872" w14:textId="774782B9" w:rsidR="00D568DB" w:rsidRPr="00314A8C" w:rsidRDefault="00D568DB" w:rsidP="00D568DB">
            <w:pPr>
              <w:rPr>
                <w:rFonts w:cstheme="minorHAnsi"/>
              </w:rPr>
            </w:pPr>
            <w:r w:rsidRPr="00314A8C">
              <w:rPr>
                <w:rFonts w:cstheme="minorHAnsi"/>
              </w:rPr>
              <w:t>No</w:t>
            </w:r>
          </w:p>
        </w:tc>
        <w:tc>
          <w:tcPr>
            <w:tcW w:w="962" w:type="dxa"/>
          </w:tcPr>
          <w:p w14:paraId="09F35AD9" w14:textId="516D0172" w:rsidR="00D568DB" w:rsidRPr="00314A8C" w:rsidRDefault="00D568DB" w:rsidP="00D568DB">
            <w:pPr>
              <w:rPr>
                <w:rFonts w:cstheme="minorHAnsi"/>
              </w:rPr>
            </w:pPr>
            <w:r w:rsidRPr="00314A8C">
              <w:rPr>
                <w:rFonts w:cstheme="minorHAnsi"/>
              </w:rPr>
              <w:t>Lista valori</w:t>
            </w:r>
          </w:p>
        </w:tc>
        <w:tc>
          <w:tcPr>
            <w:tcW w:w="963" w:type="dxa"/>
          </w:tcPr>
          <w:p w14:paraId="57F0ED01" w14:textId="5DB01F75" w:rsidR="00D568DB" w:rsidRPr="00314A8C" w:rsidRDefault="00D568DB" w:rsidP="00D568DB">
            <w:pPr>
              <w:rPr>
                <w:rFonts w:cstheme="minorHAnsi"/>
                <w:lang w:val="it-IT"/>
              </w:rPr>
            </w:pPr>
            <w:r w:rsidRPr="00314A8C">
              <w:rPr>
                <w:rFonts w:cstheme="minorHAnsi"/>
                <w:lang w:val="it-IT"/>
              </w:rPr>
              <w:t>“Sì”, “No”</w:t>
            </w:r>
          </w:p>
        </w:tc>
        <w:tc>
          <w:tcPr>
            <w:tcW w:w="963" w:type="dxa"/>
          </w:tcPr>
          <w:p w14:paraId="50C125B7" w14:textId="77777777" w:rsidR="00D568DB" w:rsidRPr="00314A8C" w:rsidRDefault="00D568DB" w:rsidP="00D568DB">
            <w:pPr>
              <w:rPr>
                <w:rFonts w:cstheme="minorHAnsi"/>
                <w:lang w:val="it-IT"/>
              </w:rPr>
            </w:pPr>
          </w:p>
        </w:tc>
        <w:tc>
          <w:tcPr>
            <w:tcW w:w="963" w:type="dxa"/>
          </w:tcPr>
          <w:p w14:paraId="1CD0BBF8" w14:textId="77777777" w:rsidR="00D568DB" w:rsidRPr="00314A8C" w:rsidRDefault="00D568DB" w:rsidP="00D568DB">
            <w:pPr>
              <w:rPr>
                <w:rFonts w:cstheme="minorHAnsi"/>
                <w:lang w:val="it-IT"/>
              </w:rPr>
            </w:pPr>
          </w:p>
        </w:tc>
        <w:tc>
          <w:tcPr>
            <w:tcW w:w="963" w:type="dxa"/>
          </w:tcPr>
          <w:p w14:paraId="0EC7CE72" w14:textId="77777777" w:rsidR="00D568DB" w:rsidRPr="00314A8C" w:rsidRDefault="00D568DB" w:rsidP="00D568DB">
            <w:pPr>
              <w:rPr>
                <w:rFonts w:cstheme="minorHAnsi"/>
                <w:lang w:val="it-IT"/>
              </w:rPr>
            </w:pPr>
          </w:p>
        </w:tc>
      </w:tr>
      <w:tr w:rsidR="00D568DB" w:rsidRPr="000D2906" w14:paraId="0DB3C350" w14:textId="77777777" w:rsidTr="3634F6F2">
        <w:trPr>
          <w:trHeight w:val="986"/>
        </w:trPr>
        <w:tc>
          <w:tcPr>
            <w:tcW w:w="962" w:type="dxa"/>
            <w:hideMark/>
          </w:tcPr>
          <w:p w14:paraId="328A4CC6" w14:textId="4E5B4985" w:rsidR="00D568DB" w:rsidRPr="00314A8C" w:rsidRDefault="00D568DB" w:rsidP="00D568DB">
            <w:pPr>
              <w:rPr>
                <w:rFonts w:cstheme="minorHAnsi"/>
              </w:rPr>
            </w:pPr>
            <w:r w:rsidRPr="00314A8C">
              <w:rPr>
                <w:rFonts w:cstheme="minorHAnsi"/>
              </w:rPr>
              <w:t>C116</w:t>
            </w:r>
          </w:p>
        </w:tc>
        <w:tc>
          <w:tcPr>
            <w:tcW w:w="963" w:type="dxa"/>
          </w:tcPr>
          <w:p w14:paraId="7EB01F84" w14:textId="605423EC" w:rsidR="00D568DB" w:rsidRPr="00314A8C" w:rsidRDefault="00D568DB" w:rsidP="00D568DB">
            <w:pPr>
              <w:rPr>
                <w:rFonts w:cstheme="minorHAnsi"/>
              </w:rPr>
            </w:pPr>
            <w:r w:rsidRPr="00314A8C">
              <w:rPr>
                <w:rFonts w:cstheme="minorHAnsi"/>
              </w:rPr>
              <w:t>Fattura di riferimento</w:t>
            </w:r>
          </w:p>
        </w:tc>
        <w:tc>
          <w:tcPr>
            <w:tcW w:w="963" w:type="dxa"/>
          </w:tcPr>
          <w:p w14:paraId="45B6181E" w14:textId="04AAF13D"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75C818D4" w14:textId="5EFD6317" w:rsidR="00D568DB" w:rsidRPr="00314A8C" w:rsidRDefault="00D568DB" w:rsidP="00D568DB">
            <w:pPr>
              <w:rPr>
                <w:rFonts w:cstheme="minorHAnsi"/>
              </w:rPr>
            </w:pPr>
            <w:r w:rsidRPr="00314A8C">
              <w:rPr>
                <w:rFonts w:cstheme="minorHAnsi"/>
              </w:rPr>
              <w:t>No</w:t>
            </w:r>
          </w:p>
        </w:tc>
        <w:tc>
          <w:tcPr>
            <w:tcW w:w="963" w:type="dxa"/>
          </w:tcPr>
          <w:p w14:paraId="186D665E" w14:textId="0D6EFD01" w:rsidR="00D568DB" w:rsidRPr="00314A8C" w:rsidRDefault="00D568DB" w:rsidP="00D568DB">
            <w:pPr>
              <w:rPr>
                <w:rFonts w:cstheme="minorHAnsi"/>
              </w:rPr>
            </w:pPr>
            <w:r w:rsidRPr="00314A8C">
              <w:rPr>
                <w:rFonts w:cstheme="minorHAnsi"/>
              </w:rPr>
              <w:t>No</w:t>
            </w:r>
          </w:p>
        </w:tc>
        <w:tc>
          <w:tcPr>
            <w:tcW w:w="962" w:type="dxa"/>
          </w:tcPr>
          <w:p w14:paraId="37FCE69C" w14:textId="2F9AF1D4" w:rsidR="00D568DB" w:rsidRPr="00314A8C" w:rsidRDefault="00D568DB" w:rsidP="00D568DB">
            <w:pPr>
              <w:rPr>
                <w:rFonts w:cstheme="minorHAnsi"/>
              </w:rPr>
            </w:pPr>
            <w:r w:rsidRPr="00314A8C">
              <w:rPr>
                <w:rFonts w:cstheme="minorHAnsi"/>
              </w:rPr>
              <w:t>Alfa-numerici</w:t>
            </w:r>
          </w:p>
        </w:tc>
        <w:tc>
          <w:tcPr>
            <w:tcW w:w="963" w:type="dxa"/>
          </w:tcPr>
          <w:p w14:paraId="7C27CCEE" w14:textId="0681833F" w:rsidR="00D568DB" w:rsidRPr="00314A8C" w:rsidRDefault="00D568DB" w:rsidP="00D568DB">
            <w:pPr>
              <w:rPr>
                <w:rFonts w:cstheme="minorHAnsi"/>
                <w:lang w:val="it-IT"/>
              </w:rPr>
            </w:pPr>
            <w:r w:rsidRPr="00314A8C">
              <w:rPr>
                <w:rFonts w:cstheme="minorHAnsi"/>
                <w:lang w:val="it-IT"/>
              </w:rPr>
              <w:t>Formato standard previsto dalla banca</w:t>
            </w:r>
          </w:p>
        </w:tc>
        <w:tc>
          <w:tcPr>
            <w:tcW w:w="963" w:type="dxa"/>
          </w:tcPr>
          <w:p w14:paraId="1DEDB3A2" w14:textId="77777777" w:rsidR="00D568DB" w:rsidRPr="00314A8C" w:rsidRDefault="00D568DB" w:rsidP="00D568DB">
            <w:pPr>
              <w:rPr>
                <w:rFonts w:cstheme="minorHAnsi"/>
                <w:lang w:val="it-IT"/>
              </w:rPr>
            </w:pPr>
          </w:p>
        </w:tc>
        <w:tc>
          <w:tcPr>
            <w:tcW w:w="963" w:type="dxa"/>
          </w:tcPr>
          <w:p w14:paraId="43111A5A" w14:textId="77777777" w:rsidR="00D568DB" w:rsidRPr="00314A8C" w:rsidRDefault="00D568DB" w:rsidP="00D568DB">
            <w:pPr>
              <w:rPr>
                <w:rFonts w:cstheme="minorHAnsi"/>
                <w:lang w:val="it-IT"/>
              </w:rPr>
            </w:pPr>
          </w:p>
        </w:tc>
        <w:tc>
          <w:tcPr>
            <w:tcW w:w="963" w:type="dxa"/>
          </w:tcPr>
          <w:p w14:paraId="022CD9FF" w14:textId="77777777" w:rsidR="00D568DB" w:rsidRPr="00314A8C" w:rsidRDefault="00D568DB" w:rsidP="00D568DB">
            <w:pPr>
              <w:rPr>
                <w:rFonts w:cstheme="minorHAnsi"/>
                <w:lang w:val="it-IT"/>
              </w:rPr>
            </w:pPr>
          </w:p>
        </w:tc>
      </w:tr>
      <w:tr w:rsidR="00D568DB" w:rsidRPr="000D2906" w14:paraId="1F510C3E" w14:textId="77777777" w:rsidTr="3634F6F2">
        <w:trPr>
          <w:trHeight w:val="986"/>
        </w:trPr>
        <w:tc>
          <w:tcPr>
            <w:tcW w:w="962" w:type="dxa"/>
            <w:hideMark/>
          </w:tcPr>
          <w:p w14:paraId="445885F8" w14:textId="789CBD97" w:rsidR="00D568DB" w:rsidRPr="00314A8C" w:rsidRDefault="00D568DB" w:rsidP="00D568DB">
            <w:pPr>
              <w:rPr>
                <w:rFonts w:cstheme="minorHAnsi"/>
              </w:rPr>
            </w:pPr>
            <w:r w:rsidRPr="00314A8C">
              <w:rPr>
                <w:rFonts w:cstheme="minorHAnsi"/>
              </w:rPr>
              <w:t>C117</w:t>
            </w:r>
          </w:p>
        </w:tc>
        <w:tc>
          <w:tcPr>
            <w:tcW w:w="963" w:type="dxa"/>
          </w:tcPr>
          <w:p w14:paraId="13184487" w14:textId="5937F963" w:rsidR="00D568DB" w:rsidRPr="00314A8C" w:rsidRDefault="00D568DB" w:rsidP="00D568DB">
            <w:pPr>
              <w:rPr>
                <w:rFonts w:cstheme="minorHAnsi"/>
              </w:rPr>
            </w:pPr>
            <w:r w:rsidRPr="00314A8C">
              <w:rPr>
                <w:rFonts w:cstheme="minorHAnsi"/>
              </w:rPr>
              <w:t>Finalità mutuo con scelta</w:t>
            </w:r>
          </w:p>
        </w:tc>
        <w:tc>
          <w:tcPr>
            <w:tcW w:w="963" w:type="dxa"/>
          </w:tcPr>
          <w:p w14:paraId="2509A2D2" w14:textId="05EC896A"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7DB81978" w14:textId="39CF4585" w:rsidR="00D568DB" w:rsidRPr="00314A8C" w:rsidRDefault="00D568DB" w:rsidP="00D568DB">
            <w:pPr>
              <w:rPr>
                <w:rFonts w:cstheme="minorHAnsi"/>
              </w:rPr>
            </w:pPr>
            <w:r w:rsidRPr="00314A8C">
              <w:rPr>
                <w:rFonts w:cstheme="minorHAnsi"/>
              </w:rPr>
              <w:t>No</w:t>
            </w:r>
          </w:p>
        </w:tc>
        <w:tc>
          <w:tcPr>
            <w:tcW w:w="963" w:type="dxa"/>
          </w:tcPr>
          <w:p w14:paraId="1AB5FFDD" w14:textId="75ECC456" w:rsidR="00D568DB" w:rsidRPr="00314A8C" w:rsidRDefault="00D568DB" w:rsidP="00D568DB">
            <w:pPr>
              <w:rPr>
                <w:rFonts w:cstheme="minorHAnsi"/>
              </w:rPr>
            </w:pPr>
            <w:r w:rsidRPr="00314A8C">
              <w:rPr>
                <w:rFonts w:cstheme="minorHAnsi"/>
              </w:rPr>
              <w:t>No</w:t>
            </w:r>
          </w:p>
        </w:tc>
        <w:tc>
          <w:tcPr>
            <w:tcW w:w="962" w:type="dxa"/>
          </w:tcPr>
          <w:p w14:paraId="53259115" w14:textId="6DDB240C" w:rsidR="00D568DB" w:rsidRPr="00314A8C" w:rsidRDefault="00E579DC" w:rsidP="00D568DB">
            <w:pPr>
              <w:rPr>
                <w:rFonts w:cstheme="minorHAnsi"/>
              </w:rPr>
            </w:pPr>
            <w:r>
              <w:rPr>
                <w:rFonts w:cstheme="minorHAnsi"/>
              </w:rPr>
              <w:t xml:space="preserve"> </w:t>
            </w:r>
            <w:r w:rsidR="00B50D91">
              <w:rPr>
                <w:rFonts w:cstheme="minorHAnsi"/>
              </w:rPr>
              <w:t>Lista valori</w:t>
            </w:r>
          </w:p>
        </w:tc>
        <w:tc>
          <w:tcPr>
            <w:tcW w:w="963" w:type="dxa"/>
          </w:tcPr>
          <w:p w14:paraId="633BBDA0" w14:textId="0B02E031" w:rsidR="00D568DB" w:rsidRPr="00314A8C" w:rsidRDefault="00B50D91" w:rsidP="00D568DB">
            <w:pPr>
              <w:rPr>
                <w:rFonts w:cstheme="minorHAnsi"/>
                <w:lang w:val="it-IT"/>
              </w:rPr>
            </w:pPr>
            <w:r>
              <w:rPr>
                <w:rFonts w:cstheme="minorHAnsi"/>
                <w:lang w:val="it-IT"/>
              </w:rPr>
              <w:t xml:space="preserve"> </w:t>
            </w:r>
            <w:r w:rsidRPr="00B50D91">
              <w:rPr>
                <w:rFonts w:cstheme="minorHAnsi"/>
                <w:lang w:val="it-IT"/>
              </w:rPr>
              <w:t>opzioni possibili: “Acquisto”, “Surroga”, “Ristrutturazione”, “N/A”</w:t>
            </w:r>
          </w:p>
        </w:tc>
        <w:tc>
          <w:tcPr>
            <w:tcW w:w="963" w:type="dxa"/>
          </w:tcPr>
          <w:p w14:paraId="05E68BA7" w14:textId="77777777" w:rsidR="00D568DB" w:rsidRPr="00314A8C" w:rsidRDefault="00D568DB" w:rsidP="00D568DB">
            <w:pPr>
              <w:rPr>
                <w:rFonts w:cstheme="minorHAnsi"/>
                <w:lang w:val="it-IT"/>
              </w:rPr>
            </w:pPr>
          </w:p>
        </w:tc>
        <w:tc>
          <w:tcPr>
            <w:tcW w:w="963" w:type="dxa"/>
          </w:tcPr>
          <w:p w14:paraId="7888480D" w14:textId="77777777" w:rsidR="00D568DB" w:rsidRPr="00314A8C" w:rsidRDefault="00D568DB" w:rsidP="00D568DB">
            <w:pPr>
              <w:rPr>
                <w:rFonts w:cstheme="minorHAnsi"/>
                <w:lang w:val="it-IT"/>
              </w:rPr>
            </w:pPr>
          </w:p>
        </w:tc>
        <w:tc>
          <w:tcPr>
            <w:tcW w:w="963" w:type="dxa"/>
          </w:tcPr>
          <w:p w14:paraId="1F411861" w14:textId="77777777" w:rsidR="00D568DB" w:rsidRPr="00314A8C" w:rsidRDefault="00D568DB" w:rsidP="00D568DB">
            <w:pPr>
              <w:rPr>
                <w:rFonts w:cstheme="minorHAnsi"/>
                <w:lang w:val="it-IT"/>
              </w:rPr>
            </w:pPr>
          </w:p>
        </w:tc>
      </w:tr>
      <w:tr w:rsidR="00D568DB" w:rsidRPr="000D2906" w14:paraId="44E4EDF6" w14:textId="77777777" w:rsidTr="3634F6F2">
        <w:trPr>
          <w:trHeight w:val="986"/>
        </w:trPr>
        <w:tc>
          <w:tcPr>
            <w:tcW w:w="962" w:type="dxa"/>
          </w:tcPr>
          <w:p w14:paraId="034F798C" w14:textId="11AC6E99" w:rsidR="00D568DB" w:rsidRPr="00314A8C" w:rsidRDefault="00D568DB" w:rsidP="00D568DB">
            <w:pPr>
              <w:rPr>
                <w:rFonts w:cstheme="minorHAnsi"/>
              </w:rPr>
            </w:pPr>
            <w:r w:rsidRPr="00314A8C">
              <w:rPr>
                <w:rFonts w:cstheme="minorHAnsi"/>
              </w:rPr>
              <w:t>C118</w:t>
            </w:r>
          </w:p>
        </w:tc>
        <w:tc>
          <w:tcPr>
            <w:tcW w:w="963" w:type="dxa"/>
          </w:tcPr>
          <w:p w14:paraId="1AF6AD3A" w14:textId="29B745AE" w:rsidR="00D568DB" w:rsidRPr="00314A8C" w:rsidRDefault="00D568DB" w:rsidP="00D568DB">
            <w:pPr>
              <w:rPr>
                <w:rFonts w:cstheme="minorHAnsi"/>
              </w:rPr>
            </w:pPr>
            <w:r w:rsidRPr="00314A8C">
              <w:rPr>
                <w:rFonts w:cstheme="minorHAnsi"/>
              </w:rPr>
              <w:t>Modalità erogazione con scelta</w:t>
            </w:r>
          </w:p>
        </w:tc>
        <w:tc>
          <w:tcPr>
            <w:tcW w:w="963" w:type="dxa"/>
          </w:tcPr>
          <w:p w14:paraId="04605AD9" w14:textId="5C6D7B08" w:rsidR="00D568DB" w:rsidRPr="00314A8C" w:rsidRDefault="00D568DB" w:rsidP="00D568DB">
            <w:pPr>
              <w:rPr>
                <w:rFonts w:cstheme="minorHAnsi"/>
              </w:rPr>
            </w:pPr>
            <w:r w:rsidRPr="00314A8C">
              <w:rPr>
                <w:rFonts w:eastAsia="Times New Roman" w:cstheme="minorHAnsi"/>
                <w:color w:val="000000"/>
                <w:kern w:val="0"/>
                <w:szCs w:val="24"/>
                <w:lang w:val="en-US"/>
                <w14:ligatures w14:val="none"/>
              </w:rPr>
              <w:t>Output da sistema</w:t>
            </w:r>
          </w:p>
        </w:tc>
        <w:tc>
          <w:tcPr>
            <w:tcW w:w="963" w:type="dxa"/>
          </w:tcPr>
          <w:p w14:paraId="7F89F9F7" w14:textId="5FAAC2D3" w:rsidR="00D568DB" w:rsidRPr="00314A8C" w:rsidRDefault="00D568DB" w:rsidP="00D568DB">
            <w:pPr>
              <w:rPr>
                <w:rFonts w:cstheme="minorHAnsi"/>
              </w:rPr>
            </w:pPr>
            <w:r w:rsidRPr="00314A8C">
              <w:rPr>
                <w:rFonts w:cstheme="minorHAnsi"/>
              </w:rPr>
              <w:t>No</w:t>
            </w:r>
          </w:p>
        </w:tc>
        <w:tc>
          <w:tcPr>
            <w:tcW w:w="963" w:type="dxa"/>
          </w:tcPr>
          <w:p w14:paraId="6B476F57" w14:textId="17350132" w:rsidR="00D568DB" w:rsidRPr="00314A8C" w:rsidRDefault="00D568DB" w:rsidP="00D568DB">
            <w:pPr>
              <w:rPr>
                <w:rFonts w:cstheme="minorHAnsi"/>
              </w:rPr>
            </w:pPr>
            <w:r w:rsidRPr="00314A8C">
              <w:rPr>
                <w:rFonts w:cstheme="minorHAnsi"/>
              </w:rPr>
              <w:t>No</w:t>
            </w:r>
          </w:p>
        </w:tc>
        <w:tc>
          <w:tcPr>
            <w:tcW w:w="962" w:type="dxa"/>
          </w:tcPr>
          <w:p w14:paraId="7F4BE546" w14:textId="085F66C9" w:rsidR="00D568DB" w:rsidRDefault="00D568DB" w:rsidP="00D568DB">
            <w:pPr>
              <w:rPr>
                <w:rFonts w:cstheme="minorHAnsi"/>
              </w:rPr>
            </w:pPr>
          </w:p>
          <w:p w14:paraId="2E874B20" w14:textId="4506808A" w:rsidR="00D568DB" w:rsidRPr="00314A8C" w:rsidRDefault="00B50D91" w:rsidP="00D568DB">
            <w:pPr>
              <w:rPr>
                <w:rFonts w:cstheme="minorHAnsi"/>
              </w:rPr>
            </w:pPr>
            <w:r>
              <w:rPr>
                <w:rFonts w:cstheme="minorHAnsi"/>
              </w:rPr>
              <w:t>Lista valori</w:t>
            </w:r>
          </w:p>
        </w:tc>
        <w:tc>
          <w:tcPr>
            <w:tcW w:w="963" w:type="dxa"/>
          </w:tcPr>
          <w:p w14:paraId="1759E178" w14:textId="4EF6DC39" w:rsidR="00D568DB" w:rsidRPr="00314A8C" w:rsidRDefault="00B50D91" w:rsidP="00D568DB">
            <w:pPr>
              <w:rPr>
                <w:rFonts w:cstheme="minorHAnsi"/>
                <w:lang w:val="it-IT"/>
              </w:rPr>
            </w:pPr>
            <w:r>
              <w:rPr>
                <w:rFonts w:cstheme="minorHAnsi"/>
                <w:lang w:val="it-IT"/>
              </w:rPr>
              <w:t xml:space="preserve"> </w:t>
            </w:r>
            <w:r w:rsidRPr="00B50D91">
              <w:rPr>
                <w:rFonts w:cstheme="minorHAnsi"/>
                <w:lang w:val="it-IT"/>
              </w:rPr>
              <w:t>“In convenzione”, “Fuori convenzione”, “Oltre i termini convenzione”, “N/A”</w:t>
            </w:r>
          </w:p>
        </w:tc>
        <w:tc>
          <w:tcPr>
            <w:tcW w:w="963" w:type="dxa"/>
          </w:tcPr>
          <w:p w14:paraId="6E2B8013" w14:textId="77777777" w:rsidR="00D568DB" w:rsidRPr="00314A8C" w:rsidRDefault="00D568DB" w:rsidP="00D568DB">
            <w:pPr>
              <w:rPr>
                <w:rFonts w:cstheme="minorHAnsi"/>
                <w:lang w:val="it-IT"/>
              </w:rPr>
            </w:pPr>
          </w:p>
        </w:tc>
        <w:tc>
          <w:tcPr>
            <w:tcW w:w="963" w:type="dxa"/>
          </w:tcPr>
          <w:p w14:paraId="15DD3DAF" w14:textId="77777777" w:rsidR="00D568DB" w:rsidRPr="00314A8C" w:rsidRDefault="00D568DB" w:rsidP="00D568DB">
            <w:pPr>
              <w:rPr>
                <w:rFonts w:cstheme="minorHAnsi"/>
                <w:lang w:val="it-IT"/>
              </w:rPr>
            </w:pPr>
          </w:p>
        </w:tc>
        <w:tc>
          <w:tcPr>
            <w:tcW w:w="963" w:type="dxa"/>
          </w:tcPr>
          <w:p w14:paraId="639421E3" w14:textId="77777777" w:rsidR="00D568DB" w:rsidRPr="00314A8C" w:rsidRDefault="00D568DB" w:rsidP="00D568DB">
            <w:pPr>
              <w:rPr>
                <w:rFonts w:cstheme="minorHAnsi"/>
                <w:lang w:val="it-IT"/>
              </w:rPr>
            </w:pPr>
          </w:p>
        </w:tc>
      </w:tr>
      <w:tr w:rsidR="00D568DB" w:rsidRPr="000659BF" w14:paraId="1420765D" w14:textId="77777777" w:rsidTr="3634F6F2">
        <w:trPr>
          <w:trHeight w:val="986"/>
        </w:trPr>
        <w:tc>
          <w:tcPr>
            <w:tcW w:w="962" w:type="dxa"/>
          </w:tcPr>
          <w:p w14:paraId="1D89D0CF" w14:textId="1F8B838D" w:rsidR="00D568DB" w:rsidRPr="00314A8C" w:rsidRDefault="00D568DB" w:rsidP="00D568DB">
            <w:pPr>
              <w:rPr>
                <w:rFonts w:cstheme="minorHAnsi"/>
              </w:rPr>
            </w:pPr>
            <w:r w:rsidRPr="00314A8C">
              <w:rPr>
                <w:rFonts w:cstheme="minorHAnsi"/>
              </w:rPr>
              <w:t>C119</w:t>
            </w:r>
          </w:p>
        </w:tc>
        <w:tc>
          <w:tcPr>
            <w:tcW w:w="963" w:type="dxa"/>
          </w:tcPr>
          <w:p w14:paraId="4B1C51E4" w14:textId="36304409" w:rsidR="00D568DB" w:rsidRPr="00314A8C" w:rsidRDefault="00D568DB" w:rsidP="00D568DB">
            <w:pPr>
              <w:rPr>
                <w:rFonts w:cstheme="minorHAnsi"/>
                <w:lang w:val="it-IT"/>
              </w:rPr>
            </w:pPr>
            <w:r w:rsidRPr="00314A8C">
              <w:rPr>
                <w:rFonts w:cstheme="minorHAnsi"/>
                <w:lang w:val="it-IT"/>
              </w:rPr>
              <w:t>In corso di verifiche autorizzative</w:t>
            </w:r>
          </w:p>
        </w:tc>
        <w:tc>
          <w:tcPr>
            <w:tcW w:w="963" w:type="dxa"/>
          </w:tcPr>
          <w:p w14:paraId="187E769D" w14:textId="6F15D8BD" w:rsidR="00D568DB" w:rsidRPr="00314A8C" w:rsidRDefault="00D568DB" w:rsidP="00D568DB">
            <w:pPr>
              <w:rPr>
                <w:rFonts w:cstheme="minorHAnsi"/>
                <w:lang w:val="it-IT"/>
              </w:rPr>
            </w:pPr>
            <w:r w:rsidRPr="00314A8C">
              <w:rPr>
                <w:rFonts w:eastAsia="Times New Roman" w:cstheme="minorHAnsi"/>
                <w:color w:val="000000"/>
                <w:kern w:val="0"/>
                <w:szCs w:val="24"/>
                <w:lang w:val="en-US"/>
                <w14:ligatures w14:val="none"/>
              </w:rPr>
              <w:t>Output da sistema</w:t>
            </w:r>
          </w:p>
        </w:tc>
        <w:tc>
          <w:tcPr>
            <w:tcW w:w="963" w:type="dxa"/>
          </w:tcPr>
          <w:p w14:paraId="46993642" w14:textId="35010BBE" w:rsidR="00D568DB" w:rsidRPr="00314A8C" w:rsidRDefault="00D568DB" w:rsidP="00D568DB">
            <w:pPr>
              <w:rPr>
                <w:rFonts w:cstheme="minorHAnsi"/>
                <w:lang w:val="it-IT"/>
              </w:rPr>
            </w:pPr>
            <w:r w:rsidRPr="00314A8C">
              <w:rPr>
                <w:rFonts w:cstheme="minorHAnsi"/>
              </w:rPr>
              <w:t>No</w:t>
            </w:r>
          </w:p>
        </w:tc>
        <w:tc>
          <w:tcPr>
            <w:tcW w:w="963" w:type="dxa"/>
          </w:tcPr>
          <w:p w14:paraId="7EC357EA" w14:textId="677B88A5" w:rsidR="00D568DB" w:rsidRPr="00314A8C" w:rsidRDefault="00D568DB" w:rsidP="00D568DB">
            <w:pPr>
              <w:rPr>
                <w:rFonts w:cstheme="minorHAnsi"/>
                <w:lang w:val="it-IT"/>
              </w:rPr>
            </w:pPr>
            <w:r w:rsidRPr="00314A8C">
              <w:rPr>
                <w:rFonts w:cstheme="minorHAnsi"/>
              </w:rPr>
              <w:t>No</w:t>
            </w:r>
          </w:p>
        </w:tc>
        <w:tc>
          <w:tcPr>
            <w:tcW w:w="962" w:type="dxa"/>
          </w:tcPr>
          <w:p w14:paraId="2710B953" w14:textId="69820062" w:rsidR="00D568DB" w:rsidRPr="00314A8C" w:rsidRDefault="00D568DB" w:rsidP="00D568DB">
            <w:pPr>
              <w:rPr>
                <w:rFonts w:cstheme="minorHAnsi"/>
                <w:lang w:val="it-IT"/>
              </w:rPr>
            </w:pPr>
            <w:r w:rsidRPr="00314A8C">
              <w:rPr>
                <w:rFonts w:cstheme="minorHAnsi"/>
                <w:lang w:val="it-IT"/>
              </w:rPr>
              <w:t>Lista valori</w:t>
            </w:r>
          </w:p>
        </w:tc>
        <w:tc>
          <w:tcPr>
            <w:tcW w:w="963" w:type="dxa"/>
          </w:tcPr>
          <w:p w14:paraId="47A26ECF" w14:textId="5E852CEF" w:rsidR="00D568DB" w:rsidRPr="00314A8C" w:rsidRDefault="00D568DB" w:rsidP="00D568DB">
            <w:pPr>
              <w:rPr>
                <w:rFonts w:cstheme="minorHAnsi"/>
                <w:lang w:val="it-IT"/>
              </w:rPr>
            </w:pPr>
            <w:r w:rsidRPr="00314A8C">
              <w:rPr>
                <w:rFonts w:cstheme="minorHAnsi"/>
                <w:lang w:val="it-IT"/>
              </w:rPr>
              <w:t>“Sì”, “No”</w:t>
            </w:r>
          </w:p>
        </w:tc>
        <w:tc>
          <w:tcPr>
            <w:tcW w:w="963" w:type="dxa"/>
          </w:tcPr>
          <w:p w14:paraId="3D81C3E1" w14:textId="77777777" w:rsidR="00D568DB" w:rsidRPr="00314A8C" w:rsidRDefault="00D568DB" w:rsidP="00D568DB">
            <w:pPr>
              <w:rPr>
                <w:rFonts w:cstheme="minorHAnsi"/>
                <w:lang w:val="it-IT"/>
              </w:rPr>
            </w:pPr>
          </w:p>
        </w:tc>
        <w:tc>
          <w:tcPr>
            <w:tcW w:w="963" w:type="dxa"/>
          </w:tcPr>
          <w:p w14:paraId="36446FEC" w14:textId="77777777" w:rsidR="00D568DB" w:rsidRPr="00314A8C" w:rsidRDefault="00D568DB" w:rsidP="00D568DB">
            <w:pPr>
              <w:rPr>
                <w:rFonts w:cstheme="minorHAnsi"/>
                <w:lang w:val="it-IT"/>
              </w:rPr>
            </w:pPr>
          </w:p>
        </w:tc>
        <w:tc>
          <w:tcPr>
            <w:tcW w:w="963" w:type="dxa"/>
          </w:tcPr>
          <w:p w14:paraId="7A867AC3" w14:textId="77777777" w:rsidR="00D568DB" w:rsidRPr="00314A8C" w:rsidRDefault="00D568DB" w:rsidP="00D568DB">
            <w:pPr>
              <w:rPr>
                <w:rFonts w:cstheme="minorHAnsi"/>
                <w:lang w:val="it-IT"/>
              </w:rPr>
            </w:pPr>
          </w:p>
        </w:tc>
      </w:tr>
      <w:tr w:rsidR="00911626" w:rsidRPr="000659BF" w14:paraId="084C97AA" w14:textId="77777777" w:rsidTr="3634F6F2">
        <w:trPr>
          <w:trHeight w:val="986"/>
        </w:trPr>
        <w:tc>
          <w:tcPr>
            <w:tcW w:w="962" w:type="dxa"/>
          </w:tcPr>
          <w:p w14:paraId="5B10F5B9" w14:textId="66B53F5A" w:rsidR="00D568DB" w:rsidRPr="00314A8C" w:rsidRDefault="00D568DB" w:rsidP="00D568DB">
            <w:pPr>
              <w:rPr>
                <w:rFonts w:cstheme="minorHAnsi"/>
                <w:lang w:val="it-IT"/>
              </w:rPr>
            </w:pPr>
            <w:r w:rsidRPr="00314A8C">
              <w:rPr>
                <w:rFonts w:cstheme="minorHAnsi"/>
                <w:lang w:val="it-IT"/>
              </w:rPr>
              <w:t>C120</w:t>
            </w:r>
          </w:p>
        </w:tc>
        <w:tc>
          <w:tcPr>
            <w:tcW w:w="963" w:type="dxa"/>
          </w:tcPr>
          <w:p w14:paraId="34AF9D0A" w14:textId="3CBC3DD2" w:rsidR="00D568DB" w:rsidRPr="00314A8C" w:rsidRDefault="00D568DB" w:rsidP="00D568DB">
            <w:pPr>
              <w:rPr>
                <w:rFonts w:cstheme="minorHAnsi"/>
                <w:lang w:val="it-IT"/>
              </w:rPr>
            </w:pPr>
            <w:r w:rsidRPr="00314A8C">
              <w:rPr>
                <w:rFonts w:cstheme="minorHAnsi"/>
                <w:lang w:val="it-IT"/>
              </w:rPr>
              <w:t>Autorizzato</w:t>
            </w:r>
          </w:p>
        </w:tc>
        <w:tc>
          <w:tcPr>
            <w:tcW w:w="963" w:type="dxa"/>
          </w:tcPr>
          <w:p w14:paraId="50285283" w14:textId="3428CE03" w:rsidR="00D568DB" w:rsidRPr="00314A8C" w:rsidRDefault="00D568DB" w:rsidP="00D568DB">
            <w:pPr>
              <w:rPr>
                <w:rFonts w:cstheme="minorHAnsi"/>
                <w:lang w:val="it-IT"/>
              </w:rPr>
            </w:pPr>
            <w:r w:rsidRPr="00314A8C">
              <w:rPr>
                <w:rFonts w:eastAsia="Times New Roman" w:cstheme="minorHAnsi"/>
                <w:color w:val="000000"/>
                <w:kern w:val="0"/>
                <w:szCs w:val="24"/>
                <w:lang w:val="en-US"/>
                <w14:ligatures w14:val="none"/>
              </w:rPr>
              <w:t>Output da sistema</w:t>
            </w:r>
          </w:p>
        </w:tc>
        <w:tc>
          <w:tcPr>
            <w:tcW w:w="963" w:type="dxa"/>
          </w:tcPr>
          <w:p w14:paraId="35F2492D" w14:textId="042C51DE" w:rsidR="00D568DB" w:rsidRPr="00314A8C" w:rsidRDefault="00D568DB" w:rsidP="00D568DB">
            <w:pPr>
              <w:rPr>
                <w:rFonts w:cstheme="minorHAnsi"/>
                <w:lang w:val="it-IT"/>
              </w:rPr>
            </w:pPr>
            <w:r w:rsidRPr="00314A8C">
              <w:rPr>
                <w:rFonts w:cstheme="minorHAnsi"/>
              </w:rPr>
              <w:t>No</w:t>
            </w:r>
          </w:p>
        </w:tc>
        <w:tc>
          <w:tcPr>
            <w:tcW w:w="963" w:type="dxa"/>
          </w:tcPr>
          <w:p w14:paraId="2AEE182B" w14:textId="0936059A" w:rsidR="00D568DB" w:rsidRPr="00314A8C" w:rsidRDefault="00D568DB" w:rsidP="00D568DB">
            <w:pPr>
              <w:rPr>
                <w:rFonts w:cstheme="minorHAnsi"/>
                <w:lang w:val="it-IT"/>
              </w:rPr>
            </w:pPr>
            <w:r w:rsidRPr="00314A8C">
              <w:rPr>
                <w:rFonts w:cstheme="minorHAnsi"/>
              </w:rPr>
              <w:t>No</w:t>
            </w:r>
          </w:p>
        </w:tc>
        <w:tc>
          <w:tcPr>
            <w:tcW w:w="962" w:type="dxa"/>
          </w:tcPr>
          <w:p w14:paraId="0B21F4C7" w14:textId="77777777" w:rsidR="00D568DB" w:rsidRPr="00314A8C" w:rsidRDefault="00D568DB" w:rsidP="00D568DB">
            <w:pPr>
              <w:rPr>
                <w:rFonts w:cstheme="minorHAnsi"/>
                <w:lang w:val="it-IT"/>
              </w:rPr>
            </w:pPr>
          </w:p>
        </w:tc>
        <w:tc>
          <w:tcPr>
            <w:tcW w:w="963" w:type="dxa"/>
          </w:tcPr>
          <w:p w14:paraId="30B830E3" w14:textId="2E910840" w:rsidR="00D568DB" w:rsidRPr="00314A8C" w:rsidRDefault="00D568DB" w:rsidP="00D568DB">
            <w:pPr>
              <w:rPr>
                <w:rFonts w:cstheme="minorHAnsi"/>
                <w:lang w:val="it-IT"/>
              </w:rPr>
            </w:pPr>
            <w:r w:rsidRPr="00314A8C">
              <w:rPr>
                <w:rFonts w:cstheme="minorHAnsi"/>
                <w:lang w:val="it-IT"/>
              </w:rPr>
              <w:t>“Sì”, “No”</w:t>
            </w:r>
          </w:p>
        </w:tc>
        <w:tc>
          <w:tcPr>
            <w:tcW w:w="963" w:type="dxa"/>
          </w:tcPr>
          <w:p w14:paraId="25384FF4" w14:textId="77777777" w:rsidR="00D568DB" w:rsidRPr="00314A8C" w:rsidRDefault="00D568DB" w:rsidP="00D568DB">
            <w:pPr>
              <w:rPr>
                <w:rFonts w:cstheme="minorHAnsi"/>
                <w:lang w:val="it-IT"/>
              </w:rPr>
            </w:pPr>
          </w:p>
        </w:tc>
        <w:tc>
          <w:tcPr>
            <w:tcW w:w="963" w:type="dxa"/>
          </w:tcPr>
          <w:p w14:paraId="7C601529" w14:textId="77777777" w:rsidR="00D568DB" w:rsidRPr="00314A8C" w:rsidRDefault="00D568DB" w:rsidP="00D568DB">
            <w:pPr>
              <w:rPr>
                <w:rFonts w:cstheme="minorHAnsi"/>
                <w:lang w:val="it-IT"/>
              </w:rPr>
            </w:pPr>
          </w:p>
        </w:tc>
        <w:tc>
          <w:tcPr>
            <w:tcW w:w="963" w:type="dxa"/>
          </w:tcPr>
          <w:p w14:paraId="0D18B7B7" w14:textId="77777777" w:rsidR="00D568DB" w:rsidRPr="00314A8C" w:rsidRDefault="00D568DB" w:rsidP="00D568DB">
            <w:pPr>
              <w:rPr>
                <w:rFonts w:cstheme="minorHAnsi"/>
                <w:lang w:val="it-IT"/>
              </w:rPr>
            </w:pPr>
          </w:p>
        </w:tc>
      </w:tr>
    </w:tbl>
    <w:p w14:paraId="6A61CA77" w14:textId="77777777" w:rsidR="001C0037" w:rsidRDefault="001C0037" w:rsidP="001C0037">
      <w:pPr>
        <w:pStyle w:val="ListParagraph"/>
        <w:ind w:left="2154"/>
        <w:rPr>
          <w:lang w:val="it-IT"/>
        </w:rPr>
      </w:pPr>
    </w:p>
    <w:p w14:paraId="42FACAE1" w14:textId="23EF6407" w:rsidR="006D0DED" w:rsidRPr="006D0DED" w:rsidRDefault="006D0DED" w:rsidP="10CEFF33">
      <w:pPr>
        <w:pStyle w:val="Heading2"/>
        <w:rPr>
          <w:lang w:val="it-IT"/>
        </w:rPr>
      </w:pPr>
      <w:bookmarkStart w:id="1567" w:name="_Ref212121417"/>
      <w:bookmarkStart w:id="1568" w:name="_Toc1488202888"/>
      <w:r w:rsidRPr="10CEFF33">
        <w:rPr>
          <w:lang w:val="it-IT"/>
        </w:rPr>
        <w:t xml:space="preserve">Elenco delle configurazioni lead gestite </w:t>
      </w:r>
      <w:r w:rsidR="004B0F42" w:rsidRPr="10CEFF33">
        <w:rPr>
          <w:lang w:val="it-IT"/>
        </w:rPr>
        <w:t>da Rete</w:t>
      </w:r>
      <w:r w:rsidRPr="10CEFF33">
        <w:rPr>
          <w:lang w:val="it-IT"/>
        </w:rPr>
        <w:t>, regole associate e fonte prevista</w:t>
      </w:r>
      <w:bookmarkEnd w:id="1567"/>
      <w:bookmarkEnd w:id="1568"/>
    </w:p>
    <w:p w14:paraId="64953973" w14:textId="77777777" w:rsidR="006D0DED" w:rsidRDefault="006D0DED" w:rsidP="001C0037">
      <w:pPr>
        <w:pStyle w:val="ListParagraph"/>
        <w:ind w:left="2154"/>
        <w:rPr>
          <w:lang w:val="it-IT"/>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50"/>
        <w:gridCol w:w="1424"/>
        <w:gridCol w:w="1353"/>
        <w:gridCol w:w="1601"/>
      </w:tblGrid>
      <w:tr w:rsidR="00D0762F" w:rsidRPr="000D2906" w14:paraId="0F3EE0C0" w14:textId="77777777" w:rsidTr="00CA5128">
        <w:trPr>
          <w:trHeight w:val="292"/>
        </w:trPr>
        <w:tc>
          <w:tcPr>
            <w:tcW w:w="5301" w:type="dxa"/>
            <w:noWrap/>
            <w:hideMark/>
          </w:tcPr>
          <w:p w14:paraId="102CC883" w14:textId="77777777" w:rsidR="00D0762F" w:rsidRPr="00D0762F" w:rsidRDefault="00D0762F">
            <w:r w:rsidRPr="00D0762F">
              <w:t>Configurazione lead (nome As-Is)</w:t>
            </w:r>
          </w:p>
        </w:tc>
        <w:tc>
          <w:tcPr>
            <w:tcW w:w="1344" w:type="dxa"/>
            <w:noWrap/>
            <w:hideMark/>
          </w:tcPr>
          <w:p w14:paraId="2115132C" w14:textId="77777777" w:rsidR="00D0762F" w:rsidRPr="00D0762F" w:rsidRDefault="00D0762F">
            <w:r w:rsidRPr="00D0762F">
              <w:t>Fonte Richiesta (As-Is)</w:t>
            </w:r>
          </w:p>
        </w:tc>
        <w:tc>
          <w:tcPr>
            <w:tcW w:w="1366" w:type="dxa"/>
            <w:noWrap/>
            <w:hideMark/>
          </w:tcPr>
          <w:p w14:paraId="408D40B2" w14:textId="77777777" w:rsidR="00D0762F" w:rsidRPr="00D0762F" w:rsidRDefault="00D0762F">
            <w:r w:rsidRPr="00D0762F">
              <w:t>Fonte To-Be</w:t>
            </w:r>
          </w:p>
        </w:tc>
        <w:tc>
          <w:tcPr>
            <w:tcW w:w="1617" w:type="dxa"/>
            <w:noWrap/>
            <w:hideMark/>
          </w:tcPr>
          <w:p w14:paraId="05F7D1F9" w14:textId="77777777" w:rsidR="00D0762F" w:rsidRPr="00D0762F" w:rsidRDefault="00D0762F">
            <w:pPr>
              <w:rPr>
                <w:lang w:val="it-IT"/>
              </w:rPr>
            </w:pPr>
            <w:r w:rsidRPr="00D0762F">
              <w:rPr>
                <w:lang w:val="it-IT"/>
              </w:rPr>
              <w:t>Regola di distribuzione To-Be</w:t>
            </w:r>
          </w:p>
        </w:tc>
      </w:tr>
      <w:tr w:rsidR="00D0762F" w:rsidRPr="00D0762F" w14:paraId="7D007C5D" w14:textId="77777777" w:rsidTr="00CA5128">
        <w:trPr>
          <w:trHeight w:val="292"/>
        </w:trPr>
        <w:tc>
          <w:tcPr>
            <w:tcW w:w="5301" w:type="dxa"/>
            <w:noWrap/>
            <w:hideMark/>
          </w:tcPr>
          <w:p w14:paraId="7A40EE6D" w14:textId="77777777" w:rsidR="00D0762F" w:rsidRPr="00D0762F" w:rsidRDefault="00D0762F">
            <w:r w:rsidRPr="00D0762F">
              <w:t>App  - Prodotti Kids and Teen (0-17)</w:t>
            </w:r>
          </w:p>
        </w:tc>
        <w:tc>
          <w:tcPr>
            <w:tcW w:w="1344" w:type="dxa"/>
            <w:noWrap/>
            <w:hideMark/>
          </w:tcPr>
          <w:p w14:paraId="2807D325" w14:textId="77777777" w:rsidR="00D0762F" w:rsidRPr="00D0762F" w:rsidRDefault="00D0762F">
            <w:r w:rsidRPr="00D0762F">
              <w:t>Mobile</w:t>
            </w:r>
          </w:p>
        </w:tc>
        <w:tc>
          <w:tcPr>
            <w:tcW w:w="1366" w:type="dxa"/>
            <w:noWrap/>
            <w:hideMark/>
          </w:tcPr>
          <w:p w14:paraId="4F3BFC8B" w14:textId="77777777" w:rsidR="00D0762F" w:rsidRPr="00D0762F" w:rsidRDefault="00D0762F">
            <w:r w:rsidRPr="00D0762F">
              <w:t>App Mobile</w:t>
            </w:r>
          </w:p>
        </w:tc>
        <w:tc>
          <w:tcPr>
            <w:tcW w:w="1617" w:type="dxa"/>
            <w:noWrap/>
            <w:hideMark/>
          </w:tcPr>
          <w:p w14:paraId="4B5452FC" w14:textId="77777777" w:rsidR="00D0762F" w:rsidRPr="00D0762F" w:rsidRDefault="00D0762F">
            <w:r w:rsidRPr="00D0762F">
              <w:t>3</w:t>
            </w:r>
          </w:p>
        </w:tc>
      </w:tr>
      <w:tr w:rsidR="00D0762F" w:rsidRPr="00D0762F" w14:paraId="0169ED9D" w14:textId="77777777" w:rsidTr="00CA5128">
        <w:trPr>
          <w:trHeight w:val="292"/>
        </w:trPr>
        <w:tc>
          <w:tcPr>
            <w:tcW w:w="5301" w:type="dxa"/>
            <w:noWrap/>
            <w:hideMark/>
          </w:tcPr>
          <w:p w14:paraId="16AFEE6E" w14:textId="77777777" w:rsidR="00D0762F" w:rsidRPr="00D0762F" w:rsidRDefault="00D0762F">
            <w:r w:rsidRPr="00D0762F">
              <w:t>App - CA Vita Multismart</w:t>
            </w:r>
          </w:p>
        </w:tc>
        <w:tc>
          <w:tcPr>
            <w:tcW w:w="1344" w:type="dxa"/>
            <w:noWrap/>
            <w:hideMark/>
          </w:tcPr>
          <w:p w14:paraId="765AA223" w14:textId="77777777" w:rsidR="00D0762F" w:rsidRPr="00D0762F" w:rsidRDefault="00D0762F">
            <w:r w:rsidRPr="00D0762F">
              <w:t>Mobile</w:t>
            </w:r>
          </w:p>
        </w:tc>
        <w:tc>
          <w:tcPr>
            <w:tcW w:w="1366" w:type="dxa"/>
            <w:noWrap/>
            <w:hideMark/>
          </w:tcPr>
          <w:p w14:paraId="0E0B110E" w14:textId="77777777" w:rsidR="00D0762F" w:rsidRPr="00D0762F" w:rsidRDefault="00D0762F">
            <w:r w:rsidRPr="00D0762F">
              <w:t>App Mobile</w:t>
            </w:r>
          </w:p>
        </w:tc>
        <w:tc>
          <w:tcPr>
            <w:tcW w:w="1617" w:type="dxa"/>
            <w:noWrap/>
            <w:hideMark/>
          </w:tcPr>
          <w:p w14:paraId="5999EEC5" w14:textId="77777777" w:rsidR="00D0762F" w:rsidRPr="00D0762F" w:rsidRDefault="00D0762F">
            <w:r w:rsidRPr="00D0762F">
              <w:t>3</w:t>
            </w:r>
          </w:p>
        </w:tc>
      </w:tr>
      <w:tr w:rsidR="00D0762F" w:rsidRPr="00D0762F" w14:paraId="1ADA9A6A" w14:textId="77777777" w:rsidTr="00CA5128">
        <w:trPr>
          <w:trHeight w:val="292"/>
        </w:trPr>
        <w:tc>
          <w:tcPr>
            <w:tcW w:w="5301" w:type="dxa"/>
            <w:noWrap/>
            <w:hideMark/>
          </w:tcPr>
          <w:p w14:paraId="57CD3EAE" w14:textId="77777777" w:rsidR="00D0762F" w:rsidRPr="00D0762F" w:rsidRDefault="00D0762F">
            <w:r w:rsidRPr="00D0762F">
              <w:t>App - CartaConto Teen</w:t>
            </w:r>
          </w:p>
        </w:tc>
        <w:tc>
          <w:tcPr>
            <w:tcW w:w="1344" w:type="dxa"/>
            <w:noWrap/>
            <w:hideMark/>
          </w:tcPr>
          <w:p w14:paraId="77EA7E36" w14:textId="77777777" w:rsidR="00D0762F" w:rsidRPr="00D0762F" w:rsidRDefault="00D0762F">
            <w:r w:rsidRPr="00D0762F">
              <w:t>Mobile</w:t>
            </w:r>
          </w:p>
        </w:tc>
        <w:tc>
          <w:tcPr>
            <w:tcW w:w="1366" w:type="dxa"/>
            <w:noWrap/>
            <w:hideMark/>
          </w:tcPr>
          <w:p w14:paraId="79F8E396" w14:textId="77777777" w:rsidR="00D0762F" w:rsidRPr="00D0762F" w:rsidRDefault="00D0762F">
            <w:r w:rsidRPr="00D0762F">
              <w:t>App Mobile</w:t>
            </w:r>
          </w:p>
        </w:tc>
        <w:tc>
          <w:tcPr>
            <w:tcW w:w="1617" w:type="dxa"/>
            <w:noWrap/>
            <w:hideMark/>
          </w:tcPr>
          <w:p w14:paraId="5C3FE900" w14:textId="77777777" w:rsidR="00D0762F" w:rsidRPr="00D0762F" w:rsidRDefault="00D0762F">
            <w:r w:rsidRPr="00D0762F">
              <w:t>3</w:t>
            </w:r>
          </w:p>
        </w:tc>
      </w:tr>
      <w:tr w:rsidR="00D0762F" w:rsidRPr="00D0762F" w14:paraId="0EEB73B2" w14:textId="77777777" w:rsidTr="00CA5128">
        <w:trPr>
          <w:trHeight w:val="292"/>
        </w:trPr>
        <w:tc>
          <w:tcPr>
            <w:tcW w:w="5301" w:type="dxa"/>
            <w:noWrap/>
            <w:hideMark/>
          </w:tcPr>
          <w:p w14:paraId="4F62A02F" w14:textId="77777777" w:rsidR="00D0762F" w:rsidRPr="00D0762F" w:rsidRDefault="00D0762F">
            <w:pPr>
              <w:rPr>
                <w:lang w:val="it-IT"/>
              </w:rPr>
            </w:pPr>
            <w:r w:rsidRPr="00D0762F">
              <w:rPr>
                <w:lang w:val="it-IT"/>
              </w:rPr>
              <w:t>App - Chiedilo a noi: Assistenza</w:t>
            </w:r>
          </w:p>
        </w:tc>
        <w:tc>
          <w:tcPr>
            <w:tcW w:w="1344" w:type="dxa"/>
            <w:noWrap/>
            <w:hideMark/>
          </w:tcPr>
          <w:p w14:paraId="15A81673" w14:textId="77777777" w:rsidR="00D0762F" w:rsidRPr="00D0762F" w:rsidRDefault="00D0762F">
            <w:r w:rsidRPr="00D0762F">
              <w:t>Mobile</w:t>
            </w:r>
          </w:p>
        </w:tc>
        <w:tc>
          <w:tcPr>
            <w:tcW w:w="1366" w:type="dxa"/>
            <w:noWrap/>
            <w:hideMark/>
          </w:tcPr>
          <w:p w14:paraId="6C71F86A" w14:textId="77777777" w:rsidR="00D0762F" w:rsidRPr="00D0762F" w:rsidRDefault="00D0762F">
            <w:r w:rsidRPr="00D0762F">
              <w:t>App Mobile</w:t>
            </w:r>
          </w:p>
        </w:tc>
        <w:tc>
          <w:tcPr>
            <w:tcW w:w="1617" w:type="dxa"/>
            <w:noWrap/>
            <w:hideMark/>
          </w:tcPr>
          <w:p w14:paraId="6B53F503" w14:textId="77777777" w:rsidR="00D0762F" w:rsidRPr="00D0762F" w:rsidRDefault="00D0762F">
            <w:r w:rsidRPr="00D0762F">
              <w:t>1</w:t>
            </w:r>
          </w:p>
        </w:tc>
      </w:tr>
      <w:tr w:rsidR="00D0762F" w:rsidRPr="00D0762F" w14:paraId="4CB34656" w14:textId="77777777" w:rsidTr="00CA5128">
        <w:trPr>
          <w:trHeight w:val="292"/>
        </w:trPr>
        <w:tc>
          <w:tcPr>
            <w:tcW w:w="5301" w:type="dxa"/>
            <w:noWrap/>
            <w:hideMark/>
          </w:tcPr>
          <w:p w14:paraId="79C23406" w14:textId="77777777" w:rsidR="00D0762F" w:rsidRPr="00D0762F" w:rsidRDefault="00D0762F">
            <w:pPr>
              <w:rPr>
                <w:lang w:val="it-IT"/>
              </w:rPr>
            </w:pPr>
            <w:r w:rsidRPr="00D0762F">
              <w:rPr>
                <w:lang w:val="it-IT"/>
              </w:rPr>
              <w:t>App - Chiedilo a noi: Assistenza documenti</w:t>
            </w:r>
          </w:p>
        </w:tc>
        <w:tc>
          <w:tcPr>
            <w:tcW w:w="1344" w:type="dxa"/>
            <w:noWrap/>
            <w:hideMark/>
          </w:tcPr>
          <w:p w14:paraId="2A52CB82" w14:textId="77777777" w:rsidR="00D0762F" w:rsidRPr="00D0762F" w:rsidRDefault="00D0762F">
            <w:r w:rsidRPr="00D0762F">
              <w:t>Mobile</w:t>
            </w:r>
          </w:p>
        </w:tc>
        <w:tc>
          <w:tcPr>
            <w:tcW w:w="1366" w:type="dxa"/>
            <w:noWrap/>
            <w:hideMark/>
          </w:tcPr>
          <w:p w14:paraId="4556017C" w14:textId="77777777" w:rsidR="00D0762F" w:rsidRPr="00D0762F" w:rsidRDefault="00D0762F">
            <w:r w:rsidRPr="00D0762F">
              <w:t>App Mobile</w:t>
            </w:r>
          </w:p>
        </w:tc>
        <w:tc>
          <w:tcPr>
            <w:tcW w:w="1617" w:type="dxa"/>
            <w:noWrap/>
            <w:hideMark/>
          </w:tcPr>
          <w:p w14:paraId="0F83C1EC" w14:textId="77777777" w:rsidR="00D0762F" w:rsidRPr="00D0762F" w:rsidRDefault="00D0762F">
            <w:r w:rsidRPr="00D0762F">
              <w:t>1</w:t>
            </w:r>
          </w:p>
        </w:tc>
      </w:tr>
      <w:tr w:rsidR="00D0762F" w:rsidRPr="00D0762F" w14:paraId="24818CDF" w14:textId="77777777" w:rsidTr="00CA5128">
        <w:trPr>
          <w:trHeight w:val="292"/>
        </w:trPr>
        <w:tc>
          <w:tcPr>
            <w:tcW w:w="5301" w:type="dxa"/>
            <w:noWrap/>
            <w:hideMark/>
          </w:tcPr>
          <w:p w14:paraId="149E35A6" w14:textId="77777777" w:rsidR="00D0762F" w:rsidRPr="00D0762F" w:rsidRDefault="00D0762F">
            <w:pPr>
              <w:rPr>
                <w:lang w:val="it-IT"/>
              </w:rPr>
            </w:pPr>
            <w:r w:rsidRPr="00D0762F">
              <w:rPr>
                <w:lang w:val="it-IT"/>
              </w:rPr>
              <w:t>App - Chiedilo a noi: Assistenza generica</w:t>
            </w:r>
          </w:p>
        </w:tc>
        <w:tc>
          <w:tcPr>
            <w:tcW w:w="1344" w:type="dxa"/>
            <w:noWrap/>
            <w:hideMark/>
          </w:tcPr>
          <w:p w14:paraId="147CE412" w14:textId="77777777" w:rsidR="00D0762F" w:rsidRPr="00D0762F" w:rsidRDefault="00D0762F">
            <w:r w:rsidRPr="00D0762F">
              <w:t>Mobile</w:t>
            </w:r>
          </w:p>
        </w:tc>
        <w:tc>
          <w:tcPr>
            <w:tcW w:w="1366" w:type="dxa"/>
            <w:noWrap/>
            <w:hideMark/>
          </w:tcPr>
          <w:p w14:paraId="164633F3" w14:textId="77777777" w:rsidR="00D0762F" w:rsidRPr="00D0762F" w:rsidRDefault="00D0762F">
            <w:r w:rsidRPr="00D0762F">
              <w:t>App Mobile</w:t>
            </w:r>
          </w:p>
        </w:tc>
        <w:tc>
          <w:tcPr>
            <w:tcW w:w="1617" w:type="dxa"/>
            <w:noWrap/>
            <w:hideMark/>
          </w:tcPr>
          <w:p w14:paraId="1E43A79A" w14:textId="77777777" w:rsidR="00D0762F" w:rsidRPr="00D0762F" w:rsidRDefault="00D0762F">
            <w:r w:rsidRPr="00D0762F">
              <w:t>1</w:t>
            </w:r>
          </w:p>
        </w:tc>
      </w:tr>
      <w:tr w:rsidR="00D0762F" w:rsidRPr="00D0762F" w14:paraId="3FA474F7" w14:textId="77777777" w:rsidTr="00CA5128">
        <w:trPr>
          <w:trHeight w:val="292"/>
        </w:trPr>
        <w:tc>
          <w:tcPr>
            <w:tcW w:w="5301" w:type="dxa"/>
            <w:noWrap/>
            <w:hideMark/>
          </w:tcPr>
          <w:p w14:paraId="19061D42" w14:textId="77777777" w:rsidR="00D0762F" w:rsidRPr="00D0762F" w:rsidRDefault="00D0762F">
            <w:pPr>
              <w:rPr>
                <w:lang w:val="it-IT"/>
              </w:rPr>
            </w:pPr>
            <w:r w:rsidRPr="00D0762F">
              <w:rPr>
                <w:lang w:val="it-IT"/>
              </w:rPr>
              <w:t>App - Chiedilo a noi: Assistenza internet banking</w:t>
            </w:r>
          </w:p>
        </w:tc>
        <w:tc>
          <w:tcPr>
            <w:tcW w:w="1344" w:type="dxa"/>
            <w:noWrap/>
            <w:hideMark/>
          </w:tcPr>
          <w:p w14:paraId="1A9D2314" w14:textId="77777777" w:rsidR="00D0762F" w:rsidRPr="00D0762F" w:rsidRDefault="00D0762F">
            <w:r w:rsidRPr="00D0762F">
              <w:t>Mobile</w:t>
            </w:r>
          </w:p>
        </w:tc>
        <w:tc>
          <w:tcPr>
            <w:tcW w:w="1366" w:type="dxa"/>
            <w:noWrap/>
            <w:hideMark/>
          </w:tcPr>
          <w:p w14:paraId="19576F4A" w14:textId="77777777" w:rsidR="00D0762F" w:rsidRPr="00D0762F" w:rsidRDefault="00D0762F">
            <w:r w:rsidRPr="00D0762F">
              <w:t>App Mobile</w:t>
            </w:r>
          </w:p>
        </w:tc>
        <w:tc>
          <w:tcPr>
            <w:tcW w:w="1617" w:type="dxa"/>
            <w:noWrap/>
            <w:hideMark/>
          </w:tcPr>
          <w:p w14:paraId="4A552620" w14:textId="77777777" w:rsidR="00D0762F" w:rsidRPr="00D0762F" w:rsidRDefault="00D0762F">
            <w:r w:rsidRPr="00D0762F">
              <w:t>1</w:t>
            </w:r>
          </w:p>
        </w:tc>
      </w:tr>
      <w:tr w:rsidR="00D0762F" w:rsidRPr="00D0762F" w14:paraId="6745784D" w14:textId="77777777" w:rsidTr="00CA5128">
        <w:trPr>
          <w:trHeight w:val="292"/>
        </w:trPr>
        <w:tc>
          <w:tcPr>
            <w:tcW w:w="5301" w:type="dxa"/>
            <w:noWrap/>
            <w:hideMark/>
          </w:tcPr>
          <w:p w14:paraId="2327EB51" w14:textId="77777777" w:rsidR="00D0762F" w:rsidRPr="00D0762F" w:rsidRDefault="00D0762F">
            <w:pPr>
              <w:rPr>
                <w:lang w:val="it-IT"/>
              </w:rPr>
            </w:pPr>
            <w:r w:rsidRPr="00D0762F">
              <w:rPr>
                <w:lang w:val="it-IT"/>
              </w:rPr>
              <w:t>App - Chiedilo a noi: Assistenza pagamenti</w:t>
            </w:r>
          </w:p>
        </w:tc>
        <w:tc>
          <w:tcPr>
            <w:tcW w:w="1344" w:type="dxa"/>
            <w:noWrap/>
            <w:hideMark/>
          </w:tcPr>
          <w:p w14:paraId="4D7B561F" w14:textId="77777777" w:rsidR="00D0762F" w:rsidRPr="00D0762F" w:rsidRDefault="00D0762F">
            <w:r w:rsidRPr="00D0762F">
              <w:t>Mobile</w:t>
            </w:r>
          </w:p>
        </w:tc>
        <w:tc>
          <w:tcPr>
            <w:tcW w:w="1366" w:type="dxa"/>
            <w:noWrap/>
            <w:hideMark/>
          </w:tcPr>
          <w:p w14:paraId="0FA3B8FC" w14:textId="77777777" w:rsidR="00D0762F" w:rsidRPr="00D0762F" w:rsidRDefault="00D0762F">
            <w:r w:rsidRPr="00D0762F">
              <w:t>App Mobile</w:t>
            </w:r>
          </w:p>
        </w:tc>
        <w:tc>
          <w:tcPr>
            <w:tcW w:w="1617" w:type="dxa"/>
            <w:noWrap/>
            <w:hideMark/>
          </w:tcPr>
          <w:p w14:paraId="16FC473C" w14:textId="77777777" w:rsidR="00D0762F" w:rsidRPr="00D0762F" w:rsidRDefault="00D0762F">
            <w:r w:rsidRPr="00D0762F">
              <w:t>1</w:t>
            </w:r>
          </w:p>
        </w:tc>
      </w:tr>
      <w:tr w:rsidR="00D0762F" w:rsidRPr="00D0762F" w14:paraId="405E6FA4" w14:textId="77777777" w:rsidTr="00CA5128">
        <w:trPr>
          <w:trHeight w:val="292"/>
        </w:trPr>
        <w:tc>
          <w:tcPr>
            <w:tcW w:w="5301" w:type="dxa"/>
            <w:noWrap/>
            <w:hideMark/>
          </w:tcPr>
          <w:p w14:paraId="6F2501F4" w14:textId="77777777" w:rsidR="00D0762F" w:rsidRPr="00D0762F" w:rsidRDefault="00D0762F">
            <w:pPr>
              <w:rPr>
                <w:lang w:val="it-IT"/>
              </w:rPr>
            </w:pPr>
            <w:r w:rsidRPr="00D0762F">
              <w:rPr>
                <w:lang w:val="it-IT"/>
              </w:rPr>
              <w:t>App - Chiedilo a noi: CartaConto</w:t>
            </w:r>
          </w:p>
        </w:tc>
        <w:tc>
          <w:tcPr>
            <w:tcW w:w="1344" w:type="dxa"/>
            <w:noWrap/>
            <w:hideMark/>
          </w:tcPr>
          <w:p w14:paraId="79C8E1A0" w14:textId="77777777" w:rsidR="00D0762F" w:rsidRPr="00D0762F" w:rsidRDefault="00D0762F">
            <w:r w:rsidRPr="00D0762F">
              <w:t>Mobile</w:t>
            </w:r>
          </w:p>
        </w:tc>
        <w:tc>
          <w:tcPr>
            <w:tcW w:w="1366" w:type="dxa"/>
            <w:noWrap/>
            <w:hideMark/>
          </w:tcPr>
          <w:p w14:paraId="2A84BE39" w14:textId="77777777" w:rsidR="00D0762F" w:rsidRPr="00D0762F" w:rsidRDefault="00D0762F">
            <w:r w:rsidRPr="00D0762F">
              <w:t>App Mobile</w:t>
            </w:r>
          </w:p>
        </w:tc>
        <w:tc>
          <w:tcPr>
            <w:tcW w:w="1617" w:type="dxa"/>
            <w:noWrap/>
            <w:hideMark/>
          </w:tcPr>
          <w:p w14:paraId="4182575D" w14:textId="77777777" w:rsidR="00D0762F" w:rsidRPr="00D0762F" w:rsidRDefault="00D0762F">
            <w:r w:rsidRPr="00D0762F">
              <w:t>1</w:t>
            </w:r>
          </w:p>
        </w:tc>
      </w:tr>
      <w:tr w:rsidR="00D0762F" w:rsidRPr="00D0762F" w14:paraId="618F80AC" w14:textId="77777777" w:rsidTr="00CA5128">
        <w:trPr>
          <w:trHeight w:val="292"/>
        </w:trPr>
        <w:tc>
          <w:tcPr>
            <w:tcW w:w="5301" w:type="dxa"/>
            <w:noWrap/>
            <w:hideMark/>
          </w:tcPr>
          <w:p w14:paraId="01EDACCA" w14:textId="77777777" w:rsidR="00D0762F" w:rsidRPr="00D0762F" w:rsidRDefault="00D0762F">
            <w:pPr>
              <w:rPr>
                <w:lang w:val="it-IT"/>
              </w:rPr>
            </w:pPr>
            <w:r w:rsidRPr="00D0762F">
              <w:rPr>
                <w:lang w:val="it-IT"/>
              </w:rPr>
              <w:t>App - Chiedilo a noi: Carte di credito</w:t>
            </w:r>
          </w:p>
        </w:tc>
        <w:tc>
          <w:tcPr>
            <w:tcW w:w="1344" w:type="dxa"/>
            <w:noWrap/>
            <w:hideMark/>
          </w:tcPr>
          <w:p w14:paraId="160A7C6E" w14:textId="77777777" w:rsidR="00D0762F" w:rsidRPr="00D0762F" w:rsidRDefault="00D0762F">
            <w:r w:rsidRPr="00D0762F">
              <w:t>Mobile</w:t>
            </w:r>
          </w:p>
        </w:tc>
        <w:tc>
          <w:tcPr>
            <w:tcW w:w="1366" w:type="dxa"/>
            <w:noWrap/>
            <w:hideMark/>
          </w:tcPr>
          <w:p w14:paraId="2B544089" w14:textId="77777777" w:rsidR="00D0762F" w:rsidRPr="00D0762F" w:rsidRDefault="00D0762F">
            <w:r w:rsidRPr="00D0762F">
              <w:t>App Mobile</w:t>
            </w:r>
          </w:p>
        </w:tc>
        <w:tc>
          <w:tcPr>
            <w:tcW w:w="1617" w:type="dxa"/>
            <w:noWrap/>
            <w:hideMark/>
          </w:tcPr>
          <w:p w14:paraId="5A3C9791" w14:textId="77777777" w:rsidR="00D0762F" w:rsidRPr="00D0762F" w:rsidRDefault="00D0762F">
            <w:r w:rsidRPr="00D0762F">
              <w:t>1</w:t>
            </w:r>
          </w:p>
        </w:tc>
      </w:tr>
      <w:tr w:rsidR="00D0762F" w:rsidRPr="00D0762F" w14:paraId="183CFBC9" w14:textId="77777777" w:rsidTr="00CA5128">
        <w:trPr>
          <w:trHeight w:val="292"/>
        </w:trPr>
        <w:tc>
          <w:tcPr>
            <w:tcW w:w="5301" w:type="dxa"/>
            <w:noWrap/>
            <w:hideMark/>
          </w:tcPr>
          <w:p w14:paraId="59482F02" w14:textId="77777777" w:rsidR="00D0762F" w:rsidRPr="00D0762F" w:rsidRDefault="00D0762F">
            <w:pPr>
              <w:rPr>
                <w:lang w:val="it-IT"/>
              </w:rPr>
            </w:pPr>
            <w:r w:rsidRPr="00D0762F">
              <w:rPr>
                <w:lang w:val="it-IT"/>
              </w:rPr>
              <w:t>App - Chiedilo a noi: Carte di Debito</w:t>
            </w:r>
          </w:p>
        </w:tc>
        <w:tc>
          <w:tcPr>
            <w:tcW w:w="1344" w:type="dxa"/>
            <w:noWrap/>
            <w:hideMark/>
          </w:tcPr>
          <w:p w14:paraId="4140487A" w14:textId="77777777" w:rsidR="00D0762F" w:rsidRPr="00D0762F" w:rsidRDefault="00D0762F">
            <w:r w:rsidRPr="00D0762F">
              <w:t>Mobile</w:t>
            </w:r>
          </w:p>
        </w:tc>
        <w:tc>
          <w:tcPr>
            <w:tcW w:w="1366" w:type="dxa"/>
            <w:noWrap/>
            <w:hideMark/>
          </w:tcPr>
          <w:p w14:paraId="5A29479C" w14:textId="77777777" w:rsidR="00D0762F" w:rsidRPr="00D0762F" w:rsidRDefault="00D0762F">
            <w:r w:rsidRPr="00D0762F">
              <w:t>App Mobile</w:t>
            </w:r>
          </w:p>
        </w:tc>
        <w:tc>
          <w:tcPr>
            <w:tcW w:w="1617" w:type="dxa"/>
            <w:noWrap/>
            <w:hideMark/>
          </w:tcPr>
          <w:p w14:paraId="7CAD1CF6" w14:textId="77777777" w:rsidR="00D0762F" w:rsidRPr="00D0762F" w:rsidRDefault="00D0762F">
            <w:r w:rsidRPr="00D0762F">
              <w:t>1</w:t>
            </w:r>
          </w:p>
        </w:tc>
      </w:tr>
      <w:tr w:rsidR="00D0762F" w:rsidRPr="00D0762F" w14:paraId="0DCE9D8A" w14:textId="77777777" w:rsidTr="00CA5128">
        <w:trPr>
          <w:trHeight w:val="292"/>
        </w:trPr>
        <w:tc>
          <w:tcPr>
            <w:tcW w:w="5301" w:type="dxa"/>
            <w:noWrap/>
            <w:hideMark/>
          </w:tcPr>
          <w:p w14:paraId="76940F94" w14:textId="77777777" w:rsidR="00D0762F" w:rsidRPr="00D0762F" w:rsidRDefault="00D0762F">
            <w:pPr>
              <w:rPr>
                <w:lang w:val="it-IT"/>
              </w:rPr>
            </w:pPr>
            <w:r w:rsidRPr="00D0762F">
              <w:rPr>
                <w:lang w:val="it-IT"/>
              </w:rPr>
              <w:t>App - Chiedilo a noi: Conti correnti</w:t>
            </w:r>
          </w:p>
        </w:tc>
        <w:tc>
          <w:tcPr>
            <w:tcW w:w="1344" w:type="dxa"/>
            <w:noWrap/>
            <w:hideMark/>
          </w:tcPr>
          <w:p w14:paraId="29269E7F" w14:textId="77777777" w:rsidR="00D0762F" w:rsidRPr="00D0762F" w:rsidRDefault="00D0762F">
            <w:r w:rsidRPr="00D0762F">
              <w:t>Mobile</w:t>
            </w:r>
          </w:p>
        </w:tc>
        <w:tc>
          <w:tcPr>
            <w:tcW w:w="1366" w:type="dxa"/>
            <w:noWrap/>
            <w:hideMark/>
          </w:tcPr>
          <w:p w14:paraId="499B402F" w14:textId="77777777" w:rsidR="00D0762F" w:rsidRPr="00D0762F" w:rsidRDefault="00D0762F">
            <w:r w:rsidRPr="00D0762F">
              <w:t>App Mobile</w:t>
            </w:r>
          </w:p>
        </w:tc>
        <w:tc>
          <w:tcPr>
            <w:tcW w:w="1617" w:type="dxa"/>
            <w:noWrap/>
            <w:hideMark/>
          </w:tcPr>
          <w:p w14:paraId="63FA20F1" w14:textId="77777777" w:rsidR="00D0762F" w:rsidRPr="00D0762F" w:rsidRDefault="00D0762F">
            <w:r w:rsidRPr="00D0762F">
              <w:t>1</w:t>
            </w:r>
          </w:p>
        </w:tc>
      </w:tr>
      <w:tr w:rsidR="00D0762F" w:rsidRPr="00D0762F" w14:paraId="578ABAA7" w14:textId="77777777" w:rsidTr="00CA5128">
        <w:trPr>
          <w:trHeight w:val="292"/>
        </w:trPr>
        <w:tc>
          <w:tcPr>
            <w:tcW w:w="5301" w:type="dxa"/>
            <w:noWrap/>
            <w:hideMark/>
          </w:tcPr>
          <w:p w14:paraId="4A7E5E65" w14:textId="77777777" w:rsidR="00D0762F" w:rsidRPr="00D0762F" w:rsidRDefault="00D0762F">
            <w:pPr>
              <w:rPr>
                <w:lang w:val="it-IT"/>
              </w:rPr>
            </w:pPr>
            <w:r w:rsidRPr="00D0762F">
              <w:rPr>
                <w:lang w:val="it-IT"/>
              </w:rPr>
              <w:t>App - Chiedilo a noi: Conto Deposito</w:t>
            </w:r>
          </w:p>
        </w:tc>
        <w:tc>
          <w:tcPr>
            <w:tcW w:w="1344" w:type="dxa"/>
            <w:noWrap/>
            <w:hideMark/>
          </w:tcPr>
          <w:p w14:paraId="6CF8296C" w14:textId="77777777" w:rsidR="00D0762F" w:rsidRPr="00D0762F" w:rsidRDefault="00D0762F">
            <w:r w:rsidRPr="00D0762F">
              <w:t>Mobile</w:t>
            </w:r>
          </w:p>
        </w:tc>
        <w:tc>
          <w:tcPr>
            <w:tcW w:w="1366" w:type="dxa"/>
            <w:noWrap/>
            <w:hideMark/>
          </w:tcPr>
          <w:p w14:paraId="075A012F" w14:textId="77777777" w:rsidR="00D0762F" w:rsidRPr="00D0762F" w:rsidRDefault="00D0762F">
            <w:r w:rsidRPr="00D0762F">
              <w:t>App Mobile</w:t>
            </w:r>
          </w:p>
        </w:tc>
        <w:tc>
          <w:tcPr>
            <w:tcW w:w="1617" w:type="dxa"/>
            <w:noWrap/>
            <w:hideMark/>
          </w:tcPr>
          <w:p w14:paraId="22EC1FBF" w14:textId="77777777" w:rsidR="00D0762F" w:rsidRPr="00D0762F" w:rsidRDefault="00D0762F">
            <w:r w:rsidRPr="00D0762F">
              <w:t>1</w:t>
            </w:r>
          </w:p>
        </w:tc>
      </w:tr>
      <w:tr w:rsidR="00D0762F" w:rsidRPr="00D0762F" w14:paraId="0636AEDD" w14:textId="77777777" w:rsidTr="00CA5128">
        <w:trPr>
          <w:trHeight w:val="292"/>
        </w:trPr>
        <w:tc>
          <w:tcPr>
            <w:tcW w:w="5301" w:type="dxa"/>
            <w:noWrap/>
            <w:hideMark/>
          </w:tcPr>
          <w:p w14:paraId="00277176" w14:textId="77777777" w:rsidR="00D0762F" w:rsidRPr="00D0762F" w:rsidRDefault="00D0762F">
            <w:pPr>
              <w:rPr>
                <w:lang w:val="it-IT"/>
              </w:rPr>
            </w:pPr>
            <w:r w:rsidRPr="00D0762F">
              <w:rPr>
                <w:lang w:val="it-IT"/>
              </w:rPr>
              <w:t>App - Chiedilo a noi: FiNAnziamenti piccole imprese</w:t>
            </w:r>
          </w:p>
        </w:tc>
        <w:tc>
          <w:tcPr>
            <w:tcW w:w="1344" w:type="dxa"/>
            <w:noWrap/>
            <w:hideMark/>
          </w:tcPr>
          <w:p w14:paraId="043878B7" w14:textId="77777777" w:rsidR="00D0762F" w:rsidRPr="00D0762F" w:rsidRDefault="00D0762F">
            <w:r w:rsidRPr="00D0762F">
              <w:t>Mobile</w:t>
            </w:r>
          </w:p>
        </w:tc>
        <w:tc>
          <w:tcPr>
            <w:tcW w:w="1366" w:type="dxa"/>
            <w:noWrap/>
            <w:hideMark/>
          </w:tcPr>
          <w:p w14:paraId="057BA47B" w14:textId="77777777" w:rsidR="00D0762F" w:rsidRPr="00D0762F" w:rsidRDefault="00D0762F">
            <w:r w:rsidRPr="00D0762F">
              <w:t>App Mobile</w:t>
            </w:r>
          </w:p>
        </w:tc>
        <w:tc>
          <w:tcPr>
            <w:tcW w:w="1617" w:type="dxa"/>
            <w:noWrap/>
            <w:hideMark/>
          </w:tcPr>
          <w:p w14:paraId="7361B3AB" w14:textId="77777777" w:rsidR="00D0762F" w:rsidRPr="00D0762F" w:rsidRDefault="00D0762F">
            <w:r w:rsidRPr="00D0762F">
              <w:t>1</w:t>
            </w:r>
          </w:p>
        </w:tc>
      </w:tr>
      <w:tr w:rsidR="00D0762F" w:rsidRPr="00D0762F" w14:paraId="4006E0F9" w14:textId="77777777" w:rsidTr="00CA5128">
        <w:trPr>
          <w:trHeight w:val="292"/>
        </w:trPr>
        <w:tc>
          <w:tcPr>
            <w:tcW w:w="5301" w:type="dxa"/>
            <w:noWrap/>
            <w:hideMark/>
          </w:tcPr>
          <w:p w14:paraId="7ADEFDDE" w14:textId="77777777" w:rsidR="00D0762F" w:rsidRPr="00D0762F" w:rsidRDefault="00D0762F">
            <w:pPr>
              <w:rPr>
                <w:lang w:val="it-IT"/>
              </w:rPr>
            </w:pPr>
            <w:r w:rsidRPr="00D0762F">
              <w:rPr>
                <w:lang w:val="it-IT"/>
              </w:rPr>
              <w:t>App - Chiedilo a noi: Fondo pensione</w:t>
            </w:r>
          </w:p>
        </w:tc>
        <w:tc>
          <w:tcPr>
            <w:tcW w:w="1344" w:type="dxa"/>
            <w:noWrap/>
            <w:hideMark/>
          </w:tcPr>
          <w:p w14:paraId="57BE2695" w14:textId="77777777" w:rsidR="00D0762F" w:rsidRPr="00D0762F" w:rsidRDefault="00D0762F">
            <w:r w:rsidRPr="00D0762F">
              <w:t>Mobile</w:t>
            </w:r>
          </w:p>
        </w:tc>
        <w:tc>
          <w:tcPr>
            <w:tcW w:w="1366" w:type="dxa"/>
            <w:noWrap/>
            <w:hideMark/>
          </w:tcPr>
          <w:p w14:paraId="34DB0290" w14:textId="77777777" w:rsidR="00D0762F" w:rsidRPr="00D0762F" w:rsidRDefault="00D0762F">
            <w:r w:rsidRPr="00D0762F">
              <w:t>App Mobile</w:t>
            </w:r>
          </w:p>
        </w:tc>
        <w:tc>
          <w:tcPr>
            <w:tcW w:w="1617" w:type="dxa"/>
            <w:noWrap/>
            <w:hideMark/>
          </w:tcPr>
          <w:p w14:paraId="50FE1F62" w14:textId="77777777" w:rsidR="00D0762F" w:rsidRPr="00D0762F" w:rsidRDefault="00D0762F">
            <w:r w:rsidRPr="00D0762F">
              <w:t>1</w:t>
            </w:r>
          </w:p>
        </w:tc>
      </w:tr>
      <w:tr w:rsidR="00D0762F" w:rsidRPr="00D0762F" w14:paraId="450BD1FC" w14:textId="77777777" w:rsidTr="00CA5128">
        <w:trPr>
          <w:trHeight w:val="292"/>
        </w:trPr>
        <w:tc>
          <w:tcPr>
            <w:tcW w:w="5301" w:type="dxa"/>
            <w:noWrap/>
            <w:hideMark/>
          </w:tcPr>
          <w:p w14:paraId="62F17949" w14:textId="77777777" w:rsidR="00D0762F" w:rsidRPr="00D0762F" w:rsidRDefault="00D0762F">
            <w:pPr>
              <w:rPr>
                <w:lang w:val="it-IT"/>
              </w:rPr>
            </w:pPr>
            <w:r w:rsidRPr="00D0762F">
              <w:rPr>
                <w:lang w:val="it-IT"/>
              </w:rPr>
              <w:t>App - Chiedilo a noi: Leasing</w:t>
            </w:r>
          </w:p>
        </w:tc>
        <w:tc>
          <w:tcPr>
            <w:tcW w:w="1344" w:type="dxa"/>
            <w:noWrap/>
            <w:hideMark/>
          </w:tcPr>
          <w:p w14:paraId="64C6D4A3" w14:textId="77777777" w:rsidR="00D0762F" w:rsidRPr="00D0762F" w:rsidRDefault="00D0762F">
            <w:r w:rsidRPr="00D0762F">
              <w:t>Mobile</w:t>
            </w:r>
          </w:p>
        </w:tc>
        <w:tc>
          <w:tcPr>
            <w:tcW w:w="1366" w:type="dxa"/>
            <w:noWrap/>
            <w:hideMark/>
          </w:tcPr>
          <w:p w14:paraId="3AD8595E" w14:textId="77777777" w:rsidR="00D0762F" w:rsidRPr="00D0762F" w:rsidRDefault="00D0762F">
            <w:r w:rsidRPr="00D0762F">
              <w:t>App Mobile</w:t>
            </w:r>
          </w:p>
        </w:tc>
        <w:tc>
          <w:tcPr>
            <w:tcW w:w="1617" w:type="dxa"/>
            <w:noWrap/>
            <w:hideMark/>
          </w:tcPr>
          <w:p w14:paraId="18E9310F" w14:textId="77777777" w:rsidR="00D0762F" w:rsidRPr="00D0762F" w:rsidRDefault="00D0762F">
            <w:r w:rsidRPr="00D0762F">
              <w:t>1</w:t>
            </w:r>
          </w:p>
        </w:tc>
      </w:tr>
      <w:tr w:rsidR="00D0762F" w:rsidRPr="00D0762F" w14:paraId="0F167FA7" w14:textId="77777777" w:rsidTr="00CA5128">
        <w:trPr>
          <w:trHeight w:val="292"/>
        </w:trPr>
        <w:tc>
          <w:tcPr>
            <w:tcW w:w="5301" w:type="dxa"/>
            <w:noWrap/>
            <w:hideMark/>
          </w:tcPr>
          <w:p w14:paraId="71837999" w14:textId="77777777" w:rsidR="00D0762F" w:rsidRPr="00D0762F" w:rsidRDefault="00D0762F">
            <w:pPr>
              <w:rPr>
                <w:lang w:val="it-IT"/>
              </w:rPr>
            </w:pPr>
            <w:r w:rsidRPr="00D0762F">
              <w:rPr>
                <w:lang w:val="it-IT"/>
              </w:rPr>
              <w:t>App - Chiedilo a noi: Libretto minori</w:t>
            </w:r>
          </w:p>
        </w:tc>
        <w:tc>
          <w:tcPr>
            <w:tcW w:w="1344" w:type="dxa"/>
            <w:noWrap/>
            <w:hideMark/>
          </w:tcPr>
          <w:p w14:paraId="5BDCE69B" w14:textId="77777777" w:rsidR="00D0762F" w:rsidRPr="00D0762F" w:rsidRDefault="00D0762F">
            <w:r w:rsidRPr="00D0762F">
              <w:t>Mobile</w:t>
            </w:r>
          </w:p>
        </w:tc>
        <w:tc>
          <w:tcPr>
            <w:tcW w:w="1366" w:type="dxa"/>
            <w:noWrap/>
            <w:hideMark/>
          </w:tcPr>
          <w:p w14:paraId="4487A43F" w14:textId="77777777" w:rsidR="00D0762F" w:rsidRPr="00D0762F" w:rsidRDefault="00D0762F">
            <w:r w:rsidRPr="00D0762F">
              <w:t>App Mobile</w:t>
            </w:r>
          </w:p>
        </w:tc>
        <w:tc>
          <w:tcPr>
            <w:tcW w:w="1617" w:type="dxa"/>
            <w:noWrap/>
            <w:hideMark/>
          </w:tcPr>
          <w:p w14:paraId="22B4D9DC" w14:textId="77777777" w:rsidR="00D0762F" w:rsidRPr="00D0762F" w:rsidRDefault="00D0762F">
            <w:r w:rsidRPr="00D0762F">
              <w:t>1</w:t>
            </w:r>
          </w:p>
        </w:tc>
      </w:tr>
      <w:tr w:rsidR="00D0762F" w:rsidRPr="00D0762F" w14:paraId="21178843" w14:textId="77777777" w:rsidTr="00CA5128">
        <w:trPr>
          <w:trHeight w:val="292"/>
        </w:trPr>
        <w:tc>
          <w:tcPr>
            <w:tcW w:w="5301" w:type="dxa"/>
            <w:noWrap/>
            <w:hideMark/>
          </w:tcPr>
          <w:p w14:paraId="6D2BDC04" w14:textId="77777777" w:rsidR="00D0762F" w:rsidRPr="00D0762F" w:rsidRDefault="00D0762F">
            <w:pPr>
              <w:rPr>
                <w:lang w:val="it-IT"/>
              </w:rPr>
            </w:pPr>
            <w:r w:rsidRPr="00D0762F">
              <w:rPr>
                <w:lang w:val="it-IT"/>
              </w:rPr>
              <w:t>App - Chiedilo a noi: PAC</w:t>
            </w:r>
          </w:p>
        </w:tc>
        <w:tc>
          <w:tcPr>
            <w:tcW w:w="1344" w:type="dxa"/>
            <w:noWrap/>
            <w:hideMark/>
          </w:tcPr>
          <w:p w14:paraId="46A4880E" w14:textId="77777777" w:rsidR="00D0762F" w:rsidRPr="00D0762F" w:rsidRDefault="00D0762F">
            <w:r w:rsidRPr="00D0762F">
              <w:t>Mobile</w:t>
            </w:r>
          </w:p>
        </w:tc>
        <w:tc>
          <w:tcPr>
            <w:tcW w:w="1366" w:type="dxa"/>
            <w:noWrap/>
            <w:hideMark/>
          </w:tcPr>
          <w:p w14:paraId="31044BA4" w14:textId="77777777" w:rsidR="00D0762F" w:rsidRPr="00D0762F" w:rsidRDefault="00D0762F">
            <w:r w:rsidRPr="00D0762F">
              <w:t>App Mobile</w:t>
            </w:r>
          </w:p>
        </w:tc>
        <w:tc>
          <w:tcPr>
            <w:tcW w:w="1617" w:type="dxa"/>
            <w:noWrap/>
            <w:hideMark/>
          </w:tcPr>
          <w:p w14:paraId="0CD6A228" w14:textId="77777777" w:rsidR="00D0762F" w:rsidRPr="00D0762F" w:rsidRDefault="00D0762F">
            <w:r w:rsidRPr="00D0762F">
              <w:t>1</w:t>
            </w:r>
          </w:p>
        </w:tc>
      </w:tr>
      <w:tr w:rsidR="00D0762F" w:rsidRPr="00D0762F" w14:paraId="525CF989" w14:textId="77777777" w:rsidTr="00CA5128">
        <w:trPr>
          <w:trHeight w:val="292"/>
        </w:trPr>
        <w:tc>
          <w:tcPr>
            <w:tcW w:w="5301" w:type="dxa"/>
            <w:noWrap/>
            <w:hideMark/>
          </w:tcPr>
          <w:p w14:paraId="1ED340DE" w14:textId="77777777" w:rsidR="00D0762F" w:rsidRPr="00D0762F" w:rsidRDefault="00D0762F">
            <w:pPr>
              <w:rPr>
                <w:lang w:val="it-IT"/>
              </w:rPr>
            </w:pPr>
            <w:r w:rsidRPr="00D0762F">
              <w:rPr>
                <w:lang w:val="it-IT"/>
              </w:rPr>
              <w:t>App - Chiedilo a noi: Portabilità Conto</w:t>
            </w:r>
          </w:p>
        </w:tc>
        <w:tc>
          <w:tcPr>
            <w:tcW w:w="1344" w:type="dxa"/>
            <w:noWrap/>
            <w:hideMark/>
          </w:tcPr>
          <w:p w14:paraId="296C45EA" w14:textId="77777777" w:rsidR="00D0762F" w:rsidRPr="00D0762F" w:rsidRDefault="00D0762F">
            <w:r w:rsidRPr="00D0762F">
              <w:t>Mobile</w:t>
            </w:r>
          </w:p>
        </w:tc>
        <w:tc>
          <w:tcPr>
            <w:tcW w:w="1366" w:type="dxa"/>
            <w:noWrap/>
            <w:hideMark/>
          </w:tcPr>
          <w:p w14:paraId="39C2DD80" w14:textId="77777777" w:rsidR="00D0762F" w:rsidRPr="00D0762F" w:rsidRDefault="00D0762F">
            <w:r w:rsidRPr="00D0762F">
              <w:t>App Mobile</w:t>
            </w:r>
          </w:p>
        </w:tc>
        <w:tc>
          <w:tcPr>
            <w:tcW w:w="1617" w:type="dxa"/>
            <w:noWrap/>
            <w:hideMark/>
          </w:tcPr>
          <w:p w14:paraId="03B859E3" w14:textId="77777777" w:rsidR="00D0762F" w:rsidRPr="00D0762F" w:rsidRDefault="00D0762F">
            <w:r w:rsidRPr="00D0762F">
              <w:t>1</w:t>
            </w:r>
          </w:p>
        </w:tc>
      </w:tr>
      <w:tr w:rsidR="00D0762F" w:rsidRPr="00D0762F" w14:paraId="305D1B39" w14:textId="77777777" w:rsidTr="00CA5128">
        <w:trPr>
          <w:trHeight w:val="292"/>
        </w:trPr>
        <w:tc>
          <w:tcPr>
            <w:tcW w:w="5301" w:type="dxa"/>
            <w:noWrap/>
            <w:hideMark/>
          </w:tcPr>
          <w:p w14:paraId="53DDCCB8" w14:textId="77777777" w:rsidR="00D0762F" w:rsidRPr="00D0762F" w:rsidRDefault="00D0762F">
            <w:pPr>
              <w:rPr>
                <w:lang w:val="it-IT"/>
              </w:rPr>
            </w:pPr>
            <w:r w:rsidRPr="00D0762F">
              <w:rPr>
                <w:lang w:val="it-IT"/>
              </w:rPr>
              <w:t>App - Chiedilo a noi: POS PMI</w:t>
            </w:r>
          </w:p>
        </w:tc>
        <w:tc>
          <w:tcPr>
            <w:tcW w:w="1344" w:type="dxa"/>
            <w:noWrap/>
            <w:hideMark/>
          </w:tcPr>
          <w:p w14:paraId="7F038169" w14:textId="77777777" w:rsidR="00D0762F" w:rsidRPr="00D0762F" w:rsidRDefault="00D0762F">
            <w:r w:rsidRPr="00D0762F">
              <w:t>Mobile</w:t>
            </w:r>
          </w:p>
        </w:tc>
        <w:tc>
          <w:tcPr>
            <w:tcW w:w="1366" w:type="dxa"/>
            <w:noWrap/>
            <w:hideMark/>
          </w:tcPr>
          <w:p w14:paraId="44889FCA" w14:textId="77777777" w:rsidR="00D0762F" w:rsidRPr="00D0762F" w:rsidRDefault="00D0762F">
            <w:r w:rsidRPr="00D0762F">
              <w:t>App Mobile</w:t>
            </w:r>
          </w:p>
        </w:tc>
        <w:tc>
          <w:tcPr>
            <w:tcW w:w="1617" w:type="dxa"/>
            <w:noWrap/>
            <w:hideMark/>
          </w:tcPr>
          <w:p w14:paraId="4866F1F5" w14:textId="77777777" w:rsidR="00D0762F" w:rsidRPr="00D0762F" w:rsidRDefault="00D0762F">
            <w:r w:rsidRPr="00D0762F">
              <w:t>1</w:t>
            </w:r>
          </w:p>
        </w:tc>
      </w:tr>
      <w:tr w:rsidR="00D0762F" w:rsidRPr="00D0762F" w14:paraId="1CDFC3E7" w14:textId="77777777" w:rsidTr="00CA5128">
        <w:trPr>
          <w:trHeight w:val="292"/>
        </w:trPr>
        <w:tc>
          <w:tcPr>
            <w:tcW w:w="5301" w:type="dxa"/>
            <w:noWrap/>
            <w:hideMark/>
          </w:tcPr>
          <w:p w14:paraId="7EEA1DAA" w14:textId="77777777" w:rsidR="00D0762F" w:rsidRPr="00D0762F" w:rsidRDefault="00D0762F">
            <w:pPr>
              <w:rPr>
                <w:lang w:val="it-IT"/>
              </w:rPr>
            </w:pPr>
            <w:r w:rsidRPr="00D0762F">
              <w:rPr>
                <w:lang w:val="it-IT"/>
              </w:rPr>
              <w:t>App - Chiedilo a noi: Prestiti</w:t>
            </w:r>
          </w:p>
        </w:tc>
        <w:tc>
          <w:tcPr>
            <w:tcW w:w="1344" w:type="dxa"/>
            <w:noWrap/>
            <w:hideMark/>
          </w:tcPr>
          <w:p w14:paraId="7680F94B" w14:textId="77777777" w:rsidR="00D0762F" w:rsidRPr="00D0762F" w:rsidRDefault="00D0762F">
            <w:r w:rsidRPr="00D0762F">
              <w:t>Mobile</w:t>
            </w:r>
          </w:p>
        </w:tc>
        <w:tc>
          <w:tcPr>
            <w:tcW w:w="1366" w:type="dxa"/>
            <w:noWrap/>
            <w:hideMark/>
          </w:tcPr>
          <w:p w14:paraId="4CE899DF" w14:textId="77777777" w:rsidR="00D0762F" w:rsidRPr="00D0762F" w:rsidRDefault="00D0762F">
            <w:r w:rsidRPr="00D0762F">
              <w:t>App Mobile</w:t>
            </w:r>
          </w:p>
        </w:tc>
        <w:tc>
          <w:tcPr>
            <w:tcW w:w="1617" w:type="dxa"/>
            <w:noWrap/>
            <w:hideMark/>
          </w:tcPr>
          <w:p w14:paraId="1263E1F2" w14:textId="77777777" w:rsidR="00D0762F" w:rsidRPr="00D0762F" w:rsidRDefault="00D0762F">
            <w:r w:rsidRPr="00D0762F">
              <w:t>1</w:t>
            </w:r>
          </w:p>
        </w:tc>
      </w:tr>
      <w:tr w:rsidR="00D0762F" w:rsidRPr="00D0762F" w14:paraId="6B977F37" w14:textId="77777777" w:rsidTr="00CA5128">
        <w:trPr>
          <w:trHeight w:val="292"/>
        </w:trPr>
        <w:tc>
          <w:tcPr>
            <w:tcW w:w="5301" w:type="dxa"/>
            <w:noWrap/>
            <w:hideMark/>
          </w:tcPr>
          <w:p w14:paraId="4F6B373B" w14:textId="77777777" w:rsidR="00D0762F" w:rsidRPr="00D0762F" w:rsidRDefault="00D0762F">
            <w:pPr>
              <w:rPr>
                <w:lang w:val="it-IT"/>
              </w:rPr>
            </w:pPr>
            <w:r w:rsidRPr="00D0762F">
              <w:rPr>
                <w:lang w:val="it-IT"/>
              </w:rPr>
              <w:t>App - Chiedilo a noi: Prodotti d'investimento</w:t>
            </w:r>
          </w:p>
        </w:tc>
        <w:tc>
          <w:tcPr>
            <w:tcW w:w="1344" w:type="dxa"/>
            <w:noWrap/>
            <w:hideMark/>
          </w:tcPr>
          <w:p w14:paraId="5F32A2C1" w14:textId="77777777" w:rsidR="00D0762F" w:rsidRPr="00D0762F" w:rsidRDefault="00D0762F">
            <w:r w:rsidRPr="00D0762F">
              <w:t>Mobile</w:t>
            </w:r>
          </w:p>
        </w:tc>
        <w:tc>
          <w:tcPr>
            <w:tcW w:w="1366" w:type="dxa"/>
            <w:noWrap/>
            <w:hideMark/>
          </w:tcPr>
          <w:p w14:paraId="349ABB87" w14:textId="77777777" w:rsidR="00D0762F" w:rsidRPr="00D0762F" w:rsidRDefault="00D0762F">
            <w:r w:rsidRPr="00D0762F">
              <w:t>App Mobile</w:t>
            </w:r>
          </w:p>
        </w:tc>
        <w:tc>
          <w:tcPr>
            <w:tcW w:w="1617" w:type="dxa"/>
            <w:noWrap/>
            <w:hideMark/>
          </w:tcPr>
          <w:p w14:paraId="2F18F5B9" w14:textId="77777777" w:rsidR="00D0762F" w:rsidRPr="00D0762F" w:rsidRDefault="00D0762F">
            <w:r w:rsidRPr="00D0762F">
              <w:t>1</w:t>
            </w:r>
          </w:p>
        </w:tc>
      </w:tr>
      <w:tr w:rsidR="00D0762F" w:rsidRPr="00D0762F" w14:paraId="56842C1F" w14:textId="77777777" w:rsidTr="00CA5128">
        <w:trPr>
          <w:trHeight w:val="292"/>
        </w:trPr>
        <w:tc>
          <w:tcPr>
            <w:tcW w:w="5301" w:type="dxa"/>
            <w:noWrap/>
            <w:hideMark/>
          </w:tcPr>
          <w:p w14:paraId="2DF845FC" w14:textId="77777777" w:rsidR="00D0762F" w:rsidRPr="00D0762F" w:rsidRDefault="00D0762F">
            <w:pPr>
              <w:rPr>
                <w:lang w:val="it-IT"/>
              </w:rPr>
            </w:pPr>
            <w:r w:rsidRPr="00D0762F">
              <w:rPr>
                <w:lang w:val="it-IT"/>
              </w:rPr>
              <w:t>App - Chiedilo a noi: Protezione Auto</w:t>
            </w:r>
          </w:p>
        </w:tc>
        <w:tc>
          <w:tcPr>
            <w:tcW w:w="1344" w:type="dxa"/>
            <w:noWrap/>
            <w:hideMark/>
          </w:tcPr>
          <w:p w14:paraId="28A1A8B1" w14:textId="77777777" w:rsidR="00D0762F" w:rsidRPr="00D0762F" w:rsidRDefault="00D0762F">
            <w:r w:rsidRPr="00D0762F">
              <w:t>Mobile</w:t>
            </w:r>
          </w:p>
        </w:tc>
        <w:tc>
          <w:tcPr>
            <w:tcW w:w="1366" w:type="dxa"/>
            <w:noWrap/>
            <w:hideMark/>
          </w:tcPr>
          <w:p w14:paraId="5CD16777" w14:textId="77777777" w:rsidR="00D0762F" w:rsidRPr="00D0762F" w:rsidRDefault="00D0762F">
            <w:r w:rsidRPr="00D0762F">
              <w:t>App Mobile</w:t>
            </w:r>
          </w:p>
        </w:tc>
        <w:tc>
          <w:tcPr>
            <w:tcW w:w="1617" w:type="dxa"/>
            <w:noWrap/>
            <w:hideMark/>
          </w:tcPr>
          <w:p w14:paraId="687B1FE9" w14:textId="77777777" w:rsidR="00D0762F" w:rsidRPr="00D0762F" w:rsidRDefault="00D0762F">
            <w:r w:rsidRPr="00D0762F">
              <w:t>1</w:t>
            </w:r>
          </w:p>
        </w:tc>
      </w:tr>
      <w:tr w:rsidR="00D0762F" w:rsidRPr="00D0762F" w14:paraId="48B3C00D" w14:textId="77777777" w:rsidTr="00CA5128">
        <w:trPr>
          <w:trHeight w:val="292"/>
        </w:trPr>
        <w:tc>
          <w:tcPr>
            <w:tcW w:w="5301" w:type="dxa"/>
            <w:noWrap/>
            <w:hideMark/>
          </w:tcPr>
          <w:p w14:paraId="279D927B" w14:textId="77777777" w:rsidR="00D0762F" w:rsidRPr="00D0762F" w:rsidRDefault="00D0762F">
            <w:pPr>
              <w:rPr>
                <w:lang w:val="it-IT"/>
              </w:rPr>
            </w:pPr>
            <w:r w:rsidRPr="00D0762F">
              <w:rPr>
                <w:lang w:val="it-IT"/>
              </w:rPr>
              <w:t>App - Chiedilo a noi: Protezione Casa</w:t>
            </w:r>
          </w:p>
        </w:tc>
        <w:tc>
          <w:tcPr>
            <w:tcW w:w="1344" w:type="dxa"/>
            <w:noWrap/>
            <w:hideMark/>
          </w:tcPr>
          <w:p w14:paraId="63093DC4" w14:textId="77777777" w:rsidR="00D0762F" w:rsidRPr="00D0762F" w:rsidRDefault="00D0762F">
            <w:r w:rsidRPr="00D0762F">
              <w:t>Mobile</w:t>
            </w:r>
          </w:p>
        </w:tc>
        <w:tc>
          <w:tcPr>
            <w:tcW w:w="1366" w:type="dxa"/>
            <w:noWrap/>
            <w:hideMark/>
          </w:tcPr>
          <w:p w14:paraId="7493742C" w14:textId="77777777" w:rsidR="00D0762F" w:rsidRPr="00D0762F" w:rsidRDefault="00D0762F">
            <w:r w:rsidRPr="00D0762F">
              <w:t>App Mobile</w:t>
            </w:r>
          </w:p>
        </w:tc>
        <w:tc>
          <w:tcPr>
            <w:tcW w:w="1617" w:type="dxa"/>
            <w:noWrap/>
            <w:hideMark/>
          </w:tcPr>
          <w:p w14:paraId="57DCB25F" w14:textId="77777777" w:rsidR="00D0762F" w:rsidRPr="00D0762F" w:rsidRDefault="00D0762F">
            <w:r w:rsidRPr="00D0762F">
              <w:t>1</w:t>
            </w:r>
          </w:p>
        </w:tc>
      </w:tr>
      <w:tr w:rsidR="00D0762F" w:rsidRPr="00D0762F" w14:paraId="229A14B4" w14:textId="77777777" w:rsidTr="00CA5128">
        <w:trPr>
          <w:trHeight w:val="292"/>
        </w:trPr>
        <w:tc>
          <w:tcPr>
            <w:tcW w:w="5301" w:type="dxa"/>
            <w:noWrap/>
            <w:hideMark/>
          </w:tcPr>
          <w:p w14:paraId="32DB8EE3" w14:textId="77777777" w:rsidR="00D0762F" w:rsidRPr="00D0762F" w:rsidRDefault="00D0762F">
            <w:pPr>
              <w:rPr>
                <w:lang w:val="it-IT"/>
              </w:rPr>
            </w:pPr>
            <w:r w:rsidRPr="00D0762F">
              <w:rPr>
                <w:lang w:val="it-IT"/>
              </w:rPr>
              <w:t>App - Chiedilo a noi: Protezione Infortuni</w:t>
            </w:r>
          </w:p>
        </w:tc>
        <w:tc>
          <w:tcPr>
            <w:tcW w:w="1344" w:type="dxa"/>
            <w:noWrap/>
            <w:hideMark/>
          </w:tcPr>
          <w:p w14:paraId="2C055DFA" w14:textId="77777777" w:rsidR="00D0762F" w:rsidRPr="00D0762F" w:rsidRDefault="00D0762F">
            <w:r w:rsidRPr="00D0762F">
              <w:t>Mobile</w:t>
            </w:r>
          </w:p>
        </w:tc>
        <w:tc>
          <w:tcPr>
            <w:tcW w:w="1366" w:type="dxa"/>
            <w:noWrap/>
            <w:hideMark/>
          </w:tcPr>
          <w:p w14:paraId="64F30C8C" w14:textId="77777777" w:rsidR="00D0762F" w:rsidRPr="00D0762F" w:rsidRDefault="00D0762F">
            <w:r w:rsidRPr="00D0762F">
              <w:t>App Mobile</w:t>
            </w:r>
          </w:p>
        </w:tc>
        <w:tc>
          <w:tcPr>
            <w:tcW w:w="1617" w:type="dxa"/>
            <w:noWrap/>
            <w:hideMark/>
          </w:tcPr>
          <w:p w14:paraId="5B3530B2" w14:textId="77777777" w:rsidR="00D0762F" w:rsidRPr="00D0762F" w:rsidRDefault="00D0762F">
            <w:r w:rsidRPr="00D0762F">
              <w:t>1</w:t>
            </w:r>
          </w:p>
        </w:tc>
      </w:tr>
      <w:tr w:rsidR="00D0762F" w:rsidRPr="00D0762F" w14:paraId="3C9539BA" w14:textId="77777777" w:rsidTr="00CA5128">
        <w:trPr>
          <w:trHeight w:val="292"/>
        </w:trPr>
        <w:tc>
          <w:tcPr>
            <w:tcW w:w="5301" w:type="dxa"/>
            <w:noWrap/>
            <w:hideMark/>
          </w:tcPr>
          <w:p w14:paraId="0C18F06C" w14:textId="77777777" w:rsidR="00D0762F" w:rsidRPr="00D0762F" w:rsidRDefault="00D0762F">
            <w:pPr>
              <w:rPr>
                <w:lang w:val="it-IT"/>
              </w:rPr>
            </w:pPr>
            <w:r w:rsidRPr="00D0762F">
              <w:rPr>
                <w:lang w:val="it-IT"/>
              </w:rPr>
              <w:t>App - Chiedilo a noi: Protezione Mezzi Pagamento</w:t>
            </w:r>
          </w:p>
        </w:tc>
        <w:tc>
          <w:tcPr>
            <w:tcW w:w="1344" w:type="dxa"/>
            <w:noWrap/>
            <w:hideMark/>
          </w:tcPr>
          <w:p w14:paraId="33CC0719" w14:textId="77777777" w:rsidR="00D0762F" w:rsidRPr="00D0762F" w:rsidRDefault="00D0762F">
            <w:r w:rsidRPr="00D0762F">
              <w:t>Mobile</w:t>
            </w:r>
          </w:p>
        </w:tc>
        <w:tc>
          <w:tcPr>
            <w:tcW w:w="1366" w:type="dxa"/>
            <w:noWrap/>
            <w:hideMark/>
          </w:tcPr>
          <w:p w14:paraId="353915D6" w14:textId="77777777" w:rsidR="00D0762F" w:rsidRPr="00D0762F" w:rsidRDefault="00D0762F">
            <w:r w:rsidRPr="00D0762F">
              <w:t>App Mobile</w:t>
            </w:r>
          </w:p>
        </w:tc>
        <w:tc>
          <w:tcPr>
            <w:tcW w:w="1617" w:type="dxa"/>
            <w:noWrap/>
            <w:hideMark/>
          </w:tcPr>
          <w:p w14:paraId="6A077EB8" w14:textId="77777777" w:rsidR="00D0762F" w:rsidRPr="00D0762F" w:rsidRDefault="00D0762F">
            <w:r w:rsidRPr="00D0762F">
              <w:t>1</w:t>
            </w:r>
          </w:p>
        </w:tc>
      </w:tr>
      <w:tr w:rsidR="00D0762F" w:rsidRPr="00D0762F" w14:paraId="7C32F638" w14:textId="77777777" w:rsidTr="00CA5128">
        <w:trPr>
          <w:trHeight w:val="292"/>
        </w:trPr>
        <w:tc>
          <w:tcPr>
            <w:tcW w:w="5301" w:type="dxa"/>
            <w:noWrap/>
            <w:hideMark/>
          </w:tcPr>
          <w:p w14:paraId="43D46917" w14:textId="77777777" w:rsidR="00D0762F" w:rsidRPr="00D0762F" w:rsidRDefault="00D0762F">
            <w:pPr>
              <w:rPr>
                <w:lang w:val="it-IT"/>
              </w:rPr>
            </w:pPr>
            <w:r w:rsidRPr="00D0762F">
              <w:rPr>
                <w:lang w:val="it-IT"/>
              </w:rPr>
              <w:t>App - Chiedilo a noi: Protezione Mobile</w:t>
            </w:r>
          </w:p>
        </w:tc>
        <w:tc>
          <w:tcPr>
            <w:tcW w:w="1344" w:type="dxa"/>
            <w:noWrap/>
            <w:hideMark/>
          </w:tcPr>
          <w:p w14:paraId="46D06D00" w14:textId="77777777" w:rsidR="00D0762F" w:rsidRPr="00D0762F" w:rsidRDefault="00D0762F">
            <w:r w:rsidRPr="00D0762F">
              <w:t>Mobile</w:t>
            </w:r>
          </w:p>
        </w:tc>
        <w:tc>
          <w:tcPr>
            <w:tcW w:w="1366" w:type="dxa"/>
            <w:noWrap/>
            <w:hideMark/>
          </w:tcPr>
          <w:p w14:paraId="44F26414" w14:textId="77777777" w:rsidR="00D0762F" w:rsidRPr="00D0762F" w:rsidRDefault="00D0762F">
            <w:r w:rsidRPr="00D0762F">
              <w:t>App Mobile</w:t>
            </w:r>
          </w:p>
        </w:tc>
        <w:tc>
          <w:tcPr>
            <w:tcW w:w="1617" w:type="dxa"/>
            <w:noWrap/>
            <w:hideMark/>
          </w:tcPr>
          <w:p w14:paraId="21F62D42" w14:textId="77777777" w:rsidR="00D0762F" w:rsidRPr="00D0762F" w:rsidRDefault="00D0762F">
            <w:r w:rsidRPr="00D0762F">
              <w:t>1</w:t>
            </w:r>
          </w:p>
        </w:tc>
      </w:tr>
      <w:tr w:rsidR="00D0762F" w:rsidRPr="00D0762F" w14:paraId="6E003064" w14:textId="77777777" w:rsidTr="00CA5128">
        <w:trPr>
          <w:trHeight w:val="292"/>
        </w:trPr>
        <w:tc>
          <w:tcPr>
            <w:tcW w:w="5301" w:type="dxa"/>
            <w:noWrap/>
            <w:hideMark/>
          </w:tcPr>
          <w:p w14:paraId="4A1CB9DB" w14:textId="77777777" w:rsidR="00D0762F" w:rsidRPr="00D0762F" w:rsidRDefault="00D0762F">
            <w:pPr>
              <w:rPr>
                <w:lang w:val="it-IT"/>
              </w:rPr>
            </w:pPr>
            <w:r w:rsidRPr="00D0762F">
              <w:rPr>
                <w:lang w:val="it-IT"/>
              </w:rPr>
              <w:t>App - Chiedilo a noi: Protezione Moto</w:t>
            </w:r>
          </w:p>
        </w:tc>
        <w:tc>
          <w:tcPr>
            <w:tcW w:w="1344" w:type="dxa"/>
            <w:noWrap/>
            <w:hideMark/>
          </w:tcPr>
          <w:p w14:paraId="4B12D59C" w14:textId="77777777" w:rsidR="00D0762F" w:rsidRPr="00D0762F" w:rsidRDefault="00D0762F">
            <w:r w:rsidRPr="00D0762F">
              <w:t>Mobile</w:t>
            </w:r>
          </w:p>
        </w:tc>
        <w:tc>
          <w:tcPr>
            <w:tcW w:w="1366" w:type="dxa"/>
            <w:noWrap/>
            <w:hideMark/>
          </w:tcPr>
          <w:p w14:paraId="2C998D5A" w14:textId="77777777" w:rsidR="00D0762F" w:rsidRPr="00D0762F" w:rsidRDefault="00D0762F">
            <w:r w:rsidRPr="00D0762F">
              <w:t>App Mobile</w:t>
            </w:r>
          </w:p>
        </w:tc>
        <w:tc>
          <w:tcPr>
            <w:tcW w:w="1617" w:type="dxa"/>
            <w:noWrap/>
            <w:hideMark/>
          </w:tcPr>
          <w:p w14:paraId="19D07AB5" w14:textId="77777777" w:rsidR="00D0762F" w:rsidRPr="00D0762F" w:rsidRDefault="00D0762F">
            <w:r w:rsidRPr="00D0762F">
              <w:t>1</w:t>
            </w:r>
          </w:p>
        </w:tc>
      </w:tr>
      <w:tr w:rsidR="00D0762F" w:rsidRPr="00D0762F" w14:paraId="3EC6C1B4" w14:textId="77777777" w:rsidTr="00CA5128">
        <w:trPr>
          <w:trHeight w:val="292"/>
        </w:trPr>
        <w:tc>
          <w:tcPr>
            <w:tcW w:w="5301" w:type="dxa"/>
            <w:noWrap/>
            <w:hideMark/>
          </w:tcPr>
          <w:p w14:paraId="184D66D7" w14:textId="77777777" w:rsidR="00D0762F" w:rsidRPr="00D0762F" w:rsidRDefault="00D0762F">
            <w:pPr>
              <w:rPr>
                <w:lang w:val="it-IT"/>
              </w:rPr>
            </w:pPr>
            <w:r w:rsidRPr="00D0762F">
              <w:rPr>
                <w:lang w:val="it-IT"/>
              </w:rPr>
              <w:t>App - Chiedilo a noi: Protezione Piccola Impresa</w:t>
            </w:r>
          </w:p>
        </w:tc>
        <w:tc>
          <w:tcPr>
            <w:tcW w:w="1344" w:type="dxa"/>
            <w:noWrap/>
            <w:hideMark/>
          </w:tcPr>
          <w:p w14:paraId="6C6EF8FB" w14:textId="77777777" w:rsidR="00D0762F" w:rsidRPr="00D0762F" w:rsidRDefault="00D0762F">
            <w:r w:rsidRPr="00D0762F">
              <w:t>Mobile</w:t>
            </w:r>
          </w:p>
        </w:tc>
        <w:tc>
          <w:tcPr>
            <w:tcW w:w="1366" w:type="dxa"/>
            <w:noWrap/>
            <w:hideMark/>
          </w:tcPr>
          <w:p w14:paraId="78529BD5" w14:textId="77777777" w:rsidR="00D0762F" w:rsidRPr="00D0762F" w:rsidRDefault="00D0762F">
            <w:r w:rsidRPr="00D0762F">
              <w:t>App Mobile</w:t>
            </w:r>
          </w:p>
        </w:tc>
        <w:tc>
          <w:tcPr>
            <w:tcW w:w="1617" w:type="dxa"/>
            <w:noWrap/>
            <w:hideMark/>
          </w:tcPr>
          <w:p w14:paraId="143134E4" w14:textId="77777777" w:rsidR="00D0762F" w:rsidRPr="00D0762F" w:rsidRDefault="00D0762F">
            <w:r w:rsidRPr="00D0762F">
              <w:t>1</w:t>
            </w:r>
          </w:p>
        </w:tc>
      </w:tr>
      <w:tr w:rsidR="00D0762F" w:rsidRPr="00D0762F" w14:paraId="0DE107F8" w14:textId="77777777" w:rsidTr="00CA5128">
        <w:trPr>
          <w:trHeight w:val="292"/>
        </w:trPr>
        <w:tc>
          <w:tcPr>
            <w:tcW w:w="5301" w:type="dxa"/>
            <w:noWrap/>
            <w:hideMark/>
          </w:tcPr>
          <w:p w14:paraId="6A01FD0A" w14:textId="77777777" w:rsidR="00D0762F" w:rsidRPr="00D0762F" w:rsidRDefault="00D0762F">
            <w:pPr>
              <w:rPr>
                <w:lang w:val="it-IT"/>
              </w:rPr>
            </w:pPr>
            <w:r w:rsidRPr="00D0762F">
              <w:rPr>
                <w:lang w:val="it-IT"/>
              </w:rPr>
              <w:t>App - Chiedilo a noi: Protezione Salute</w:t>
            </w:r>
          </w:p>
        </w:tc>
        <w:tc>
          <w:tcPr>
            <w:tcW w:w="1344" w:type="dxa"/>
            <w:noWrap/>
            <w:hideMark/>
          </w:tcPr>
          <w:p w14:paraId="695562FD" w14:textId="77777777" w:rsidR="00D0762F" w:rsidRPr="00D0762F" w:rsidRDefault="00D0762F">
            <w:r w:rsidRPr="00D0762F">
              <w:t>Mobile</w:t>
            </w:r>
          </w:p>
        </w:tc>
        <w:tc>
          <w:tcPr>
            <w:tcW w:w="1366" w:type="dxa"/>
            <w:noWrap/>
            <w:hideMark/>
          </w:tcPr>
          <w:p w14:paraId="0BC37581" w14:textId="77777777" w:rsidR="00D0762F" w:rsidRPr="00D0762F" w:rsidRDefault="00D0762F">
            <w:r w:rsidRPr="00D0762F">
              <w:t>App Mobile</w:t>
            </w:r>
          </w:p>
        </w:tc>
        <w:tc>
          <w:tcPr>
            <w:tcW w:w="1617" w:type="dxa"/>
            <w:noWrap/>
            <w:hideMark/>
          </w:tcPr>
          <w:p w14:paraId="647F976C" w14:textId="77777777" w:rsidR="00D0762F" w:rsidRPr="00D0762F" w:rsidRDefault="00D0762F">
            <w:r w:rsidRPr="00D0762F">
              <w:t>1</w:t>
            </w:r>
          </w:p>
        </w:tc>
      </w:tr>
      <w:tr w:rsidR="00D0762F" w:rsidRPr="00D0762F" w14:paraId="2D4E3EC8" w14:textId="77777777" w:rsidTr="00CA5128">
        <w:trPr>
          <w:trHeight w:val="292"/>
        </w:trPr>
        <w:tc>
          <w:tcPr>
            <w:tcW w:w="5301" w:type="dxa"/>
            <w:noWrap/>
            <w:hideMark/>
          </w:tcPr>
          <w:p w14:paraId="0CFB60A1" w14:textId="77777777" w:rsidR="00D0762F" w:rsidRPr="00D0762F" w:rsidRDefault="00D0762F">
            <w:pPr>
              <w:rPr>
                <w:lang w:val="it-IT"/>
              </w:rPr>
            </w:pPr>
            <w:r w:rsidRPr="00D0762F">
              <w:rPr>
                <w:lang w:val="it-IT"/>
              </w:rPr>
              <w:t>App - CJ MdP post vendita carta</w:t>
            </w:r>
          </w:p>
        </w:tc>
        <w:tc>
          <w:tcPr>
            <w:tcW w:w="1344" w:type="dxa"/>
            <w:noWrap/>
            <w:hideMark/>
          </w:tcPr>
          <w:p w14:paraId="22B6C86C" w14:textId="77777777" w:rsidR="00D0762F" w:rsidRPr="00D0762F" w:rsidRDefault="00D0762F">
            <w:r w:rsidRPr="00D0762F">
              <w:t>Mobile</w:t>
            </w:r>
          </w:p>
        </w:tc>
        <w:tc>
          <w:tcPr>
            <w:tcW w:w="1366" w:type="dxa"/>
            <w:noWrap/>
            <w:hideMark/>
          </w:tcPr>
          <w:p w14:paraId="59339918" w14:textId="77777777" w:rsidR="00D0762F" w:rsidRPr="00D0762F" w:rsidRDefault="00D0762F">
            <w:r w:rsidRPr="00D0762F">
              <w:t>App Mobile</w:t>
            </w:r>
          </w:p>
        </w:tc>
        <w:tc>
          <w:tcPr>
            <w:tcW w:w="1617" w:type="dxa"/>
            <w:noWrap/>
            <w:hideMark/>
          </w:tcPr>
          <w:p w14:paraId="2B8520F6" w14:textId="77777777" w:rsidR="00D0762F" w:rsidRPr="00D0762F" w:rsidRDefault="00D0762F">
            <w:r w:rsidRPr="00D0762F">
              <w:t>3</w:t>
            </w:r>
          </w:p>
        </w:tc>
      </w:tr>
      <w:tr w:rsidR="00D0762F" w:rsidRPr="00D0762F" w14:paraId="5FBA6992" w14:textId="77777777" w:rsidTr="00CA5128">
        <w:trPr>
          <w:trHeight w:val="292"/>
        </w:trPr>
        <w:tc>
          <w:tcPr>
            <w:tcW w:w="5301" w:type="dxa"/>
            <w:noWrap/>
            <w:hideMark/>
          </w:tcPr>
          <w:p w14:paraId="2DCB4816" w14:textId="77777777" w:rsidR="00D0762F" w:rsidRPr="00D0762F" w:rsidRDefault="00D0762F">
            <w:r w:rsidRPr="00D0762F">
              <w:t>App - CJ Scadenziere</w:t>
            </w:r>
          </w:p>
        </w:tc>
        <w:tc>
          <w:tcPr>
            <w:tcW w:w="1344" w:type="dxa"/>
            <w:noWrap/>
            <w:hideMark/>
          </w:tcPr>
          <w:p w14:paraId="6A994E21" w14:textId="77777777" w:rsidR="00D0762F" w:rsidRPr="00D0762F" w:rsidRDefault="00D0762F">
            <w:r w:rsidRPr="00D0762F">
              <w:t>Mobile</w:t>
            </w:r>
          </w:p>
        </w:tc>
        <w:tc>
          <w:tcPr>
            <w:tcW w:w="1366" w:type="dxa"/>
            <w:noWrap/>
            <w:hideMark/>
          </w:tcPr>
          <w:p w14:paraId="16573589" w14:textId="77777777" w:rsidR="00D0762F" w:rsidRPr="00D0762F" w:rsidRDefault="00D0762F">
            <w:r w:rsidRPr="00D0762F">
              <w:t>App Mobile</w:t>
            </w:r>
          </w:p>
        </w:tc>
        <w:tc>
          <w:tcPr>
            <w:tcW w:w="1617" w:type="dxa"/>
            <w:noWrap/>
            <w:hideMark/>
          </w:tcPr>
          <w:p w14:paraId="2AAD91AD" w14:textId="77777777" w:rsidR="00D0762F" w:rsidRPr="00D0762F" w:rsidRDefault="00D0762F">
            <w:r w:rsidRPr="00D0762F">
              <w:t>3</w:t>
            </w:r>
          </w:p>
        </w:tc>
      </w:tr>
      <w:tr w:rsidR="00D0762F" w:rsidRPr="00D0762F" w14:paraId="0DA10693" w14:textId="77777777" w:rsidTr="00CA5128">
        <w:trPr>
          <w:trHeight w:val="292"/>
        </w:trPr>
        <w:tc>
          <w:tcPr>
            <w:tcW w:w="5301" w:type="dxa"/>
            <w:noWrap/>
            <w:hideMark/>
          </w:tcPr>
          <w:p w14:paraId="0D70EA12" w14:textId="77777777" w:rsidR="00D0762F" w:rsidRPr="00D0762F" w:rsidRDefault="00D0762F">
            <w:r w:rsidRPr="00D0762F">
              <w:t>App - Conto Deposito</w:t>
            </w:r>
          </w:p>
        </w:tc>
        <w:tc>
          <w:tcPr>
            <w:tcW w:w="1344" w:type="dxa"/>
            <w:noWrap/>
            <w:hideMark/>
          </w:tcPr>
          <w:p w14:paraId="3FD07AD2" w14:textId="77777777" w:rsidR="00D0762F" w:rsidRPr="00D0762F" w:rsidRDefault="00D0762F">
            <w:r w:rsidRPr="00D0762F">
              <w:t>Mobile</w:t>
            </w:r>
          </w:p>
        </w:tc>
        <w:tc>
          <w:tcPr>
            <w:tcW w:w="1366" w:type="dxa"/>
            <w:noWrap/>
            <w:hideMark/>
          </w:tcPr>
          <w:p w14:paraId="3C04B2AA" w14:textId="77777777" w:rsidR="00D0762F" w:rsidRPr="00D0762F" w:rsidRDefault="00D0762F">
            <w:r w:rsidRPr="00D0762F">
              <w:t>App Mobile</w:t>
            </w:r>
          </w:p>
        </w:tc>
        <w:tc>
          <w:tcPr>
            <w:tcW w:w="1617" w:type="dxa"/>
            <w:noWrap/>
            <w:hideMark/>
          </w:tcPr>
          <w:p w14:paraId="1B46FE93" w14:textId="77777777" w:rsidR="00D0762F" w:rsidRPr="00D0762F" w:rsidRDefault="00D0762F">
            <w:r w:rsidRPr="00D0762F">
              <w:t>3</w:t>
            </w:r>
          </w:p>
        </w:tc>
      </w:tr>
      <w:tr w:rsidR="00D0762F" w:rsidRPr="00D0762F" w14:paraId="5E9F4816" w14:textId="77777777" w:rsidTr="00CA5128">
        <w:trPr>
          <w:trHeight w:val="292"/>
        </w:trPr>
        <w:tc>
          <w:tcPr>
            <w:tcW w:w="5301" w:type="dxa"/>
            <w:noWrap/>
            <w:hideMark/>
          </w:tcPr>
          <w:p w14:paraId="7585FF94" w14:textId="77777777" w:rsidR="00D0762F" w:rsidRPr="00D0762F" w:rsidRDefault="00D0762F">
            <w:r w:rsidRPr="00D0762F">
              <w:t>App - Instant message Assicurazioni</w:t>
            </w:r>
          </w:p>
        </w:tc>
        <w:tc>
          <w:tcPr>
            <w:tcW w:w="1344" w:type="dxa"/>
            <w:noWrap/>
            <w:hideMark/>
          </w:tcPr>
          <w:p w14:paraId="30AACA3A" w14:textId="77777777" w:rsidR="00D0762F" w:rsidRPr="00D0762F" w:rsidRDefault="00D0762F">
            <w:r w:rsidRPr="00D0762F">
              <w:t>Mobile</w:t>
            </w:r>
          </w:p>
        </w:tc>
        <w:tc>
          <w:tcPr>
            <w:tcW w:w="1366" w:type="dxa"/>
            <w:noWrap/>
            <w:hideMark/>
          </w:tcPr>
          <w:p w14:paraId="231CD77B" w14:textId="77777777" w:rsidR="00D0762F" w:rsidRPr="00D0762F" w:rsidRDefault="00D0762F">
            <w:r w:rsidRPr="00D0762F">
              <w:t>App Mobile</w:t>
            </w:r>
          </w:p>
        </w:tc>
        <w:tc>
          <w:tcPr>
            <w:tcW w:w="1617" w:type="dxa"/>
            <w:noWrap/>
            <w:hideMark/>
          </w:tcPr>
          <w:p w14:paraId="24835D4E" w14:textId="77777777" w:rsidR="00D0762F" w:rsidRPr="00D0762F" w:rsidRDefault="00D0762F">
            <w:r w:rsidRPr="00D0762F">
              <w:t>3</w:t>
            </w:r>
          </w:p>
        </w:tc>
      </w:tr>
      <w:tr w:rsidR="00D0762F" w:rsidRPr="00D0762F" w14:paraId="12685384" w14:textId="77777777" w:rsidTr="00CA5128">
        <w:trPr>
          <w:trHeight w:val="292"/>
        </w:trPr>
        <w:tc>
          <w:tcPr>
            <w:tcW w:w="5301" w:type="dxa"/>
            <w:noWrap/>
            <w:hideMark/>
          </w:tcPr>
          <w:p w14:paraId="1F9D4A29" w14:textId="77777777" w:rsidR="00D0762F" w:rsidRPr="00D0762F" w:rsidRDefault="00D0762F">
            <w:r w:rsidRPr="00D0762F">
              <w:t>App - Instant message Assistenza</w:t>
            </w:r>
          </w:p>
        </w:tc>
        <w:tc>
          <w:tcPr>
            <w:tcW w:w="1344" w:type="dxa"/>
            <w:noWrap/>
            <w:hideMark/>
          </w:tcPr>
          <w:p w14:paraId="7032DC63" w14:textId="77777777" w:rsidR="00D0762F" w:rsidRPr="00D0762F" w:rsidRDefault="00D0762F">
            <w:r w:rsidRPr="00D0762F">
              <w:t>Mobile</w:t>
            </w:r>
          </w:p>
        </w:tc>
        <w:tc>
          <w:tcPr>
            <w:tcW w:w="1366" w:type="dxa"/>
            <w:noWrap/>
            <w:hideMark/>
          </w:tcPr>
          <w:p w14:paraId="6A3DA578" w14:textId="77777777" w:rsidR="00D0762F" w:rsidRPr="00D0762F" w:rsidRDefault="00D0762F">
            <w:r w:rsidRPr="00D0762F">
              <w:t>App Mobile</w:t>
            </w:r>
          </w:p>
        </w:tc>
        <w:tc>
          <w:tcPr>
            <w:tcW w:w="1617" w:type="dxa"/>
            <w:noWrap/>
            <w:hideMark/>
          </w:tcPr>
          <w:p w14:paraId="5A01CED3" w14:textId="77777777" w:rsidR="00D0762F" w:rsidRPr="00D0762F" w:rsidRDefault="00D0762F">
            <w:r w:rsidRPr="00D0762F">
              <w:t>3</w:t>
            </w:r>
          </w:p>
        </w:tc>
      </w:tr>
      <w:tr w:rsidR="00D0762F" w:rsidRPr="00D0762F" w14:paraId="4BF8AA62" w14:textId="77777777" w:rsidTr="00CA5128">
        <w:trPr>
          <w:trHeight w:val="292"/>
        </w:trPr>
        <w:tc>
          <w:tcPr>
            <w:tcW w:w="5301" w:type="dxa"/>
            <w:noWrap/>
            <w:hideMark/>
          </w:tcPr>
          <w:p w14:paraId="4758A0C8" w14:textId="77777777" w:rsidR="00D0762F" w:rsidRPr="00D0762F" w:rsidRDefault="00D0762F">
            <w:r w:rsidRPr="00D0762F">
              <w:t>App - Instant message Carte</w:t>
            </w:r>
          </w:p>
        </w:tc>
        <w:tc>
          <w:tcPr>
            <w:tcW w:w="1344" w:type="dxa"/>
            <w:noWrap/>
            <w:hideMark/>
          </w:tcPr>
          <w:p w14:paraId="2E1CEA7B" w14:textId="77777777" w:rsidR="00D0762F" w:rsidRPr="00D0762F" w:rsidRDefault="00D0762F">
            <w:r w:rsidRPr="00D0762F">
              <w:t>Mobile</w:t>
            </w:r>
          </w:p>
        </w:tc>
        <w:tc>
          <w:tcPr>
            <w:tcW w:w="1366" w:type="dxa"/>
            <w:noWrap/>
            <w:hideMark/>
          </w:tcPr>
          <w:p w14:paraId="265C31A6" w14:textId="77777777" w:rsidR="00D0762F" w:rsidRPr="00D0762F" w:rsidRDefault="00D0762F">
            <w:r w:rsidRPr="00D0762F">
              <w:t>App Mobile</w:t>
            </w:r>
          </w:p>
        </w:tc>
        <w:tc>
          <w:tcPr>
            <w:tcW w:w="1617" w:type="dxa"/>
            <w:noWrap/>
            <w:hideMark/>
          </w:tcPr>
          <w:p w14:paraId="39E9734A" w14:textId="77777777" w:rsidR="00D0762F" w:rsidRPr="00D0762F" w:rsidRDefault="00D0762F">
            <w:r w:rsidRPr="00D0762F">
              <w:t>3</w:t>
            </w:r>
          </w:p>
        </w:tc>
      </w:tr>
      <w:tr w:rsidR="00D0762F" w:rsidRPr="00D0762F" w14:paraId="5B2D6200" w14:textId="77777777" w:rsidTr="00CA5128">
        <w:trPr>
          <w:trHeight w:val="292"/>
        </w:trPr>
        <w:tc>
          <w:tcPr>
            <w:tcW w:w="5301" w:type="dxa"/>
            <w:noWrap/>
            <w:hideMark/>
          </w:tcPr>
          <w:p w14:paraId="1DAD5CE7" w14:textId="77777777" w:rsidR="00D0762F" w:rsidRPr="00D0762F" w:rsidRDefault="00D0762F">
            <w:r w:rsidRPr="00D0762F">
              <w:t>App - PagiNA prodotto Amex</w:t>
            </w:r>
          </w:p>
        </w:tc>
        <w:tc>
          <w:tcPr>
            <w:tcW w:w="1344" w:type="dxa"/>
            <w:noWrap/>
            <w:hideMark/>
          </w:tcPr>
          <w:p w14:paraId="1ED1C198" w14:textId="77777777" w:rsidR="00D0762F" w:rsidRPr="00D0762F" w:rsidRDefault="00D0762F">
            <w:r w:rsidRPr="00D0762F">
              <w:t>Mobile</w:t>
            </w:r>
          </w:p>
        </w:tc>
        <w:tc>
          <w:tcPr>
            <w:tcW w:w="1366" w:type="dxa"/>
            <w:noWrap/>
            <w:hideMark/>
          </w:tcPr>
          <w:p w14:paraId="6FFC961E" w14:textId="77777777" w:rsidR="00D0762F" w:rsidRPr="00D0762F" w:rsidRDefault="00D0762F">
            <w:r w:rsidRPr="00D0762F">
              <w:t>App Mobile</w:t>
            </w:r>
          </w:p>
        </w:tc>
        <w:tc>
          <w:tcPr>
            <w:tcW w:w="1617" w:type="dxa"/>
            <w:noWrap/>
            <w:hideMark/>
          </w:tcPr>
          <w:p w14:paraId="4817FC0D" w14:textId="77777777" w:rsidR="00D0762F" w:rsidRPr="00D0762F" w:rsidRDefault="00D0762F">
            <w:r w:rsidRPr="00D0762F">
              <w:t>3</w:t>
            </w:r>
          </w:p>
        </w:tc>
      </w:tr>
      <w:tr w:rsidR="00D0762F" w:rsidRPr="00D0762F" w14:paraId="65DC0A6B" w14:textId="77777777" w:rsidTr="00CA5128">
        <w:trPr>
          <w:trHeight w:val="292"/>
        </w:trPr>
        <w:tc>
          <w:tcPr>
            <w:tcW w:w="5301" w:type="dxa"/>
            <w:noWrap/>
            <w:hideMark/>
          </w:tcPr>
          <w:p w14:paraId="77158DB0" w14:textId="77777777" w:rsidR="00D0762F" w:rsidRPr="00D0762F" w:rsidRDefault="00D0762F">
            <w:pPr>
              <w:rPr>
                <w:lang w:val="it-IT"/>
              </w:rPr>
            </w:pPr>
            <w:r w:rsidRPr="00D0762F">
              <w:rPr>
                <w:lang w:val="it-IT"/>
              </w:rPr>
              <w:t>App - PagiNA prodotto Amex Gold</w:t>
            </w:r>
          </w:p>
        </w:tc>
        <w:tc>
          <w:tcPr>
            <w:tcW w:w="1344" w:type="dxa"/>
            <w:noWrap/>
            <w:hideMark/>
          </w:tcPr>
          <w:p w14:paraId="10E9842A" w14:textId="77777777" w:rsidR="00D0762F" w:rsidRPr="00D0762F" w:rsidRDefault="00D0762F">
            <w:r w:rsidRPr="00D0762F">
              <w:t>Mobile</w:t>
            </w:r>
          </w:p>
        </w:tc>
        <w:tc>
          <w:tcPr>
            <w:tcW w:w="1366" w:type="dxa"/>
            <w:noWrap/>
            <w:hideMark/>
          </w:tcPr>
          <w:p w14:paraId="697FF009" w14:textId="77777777" w:rsidR="00D0762F" w:rsidRPr="00D0762F" w:rsidRDefault="00D0762F">
            <w:r w:rsidRPr="00D0762F">
              <w:t>App Mobile</w:t>
            </w:r>
          </w:p>
        </w:tc>
        <w:tc>
          <w:tcPr>
            <w:tcW w:w="1617" w:type="dxa"/>
            <w:noWrap/>
            <w:hideMark/>
          </w:tcPr>
          <w:p w14:paraId="6C286C9F" w14:textId="77777777" w:rsidR="00D0762F" w:rsidRPr="00D0762F" w:rsidRDefault="00D0762F">
            <w:r w:rsidRPr="00D0762F">
              <w:t>3</w:t>
            </w:r>
          </w:p>
        </w:tc>
      </w:tr>
      <w:tr w:rsidR="00D0762F" w:rsidRPr="00D0762F" w14:paraId="6FC3A11D" w14:textId="77777777" w:rsidTr="00CA5128">
        <w:trPr>
          <w:trHeight w:val="292"/>
        </w:trPr>
        <w:tc>
          <w:tcPr>
            <w:tcW w:w="5301" w:type="dxa"/>
            <w:noWrap/>
            <w:hideMark/>
          </w:tcPr>
          <w:p w14:paraId="4588920C" w14:textId="77777777" w:rsidR="00D0762F" w:rsidRPr="00D0762F" w:rsidRDefault="00D0762F">
            <w:pPr>
              <w:rPr>
                <w:lang w:val="it-IT"/>
              </w:rPr>
            </w:pPr>
            <w:r w:rsidRPr="00D0762F">
              <w:rPr>
                <w:lang w:val="it-IT"/>
              </w:rPr>
              <w:t>App – Portabilità Conto (API_LEADS)</w:t>
            </w:r>
          </w:p>
        </w:tc>
        <w:tc>
          <w:tcPr>
            <w:tcW w:w="1344" w:type="dxa"/>
            <w:noWrap/>
            <w:hideMark/>
          </w:tcPr>
          <w:p w14:paraId="2357B4C5" w14:textId="77777777" w:rsidR="00D0762F" w:rsidRPr="00D0762F" w:rsidRDefault="00D0762F">
            <w:r w:rsidRPr="00D0762F">
              <w:t>Mobile</w:t>
            </w:r>
          </w:p>
        </w:tc>
        <w:tc>
          <w:tcPr>
            <w:tcW w:w="1366" w:type="dxa"/>
            <w:noWrap/>
            <w:hideMark/>
          </w:tcPr>
          <w:p w14:paraId="76BEBE4F" w14:textId="77777777" w:rsidR="00D0762F" w:rsidRPr="00D0762F" w:rsidRDefault="00D0762F">
            <w:r w:rsidRPr="00D0762F">
              <w:t>App Mobile</w:t>
            </w:r>
          </w:p>
        </w:tc>
        <w:tc>
          <w:tcPr>
            <w:tcW w:w="1617" w:type="dxa"/>
            <w:noWrap/>
            <w:hideMark/>
          </w:tcPr>
          <w:p w14:paraId="0E97C740" w14:textId="77777777" w:rsidR="00D0762F" w:rsidRPr="00D0762F" w:rsidRDefault="00D0762F">
            <w:r w:rsidRPr="00D0762F">
              <w:t>3</w:t>
            </w:r>
          </w:p>
        </w:tc>
      </w:tr>
      <w:tr w:rsidR="00D0762F" w:rsidRPr="00D0762F" w14:paraId="791E8462" w14:textId="77777777" w:rsidTr="00CA5128">
        <w:trPr>
          <w:trHeight w:val="292"/>
        </w:trPr>
        <w:tc>
          <w:tcPr>
            <w:tcW w:w="5301" w:type="dxa"/>
            <w:noWrap/>
            <w:hideMark/>
          </w:tcPr>
          <w:p w14:paraId="3F08BE96" w14:textId="77777777" w:rsidR="00D0762F" w:rsidRPr="00D0762F" w:rsidRDefault="00D0762F">
            <w:r w:rsidRPr="00D0762F">
              <w:t>App - Prodotti Agriagro</w:t>
            </w:r>
          </w:p>
        </w:tc>
        <w:tc>
          <w:tcPr>
            <w:tcW w:w="1344" w:type="dxa"/>
            <w:noWrap/>
            <w:hideMark/>
          </w:tcPr>
          <w:p w14:paraId="4D844D71" w14:textId="77777777" w:rsidR="00D0762F" w:rsidRPr="00D0762F" w:rsidRDefault="00D0762F">
            <w:r w:rsidRPr="00D0762F">
              <w:t>Mobile</w:t>
            </w:r>
          </w:p>
        </w:tc>
        <w:tc>
          <w:tcPr>
            <w:tcW w:w="1366" w:type="dxa"/>
            <w:noWrap/>
            <w:hideMark/>
          </w:tcPr>
          <w:p w14:paraId="679BD6CB" w14:textId="77777777" w:rsidR="00D0762F" w:rsidRPr="00D0762F" w:rsidRDefault="00D0762F">
            <w:r w:rsidRPr="00D0762F">
              <w:t>App Mobile</w:t>
            </w:r>
          </w:p>
        </w:tc>
        <w:tc>
          <w:tcPr>
            <w:tcW w:w="1617" w:type="dxa"/>
            <w:noWrap/>
            <w:hideMark/>
          </w:tcPr>
          <w:p w14:paraId="608C156B" w14:textId="77777777" w:rsidR="00D0762F" w:rsidRPr="00D0762F" w:rsidRDefault="00D0762F">
            <w:r w:rsidRPr="00D0762F">
              <w:t>3</w:t>
            </w:r>
          </w:p>
        </w:tc>
      </w:tr>
      <w:tr w:rsidR="00D0762F" w:rsidRPr="00D0762F" w14:paraId="31EE36DC" w14:textId="77777777" w:rsidTr="00CA5128">
        <w:trPr>
          <w:trHeight w:val="292"/>
        </w:trPr>
        <w:tc>
          <w:tcPr>
            <w:tcW w:w="5301" w:type="dxa"/>
            <w:noWrap/>
            <w:hideMark/>
          </w:tcPr>
          <w:p w14:paraId="22C98DA1" w14:textId="77777777" w:rsidR="00D0762F" w:rsidRPr="00D0762F" w:rsidRDefault="00D0762F">
            <w:r w:rsidRPr="00D0762F">
              <w:t>App - Prodotti GenZ (18-25)</w:t>
            </w:r>
          </w:p>
        </w:tc>
        <w:tc>
          <w:tcPr>
            <w:tcW w:w="1344" w:type="dxa"/>
            <w:noWrap/>
            <w:hideMark/>
          </w:tcPr>
          <w:p w14:paraId="294B0DDD" w14:textId="77777777" w:rsidR="00D0762F" w:rsidRPr="00D0762F" w:rsidRDefault="00D0762F">
            <w:r w:rsidRPr="00D0762F">
              <w:t>Mobile</w:t>
            </w:r>
          </w:p>
        </w:tc>
        <w:tc>
          <w:tcPr>
            <w:tcW w:w="1366" w:type="dxa"/>
            <w:noWrap/>
            <w:hideMark/>
          </w:tcPr>
          <w:p w14:paraId="3F5FAFDA" w14:textId="77777777" w:rsidR="00D0762F" w:rsidRPr="00D0762F" w:rsidRDefault="00D0762F">
            <w:r w:rsidRPr="00D0762F">
              <w:t>App Mobile</w:t>
            </w:r>
          </w:p>
        </w:tc>
        <w:tc>
          <w:tcPr>
            <w:tcW w:w="1617" w:type="dxa"/>
            <w:noWrap/>
            <w:hideMark/>
          </w:tcPr>
          <w:p w14:paraId="54EA0C7F" w14:textId="77777777" w:rsidR="00D0762F" w:rsidRPr="00D0762F" w:rsidRDefault="00D0762F">
            <w:r w:rsidRPr="00D0762F">
              <w:t>3</w:t>
            </w:r>
          </w:p>
        </w:tc>
      </w:tr>
      <w:tr w:rsidR="00D0762F" w:rsidRPr="00D0762F" w14:paraId="48681957" w14:textId="77777777" w:rsidTr="00CA5128">
        <w:trPr>
          <w:trHeight w:val="292"/>
        </w:trPr>
        <w:tc>
          <w:tcPr>
            <w:tcW w:w="5301" w:type="dxa"/>
            <w:noWrap/>
            <w:hideMark/>
          </w:tcPr>
          <w:p w14:paraId="1ABB5DC8" w14:textId="77777777" w:rsidR="00D0762F" w:rsidRPr="00D0762F" w:rsidRDefault="00D0762F">
            <w:r w:rsidRPr="00D0762F">
              <w:t>App - Prodotti NextGen (26-35)</w:t>
            </w:r>
          </w:p>
        </w:tc>
        <w:tc>
          <w:tcPr>
            <w:tcW w:w="1344" w:type="dxa"/>
            <w:noWrap/>
            <w:hideMark/>
          </w:tcPr>
          <w:p w14:paraId="21097C8D" w14:textId="77777777" w:rsidR="00D0762F" w:rsidRPr="00D0762F" w:rsidRDefault="00D0762F">
            <w:r w:rsidRPr="00D0762F">
              <w:t>Mobile</w:t>
            </w:r>
          </w:p>
        </w:tc>
        <w:tc>
          <w:tcPr>
            <w:tcW w:w="1366" w:type="dxa"/>
            <w:noWrap/>
            <w:hideMark/>
          </w:tcPr>
          <w:p w14:paraId="03FBFE39" w14:textId="77777777" w:rsidR="00D0762F" w:rsidRPr="00D0762F" w:rsidRDefault="00D0762F">
            <w:r w:rsidRPr="00D0762F">
              <w:t>App Mobile</w:t>
            </w:r>
          </w:p>
        </w:tc>
        <w:tc>
          <w:tcPr>
            <w:tcW w:w="1617" w:type="dxa"/>
            <w:noWrap/>
            <w:hideMark/>
          </w:tcPr>
          <w:p w14:paraId="755491BE" w14:textId="77777777" w:rsidR="00D0762F" w:rsidRPr="00D0762F" w:rsidRDefault="00D0762F">
            <w:r w:rsidRPr="00D0762F">
              <w:t>3</w:t>
            </w:r>
          </w:p>
        </w:tc>
      </w:tr>
      <w:tr w:rsidR="00D0762F" w:rsidRPr="00D0762F" w14:paraId="7931D428" w14:textId="77777777" w:rsidTr="00CA5128">
        <w:trPr>
          <w:trHeight w:val="292"/>
        </w:trPr>
        <w:tc>
          <w:tcPr>
            <w:tcW w:w="5301" w:type="dxa"/>
            <w:noWrap/>
            <w:hideMark/>
          </w:tcPr>
          <w:p w14:paraId="5CA0E70F" w14:textId="77777777" w:rsidR="00D0762F" w:rsidRPr="00D0762F" w:rsidRDefault="00D0762F">
            <w:r w:rsidRPr="00D0762F">
              <w:t>App - Prodotto CA Smart Advisory</w:t>
            </w:r>
          </w:p>
        </w:tc>
        <w:tc>
          <w:tcPr>
            <w:tcW w:w="1344" w:type="dxa"/>
            <w:noWrap/>
            <w:hideMark/>
          </w:tcPr>
          <w:p w14:paraId="23CD1D17" w14:textId="77777777" w:rsidR="00D0762F" w:rsidRPr="00D0762F" w:rsidRDefault="00D0762F">
            <w:r w:rsidRPr="00D0762F">
              <w:t>Mobile</w:t>
            </w:r>
          </w:p>
        </w:tc>
        <w:tc>
          <w:tcPr>
            <w:tcW w:w="1366" w:type="dxa"/>
            <w:noWrap/>
            <w:hideMark/>
          </w:tcPr>
          <w:p w14:paraId="0EE1D1C0" w14:textId="77777777" w:rsidR="00D0762F" w:rsidRPr="00D0762F" w:rsidRDefault="00D0762F">
            <w:r w:rsidRPr="00D0762F">
              <w:t>App Mobile</w:t>
            </w:r>
          </w:p>
        </w:tc>
        <w:tc>
          <w:tcPr>
            <w:tcW w:w="1617" w:type="dxa"/>
            <w:noWrap/>
            <w:hideMark/>
          </w:tcPr>
          <w:p w14:paraId="083876CA" w14:textId="77777777" w:rsidR="00D0762F" w:rsidRPr="00D0762F" w:rsidRDefault="00D0762F">
            <w:r w:rsidRPr="00D0762F">
              <w:t>3</w:t>
            </w:r>
          </w:p>
        </w:tc>
      </w:tr>
      <w:tr w:rsidR="00D0762F" w:rsidRPr="00D0762F" w14:paraId="6808A673" w14:textId="77777777" w:rsidTr="00CA5128">
        <w:trPr>
          <w:trHeight w:val="292"/>
        </w:trPr>
        <w:tc>
          <w:tcPr>
            <w:tcW w:w="5301" w:type="dxa"/>
            <w:noWrap/>
            <w:hideMark/>
          </w:tcPr>
          <w:p w14:paraId="07A50C41" w14:textId="77777777" w:rsidR="00D0762F" w:rsidRPr="00D0762F" w:rsidRDefault="00D0762F">
            <w:r w:rsidRPr="00D0762F">
              <w:t>App - Prodotto Carta Nexi</w:t>
            </w:r>
          </w:p>
        </w:tc>
        <w:tc>
          <w:tcPr>
            <w:tcW w:w="1344" w:type="dxa"/>
            <w:noWrap/>
            <w:hideMark/>
          </w:tcPr>
          <w:p w14:paraId="61D3C7B1" w14:textId="77777777" w:rsidR="00D0762F" w:rsidRPr="00D0762F" w:rsidRDefault="00D0762F">
            <w:r w:rsidRPr="00D0762F">
              <w:t>Mobile</w:t>
            </w:r>
          </w:p>
        </w:tc>
        <w:tc>
          <w:tcPr>
            <w:tcW w:w="1366" w:type="dxa"/>
            <w:noWrap/>
            <w:hideMark/>
          </w:tcPr>
          <w:p w14:paraId="14A0C657" w14:textId="77777777" w:rsidR="00D0762F" w:rsidRPr="00D0762F" w:rsidRDefault="00D0762F">
            <w:r w:rsidRPr="00D0762F">
              <w:t>App Mobile</w:t>
            </w:r>
          </w:p>
        </w:tc>
        <w:tc>
          <w:tcPr>
            <w:tcW w:w="1617" w:type="dxa"/>
            <w:noWrap/>
            <w:hideMark/>
          </w:tcPr>
          <w:p w14:paraId="76E5C6CD" w14:textId="77777777" w:rsidR="00D0762F" w:rsidRPr="00D0762F" w:rsidRDefault="00D0762F">
            <w:r w:rsidRPr="00D0762F">
              <w:t>3</w:t>
            </w:r>
          </w:p>
        </w:tc>
      </w:tr>
      <w:tr w:rsidR="00D0762F" w:rsidRPr="00D0762F" w14:paraId="65288672" w14:textId="77777777" w:rsidTr="00CA5128">
        <w:trPr>
          <w:trHeight w:val="292"/>
        </w:trPr>
        <w:tc>
          <w:tcPr>
            <w:tcW w:w="5301" w:type="dxa"/>
            <w:noWrap/>
            <w:hideMark/>
          </w:tcPr>
          <w:p w14:paraId="2EE66CE9" w14:textId="77777777" w:rsidR="00D0762F" w:rsidRPr="00D0762F" w:rsidRDefault="00D0762F">
            <w:r w:rsidRPr="00D0762F">
              <w:t>App - Prodotto CartaConto</w:t>
            </w:r>
          </w:p>
        </w:tc>
        <w:tc>
          <w:tcPr>
            <w:tcW w:w="1344" w:type="dxa"/>
            <w:noWrap/>
            <w:hideMark/>
          </w:tcPr>
          <w:p w14:paraId="58ECE608" w14:textId="77777777" w:rsidR="00D0762F" w:rsidRPr="00D0762F" w:rsidRDefault="00D0762F">
            <w:r w:rsidRPr="00D0762F">
              <w:t>Mobile</w:t>
            </w:r>
          </w:p>
        </w:tc>
        <w:tc>
          <w:tcPr>
            <w:tcW w:w="1366" w:type="dxa"/>
            <w:noWrap/>
            <w:hideMark/>
          </w:tcPr>
          <w:p w14:paraId="1341B460" w14:textId="77777777" w:rsidR="00D0762F" w:rsidRPr="00D0762F" w:rsidRDefault="00D0762F">
            <w:r w:rsidRPr="00D0762F">
              <w:t>App Mobile</w:t>
            </w:r>
          </w:p>
        </w:tc>
        <w:tc>
          <w:tcPr>
            <w:tcW w:w="1617" w:type="dxa"/>
            <w:noWrap/>
            <w:hideMark/>
          </w:tcPr>
          <w:p w14:paraId="5AB176D4" w14:textId="77777777" w:rsidR="00D0762F" w:rsidRPr="00D0762F" w:rsidRDefault="00D0762F">
            <w:r w:rsidRPr="00D0762F">
              <w:t>3</w:t>
            </w:r>
          </w:p>
        </w:tc>
      </w:tr>
      <w:tr w:rsidR="00D0762F" w:rsidRPr="00D0762F" w14:paraId="6A83D3C6" w14:textId="77777777" w:rsidTr="00CA5128">
        <w:trPr>
          <w:trHeight w:val="292"/>
        </w:trPr>
        <w:tc>
          <w:tcPr>
            <w:tcW w:w="5301" w:type="dxa"/>
            <w:noWrap/>
            <w:hideMark/>
          </w:tcPr>
          <w:p w14:paraId="5EBA9EAD" w14:textId="77777777" w:rsidR="00D0762F" w:rsidRPr="00D0762F" w:rsidRDefault="00D0762F">
            <w:r w:rsidRPr="00D0762F">
              <w:t>App - Prodotto Conto Teen</w:t>
            </w:r>
          </w:p>
        </w:tc>
        <w:tc>
          <w:tcPr>
            <w:tcW w:w="1344" w:type="dxa"/>
            <w:noWrap/>
            <w:hideMark/>
          </w:tcPr>
          <w:p w14:paraId="386635D4" w14:textId="77777777" w:rsidR="00D0762F" w:rsidRPr="00D0762F" w:rsidRDefault="00D0762F">
            <w:r w:rsidRPr="00D0762F">
              <w:t>Mobile</w:t>
            </w:r>
          </w:p>
        </w:tc>
        <w:tc>
          <w:tcPr>
            <w:tcW w:w="1366" w:type="dxa"/>
            <w:noWrap/>
            <w:hideMark/>
          </w:tcPr>
          <w:p w14:paraId="442BDDD5" w14:textId="77777777" w:rsidR="00D0762F" w:rsidRPr="00D0762F" w:rsidRDefault="00D0762F">
            <w:r w:rsidRPr="00D0762F">
              <w:t>App Mobile</w:t>
            </w:r>
          </w:p>
        </w:tc>
        <w:tc>
          <w:tcPr>
            <w:tcW w:w="1617" w:type="dxa"/>
            <w:noWrap/>
            <w:hideMark/>
          </w:tcPr>
          <w:p w14:paraId="61EA09B8" w14:textId="77777777" w:rsidR="00D0762F" w:rsidRPr="00D0762F" w:rsidRDefault="00D0762F">
            <w:r w:rsidRPr="00D0762F">
              <w:t>3</w:t>
            </w:r>
          </w:p>
        </w:tc>
      </w:tr>
      <w:tr w:rsidR="00D0762F" w:rsidRPr="00D0762F" w14:paraId="1176E273" w14:textId="77777777" w:rsidTr="00CA5128">
        <w:trPr>
          <w:trHeight w:val="292"/>
        </w:trPr>
        <w:tc>
          <w:tcPr>
            <w:tcW w:w="5301" w:type="dxa"/>
            <w:noWrap/>
            <w:hideMark/>
          </w:tcPr>
          <w:p w14:paraId="5E603D67" w14:textId="77777777" w:rsidR="00D0762F" w:rsidRPr="00D0762F" w:rsidRDefault="00D0762F">
            <w:r w:rsidRPr="00D0762F">
              <w:t>App - Prodotto Dossier Titoli</w:t>
            </w:r>
          </w:p>
        </w:tc>
        <w:tc>
          <w:tcPr>
            <w:tcW w:w="1344" w:type="dxa"/>
            <w:noWrap/>
            <w:hideMark/>
          </w:tcPr>
          <w:p w14:paraId="2D207688" w14:textId="77777777" w:rsidR="00D0762F" w:rsidRPr="00D0762F" w:rsidRDefault="00D0762F">
            <w:r w:rsidRPr="00D0762F">
              <w:t>Mobile</w:t>
            </w:r>
          </w:p>
        </w:tc>
        <w:tc>
          <w:tcPr>
            <w:tcW w:w="1366" w:type="dxa"/>
            <w:noWrap/>
            <w:hideMark/>
          </w:tcPr>
          <w:p w14:paraId="516FF847" w14:textId="77777777" w:rsidR="00D0762F" w:rsidRPr="00D0762F" w:rsidRDefault="00D0762F">
            <w:r w:rsidRPr="00D0762F">
              <w:t>App Mobile</w:t>
            </w:r>
          </w:p>
        </w:tc>
        <w:tc>
          <w:tcPr>
            <w:tcW w:w="1617" w:type="dxa"/>
            <w:noWrap/>
            <w:hideMark/>
          </w:tcPr>
          <w:p w14:paraId="4F949076" w14:textId="77777777" w:rsidR="00D0762F" w:rsidRPr="00D0762F" w:rsidRDefault="00D0762F">
            <w:r w:rsidRPr="00D0762F">
              <w:t>3</w:t>
            </w:r>
          </w:p>
        </w:tc>
      </w:tr>
      <w:tr w:rsidR="00D0762F" w:rsidRPr="00D0762F" w14:paraId="537B9169" w14:textId="77777777" w:rsidTr="00CA5128">
        <w:trPr>
          <w:trHeight w:val="292"/>
        </w:trPr>
        <w:tc>
          <w:tcPr>
            <w:tcW w:w="5301" w:type="dxa"/>
            <w:noWrap/>
            <w:hideMark/>
          </w:tcPr>
          <w:p w14:paraId="18DA189E" w14:textId="77777777" w:rsidR="00D0762F" w:rsidRPr="00D0762F" w:rsidRDefault="00D0762F">
            <w:r w:rsidRPr="00D0762F">
              <w:t>App - Prodotto Polizza Auto</w:t>
            </w:r>
          </w:p>
        </w:tc>
        <w:tc>
          <w:tcPr>
            <w:tcW w:w="1344" w:type="dxa"/>
            <w:noWrap/>
            <w:hideMark/>
          </w:tcPr>
          <w:p w14:paraId="01EF19C7" w14:textId="77777777" w:rsidR="00D0762F" w:rsidRPr="00D0762F" w:rsidRDefault="00D0762F">
            <w:r w:rsidRPr="00D0762F">
              <w:t>Mobile</w:t>
            </w:r>
          </w:p>
        </w:tc>
        <w:tc>
          <w:tcPr>
            <w:tcW w:w="1366" w:type="dxa"/>
            <w:noWrap/>
            <w:hideMark/>
          </w:tcPr>
          <w:p w14:paraId="4CBC997F" w14:textId="77777777" w:rsidR="00D0762F" w:rsidRPr="00D0762F" w:rsidRDefault="00D0762F">
            <w:r w:rsidRPr="00D0762F">
              <w:t>App Mobile</w:t>
            </w:r>
          </w:p>
        </w:tc>
        <w:tc>
          <w:tcPr>
            <w:tcW w:w="1617" w:type="dxa"/>
            <w:noWrap/>
            <w:hideMark/>
          </w:tcPr>
          <w:p w14:paraId="7A596B70" w14:textId="77777777" w:rsidR="00D0762F" w:rsidRPr="00D0762F" w:rsidRDefault="00D0762F">
            <w:r w:rsidRPr="00D0762F">
              <w:t>3</w:t>
            </w:r>
          </w:p>
        </w:tc>
      </w:tr>
      <w:tr w:rsidR="00D0762F" w:rsidRPr="00D0762F" w14:paraId="25E44285" w14:textId="77777777" w:rsidTr="00CA5128">
        <w:trPr>
          <w:trHeight w:val="292"/>
        </w:trPr>
        <w:tc>
          <w:tcPr>
            <w:tcW w:w="5301" w:type="dxa"/>
            <w:noWrap/>
            <w:hideMark/>
          </w:tcPr>
          <w:p w14:paraId="46864E5F" w14:textId="77777777" w:rsidR="00D0762F" w:rsidRPr="00D0762F" w:rsidRDefault="00D0762F">
            <w:r w:rsidRPr="00D0762F">
              <w:t>App - Prodotto Polizza Casa</w:t>
            </w:r>
          </w:p>
        </w:tc>
        <w:tc>
          <w:tcPr>
            <w:tcW w:w="1344" w:type="dxa"/>
            <w:noWrap/>
            <w:hideMark/>
          </w:tcPr>
          <w:p w14:paraId="29797B90" w14:textId="77777777" w:rsidR="00D0762F" w:rsidRPr="00D0762F" w:rsidRDefault="00D0762F">
            <w:r w:rsidRPr="00D0762F">
              <w:t>Mobile</w:t>
            </w:r>
          </w:p>
        </w:tc>
        <w:tc>
          <w:tcPr>
            <w:tcW w:w="1366" w:type="dxa"/>
            <w:noWrap/>
            <w:hideMark/>
          </w:tcPr>
          <w:p w14:paraId="3486101D" w14:textId="77777777" w:rsidR="00D0762F" w:rsidRPr="00D0762F" w:rsidRDefault="00D0762F">
            <w:r w:rsidRPr="00D0762F">
              <w:t>App Mobile</w:t>
            </w:r>
          </w:p>
        </w:tc>
        <w:tc>
          <w:tcPr>
            <w:tcW w:w="1617" w:type="dxa"/>
            <w:noWrap/>
            <w:hideMark/>
          </w:tcPr>
          <w:p w14:paraId="16250958" w14:textId="77777777" w:rsidR="00D0762F" w:rsidRPr="00D0762F" w:rsidRDefault="00D0762F">
            <w:r w:rsidRPr="00D0762F">
              <w:t>3</w:t>
            </w:r>
          </w:p>
        </w:tc>
      </w:tr>
      <w:tr w:rsidR="00D0762F" w:rsidRPr="00D0762F" w14:paraId="59C8120F" w14:textId="77777777" w:rsidTr="00CA5128">
        <w:trPr>
          <w:trHeight w:val="292"/>
        </w:trPr>
        <w:tc>
          <w:tcPr>
            <w:tcW w:w="5301" w:type="dxa"/>
            <w:noWrap/>
            <w:hideMark/>
          </w:tcPr>
          <w:p w14:paraId="40D8C215" w14:textId="77777777" w:rsidR="00D0762F" w:rsidRPr="00D0762F" w:rsidRDefault="00D0762F">
            <w:r w:rsidRPr="00D0762F">
              <w:t>App - Prodotto Polizza Infortuni</w:t>
            </w:r>
          </w:p>
        </w:tc>
        <w:tc>
          <w:tcPr>
            <w:tcW w:w="1344" w:type="dxa"/>
            <w:noWrap/>
            <w:hideMark/>
          </w:tcPr>
          <w:p w14:paraId="569A6A55" w14:textId="77777777" w:rsidR="00D0762F" w:rsidRPr="00D0762F" w:rsidRDefault="00D0762F">
            <w:r w:rsidRPr="00D0762F">
              <w:t>Mobile</w:t>
            </w:r>
          </w:p>
        </w:tc>
        <w:tc>
          <w:tcPr>
            <w:tcW w:w="1366" w:type="dxa"/>
            <w:noWrap/>
            <w:hideMark/>
          </w:tcPr>
          <w:p w14:paraId="7CEE1C63" w14:textId="77777777" w:rsidR="00D0762F" w:rsidRPr="00D0762F" w:rsidRDefault="00D0762F">
            <w:r w:rsidRPr="00D0762F">
              <w:t>App Mobile</w:t>
            </w:r>
          </w:p>
        </w:tc>
        <w:tc>
          <w:tcPr>
            <w:tcW w:w="1617" w:type="dxa"/>
            <w:noWrap/>
            <w:hideMark/>
          </w:tcPr>
          <w:p w14:paraId="55C3F62D" w14:textId="77777777" w:rsidR="00D0762F" w:rsidRPr="00D0762F" w:rsidRDefault="00D0762F">
            <w:r w:rsidRPr="00D0762F">
              <w:t>3</w:t>
            </w:r>
          </w:p>
        </w:tc>
      </w:tr>
      <w:tr w:rsidR="00D0762F" w:rsidRPr="00D0762F" w14:paraId="7BC5C287" w14:textId="77777777" w:rsidTr="00CA5128">
        <w:trPr>
          <w:trHeight w:val="292"/>
        </w:trPr>
        <w:tc>
          <w:tcPr>
            <w:tcW w:w="5301" w:type="dxa"/>
            <w:noWrap/>
            <w:hideMark/>
          </w:tcPr>
          <w:p w14:paraId="6B69B0FF" w14:textId="77777777" w:rsidR="00D0762F" w:rsidRPr="00D0762F" w:rsidRDefault="00D0762F">
            <w:pPr>
              <w:rPr>
                <w:lang w:val="it-IT"/>
              </w:rPr>
            </w:pPr>
            <w:r w:rsidRPr="00D0762F">
              <w:rPr>
                <w:lang w:val="it-IT"/>
              </w:rPr>
              <w:t>App - Prodotto Polizza Mezzi di Pagamento</w:t>
            </w:r>
          </w:p>
        </w:tc>
        <w:tc>
          <w:tcPr>
            <w:tcW w:w="1344" w:type="dxa"/>
            <w:noWrap/>
            <w:hideMark/>
          </w:tcPr>
          <w:p w14:paraId="50B827E3" w14:textId="77777777" w:rsidR="00D0762F" w:rsidRPr="00D0762F" w:rsidRDefault="00D0762F">
            <w:r w:rsidRPr="00D0762F">
              <w:t>Mobile</w:t>
            </w:r>
          </w:p>
        </w:tc>
        <w:tc>
          <w:tcPr>
            <w:tcW w:w="1366" w:type="dxa"/>
            <w:noWrap/>
            <w:hideMark/>
          </w:tcPr>
          <w:p w14:paraId="43DF160B" w14:textId="77777777" w:rsidR="00D0762F" w:rsidRPr="00D0762F" w:rsidRDefault="00D0762F">
            <w:r w:rsidRPr="00D0762F">
              <w:t>App Mobile</w:t>
            </w:r>
          </w:p>
        </w:tc>
        <w:tc>
          <w:tcPr>
            <w:tcW w:w="1617" w:type="dxa"/>
            <w:noWrap/>
            <w:hideMark/>
          </w:tcPr>
          <w:p w14:paraId="605D7105" w14:textId="77777777" w:rsidR="00D0762F" w:rsidRPr="00D0762F" w:rsidRDefault="00D0762F">
            <w:r w:rsidRPr="00D0762F">
              <w:t>3</w:t>
            </w:r>
          </w:p>
        </w:tc>
      </w:tr>
      <w:tr w:rsidR="00D0762F" w:rsidRPr="00D0762F" w14:paraId="3162E207" w14:textId="77777777" w:rsidTr="00CA5128">
        <w:trPr>
          <w:trHeight w:val="292"/>
        </w:trPr>
        <w:tc>
          <w:tcPr>
            <w:tcW w:w="5301" w:type="dxa"/>
            <w:noWrap/>
            <w:hideMark/>
          </w:tcPr>
          <w:p w14:paraId="6CC49C97" w14:textId="77777777" w:rsidR="00D0762F" w:rsidRPr="00D0762F" w:rsidRDefault="00D0762F">
            <w:r w:rsidRPr="00D0762F">
              <w:t>App - Prodotto Polizza Mobile</w:t>
            </w:r>
          </w:p>
        </w:tc>
        <w:tc>
          <w:tcPr>
            <w:tcW w:w="1344" w:type="dxa"/>
            <w:noWrap/>
            <w:hideMark/>
          </w:tcPr>
          <w:p w14:paraId="4DB84E42" w14:textId="77777777" w:rsidR="00D0762F" w:rsidRPr="00D0762F" w:rsidRDefault="00D0762F">
            <w:r w:rsidRPr="00D0762F">
              <w:t>Mobile</w:t>
            </w:r>
          </w:p>
        </w:tc>
        <w:tc>
          <w:tcPr>
            <w:tcW w:w="1366" w:type="dxa"/>
            <w:noWrap/>
            <w:hideMark/>
          </w:tcPr>
          <w:p w14:paraId="329F0821" w14:textId="77777777" w:rsidR="00D0762F" w:rsidRPr="00D0762F" w:rsidRDefault="00D0762F">
            <w:r w:rsidRPr="00D0762F">
              <w:t>App Mobile</w:t>
            </w:r>
          </w:p>
        </w:tc>
        <w:tc>
          <w:tcPr>
            <w:tcW w:w="1617" w:type="dxa"/>
            <w:noWrap/>
            <w:hideMark/>
          </w:tcPr>
          <w:p w14:paraId="1A079EC6" w14:textId="77777777" w:rsidR="00D0762F" w:rsidRPr="00D0762F" w:rsidRDefault="00D0762F">
            <w:r w:rsidRPr="00D0762F">
              <w:t>3</w:t>
            </w:r>
          </w:p>
        </w:tc>
      </w:tr>
      <w:tr w:rsidR="00D0762F" w:rsidRPr="00D0762F" w14:paraId="3C0CEC9F" w14:textId="77777777" w:rsidTr="00CA5128">
        <w:trPr>
          <w:trHeight w:val="292"/>
        </w:trPr>
        <w:tc>
          <w:tcPr>
            <w:tcW w:w="5301" w:type="dxa"/>
            <w:noWrap/>
            <w:hideMark/>
          </w:tcPr>
          <w:p w14:paraId="3986070D" w14:textId="77777777" w:rsidR="00D0762F" w:rsidRPr="00D0762F" w:rsidRDefault="00D0762F">
            <w:r w:rsidRPr="00D0762F">
              <w:t>App - Prodotto Polizza Salute</w:t>
            </w:r>
          </w:p>
        </w:tc>
        <w:tc>
          <w:tcPr>
            <w:tcW w:w="1344" w:type="dxa"/>
            <w:noWrap/>
            <w:hideMark/>
          </w:tcPr>
          <w:p w14:paraId="65C955C3" w14:textId="77777777" w:rsidR="00D0762F" w:rsidRPr="00D0762F" w:rsidRDefault="00D0762F">
            <w:r w:rsidRPr="00D0762F">
              <w:t>Mobile</w:t>
            </w:r>
          </w:p>
        </w:tc>
        <w:tc>
          <w:tcPr>
            <w:tcW w:w="1366" w:type="dxa"/>
            <w:noWrap/>
            <w:hideMark/>
          </w:tcPr>
          <w:p w14:paraId="77EC0416" w14:textId="77777777" w:rsidR="00D0762F" w:rsidRPr="00D0762F" w:rsidRDefault="00D0762F">
            <w:r w:rsidRPr="00D0762F">
              <w:t>App Mobile</w:t>
            </w:r>
          </w:p>
        </w:tc>
        <w:tc>
          <w:tcPr>
            <w:tcW w:w="1617" w:type="dxa"/>
            <w:noWrap/>
            <w:hideMark/>
          </w:tcPr>
          <w:p w14:paraId="3465AF90" w14:textId="77777777" w:rsidR="00D0762F" w:rsidRPr="00D0762F" w:rsidRDefault="00D0762F">
            <w:r w:rsidRPr="00D0762F">
              <w:t>3</w:t>
            </w:r>
          </w:p>
        </w:tc>
      </w:tr>
      <w:tr w:rsidR="00D0762F" w:rsidRPr="00D0762F" w14:paraId="344D0DD2" w14:textId="77777777" w:rsidTr="00CA5128">
        <w:trPr>
          <w:trHeight w:val="292"/>
        </w:trPr>
        <w:tc>
          <w:tcPr>
            <w:tcW w:w="5301" w:type="dxa"/>
            <w:noWrap/>
            <w:hideMark/>
          </w:tcPr>
          <w:p w14:paraId="56DE6A46" w14:textId="77777777" w:rsidR="00D0762F" w:rsidRPr="00D0762F" w:rsidRDefault="00D0762F">
            <w:pPr>
              <w:rPr>
                <w:lang w:val="it-IT"/>
              </w:rPr>
            </w:pPr>
            <w:r w:rsidRPr="00D0762F">
              <w:rPr>
                <w:lang w:val="it-IT"/>
              </w:rPr>
              <w:t>App - Prodotto Seconda Pensione Amundi</w:t>
            </w:r>
          </w:p>
        </w:tc>
        <w:tc>
          <w:tcPr>
            <w:tcW w:w="1344" w:type="dxa"/>
            <w:noWrap/>
            <w:hideMark/>
          </w:tcPr>
          <w:p w14:paraId="2D9FE974" w14:textId="77777777" w:rsidR="00D0762F" w:rsidRPr="00D0762F" w:rsidRDefault="00D0762F">
            <w:r w:rsidRPr="00D0762F">
              <w:t>Mobile</w:t>
            </w:r>
          </w:p>
        </w:tc>
        <w:tc>
          <w:tcPr>
            <w:tcW w:w="1366" w:type="dxa"/>
            <w:noWrap/>
            <w:hideMark/>
          </w:tcPr>
          <w:p w14:paraId="6ACBE1CD" w14:textId="77777777" w:rsidR="00D0762F" w:rsidRPr="00D0762F" w:rsidRDefault="00D0762F">
            <w:r w:rsidRPr="00D0762F">
              <w:t>App Mobile</w:t>
            </w:r>
          </w:p>
        </w:tc>
        <w:tc>
          <w:tcPr>
            <w:tcW w:w="1617" w:type="dxa"/>
            <w:noWrap/>
            <w:hideMark/>
          </w:tcPr>
          <w:p w14:paraId="2AA26D6F" w14:textId="77777777" w:rsidR="00D0762F" w:rsidRPr="00D0762F" w:rsidRDefault="00D0762F">
            <w:r w:rsidRPr="00D0762F">
              <w:t>3</w:t>
            </w:r>
          </w:p>
        </w:tc>
      </w:tr>
      <w:tr w:rsidR="00D0762F" w:rsidRPr="00D0762F" w14:paraId="39A9C80F" w14:textId="77777777" w:rsidTr="00CA5128">
        <w:trPr>
          <w:trHeight w:val="292"/>
        </w:trPr>
        <w:tc>
          <w:tcPr>
            <w:tcW w:w="5301" w:type="dxa"/>
            <w:noWrap/>
            <w:hideMark/>
          </w:tcPr>
          <w:p w14:paraId="0B180A9B" w14:textId="77777777" w:rsidR="00D0762F" w:rsidRPr="00D0762F" w:rsidRDefault="00D0762F">
            <w:r w:rsidRPr="00D0762F">
              <w:t>App - Protezione Guida 2 Ruote</w:t>
            </w:r>
          </w:p>
        </w:tc>
        <w:tc>
          <w:tcPr>
            <w:tcW w:w="1344" w:type="dxa"/>
            <w:noWrap/>
            <w:hideMark/>
          </w:tcPr>
          <w:p w14:paraId="345BA391" w14:textId="77777777" w:rsidR="00D0762F" w:rsidRPr="00D0762F" w:rsidRDefault="00D0762F">
            <w:r w:rsidRPr="00D0762F">
              <w:t>Mobile</w:t>
            </w:r>
          </w:p>
        </w:tc>
        <w:tc>
          <w:tcPr>
            <w:tcW w:w="1366" w:type="dxa"/>
            <w:noWrap/>
            <w:hideMark/>
          </w:tcPr>
          <w:p w14:paraId="3A9EC18D" w14:textId="77777777" w:rsidR="00D0762F" w:rsidRPr="00D0762F" w:rsidRDefault="00D0762F">
            <w:r w:rsidRPr="00D0762F">
              <w:t>App Mobile</w:t>
            </w:r>
          </w:p>
        </w:tc>
        <w:tc>
          <w:tcPr>
            <w:tcW w:w="1617" w:type="dxa"/>
            <w:noWrap/>
            <w:hideMark/>
          </w:tcPr>
          <w:p w14:paraId="777409D2" w14:textId="77777777" w:rsidR="00D0762F" w:rsidRPr="00D0762F" w:rsidRDefault="00D0762F">
            <w:r w:rsidRPr="00D0762F">
              <w:t>3</w:t>
            </w:r>
          </w:p>
        </w:tc>
      </w:tr>
      <w:tr w:rsidR="00D0762F" w:rsidRPr="00D0762F" w14:paraId="109FD001" w14:textId="77777777" w:rsidTr="00CA5128">
        <w:trPr>
          <w:trHeight w:val="292"/>
        </w:trPr>
        <w:tc>
          <w:tcPr>
            <w:tcW w:w="5301" w:type="dxa"/>
            <w:noWrap/>
            <w:hideMark/>
          </w:tcPr>
          <w:p w14:paraId="416CAA36" w14:textId="77777777" w:rsidR="00D0762F" w:rsidRPr="00D0762F" w:rsidRDefault="00D0762F">
            <w:r w:rsidRPr="00D0762F">
              <w:t>App - Protezione Piccola Impresa</w:t>
            </w:r>
          </w:p>
        </w:tc>
        <w:tc>
          <w:tcPr>
            <w:tcW w:w="1344" w:type="dxa"/>
            <w:noWrap/>
            <w:hideMark/>
          </w:tcPr>
          <w:p w14:paraId="00CAAD64" w14:textId="77777777" w:rsidR="00D0762F" w:rsidRPr="00D0762F" w:rsidRDefault="00D0762F">
            <w:r w:rsidRPr="00D0762F">
              <w:t>Mobile</w:t>
            </w:r>
          </w:p>
        </w:tc>
        <w:tc>
          <w:tcPr>
            <w:tcW w:w="1366" w:type="dxa"/>
            <w:noWrap/>
            <w:hideMark/>
          </w:tcPr>
          <w:p w14:paraId="7A6A8BA6" w14:textId="77777777" w:rsidR="00D0762F" w:rsidRPr="00D0762F" w:rsidRDefault="00D0762F">
            <w:r w:rsidRPr="00D0762F">
              <w:t>App Mobile</w:t>
            </w:r>
          </w:p>
        </w:tc>
        <w:tc>
          <w:tcPr>
            <w:tcW w:w="1617" w:type="dxa"/>
            <w:noWrap/>
            <w:hideMark/>
          </w:tcPr>
          <w:p w14:paraId="647C5398" w14:textId="77777777" w:rsidR="00D0762F" w:rsidRPr="00D0762F" w:rsidRDefault="00D0762F">
            <w:r w:rsidRPr="00D0762F">
              <w:t>3</w:t>
            </w:r>
          </w:p>
        </w:tc>
      </w:tr>
      <w:tr w:rsidR="00D0762F" w:rsidRPr="00D0762F" w14:paraId="5BBCE30C" w14:textId="77777777" w:rsidTr="00CA5128">
        <w:trPr>
          <w:trHeight w:val="292"/>
        </w:trPr>
        <w:tc>
          <w:tcPr>
            <w:tcW w:w="5301" w:type="dxa"/>
            <w:noWrap/>
            <w:hideMark/>
          </w:tcPr>
          <w:p w14:paraId="5DFB6B69" w14:textId="77777777" w:rsidR="00D0762F" w:rsidRPr="00D0762F" w:rsidRDefault="00D0762F">
            <w:r w:rsidRPr="00D0762F">
              <w:t>App - Simulatore Agos</w:t>
            </w:r>
          </w:p>
        </w:tc>
        <w:tc>
          <w:tcPr>
            <w:tcW w:w="1344" w:type="dxa"/>
            <w:noWrap/>
            <w:hideMark/>
          </w:tcPr>
          <w:p w14:paraId="11548C11" w14:textId="77777777" w:rsidR="00D0762F" w:rsidRPr="00D0762F" w:rsidRDefault="00D0762F">
            <w:r w:rsidRPr="00D0762F">
              <w:t>Mobile</w:t>
            </w:r>
          </w:p>
        </w:tc>
        <w:tc>
          <w:tcPr>
            <w:tcW w:w="1366" w:type="dxa"/>
            <w:noWrap/>
            <w:hideMark/>
          </w:tcPr>
          <w:p w14:paraId="738E1162" w14:textId="77777777" w:rsidR="00D0762F" w:rsidRPr="00D0762F" w:rsidRDefault="00D0762F">
            <w:r w:rsidRPr="00D0762F">
              <w:t>App Mobile</w:t>
            </w:r>
          </w:p>
        </w:tc>
        <w:tc>
          <w:tcPr>
            <w:tcW w:w="1617" w:type="dxa"/>
            <w:noWrap/>
            <w:hideMark/>
          </w:tcPr>
          <w:p w14:paraId="2C3DD90F" w14:textId="77777777" w:rsidR="00D0762F" w:rsidRPr="00D0762F" w:rsidRDefault="00D0762F">
            <w:r w:rsidRPr="00D0762F">
              <w:t>3</w:t>
            </w:r>
          </w:p>
        </w:tc>
      </w:tr>
      <w:tr w:rsidR="00D0762F" w:rsidRPr="00D0762F" w14:paraId="4CECFD4F" w14:textId="77777777" w:rsidTr="00CA5128">
        <w:trPr>
          <w:trHeight w:val="292"/>
        </w:trPr>
        <w:tc>
          <w:tcPr>
            <w:tcW w:w="5301" w:type="dxa"/>
            <w:noWrap/>
            <w:hideMark/>
          </w:tcPr>
          <w:p w14:paraId="785F31F3" w14:textId="77777777" w:rsidR="00D0762F" w:rsidRPr="00D0762F" w:rsidRDefault="00D0762F">
            <w:r w:rsidRPr="00D0762F">
              <w:t>App - Simulatore Agos Green Bees</w:t>
            </w:r>
          </w:p>
        </w:tc>
        <w:tc>
          <w:tcPr>
            <w:tcW w:w="1344" w:type="dxa"/>
            <w:noWrap/>
            <w:hideMark/>
          </w:tcPr>
          <w:p w14:paraId="770C3B5F" w14:textId="77777777" w:rsidR="00D0762F" w:rsidRPr="00D0762F" w:rsidRDefault="00D0762F">
            <w:r w:rsidRPr="00D0762F">
              <w:t>Mobile</w:t>
            </w:r>
          </w:p>
        </w:tc>
        <w:tc>
          <w:tcPr>
            <w:tcW w:w="1366" w:type="dxa"/>
            <w:noWrap/>
            <w:hideMark/>
          </w:tcPr>
          <w:p w14:paraId="2B4EB4B5" w14:textId="77777777" w:rsidR="00D0762F" w:rsidRPr="00D0762F" w:rsidRDefault="00D0762F">
            <w:r w:rsidRPr="00D0762F">
              <w:t>App Mobile</w:t>
            </w:r>
          </w:p>
        </w:tc>
        <w:tc>
          <w:tcPr>
            <w:tcW w:w="1617" w:type="dxa"/>
            <w:noWrap/>
            <w:hideMark/>
          </w:tcPr>
          <w:p w14:paraId="05774DB6" w14:textId="77777777" w:rsidR="00D0762F" w:rsidRPr="00D0762F" w:rsidRDefault="00D0762F">
            <w:r w:rsidRPr="00D0762F">
              <w:t>3</w:t>
            </w:r>
          </w:p>
        </w:tc>
      </w:tr>
      <w:tr w:rsidR="00D0762F" w:rsidRPr="00D0762F" w14:paraId="034F8B59" w14:textId="77777777" w:rsidTr="00CA5128">
        <w:trPr>
          <w:trHeight w:val="292"/>
        </w:trPr>
        <w:tc>
          <w:tcPr>
            <w:tcW w:w="5301" w:type="dxa"/>
            <w:noWrap/>
            <w:hideMark/>
          </w:tcPr>
          <w:p w14:paraId="3ABE9066" w14:textId="77777777" w:rsidR="00D0762F" w:rsidRPr="00D0762F" w:rsidRDefault="00D0762F">
            <w:r w:rsidRPr="00D0762F">
              <w:t>App - Simulatore Carte PMI</w:t>
            </w:r>
          </w:p>
        </w:tc>
        <w:tc>
          <w:tcPr>
            <w:tcW w:w="1344" w:type="dxa"/>
            <w:noWrap/>
            <w:hideMark/>
          </w:tcPr>
          <w:p w14:paraId="3BB66495" w14:textId="77777777" w:rsidR="00D0762F" w:rsidRPr="00D0762F" w:rsidRDefault="00D0762F">
            <w:r w:rsidRPr="00D0762F">
              <w:t>Mobile</w:t>
            </w:r>
          </w:p>
        </w:tc>
        <w:tc>
          <w:tcPr>
            <w:tcW w:w="1366" w:type="dxa"/>
            <w:noWrap/>
            <w:hideMark/>
          </w:tcPr>
          <w:p w14:paraId="5F3D8590" w14:textId="77777777" w:rsidR="00D0762F" w:rsidRPr="00D0762F" w:rsidRDefault="00D0762F">
            <w:r w:rsidRPr="00D0762F">
              <w:t>App Mobile</w:t>
            </w:r>
          </w:p>
        </w:tc>
        <w:tc>
          <w:tcPr>
            <w:tcW w:w="1617" w:type="dxa"/>
            <w:noWrap/>
            <w:hideMark/>
          </w:tcPr>
          <w:p w14:paraId="5639D28F" w14:textId="77777777" w:rsidR="00D0762F" w:rsidRPr="00D0762F" w:rsidRDefault="00D0762F">
            <w:r w:rsidRPr="00D0762F">
              <w:t>3</w:t>
            </w:r>
          </w:p>
        </w:tc>
      </w:tr>
      <w:tr w:rsidR="00D0762F" w:rsidRPr="00D0762F" w14:paraId="2A78C77E" w14:textId="77777777" w:rsidTr="00CA5128">
        <w:trPr>
          <w:trHeight w:val="292"/>
        </w:trPr>
        <w:tc>
          <w:tcPr>
            <w:tcW w:w="5301" w:type="dxa"/>
            <w:noWrap/>
            <w:hideMark/>
          </w:tcPr>
          <w:p w14:paraId="1DA18F2E" w14:textId="77777777" w:rsidR="00D0762F" w:rsidRPr="00D0762F" w:rsidRDefault="00D0762F">
            <w:r w:rsidRPr="00D0762F">
              <w:t>App - Simulatore Carte Privati</w:t>
            </w:r>
          </w:p>
        </w:tc>
        <w:tc>
          <w:tcPr>
            <w:tcW w:w="1344" w:type="dxa"/>
            <w:noWrap/>
            <w:hideMark/>
          </w:tcPr>
          <w:p w14:paraId="59FE93E1" w14:textId="77777777" w:rsidR="00D0762F" w:rsidRPr="00D0762F" w:rsidRDefault="00D0762F">
            <w:r w:rsidRPr="00D0762F">
              <w:t>Mobile</w:t>
            </w:r>
          </w:p>
        </w:tc>
        <w:tc>
          <w:tcPr>
            <w:tcW w:w="1366" w:type="dxa"/>
            <w:noWrap/>
            <w:hideMark/>
          </w:tcPr>
          <w:p w14:paraId="167C0A1D" w14:textId="77777777" w:rsidR="00D0762F" w:rsidRPr="00D0762F" w:rsidRDefault="00D0762F">
            <w:r w:rsidRPr="00D0762F">
              <w:t>App Mobile</w:t>
            </w:r>
          </w:p>
        </w:tc>
        <w:tc>
          <w:tcPr>
            <w:tcW w:w="1617" w:type="dxa"/>
            <w:noWrap/>
            <w:hideMark/>
          </w:tcPr>
          <w:p w14:paraId="2F9CB92D" w14:textId="77777777" w:rsidR="00D0762F" w:rsidRPr="00D0762F" w:rsidRDefault="00D0762F">
            <w:r w:rsidRPr="00D0762F">
              <w:t>3</w:t>
            </w:r>
          </w:p>
        </w:tc>
      </w:tr>
      <w:tr w:rsidR="00D0762F" w:rsidRPr="00D0762F" w14:paraId="7C6BB771" w14:textId="77777777" w:rsidTr="00CA5128">
        <w:trPr>
          <w:trHeight w:val="292"/>
        </w:trPr>
        <w:tc>
          <w:tcPr>
            <w:tcW w:w="5301" w:type="dxa"/>
            <w:noWrap/>
            <w:hideMark/>
          </w:tcPr>
          <w:p w14:paraId="768A05EF" w14:textId="77777777" w:rsidR="00D0762F" w:rsidRPr="00D0762F" w:rsidRDefault="00D0762F">
            <w:pPr>
              <w:rPr>
                <w:lang w:val="it-IT"/>
              </w:rPr>
            </w:pPr>
            <w:r w:rsidRPr="00D0762F">
              <w:rPr>
                <w:lang w:val="it-IT"/>
              </w:rPr>
              <w:t>App - Simulatore Garage Protezione Guida</w:t>
            </w:r>
          </w:p>
        </w:tc>
        <w:tc>
          <w:tcPr>
            <w:tcW w:w="1344" w:type="dxa"/>
            <w:noWrap/>
            <w:hideMark/>
          </w:tcPr>
          <w:p w14:paraId="2812A7DF" w14:textId="77777777" w:rsidR="00D0762F" w:rsidRPr="00D0762F" w:rsidRDefault="00D0762F">
            <w:r w:rsidRPr="00D0762F">
              <w:t>Mobile</w:t>
            </w:r>
          </w:p>
        </w:tc>
        <w:tc>
          <w:tcPr>
            <w:tcW w:w="1366" w:type="dxa"/>
            <w:noWrap/>
            <w:hideMark/>
          </w:tcPr>
          <w:p w14:paraId="6EBEEE33" w14:textId="77777777" w:rsidR="00D0762F" w:rsidRPr="00D0762F" w:rsidRDefault="00D0762F">
            <w:r w:rsidRPr="00D0762F">
              <w:t>App Mobile</w:t>
            </w:r>
          </w:p>
        </w:tc>
        <w:tc>
          <w:tcPr>
            <w:tcW w:w="1617" w:type="dxa"/>
            <w:noWrap/>
            <w:hideMark/>
          </w:tcPr>
          <w:p w14:paraId="2DC512B7" w14:textId="77777777" w:rsidR="00D0762F" w:rsidRPr="00D0762F" w:rsidRDefault="00D0762F">
            <w:r w:rsidRPr="00D0762F">
              <w:t>3</w:t>
            </w:r>
          </w:p>
        </w:tc>
      </w:tr>
      <w:tr w:rsidR="00D0762F" w:rsidRPr="00D0762F" w14:paraId="45DDE463" w14:textId="77777777" w:rsidTr="00CA5128">
        <w:trPr>
          <w:trHeight w:val="292"/>
        </w:trPr>
        <w:tc>
          <w:tcPr>
            <w:tcW w:w="5301" w:type="dxa"/>
            <w:noWrap/>
            <w:hideMark/>
          </w:tcPr>
          <w:p w14:paraId="4B695666" w14:textId="77777777" w:rsidR="00D0762F" w:rsidRPr="00D0762F" w:rsidRDefault="00D0762F">
            <w:pPr>
              <w:rPr>
                <w:lang w:val="it-IT"/>
              </w:rPr>
            </w:pPr>
            <w:r w:rsidRPr="00D0762F">
              <w:rPr>
                <w:lang w:val="it-IT"/>
              </w:rPr>
              <w:t>App - Simulatore Giovani 0-12 anni - Conto Teen</w:t>
            </w:r>
          </w:p>
        </w:tc>
        <w:tc>
          <w:tcPr>
            <w:tcW w:w="1344" w:type="dxa"/>
            <w:noWrap/>
            <w:hideMark/>
          </w:tcPr>
          <w:p w14:paraId="232453B5" w14:textId="77777777" w:rsidR="00D0762F" w:rsidRPr="00D0762F" w:rsidRDefault="00D0762F">
            <w:r w:rsidRPr="00D0762F">
              <w:t>Mobile</w:t>
            </w:r>
          </w:p>
        </w:tc>
        <w:tc>
          <w:tcPr>
            <w:tcW w:w="1366" w:type="dxa"/>
            <w:noWrap/>
            <w:hideMark/>
          </w:tcPr>
          <w:p w14:paraId="43AC19A0" w14:textId="77777777" w:rsidR="00D0762F" w:rsidRPr="00D0762F" w:rsidRDefault="00D0762F">
            <w:r w:rsidRPr="00D0762F">
              <w:t>App Mobile</w:t>
            </w:r>
          </w:p>
        </w:tc>
        <w:tc>
          <w:tcPr>
            <w:tcW w:w="1617" w:type="dxa"/>
            <w:noWrap/>
            <w:hideMark/>
          </w:tcPr>
          <w:p w14:paraId="3C5FE4EB" w14:textId="77777777" w:rsidR="00D0762F" w:rsidRPr="00D0762F" w:rsidRDefault="00D0762F">
            <w:r w:rsidRPr="00D0762F">
              <w:t>3</w:t>
            </w:r>
          </w:p>
        </w:tc>
      </w:tr>
      <w:tr w:rsidR="00D0762F" w:rsidRPr="00D0762F" w14:paraId="40F8C3CF" w14:textId="77777777" w:rsidTr="00CA5128">
        <w:trPr>
          <w:trHeight w:val="292"/>
        </w:trPr>
        <w:tc>
          <w:tcPr>
            <w:tcW w:w="5301" w:type="dxa"/>
            <w:noWrap/>
            <w:hideMark/>
          </w:tcPr>
          <w:p w14:paraId="6C8F7BB6" w14:textId="77777777" w:rsidR="00D0762F" w:rsidRPr="00D0762F" w:rsidRDefault="00D0762F">
            <w:pPr>
              <w:rPr>
                <w:lang w:val="it-IT"/>
              </w:rPr>
            </w:pPr>
            <w:r w:rsidRPr="00D0762F">
              <w:rPr>
                <w:lang w:val="it-IT"/>
              </w:rPr>
              <w:t>App - Simulatore giovani 0-12 anni - Fondo pensione e prevenzione</w:t>
            </w:r>
          </w:p>
        </w:tc>
        <w:tc>
          <w:tcPr>
            <w:tcW w:w="1344" w:type="dxa"/>
            <w:noWrap/>
            <w:hideMark/>
          </w:tcPr>
          <w:p w14:paraId="5789D579" w14:textId="77777777" w:rsidR="00D0762F" w:rsidRPr="00D0762F" w:rsidRDefault="00D0762F">
            <w:r w:rsidRPr="00D0762F">
              <w:t>Mobile</w:t>
            </w:r>
          </w:p>
        </w:tc>
        <w:tc>
          <w:tcPr>
            <w:tcW w:w="1366" w:type="dxa"/>
            <w:noWrap/>
            <w:hideMark/>
          </w:tcPr>
          <w:p w14:paraId="5DCF7393" w14:textId="77777777" w:rsidR="00D0762F" w:rsidRPr="00D0762F" w:rsidRDefault="00D0762F">
            <w:r w:rsidRPr="00D0762F">
              <w:t>App Mobile</w:t>
            </w:r>
          </w:p>
        </w:tc>
        <w:tc>
          <w:tcPr>
            <w:tcW w:w="1617" w:type="dxa"/>
            <w:noWrap/>
            <w:hideMark/>
          </w:tcPr>
          <w:p w14:paraId="7A91A877" w14:textId="77777777" w:rsidR="00D0762F" w:rsidRPr="00D0762F" w:rsidRDefault="00D0762F">
            <w:r w:rsidRPr="00D0762F">
              <w:t>3</w:t>
            </w:r>
          </w:p>
        </w:tc>
      </w:tr>
      <w:tr w:rsidR="00D0762F" w:rsidRPr="00D0762F" w14:paraId="44D3EE22" w14:textId="77777777" w:rsidTr="00CA5128">
        <w:trPr>
          <w:trHeight w:val="292"/>
        </w:trPr>
        <w:tc>
          <w:tcPr>
            <w:tcW w:w="5301" w:type="dxa"/>
            <w:noWrap/>
            <w:hideMark/>
          </w:tcPr>
          <w:p w14:paraId="227CA94D" w14:textId="77777777" w:rsidR="00D0762F" w:rsidRPr="00D0762F" w:rsidRDefault="00D0762F">
            <w:pPr>
              <w:rPr>
                <w:lang w:val="it-IT"/>
              </w:rPr>
            </w:pPr>
            <w:r w:rsidRPr="00D0762F">
              <w:rPr>
                <w:lang w:val="it-IT"/>
              </w:rPr>
              <w:t>App - Simulatore giovani 0-12 anni - Servizi di investimento</w:t>
            </w:r>
          </w:p>
        </w:tc>
        <w:tc>
          <w:tcPr>
            <w:tcW w:w="1344" w:type="dxa"/>
            <w:noWrap/>
            <w:hideMark/>
          </w:tcPr>
          <w:p w14:paraId="2377C54B" w14:textId="77777777" w:rsidR="00D0762F" w:rsidRPr="00D0762F" w:rsidRDefault="00D0762F">
            <w:r w:rsidRPr="00D0762F">
              <w:t>Mobile</w:t>
            </w:r>
          </w:p>
        </w:tc>
        <w:tc>
          <w:tcPr>
            <w:tcW w:w="1366" w:type="dxa"/>
            <w:noWrap/>
            <w:hideMark/>
          </w:tcPr>
          <w:p w14:paraId="44D88B50" w14:textId="77777777" w:rsidR="00D0762F" w:rsidRPr="00D0762F" w:rsidRDefault="00D0762F">
            <w:r w:rsidRPr="00D0762F">
              <w:t>App Mobile</w:t>
            </w:r>
          </w:p>
        </w:tc>
        <w:tc>
          <w:tcPr>
            <w:tcW w:w="1617" w:type="dxa"/>
            <w:noWrap/>
            <w:hideMark/>
          </w:tcPr>
          <w:p w14:paraId="42655753" w14:textId="77777777" w:rsidR="00D0762F" w:rsidRPr="00D0762F" w:rsidRDefault="00D0762F">
            <w:r w:rsidRPr="00D0762F">
              <w:t>3</w:t>
            </w:r>
          </w:p>
        </w:tc>
      </w:tr>
      <w:tr w:rsidR="00D0762F" w:rsidRPr="00D0762F" w14:paraId="55115ED0" w14:textId="77777777" w:rsidTr="00CA5128">
        <w:trPr>
          <w:trHeight w:val="292"/>
        </w:trPr>
        <w:tc>
          <w:tcPr>
            <w:tcW w:w="5301" w:type="dxa"/>
            <w:noWrap/>
            <w:hideMark/>
          </w:tcPr>
          <w:p w14:paraId="1163662C" w14:textId="77777777" w:rsidR="00D0762F" w:rsidRPr="00D0762F" w:rsidRDefault="00D0762F">
            <w:pPr>
              <w:rPr>
                <w:lang w:val="it-IT"/>
              </w:rPr>
            </w:pPr>
            <w:r w:rsidRPr="00D0762F">
              <w:rPr>
                <w:lang w:val="it-IT"/>
              </w:rPr>
              <w:t>App - Simulatore giovani 13-17 anni - CartaConto Teen</w:t>
            </w:r>
          </w:p>
        </w:tc>
        <w:tc>
          <w:tcPr>
            <w:tcW w:w="1344" w:type="dxa"/>
            <w:noWrap/>
            <w:hideMark/>
          </w:tcPr>
          <w:p w14:paraId="2D5354F7" w14:textId="77777777" w:rsidR="00D0762F" w:rsidRPr="00D0762F" w:rsidRDefault="00D0762F">
            <w:r w:rsidRPr="00D0762F">
              <w:t>Mobile</w:t>
            </w:r>
          </w:p>
        </w:tc>
        <w:tc>
          <w:tcPr>
            <w:tcW w:w="1366" w:type="dxa"/>
            <w:noWrap/>
            <w:hideMark/>
          </w:tcPr>
          <w:p w14:paraId="70EF5D4C" w14:textId="77777777" w:rsidR="00D0762F" w:rsidRPr="00D0762F" w:rsidRDefault="00D0762F">
            <w:r w:rsidRPr="00D0762F">
              <w:t>App Mobile</w:t>
            </w:r>
          </w:p>
        </w:tc>
        <w:tc>
          <w:tcPr>
            <w:tcW w:w="1617" w:type="dxa"/>
            <w:noWrap/>
            <w:hideMark/>
          </w:tcPr>
          <w:p w14:paraId="29DB1716" w14:textId="77777777" w:rsidR="00D0762F" w:rsidRPr="00D0762F" w:rsidRDefault="00D0762F">
            <w:r w:rsidRPr="00D0762F">
              <w:t>3</w:t>
            </w:r>
          </w:p>
        </w:tc>
      </w:tr>
      <w:tr w:rsidR="00D0762F" w:rsidRPr="00D0762F" w14:paraId="3997FEBF" w14:textId="77777777" w:rsidTr="00CA5128">
        <w:trPr>
          <w:trHeight w:val="292"/>
        </w:trPr>
        <w:tc>
          <w:tcPr>
            <w:tcW w:w="5301" w:type="dxa"/>
            <w:noWrap/>
            <w:hideMark/>
          </w:tcPr>
          <w:p w14:paraId="166F37C4" w14:textId="77777777" w:rsidR="00D0762F" w:rsidRPr="00D0762F" w:rsidRDefault="00D0762F">
            <w:pPr>
              <w:rPr>
                <w:lang w:val="it-IT"/>
              </w:rPr>
            </w:pPr>
            <w:r w:rsidRPr="00D0762F">
              <w:rPr>
                <w:lang w:val="it-IT"/>
              </w:rPr>
              <w:t>App - Simulatore Giovani 13-17 anni - Fondo pensione e prevenzione</w:t>
            </w:r>
          </w:p>
        </w:tc>
        <w:tc>
          <w:tcPr>
            <w:tcW w:w="1344" w:type="dxa"/>
            <w:noWrap/>
            <w:hideMark/>
          </w:tcPr>
          <w:p w14:paraId="43BB2AC0" w14:textId="77777777" w:rsidR="00D0762F" w:rsidRPr="00D0762F" w:rsidRDefault="00D0762F">
            <w:r w:rsidRPr="00D0762F">
              <w:t>Mobile</w:t>
            </w:r>
          </w:p>
        </w:tc>
        <w:tc>
          <w:tcPr>
            <w:tcW w:w="1366" w:type="dxa"/>
            <w:noWrap/>
            <w:hideMark/>
          </w:tcPr>
          <w:p w14:paraId="7E63EBB3" w14:textId="77777777" w:rsidR="00D0762F" w:rsidRPr="00D0762F" w:rsidRDefault="00D0762F">
            <w:r w:rsidRPr="00D0762F">
              <w:t>App Mobile</w:t>
            </w:r>
          </w:p>
        </w:tc>
        <w:tc>
          <w:tcPr>
            <w:tcW w:w="1617" w:type="dxa"/>
            <w:noWrap/>
            <w:hideMark/>
          </w:tcPr>
          <w:p w14:paraId="5A563E11" w14:textId="77777777" w:rsidR="00D0762F" w:rsidRPr="00D0762F" w:rsidRDefault="00D0762F">
            <w:r w:rsidRPr="00D0762F">
              <w:t>3</w:t>
            </w:r>
          </w:p>
        </w:tc>
      </w:tr>
      <w:tr w:rsidR="00D0762F" w:rsidRPr="00D0762F" w14:paraId="62E9BB51" w14:textId="77777777" w:rsidTr="00CA5128">
        <w:trPr>
          <w:trHeight w:val="292"/>
        </w:trPr>
        <w:tc>
          <w:tcPr>
            <w:tcW w:w="5301" w:type="dxa"/>
            <w:noWrap/>
            <w:hideMark/>
          </w:tcPr>
          <w:p w14:paraId="1714C6CC" w14:textId="77777777" w:rsidR="00D0762F" w:rsidRPr="00D0762F" w:rsidRDefault="00D0762F">
            <w:pPr>
              <w:rPr>
                <w:lang w:val="it-IT"/>
              </w:rPr>
            </w:pPr>
            <w:r w:rsidRPr="00D0762F">
              <w:rPr>
                <w:lang w:val="it-IT"/>
              </w:rPr>
              <w:t>App - Simulatore Giovani 13-17 anni - Servizi di investimento</w:t>
            </w:r>
          </w:p>
        </w:tc>
        <w:tc>
          <w:tcPr>
            <w:tcW w:w="1344" w:type="dxa"/>
            <w:noWrap/>
            <w:hideMark/>
          </w:tcPr>
          <w:p w14:paraId="131B38AF" w14:textId="77777777" w:rsidR="00D0762F" w:rsidRPr="00D0762F" w:rsidRDefault="00D0762F">
            <w:r w:rsidRPr="00D0762F">
              <w:t>Mobile</w:t>
            </w:r>
          </w:p>
        </w:tc>
        <w:tc>
          <w:tcPr>
            <w:tcW w:w="1366" w:type="dxa"/>
            <w:noWrap/>
            <w:hideMark/>
          </w:tcPr>
          <w:p w14:paraId="165A4A5F" w14:textId="77777777" w:rsidR="00D0762F" w:rsidRPr="00D0762F" w:rsidRDefault="00D0762F">
            <w:r w:rsidRPr="00D0762F">
              <w:t>App Mobile</w:t>
            </w:r>
          </w:p>
        </w:tc>
        <w:tc>
          <w:tcPr>
            <w:tcW w:w="1617" w:type="dxa"/>
            <w:noWrap/>
            <w:hideMark/>
          </w:tcPr>
          <w:p w14:paraId="20E3EC37" w14:textId="77777777" w:rsidR="00D0762F" w:rsidRPr="00D0762F" w:rsidRDefault="00D0762F">
            <w:r w:rsidRPr="00D0762F">
              <w:t>3</w:t>
            </w:r>
          </w:p>
        </w:tc>
      </w:tr>
      <w:tr w:rsidR="00D0762F" w:rsidRPr="00D0762F" w14:paraId="777FD002" w14:textId="77777777" w:rsidTr="00CA5128">
        <w:trPr>
          <w:trHeight w:val="292"/>
        </w:trPr>
        <w:tc>
          <w:tcPr>
            <w:tcW w:w="5301" w:type="dxa"/>
            <w:noWrap/>
            <w:hideMark/>
          </w:tcPr>
          <w:p w14:paraId="3BC3FB40" w14:textId="77777777" w:rsidR="00D0762F" w:rsidRPr="00D0762F" w:rsidRDefault="00D0762F">
            <w:pPr>
              <w:rPr>
                <w:lang w:val="it-IT"/>
              </w:rPr>
            </w:pPr>
            <w:r w:rsidRPr="00D0762F">
              <w:rPr>
                <w:lang w:val="it-IT"/>
              </w:rPr>
              <w:t>App - Simulatore giovani 18-25 anni - Fondo pensione e prevenzione</w:t>
            </w:r>
          </w:p>
        </w:tc>
        <w:tc>
          <w:tcPr>
            <w:tcW w:w="1344" w:type="dxa"/>
            <w:noWrap/>
            <w:hideMark/>
          </w:tcPr>
          <w:p w14:paraId="688AA482" w14:textId="77777777" w:rsidR="00D0762F" w:rsidRPr="00D0762F" w:rsidRDefault="00D0762F">
            <w:r w:rsidRPr="00D0762F">
              <w:t>Mobile</w:t>
            </w:r>
          </w:p>
        </w:tc>
        <w:tc>
          <w:tcPr>
            <w:tcW w:w="1366" w:type="dxa"/>
            <w:noWrap/>
            <w:hideMark/>
          </w:tcPr>
          <w:p w14:paraId="29D5FC66" w14:textId="77777777" w:rsidR="00D0762F" w:rsidRPr="00D0762F" w:rsidRDefault="00D0762F">
            <w:r w:rsidRPr="00D0762F">
              <w:t>App Mobile</w:t>
            </w:r>
          </w:p>
        </w:tc>
        <w:tc>
          <w:tcPr>
            <w:tcW w:w="1617" w:type="dxa"/>
            <w:noWrap/>
            <w:hideMark/>
          </w:tcPr>
          <w:p w14:paraId="1140A17C" w14:textId="77777777" w:rsidR="00D0762F" w:rsidRPr="00D0762F" w:rsidRDefault="00D0762F">
            <w:r w:rsidRPr="00D0762F">
              <w:t>3</w:t>
            </w:r>
          </w:p>
        </w:tc>
      </w:tr>
      <w:tr w:rsidR="00D0762F" w:rsidRPr="00D0762F" w14:paraId="2793DB42" w14:textId="77777777" w:rsidTr="00CA5128">
        <w:trPr>
          <w:trHeight w:val="292"/>
        </w:trPr>
        <w:tc>
          <w:tcPr>
            <w:tcW w:w="5301" w:type="dxa"/>
            <w:noWrap/>
            <w:hideMark/>
          </w:tcPr>
          <w:p w14:paraId="7D5BE53E" w14:textId="77777777" w:rsidR="00D0762F" w:rsidRPr="00D0762F" w:rsidRDefault="00D0762F">
            <w:pPr>
              <w:rPr>
                <w:lang w:val="it-IT"/>
              </w:rPr>
            </w:pPr>
            <w:r w:rsidRPr="00D0762F">
              <w:rPr>
                <w:lang w:val="it-IT"/>
              </w:rPr>
              <w:t>App - Simulatore Giovani 18-25 anni - Servizi di investimento</w:t>
            </w:r>
          </w:p>
        </w:tc>
        <w:tc>
          <w:tcPr>
            <w:tcW w:w="1344" w:type="dxa"/>
            <w:noWrap/>
            <w:hideMark/>
          </w:tcPr>
          <w:p w14:paraId="497679ED" w14:textId="77777777" w:rsidR="00D0762F" w:rsidRPr="00D0762F" w:rsidRDefault="00D0762F">
            <w:r w:rsidRPr="00D0762F">
              <w:t>Mobile</w:t>
            </w:r>
          </w:p>
        </w:tc>
        <w:tc>
          <w:tcPr>
            <w:tcW w:w="1366" w:type="dxa"/>
            <w:noWrap/>
            <w:hideMark/>
          </w:tcPr>
          <w:p w14:paraId="6130636B" w14:textId="77777777" w:rsidR="00D0762F" w:rsidRPr="00D0762F" w:rsidRDefault="00D0762F">
            <w:r w:rsidRPr="00D0762F">
              <w:t>App Mobile</w:t>
            </w:r>
          </w:p>
        </w:tc>
        <w:tc>
          <w:tcPr>
            <w:tcW w:w="1617" w:type="dxa"/>
            <w:noWrap/>
            <w:hideMark/>
          </w:tcPr>
          <w:p w14:paraId="1862F669" w14:textId="77777777" w:rsidR="00D0762F" w:rsidRPr="00D0762F" w:rsidRDefault="00D0762F">
            <w:r w:rsidRPr="00D0762F">
              <w:t>3</w:t>
            </w:r>
          </w:p>
        </w:tc>
      </w:tr>
      <w:tr w:rsidR="00D0762F" w:rsidRPr="00D0762F" w14:paraId="1440EFF1" w14:textId="77777777" w:rsidTr="00CA5128">
        <w:trPr>
          <w:trHeight w:val="292"/>
        </w:trPr>
        <w:tc>
          <w:tcPr>
            <w:tcW w:w="5301" w:type="dxa"/>
            <w:noWrap/>
            <w:hideMark/>
          </w:tcPr>
          <w:p w14:paraId="6E4F46E5" w14:textId="77777777" w:rsidR="00D0762F" w:rsidRPr="00D0762F" w:rsidRDefault="00D0762F">
            <w:r w:rsidRPr="00D0762F">
              <w:t>App - Simulatore Polizza Mobile</w:t>
            </w:r>
          </w:p>
        </w:tc>
        <w:tc>
          <w:tcPr>
            <w:tcW w:w="1344" w:type="dxa"/>
            <w:noWrap/>
            <w:hideMark/>
          </w:tcPr>
          <w:p w14:paraId="725FA9D0" w14:textId="77777777" w:rsidR="00D0762F" w:rsidRPr="00D0762F" w:rsidRDefault="00D0762F">
            <w:r w:rsidRPr="00D0762F">
              <w:t>Mobile</w:t>
            </w:r>
          </w:p>
        </w:tc>
        <w:tc>
          <w:tcPr>
            <w:tcW w:w="1366" w:type="dxa"/>
            <w:noWrap/>
            <w:hideMark/>
          </w:tcPr>
          <w:p w14:paraId="5B027CAF" w14:textId="77777777" w:rsidR="00D0762F" w:rsidRPr="00D0762F" w:rsidRDefault="00D0762F">
            <w:r w:rsidRPr="00D0762F">
              <w:t>App Mobile</w:t>
            </w:r>
          </w:p>
        </w:tc>
        <w:tc>
          <w:tcPr>
            <w:tcW w:w="1617" w:type="dxa"/>
            <w:noWrap/>
            <w:hideMark/>
          </w:tcPr>
          <w:p w14:paraId="0976239D" w14:textId="77777777" w:rsidR="00D0762F" w:rsidRPr="00D0762F" w:rsidRDefault="00D0762F">
            <w:r w:rsidRPr="00D0762F">
              <w:t>3</w:t>
            </w:r>
          </w:p>
        </w:tc>
      </w:tr>
      <w:tr w:rsidR="00D0762F" w:rsidRPr="00D0762F" w14:paraId="487E423F" w14:textId="77777777" w:rsidTr="00CA5128">
        <w:trPr>
          <w:trHeight w:val="292"/>
        </w:trPr>
        <w:tc>
          <w:tcPr>
            <w:tcW w:w="5301" w:type="dxa"/>
            <w:noWrap/>
            <w:hideMark/>
          </w:tcPr>
          <w:p w14:paraId="1A41A2FB" w14:textId="77777777" w:rsidR="00D0762F" w:rsidRPr="00D0762F" w:rsidRDefault="00D0762F">
            <w:r w:rsidRPr="00D0762F">
              <w:t>App - Simulatore POS PMI</w:t>
            </w:r>
          </w:p>
        </w:tc>
        <w:tc>
          <w:tcPr>
            <w:tcW w:w="1344" w:type="dxa"/>
            <w:noWrap/>
            <w:hideMark/>
          </w:tcPr>
          <w:p w14:paraId="63163406" w14:textId="77777777" w:rsidR="00D0762F" w:rsidRPr="00D0762F" w:rsidRDefault="00D0762F">
            <w:r w:rsidRPr="00D0762F">
              <w:t>Mobile</w:t>
            </w:r>
          </w:p>
        </w:tc>
        <w:tc>
          <w:tcPr>
            <w:tcW w:w="1366" w:type="dxa"/>
            <w:noWrap/>
            <w:hideMark/>
          </w:tcPr>
          <w:p w14:paraId="65D6B6E6" w14:textId="77777777" w:rsidR="00D0762F" w:rsidRPr="00D0762F" w:rsidRDefault="00D0762F">
            <w:r w:rsidRPr="00D0762F">
              <w:t>App Mobile</w:t>
            </w:r>
          </w:p>
        </w:tc>
        <w:tc>
          <w:tcPr>
            <w:tcW w:w="1617" w:type="dxa"/>
            <w:noWrap/>
            <w:hideMark/>
          </w:tcPr>
          <w:p w14:paraId="793384E5" w14:textId="77777777" w:rsidR="00D0762F" w:rsidRPr="00D0762F" w:rsidRDefault="00D0762F">
            <w:r w:rsidRPr="00D0762F">
              <w:t>3</w:t>
            </w:r>
          </w:p>
        </w:tc>
      </w:tr>
      <w:tr w:rsidR="00D0762F" w:rsidRPr="00D0762F" w14:paraId="2AB83CCF" w14:textId="77777777" w:rsidTr="00CA5128">
        <w:trPr>
          <w:trHeight w:val="292"/>
        </w:trPr>
        <w:tc>
          <w:tcPr>
            <w:tcW w:w="5301" w:type="dxa"/>
            <w:noWrap/>
            <w:hideMark/>
          </w:tcPr>
          <w:p w14:paraId="2EC04ADF" w14:textId="77777777" w:rsidR="00D0762F" w:rsidRPr="00D0762F" w:rsidRDefault="00D0762F">
            <w:pPr>
              <w:rPr>
                <w:lang w:val="it-IT"/>
              </w:rPr>
            </w:pPr>
            <w:r w:rsidRPr="00D0762F">
              <w:rPr>
                <w:lang w:val="it-IT"/>
              </w:rPr>
              <w:t>App - Simulatore Prestito Energia Rinnovabile</w:t>
            </w:r>
          </w:p>
        </w:tc>
        <w:tc>
          <w:tcPr>
            <w:tcW w:w="1344" w:type="dxa"/>
            <w:noWrap/>
            <w:hideMark/>
          </w:tcPr>
          <w:p w14:paraId="22051AA4" w14:textId="77777777" w:rsidR="00D0762F" w:rsidRPr="00D0762F" w:rsidRDefault="00D0762F">
            <w:r w:rsidRPr="00D0762F">
              <w:t>Mobile</w:t>
            </w:r>
          </w:p>
        </w:tc>
        <w:tc>
          <w:tcPr>
            <w:tcW w:w="1366" w:type="dxa"/>
            <w:noWrap/>
            <w:hideMark/>
          </w:tcPr>
          <w:p w14:paraId="38DBBFF3" w14:textId="77777777" w:rsidR="00D0762F" w:rsidRPr="00D0762F" w:rsidRDefault="00D0762F">
            <w:r w:rsidRPr="00D0762F">
              <w:t>App Mobile</w:t>
            </w:r>
          </w:p>
        </w:tc>
        <w:tc>
          <w:tcPr>
            <w:tcW w:w="1617" w:type="dxa"/>
            <w:noWrap/>
            <w:hideMark/>
          </w:tcPr>
          <w:p w14:paraId="615F93DC" w14:textId="77777777" w:rsidR="00D0762F" w:rsidRPr="00D0762F" w:rsidRDefault="00D0762F">
            <w:r w:rsidRPr="00D0762F">
              <w:t>3</w:t>
            </w:r>
          </w:p>
        </w:tc>
      </w:tr>
      <w:tr w:rsidR="00D0762F" w:rsidRPr="00D0762F" w14:paraId="7EFA3C5E" w14:textId="77777777" w:rsidTr="00CA5128">
        <w:trPr>
          <w:trHeight w:val="292"/>
        </w:trPr>
        <w:tc>
          <w:tcPr>
            <w:tcW w:w="5301" w:type="dxa"/>
            <w:noWrap/>
            <w:hideMark/>
          </w:tcPr>
          <w:p w14:paraId="79019B86" w14:textId="77777777" w:rsidR="00D0762F" w:rsidRPr="00D0762F" w:rsidRDefault="00D0762F">
            <w:pPr>
              <w:rPr>
                <w:lang w:val="it-IT"/>
              </w:rPr>
            </w:pPr>
            <w:r w:rsidRPr="00D0762F">
              <w:rPr>
                <w:lang w:val="it-IT"/>
              </w:rPr>
              <w:t>App - Simulatore Prestito Veicoli elettrici e ibridi</w:t>
            </w:r>
          </w:p>
        </w:tc>
        <w:tc>
          <w:tcPr>
            <w:tcW w:w="1344" w:type="dxa"/>
            <w:noWrap/>
            <w:hideMark/>
          </w:tcPr>
          <w:p w14:paraId="4DB86B13" w14:textId="77777777" w:rsidR="00D0762F" w:rsidRPr="00D0762F" w:rsidRDefault="00D0762F">
            <w:r w:rsidRPr="00D0762F">
              <w:t>Mobile</w:t>
            </w:r>
          </w:p>
        </w:tc>
        <w:tc>
          <w:tcPr>
            <w:tcW w:w="1366" w:type="dxa"/>
            <w:noWrap/>
            <w:hideMark/>
          </w:tcPr>
          <w:p w14:paraId="36F09A6F" w14:textId="77777777" w:rsidR="00D0762F" w:rsidRPr="00D0762F" w:rsidRDefault="00D0762F">
            <w:r w:rsidRPr="00D0762F">
              <w:t>App Mobile</w:t>
            </w:r>
          </w:p>
        </w:tc>
        <w:tc>
          <w:tcPr>
            <w:tcW w:w="1617" w:type="dxa"/>
            <w:noWrap/>
            <w:hideMark/>
          </w:tcPr>
          <w:p w14:paraId="476168B1" w14:textId="77777777" w:rsidR="00D0762F" w:rsidRPr="00D0762F" w:rsidRDefault="00D0762F">
            <w:r w:rsidRPr="00D0762F">
              <w:t>3</w:t>
            </w:r>
          </w:p>
        </w:tc>
      </w:tr>
      <w:tr w:rsidR="00D0762F" w:rsidRPr="00D0762F" w14:paraId="68C01F12" w14:textId="77777777" w:rsidTr="00CA5128">
        <w:trPr>
          <w:trHeight w:val="292"/>
        </w:trPr>
        <w:tc>
          <w:tcPr>
            <w:tcW w:w="5301" w:type="dxa"/>
            <w:noWrap/>
            <w:hideMark/>
          </w:tcPr>
          <w:p w14:paraId="60EADBD5" w14:textId="77777777" w:rsidR="00D0762F" w:rsidRPr="00D0762F" w:rsidRDefault="00D0762F">
            <w:r w:rsidRPr="00D0762F">
              <w:t>App - Visa Debit</w:t>
            </w:r>
          </w:p>
        </w:tc>
        <w:tc>
          <w:tcPr>
            <w:tcW w:w="1344" w:type="dxa"/>
            <w:noWrap/>
            <w:hideMark/>
          </w:tcPr>
          <w:p w14:paraId="2D00539F" w14:textId="77777777" w:rsidR="00D0762F" w:rsidRPr="00D0762F" w:rsidRDefault="00D0762F">
            <w:r w:rsidRPr="00D0762F">
              <w:t>Mobile</w:t>
            </w:r>
          </w:p>
        </w:tc>
        <w:tc>
          <w:tcPr>
            <w:tcW w:w="1366" w:type="dxa"/>
            <w:noWrap/>
            <w:hideMark/>
          </w:tcPr>
          <w:p w14:paraId="0094BB0E" w14:textId="77777777" w:rsidR="00D0762F" w:rsidRPr="00D0762F" w:rsidRDefault="00D0762F">
            <w:r w:rsidRPr="00D0762F">
              <w:t>App Mobile</w:t>
            </w:r>
          </w:p>
        </w:tc>
        <w:tc>
          <w:tcPr>
            <w:tcW w:w="1617" w:type="dxa"/>
            <w:noWrap/>
            <w:hideMark/>
          </w:tcPr>
          <w:p w14:paraId="64D8B5B7" w14:textId="77777777" w:rsidR="00D0762F" w:rsidRPr="00D0762F" w:rsidRDefault="00D0762F">
            <w:r w:rsidRPr="00D0762F">
              <w:t>3</w:t>
            </w:r>
          </w:p>
        </w:tc>
      </w:tr>
      <w:tr w:rsidR="00D0762F" w:rsidRPr="00D0762F" w14:paraId="45064475" w14:textId="77777777" w:rsidTr="00CA5128">
        <w:trPr>
          <w:trHeight w:val="292"/>
        </w:trPr>
        <w:tc>
          <w:tcPr>
            <w:tcW w:w="5301" w:type="dxa"/>
            <w:noWrap/>
            <w:hideMark/>
          </w:tcPr>
          <w:p w14:paraId="2D74E8EE" w14:textId="77777777" w:rsidR="00D0762F" w:rsidRPr="00D0762F" w:rsidRDefault="00D0762F">
            <w:r w:rsidRPr="00D0762F">
              <w:t>App - Visa Debit Ciclismo</w:t>
            </w:r>
          </w:p>
        </w:tc>
        <w:tc>
          <w:tcPr>
            <w:tcW w:w="1344" w:type="dxa"/>
            <w:noWrap/>
            <w:hideMark/>
          </w:tcPr>
          <w:p w14:paraId="7918C1CF" w14:textId="77777777" w:rsidR="00D0762F" w:rsidRPr="00D0762F" w:rsidRDefault="00D0762F">
            <w:r w:rsidRPr="00D0762F">
              <w:t>Mobile</w:t>
            </w:r>
          </w:p>
        </w:tc>
        <w:tc>
          <w:tcPr>
            <w:tcW w:w="1366" w:type="dxa"/>
            <w:noWrap/>
            <w:hideMark/>
          </w:tcPr>
          <w:p w14:paraId="45D009C0" w14:textId="77777777" w:rsidR="00D0762F" w:rsidRPr="00D0762F" w:rsidRDefault="00D0762F">
            <w:r w:rsidRPr="00D0762F">
              <w:t>App Mobile</w:t>
            </w:r>
          </w:p>
        </w:tc>
        <w:tc>
          <w:tcPr>
            <w:tcW w:w="1617" w:type="dxa"/>
            <w:noWrap/>
            <w:hideMark/>
          </w:tcPr>
          <w:p w14:paraId="5912E5C9" w14:textId="77777777" w:rsidR="00D0762F" w:rsidRPr="00D0762F" w:rsidRDefault="00D0762F">
            <w:r w:rsidRPr="00D0762F">
              <w:t>3</w:t>
            </w:r>
          </w:p>
        </w:tc>
      </w:tr>
      <w:tr w:rsidR="00D0762F" w:rsidRPr="00D0762F" w14:paraId="00250D78" w14:textId="77777777" w:rsidTr="00CA5128">
        <w:trPr>
          <w:trHeight w:val="292"/>
        </w:trPr>
        <w:tc>
          <w:tcPr>
            <w:tcW w:w="5301" w:type="dxa"/>
            <w:noWrap/>
            <w:hideMark/>
          </w:tcPr>
          <w:p w14:paraId="1C7D20AF" w14:textId="77777777" w:rsidR="00D0762F" w:rsidRPr="00D0762F" w:rsidRDefault="00D0762F">
            <w:r w:rsidRPr="00D0762F">
              <w:t>DEM - Prova passaggio dati</w:t>
            </w:r>
          </w:p>
        </w:tc>
        <w:tc>
          <w:tcPr>
            <w:tcW w:w="1344" w:type="dxa"/>
            <w:noWrap/>
            <w:hideMark/>
          </w:tcPr>
          <w:p w14:paraId="075BADCC" w14:textId="77777777" w:rsidR="00D0762F" w:rsidRPr="00D0762F" w:rsidRDefault="00D0762F">
            <w:r w:rsidRPr="00D0762F">
              <w:t>DEM</w:t>
            </w:r>
          </w:p>
        </w:tc>
        <w:tc>
          <w:tcPr>
            <w:tcW w:w="1366" w:type="dxa"/>
            <w:noWrap/>
            <w:hideMark/>
          </w:tcPr>
          <w:p w14:paraId="632724E1" w14:textId="77777777" w:rsidR="00D0762F" w:rsidRPr="00D0762F" w:rsidRDefault="00D0762F">
            <w:r w:rsidRPr="00D0762F">
              <w:t>DEM</w:t>
            </w:r>
          </w:p>
        </w:tc>
        <w:tc>
          <w:tcPr>
            <w:tcW w:w="1617" w:type="dxa"/>
            <w:noWrap/>
            <w:hideMark/>
          </w:tcPr>
          <w:p w14:paraId="6FBEA74C" w14:textId="77777777" w:rsidR="00D0762F" w:rsidRPr="00D0762F" w:rsidRDefault="00D0762F">
            <w:r w:rsidRPr="00D0762F">
              <w:t>3</w:t>
            </w:r>
          </w:p>
        </w:tc>
      </w:tr>
      <w:tr w:rsidR="00D0762F" w:rsidRPr="00D0762F" w14:paraId="3C2AF9C7" w14:textId="77777777" w:rsidTr="00CA5128">
        <w:trPr>
          <w:trHeight w:val="292"/>
        </w:trPr>
        <w:tc>
          <w:tcPr>
            <w:tcW w:w="5301" w:type="dxa"/>
            <w:noWrap/>
            <w:hideMark/>
          </w:tcPr>
          <w:p w14:paraId="288255A4" w14:textId="77777777" w:rsidR="00D0762F" w:rsidRPr="00D0762F" w:rsidRDefault="00D0762F">
            <w:pPr>
              <w:rPr>
                <w:lang w:val="it-IT"/>
              </w:rPr>
            </w:pPr>
            <w:r w:rsidRPr="00D0762F">
              <w:rPr>
                <w:lang w:val="it-IT"/>
              </w:rPr>
              <w:t>DEM RICHIESTA RICONTATTO CJ ASS17 MODULO PET</w:t>
            </w:r>
          </w:p>
        </w:tc>
        <w:tc>
          <w:tcPr>
            <w:tcW w:w="1344" w:type="dxa"/>
            <w:noWrap/>
            <w:hideMark/>
          </w:tcPr>
          <w:p w14:paraId="2B1C2C07" w14:textId="77777777" w:rsidR="00D0762F" w:rsidRPr="00D0762F" w:rsidRDefault="00D0762F">
            <w:r w:rsidRPr="00D0762F">
              <w:t>DEMADOBE</w:t>
            </w:r>
          </w:p>
        </w:tc>
        <w:tc>
          <w:tcPr>
            <w:tcW w:w="1366" w:type="dxa"/>
            <w:noWrap/>
            <w:hideMark/>
          </w:tcPr>
          <w:p w14:paraId="72D1DA49" w14:textId="77777777" w:rsidR="00D0762F" w:rsidRPr="00D0762F" w:rsidRDefault="00D0762F">
            <w:r w:rsidRPr="00D0762F">
              <w:t>CJ</w:t>
            </w:r>
          </w:p>
        </w:tc>
        <w:tc>
          <w:tcPr>
            <w:tcW w:w="1617" w:type="dxa"/>
            <w:noWrap/>
            <w:hideMark/>
          </w:tcPr>
          <w:p w14:paraId="77B0293D" w14:textId="77777777" w:rsidR="00D0762F" w:rsidRPr="00D0762F" w:rsidRDefault="00D0762F">
            <w:r w:rsidRPr="00D0762F">
              <w:t>3</w:t>
            </w:r>
          </w:p>
        </w:tc>
      </w:tr>
      <w:tr w:rsidR="00D0762F" w:rsidRPr="00D0762F" w14:paraId="59D466EE" w14:textId="77777777" w:rsidTr="00CA5128">
        <w:trPr>
          <w:trHeight w:val="292"/>
        </w:trPr>
        <w:tc>
          <w:tcPr>
            <w:tcW w:w="5301" w:type="dxa"/>
            <w:noWrap/>
            <w:hideMark/>
          </w:tcPr>
          <w:p w14:paraId="57BD216E" w14:textId="77777777" w:rsidR="00D0762F" w:rsidRPr="00D0762F" w:rsidRDefault="00D0762F">
            <w:pPr>
              <w:rPr>
                <w:lang w:val="it-IT"/>
              </w:rPr>
            </w:pPr>
            <w:r w:rsidRPr="00D0762F">
              <w:rPr>
                <w:lang w:val="it-IT"/>
              </w:rPr>
              <w:t>DEM RICHIESTA RICONTATTO CJ ASS18 CROSS SELLING MODULI VIVICASA</w:t>
            </w:r>
          </w:p>
        </w:tc>
        <w:tc>
          <w:tcPr>
            <w:tcW w:w="1344" w:type="dxa"/>
            <w:noWrap/>
            <w:hideMark/>
          </w:tcPr>
          <w:p w14:paraId="0DB86682" w14:textId="77777777" w:rsidR="00D0762F" w:rsidRPr="00D0762F" w:rsidRDefault="00D0762F">
            <w:r w:rsidRPr="00D0762F">
              <w:t>DEMADOBE</w:t>
            </w:r>
          </w:p>
        </w:tc>
        <w:tc>
          <w:tcPr>
            <w:tcW w:w="1366" w:type="dxa"/>
            <w:noWrap/>
            <w:hideMark/>
          </w:tcPr>
          <w:p w14:paraId="76415221" w14:textId="77777777" w:rsidR="00D0762F" w:rsidRPr="00D0762F" w:rsidRDefault="00D0762F">
            <w:r w:rsidRPr="00D0762F">
              <w:t>CJ</w:t>
            </w:r>
          </w:p>
        </w:tc>
        <w:tc>
          <w:tcPr>
            <w:tcW w:w="1617" w:type="dxa"/>
            <w:noWrap/>
            <w:hideMark/>
          </w:tcPr>
          <w:p w14:paraId="42F8B213" w14:textId="77777777" w:rsidR="00D0762F" w:rsidRPr="00D0762F" w:rsidRDefault="00D0762F">
            <w:r w:rsidRPr="00D0762F">
              <w:t>3</w:t>
            </w:r>
          </w:p>
        </w:tc>
      </w:tr>
      <w:tr w:rsidR="00D0762F" w:rsidRPr="00D0762F" w14:paraId="3888E42E" w14:textId="77777777" w:rsidTr="00CA5128">
        <w:trPr>
          <w:trHeight w:val="292"/>
        </w:trPr>
        <w:tc>
          <w:tcPr>
            <w:tcW w:w="5301" w:type="dxa"/>
            <w:noWrap/>
            <w:hideMark/>
          </w:tcPr>
          <w:p w14:paraId="447DA51B" w14:textId="77777777" w:rsidR="00D0762F" w:rsidRPr="00D0762F" w:rsidRDefault="00D0762F">
            <w:pPr>
              <w:rPr>
                <w:lang w:val="it-IT"/>
              </w:rPr>
            </w:pPr>
            <w:r w:rsidRPr="00D0762F">
              <w:rPr>
                <w:lang w:val="it-IT"/>
              </w:rPr>
              <w:t>DEM RICHIESTA RICONTATTO CJ ASS25 POLIZZA MEZZI DI PAGAMENTO</w:t>
            </w:r>
          </w:p>
        </w:tc>
        <w:tc>
          <w:tcPr>
            <w:tcW w:w="1344" w:type="dxa"/>
            <w:noWrap/>
            <w:hideMark/>
          </w:tcPr>
          <w:p w14:paraId="2333E530" w14:textId="77777777" w:rsidR="00D0762F" w:rsidRPr="00D0762F" w:rsidRDefault="00D0762F">
            <w:r w:rsidRPr="00D0762F">
              <w:t>DEMADOBE</w:t>
            </w:r>
          </w:p>
        </w:tc>
        <w:tc>
          <w:tcPr>
            <w:tcW w:w="1366" w:type="dxa"/>
            <w:noWrap/>
            <w:hideMark/>
          </w:tcPr>
          <w:p w14:paraId="18EC16E4" w14:textId="77777777" w:rsidR="00D0762F" w:rsidRPr="00D0762F" w:rsidRDefault="00D0762F">
            <w:r w:rsidRPr="00D0762F">
              <w:t>CJ</w:t>
            </w:r>
          </w:p>
        </w:tc>
        <w:tc>
          <w:tcPr>
            <w:tcW w:w="1617" w:type="dxa"/>
            <w:noWrap/>
            <w:hideMark/>
          </w:tcPr>
          <w:p w14:paraId="3436E200" w14:textId="77777777" w:rsidR="00D0762F" w:rsidRPr="00D0762F" w:rsidRDefault="00D0762F">
            <w:r w:rsidRPr="00D0762F">
              <w:t>3</w:t>
            </w:r>
          </w:p>
        </w:tc>
      </w:tr>
      <w:tr w:rsidR="00D0762F" w:rsidRPr="00D0762F" w14:paraId="7EDFD778" w14:textId="77777777" w:rsidTr="00CA5128">
        <w:trPr>
          <w:trHeight w:val="292"/>
        </w:trPr>
        <w:tc>
          <w:tcPr>
            <w:tcW w:w="5301" w:type="dxa"/>
            <w:noWrap/>
            <w:hideMark/>
          </w:tcPr>
          <w:p w14:paraId="76A68BCE" w14:textId="77777777" w:rsidR="00D0762F" w:rsidRPr="00D0762F" w:rsidRDefault="00D0762F">
            <w:pPr>
              <w:rPr>
                <w:lang w:val="it-IT"/>
              </w:rPr>
            </w:pPr>
            <w:r w:rsidRPr="00D0762F">
              <w:rPr>
                <w:lang w:val="it-IT"/>
              </w:rPr>
              <w:t>DEM RICHIESTA RICONTATTO CJ ASS28 ASSIC.CAT.NAT AZIENDE</w:t>
            </w:r>
          </w:p>
        </w:tc>
        <w:tc>
          <w:tcPr>
            <w:tcW w:w="1344" w:type="dxa"/>
            <w:noWrap/>
            <w:hideMark/>
          </w:tcPr>
          <w:p w14:paraId="6E4E4888" w14:textId="77777777" w:rsidR="00D0762F" w:rsidRPr="00D0762F" w:rsidRDefault="00D0762F">
            <w:r w:rsidRPr="00D0762F">
              <w:t>DEMADOBE</w:t>
            </w:r>
          </w:p>
        </w:tc>
        <w:tc>
          <w:tcPr>
            <w:tcW w:w="1366" w:type="dxa"/>
            <w:noWrap/>
            <w:hideMark/>
          </w:tcPr>
          <w:p w14:paraId="4C417C6C" w14:textId="77777777" w:rsidR="00D0762F" w:rsidRPr="00D0762F" w:rsidRDefault="00D0762F">
            <w:r w:rsidRPr="00D0762F">
              <w:t>CJ</w:t>
            </w:r>
          </w:p>
        </w:tc>
        <w:tc>
          <w:tcPr>
            <w:tcW w:w="1617" w:type="dxa"/>
            <w:noWrap/>
            <w:hideMark/>
          </w:tcPr>
          <w:p w14:paraId="074F0E2F" w14:textId="77777777" w:rsidR="00D0762F" w:rsidRPr="00D0762F" w:rsidRDefault="00D0762F">
            <w:r w:rsidRPr="00D0762F">
              <w:t>3</w:t>
            </w:r>
          </w:p>
        </w:tc>
      </w:tr>
      <w:tr w:rsidR="00D0762F" w:rsidRPr="00D0762F" w14:paraId="70A832FB" w14:textId="77777777" w:rsidTr="00CA5128">
        <w:trPr>
          <w:trHeight w:val="292"/>
        </w:trPr>
        <w:tc>
          <w:tcPr>
            <w:tcW w:w="5301" w:type="dxa"/>
            <w:noWrap/>
            <w:hideMark/>
          </w:tcPr>
          <w:p w14:paraId="6C5A11D9" w14:textId="77777777" w:rsidR="00D0762F" w:rsidRPr="00D0762F" w:rsidRDefault="00D0762F">
            <w:pPr>
              <w:rPr>
                <w:lang w:val="it-IT"/>
              </w:rPr>
            </w:pPr>
            <w:r w:rsidRPr="00D0762F">
              <w:rPr>
                <w:lang w:val="it-IT"/>
              </w:rPr>
              <w:t>DEM RICHIESTA RICONTATTO CJ ASS29 ASSIC.PROTEZIONE PICCOLE IMPRESE</w:t>
            </w:r>
          </w:p>
        </w:tc>
        <w:tc>
          <w:tcPr>
            <w:tcW w:w="1344" w:type="dxa"/>
            <w:noWrap/>
            <w:hideMark/>
          </w:tcPr>
          <w:p w14:paraId="566BAA64" w14:textId="77777777" w:rsidR="00D0762F" w:rsidRPr="00D0762F" w:rsidRDefault="00D0762F">
            <w:r w:rsidRPr="00D0762F">
              <w:t>DEMADOBE</w:t>
            </w:r>
          </w:p>
        </w:tc>
        <w:tc>
          <w:tcPr>
            <w:tcW w:w="1366" w:type="dxa"/>
            <w:noWrap/>
            <w:hideMark/>
          </w:tcPr>
          <w:p w14:paraId="7B74A234" w14:textId="77777777" w:rsidR="00D0762F" w:rsidRPr="00D0762F" w:rsidRDefault="00D0762F">
            <w:r w:rsidRPr="00D0762F">
              <w:t>CJ</w:t>
            </w:r>
          </w:p>
        </w:tc>
        <w:tc>
          <w:tcPr>
            <w:tcW w:w="1617" w:type="dxa"/>
            <w:noWrap/>
            <w:hideMark/>
          </w:tcPr>
          <w:p w14:paraId="447FA9F7" w14:textId="77777777" w:rsidR="00D0762F" w:rsidRPr="00D0762F" w:rsidRDefault="00D0762F">
            <w:r w:rsidRPr="00D0762F">
              <w:t>3</w:t>
            </w:r>
          </w:p>
        </w:tc>
      </w:tr>
      <w:tr w:rsidR="00D0762F" w:rsidRPr="00D0762F" w14:paraId="2D0C5BCC" w14:textId="77777777" w:rsidTr="00CA5128">
        <w:trPr>
          <w:trHeight w:val="292"/>
        </w:trPr>
        <w:tc>
          <w:tcPr>
            <w:tcW w:w="5301" w:type="dxa"/>
            <w:noWrap/>
            <w:hideMark/>
          </w:tcPr>
          <w:p w14:paraId="7FB8C79B" w14:textId="77777777" w:rsidR="00D0762F" w:rsidRPr="00D0762F" w:rsidRDefault="00D0762F">
            <w:pPr>
              <w:rPr>
                <w:lang w:val="it-IT"/>
              </w:rPr>
            </w:pPr>
            <w:r w:rsidRPr="00D0762F">
              <w:rPr>
                <w:lang w:val="it-IT"/>
              </w:rPr>
              <w:t>DEM RICHIESTA RICONTATTO CJ ASS3 POLIZZA INFORTUNI PIU</w:t>
            </w:r>
          </w:p>
        </w:tc>
        <w:tc>
          <w:tcPr>
            <w:tcW w:w="1344" w:type="dxa"/>
            <w:noWrap/>
            <w:hideMark/>
          </w:tcPr>
          <w:p w14:paraId="6ECE9265" w14:textId="77777777" w:rsidR="00D0762F" w:rsidRPr="00D0762F" w:rsidRDefault="00D0762F">
            <w:r w:rsidRPr="00D0762F">
              <w:t>DEMADOBE</w:t>
            </w:r>
          </w:p>
        </w:tc>
        <w:tc>
          <w:tcPr>
            <w:tcW w:w="1366" w:type="dxa"/>
            <w:noWrap/>
            <w:hideMark/>
          </w:tcPr>
          <w:p w14:paraId="05D32E19" w14:textId="77777777" w:rsidR="00D0762F" w:rsidRPr="00D0762F" w:rsidRDefault="00D0762F">
            <w:r w:rsidRPr="00D0762F">
              <w:t>CJ</w:t>
            </w:r>
          </w:p>
        </w:tc>
        <w:tc>
          <w:tcPr>
            <w:tcW w:w="1617" w:type="dxa"/>
            <w:noWrap/>
            <w:hideMark/>
          </w:tcPr>
          <w:p w14:paraId="119C1CDF" w14:textId="77777777" w:rsidR="00D0762F" w:rsidRPr="00D0762F" w:rsidRDefault="00D0762F">
            <w:r w:rsidRPr="00D0762F">
              <w:t>3</w:t>
            </w:r>
          </w:p>
        </w:tc>
      </w:tr>
      <w:tr w:rsidR="00D0762F" w:rsidRPr="00D0762F" w14:paraId="4AAD161D" w14:textId="77777777" w:rsidTr="00CA5128">
        <w:trPr>
          <w:trHeight w:val="292"/>
        </w:trPr>
        <w:tc>
          <w:tcPr>
            <w:tcW w:w="5301" w:type="dxa"/>
            <w:noWrap/>
            <w:hideMark/>
          </w:tcPr>
          <w:p w14:paraId="4E2A7135" w14:textId="77777777" w:rsidR="00D0762F" w:rsidRPr="00D0762F" w:rsidRDefault="00D0762F">
            <w:pPr>
              <w:rPr>
                <w:lang w:val="it-IT"/>
              </w:rPr>
            </w:pPr>
            <w:r w:rsidRPr="00D0762F">
              <w:rPr>
                <w:lang w:val="it-IT"/>
              </w:rPr>
              <w:t>DEM RICHIESTA RICONTATTO CJ ASS3 POLIZZA MEZZI DI PAGAMENTO</w:t>
            </w:r>
          </w:p>
        </w:tc>
        <w:tc>
          <w:tcPr>
            <w:tcW w:w="1344" w:type="dxa"/>
            <w:noWrap/>
            <w:hideMark/>
          </w:tcPr>
          <w:p w14:paraId="4D45DEC3" w14:textId="77777777" w:rsidR="00D0762F" w:rsidRPr="00D0762F" w:rsidRDefault="00D0762F">
            <w:r w:rsidRPr="00D0762F">
              <w:t>DEMADOBE</w:t>
            </w:r>
          </w:p>
        </w:tc>
        <w:tc>
          <w:tcPr>
            <w:tcW w:w="1366" w:type="dxa"/>
            <w:noWrap/>
            <w:hideMark/>
          </w:tcPr>
          <w:p w14:paraId="0C7FB6E2" w14:textId="77777777" w:rsidR="00D0762F" w:rsidRPr="00D0762F" w:rsidRDefault="00D0762F">
            <w:r w:rsidRPr="00D0762F">
              <w:t>CJ</w:t>
            </w:r>
          </w:p>
        </w:tc>
        <w:tc>
          <w:tcPr>
            <w:tcW w:w="1617" w:type="dxa"/>
            <w:noWrap/>
            <w:hideMark/>
          </w:tcPr>
          <w:p w14:paraId="1A97BFFD" w14:textId="77777777" w:rsidR="00D0762F" w:rsidRPr="00D0762F" w:rsidRDefault="00D0762F">
            <w:r w:rsidRPr="00D0762F">
              <w:t>3</w:t>
            </w:r>
          </w:p>
        </w:tc>
      </w:tr>
      <w:tr w:rsidR="00D0762F" w:rsidRPr="00D0762F" w14:paraId="6436396A" w14:textId="77777777" w:rsidTr="00CA5128">
        <w:trPr>
          <w:trHeight w:val="292"/>
        </w:trPr>
        <w:tc>
          <w:tcPr>
            <w:tcW w:w="5301" w:type="dxa"/>
            <w:noWrap/>
            <w:hideMark/>
          </w:tcPr>
          <w:p w14:paraId="6D364221" w14:textId="77777777" w:rsidR="00D0762F" w:rsidRPr="00D0762F" w:rsidRDefault="00D0762F">
            <w:pPr>
              <w:rPr>
                <w:lang w:val="it-IT"/>
              </w:rPr>
            </w:pPr>
            <w:r w:rsidRPr="00D0762F">
              <w:rPr>
                <w:lang w:val="it-IT"/>
              </w:rPr>
              <w:t>DEM RICHIESTA RICONTATTO CJ ASS3 POLIZZA MOBILE</w:t>
            </w:r>
          </w:p>
        </w:tc>
        <w:tc>
          <w:tcPr>
            <w:tcW w:w="1344" w:type="dxa"/>
            <w:noWrap/>
            <w:hideMark/>
          </w:tcPr>
          <w:p w14:paraId="5593E5E5" w14:textId="77777777" w:rsidR="00D0762F" w:rsidRPr="00D0762F" w:rsidRDefault="00D0762F">
            <w:r w:rsidRPr="00D0762F">
              <w:t>DEMADOBE</w:t>
            </w:r>
          </w:p>
        </w:tc>
        <w:tc>
          <w:tcPr>
            <w:tcW w:w="1366" w:type="dxa"/>
            <w:noWrap/>
            <w:hideMark/>
          </w:tcPr>
          <w:p w14:paraId="25E7706A" w14:textId="77777777" w:rsidR="00D0762F" w:rsidRPr="00D0762F" w:rsidRDefault="00D0762F">
            <w:r w:rsidRPr="00D0762F">
              <w:t>CJ</w:t>
            </w:r>
          </w:p>
        </w:tc>
        <w:tc>
          <w:tcPr>
            <w:tcW w:w="1617" w:type="dxa"/>
            <w:noWrap/>
            <w:hideMark/>
          </w:tcPr>
          <w:p w14:paraId="3AD04D67" w14:textId="77777777" w:rsidR="00D0762F" w:rsidRPr="00D0762F" w:rsidRDefault="00D0762F">
            <w:r w:rsidRPr="00D0762F">
              <w:t>3</w:t>
            </w:r>
          </w:p>
        </w:tc>
      </w:tr>
      <w:tr w:rsidR="00D0762F" w:rsidRPr="00D0762F" w14:paraId="67FEACE3" w14:textId="77777777" w:rsidTr="00CA5128">
        <w:trPr>
          <w:trHeight w:val="292"/>
        </w:trPr>
        <w:tc>
          <w:tcPr>
            <w:tcW w:w="5301" w:type="dxa"/>
            <w:noWrap/>
            <w:hideMark/>
          </w:tcPr>
          <w:p w14:paraId="0F457EEA" w14:textId="77777777" w:rsidR="00D0762F" w:rsidRPr="00D0762F" w:rsidRDefault="00D0762F">
            <w:pPr>
              <w:rPr>
                <w:lang w:val="it-IT"/>
              </w:rPr>
            </w:pPr>
            <w:r w:rsidRPr="00D0762F">
              <w:rPr>
                <w:lang w:val="it-IT"/>
              </w:rPr>
              <w:t>DEM RICHIESTA RICONTATTO CJ ASS3 POLIZZA PERSONA E SALUTE</w:t>
            </w:r>
          </w:p>
        </w:tc>
        <w:tc>
          <w:tcPr>
            <w:tcW w:w="1344" w:type="dxa"/>
            <w:noWrap/>
            <w:hideMark/>
          </w:tcPr>
          <w:p w14:paraId="78227D98" w14:textId="77777777" w:rsidR="00D0762F" w:rsidRPr="00D0762F" w:rsidRDefault="00D0762F">
            <w:r w:rsidRPr="00D0762F">
              <w:t>DEMADOBE</w:t>
            </w:r>
          </w:p>
        </w:tc>
        <w:tc>
          <w:tcPr>
            <w:tcW w:w="1366" w:type="dxa"/>
            <w:noWrap/>
            <w:hideMark/>
          </w:tcPr>
          <w:p w14:paraId="5E391EF6" w14:textId="77777777" w:rsidR="00D0762F" w:rsidRPr="00D0762F" w:rsidRDefault="00D0762F">
            <w:r w:rsidRPr="00D0762F">
              <w:t>CJ</w:t>
            </w:r>
          </w:p>
        </w:tc>
        <w:tc>
          <w:tcPr>
            <w:tcW w:w="1617" w:type="dxa"/>
            <w:noWrap/>
            <w:hideMark/>
          </w:tcPr>
          <w:p w14:paraId="5065AF30" w14:textId="77777777" w:rsidR="00D0762F" w:rsidRPr="00D0762F" w:rsidRDefault="00D0762F">
            <w:r w:rsidRPr="00D0762F">
              <w:t>3</w:t>
            </w:r>
          </w:p>
        </w:tc>
      </w:tr>
      <w:tr w:rsidR="00D0762F" w:rsidRPr="00D0762F" w14:paraId="617A775C" w14:textId="77777777" w:rsidTr="00CA5128">
        <w:trPr>
          <w:trHeight w:val="292"/>
        </w:trPr>
        <w:tc>
          <w:tcPr>
            <w:tcW w:w="5301" w:type="dxa"/>
            <w:noWrap/>
            <w:hideMark/>
          </w:tcPr>
          <w:p w14:paraId="303B623F" w14:textId="77777777" w:rsidR="00D0762F" w:rsidRPr="00D0762F" w:rsidRDefault="00D0762F">
            <w:pPr>
              <w:rPr>
                <w:lang w:val="it-IT"/>
              </w:rPr>
            </w:pPr>
            <w:r w:rsidRPr="00D0762F">
              <w:rPr>
                <w:lang w:val="it-IT"/>
              </w:rPr>
              <w:t>DEM RICHIESTA RICONTATTO CJ ASS32 MODULO FAM</w:t>
            </w:r>
          </w:p>
        </w:tc>
        <w:tc>
          <w:tcPr>
            <w:tcW w:w="1344" w:type="dxa"/>
            <w:noWrap/>
            <w:hideMark/>
          </w:tcPr>
          <w:p w14:paraId="7134E64C" w14:textId="77777777" w:rsidR="00D0762F" w:rsidRPr="00D0762F" w:rsidRDefault="00D0762F">
            <w:r w:rsidRPr="00D0762F">
              <w:t>DEMADOBE</w:t>
            </w:r>
          </w:p>
        </w:tc>
        <w:tc>
          <w:tcPr>
            <w:tcW w:w="1366" w:type="dxa"/>
            <w:noWrap/>
            <w:hideMark/>
          </w:tcPr>
          <w:p w14:paraId="1573E287" w14:textId="77777777" w:rsidR="00D0762F" w:rsidRPr="00D0762F" w:rsidRDefault="00D0762F">
            <w:r w:rsidRPr="00D0762F">
              <w:t>CJ</w:t>
            </w:r>
          </w:p>
        </w:tc>
        <w:tc>
          <w:tcPr>
            <w:tcW w:w="1617" w:type="dxa"/>
            <w:noWrap/>
            <w:hideMark/>
          </w:tcPr>
          <w:p w14:paraId="19C624B2" w14:textId="77777777" w:rsidR="00D0762F" w:rsidRPr="00D0762F" w:rsidRDefault="00D0762F">
            <w:r w:rsidRPr="00D0762F">
              <w:t>3</w:t>
            </w:r>
          </w:p>
        </w:tc>
      </w:tr>
      <w:tr w:rsidR="00D0762F" w:rsidRPr="00D0762F" w14:paraId="46A9274F" w14:textId="77777777" w:rsidTr="00CA5128">
        <w:trPr>
          <w:trHeight w:val="292"/>
        </w:trPr>
        <w:tc>
          <w:tcPr>
            <w:tcW w:w="5301" w:type="dxa"/>
            <w:noWrap/>
            <w:hideMark/>
          </w:tcPr>
          <w:p w14:paraId="3241F531" w14:textId="77777777" w:rsidR="00D0762F" w:rsidRPr="00D0762F" w:rsidRDefault="00D0762F">
            <w:pPr>
              <w:rPr>
                <w:lang w:val="it-IT"/>
              </w:rPr>
            </w:pPr>
            <w:r w:rsidRPr="00D0762F">
              <w:rPr>
                <w:lang w:val="it-IT"/>
              </w:rPr>
              <w:t>DEM RICHIESTA RICONTATTO CJ ASS34 POLIZZA PERSONA E SALUTE</w:t>
            </w:r>
          </w:p>
        </w:tc>
        <w:tc>
          <w:tcPr>
            <w:tcW w:w="1344" w:type="dxa"/>
            <w:noWrap/>
            <w:hideMark/>
          </w:tcPr>
          <w:p w14:paraId="27681A71" w14:textId="77777777" w:rsidR="00D0762F" w:rsidRPr="00D0762F" w:rsidRDefault="00D0762F">
            <w:r w:rsidRPr="00D0762F">
              <w:t>DEMADOBE</w:t>
            </w:r>
          </w:p>
        </w:tc>
        <w:tc>
          <w:tcPr>
            <w:tcW w:w="1366" w:type="dxa"/>
            <w:noWrap/>
            <w:hideMark/>
          </w:tcPr>
          <w:p w14:paraId="5FCB1905" w14:textId="77777777" w:rsidR="00D0762F" w:rsidRPr="00D0762F" w:rsidRDefault="00D0762F">
            <w:r w:rsidRPr="00D0762F">
              <w:t>CJ</w:t>
            </w:r>
          </w:p>
        </w:tc>
        <w:tc>
          <w:tcPr>
            <w:tcW w:w="1617" w:type="dxa"/>
            <w:noWrap/>
            <w:hideMark/>
          </w:tcPr>
          <w:p w14:paraId="0D8BC8F5" w14:textId="77777777" w:rsidR="00D0762F" w:rsidRPr="00D0762F" w:rsidRDefault="00D0762F">
            <w:r w:rsidRPr="00D0762F">
              <w:t>3</w:t>
            </w:r>
          </w:p>
        </w:tc>
      </w:tr>
      <w:tr w:rsidR="00D0762F" w:rsidRPr="00D0762F" w14:paraId="5B1B0CDD" w14:textId="77777777" w:rsidTr="00CA5128">
        <w:trPr>
          <w:trHeight w:val="292"/>
        </w:trPr>
        <w:tc>
          <w:tcPr>
            <w:tcW w:w="5301" w:type="dxa"/>
            <w:noWrap/>
            <w:hideMark/>
          </w:tcPr>
          <w:p w14:paraId="6255E667" w14:textId="77777777" w:rsidR="00D0762F" w:rsidRPr="00D0762F" w:rsidRDefault="00D0762F">
            <w:pPr>
              <w:rPr>
                <w:lang w:val="it-IT"/>
              </w:rPr>
            </w:pPr>
            <w:r w:rsidRPr="00D0762F">
              <w:rPr>
                <w:lang w:val="it-IT"/>
              </w:rPr>
              <w:t>DEM RICHIESTA RICONTATTO CJ ASS38 POLIZZA MEZZI PAGAMENTO</w:t>
            </w:r>
          </w:p>
        </w:tc>
        <w:tc>
          <w:tcPr>
            <w:tcW w:w="1344" w:type="dxa"/>
            <w:noWrap/>
            <w:hideMark/>
          </w:tcPr>
          <w:p w14:paraId="1474DC0E" w14:textId="77777777" w:rsidR="00D0762F" w:rsidRPr="00D0762F" w:rsidRDefault="00D0762F">
            <w:r w:rsidRPr="00D0762F">
              <w:t>DEMADOBE</w:t>
            </w:r>
          </w:p>
        </w:tc>
        <w:tc>
          <w:tcPr>
            <w:tcW w:w="1366" w:type="dxa"/>
            <w:noWrap/>
            <w:hideMark/>
          </w:tcPr>
          <w:p w14:paraId="622AC85F" w14:textId="77777777" w:rsidR="00D0762F" w:rsidRPr="00D0762F" w:rsidRDefault="00D0762F">
            <w:r w:rsidRPr="00D0762F">
              <w:t>CJ</w:t>
            </w:r>
          </w:p>
        </w:tc>
        <w:tc>
          <w:tcPr>
            <w:tcW w:w="1617" w:type="dxa"/>
            <w:noWrap/>
            <w:hideMark/>
          </w:tcPr>
          <w:p w14:paraId="1E55C2B3" w14:textId="77777777" w:rsidR="00D0762F" w:rsidRPr="00D0762F" w:rsidRDefault="00D0762F">
            <w:r w:rsidRPr="00D0762F">
              <w:t>3</w:t>
            </w:r>
          </w:p>
        </w:tc>
      </w:tr>
      <w:tr w:rsidR="00D0762F" w:rsidRPr="00D0762F" w14:paraId="4C5147FE" w14:textId="77777777" w:rsidTr="00CA5128">
        <w:trPr>
          <w:trHeight w:val="292"/>
        </w:trPr>
        <w:tc>
          <w:tcPr>
            <w:tcW w:w="5301" w:type="dxa"/>
            <w:noWrap/>
            <w:hideMark/>
          </w:tcPr>
          <w:p w14:paraId="37C97132" w14:textId="77777777" w:rsidR="00D0762F" w:rsidRPr="00D0762F" w:rsidRDefault="00D0762F">
            <w:pPr>
              <w:rPr>
                <w:lang w:val="it-IT"/>
              </w:rPr>
            </w:pPr>
            <w:r w:rsidRPr="00D0762F">
              <w:rPr>
                <w:lang w:val="it-IT"/>
              </w:rPr>
              <w:t>DEM RICHIESTA RICONTATTO CJ ASS4 ASSICURAZIONE PERSONA&amp;SALUTE</w:t>
            </w:r>
          </w:p>
        </w:tc>
        <w:tc>
          <w:tcPr>
            <w:tcW w:w="1344" w:type="dxa"/>
            <w:noWrap/>
            <w:hideMark/>
          </w:tcPr>
          <w:p w14:paraId="46086F1E" w14:textId="77777777" w:rsidR="00D0762F" w:rsidRPr="00D0762F" w:rsidRDefault="00D0762F">
            <w:r w:rsidRPr="00D0762F">
              <w:t>DEMADOBE</w:t>
            </w:r>
          </w:p>
        </w:tc>
        <w:tc>
          <w:tcPr>
            <w:tcW w:w="1366" w:type="dxa"/>
            <w:noWrap/>
            <w:hideMark/>
          </w:tcPr>
          <w:p w14:paraId="4C9BB793" w14:textId="77777777" w:rsidR="00D0762F" w:rsidRPr="00D0762F" w:rsidRDefault="00D0762F">
            <w:r w:rsidRPr="00D0762F">
              <w:t>CJ</w:t>
            </w:r>
          </w:p>
        </w:tc>
        <w:tc>
          <w:tcPr>
            <w:tcW w:w="1617" w:type="dxa"/>
            <w:noWrap/>
            <w:hideMark/>
          </w:tcPr>
          <w:p w14:paraId="0CDE6EE7" w14:textId="77777777" w:rsidR="00D0762F" w:rsidRPr="00D0762F" w:rsidRDefault="00D0762F">
            <w:r w:rsidRPr="00D0762F">
              <w:t>3</w:t>
            </w:r>
          </w:p>
        </w:tc>
      </w:tr>
      <w:tr w:rsidR="00D0762F" w:rsidRPr="00D0762F" w14:paraId="23E150C4" w14:textId="77777777" w:rsidTr="00CA5128">
        <w:trPr>
          <w:trHeight w:val="292"/>
        </w:trPr>
        <w:tc>
          <w:tcPr>
            <w:tcW w:w="5301" w:type="dxa"/>
            <w:noWrap/>
            <w:hideMark/>
          </w:tcPr>
          <w:p w14:paraId="6543BE54" w14:textId="77777777" w:rsidR="00D0762F" w:rsidRPr="00D0762F" w:rsidRDefault="00D0762F">
            <w:pPr>
              <w:rPr>
                <w:lang w:val="it-IT"/>
              </w:rPr>
            </w:pPr>
            <w:r w:rsidRPr="00D0762F">
              <w:rPr>
                <w:lang w:val="it-IT"/>
              </w:rPr>
              <w:t>DEM RICHIESTA RICONTATTO CJ ASS8 ASSIC.CAT.NAT PF</w:t>
            </w:r>
          </w:p>
        </w:tc>
        <w:tc>
          <w:tcPr>
            <w:tcW w:w="1344" w:type="dxa"/>
            <w:noWrap/>
            <w:hideMark/>
          </w:tcPr>
          <w:p w14:paraId="72E97B4C" w14:textId="77777777" w:rsidR="00D0762F" w:rsidRPr="00D0762F" w:rsidRDefault="00D0762F">
            <w:r w:rsidRPr="00D0762F">
              <w:t>DEMADOBE</w:t>
            </w:r>
          </w:p>
        </w:tc>
        <w:tc>
          <w:tcPr>
            <w:tcW w:w="1366" w:type="dxa"/>
            <w:noWrap/>
            <w:hideMark/>
          </w:tcPr>
          <w:p w14:paraId="022C0A33" w14:textId="77777777" w:rsidR="00D0762F" w:rsidRPr="00D0762F" w:rsidRDefault="00D0762F">
            <w:r w:rsidRPr="00D0762F">
              <w:t>CJ</w:t>
            </w:r>
          </w:p>
        </w:tc>
        <w:tc>
          <w:tcPr>
            <w:tcW w:w="1617" w:type="dxa"/>
            <w:noWrap/>
            <w:hideMark/>
          </w:tcPr>
          <w:p w14:paraId="6E8FF61B" w14:textId="77777777" w:rsidR="00D0762F" w:rsidRPr="00D0762F" w:rsidRDefault="00D0762F">
            <w:r w:rsidRPr="00D0762F">
              <w:t>3</w:t>
            </w:r>
          </w:p>
        </w:tc>
      </w:tr>
      <w:tr w:rsidR="00D0762F" w:rsidRPr="00D0762F" w14:paraId="1AD737E9" w14:textId="77777777" w:rsidTr="00CA5128">
        <w:trPr>
          <w:trHeight w:val="292"/>
        </w:trPr>
        <w:tc>
          <w:tcPr>
            <w:tcW w:w="5301" w:type="dxa"/>
            <w:noWrap/>
            <w:hideMark/>
          </w:tcPr>
          <w:p w14:paraId="15E4296D" w14:textId="77777777" w:rsidR="00D0762F" w:rsidRPr="00D0762F" w:rsidRDefault="00D0762F">
            <w:pPr>
              <w:rPr>
                <w:lang w:val="it-IT"/>
              </w:rPr>
            </w:pPr>
            <w:r w:rsidRPr="00D0762F">
              <w:rPr>
                <w:lang w:val="it-IT"/>
              </w:rPr>
              <w:t>DEM RICHIESTA RICONTATTO CJ CC5 PROPOSTA CONTODEPOSITO</w:t>
            </w:r>
          </w:p>
        </w:tc>
        <w:tc>
          <w:tcPr>
            <w:tcW w:w="1344" w:type="dxa"/>
            <w:noWrap/>
            <w:hideMark/>
          </w:tcPr>
          <w:p w14:paraId="6D15F33E" w14:textId="77777777" w:rsidR="00D0762F" w:rsidRPr="00D0762F" w:rsidRDefault="00D0762F">
            <w:r w:rsidRPr="00D0762F">
              <w:t>DEMADOBE</w:t>
            </w:r>
          </w:p>
        </w:tc>
        <w:tc>
          <w:tcPr>
            <w:tcW w:w="1366" w:type="dxa"/>
            <w:noWrap/>
            <w:hideMark/>
          </w:tcPr>
          <w:p w14:paraId="7E2177A6" w14:textId="77777777" w:rsidR="00D0762F" w:rsidRPr="00D0762F" w:rsidRDefault="00D0762F">
            <w:r w:rsidRPr="00D0762F">
              <w:t>CJ</w:t>
            </w:r>
          </w:p>
        </w:tc>
        <w:tc>
          <w:tcPr>
            <w:tcW w:w="1617" w:type="dxa"/>
            <w:noWrap/>
            <w:hideMark/>
          </w:tcPr>
          <w:p w14:paraId="64F80B52" w14:textId="77777777" w:rsidR="00D0762F" w:rsidRPr="00D0762F" w:rsidRDefault="00D0762F">
            <w:r w:rsidRPr="00D0762F">
              <w:t>3</w:t>
            </w:r>
          </w:p>
        </w:tc>
      </w:tr>
      <w:tr w:rsidR="00D0762F" w:rsidRPr="00D0762F" w14:paraId="6FD5797B" w14:textId="77777777" w:rsidTr="00CA5128">
        <w:trPr>
          <w:trHeight w:val="292"/>
        </w:trPr>
        <w:tc>
          <w:tcPr>
            <w:tcW w:w="5301" w:type="dxa"/>
            <w:noWrap/>
            <w:hideMark/>
          </w:tcPr>
          <w:p w14:paraId="4D88A76E" w14:textId="77777777" w:rsidR="00D0762F" w:rsidRPr="00D0762F" w:rsidRDefault="00D0762F">
            <w:pPr>
              <w:rPr>
                <w:lang w:val="it-IT"/>
              </w:rPr>
            </w:pPr>
            <w:r w:rsidRPr="00D0762F">
              <w:rPr>
                <w:lang w:val="it-IT"/>
              </w:rPr>
              <w:t>DEM RICHIESTA RICONTATTO CJ CC6 ONBOARDING CC ONLINE AFFARI POE</w:t>
            </w:r>
          </w:p>
        </w:tc>
        <w:tc>
          <w:tcPr>
            <w:tcW w:w="1344" w:type="dxa"/>
            <w:noWrap/>
            <w:hideMark/>
          </w:tcPr>
          <w:p w14:paraId="0E8C133C" w14:textId="77777777" w:rsidR="00D0762F" w:rsidRPr="00D0762F" w:rsidRDefault="00D0762F">
            <w:r w:rsidRPr="00D0762F">
              <w:t>DEMADOBE</w:t>
            </w:r>
          </w:p>
        </w:tc>
        <w:tc>
          <w:tcPr>
            <w:tcW w:w="1366" w:type="dxa"/>
            <w:noWrap/>
            <w:hideMark/>
          </w:tcPr>
          <w:p w14:paraId="2ECAAA55" w14:textId="77777777" w:rsidR="00D0762F" w:rsidRPr="00D0762F" w:rsidRDefault="00D0762F">
            <w:r w:rsidRPr="00D0762F">
              <w:t>CJ</w:t>
            </w:r>
          </w:p>
        </w:tc>
        <w:tc>
          <w:tcPr>
            <w:tcW w:w="1617" w:type="dxa"/>
            <w:noWrap/>
            <w:hideMark/>
          </w:tcPr>
          <w:p w14:paraId="2FF547EF" w14:textId="77777777" w:rsidR="00D0762F" w:rsidRPr="00D0762F" w:rsidRDefault="00D0762F">
            <w:r w:rsidRPr="00D0762F">
              <w:t>3</w:t>
            </w:r>
          </w:p>
        </w:tc>
      </w:tr>
      <w:tr w:rsidR="00D0762F" w:rsidRPr="00D0762F" w14:paraId="29E0C9B6" w14:textId="77777777" w:rsidTr="00CA5128">
        <w:trPr>
          <w:trHeight w:val="292"/>
        </w:trPr>
        <w:tc>
          <w:tcPr>
            <w:tcW w:w="5301" w:type="dxa"/>
            <w:noWrap/>
            <w:hideMark/>
          </w:tcPr>
          <w:p w14:paraId="6BA265D5" w14:textId="77777777" w:rsidR="00D0762F" w:rsidRPr="00D0762F" w:rsidRDefault="00D0762F">
            <w:pPr>
              <w:rPr>
                <w:lang w:val="it-IT"/>
              </w:rPr>
            </w:pPr>
            <w:r w:rsidRPr="00D0762F">
              <w:rPr>
                <w:lang w:val="it-IT"/>
              </w:rPr>
              <w:t>DEM RICHIESTA RICONTATTO CJ CTS1 PRESENTAZIONE POLIZZA MEZZI DI PAGAMENTO</w:t>
            </w:r>
          </w:p>
        </w:tc>
        <w:tc>
          <w:tcPr>
            <w:tcW w:w="1344" w:type="dxa"/>
            <w:noWrap/>
            <w:hideMark/>
          </w:tcPr>
          <w:p w14:paraId="502989D9" w14:textId="77777777" w:rsidR="00D0762F" w:rsidRPr="00D0762F" w:rsidRDefault="00D0762F">
            <w:r w:rsidRPr="00D0762F">
              <w:t>DEMADOBE</w:t>
            </w:r>
          </w:p>
        </w:tc>
        <w:tc>
          <w:tcPr>
            <w:tcW w:w="1366" w:type="dxa"/>
            <w:noWrap/>
            <w:hideMark/>
          </w:tcPr>
          <w:p w14:paraId="649A3235" w14:textId="77777777" w:rsidR="00D0762F" w:rsidRPr="00D0762F" w:rsidRDefault="00D0762F">
            <w:r w:rsidRPr="00D0762F">
              <w:t>CJ</w:t>
            </w:r>
          </w:p>
        </w:tc>
        <w:tc>
          <w:tcPr>
            <w:tcW w:w="1617" w:type="dxa"/>
            <w:noWrap/>
            <w:hideMark/>
          </w:tcPr>
          <w:p w14:paraId="0A84F612" w14:textId="77777777" w:rsidR="00D0762F" w:rsidRPr="00D0762F" w:rsidRDefault="00D0762F">
            <w:r w:rsidRPr="00D0762F">
              <w:t>3</w:t>
            </w:r>
          </w:p>
        </w:tc>
      </w:tr>
      <w:tr w:rsidR="00D0762F" w:rsidRPr="00D0762F" w14:paraId="6F7839AB" w14:textId="77777777" w:rsidTr="00CA5128">
        <w:trPr>
          <w:trHeight w:val="292"/>
        </w:trPr>
        <w:tc>
          <w:tcPr>
            <w:tcW w:w="5301" w:type="dxa"/>
            <w:noWrap/>
            <w:hideMark/>
          </w:tcPr>
          <w:p w14:paraId="2FA7154C" w14:textId="77777777" w:rsidR="00D0762F" w:rsidRPr="00D0762F" w:rsidRDefault="00D0762F">
            <w:pPr>
              <w:rPr>
                <w:lang w:val="it-IT"/>
              </w:rPr>
            </w:pPr>
            <w:r w:rsidRPr="00D0762F">
              <w:rPr>
                <w:lang w:val="it-IT"/>
              </w:rPr>
              <w:t>DEM RICHIESTA RICONTATTO CJ CTS1 PRESENTAZIONE POLIZZA MOBILE</w:t>
            </w:r>
          </w:p>
        </w:tc>
        <w:tc>
          <w:tcPr>
            <w:tcW w:w="1344" w:type="dxa"/>
            <w:noWrap/>
            <w:hideMark/>
          </w:tcPr>
          <w:p w14:paraId="37E8D7B5" w14:textId="77777777" w:rsidR="00D0762F" w:rsidRPr="00D0762F" w:rsidRDefault="00D0762F">
            <w:r w:rsidRPr="00D0762F">
              <w:t>DEMADOBE</w:t>
            </w:r>
          </w:p>
        </w:tc>
        <w:tc>
          <w:tcPr>
            <w:tcW w:w="1366" w:type="dxa"/>
            <w:noWrap/>
            <w:hideMark/>
          </w:tcPr>
          <w:p w14:paraId="7AA7FF16" w14:textId="77777777" w:rsidR="00D0762F" w:rsidRPr="00D0762F" w:rsidRDefault="00D0762F">
            <w:r w:rsidRPr="00D0762F">
              <w:t>CJ</w:t>
            </w:r>
          </w:p>
        </w:tc>
        <w:tc>
          <w:tcPr>
            <w:tcW w:w="1617" w:type="dxa"/>
            <w:noWrap/>
            <w:hideMark/>
          </w:tcPr>
          <w:p w14:paraId="19F1E203" w14:textId="77777777" w:rsidR="00D0762F" w:rsidRPr="00D0762F" w:rsidRDefault="00D0762F">
            <w:r w:rsidRPr="00D0762F">
              <w:t>3</w:t>
            </w:r>
          </w:p>
        </w:tc>
      </w:tr>
      <w:tr w:rsidR="00D0762F" w:rsidRPr="00D0762F" w14:paraId="02C74D27" w14:textId="77777777" w:rsidTr="00CA5128">
        <w:trPr>
          <w:trHeight w:val="292"/>
        </w:trPr>
        <w:tc>
          <w:tcPr>
            <w:tcW w:w="5301" w:type="dxa"/>
            <w:noWrap/>
            <w:hideMark/>
          </w:tcPr>
          <w:p w14:paraId="7249583E" w14:textId="77777777" w:rsidR="00D0762F" w:rsidRPr="00D0762F" w:rsidRDefault="00D0762F">
            <w:pPr>
              <w:rPr>
                <w:lang w:val="it-IT"/>
              </w:rPr>
            </w:pPr>
            <w:r w:rsidRPr="00D0762F">
              <w:rPr>
                <w:lang w:val="it-IT"/>
              </w:rPr>
              <w:t>DEM RICHIESTA RICONTATTO CJ DIG1 PROPOSTA PRODOTTI KIDS AND TEENS</w:t>
            </w:r>
          </w:p>
        </w:tc>
        <w:tc>
          <w:tcPr>
            <w:tcW w:w="1344" w:type="dxa"/>
            <w:noWrap/>
            <w:hideMark/>
          </w:tcPr>
          <w:p w14:paraId="02CB3DEF" w14:textId="77777777" w:rsidR="00D0762F" w:rsidRPr="00D0762F" w:rsidRDefault="00D0762F">
            <w:r w:rsidRPr="00D0762F">
              <w:t>DEMADOBE</w:t>
            </w:r>
          </w:p>
        </w:tc>
        <w:tc>
          <w:tcPr>
            <w:tcW w:w="1366" w:type="dxa"/>
            <w:noWrap/>
            <w:hideMark/>
          </w:tcPr>
          <w:p w14:paraId="4A13B398" w14:textId="77777777" w:rsidR="00D0762F" w:rsidRPr="00D0762F" w:rsidRDefault="00D0762F">
            <w:r w:rsidRPr="00D0762F">
              <w:t>CJ</w:t>
            </w:r>
          </w:p>
        </w:tc>
        <w:tc>
          <w:tcPr>
            <w:tcW w:w="1617" w:type="dxa"/>
            <w:noWrap/>
            <w:hideMark/>
          </w:tcPr>
          <w:p w14:paraId="70DDA9C8" w14:textId="77777777" w:rsidR="00D0762F" w:rsidRPr="00D0762F" w:rsidRDefault="00D0762F">
            <w:r w:rsidRPr="00D0762F">
              <w:t>3</w:t>
            </w:r>
          </w:p>
        </w:tc>
      </w:tr>
      <w:tr w:rsidR="00D0762F" w:rsidRPr="00D0762F" w14:paraId="2DC01E0D" w14:textId="77777777" w:rsidTr="00CA5128">
        <w:trPr>
          <w:trHeight w:val="292"/>
        </w:trPr>
        <w:tc>
          <w:tcPr>
            <w:tcW w:w="5301" w:type="dxa"/>
            <w:noWrap/>
            <w:hideMark/>
          </w:tcPr>
          <w:p w14:paraId="32E78F6F" w14:textId="77777777" w:rsidR="00D0762F" w:rsidRPr="00D0762F" w:rsidRDefault="00D0762F">
            <w:pPr>
              <w:rPr>
                <w:lang w:val="it-IT"/>
              </w:rPr>
            </w:pPr>
            <w:r w:rsidRPr="00D0762F">
              <w:rPr>
                <w:lang w:val="it-IT"/>
              </w:rPr>
              <w:t>DEM RICHIESTA RICONTATTO CJ DIG2 PROPOSTA PRODOTTI GEN Z</w:t>
            </w:r>
          </w:p>
        </w:tc>
        <w:tc>
          <w:tcPr>
            <w:tcW w:w="1344" w:type="dxa"/>
            <w:noWrap/>
            <w:hideMark/>
          </w:tcPr>
          <w:p w14:paraId="78766CFD" w14:textId="77777777" w:rsidR="00D0762F" w:rsidRPr="00D0762F" w:rsidRDefault="00D0762F">
            <w:r w:rsidRPr="00D0762F">
              <w:t>DEMADOBE</w:t>
            </w:r>
          </w:p>
        </w:tc>
        <w:tc>
          <w:tcPr>
            <w:tcW w:w="1366" w:type="dxa"/>
            <w:noWrap/>
            <w:hideMark/>
          </w:tcPr>
          <w:p w14:paraId="72402AAE" w14:textId="77777777" w:rsidR="00D0762F" w:rsidRPr="00D0762F" w:rsidRDefault="00D0762F">
            <w:r w:rsidRPr="00D0762F">
              <w:t>CJ</w:t>
            </w:r>
          </w:p>
        </w:tc>
        <w:tc>
          <w:tcPr>
            <w:tcW w:w="1617" w:type="dxa"/>
            <w:noWrap/>
            <w:hideMark/>
          </w:tcPr>
          <w:p w14:paraId="22B25052" w14:textId="77777777" w:rsidR="00D0762F" w:rsidRPr="00D0762F" w:rsidRDefault="00D0762F">
            <w:r w:rsidRPr="00D0762F">
              <w:t>3</w:t>
            </w:r>
          </w:p>
        </w:tc>
      </w:tr>
      <w:tr w:rsidR="00D0762F" w:rsidRPr="00D0762F" w14:paraId="6398B800" w14:textId="77777777" w:rsidTr="00CA5128">
        <w:trPr>
          <w:trHeight w:val="292"/>
        </w:trPr>
        <w:tc>
          <w:tcPr>
            <w:tcW w:w="5301" w:type="dxa"/>
            <w:noWrap/>
            <w:hideMark/>
          </w:tcPr>
          <w:p w14:paraId="3E4D9E68" w14:textId="77777777" w:rsidR="00D0762F" w:rsidRPr="00D0762F" w:rsidRDefault="00D0762F">
            <w:pPr>
              <w:rPr>
                <w:lang w:val="it-IT"/>
              </w:rPr>
            </w:pPr>
            <w:r w:rsidRPr="00D0762F">
              <w:rPr>
                <w:lang w:val="it-IT"/>
              </w:rPr>
              <w:t>DEM RICHIESTA RICONTATTO CJ DIG3 PROPOSTA PRODOTTI NEXT GEN</w:t>
            </w:r>
          </w:p>
        </w:tc>
        <w:tc>
          <w:tcPr>
            <w:tcW w:w="1344" w:type="dxa"/>
            <w:noWrap/>
            <w:hideMark/>
          </w:tcPr>
          <w:p w14:paraId="42C2D2C6" w14:textId="77777777" w:rsidR="00D0762F" w:rsidRPr="00D0762F" w:rsidRDefault="00D0762F">
            <w:r w:rsidRPr="00D0762F">
              <w:t>DEMADOBE</w:t>
            </w:r>
          </w:p>
        </w:tc>
        <w:tc>
          <w:tcPr>
            <w:tcW w:w="1366" w:type="dxa"/>
            <w:noWrap/>
            <w:hideMark/>
          </w:tcPr>
          <w:p w14:paraId="471CCB59" w14:textId="77777777" w:rsidR="00D0762F" w:rsidRPr="00D0762F" w:rsidRDefault="00D0762F">
            <w:r w:rsidRPr="00D0762F">
              <w:t>CJ</w:t>
            </w:r>
          </w:p>
        </w:tc>
        <w:tc>
          <w:tcPr>
            <w:tcW w:w="1617" w:type="dxa"/>
            <w:noWrap/>
            <w:hideMark/>
          </w:tcPr>
          <w:p w14:paraId="36B1F1DF" w14:textId="77777777" w:rsidR="00D0762F" w:rsidRPr="00D0762F" w:rsidRDefault="00D0762F">
            <w:r w:rsidRPr="00D0762F">
              <w:t>3</w:t>
            </w:r>
          </w:p>
        </w:tc>
      </w:tr>
      <w:tr w:rsidR="00D0762F" w:rsidRPr="00D0762F" w14:paraId="364E291B" w14:textId="77777777" w:rsidTr="00CA5128">
        <w:trPr>
          <w:trHeight w:val="292"/>
        </w:trPr>
        <w:tc>
          <w:tcPr>
            <w:tcW w:w="5301" w:type="dxa"/>
            <w:noWrap/>
            <w:hideMark/>
          </w:tcPr>
          <w:p w14:paraId="74D7B67B" w14:textId="77777777" w:rsidR="00D0762F" w:rsidRPr="00D0762F" w:rsidRDefault="00D0762F">
            <w:pPr>
              <w:rPr>
                <w:lang w:val="it-IT"/>
              </w:rPr>
            </w:pPr>
            <w:r w:rsidRPr="00D0762F">
              <w:rPr>
                <w:lang w:val="it-IT"/>
              </w:rPr>
              <w:t>DEM RICHIESTA RICONTATTO CJ FIN1 AGRI ENERGIA E AGRI BLU</w:t>
            </w:r>
          </w:p>
        </w:tc>
        <w:tc>
          <w:tcPr>
            <w:tcW w:w="1344" w:type="dxa"/>
            <w:noWrap/>
            <w:hideMark/>
          </w:tcPr>
          <w:p w14:paraId="12808EC3" w14:textId="77777777" w:rsidR="00D0762F" w:rsidRPr="00D0762F" w:rsidRDefault="00D0762F">
            <w:r w:rsidRPr="00D0762F">
              <w:t>DEMADOBE</w:t>
            </w:r>
          </w:p>
        </w:tc>
        <w:tc>
          <w:tcPr>
            <w:tcW w:w="1366" w:type="dxa"/>
            <w:noWrap/>
            <w:hideMark/>
          </w:tcPr>
          <w:p w14:paraId="68F18EE7" w14:textId="77777777" w:rsidR="00D0762F" w:rsidRPr="00D0762F" w:rsidRDefault="00D0762F">
            <w:r w:rsidRPr="00D0762F">
              <w:t>CJ</w:t>
            </w:r>
          </w:p>
        </w:tc>
        <w:tc>
          <w:tcPr>
            <w:tcW w:w="1617" w:type="dxa"/>
            <w:noWrap/>
            <w:hideMark/>
          </w:tcPr>
          <w:p w14:paraId="16041960" w14:textId="77777777" w:rsidR="00D0762F" w:rsidRPr="00D0762F" w:rsidRDefault="00D0762F">
            <w:r w:rsidRPr="00D0762F">
              <w:t>3</w:t>
            </w:r>
          </w:p>
        </w:tc>
      </w:tr>
      <w:tr w:rsidR="00D0762F" w:rsidRPr="00D0762F" w14:paraId="4F06C206" w14:textId="77777777" w:rsidTr="00CA5128">
        <w:trPr>
          <w:trHeight w:val="292"/>
        </w:trPr>
        <w:tc>
          <w:tcPr>
            <w:tcW w:w="5301" w:type="dxa"/>
            <w:noWrap/>
            <w:hideMark/>
          </w:tcPr>
          <w:p w14:paraId="6F8BB13F" w14:textId="77777777" w:rsidR="00D0762F" w:rsidRPr="00D0762F" w:rsidRDefault="00D0762F">
            <w:pPr>
              <w:rPr>
                <w:lang w:val="it-IT"/>
              </w:rPr>
            </w:pPr>
            <w:r w:rsidRPr="00D0762F">
              <w:rPr>
                <w:lang w:val="it-IT"/>
              </w:rPr>
              <w:t>DEM RICHIESTA RICONTATTO CJ FIN12 PROPOSTA PEGNO ROTATIVO</w:t>
            </w:r>
          </w:p>
        </w:tc>
        <w:tc>
          <w:tcPr>
            <w:tcW w:w="1344" w:type="dxa"/>
            <w:noWrap/>
            <w:hideMark/>
          </w:tcPr>
          <w:p w14:paraId="5D1B9FD1" w14:textId="77777777" w:rsidR="00D0762F" w:rsidRPr="00D0762F" w:rsidRDefault="00D0762F">
            <w:r w:rsidRPr="00D0762F">
              <w:t>DEMADOBE</w:t>
            </w:r>
          </w:p>
        </w:tc>
        <w:tc>
          <w:tcPr>
            <w:tcW w:w="1366" w:type="dxa"/>
            <w:noWrap/>
            <w:hideMark/>
          </w:tcPr>
          <w:p w14:paraId="07CEFE5B" w14:textId="77777777" w:rsidR="00D0762F" w:rsidRPr="00D0762F" w:rsidRDefault="00D0762F">
            <w:r w:rsidRPr="00D0762F">
              <w:t>CJ</w:t>
            </w:r>
          </w:p>
        </w:tc>
        <w:tc>
          <w:tcPr>
            <w:tcW w:w="1617" w:type="dxa"/>
            <w:noWrap/>
            <w:hideMark/>
          </w:tcPr>
          <w:p w14:paraId="2B008BFA" w14:textId="77777777" w:rsidR="00D0762F" w:rsidRPr="00D0762F" w:rsidRDefault="00D0762F">
            <w:r w:rsidRPr="00D0762F">
              <w:t>3</w:t>
            </w:r>
          </w:p>
        </w:tc>
      </w:tr>
      <w:tr w:rsidR="00D0762F" w:rsidRPr="00D0762F" w14:paraId="1C54BF91" w14:textId="77777777" w:rsidTr="00CA5128">
        <w:trPr>
          <w:trHeight w:val="292"/>
        </w:trPr>
        <w:tc>
          <w:tcPr>
            <w:tcW w:w="5301" w:type="dxa"/>
            <w:noWrap/>
            <w:hideMark/>
          </w:tcPr>
          <w:p w14:paraId="514E2F9A" w14:textId="77777777" w:rsidR="00D0762F" w:rsidRPr="00D0762F" w:rsidRDefault="00D0762F">
            <w:pPr>
              <w:rPr>
                <w:lang w:val="it-IT"/>
              </w:rPr>
            </w:pPr>
            <w:r w:rsidRPr="00D0762F">
              <w:rPr>
                <w:lang w:val="it-IT"/>
              </w:rPr>
              <w:t>DEM RICHIESTA RICONTATTO CJ FIN13 EASY BUSINESS</w:t>
            </w:r>
          </w:p>
        </w:tc>
        <w:tc>
          <w:tcPr>
            <w:tcW w:w="1344" w:type="dxa"/>
            <w:noWrap/>
            <w:hideMark/>
          </w:tcPr>
          <w:p w14:paraId="3F851577" w14:textId="77777777" w:rsidR="00D0762F" w:rsidRPr="00D0762F" w:rsidRDefault="00D0762F">
            <w:r w:rsidRPr="00D0762F">
              <w:t>DEMADOBE</w:t>
            </w:r>
          </w:p>
        </w:tc>
        <w:tc>
          <w:tcPr>
            <w:tcW w:w="1366" w:type="dxa"/>
            <w:noWrap/>
            <w:hideMark/>
          </w:tcPr>
          <w:p w14:paraId="6F954CFF" w14:textId="77777777" w:rsidR="00D0762F" w:rsidRPr="00D0762F" w:rsidRDefault="00D0762F">
            <w:r w:rsidRPr="00D0762F">
              <w:t>CJ</w:t>
            </w:r>
          </w:p>
        </w:tc>
        <w:tc>
          <w:tcPr>
            <w:tcW w:w="1617" w:type="dxa"/>
            <w:noWrap/>
            <w:hideMark/>
          </w:tcPr>
          <w:p w14:paraId="4DB7B983" w14:textId="77777777" w:rsidR="00D0762F" w:rsidRPr="00D0762F" w:rsidRDefault="00D0762F">
            <w:r w:rsidRPr="00D0762F">
              <w:t>3</w:t>
            </w:r>
          </w:p>
        </w:tc>
      </w:tr>
      <w:tr w:rsidR="00D0762F" w:rsidRPr="00D0762F" w14:paraId="310F47D5" w14:textId="77777777" w:rsidTr="00CA5128">
        <w:trPr>
          <w:trHeight w:val="292"/>
        </w:trPr>
        <w:tc>
          <w:tcPr>
            <w:tcW w:w="5301" w:type="dxa"/>
            <w:noWrap/>
            <w:hideMark/>
          </w:tcPr>
          <w:p w14:paraId="7A45E381" w14:textId="77777777" w:rsidR="00D0762F" w:rsidRPr="00D0762F" w:rsidRDefault="00D0762F">
            <w:pPr>
              <w:rPr>
                <w:lang w:val="it-IT"/>
              </w:rPr>
            </w:pPr>
            <w:r w:rsidRPr="00D0762F">
              <w:rPr>
                <w:lang w:val="it-IT"/>
              </w:rPr>
              <w:t>DEM RICHIESTA RICONTATTO CJ FIN14 PREDELIBERATO</w:t>
            </w:r>
          </w:p>
        </w:tc>
        <w:tc>
          <w:tcPr>
            <w:tcW w:w="1344" w:type="dxa"/>
            <w:noWrap/>
            <w:hideMark/>
          </w:tcPr>
          <w:p w14:paraId="6635D727" w14:textId="77777777" w:rsidR="00D0762F" w:rsidRPr="00D0762F" w:rsidRDefault="00D0762F">
            <w:r w:rsidRPr="00D0762F">
              <w:t>DEMADOBE</w:t>
            </w:r>
          </w:p>
        </w:tc>
        <w:tc>
          <w:tcPr>
            <w:tcW w:w="1366" w:type="dxa"/>
            <w:noWrap/>
            <w:hideMark/>
          </w:tcPr>
          <w:p w14:paraId="3A8BE6C8" w14:textId="77777777" w:rsidR="00D0762F" w:rsidRPr="00D0762F" w:rsidRDefault="00D0762F">
            <w:r w:rsidRPr="00D0762F">
              <w:t>CJ</w:t>
            </w:r>
          </w:p>
        </w:tc>
        <w:tc>
          <w:tcPr>
            <w:tcW w:w="1617" w:type="dxa"/>
            <w:noWrap/>
            <w:hideMark/>
          </w:tcPr>
          <w:p w14:paraId="24216AEA" w14:textId="77777777" w:rsidR="00D0762F" w:rsidRPr="00D0762F" w:rsidRDefault="00D0762F">
            <w:r w:rsidRPr="00D0762F">
              <w:t>2</w:t>
            </w:r>
          </w:p>
        </w:tc>
      </w:tr>
      <w:tr w:rsidR="00D0762F" w:rsidRPr="00D0762F" w14:paraId="7BBBFA1D" w14:textId="77777777" w:rsidTr="00CA5128">
        <w:trPr>
          <w:trHeight w:val="292"/>
        </w:trPr>
        <w:tc>
          <w:tcPr>
            <w:tcW w:w="5301" w:type="dxa"/>
            <w:noWrap/>
            <w:hideMark/>
          </w:tcPr>
          <w:p w14:paraId="32439264" w14:textId="77777777" w:rsidR="00D0762F" w:rsidRPr="00D0762F" w:rsidRDefault="00D0762F">
            <w:pPr>
              <w:rPr>
                <w:lang w:val="it-IT"/>
              </w:rPr>
            </w:pPr>
            <w:r w:rsidRPr="00D0762F">
              <w:rPr>
                <w:lang w:val="it-IT"/>
              </w:rPr>
              <w:t>DEM RICHIESTA RICONTATTO CJ FIN2 LEASING</w:t>
            </w:r>
          </w:p>
        </w:tc>
        <w:tc>
          <w:tcPr>
            <w:tcW w:w="1344" w:type="dxa"/>
            <w:noWrap/>
            <w:hideMark/>
          </w:tcPr>
          <w:p w14:paraId="6553E243" w14:textId="77777777" w:rsidR="00D0762F" w:rsidRPr="00D0762F" w:rsidRDefault="00D0762F">
            <w:r w:rsidRPr="00D0762F">
              <w:t>DEMADOBE</w:t>
            </w:r>
          </w:p>
        </w:tc>
        <w:tc>
          <w:tcPr>
            <w:tcW w:w="1366" w:type="dxa"/>
            <w:noWrap/>
            <w:hideMark/>
          </w:tcPr>
          <w:p w14:paraId="5E1C1FAC" w14:textId="77777777" w:rsidR="00D0762F" w:rsidRPr="00D0762F" w:rsidRDefault="00D0762F">
            <w:r w:rsidRPr="00D0762F">
              <w:t>CJ</w:t>
            </w:r>
          </w:p>
        </w:tc>
        <w:tc>
          <w:tcPr>
            <w:tcW w:w="1617" w:type="dxa"/>
            <w:noWrap/>
            <w:hideMark/>
          </w:tcPr>
          <w:p w14:paraId="77F7E292" w14:textId="77777777" w:rsidR="00D0762F" w:rsidRPr="00D0762F" w:rsidRDefault="00D0762F">
            <w:r w:rsidRPr="00D0762F">
              <w:t>3</w:t>
            </w:r>
          </w:p>
        </w:tc>
      </w:tr>
      <w:tr w:rsidR="00D0762F" w:rsidRPr="00D0762F" w14:paraId="2CA0C3C6" w14:textId="77777777" w:rsidTr="00CA5128">
        <w:trPr>
          <w:trHeight w:val="292"/>
        </w:trPr>
        <w:tc>
          <w:tcPr>
            <w:tcW w:w="5301" w:type="dxa"/>
            <w:noWrap/>
            <w:hideMark/>
          </w:tcPr>
          <w:p w14:paraId="75772D22" w14:textId="77777777" w:rsidR="00D0762F" w:rsidRPr="00D0762F" w:rsidRDefault="00D0762F">
            <w:pPr>
              <w:rPr>
                <w:lang w:val="it-IT"/>
              </w:rPr>
            </w:pPr>
            <w:r w:rsidRPr="00D0762F">
              <w:rPr>
                <w:lang w:val="it-IT"/>
              </w:rPr>
              <w:t>DEM RICHIESTA RICONTATTO CJ FIN4 EASY BUSINESS</w:t>
            </w:r>
          </w:p>
        </w:tc>
        <w:tc>
          <w:tcPr>
            <w:tcW w:w="1344" w:type="dxa"/>
            <w:noWrap/>
            <w:hideMark/>
          </w:tcPr>
          <w:p w14:paraId="780B6244" w14:textId="77777777" w:rsidR="00D0762F" w:rsidRPr="00D0762F" w:rsidRDefault="00D0762F">
            <w:r w:rsidRPr="00D0762F">
              <w:t>DEMADOBE</w:t>
            </w:r>
          </w:p>
        </w:tc>
        <w:tc>
          <w:tcPr>
            <w:tcW w:w="1366" w:type="dxa"/>
            <w:noWrap/>
            <w:hideMark/>
          </w:tcPr>
          <w:p w14:paraId="67C5C0B7" w14:textId="77777777" w:rsidR="00D0762F" w:rsidRPr="00D0762F" w:rsidRDefault="00D0762F">
            <w:r w:rsidRPr="00D0762F">
              <w:t>CJ</w:t>
            </w:r>
          </w:p>
        </w:tc>
        <w:tc>
          <w:tcPr>
            <w:tcW w:w="1617" w:type="dxa"/>
            <w:noWrap/>
            <w:hideMark/>
          </w:tcPr>
          <w:p w14:paraId="287F099E" w14:textId="6F6B612D" w:rsidR="00D0762F" w:rsidRPr="00D0762F" w:rsidRDefault="004B6243">
            <w:r>
              <w:t>2</w:t>
            </w:r>
          </w:p>
        </w:tc>
      </w:tr>
      <w:tr w:rsidR="00D0762F" w:rsidRPr="00D0762F" w14:paraId="1D8B2CEC" w14:textId="77777777" w:rsidTr="00CA5128">
        <w:trPr>
          <w:trHeight w:val="292"/>
        </w:trPr>
        <w:tc>
          <w:tcPr>
            <w:tcW w:w="5301" w:type="dxa"/>
            <w:noWrap/>
            <w:hideMark/>
          </w:tcPr>
          <w:p w14:paraId="2E834072" w14:textId="77777777" w:rsidR="00D0762F" w:rsidRPr="00D0762F" w:rsidRDefault="00D0762F">
            <w:pPr>
              <w:rPr>
                <w:lang w:val="it-IT"/>
              </w:rPr>
            </w:pPr>
            <w:r w:rsidRPr="00D0762F">
              <w:rPr>
                <w:lang w:val="it-IT"/>
              </w:rPr>
              <w:t>DEM RICHIESTA RICONTATTO CJ FIN5 CONSULENZA PNRR</w:t>
            </w:r>
          </w:p>
        </w:tc>
        <w:tc>
          <w:tcPr>
            <w:tcW w:w="1344" w:type="dxa"/>
            <w:noWrap/>
            <w:hideMark/>
          </w:tcPr>
          <w:p w14:paraId="7C4C341F" w14:textId="77777777" w:rsidR="00D0762F" w:rsidRPr="00D0762F" w:rsidRDefault="00D0762F">
            <w:r w:rsidRPr="00D0762F">
              <w:t>DEMADOBE</w:t>
            </w:r>
          </w:p>
        </w:tc>
        <w:tc>
          <w:tcPr>
            <w:tcW w:w="1366" w:type="dxa"/>
            <w:noWrap/>
            <w:hideMark/>
          </w:tcPr>
          <w:p w14:paraId="127879E2" w14:textId="77777777" w:rsidR="00D0762F" w:rsidRPr="00D0762F" w:rsidRDefault="00D0762F">
            <w:r w:rsidRPr="00D0762F">
              <w:t>CJ</w:t>
            </w:r>
          </w:p>
        </w:tc>
        <w:tc>
          <w:tcPr>
            <w:tcW w:w="1617" w:type="dxa"/>
            <w:noWrap/>
            <w:hideMark/>
          </w:tcPr>
          <w:p w14:paraId="32E886E1" w14:textId="77777777" w:rsidR="00D0762F" w:rsidRPr="00D0762F" w:rsidRDefault="00D0762F">
            <w:r w:rsidRPr="00D0762F">
              <w:t>3</w:t>
            </w:r>
          </w:p>
        </w:tc>
      </w:tr>
      <w:tr w:rsidR="00D0762F" w:rsidRPr="00D0762F" w14:paraId="59176D51" w14:textId="77777777" w:rsidTr="00CA5128">
        <w:trPr>
          <w:trHeight w:val="292"/>
        </w:trPr>
        <w:tc>
          <w:tcPr>
            <w:tcW w:w="5301" w:type="dxa"/>
            <w:noWrap/>
            <w:hideMark/>
          </w:tcPr>
          <w:p w14:paraId="7F4722A3" w14:textId="77777777" w:rsidR="00D0762F" w:rsidRPr="00D0762F" w:rsidRDefault="00D0762F">
            <w:pPr>
              <w:rPr>
                <w:lang w:val="it-IT"/>
              </w:rPr>
            </w:pPr>
            <w:r w:rsidRPr="00D0762F">
              <w:rPr>
                <w:lang w:val="it-IT"/>
              </w:rPr>
              <w:t>DEM RICHIESTA RICONTATTO CJ MUT12 MUTUOCASA</w:t>
            </w:r>
          </w:p>
        </w:tc>
        <w:tc>
          <w:tcPr>
            <w:tcW w:w="1344" w:type="dxa"/>
            <w:noWrap/>
            <w:hideMark/>
          </w:tcPr>
          <w:p w14:paraId="6708BD4D" w14:textId="77777777" w:rsidR="00D0762F" w:rsidRPr="00D0762F" w:rsidRDefault="00D0762F">
            <w:r w:rsidRPr="00D0762F">
              <w:t>DEMADOBE</w:t>
            </w:r>
          </w:p>
        </w:tc>
        <w:tc>
          <w:tcPr>
            <w:tcW w:w="1366" w:type="dxa"/>
            <w:noWrap/>
            <w:hideMark/>
          </w:tcPr>
          <w:p w14:paraId="55531700" w14:textId="77777777" w:rsidR="00D0762F" w:rsidRPr="00D0762F" w:rsidRDefault="00D0762F">
            <w:r w:rsidRPr="00D0762F">
              <w:t>CJ</w:t>
            </w:r>
          </w:p>
        </w:tc>
        <w:tc>
          <w:tcPr>
            <w:tcW w:w="1617" w:type="dxa"/>
            <w:noWrap/>
            <w:hideMark/>
          </w:tcPr>
          <w:p w14:paraId="6FA647A5" w14:textId="057BFFD3" w:rsidR="00D0762F" w:rsidRPr="00D0762F" w:rsidRDefault="004B6243">
            <w:r>
              <w:t>2</w:t>
            </w:r>
          </w:p>
        </w:tc>
      </w:tr>
      <w:tr w:rsidR="00D0762F" w:rsidRPr="00D0762F" w14:paraId="19A91F62" w14:textId="77777777" w:rsidTr="00CA5128">
        <w:trPr>
          <w:trHeight w:val="292"/>
        </w:trPr>
        <w:tc>
          <w:tcPr>
            <w:tcW w:w="5301" w:type="dxa"/>
            <w:noWrap/>
            <w:hideMark/>
          </w:tcPr>
          <w:p w14:paraId="72C99750" w14:textId="77777777" w:rsidR="00D0762F" w:rsidRPr="00D0762F" w:rsidRDefault="00D0762F">
            <w:r w:rsidRPr="00D0762F">
              <w:rPr>
                <w:lang w:val="it-IT"/>
              </w:rPr>
              <w:t xml:space="preserve">DEM RICHIESTA RICONTATTO CJ MUT16 OPZIONE FLESSIB. </w:t>
            </w:r>
            <w:r w:rsidRPr="00D0762F">
              <w:t>SALTA RATA</w:t>
            </w:r>
          </w:p>
        </w:tc>
        <w:tc>
          <w:tcPr>
            <w:tcW w:w="1344" w:type="dxa"/>
            <w:noWrap/>
            <w:hideMark/>
          </w:tcPr>
          <w:p w14:paraId="3ABEBE91" w14:textId="77777777" w:rsidR="00D0762F" w:rsidRPr="00D0762F" w:rsidRDefault="00D0762F">
            <w:r w:rsidRPr="00D0762F">
              <w:t>DEMADOBE</w:t>
            </w:r>
          </w:p>
        </w:tc>
        <w:tc>
          <w:tcPr>
            <w:tcW w:w="1366" w:type="dxa"/>
            <w:noWrap/>
            <w:hideMark/>
          </w:tcPr>
          <w:p w14:paraId="42A186BC" w14:textId="77777777" w:rsidR="00D0762F" w:rsidRPr="00D0762F" w:rsidRDefault="00D0762F">
            <w:r w:rsidRPr="00D0762F">
              <w:t>CJ</w:t>
            </w:r>
          </w:p>
        </w:tc>
        <w:tc>
          <w:tcPr>
            <w:tcW w:w="1617" w:type="dxa"/>
            <w:noWrap/>
            <w:hideMark/>
          </w:tcPr>
          <w:p w14:paraId="49BAADC4" w14:textId="77777777" w:rsidR="00D0762F" w:rsidRPr="00D0762F" w:rsidRDefault="00D0762F">
            <w:r w:rsidRPr="00D0762F">
              <w:t>3</w:t>
            </w:r>
          </w:p>
        </w:tc>
      </w:tr>
      <w:tr w:rsidR="00D0762F" w:rsidRPr="00D0762F" w14:paraId="2DB64289" w14:textId="77777777" w:rsidTr="00CA5128">
        <w:trPr>
          <w:trHeight w:val="292"/>
        </w:trPr>
        <w:tc>
          <w:tcPr>
            <w:tcW w:w="5301" w:type="dxa"/>
            <w:noWrap/>
            <w:hideMark/>
          </w:tcPr>
          <w:p w14:paraId="0825AAA7" w14:textId="77777777" w:rsidR="00D0762F" w:rsidRPr="00D0762F" w:rsidRDefault="00D0762F">
            <w:r w:rsidRPr="00D0762F">
              <w:rPr>
                <w:lang w:val="it-IT"/>
              </w:rPr>
              <w:t xml:space="preserve">DEM RICHIESTA RICONTATTO CJ MUT17 OPZIONE FLESSIB. </w:t>
            </w:r>
            <w:r w:rsidRPr="00D0762F">
              <w:t>VARIA RATA</w:t>
            </w:r>
          </w:p>
        </w:tc>
        <w:tc>
          <w:tcPr>
            <w:tcW w:w="1344" w:type="dxa"/>
            <w:noWrap/>
            <w:hideMark/>
          </w:tcPr>
          <w:p w14:paraId="2810770D" w14:textId="77777777" w:rsidR="00D0762F" w:rsidRPr="00D0762F" w:rsidRDefault="00D0762F">
            <w:r w:rsidRPr="00D0762F">
              <w:t>DEMADOBE</w:t>
            </w:r>
          </w:p>
        </w:tc>
        <w:tc>
          <w:tcPr>
            <w:tcW w:w="1366" w:type="dxa"/>
            <w:noWrap/>
            <w:hideMark/>
          </w:tcPr>
          <w:p w14:paraId="1AB3F1E9" w14:textId="77777777" w:rsidR="00D0762F" w:rsidRPr="00D0762F" w:rsidRDefault="00D0762F">
            <w:r w:rsidRPr="00D0762F">
              <w:t>CJ</w:t>
            </w:r>
          </w:p>
        </w:tc>
        <w:tc>
          <w:tcPr>
            <w:tcW w:w="1617" w:type="dxa"/>
            <w:noWrap/>
            <w:hideMark/>
          </w:tcPr>
          <w:p w14:paraId="0454365D" w14:textId="77777777" w:rsidR="00D0762F" w:rsidRPr="00D0762F" w:rsidRDefault="00D0762F">
            <w:r w:rsidRPr="00D0762F">
              <w:t>3</w:t>
            </w:r>
          </w:p>
        </w:tc>
      </w:tr>
      <w:tr w:rsidR="00D0762F" w:rsidRPr="00D0762F" w14:paraId="34580571" w14:textId="77777777" w:rsidTr="00CA5128">
        <w:trPr>
          <w:trHeight w:val="292"/>
        </w:trPr>
        <w:tc>
          <w:tcPr>
            <w:tcW w:w="5301" w:type="dxa"/>
            <w:noWrap/>
            <w:hideMark/>
          </w:tcPr>
          <w:p w14:paraId="442356D0" w14:textId="77777777" w:rsidR="00D0762F" w:rsidRPr="00D0762F" w:rsidRDefault="00D0762F">
            <w:pPr>
              <w:rPr>
                <w:lang w:val="it-IT"/>
              </w:rPr>
            </w:pPr>
            <w:r w:rsidRPr="00D0762F">
              <w:rPr>
                <w:lang w:val="it-IT"/>
              </w:rPr>
              <w:t>DEM RICHIESTA RICONTATTO CJ MUT2 PROGRAMMA SCELTE DI VALORE</w:t>
            </w:r>
          </w:p>
        </w:tc>
        <w:tc>
          <w:tcPr>
            <w:tcW w:w="1344" w:type="dxa"/>
            <w:noWrap/>
            <w:hideMark/>
          </w:tcPr>
          <w:p w14:paraId="1AC649A0" w14:textId="77777777" w:rsidR="00D0762F" w:rsidRPr="00D0762F" w:rsidRDefault="00D0762F">
            <w:r w:rsidRPr="00D0762F">
              <w:t>DEMADOBE</w:t>
            </w:r>
          </w:p>
        </w:tc>
        <w:tc>
          <w:tcPr>
            <w:tcW w:w="1366" w:type="dxa"/>
            <w:noWrap/>
            <w:hideMark/>
          </w:tcPr>
          <w:p w14:paraId="44032D5B" w14:textId="77777777" w:rsidR="00D0762F" w:rsidRPr="00D0762F" w:rsidRDefault="00D0762F">
            <w:r w:rsidRPr="00D0762F">
              <w:t>CJ</w:t>
            </w:r>
          </w:p>
        </w:tc>
        <w:tc>
          <w:tcPr>
            <w:tcW w:w="1617" w:type="dxa"/>
            <w:noWrap/>
            <w:hideMark/>
          </w:tcPr>
          <w:p w14:paraId="48EFD8AB" w14:textId="77777777" w:rsidR="00D0762F" w:rsidRPr="00D0762F" w:rsidRDefault="00D0762F">
            <w:r w:rsidRPr="00D0762F">
              <w:t>3</w:t>
            </w:r>
          </w:p>
        </w:tc>
      </w:tr>
      <w:tr w:rsidR="00D0762F" w:rsidRPr="00D0762F" w14:paraId="5B87916C" w14:textId="77777777" w:rsidTr="00CA5128">
        <w:trPr>
          <w:trHeight w:val="292"/>
        </w:trPr>
        <w:tc>
          <w:tcPr>
            <w:tcW w:w="5301" w:type="dxa"/>
            <w:noWrap/>
            <w:hideMark/>
          </w:tcPr>
          <w:p w14:paraId="2FD59A6A" w14:textId="77777777" w:rsidR="00D0762F" w:rsidRPr="00D0762F" w:rsidRDefault="00D0762F">
            <w:pPr>
              <w:rPr>
                <w:lang w:val="it-IT"/>
              </w:rPr>
            </w:pPr>
            <w:r w:rsidRPr="00D0762F">
              <w:rPr>
                <w:lang w:val="it-IT"/>
              </w:rPr>
              <w:t>DEM RICHIESTA RICONTATTO CJ MUT7 MUTUI CASA</w:t>
            </w:r>
          </w:p>
        </w:tc>
        <w:tc>
          <w:tcPr>
            <w:tcW w:w="1344" w:type="dxa"/>
            <w:noWrap/>
            <w:hideMark/>
          </w:tcPr>
          <w:p w14:paraId="3091B099" w14:textId="77777777" w:rsidR="00D0762F" w:rsidRPr="00D0762F" w:rsidRDefault="00D0762F">
            <w:r w:rsidRPr="00D0762F">
              <w:t>DEMADOBE</w:t>
            </w:r>
          </w:p>
        </w:tc>
        <w:tc>
          <w:tcPr>
            <w:tcW w:w="1366" w:type="dxa"/>
            <w:noWrap/>
            <w:hideMark/>
          </w:tcPr>
          <w:p w14:paraId="60309A1F" w14:textId="77777777" w:rsidR="00D0762F" w:rsidRPr="00D0762F" w:rsidRDefault="00D0762F">
            <w:r w:rsidRPr="00D0762F">
              <w:t>CJ</w:t>
            </w:r>
          </w:p>
        </w:tc>
        <w:tc>
          <w:tcPr>
            <w:tcW w:w="1617" w:type="dxa"/>
            <w:noWrap/>
            <w:hideMark/>
          </w:tcPr>
          <w:p w14:paraId="43958E79" w14:textId="77777777" w:rsidR="00D0762F" w:rsidRPr="00D0762F" w:rsidRDefault="00D0762F">
            <w:r w:rsidRPr="00D0762F">
              <w:t>3</w:t>
            </w:r>
          </w:p>
        </w:tc>
      </w:tr>
      <w:tr w:rsidR="00D0762F" w:rsidRPr="00D0762F" w14:paraId="23987055" w14:textId="77777777" w:rsidTr="00CA5128">
        <w:trPr>
          <w:trHeight w:val="292"/>
        </w:trPr>
        <w:tc>
          <w:tcPr>
            <w:tcW w:w="5301" w:type="dxa"/>
            <w:noWrap/>
            <w:hideMark/>
          </w:tcPr>
          <w:p w14:paraId="7AE2B16D" w14:textId="77777777" w:rsidR="00D0762F" w:rsidRPr="00D0762F" w:rsidRDefault="00D0762F">
            <w:pPr>
              <w:rPr>
                <w:lang w:val="it-IT"/>
              </w:rPr>
            </w:pPr>
            <w:r w:rsidRPr="00D0762F">
              <w:rPr>
                <w:lang w:val="it-IT"/>
              </w:rPr>
              <w:t>DEM RICHIESTA RICONTATTO CJ MUT7 MUTUI GREENBACK</w:t>
            </w:r>
          </w:p>
        </w:tc>
        <w:tc>
          <w:tcPr>
            <w:tcW w:w="1344" w:type="dxa"/>
            <w:noWrap/>
            <w:hideMark/>
          </w:tcPr>
          <w:p w14:paraId="65BD9097" w14:textId="77777777" w:rsidR="00D0762F" w:rsidRPr="00D0762F" w:rsidRDefault="00D0762F">
            <w:r w:rsidRPr="00D0762F">
              <w:t>DEMADOBE</w:t>
            </w:r>
          </w:p>
        </w:tc>
        <w:tc>
          <w:tcPr>
            <w:tcW w:w="1366" w:type="dxa"/>
            <w:noWrap/>
            <w:hideMark/>
          </w:tcPr>
          <w:p w14:paraId="3460E392" w14:textId="77777777" w:rsidR="00D0762F" w:rsidRPr="00D0762F" w:rsidRDefault="00D0762F">
            <w:r w:rsidRPr="00D0762F">
              <w:t>CJ</w:t>
            </w:r>
          </w:p>
        </w:tc>
        <w:tc>
          <w:tcPr>
            <w:tcW w:w="1617" w:type="dxa"/>
            <w:noWrap/>
            <w:hideMark/>
          </w:tcPr>
          <w:p w14:paraId="04073567" w14:textId="77777777" w:rsidR="00D0762F" w:rsidRPr="00D0762F" w:rsidRDefault="00D0762F">
            <w:r w:rsidRPr="00D0762F">
              <w:t>3</w:t>
            </w:r>
          </w:p>
        </w:tc>
      </w:tr>
      <w:tr w:rsidR="00D0762F" w:rsidRPr="00D0762F" w14:paraId="37C1FE7B" w14:textId="77777777" w:rsidTr="00CA5128">
        <w:trPr>
          <w:trHeight w:val="292"/>
        </w:trPr>
        <w:tc>
          <w:tcPr>
            <w:tcW w:w="5301" w:type="dxa"/>
            <w:noWrap/>
            <w:hideMark/>
          </w:tcPr>
          <w:p w14:paraId="2A1A4466" w14:textId="77777777" w:rsidR="00D0762F" w:rsidRPr="00D0762F" w:rsidRDefault="00D0762F">
            <w:pPr>
              <w:rPr>
                <w:lang w:val="it-IT"/>
              </w:rPr>
            </w:pPr>
            <w:r w:rsidRPr="00D0762F">
              <w:rPr>
                <w:lang w:val="it-IT"/>
              </w:rPr>
              <w:t>DEM RICHIESTA RICONTATTO CJ PAY 3 CARTA AMEX</w:t>
            </w:r>
          </w:p>
        </w:tc>
        <w:tc>
          <w:tcPr>
            <w:tcW w:w="1344" w:type="dxa"/>
            <w:noWrap/>
            <w:hideMark/>
          </w:tcPr>
          <w:p w14:paraId="4CBEB686" w14:textId="77777777" w:rsidR="00D0762F" w:rsidRPr="00D0762F" w:rsidRDefault="00D0762F">
            <w:r w:rsidRPr="00D0762F">
              <w:t>DEMADOBE</w:t>
            </w:r>
          </w:p>
        </w:tc>
        <w:tc>
          <w:tcPr>
            <w:tcW w:w="1366" w:type="dxa"/>
            <w:noWrap/>
            <w:hideMark/>
          </w:tcPr>
          <w:p w14:paraId="4B6D18BB" w14:textId="77777777" w:rsidR="00D0762F" w:rsidRPr="00D0762F" w:rsidRDefault="00D0762F">
            <w:r w:rsidRPr="00D0762F">
              <w:t>CJ</w:t>
            </w:r>
          </w:p>
        </w:tc>
        <w:tc>
          <w:tcPr>
            <w:tcW w:w="1617" w:type="dxa"/>
            <w:noWrap/>
            <w:hideMark/>
          </w:tcPr>
          <w:p w14:paraId="335AA6E9" w14:textId="77777777" w:rsidR="00D0762F" w:rsidRPr="00D0762F" w:rsidRDefault="00D0762F">
            <w:r w:rsidRPr="00D0762F">
              <w:t>3</w:t>
            </w:r>
          </w:p>
        </w:tc>
      </w:tr>
      <w:tr w:rsidR="00D0762F" w:rsidRPr="00D0762F" w14:paraId="0B3A59C9" w14:textId="77777777" w:rsidTr="00CA5128">
        <w:trPr>
          <w:trHeight w:val="292"/>
        </w:trPr>
        <w:tc>
          <w:tcPr>
            <w:tcW w:w="5301" w:type="dxa"/>
            <w:noWrap/>
            <w:hideMark/>
          </w:tcPr>
          <w:p w14:paraId="284C7340" w14:textId="77777777" w:rsidR="00D0762F" w:rsidRPr="00D0762F" w:rsidRDefault="00D0762F">
            <w:pPr>
              <w:rPr>
                <w:lang w:val="it-IT"/>
              </w:rPr>
            </w:pPr>
            <w:r w:rsidRPr="00D0762F">
              <w:rPr>
                <w:lang w:val="it-IT"/>
              </w:rPr>
              <w:t>DEM RICHIESTA RICONTATTO CJ PAY 3 CARTA CREDITO NEXI</w:t>
            </w:r>
          </w:p>
        </w:tc>
        <w:tc>
          <w:tcPr>
            <w:tcW w:w="1344" w:type="dxa"/>
            <w:noWrap/>
            <w:hideMark/>
          </w:tcPr>
          <w:p w14:paraId="17EE2B6E" w14:textId="77777777" w:rsidR="00D0762F" w:rsidRPr="00D0762F" w:rsidRDefault="00D0762F">
            <w:r w:rsidRPr="00D0762F">
              <w:t>DEMADOBE</w:t>
            </w:r>
          </w:p>
        </w:tc>
        <w:tc>
          <w:tcPr>
            <w:tcW w:w="1366" w:type="dxa"/>
            <w:noWrap/>
            <w:hideMark/>
          </w:tcPr>
          <w:p w14:paraId="2704D1E3" w14:textId="77777777" w:rsidR="00D0762F" w:rsidRPr="00D0762F" w:rsidRDefault="00D0762F">
            <w:r w:rsidRPr="00D0762F">
              <w:t>CJ</w:t>
            </w:r>
          </w:p>
        </w:tc>
        <w:tc>
          <w:tcPr>
            <w:tcW w:w="1617" w:type="dxa"/>
            <w:noWrap/>
            <w:hideMark/>
          </w:tcPr>
          <w:p w14:paraId="7EF4AA68" w14:textId="77777777" w:rsidR="00D0762F" w:rsidRPr="00D0762F" w:rsidRDefault="00D0762F">
            <w:r w:rsidRPr="00D0762F">
              <w:t>3</w:t>
            </w:r>
          </w:p>
        </w:tc>
      </w:tr>
      <w:tr w:rsidR="00D0762F" w:rsidRPr="00D0762F" w14:paraId="347B966D" w14:textId="77777777" w:rsidTr="00CA5128">
        <w:trPr>
          <w:trHeight w:val="292"/>
        </w:trPr>
        <w:tc>
          <w:tcPr>
            <w:tcW w:w="5301" w:type="dxa"/>
            <w:noWrap/>
            <w:hideMark/>
          </w:tcPr>
          <w:p w14:paraId="58932D30" w14:textId="77777777" w:rsidR="00D0762F" w:rsidRPr="00D0762F" w:rsidRDefault="00D0762F">
            <w:pPr>
              <w:rPr>
                <w:lang w:val="it-IT"/>
              </w:rPr>
            </w:pPr>
            <w:r w:rsidRPr="00D0762F">
              <w:rPr>
                <w:lang w:val="it-IT"/>
              </w:rPr>
              <w:t>DEM RICHIESTA RICONTATTO CJ PAY 3 CARTA DEBITO</w:t>
            </w:r>
          </w:p>
        </w:tc>
        <w:tc>
          <w:tcPr>
            <w:tcW w:w="1344" w:type="dxa"/>
            <w:noWrap/>
            <w:hideMark/>
          </w:tcPr>
          <w:p w14:paraId="21397AFB" w14:textId="77777777" w:rsidR="00D0762F" w:rsidRPr="00D0762F" w:rsidRDefault="00D0762F">
            <w:r w:rsidRPr="00D0762F">
              <w:t>DEMADOBE</w:t>
            </w:r>
          </w:p>
        </w:tc>
        <w:tc>
          <w:tcPr>
            <w:tcW w:w="1366" w:type="dxa"/>
            <w:noWrap/>
            <w:hideMark/>
          </w:tcPr>
          <w:p w14:paraId="352FC248" w14:textId="77777777" w:rsidR="00D0762F" w:rsidRPr="00D0762F" w:rsidRDefault="00D0762F">
            <w:r w:rsidRPr="00D0762F">
              <w:t>CJ</w:t>
            </w:r>
          </w:p>
        </w:tc>
        <w:tc>
          <w:tcPr>
            <w:tcW w:w="1617" w:type="dxa"/>
            <w:noWrap/>
            <w:hideMark/>
          </w:tcPr>
          <w:p w14:paraId="043D087F" w14:textId="77777777" w:rsidR="00D0762F" w:rsidRPr="00D0762F" w:rsidRDefault="00D0762F">
            <w:r w:rsidRPr="00D0762F">
              <w:t>3</w:t>
            </w:r>
          </w:p>
        </w:tc>
      </w:tr>
      <w:tr w:rsidR="00D0762F" w:rsidRPr="00D0762F" w14:paraId="0B61B9D2" w14:textId="77777777" w:rsidTr="00CA5128">
        <w:trPr>
          <w:trHeight w:val="292"/>
        </w:trPr>
        <w:tc>
          <w:tcPr>
            <w:tcW w:w="5301" w:type="dxa"/>
            <w:noWrap/>
            <w:hideMark/>
          </w:tcPr>
          <w:p w14:paraId="0446A679" w14:textId="77777777" w:rsidR="00D0762F" w:rsidRPr="00D0762F" w:rsidRDefault="00D0762F">
            <w:pPr>
              <w:rPr>
                <w:lang w:val="it-IT"/>
              </w:rPr>
            </w:pPr>
            <w:r w:rsidRPr="00D0762F">
              <w:rPr>
                <w:lang w:val="it-IT"/>
              </w:rPr>
              <w:t>DEM RICHIESTA RICONTATTO CJ PAY11 PROPOSTA CARTA DI CREDITO DA MUTUO</w:t>
            </w:r>
          </w:p>
        </w:tc>
        <w:tc>
          <w:tcPr>
            <w:tcW w:w="1344" w:type="dxa"/>
            <w:noWrap/>
            <w:hideMark/>
          </w:tcPr>
          <w:p w14:paraId="256D1F63" w14:textId="77777777" w:rsidR="00D0762F" w:rsidRPr="00D0762F" w:rsidRDefault="00D0762F">
            <w:r w:rsidRPr="00D0762F">
              <w:t>DEMADOBE</w:t>
            </w:r>
          </w:p>
        </w:tc>
        <w:tc>
          <w:tcPr>
            <w:tcW w:w="1366" w:type="dxa"/>
            <w:noWrap/>
            <w:hideMark/>
          </w:tcPr>
          <w:p w14:paraId="6659F1FA" w14:textId="77777777" w:rsidR="00D0762F" w:rsidRPr="00D0762F" w:rsidRDefault="00D0762F">
            <w:r w:rsidRPr="00D0762F">
              <w:t>CJ</w:t>
            </w:r>
          </w:p>
        </w:tc>
        <w:tc>
          <w:tcPr>
            <w:tcW w:w="1617" w:type="dxa"/>
            <w:noWrap/>
            <w:hideMark/>
          </w:tcPr>
          <w:p w14:paraId="23A4FBEF" w14:textId="77777777" w:rsidR="00D0762F" w:rsidRPr="00D0762F" w:rsidRDefault="00D0762F">
            <w:r w:rsidRPr="00D0762F">
              <w:t>3</w:t>
            </w:r>
          </w:p>
        </w:tc>
      </w:tr>
      <w:tr w:rsidR="00D0762F" w:rsidRPr="00D0762F" w14:paraId="2C923C27" w14:textId="77777777" w:rsidTr="00CA5128">
        <w:trPr>
          <w:trHeight w:val="292"/>
        </w:trPr>
        <w:tc>
          <w:tcPr>
            <w:tcW w:w="5301" w:type="dxa"/>
            <w:noWrap/>
            <w:hideMark/>
          </w:tcPr>
          <w:p w14:paraId="3F227765" w14:textId="77777777" w:rsidR="00D0762F" w:rsidRPr="00D0762F" w:rsidRDefault="00D0762F">
            <w:pPr>
              <w:rPr>
                <w:lang w:val="it-IT"/>
              </w:rPr>
            </w:pPr>
            <w:r w:rsidRPr="00D0762F">
              <w:rPr>
                <w:lang w:val="it-IT"/>
              </w:rPr>
              <w:t>DEM RICHIESTA RICONTATTO CJ PAY12 PROPOSTA CARTA AMEX DA PRESTITO PERSONALE</w:t>
            </w:r>
          </w:p>
        </w:tc>
        <w:tc>
          <w:tcPr>
            <w:tcW w:w="1344" w:type="dxa"/>
            <w:noWrap/>
            <w:hideMark/>
          </w:tcPr>
          <w:p w14:paraId="284B29D2" w14:textId="77777777" w:rsidR="00D0762F" w:rsidRPr="00D0762F" w:rsidRDefault="00D0762F">
            <w:r w:rsidRPr="00D0762F">
              <w:t>DEMADOBE</w:t>
            </w:r>
          </w:p>
        </w:tc>
        <w:tc>
          <w:tcPr>
            <w:tcW w:w="1366" w:type="dxa"/>
            <w:noWrap/>
            <w:hideMark/>
          </w:tcPr>
          <w:p w14:paraId="669025BE" w14:textId="77777777" w:rsidR="00D0762F" w:rsidRPr="00D0762F" w:rsidRDefault="00D0762F">
            <w:r w:rsidRPr="00D0762F">
              <w:t>CJ</w:t>
            </w:r>
          </w:p>
        </w:tc>
        <w:tc>
          <w:tcPr>
            <w:tcW w:w="1617" w:type="dxa"/>
            <w:noWrap/>
            <w:hideMark/>
          </w:tcPr>
          <w:p w14:paraId="4304DCAA" w14:textId="77777777" w:rsidR="00D0762F" w:rsidRPr="00D0762F" w:rsidRDefault="00D0762F">
            <w:r w:rsidRPr="00D0762F">
              <w:t>3</w:t>
            </w:r>
          </w:p>
        </w:tc>
      </w:tr>
      <w:tr w:rsidR="00D0762F" w:rsidRPr="00D0762F" w14:paraId="19CDD81D" w14:textId="77777777" w:rsidTr="00CA5128">
        <w:trPr>
          <w:trHeight w:val="292"/>
        </w:trPr>
        <w:tc>
          <w:tcPr>
            <w:tcW w:w="5301" w:type="dxa"/>
            <w:noWrap/>
            <w:hideMark/>
          </w:tcPr>
          <w:p w14:paraId="011A6835" w14:textId="77777777" w:rsidR="00D0762F" w:rsidRPr="00D0762F" w:rsidRDefault="00D0762F">
            <w:pPr>
              <w:rPr>
                <w:lang w:val="it-IT"/>
              </w:rPr>
            </w:pPr>
            <w:r w:rsidRPr="00D0762F">
              <w:rPr>
                <w:lang w:val="it-IT"/>
              </w:rPr>
              <w:t>DEM RICHIESTA RICONTATTO CJ PAY23 PROPOSTA CARTA VISADEBIT BUSINESS</w:t>
            </w:r>
          </w:p>
        </w:tc>
        <w:tc>
          <w:tcPr>
            <w:tcW w:w="1344" w:type="dxa"/>
            <w:noWrap/>
            <w:hideMark/>
          </w:tcPr>
          <w:p w14:paraId="6D1C6A08" w14:textId="77777777" w:rsidR="00D0762F" w:rsidRPr="00D0762F" w:rsidRDefault="00D0762F">
            <w:r w:rsidRPr="00D0762F">
              <w:t>DEMADOBE</w:t>
            </w:r>
          </w:p>
        </w:tc>
        <w:tc>
          <w:tcPr>
            <w:tcW w:w="1366" w:type="dxa"/>
            <w:noWrap/>
            <w:hideMark/>
          </w:tcPr>
          <w:p w14:paraId="761C9842" w14:textId="77777777" w:rsidR="00D0762F" w:rsidRPr="00D0762F" w:rsidRDefault="00D0762F">
            <w:r w:rsidRPr="00D0762F">
              <w:t>CJ</w:t>
            </w:r>
          </w:p>
        </w:tc>
        <w:tc>
          <w:tcPr>
            <w:tcW w:w="1617" w:type="dxa"/>
            <w:noWrap/>
            <w:hideMark/>
          </w:tcPr>
          <w:p w14:paraId="420A222C" w14:textId="77777777" w:rsidR="00D0762F" w:rsidRPr="00D0762F" w:rsidRDefault="00D0762F">
            <w:r w:rsidRPr="00D0762F">
              <w:t>3</w:t>
            </w:r>
          </w:p>
        </w:tc>
      </w:tr>
      <w:tr w:rsidR="00D0762F" w:rsidRPr="00D0762F" w14:paraId="607D7800" w14:textId="77777777" w:rsidTr="00CA5128">
        <w:trPr>
          <w:trHeight w:val="292"/>
        </w:trPr>
        <w:tc>
          <w:tcPr>
            <w:tcW w:w="5301" w:type="dxa"/>
            <w:noWrap/>
            <w:hideMark/>
          </w:tcPr>
          <w:p w14:paraId="08E89A1E" w14:textId="77777777" w:rsidR="00D0762F" w:rsidRPr="00D0762F" w:rsidRDefault="00D0762F">
            <w:pPr>
              <w:rPr>
                <w:lang w:val="it-IT"/>
              </w:rPr>
            </w:pPr>
            <w:r w:rsidRPr="00D0762F">
              <w:rPr>
                <w:lang w:val="it-IT"/>
              </w:rPr>
              <w:t>DEM RICHIESTA RICONTATTO CJ PAY25 PROPOSTA CARTA CREDITO NEXI BUSINESS</w:t>
            </w:r>
          </w:p>
        </w:tc>
        <w:tc>
          <w:tcPr>
            <w:tcW w:w="1344" w:type="dxa"/>
            <w:noWrap/>
            <w:hideMark/>
          </w:tcPr>
          <w:p w14:paraId="5E6D329C" w14:textId="77777777" w:rsidR="00D0762F" w:rsidRPr="00D0762F" w:rsidRDefault="00D0762F">
            <w:r w:rsidRPr="00D0762F">
              <w:t>DEMADOBE</w:t>
            </w:r>
          </w:p>
        </w:tc>
        <w:tc>
          <w:tcPr>
            <w:tcW w:w="1366" w:type="dxa"/>
            <w:noWrap/>
            <w:hideMark/>
          </w:tcPr>
          <w:p w14:paraId="1E3B6FFA" w14:textId="77777777" w:rsidR="00D0762F" w:rsidRPr="00D0762F" w:rsidRDefault="00D0762F">
            <w:r w:rsidRPr="00D0762F">
              <w:t>CJ</w:t>
            </w:r>
          </w:p>
        </w:tc>
        <w:tc>
          <w:tcPr>
            <w:tcW w:w="1617" w:type="dxa"/>
            <w:noWrap/>
            <w:hideMark/>
          </w:tcPr>
          <w:p w14:paraId="69439379" w14:textId="77777777" w:rsidR="00D0762F" w:rsidRPr="00D0762F" w:rsidRDefault="00D0762F">
            <w:r w:rsidRPr="00D0762F">
              <w:t>3</w:t>
            </w:r>
          </w:p>
        </w:tc>
      </w:tr>
      <w:tr w:rsidR="00D0762F" w:rsidRPr="00D0762F" w14:paraId="41B23263" w14:textId="77777777" w:rsidTr="00CA5128">
        <w:trPr>
          <w:trHeight w:val="292"/>
        </w:trPr>
        <w:tc>
          <w:tcPr>
            <w:tcW w:w="5301" w:type="dxa"/>
            <w:noWrap/>
            <w:hideMark/>
          </w:tcPr>
          <w:p w14:paraId="4871792F" w14:textId="77777777" w:rsidR="00D0762F" w:rsidRPr="00D0762F" w:rsidRDefault="00D0762F">
            <w:pPr>
              <w:rPr>
                <w:lang w:val="it-IT"/>
              </w:rPr>
            </w:pPr>
            <w:r w:rsidRPr="00D0762F">
              <w:rPr>
                <w:lang w:val="it-IT"/>
              </w:rPr>
              <w:t>DEM RICHIESTA RICONTATTO CJ PAY34 PROPOSTA CARTACONTO TEEN</w:t>
            </w:r>
          </w:p>
        </w:tc>
        <w:tc>
          <w:tcPr>
            <w:tcW w:w="1344" w:type="dxa"/>
            <w:noWrap/>
            <w:hideMark/>
          </w:tcPr>
          <w:p w14:paraId="4442CA1A" w14:textId="77777777" w:rsidR="00D0762F" w:rsidRPr="00D0762F" w:rsidRDefault="00D0762F">
            <w:r w:rsidRPr="00D0762F">
              <w:t>DEMADOBE</w:t>
            </w:r>
          </w:p>
        </w:tc>
        <w:tc>
          <w:tcPr>
            <w:tcW w:w="1366" w:type="dxa"/>
            <w:noWrap/>
            <w:hideMark/>
          </w:tcPr>
          <w:p w14:paraId="515032F7" w14:textId="77777777" w:rsidR="00D0762F" w:rsidRPr="00D0762F" w:rsidRDefault="00D0762F">
            <w:r w:rsidRPr="00D0762F">
              <w:t>CJ</w:t>
            </w:r>
          </w:p>
        </w:tc>
        <w:tc>
          <w:tcPr>
            <w:tcW w:w="1617" w:type="dxa"/>
            <w:noWrap/>
            <w:hideMark/>
          </w:tcPr>
          <w:p w14:paraId="0CC020AD" w14:textId="77777777" w:rsidR="00D0762F" w:rsidRPr="00D0762F" w:rsidRDefault="00D0762F">
            <w:r w:rsidRPr="00D0762F">
              <w:t>3</w:t>
            </w:r>
          </w:p>
        </w:tc>
      </w:tr>
      <w:tr w:rsidR="00D0762F" w:rsidRPr="00D0762F" w14:paraId="36025A24" w14:textId="77777777" w:rsidTr="00CA5128">
        <w:trPr>
          <w:trHeight w:val="292"/>
        </w:trPr>
        <w:tc>
          <w:tcPr>
            <w:tcW w:w="5301" w:type="dxa"/>
            <w:noWrap/>
            <w:hideMark/>
          </w:tcPr>
          <w:p w14:paraId="6C43D9E0" w14:textId="77777777" w:rsidR="00D0762F" w:rsidRPr="00D0762F" w:rsidRDefault="00D0762F">
            <w:pPr>
              <w:rPr>
                <w:lang w:val="it-IT"/>
              </w:rPr>
            </w:pPr>
            <w:r w:rsidRPr="00D0762F">
              <w:rPr>
                <w:lang w:val="it-IT"/>
              </w:rPr>
              <w:t>DEM RICHIESTA RICONTATTO CJ PAY5 CARTA AMEX ORO</w:t>
            </w:r>
          </w:p>
        </w:tc>
        <w:tc>
          <w:tcPr>
            <w:tcW w:w="1344" w:type="dxa"/>
            <w:noWrap/>
            <w:hideMark/>
          </w:tcPr>
          <w:p w14:paraId="020A6562" w14:textId="77777777" w:rsidR="00D0762F" w:rsidRPr="00D0762F" w:rsidRDefault="00D0762F">
            <w:r w:rsidRPr="00D0762F">
              <w:t>DEMADOBE</w:t>
            </w:r>
          </w:p>
        </w:tc>
        <w:tc>
          <w:tcPr>
            <w:tcW w:w="1366" w:type="dxa"/>
            <w:noWrap/>
            <w:hideMark/>
          </w:tcPr>
          <w:p w14:paraId="63E00F94" w14:textId="77777777" w:rsidR="00D0762F" w:rsidRPr="00D0762F" w:rsidRDefault="00D0762F">
            <w:r w:rsidRPr="00D0762F">
              <w:t>CJ</w:t>
            </w:r>
          </w:p>
        </w:tc>
        <w:tc>
          <w:tcPr>
            <w:tcW w:w="1617" w:type="dxa"/>
            <w:noWrap/>
            <w:hideMark/>
          </w:tcPr>
          <w:p w14:paraId="25C29CB4" w14:textId="77777777" w:rsidR="00D0762F" w:rsidRPr="00D0762F" w:rsidRDefault="00D0762F">
            <w:r w:rsidRPr="00D0762F">
              <w:t>3</w:t>
            </w:r>
          </w:p>
        </w:tc>
      </w:tr>
      <w:tr w:rsidR="00D0762F" w:rsidRPr="00D0762F" w14:paraId="2A7C93CF" w14:textId="77777777" w:rsidTr="00CA5128">
        <w:trPr>
          <w:trHeight w:val="292"/>
        </w:trPr>
        <w:tc>
          <w:tcPr>
            <w:tcW w:w="5301" w:type="dxa"/>
            <w:noWrap/>
            <w:hideMark/>
          </w:tcPr>
          <w:p w14:paraId="1348EC20" w14:textId="77777777" w:rsidR="00D0762F" w:rsidRPr="00D0762F" w:rsidRDefault="00D0762F">
            <w:pPr>
              <w:rPr>
                <w:lang w:val="it-IT"/>
              </w:rPr>
            </w:pPr>
            <w:r w:rsidRPr="00D0762F">
              <w:rPr>
                <w:lang w:val="it-IT"/>
              </w:rPr>
              <w:t>DEM RICHIESTA RICONTATTO CJ PAY5 CARTA AMEX PLATINUM</w:t>
            </w:r>
          </w:p>
        </w:tc>
        <w:tc>
          <w:tcPr>
            <w:tcW w:w="1344" w:type="dxa"/>
            <w:noWrap/>
            <w:hideMark/>
          </w:tcPr>
          <w:p w14:paraId="6F974151" w14:textId="77777777" w:rsidR="00D0762F" w:rsidRPr="00D0762F" w:rsidRDefault="00D0762F">
            <w:r w:rsidRPr="00D0762F">
              <w:t>DEMADOBE</w:t>
            </w:r>
          </w:p>
        </w:tc>
        <w:tc>
          <w:tcPr>
            <w:tcW w:w="1366" w:type="dxa"/>
            <w:noWrap/>
            <w:hideMark/>
          </w:tcPr>
          <w:p w14:paraId="18B1BB63" w14:textId="77777777" w:rsidR="00D0762F" w:rsidRPr="00D0762F" w:rsidRDefault="00D0762F">
            <w:r w:rsidRPr="00D0762F">
              <w:t>CJ</w:t>
            </w:r>
          </w:p>
        </w:tc>
        <w:tc>
          <w:tcPr>
            <w:tcW w:w="1617" w:type="dxa"/>
            <w:noWrap/>
            <w:hideMark/>
          </w:tcPr>
          <w:p w14:paraId="756E7B49" w14:textId="77777777" w:rsidR="00D0762F" w:rsidRPr="00D0762F" w:rsidRDefault="00D0762F">
            <w:r w:rsidRPr="00D0762F">
              <w:t>3</w:t>
            </w:r>
          </w:p>
        </w:tc>
      </w:tr>
      <w:tr w:rsidR="00D0762F" w:rsidRPr="00D0762F" w14:paraId="49450105" w14:textId="77777777" w:rsidTr="00CA5128">
        <w:trPr>
          <w:trHeight w:val="292"/>
        </w:trPr>
        <w:tc>
          <w:tcPr>
            <w:tcW w:w="5301" w:type="dxa"/>
            <w:noWrap/>
            <w:hideMark/>
          </w:tcPr>
          <w:p w14:paraId="083F4272" w14:textId="77777777" w:rsidR="00D0762F" w:rsidRPr="00D0762F" w:rsidRDefault="00D0762F">
            <w:pPr>
              <w:rPr>
                <w:lang w:val="it-IT"/>
              </w:rPr>
            </w:pPr>
            <w:r w:rsidRPr="00D0762F">
              <w:rPr>
                <w:lang w:val="it-IT"/>
              </w:rPr>
              <w:t>DEM RICHIESTA RICONTATTO CJ PAY5 CARTA NEXI CLASSIC</w:t>
            </w:r>
          </w:p>
        </w:tc>
        <w:tc>
          <w:tcPr>
            <w:tcW w:w="1344" w:type="dxa"/>
            <w:noWrap/>
            <w:hideMark/>
          </w:tcPr>
          <w:p w14:paraId="7DE4C582" w14:textId="77777777" w:rsidR="00D0762F" w:rsidRPr="00D0762F" w:rsidRDefault="00D0762F">
            <w:r w:rsidRPr="00D0762F">
              <w:t>DEMADOBE</w:t>
            </w:r>
          </w:p>
        </w:tc>
        <w:tc>
          <w:tcPr>
            <w:tcW w:w="1366" w:type="dxa"/>
            <w:noWrap/>
            <w:hideMark/>
          </w:tcPr>
          <w:p w14:paraId="4C7A11F9" w14:textId="77777777" w:rsidR="00D0762F" w:rsidRPr="00D0762F" w:rsidRDefault="00D0762F">
            <w:r w:rsidRPr="00D0762F">
              <w:t>CJ</w:t>
            </w:r>
          </w:p>
        </w:tc>
        <w:tc>
          <w:tcPr>
            <w:tcW w:w="1617" w:type="dxa"/>
            <w:noWrap/>
            <w:hideMark/>
          </w:tcPr>
          <w:p w14:paraId="02106024" w14:textId="77777777" w:rsidR="00D0762F" w:rsidRPr="00D0762F" w:rsidRDefault="00D0762F">
            <w:r w:rsidRPr="00D0762F">
              <w:t>3</w:t>
            </w:r>
          </w:p>
        </w:tc>
      </w:tr>
      <w:tr w:rsidR="00D0762F" w:rsidRPr="00D0762F" w14:paraId="2F307909" w14:textId="77777777" w:rsidTr="00CA5128">
        <w:trPr>
          <w:trHeight w:val="292"/>
        </w:trPr>
        <w:tc>
          <w:tcPr>
            <w:tcW w:w="5301" w:type="dxa"/>
            <w:noWrap/>
            <w:hideMark/>
          </w:tcPr>
          <w:p w14:paraId="774502A5" w14:textId="77777777" w:rsidR="00D0762F" w:rsidRPr="00D0762F" w:rsidRDefault="00D0762F">
            <w:pPr>
              <w:rPr>
                <w:lang w:val="it-IT"/>
              </w:rPr>
            </w:pPr>
            <w:r w:rsidRPr="00D0762F">
              <w:rPr>
                <w:lang w:val="it-IT"/>
              </w:rPr>
              <w:t>DEM RICHIESTA RICONTATTO CJ PAY5 CARTA NEXI PRESTIGE</w:t>
            </w:r>
          </w:p>
        </w:tc>
        <w:tc>
          <w:tcPr>
            <w:tcW w:w="1344" w:type="dxa"/>
            <w:noWrap/>
            <w:hideMark/>
          </w:tcPr>
          <w:p w14:paraId="2D835F04" w14:textId="77777777" w:rsidR="00D0762F" w:rsidRPr="00D0762F" w:rsidRDefault="00D0762F">
            <w:r w:rsidRPr="00D0762F">
              <w:t>DEMADOBE</w:t>
            </w:r>
          </w:p>
        </w:tc>
        <w:tc>
          <w:tcPr>
            <w:tcW w:w="1366" w:type="dxa"/>
            <w:noWrap/>
            <w:hideMark/>
          </w:tcPr>
          <w:p w14:paraId="23E0E5A9" w14:textId="77777777" w:rsidR="00D0762F" w:rsidRPr="00D0762F" w:rsidRDefault="00D0762F">
            <w:r w:rsidRPr="00D0762F">
              <w:t>CJ</w:t>
            </w:r>
          </w:p>
        </w:tc>
        <w:tc>
          <w:tcPr>
            <w:tcW w:w="1617" w:type="dxa"/>
            <w:noWrap/>
            <w:hideMark/>
          </w:tcPr>
          <w:p w14:paraId="05D749A2" w14:textId="77777777" w:rsidR="00D0762F" w:rsidRPr="00D0762F" w:rsidRDefault="00D0762F">
            <w:r w:rsidRPr="00D0762F">
              <w:t>3</w:t>
            </w:r>
          </w:p>
        </w:tc>
      </w:tr>
      <w:tr w:rsidR="00D0762F" w:rsidRPr="00D0762F" w14:paraId="3693FB85" w14:textId="77777777" w:rsidTr="00CA5128">
        <w:trPr>
          <w:trHeight w:val="292"/>
        </w:trPr>
        <w:tc>
          <w:tcPr>
            <w:tcW w:w="5301" w:type="dxa"/>
            <w:noWrap/>
            <w:hideMark/>
          </w:tcPr>
          <w:p w14:paraId="71A0160C" w14:textId="77777777" w:rsidR="00D0762F" w:rsidRPr="00D0762F" w:rsidRDefault="00D0762F">
            <w:pPr>
              <w:rPr>
                <w:lang w:val="it-IT"/>
              </w:rPr>
            </w:pPr>
            <w:r w:rsidRPr="00D0762F">
              <w:rPr>
                <w:lang w:val="it-IT"/>
              </w:rPr>
              <w:t>DEM RICHIESTA RICONTATTO CJ PAY5 CARTE DI CREDITO</w:t>
            </w:r>
          </w:p>
        </w:tc>
        <w:tc>
          <w:tcPr>
            <w:tcW w:w="1344" w:type="dxa"/>
            <w:noWrap/>
            <w:hideMark/>
          </w:tcPr>
          <w:p w14:paraId="257ACB03" w14:textId="77777777" w:rsidR="00D0762F" w:rsidRPr="00D0762F" w:rsidRDefault="00D0762F">
            <w:r w:rsidRPr="00D0762F">
              <w:t>DEMADOBE</w:t>
            </w:r>
          </w:p>
        </w:tc>
        <w:tc>
          <w:tcPr>
            <w:tcW w:w="1366" w:type="dxa"/>
            <w:noWrap/>
            <w:hideMark/>
          </w:tcPr>
          <w:p w14:paraId="72CB0748" w14:textId="77777777" w:rsidR="00D0762F" w:rsidRPr="00D0762F" w:rsidRDefault="00D0762F">
            <w:r w:rsidRPr="00D0762F">
              <w:t>CJ</w:t>
            </w:r>
          </w:p>
        </w:tc>
        <w:tc>
          <w:tcPr>
            <w:tcW w:w="1617" w:type="dxa"/>
            <w:noWrap/>
            <w:hideMark/>
          </w:tcPr>
          <w:p w14:paraId="71E34326" w14:textId="77777777" w:rsidR="00D0762F" w:rsidRPr="00D0762F" w:rsidRDefault="00D0762F">
            <w:r w:rsidRPr="00D0762F">
              <w:t>3</w:t>
            </w:r>
          </w:p>
        </w:tc>
      </w:tr>
      <w:tr w:rsidR="00D0762F" w:rsidRPr="00D0762F" w14:paraId="5B1B9011" w14:textId="77777777" w:rsidTr="00CA5128">
        <w:trPr>
          <w:trHeight w:val="292"/>
        </w:trPr>
        <w:tc>
          <w:tcPr>
            <w:tcW w:w="5301" w:type="dxa"/>
            <w:noWrap/>
            <w:hideMark/>
          </w:tcPr>
          <w:p w14:paraId="6624FAC0" w14:textId="77777777" w:rsidR="00D0762F" w:rsidRPr="00D0762F" w:rsidRDefault="00D0762F">
            <w:pPr>
              <w:rPr>
                <w:lang w:val="it-IT"/>
              </w:rPr>
            </w:pPr>
            <w:r w:rsidRPr="00D0762F">
              <w:rPr>
                <w:lang w:val="it-IT"/>
              </w:rPr>
              <w:t>DEM RICHIESTA RICONTATTO CJ PAY5 CARTE DI DEBITO</w:t>
            </w:r>
          </w:p>
        </w:tc>
        <w:tc>
          <w:tcPr>
            <w:tcW w:w="1344" w:type="dxa"/>
            <w:noWrap/>
            <w:hideMark/>
          </w:tcPr>
          <w:p w14:paraId="33B484FF" w14:textId="77777777" w:rsidR="00D0762F" w:rsidRPr="00D0762F" w:rsidRDefault="00D0762F">
            <w:r w:rsidRPr="00D0762F">
              <w:t>DEMADOBE</w:t>
            </w:r>
          </w:p>
        </w:tc>
        <w:tc>
          <w:tcPr>
            <w:tcW w:w="1366" w:type="dxa"/>
            <w:noWrap/>
            <w:hideMark/>
          </w:tcPr>
          <w:p w14:paraId="2F5EFE09" w14:textId="77777777" w:rsidR="00D0762F" w:rsidRPr="00D0762F" w:rsidRDefault="00D0762F">
            <w:r w:rsidRPr="00D0762F">
              <w:t>CJ</w:t>
            </w:r>
          </w:p>
        </w:tc>
        <w:tc>
          <w:tcPr>
            <w:tcW w:w="1617" w:type="dxa"/>
            <w:noWrap/>
            <w:hideMark/>
          </w:tcPr>
          <w:p w14:paraId="6A44591D" w14:textId="77777777" w:rsidR="00D0762F" w:rsidRPr="00D0762F" w:rsidRDefault="00D0762F">
            <w:r w:rsidRPr="00D0762F">
              <w:t>3</w:t>
            </w:r>
          </w:p>
        </w:tc>
      </w:tr>
      <w:tr w:rsidR="00D0762F" w:rsidRPr="00D0762F" w14:paraId="1ED91A07" w14:textId="77777777" w:rsidTr="00CA5128">
        <w:trPr>
          <w:trHeight w:val="292"/>
        </w:trPr>
        <w:tc>
          <w:tcPr>
            <w:tcW w:w="5301" w:type="dxa"/>
            <w:noWrap/>
            <w:hideMark/>
          </w:tcPr>
          <w:p w14:paraId="4B72B08B" w14:textId="77777777" w:rsidR="00D0762F" w:rsidRPr="00D0762F" w:rsidRDefault="00D0762F">
            <w:pPr>
              <w:rPr>
                <w:lang w:val="it-IT"/>
              </w:rPr>
            </w:pPr>
            <w:r w:rsidRPr="00D0762F">
              <w:rPr>
                <w:lang w:val="it-IT"/>
              </w:rPr>
              <w:t>DEM RICHIESTA RICONTATTO CJ PAY5 VISA DEBIT INTERNATIONAL</w:t>
            </w:r>
          </w:p>
        </w:tc>
        <w:tc>
          <w:tcPr>
            <w:tcW w:w="1344" w:type="dxa"/>
            <w:noWrap/>
            <w:hideMark/>
          </w:tcPr>
          <w:p w14:paraId="09EBB292" w14:textId="77777777" w:rsidR="00D0762F" w:rsidRPr="00D0762F" w:rsidRDefault="00D0762F">
            <w:r w:rsidRPr="00D0762F">
              <w:t>DEMADOBE</w:t>
            </w:r>
          </w:p>
        </w:tc>
        <w:tc>
          <w:tcPr>
            <w:tcW w:w="1366" w:type="dxa"/>
            <w:noWrap/>
            <w:hideMark/>
          </w:tcPr>
          <w:p w14:paraId="322E37FF" w14:textId="77777777" w:rsidR="00D0762F" w:rsidRPr="00D0762F" w:rsidRDefault="00D0762F">
            <w:r w:rsidRPr="00D0762F">
              <w:t>CJ</w:t>
            </w:r>
          </w:p>
        </w:tc>
        <w:tc>
          <w:tcPr>
            <w:tcW w:w="1617" w:type="dxa"/>
            <w:noWrap/>
            <w:hideMark/>
          </w:tcPr>
          <w:p w14:paraId="32270AE1" w14:textId="77777777" w:rsidR="00D0762F" w:rsidRPr="00D0762F" w:rsidRDefault="00D0762F">
            <w:r w:rsidRPr="00D0762F">
              <w:t>3</w:t>
            </w:r>
          </w:p>
        </w:tc>
      </w:tr>
      <w:tr w:rsidR="00D0762F" w:rsidRPr="00D0762F" w14:paraId="20B245ED" w14:textId="77777777" w:rsidTr="00CA5128">
        <w:trPr>
          <w:trHeight w:val="292"/>
        </w:trPr>
        <w:tc>
          <w:tcPr>
            <w:tcW w:w="5301" w:type="dxa"/>
            <w:noWrap/>
            <w:hideMark/>
          </w:tcPr>
          <w:p w14:paraId="09C8528B" w14:textId="77777777" w:rsidR="00D0762F" w:rsidRPr="00D0762F" w:rsidRDefault="00D0762F">
            <w:pPr>
              <w:rPr>
                <w:lang w:val="it-IT"/>
              </w:rPr>
            </w:pPr>
            <w:r w:rsidRPr="00D0762F">
              <w:rPr>
                <w:lang w:val="it-IT"/>
              </w:rPr>
              <w:t>DEM RICHIESTA RICONTATTO CJ POS2 PROPOSTA SERVIZI POS</w:t>
            </w:r>
          </w:p>
        </w:tc>
        <w:tc>
          <w:tcPr>
            <w:tcW w:w="1344" w:type="dxa"/>
            <w:noWrap/>
            <w:hideMark/>
          </w:tcPr>
          <w:p w14:paraId="6513435C" w14:textId="77777777" w:rsidR="00D0762F" w:rsidRPr="00D0762F" w:rsidRDefault="00D0762F">
            <w:r w:rsidRPr="00D0762F">
              <w:t>DEMADOBE</w:t>
            </w:r>
          </w:p>
        </w:tc>
        <w:tc>
          <w:tcPr>
            <w:tcW w:w="1366" w:type="dxa"/>
            <w:noWrap/>
            <w:hideMark/>
          </w:tcPr>
          <w:p w14:paraId="2F0C0859" w14:textId="77777777" w:rsidR="00D0762F" w:rsidRPr="00D0762F" w:rsidRDefault="00D0762F">
            <w:r w:rsidRPr="00D0762F">
              <w:t>CJ</w:t>
            </w:r>
          </w:p>
        </w:tc>
        <w:tc>
          <w:tcPr>
            <w:tcW w:w="1617" w:type="dxa"/>
            <w:noWrap/>
            <w:hideMark/>
          </w:tcPr>
          <w:p w14:paraId="7BA915B2" w14:textId="77777777" w:rsidR="00D0762F" w:rsidRPr="00D0762F" w:rsidRDefault="00D0762F">
            <w:r w:rsidRPr="00D0762F">
              <w:t>3</w:t>
            </w:r>
          </w:p>
        </w:tc>
      </w:tr>
      <w:tr w:rsidR="00D0762F" w:rsidRPr="00D0762F" w14:paraId="6ACD16C2" w14:textId="77777777" w:rsidTr="00CA5128">
        <w:trPr>
          <w:trHeight w:val="292"/>
        </w:trPr>
        <w:tc>
          <w:tcPr>
            <w:tcW w:w="5301" w:type="dxa"/>
            <w:noWrap/>
            <w:hideMark/>
          </w:tcPr>
          <w:p w14:paraId="72315D1A" w14:textId="77777777" w:rsidR="00D0762F" w:rsidRPr="00D0762F" w:rsidRDefault="00D0762F">
            <w:pPr>
              <w:rPr>
                <w:lang w:val="it-IT"/>
              </w:rPr>
            </w:pPr>
            <w:r w:rsidRPr="00D0762F">
              <w:rPr>
                <w:lang w:val="it-IT"/>
              </w:rPr>
              <w:t>DEM RICHIESTA RICONTATTO CJ PRE1 AGOS ONLINE</w:t>
            </w:r>
          </w:p>
        </w:tc>
        <w:tc>
          <w:tcPr>
            <w:tcW w:w="1344" w:type="dxa"/>
            <w:noWrap/>
            <w:hideMark/>
          </w:tcPr>
          <w:p w14:paraId="6ACD9DA3" w14:textId="77777777" w:rsidR="00D0762F" w:rsidRPr="00D0762F" w:rsidRDefault="00D0762F">
            <w:r w:rsidRPr="00D0762F">
              <w:t>DEMADOBE</w:t>
            </w:r>
          </w:p>
        </w:tc>
        <w:tc>
          <w:tcPr>
            <w:tcW w:w="1366" w:type="dxa"/>
            <w:noWrap/>
            <w:hideMark/>
          </w:tcPr>
          <w:p w14:paraId="6D256555" w14:textId="77777777" w:rsidR="00D0762F" w:rsidRPr="00D0762F" w:rsidRDefault="00D0762F">
            <w:r w:rsidRPr="00D0762F">
              <w:t>CJ</w:t>
            </w:r>
          </w:p>
        </w:tc>
        <w:tc>
          <w:tcPr>
            <w:tcW w:w="1617" w:type="dxa"/>
            <w:noWrap/>
            <w:hideMark/>
          </w:tcPr>
          <w:p w14:paraId="4EAD561B" w14:textId="77777777" w:rsidR="00D0762F" w:rsidRPr="00D0762F" w:rsidRDefault="00D0762F">
            <w:r w:rsidRPr="00D0762F">
              <w:t>3</w:t>
            </w:r>
          </w:p>
        </w:tc>
      </w:tr>
      <w:tr w:rsidR="00D0762F" w:rsidRPr="00D0762F" w14:paraId="262B8A2F" w14:textId="77777777" w:rsidTr="00CA5128">
        <w:trPr>
          <w:trHeight w:val="292"/>
        </w:trPr>
        <w:tc>
          <w:tcPr>
            <w:tcW w:w="5301" w:type="dxa"/>
            <w:noWrap/>
            <w:hideMark/>
          </w:tcPr>
          <w:p w14:paraId="58EEFF38" w14:textId="77777777" w:rsidR="00D0762F" w:rsidRPr="00D0762F" w:rsidRDefault="00D0762F">
            <w:pPr>
              <w:rPr>
                <w:lang w:val="it-IT"/>
              </w:rPr>
            </w:pPr>
            <w:r w:rsidRPr="00D0762F">
              <w:rPr>
                <w:lang w:val="it-IT"/>
              </w:rPr>
              <w:t>DEM RICHIESTA RICONTATTO CJ PRE10 PROPOSTA CQP</w:t>
            </w:r>
          </w:p>
        </w:tc>
        <w:tc>
          <w:tcPr>
            <w:tcW w:w="1344" w:type="dxa"/>
            <w:noWrap/>
            <w:hideMark/>
          </w:tcPr>
          <w:p w14:paraId="63C1F32A" w14:textId="77777777" w:rsidR="00D0762F" w:rsidRPr="00D0762F" w:rsidRDefault="00D0762F">
            <w:r w:rsidRPr="00D0762F">
              <w:t>DEMADOBE</w:t>
            </w:r>
          </w:p>
        </w:tc>
        <w:tc>
          <w:tcPr>
            <w:tcW w:w="1366" w:type="dxa"/>
            <w:noWrap/>
            <w:hideMark/>
          </w:tcPr>
          <w:p w14:paraId="229A7AB6" w14:textId="77777777" w:rsidR="00D0762F" w:rsidRPr="00D0762F" w:rsidRDefault="00D0762F">
            <w:r w:rsidRPr="00D0762F">
              <w:t>CJ</w:t>
            </w:r>
          </w:p>
        </w:tc>
        <w:tc>
          <w:tcPr>
            <w:tcW w:w="1617" w:type="dxa"/>
            <w:noWrap/>
            <w:hideMark/>
          </w:tcPr>
          <w:p w14:paraId="1B62538A" w14:textId="77777777" w:rsidR="00D0762F" w:rsidRPr="00D0762F" w:rsidRDefault="00D0762F">
            <w:r w:rsidRPr="00D0762F">
              <w:t>3</w:t>
            </w:r>
          </w:p>
        </w:tc>
      </w:tr>
      <w:tr w:rsidR="00D0762F" w:rsidRPr="00D0762F" w14:paraId="6EF72E1C" w14:textId="77777777" w:rsidTr="00CA5128">
        <w:trPr>
          <w:trHeight w:val="292"/>
        </w:trPr>
        <w:tc>
          <w:tcPr>
            <w:tcW w:w="5301" w:type="dxa"/>
            <w:noWrap/>
            <w:hideMark/>
          </w:tcPr>
          <w:p w14:paraId="6F60F7A0" w14:textId="77777777" w:rsidR="00D0762F" w:rsidRPr="00D0762F" w:rsidRDefault="00D0762F">
            <w:pPr>
              <w:rPr>
                <w:lang w:val="it-IT"/>
              </w:rPr>
            </w:pPr>
            <w:r w:rsidRPr="00D0762F">
              <w:rPr>
                <w:lang w:val="it-IT"/>
              </w:rPr>
              <w:t>DEM RICHIESTA RICONTATTO CJ PRE15 PROPOSTA REPEAT BUSINESS AGOS</w:t>
            </w:r>
          </w:p>
        </w:tc>
        <w:tc>
          <w:tcPr>
            <w:tcW w:w="1344" w:type="dxa"/>
            <w:noWrap/>
            <w:hideMark/>
          </w:tcPr>
          <w:p w14:paraId="7608AB0F" w14:textId="77777777" w:rsidR="00D0762F" w:rsidRPr="00D0762F" w:rsidRDefault="00D0762F">
            <w:r w:rsidRPr="00D0762F">
              <w:t>DEMADOBE</w:t>
            </w:r>
          </w:p>
        </w:tc>
        <w:tc>
          <w:tcPr>
            <w:tcW w:w="1366" w:type="dxa"/>
            <w:noWrap/>
            <w:hideMark/>
          </w:tcPr>
          <w:p w14:paraId="45975B0E" w14:textId="77777777" w:rsidR="00D0762F" w:rsidRPr="00D0762F" w:rsidRDefault="00D0762F">
            <w:r w:rsidRPr="00D0762F">
              <w:t>CJ</w:t>
            </w:r>
          </w:p>
        </w:tc>
        <w:tc>
          <w:tcPr>
            <w:tcW w:w="1617" w:type="dxa"/>
            <w:noWrap/>
            <w:hideMark/>
          </w:tcPr>
          <w:p w14:paraId="5A8D049F" w14:textId="77777777" w:rsidR="00D0762F" w:rsidRPr="00D0762F" w:rsidRDefault="00D0762F">
            <w:r w:rsidRPr="00D0762F">
              <w:t>3</w:t>
            </w:r>
          </w:p>
        </w:tc>
      </w:tr>
      <w:tr w:rsidR="00D0762F" w:rsidRPr="00D0762F" w14:paraId="43811E27" w14:textId="77777777" w:rsidTr="00CA5128">
        <w:trPr>
          <w:trHeight w:val="292"/>
        </w:trPr>
        <w:tc>
          <w:tcPr>
            <w:tcW w:w="5301" w:type="dxa"/>
            <w:noWrap/>
            <w:hideMark/>
          </w:tcPr>
          <w:p w14:paraId="1BB0ED06" w14:textId="77777777" w:rsidR="00D0762F" w:rsidRPr="00D0762F" w:rsidRDefault="00D0762F">
            <w:pPr>
              <w:rPr>
                <w:lang w:val="it-IT"/>
              </w:rPr>
            </w:pPr>
            <w:r w:rsidRPr="00D0762F">
              <w:rPr>
                <w:lang w:val="it-IT"/>
              </w:rPr>
              <w:t>DEM RICHIESTA RICONTATTO CJ PRE16 PROPOSTA AGOS SU SPLIT&amp;GO</w:t>
            </w:r>
          </w:p>
        </w:tc>
        <w:tc>
          <w:tcPr>
            <w:tcW w:w="1344" w:type="dxa"/>
            <w:noWrap/>
            <w:hideMark/>
          </w:tcPr>
          <w:p w14:paraId="6D81B49A" w14:textId="77777777" w:rsidR="00D0762F" w:rsidRPr="00D0762F" w:rsidRDefault="00D0762F">
            <w:r w:rsidRPr="00D0762F">
              <w:t>DEMADOBE</w:t>
            </w:r>
          </w:p>
        </w:tc>
        <w:tc>
          <w:tcPr>
            <w:tcW w:w="1366" w:type="dxa"/>
            <w:noWrap/>
            <w:hideMark/>
          </w:tcPr>
          <w:p w14:paraId="23FA6558" w14:textId="77777777" w:rsidR="00D0762F" w:rsidRPr="00D0762F" w:rsidRDefault="00D0762F">
            <w:r w:rsidRPr="00D0762F">
              <w:t>CJ</w:t>
            </w:r>
          </w:p>
        </w:tc>
        <w:tc>
          <w:tcPr>
            <w:tcW w:w="1617" w:type="dxa"/>
            <w:noWrap/>
            <w:hideMark/>
          </w:tcPr>
          <w:p w14:paraId="580E9BF0" w14:textId="77777777" w:rsidR="00D0762F" w:rsidRPr="00D0762F" w:rsidRDefault="00D0762F">
            <w:r w:rsidRPr="00D0762F">
              <w:t>3</w:t>
            </w:r>
          </w:p>
        </w:tc>
      </w:tr>
      <w:tr w:rsidR="00D0762F" w:rsidRPr="00D0762F" w14:paraId="293416C5" w14:textId="77777777" w:rsidTr="00CA5128">
        <w:trPr>
          <w:trHeight w:val="292"/>
        </w:trPr>
        <w:tc>
          <w:tcPr>
            <w:tcW w:w="5301" w:type="dxa"/>
            <w:noWrap/>
            <w:hideMark/>
          </w:tcPr>
          <w:p w14:paraId="4B6EA173" w14:textId="77777777" w:rsidR="00D0762F" w:rsidRPr="00D0762F" w:rsidRDefault="00D0762F">
            <w:pPr>
              <w:rPr>
                <w:lang w:val="it-IT"/>
              </w:rPr>
            </w:pPr>
            <w:r w:rsidRPr="00D0762F">
              <w:rPr>
                <w:lang w:val="it-IT"/>
              </w:rPr>
              <w:t>DEM RICHIESTA RICONTATTO CJ PRE17 PROPOSTA REPEAT BUSINESS AGOS con CQ</w:t>
            </w:r>
          </w:p>
        </w:tc>
        <w:tc>
          <w:tcPr>
            <w:tcW w:w="1344" w:type="dxa"/>
            <w:noWrap/>
            <w:hideMark/>
          </w:tcPr>
          <w:p w14:paraId="6E34861A" w14:textId="77777777" w:rsidR="00D0762F" w:rsidRPr="00D0762F" w:rsidRDefault="00D0762F">
            <w:r w:rsidRPr="00D0762F">
              <w:t>DEMADOBE</w:t>
            </w:r>
          </w:p>
        </w:tc>
        <w:tc>
          <w:tcPr>
            <w:tcW w:w="1366" w:type="dxa"/>
            <w:noWrap/>
            <w:hideMark/>
          </w:tcPr>
          <w:p w14:paraId="70097EAA" w14:textId="77777777" w:rsidR="00D0762F" w:rsidRPr="00D0762F" w:rsidRDefault="00D0762F">
            <w:r w:rsidRPr="00D0762F">
              <w:t>CJ</w:t>
            </w:r>
          </w:p>
        </w:tc>
        <w:tc>
          <w:tcPr>
            <w:tcW w:w="1617" w:type="dxa"/>
            <w:noWrap/>
            <w:hideMark/>
          </w:tcPr>
          <w:p w14:paraId="374D3D43" w14:textId="77777777" w:rsidR="00D0762F" w:rsidRPr="00D0762F" w:rsidRDefault="00D0762F">
            <w:r w:rsidRPr="00D0762F">
              <w:t>3</w:t>
            </w:r>
          </w:p>
        </w:tc>
      </w:tr>
      <w:tr w:rsidR="00D0762F" w:rsidRPr="00D0762F" w14:paraId="129F64B1" w14:textId="77777777" w:rsidTr="00CA5128">
        <w:trPr>
          <w:trHeight w:val="292"/>
        </w:trPr>
        <w:tc>
          <w:tcPr>
            <w:tcW w:w="5301" w:type="dxa"/>
            <w:noWrap/>
            <w:hideMark/>
          </w:tcPr>
          <w:p w14:paraId="4E5A5ED4" w14:textId="77777777" w:rsidR="00D0762F" w:rsidRPr="00D0762F" w:rsidRDefault="00D0762F">
            <w:pPr>
              <w:rPr>
                <w:lang w:val="it-IT"/>
              </w:rPr>
            </w:pPr>
            <w:r w:rsidRPr="00D0762F">
              <w:rPr>
                <w:lang w:val="it-IT"/>
              </w:rPr>
              <w:t>DEM RICHIESTA RICONTATTO CJ PRE4 AGOS CQS E CQP</w:t>
            </w:r>
          </w:p>
        </w:tc>
        <w:tc>
          <w:tcPr>
            <w:tcW w:w="1344" w:type="dxa"/>
            <w:noWrap/>
            <w:hideMark/>
          </w:tcPr>
          <w:p w14:paraId="7BF4CDFE" w14:textId="77777777" w:rsidR="00D0762F" w:rsidRPr="00D0762F" w:rsidRDefault="00D0762F">
            <w:r w:rsidRPr="00D0762F">
              <w:t>DEMADOBE</w:t>
            </w:r>
          </w:p>
        </w:tc>
        <w:tc>
          <w:tcPr>
            <w:tcW w:w="1366" w:type="dxa"/>
            <w:noWrap/>
            <w:hideMark/>
          </w:tcPr>
          <w:p w14:paraId="798F8773" w14:textId="77777777" w:rsidR="00D0762F" w:rsidRPr="00D0762F" w:rsidRDefault="00D0762F">
            <w:r w:rsidRPr="00D0762F">
              <w:t>CJ</w:t>
            </w:r>
          </w:p>
        </w:tc>
        <w:tc>
          <w:tcPr>
            <w:tcW w:w="1617" w:type="dxa"/>
            <w:noWrap/>
            <w:hideMark/>
          </w:tcPr>
          <w:p w14:paraId="124C427D" w14:textId="77777777" w:rsidR="00D0762F" w:rsidRPr="00D0762F" w:rsidRDefault="00D0762F">
            <w:r w:rsidRPr="00D0762F">
              <w:t>3</w:t>
            </w:r>
          </w:p>
        </w:tc>
      </w:tr>
      <w:tr w:rsidR="00D0762F" w:rsidRPr="00D0762F" w14:paraId="42E22065" w14:textId="77777777" w:rsidTr="00CA5128">
        <w:trPr>
          <w:trHeight w:val="292"/>
        </w:trPr>
        <w:tc>
          <w:tcPr>
            <w:tcW w:w="5301" w:type="dxa"/>
            <w:noWrap/>
            <w:hideMark/>
          </w:tcPr>
          <w:p w14:paraId="07E6A562" w14:textId="77777777" w:rsidR="00D0762F" w:rsidRPr="00D0762F" w:rsidRDefault="00D0762F">
            <w:pPr>
              <w:rPr>
                <w:lang w:val="it-IT"/>
              </w:rPr>
            </w:pPr>
            <w:r w:rsidRPr="00D0762F">
              <w:rPr>
                <w:lang w:val="it-IT"/>
              </w:rPr>
              <w:t>DEM RICHIESTA RICONTATTO CJ PRE6 PROPOSTA CQP</w:t>
            </w:r>
          </w:p>
        </w:tc>
        <w:tc>
          <w:tcPr>
            <w:tcW w:w="1344" w:type="dxa"/>
            <w:noWrap/>
            <w:hideMark/>
          </w:tcPr>
          <w:p w14:paraId="3663543A" w14:textId="77777777" w:rsidR="00D0762F" w:rsidRPr="00D0762F" w:rsidRDefault="00D0762F">
            <w:r w:rsidRPr="00D0762F">
              <w:t>DEMADOBE</w:t>
            </w:r>
          </w:p>
        </w:tc>
        <w:tc>
          <w:tcPr>
            <w:tcW w:w="1366" w:type="dxa"/>
            <w:noWrap/>
            <w:hideMark/>
          </w:tcPr>
          <w:p w14:paraId="1BA314AE" w14:textId="77777777" w:rsidR="00D0762F" w:rsidRPr="00D0762F" w:rsidRDefault="00D0762F">
            <w:r w:rsidRPr="00D0762F">
              <w:t>CJ</w:t>
            </w:r>
          </w:p>
        </w:tc>
        <w:tc>
          <w:tcPr>
            <w:tcW w:w="1617" w:type="dxa"/>
            <w:noWrap/>
            <w:hideMark/>
          </w:tcPr>
          <w:p w14:paraId="5A5D285B" w14:textId="77777777" w:rsidR="00D0762F" w:rsidRPr="00D0762F" w:rsidRDefault="00D0762F">
            <w:r w:rsidRPr="00D0762F">
              <w:t>3</w:t>
            </w:r>
          </w:p>
        </w:tc>
      </w:tr>
      <w:tr w:rsidR="00D0762F" w:rsidRPr="00D0762F" w14:paraId="49243078" w14:textId="77777777" w:rsidTr="00CA5128">
        <w:trPr>
          <w:trHeight w:val="292"/>
        </w:trPr>
        <w:tc>
          <w:tcPr>
            <w:tcW w:w="5301" w:type="dxa"/>
            <w:noWrap/>
            <w:hideMark/>
          </w:tcPr>
          <w:p w14:paraId="7801ADC3" w14:textId="77777777" w:rsidR="00D0762F" w:rsidRPr="00D0762F" w:rsidRDefault="00D0762F">
            <w:pPr>
              <w:rPr>
                <w:lang w:val="it-IT"/>
              </w:rPr>
            </w:pPr>
            <w:r w:rsidRPr="00D0762F">
              <w:rPr>
                <w:lang w:val="it-IT"/>
              </w:rPr>
              <w:t>DEM RICHIESTA RICONTATTO CJ PRE9 PROPOSTA AGOS A MUTUATARI</w:t>
            </w:r>
          </w:p>
        </w:tc>
        <w:tc>
          <w:tcPr>
            <w:tcW w:w="1344" w:type="dxa"/>
            <w:noWrap/>
            <w:hideMark/>
          </w:tcPr>
          <w:p w14:paraId="73740155" w14:textId="77777777" w:rsidR="00D0762F" w:rsidRPr="00D0762F" w:rsidRDefault="00D0762F">
            <w:r w:rsidRPr="00D0762F">
              <w:t>DEMADOBE</w:t>
            </w:r>
          </w:p>
        </w:tc>
        <w:tc>
          <w:tcPr>
            <w:tcW w:w="1366" w:type="dxa"/>
            <w:noWrap/>
            <w:hideMark/>
          </w:tcPr>
          <w:p w14:paraId="4463FE82" w14:textId="77777777" w:rsidR="00D0762F" w:rsidRPr="00D0762F" w:rsidRDefault="00D0762F">
            <w:r w:rsidRPr="00D0762F">
              <w:t>CJ</w:t>
            </w:r>
          </w:p>
        </w:tc>
        <w:tc>
          <w:tcPr>
            <w:tcW w:w="1617" w:type="dxa"/>
            <w:noWrap/>
            <w:hideMark/>
          </w:tcPr>
          <w:p w14:paraId="4B2798F8" w14:textId="77777777" w:rsidR="00D0762F" w:rsidRPr="00D0762F" w:rsidRDefault="00D0762F">
            <w:r w:rsidRPr="00D0762F">
              <w:t>3</w:t>
            </w:r>
          </w:p>
        </w:tc>
      </w:tr>
      <w:tr w:rsidR="00D0762F" w:rsidRPr="00D0762F" w14:paraId="5641D873" w14:textId="77777777" w:rsidTr="00CA5128">
        <w:trPr>
          <w:trHeight w:val="292"/>
        </w:trPr>
        <w:tc>
          <w:tcPr>
            <w:tcW w:w="5301" w:type="dxa"/>
            <w:noWrap/>
            <w:hideMark/>
          </w:tcPr>
          <w:p w14:paraId="0C644549" w14:textId="77777777" w:rsidR="00D0762F" w:rsidRPr="00D0762F" w:rsidRDefault="00D0762F">
            <w:pPr>
              <w:rPr>
                <w:lang w:val="it-IT"/>
              </w:rPr>
            </w:pPr>
            <w:r w:rsidRPr="00D0762F">
              <w:rPr>
                <w:lang w:val="it-IT"/>
              </w:rPr>
              <w:t>DEM RICHIESTA RICONTATTO CJ REL13 SECONDO LOGIN IN APP</w:t>
            </w:r>
          </w:p>
        </w:tc>
        <w:tc>
          <w:tcPr>
            <w:tcW w:w="1344" w:type="dxa"/>
            <w:noWrap/>
            <w:hideMark/>
          </w:tcPr>
          <w:p w14:paraId="7DC2C540" w14:textId="77777777" w:rsidR="00D0762F" w:rsidRPr="00D0762F" w:rsidRDefault="00D0762F">
            <w:r w:rsidRPr="00D0762F">
              <w:t>DEMADOBE</w:t>
            </w:r>
          </w:p>
        </w:tc>
        <w:tc>
          <w:tcPr>
            <w:tcW w:w="1366" w:type="dxa"/>
            <w:noWrap/>
            <w:hideMark/>
          </w:tcPr>
          <w:p w14:paraId="3416303F" w14:textId="77777777" w:rsidR="00D0762F" w:rsidRPr="00D0762F" w:rsidRDefault="00D0762F">
            <w:r w:rsidRPr="00D0762F">
              <w:t>CJ</w:t>
            </w:r>
          </w:p>
        </w:tc>
        <w:tc>
          <w:tcPr>
            <w:tcW w:w="1617" w:type="dxa"/>
            <w:noWrap/>
            <w:hideMark/>
          </w:tcPr>
          <w:p w14:paraId="5245AE70" w14:textId="77777777" w:rsidR="00D0762F" w:rsidRPr="00D0762F" w:rsidRDefault="00D0762F">
            <w:r w:rsidRPr="00D0762F">
              <w:t>3</w:t>
            </w:r>
          </w:p>
        </w:tc>
      </w:tr>
      <w:tr w:rsidR="00D0762F" w:rsidRPr="00D0762F" w14:paraId="3DB32AF3" w14:textId="77777777" w:rsidTr="00CA5128">
        <w:trPr>
          <w:trHeight w:val="292"/>
        </w:trPr>
        <w:tc>
          <w:tcPr>
            <w:tcW w:w="5301" w:type="dxa"/>
            <w:noWrap/>
            <w:hideMark/>
          </w:tcPr>
          <w:p w14:paraId="3719A4D8" w14:textId="77777777" w:rsidR="00D0762F" w:rsidRPr="00D0762F" w:rsidRDefault="00D0762F">
            <w:pPr>
              <w:rPr>
                <w:lang w:val="it-IT"/>
              </w:rPr>
            </w:pPr>
            <w:r w:rsidRPr="00D0762F">
              <w:rPr>
                <w:lang w:val="it-IT"/>
              </w:rPr>
              <w:t>DEM RICHIESTA RICONTATTO CJ WM12 INVESTIMENTI POST SCADENZA MUTUO</w:t>
            </w:r>
          </w:p>
        </w:tc>
        <w:tc>
          <w:tcPr>
            <w:tcW w:w="1344" w:type="dxa"/>
            <w:noWrap/>
            <w:hideMark/>
          </w:tcPr>
          <w:p w14:paraId="6DD5CFFA" w14:textId="77777777" w:rsidR="00D0762F" w:rsidRPr="00D0762F" w:rsidRDefault="00D0762F">
            <w:r w:rsidRPr="00D0762F">
              <w:t>DEMADOBE</w:t>
            </w:r>
          </w:p>
        </w:tc>
        <w:tc>
          <w:tcPr>
            <w:tcW w:w="1366" w:type="dxa"/>
            <w:noWrap/>
            <w:hideMark/>
          </w:tcPr>
          <w:p w14:paraId="3E989E09" w14:textId="77777777" w:rsidR="00D0762F" w:rsidRPr="00D0762F" w:rsidRDefault="00D0762F">
            <w:r w:rsidRPr="00D0762F">
              <w:t>CJ</w:t>
            </w:r>
          </w:p>
        </w:tc>
        <w:tc>
          <w:tcPr>
            <w:tcW w:w="1617" w:type="dxa"/>
            <w:noWrap/>
            <w:hideMark/>
          </w:tcPr>
          <w:p w14:paraId="7FF38E9D" w14:textId="77777777" w:rsidR="00D0762F" w:rsidRPr="00D0762F" w:rsidRDefault="00D0762F">
            <w:r w:rsidRPr="00D0762F">
              <w:t>3</w:t>
            </w:r>
          </w:p>
        </w:tc>
      </w:tr>
      <w:tr w:rsidR="00D0762F" w:rsidRPr="00D0762F" w14:paraId="30785518" w14:textId="77777777" w:rsidTr="00CA5128">
        <w:trPr>
          <w:trHeight w:val="292"/>
        </w:trPr>
        <w:tc>
          <w:tcPr>
            <w:tcW w:w="5301" w:type="dxa"/>
            <w:noWrap/>
            <w:hideMark/>
          </w:tcPr>
          <w:p w14:paraId="1D838751" w14:textId="77777777" w:rsidR="00D0762F" w:rsidRPr="00D0762F" w:rsidRDefault="00D0762F">
            <w:pPr>
              <w:rPr>
                <w:lang w:val="it-IT"/>
              </w:rPr>
            </w:pPr>
            <w:r w:rsidRPr="00D0762F">
              <w:rPr>
                <w:lang w:val="it-IT"/>
              </w:rPr>
              <w:t>DEM RICHIESTA RICONTATTO CJ WM13 PROPOSTA CAVITA MULTISMART MULTIRAMO</w:t>
            </w:r>
          </w:p>
        </w:tc>
        <w:tc>
          <w:tcPr>
            <w:tcW w:w="1344" w:type="dxa"/>
            <w:noWrap/>
            <w:hideMark/>
          </w:tcPr>
          <w:p w14:paraId="59EAFC80" w14:textId="77777777" w:rsidR="00D0762F" w:rsidRPr="00D0762F" w:rsidRDefault="00D0762F">
            <w:r w:rsidRPr="00D0762F">
              <w:t>DEMADOBE</w:t>
            </w:r>
          </w:p>
        </w:tc>
        <w:tc>
          <w:tcPr>
            <w:tcW w:w="1366" w:type="dxa"/>
            <w:noWrap/>
            <w:hideMark/>
          </w:tcPr>
          <w:p w14:paraId="26E59EAE" w14:textId="77777777" w:rsidR="00D0762F" w:rsidRPr="00D0762F" w:rsidRDefault="00D0762F">
            <w:r w:rsidRPr="00D0762F">
              <w:t>CJ</w:t>
            </w:r>
          </w:p>
        </w:tc>
        <w:tc>
          <w:tcPr>
            <w:tcW w:w="1617" w:type="dxa"/>
            <w:noWrap/>
            <w:hideMark/>
          </w:tcPr>
          <w:p w14:paraId="52054D6E" w14:textId="77777777" w:rsidR="00D0762F" w:rsidRPr="00D0762F" w:rsidRDefault="00D0762F">
            <w:r w:rsidRPr="00D0762F">
              <w:t>3</w:t>
            </w:r>
          </w:p>
        </w:tc>
      </w:tr>
      <w:tr w:rsidR="00D0762F" w:rsidRPr="00D0762F" w14:paraId="747F68EE" w14:textId="77777777" w:rsidTr="00CA5128">
        <w:trPr>
          <w:trHeight w:val="292"/>
        </w:trPr>
        <w:tc>
          <w:tcPr>
            <w:tcW w:w="5301" w:type="dxa"/>
            <w:noWrap/>
            <w:hideMark/>
          </w:tcPr>
          <w:p w14:paraId="13655549" w14:textId="77777777" w:rsidR="00D0762F" w:rsidRPr="00D0762F" w:rsidRDefault="00D0762F">
            <w:pPr>
              <w:rPr>
                <w:lang w:val="it-IT"/>
              </w:rPr>
            </w:pPr>
            <w:r w:rsidRPr="00D0762F">
              <w:rPr>
                <w:lang w:val="it-IT"/>
              </w:rPr>
              <w:t>DEM RICHIESTA RICONTATTO CJ WM14 PROPOSTA SICAV FCH CA SELECTION</w:t>
            </w:r>
          </w:p>
        </w:tc>
        <w:tc>
          <w:tcPr>
            <w:tcW w:w="1344" w:type="dxa"/>
            <w:noWrap/>
            <w:hideMark/>
          </w:tcPr>
          <w:p w14:paraId="318583A6" w14:textId="77777777" w:rsidR="00D0762F" w:rsidRPr="00D0762F" w:rsidRDefault="00D0762F">
            <w:r w:rsidRPr="00D0762F">
              <w:t>DEMADOBE</w:t>
            </w:r>
          </w:p>
        </w:tc>
        <w:tc>
          <w:tcPr>
            <w:tcW w:w="1366" w:type="dxa"/>
            <w:noWrap/>
            <w:hideMark/>
          </w:tcPr>
          <w:p w14:paraId="6A183EA2" w14:textId="77777777" w:rsidR="00D0762F" w:rsidRPr="00D0762F" w:rsidRDefault="00D0762F">
            <w:r w:rsidRPr="00D0762F">
              <w:t>CJ</w:t>
            </w:r>
          </w:p>
        </w:tc>
        <w:tc>
          <w:tcPr>
            <w:tcW w:w="1617" w:type="dxa"/>
            <w:noWrap/>
            <w:hideMark/>
          </w:tcPr>
          <w:p w14:paraId="3F27CA0F" w14:textId="77777777" w:rsidR="00D0762F" w:rsidRPr="00D0762F" w:rsidRDefault="00D0762F">
            <w:r w:rsidRPr="00D0762F">
              <w:t>3</w:t>
            </w:r>
          </w:p>
        </w:tc>
      </w:tr>
      <w:tr w:rsidR="00D0762F" w:rsidRPr="00D0762F" w14:paraId="25A5B8A4" w14:textId="77777777" w:rsidTr="00CA5128">
        <w:trPr>
          <w:trHeight w:val="292"/>
        </w:trPr>
        <w:tc>
          <w:tcPr>
            <w:tcW w:w="5301" w:type="dxa"/>
            <w:noWrap/>
            <w:hideMark/>
          </w:tcPr>
          <w:p w14:paraId="56E9573D" w14:textId="77777777" w:rsidR="00D0762F" w:rsidRPr="00D0762F" w:rsidRDefault="00D0762F">
            <w:pPr>
              <w:rPr>
                <w:lang w:val="it-IT"/>
              </w:rPr>
            </w:pPr>
            <w:r w:rsidRPr="00D0762F">
              <w:rPr>
                <w:lang w:val="it-IT"/>
              </w:rPr>
              <w:t>DEM RICHIESTA RICONTATTO CJ WM15 PROPOSTA PAC SU CA SMART</w:t>
            </w:r>
          </w:p>
        </w:tc>
        <w:tc>
          <w:tcPr>
            <w:tcW w:w="1344" w:type="dxa"/>
            <w:noWrap/>
            <w:hideMark/>
          </w:tcPr>
          <w:p w14:paraId="50C4A4D6" w14:textId="77777777" w:rsidR="00D0762F" w:rsidRPr="00D0762F" w:rsidRDefault="00D0762F">
            <w:r w:rsidRPr="00D0762F">
              <w:t>DEMADOBE</w:t>
            </w:r>
          </w:p>
        </w:tc>
        <w:tc>
          <w:tcPr>
            <w:tcW w:w="1366" w:type="dxa"/>
            <w:noWrap/>
            <w:hideMark/>
          </w:tcPr>
          <w:p w14:paraId="22F4923E" w14:textId="77777777" w:rsidR="00D0762F" w:rsidRPr="00D0762F" w:rsidRDefault="00D0762F">
            <w:r w:rsidRPr="00D0762F">
              <w:t>CJ</w:t>
            </w:r>
          </w:p>
        </w:tc>
        <w:tc>
          <w:tcPr>
            <w:tcW w:w="1617" w:type="dxa"/>
            <w:noWrap/>
            <w:hideMark/>
          </w:tcPr>
          <w:p w14:paraId="1B9B089A" w14:textId="77777777" w:rsidR="00D0762F" w:rsidRPr="00D0762F" w:rsidRDefault="00D0762F">
            <w:r w:rsidRPr="00D0762F">
              <w:t>3</w:t>
            </w:r>
          </w:p>
        </w:tc>
      </w:tr>
      <w:tr w:rsidR="00D0762F" w:rsidRPr="00D0762F" w14:paraId="551CD17B" w14:textId="77777777" w:rsidTr="00CA5128">
        <w:trPr>
          <w:trHeight w:val="292"/>
        </w:trPr>
        <w:tc>
          <w:tcPr>
            <w:tcW w:w="5301" w:type="dxa"/>
            <w:noWrap/>
            <w:hideMark/>
          </w:tcPr>
          <w:p w14:paraId="61A923FF" w14:textId="77777777" w:rsidR="00D0762F" w:rsidRPr="00D0762F" w:rsidRDefault="00D0762F">
            <w:r w:rsidRPr="00D0762F">
              <w:t>DEM RICHIESTA RICONTATTO CJ WM17 CARING CA VALUE ADVISORY PROD. ANCILLARI</w:t>
            </w:r>
          </w:p>
        </w:tc>
        <w:tc>
          <w:tcPr>
            <w:tcW w:w="1344" w:type="dxa"/>
            <w:noWrap/>
            <w:hideMark/>
          </w:tcPr>
          <w:p w14:paraId="30D6E539" w14:textId="77777777" w:rsidR="00D0762F" w:rsidRPr="00D0762F" w:rsidRDefault="00D0762F">
            <w:r w:rsidRPr="00D0762F">
              <w:t>DEMADOBE</w:t>
            </w:r>
          </w:p>
        </w:tc>
        <w:tc>
          <w:tcPr>
            <w:tcW w:w="1366" w:type="dxa"/>
            <w:noWrap/>
            <w:hideMark/>
          </w:tcPr>
          <w:p w14:paraId="3F2491A6" w14:textId="77777777" w:rsidR="00D0762F" w:rsidRPr="00D0762F" w:rsidRDefault="00D0762F">
            <w:r w:rsidRPr="00D0762F">
              <w:t>CJ</w:t>
            </w:r>
          </w:p>
        </w:tc>
        <w:tc>
          <w:tcPr>
            <w:tcW w:w="1617" w:type="dxa"/>
            <w:noWrap/>
            <w:hideMark/>
          </w:tcPr>
          <w:p w14:paraId="78F47441" w14:textId="77777777" w:rsidR="00D0762F" w:rsidRPr="00D0762F" w:rsidRDefault="00D0762F">
            <w:r w:rsidRPr="00D0762F">
              <w:t>3</w:t>
            </w:r>
          </w:p>
        </w:tc>
      </w:tr>
      <w:tr w:rsidR="00D0762F" w:rsidRPr="00D0762F" w14:paraId="4B885D42" w14:textId="77777777" w:rsidTr="00CA5128">
        <w:trPr>
          <w:trHeight w:val="292"/>
        </w:trPr>
        <w:tc>
          <w:tcPr>
            <w:tcW w:w="5301" w:type="dxa"/>
            <w:noWrap/>
            <w:hideMark/>
          </w:tcPr>
          <w:p w14:paraId="4D9D3CDD" w14:textId="77777777" w:rsidR="00D0762F" w:rsidRPr="00D0762F" w:rsidRDefault="00D0762F">
            <w:pPr>
              <w:rPr>
                <w:lang w:val="it-IT"/>
              </w:rPr>
            </w:pPr>
            <w:r w:rsidRPr="00D0762F">
              <w:rPr>
                <w:lang w:val="it-IT"/>
              </w:rPr>
              <w:t>DEM RICHIESTA RICONTATTO CJ WM18 PROPOSTA CA VALUE</w:t>
            </w:r>
          </w:p>
        </w:tc>
        <w:tc>
          <w:tcPr>
            <w:tcW w:w="1344" w:type="dxa"/>
            <w:noWrap/>
            <w:hideMark/>
          </w:tcPr>
          <w:p w14:paraId="2434DAAE" w14:textId="77777777" w:rsidR="00D0762F" w:rsidRPr="00D0762F" w:rsidRDefault="00D0762F">
            <w:r w:rsidRPr="00D0762F">
              <w:t>DEMADOBE</w:t>
            </w:r>
          </w:p>
        </w:tc>
        <w:tc>
          <w:tcPr>
            <w:tcW w:w="1366" w:type="dxa"/>
            <w:noWrap/>
            <w:hideMark/>
          </w:tcPr>
          <w:p w14:paraId="1AB60A5F" w14:textId="77777777" w:rsidR="00D0762F" w:rsidRPr="00D0762F" w:rsidRDefault="00D0762F">
            <w:r w:rsidRPr="00D0762F">
              <w:t>CJ</w:t>
            </w:r>
          </w:p>
        </w:tc>
        <w:tc>
          <w:tcPr>
            <w:tcW w:w="1617" w:type="dxa"/>
            <w:noWrap/>
            <w:hideMark/>
          </w:tcPr>
          <w:p w14:paraId="54B8AB16" w14:textId="77777777" w:rsidR="00D0762F" w:rsidRPr="00D0762F" w:rsidRDefault="00D0762F">
            <w:r w:rsidRPr="00D0762F">
              <w:t>3</w:t>
            </w:r>
          </w:p>
        </w:tc>
      </w:tr>
      <w:tr w:rsidR="00D0762F" w:rsidRPr="00D0762F" w14:paraId="6D0F4DB1" w14:textId="77777777" w:rsidTr="00CA5128">
        <w:trPr>
          <w:trHeight w:val="292"/>
        </w:trPr>
        <w:tc>
          <w:tcPr>
            <w:tcW w:w="5301" w:type="dxa"/>
            <w:noWrap/>
            <w:hideMark/>
          </w:tcPr>
          <w:p w14:paraId="496E86E4" w14:textId="77777777" w:rsidR="00D0762F" w:rsidRPr="00D0762F" w:rsidRDefault="00D0762F">
            <w:pPr>
              <w:rPr>
                <w:lang w:val="it-IT"/>
              </w:rPr>
            </w:pPr>
            <w:r w:rsidRPr="00D0762F">
              <w:rPr>
                <w:lang w:val="it-IT"/>
              </w:rPr>
              <w:t>DEM RICHIESTA RICONTATTO CJ WM5 CARING ABBANDONO RICHIESTA CONTATTO SU INVESTIMENTI</w:t>
            </w:r>
          </w:p>
        </w:tc>
        <w:tc>
          <w:tcPr>
            <w:tcW w:w="1344" w:type="dxa"/>
            <w:noWrap/>
            <w:hideMark/>
          </w:tcPr>
          <w:p w14:paraId="3039B178" w14:textId="77777777" w:rsidR="00D0762F" w:rsidRPr="00D0762F" w:rsidRDefault="00D0762F">
            <w:r w:rsidRPr="00D0762F">
              <w:t>DEMADOBE</w:t>
            </w:r>
          </w:p>
        </w:tc>
        <w:tc>
          <w:tcPr>
            <w:tcW w:w="1366" w:type="dxa"/>
            <w:noWrap/>
            <w:hideMark/>
          </w:tcPr>
          <w:p w14:paraId="305A1DDD" w14:textId="77777777" w:rsidR="00D0762F" w:rsidRPr="00D0762F" w:rsidRDefault="00D0762F">
            <w:r w:rsidRPr="00D0762F">
              <w:t>CJ</w:t>
            </w:r>
          </w:p>
        </w:tc>
        <w:tc>
          <w:tcPr>
            <w:tcW w:w="1617" w:type="dxa"/>
            <w:noWrap/>
            <w:hideMark/>
          </w:tcPr>
          <w:p w14:paraId="0C3875E3" w14:textId="77777777" w:rsidR="00D0762F" w:rsidRPr="00D0762F" w:rsidRDefault="00D0762F">
            <w:r w:rsidRPr="00D0762F">
              <w:t>3</w:t>
            </w:r>
          </w:p>
        </w:tc>
      </w:tr>
      <w:tr w:rsidR="00D0762F" w:rsidRPr="00D0762F" w14:paraId="2F4BC74C" w14:textId="77777777" w:rsidTr="00CA5128">
        <w:trPr>
          <w:trHeight w:val="292"/>
        </w:trPr>
        <w:tc>
          <w:tcPr>
            <w:tcW w:w="5301" w:type="dxa"/>
            <w:noWrap/>
            <w:hideMark/>
          </w:tcPr>
          <w:p w14:paraId="7F248365" w14:textId="77777777" w:rsidR="00D0762F" w:rsidRPr="00D0762F" w:rsidRDefault="00D0762F">
            <w:pPr>
              <w:rPr>
                <w:lang w:val="it-IT"/>
              </w:rPr>
            </w:pPr>
            <w:r w:rsidRPr="00D0762F">
              <w:rPr>
                <w:lang w:val="it-IT"/>
              </w:rPr>
              <w:t>DEM RICHIESTA RICONTATTO CJ WM7 PROPOSTE PER DIVERSIFICARE O PROTEGGERE IL CAPITALE</w:t>
            </w:r>
          </w:p>
        </w:tc>
        <w:tc>
          <w:tcPr>
            <w:tcW w:w="1344" w:type="dxa"/>
            <w:noWrap/>
            <w:hideMark/>
          </w:tcPr>
          <w:p w14:paraId="36D1C2E3" w14:textId="77777777" w:rsidR="00D0762F" w:rsidRPr="00D0762F" w:rsidRDefault="00D0762F">
            <w:r w:rsidRPr="00D0762F">
              <w:t>DEMADOBE</w:t>
            </w:r>
          </w:p>
        </w:tc>
        <w:tc>
          <w:tcPr>
            <w:tcW w:w="1366" w:type="dxa"/>
            <w:noWrap/>
            <w:hideMark/>
          </w:tcPr>
          <w:p w14:paraId="282E486C" w14:textId="77777777" w:rsidR="00D0762F" w:rsidRPr="00D0762F" w:rsidRDefault="00D0762F">
            <w:r w:rsidRPr="00D0762F">
              <w:t>CJ</w:t>
            </w:r>
          </w:p>
        </w:tc>
        <w:tc>
          <w:tcPr>
            <w:tcW w:w="1617" w:type="dxa"/>
            <w:noWrap/>
            <w:hideMark/>
          </w:tcPr>
          <w:p w14:paraId="129D156E" w14:textId="77777777" w:rsidR="00D0762F" w:rsidRPr="00D0762F" w:rsidRDefault="00D0762F">
            <w:r w:rsidRPr="00D0762F">
              <w:t>3</w:t>
            </w:r>
          </w:p>
        </w:tc>
      </w:tr>
      <w:tr w:rsidR="00D0762F" w:rsidRPr="00D0762F" w14:paraId="6F024A2E" w14:textId="77777777" w:rsidTr="00CA5128">
        <w:trPr>
          <w:trHeight w:val="292"/>
        </w:trPr>
        <w:tc>
          <w:tcPr>
            <w:tcW w:w="5301" w:type="dxa"/>
            <w:noWrap/>
            <w:hideMark/>
          </w:tcPr>
          <w:p w14:paraId="09297A24" w14:textId="77777777" w:rsidR="00D0762F" w:rsidRPr="00D0762F" w:rsidRDefault="00D0762F">
            <w:pPr>
              <w:rPr>
                <w:lang w:val="it-IT"/>
              </w:rPr>
            </w:pPr>
            <w:r w:rsidRPr="00D0762F">
              <w:rPr>
                <w:lang w:val="it-IT"/>
              </w:rPr>
              <w:t>DEM RICHIESTA RICONTATTO CJ WM9 CONTODEPOSITO</w:t>
            </w:r>
          </w:p>
        </w:tc>
        <w:tc>
          <w:tcPr>
            <w:tcW w:w="1344" w:type="dxa"/>
            <w:noWrap/>
            <w:hideMark/>
          </w:tcPr>
          <w:p w14:paraId="173F6E27" w14:textId="77777777" w:rsidR="00D0762F" w:rsidRPr="00D0762F" w:rsidRDefault="00D0762F">
            <w:r w:rsidRPr="00D0762F">
              <w:t>DEMADOBE</w:t>
            </w:r>
          </w:p>
        </w:tc>
        <w:tc>
          <w:tcPr>
            <w:tcW w:w="1366" w:type="dxa"/>
            <w:noWrap/>
            <w:hideMark/>
          </w:tcPr>
          <w:p w14:paraId="7771950C" w14:textId="77777777" w:rsidR="00D0762F" w:rsidRPr="00D0762F" w:rsidRDefault="00D0762F">
            <w:r w:rsidRPr="00D0762F">
              <w:t>CJ</w:t>
            </w:r>
          </w:p>
        </w:tc>
        <w:tc>
          <w:tcPr>
            <w:tcW w:w="1617" w:type="dxa"/>
            <w:noWrap/>
            <w:hideMark/>
          </w:tcPr>
          <w:p w14:paraId="5B6FE71E" w14:textId="77777777" w:rsidR="00D0762F" w:rsidRPr="00D0762F" w:rsidRDefault="00D0762F">
            <w:r w:rsidRPr="00D0762F">
              <w:t>3</w:t>
            </w:r>
          </w:p>
        </w:tc>
      </w:tr>
      <w:tr w:rsidR="00D0762F" w:rsidRPr="00D0762F" w14:paraId="2609B0AD" w14:textId="77777777" w:rsidTr="00CA5128">
        <w:trPr>
          <w:trHeight w:val="292"/>
        </w:trPr>
        <w:tc>
          <w:tcPr>
            <w:tcW w:w="5301" w:type="dxa"/>
            <w:noWrap/>
            <w:hideMark/>
          </w:tcPr>
          <w:p w14:paraId="45E4B036" w14:textId="77777777" w:rsidR="00D0762F" w:rsidRPr="00D0762F" w:rsidRDefault="00D0762F">
            <w:pPr>
              <w:rPr>
                <w:lang w:val="it-IT"/>
              </w:rPr>
            </w:pPr>
            <w:r w:rsidRPr="00D0762F">
              <w:rPr>
                <w:lang w:val="it-IT"/>
              </w:rPr>
              <w:t>DEMADOBE CJ WM8 RICHIESTA RICONTATTO PER INVESTIMENTI GIOVANI CORRENTISTI</w:t>
            </w:r>
          </w:p>
        </w:tc>
        <w:tc>
          <w:tcPr>
            <w:tcW w:w="1344" w:type="dxa"/>
            <w:noWrap/>
            <w:hideMark/>
          </w:tcPr>
          <w:p w14:paraId="7148D7DD" w14:textId="77777777" w:rsidR="00D0762F" w:rsidRPr="00D0762F" w:rsidRDefault="00D0762F">
            <w:r w:rsidRPr="00D0762F">
              <w:t>DEMADOBE</w:t>
            </w:r>
          </w:p>
        </w:tc>
        <w:tc>
          <w:tcPr>
            <w:tcW w:w="1366" w:type="dxa"/>
            <w:noWrap/>
            <w:hideMark/>
          </w:tcPr>
          <w:p w14:paraId="128E27BC" w14:textId="77777777" w:rsidR="00D0762F" w:rsidRPr="00D0762F" w:rsidRDefault="00D0762F">
            <w:r w:rsidRPr="00D0762F">
              <w:t>CJ</w:t>
            </w:r>
          </w:p>
        </w:tc>
        <w:tc>
          <w:tcPr>
            <w:tcW w:w="1617" w:type="dxa"/>
            <w:noWrap/>
            <w:hideMark/>
          </w:tcPr>
          <w:p w14:paraId="729700E1" w14:textId="77777777" w:rsidR="00D0762F" w:rsidRPr="00D0762F" w:rsidRDefault="00D0762F">
            <w:r w:rsidRPr="00D0762F">
              <w:t>3</w:t>
            </w:r>
          </w:p>
        </w:tc>
      </w:tr>
      <w:tr w:rsidR="00D0762F" w:rsidRPr="00D0762F" w14:paraId="0CC08FEF" w14:textId="77777777" w:rsidTr="00CA5128">
        <w:trPr>
          <w:trHeight w:val="292"/>
        </w:trPr>
        <w:tc>
          <w:tcPr>
            <w:tcW w:w="5301" w:type="dxa"/>
            <w:noWrap/>
            <w:hideMark/>
          </w:tcPr>
          <w:p w14:paraId="5CCB96EA" w14:textId="77777777" w:rsidR="00D0762F" w:rsidRPr="00D0762F" w:rsidRDefault="00D0762F">
            <w:pPr>
              <w:rPr>
                <w:lang w:val="it-IT"/>
              </w:rPr>
            </w:pPr>
            <w:r w:rsidRPr="00D0762F">
              <w:rPr>
                <w:lang w:val="it-IT"/>
              </w:rPr>
              <w:t>DEMADOBE STANDALONE PROPOSTA CONTODEPOSITO RICHIESTA RICO</w:t>
            </w:r>
          </w:p>
        </w:tc>
        <w:tc>
          <w:tcPr>
            <w:tcW w:w="1344" w:type="dxa"/>
            <w:noWrap/>
            <w:hideMark/>
          </w:tcPr>
          <w:p w14:paraId="09698672" w14:textId="77777777" w:rsidR="00D0762F" w:rsidRPr="00D0762F" w:rsidRDefault="00D0762F">
            <w:r w:rsidRPr="00D0762F">
              <w:t>DEMADOBE</w:t>
            </w:r>
          </w:p>
        </w:tc>
        <w:tc>
          <w:tcPr>
            <w:tcW w:w="1366" w:type="dxa"/>
            <w:noWrap/>
            <w:hideMark/>
          </w:tcPr>
          <w:p w14:paraId="30578B6C" w14:textId="77777777" w:rsidR="00D0762F" w:rsidRPr="00D0762F" w:rsidRDefault="00D0762F">
            <w:r w:rsidRPr="00D0762F">
              <w:t>CJ</w:t>
            </w:r>
          </w:p>
        </w:tc>
        <w:tc>
          <w:tcPr>
            <w:tcW w:w="1617" w:type="dxa"/>
            <w:noWrap/>
            <w:hideMark/>
          </w:tcPr>
          <w:p w14:paraId="298C7711" w14:textId="77777777" w:rsidR="00D0762F" w:rsidRPr="00D0762F" w:rsidRDefault="00D0762F">
            <w:r w:rsidRPr="00D0762F">
              <w:t>3</w:t>
            </w:r>
          </w:p>
        </w:tc>
      </w:tr>
      <w:tr w:rsidR="00D0762F" w:rsidRPr="00D0762F" w14:paraId="1B945F0B" w14:textId="77777777" w:rsidTr="00CA5128">
        <w:trPr>
          <w:trHeight w:val="292"/>
        </w:trPr>
        <w:tc>
          <w:tcPr>
            <w:tcW w:w="5301" w:type="dxa"/>
            <w:noWrap/>
            <w:hideMark/>
          </w:tcPr>
          <w:p w14:paraId="525E859C" w14:textId="77777777" w:rsidR="00D0762F" w:rsidRPr="00D0762F" w:rsidRDefault="00D0762F">
            <w:pPr>
              <w:rPr>
                <w:lang w:val="it-IT"/>
              </w:rPr>
            </w:pPr>
            <w:r w:rsidRPr="00D0762F">
              <w:rPr>
                <w:lang w:val="it-IT"/>
              </w:rPr>
              <w:t>DEMADOBE STANDALONE PROPOSTA CONTODEPOSITO RICHIESTA RICONTATTO</w:t>
            </w:r>
          </w:p>
        </w:tc>
        <w:tc>
          <w:tcPr>
            <w:tcW w:w="1344" w:type="dxa"/>
            <w:noWrap/>
            <w:hideMark/>
          </w:tcPr>
          <w:p w14:paraId="0F389DF2" w14:textId="77777777" w:rsidR="00D0762F" w:rsidRPr="00D0762F" w:rsidRDefault="00D0762F">
            <w:r w:rsidRPr="00D0762F">
              <w:t>DEMADOBE</w:t>
            </w:r>
          </w:p>
        </w:tc>
        <w:tc>
          <w:tcPr>
            <w:tcW w:w="1366" w:type="dxa"/>
            <w:noWrap/>
            <w:hideMark/>
          </w:tcPr>
          <w:p w14:paraId="0A101273" w14:textId="77777777" w:rsidR="00D0762F" w:rsidRPr="00D0762F" w:rsidRDefault="00D0762F">
            <w:r w:rsidRPr="00D0762F">
              <w:t>CJ</w:t>
            </w:r>
          </w:p>
        </w:tc>
        <w:tc>
          <w:tcPr>
            <w:tcW w:w="1617" w:type="dxa"/>
            <w:noWrap/>
            <w:hideMark/>
          </w:tcPr>
          <w:p w14:paraId="25A08ED6" w14:textId="77777777" w:rsidR="00D0762F" w:rsidRPr="00D0762F" w:rsidRDefault="00D0762F">
            <w:r w:rsidRPr="00D0762F">
              <w:t>3</w:t>
            </w:r>
          </w:p>
        </w:tc>
      </w:tr>
      <w:tr w:rsidR="00D0762F" w:rsidRPr="00D0762F" w14:paraId="7D20DC13" w14:textId="77777777" w:rsidTr="00CA5128">
        <w:trPr>
          <w:trHeight w:val="292"/>
        </w:trPr>
        <w:tc>
          <w:tcPr>
            <w:tcW w:w="5301" w:type="dxa"/>
            <w:noWrap/>
            <w:hideMark/>
          </w:tcPr>
          <w:p w14:paraId="260EDE6C" w14:textId="77777777" w:rsidR="00D0762F" w:rsidRPr="00D0762F" w:rsidRDefault="00D0762F">
            <w:r w:rsidRPr="00D0762F">
              <w:t>HB - CartaConto</w:t>
            </w:r>
          </w:p>
        </w:tc>
        <w:tc>
          <w:tcPr>
            <w:tcW w:w="1344" w:type="dxa"/>
            <w:noWrap/>
            <w:hideMark/>
          </w:tcPr>
          <w:p w14:paraId="23779C45" w14:textId="77777777" w:rsidR="00D0762F" w:rsidRPr="00D0762F" w:rsidRDefault="00D0762F">
            <w:r w:rsidRPr="00D0762F">
              <w:t>VetriNA Home Banking</w:t>
            </w:r>
          </w:p>
        </w:tc>
        <w:tc>
          <w:tcPr>
            <w:tcW w:w="1366" w:type="dxa"/>
            <w:noWrap/>
            <w:hideMark/>
          </w:tcPr>
          <w:p w14:paraId="3EB2BE09" w14:textId="77777777" w:rsidR="00D0762F" w:rsidRPr="00D0762F" w:rsidRDefault="00D0762F">
            <w:r w:rsidRPr="00D0762F">
              <w:t>Home Banking</w:t>
            </w:r>
          </w:p>
        </w:tc>
        <w:tc>
          <w:tcPr>
            <w:tcW w:w="1617" w:type="dxa"/>
            <w:noWrap/>
            <w:hideMark/>
          </w:tcPr>
          <w:p w14:paraId="6A31373C" w14:textId="77777777" w:rsidR="00D0762F" w:rsidRPr="00D0762F" w:rsidRDefault="00D0762F">
            <w:r w:rsidRPr="00D0762F">
              <w:t>3</w:t>
            </w:r>
          </w:p>
        </w:tc>
      </w:tr>
      <w:tr w:rsidR="00D0762F" w:rsidRPr="00D0762F" w14:paraId="6DD6E1E1" w14:textId="77777777" w:rsidTr="00CA5128">
        <w:trPr>
          <w:trHeight w:val="292"/>
        </w:trPr>
        <w:tc>
          <w:tcPr>
            <w:tcW w:w="5301" w:type="dxa"/>
            <w:noWrap/>
            <w:hideMark/>
          </w:tcPr>
          <w:p w14:paraId="70A7B897" w14:textId="77777777" w:rsidR="00D0762F" w:rsidRPr="00D0762F" w:rsidRDefault="00D0762F">
            <w:r w:rsidRPr="00D0762F">
              <w:t>HB - Carte Amex</w:t>
            </w:r>
          </w:p>
        </w:tc>
        <w:tc>
          <w:tcPr>
            <w:tcW w:w="1344" w:type="dxa"/>
            <w:noWrap/>
            <w:hideMark/>
          </w:tcPr>
          <w:p w14:paraId="6D616413" w14:textId="77777777" w:rsidR="00D0762F" w:rsidRPr="00D0762F" w:rsidRDefault="00D0762F">
            <w:r w:rsidRPr="00D0762F">
              <w:t>VetriNA Home Banking</w:t>
            </w:r>
          </w:p>
        </w:tc>
        <w:tc>
          <w:tcPr>
            <w:tcW w:w="1366" w:type="dxa"/>
            <w:noWrap/>
            <w:hideMark/>
          </w:tcPr>
          <w:p w14:paraId="4C492A68" w14:textId="77777777" w:rsidR="00D0762F" w:rsidRPr="00D0762F" w:rsidRDefault="00D0762F">
            <w:r w:rsidRPr="00D0762F">
              <w:t>Home Banking</w:t>
            </w:r>
          </w:p>
        </w:tc>
        <w:tc>
          <w:tcPr>
            <w:tcW w:w="1617" w:type="dxa"/>
            <w:noWrap/>
            <w:hideMark/>
          </w:tcPr>
          <w:p w14:paraId="2DECBB36" w14:textId="77777777" w:rsidR="00D0762F" w:rsidRPr="00D0762F" w:rsidRDefault="00D0762F">
            <w:r w:rsidRPr="00D0762F">
              <w:t>3</w:t>
            </w:r>
          </w:p>
        </w:tc>
      </w:tr>
      <w:tr w:rsidR="00D0762F" w:rsidRPr="00D0762F" w14:paraId="0188F4C0" w14:textId="77777777" w:rsidTr="00CA5128">
        <w:trPr>
          <w:trHeight w:val="292"/>
        </w:trPr>
        <w:tc>
          <w:tcPr>
            <w:tcW w:w="5301" w:type="dxa"/>
            <w:noWrap/>
            <w:hideMark/>
          </w:tcPr>
          <w:p w14:paraId="67A457B7" w14:textId="77777777" w:rsidR="00D0762F" w:rsidRPr="00D0762F" w:rsidRDefault="00D0762F">
            <w:r w:rsidRPr="00D0762F">
              <w:t>HB - Conto Deposito</w:t>
            </w:r>
          </w:p>
        </w:tc>
        <w:tc>
          <w:tcPr>
            <w:tcW w:w="1344" w:type="dxa"/>
            <w:noWrap/>
            <w:hideMark/>
          </w:tcPr>
          <w:p w14:paraId="26C605BD" w14:textId="77777777" w:rsidR="00D0762F" w:rsidRPr="00D0762F" w:rsidRDefault="00D0762F">
            <w:r w:rsidRPr="00D0762F">
              <w:t>VetriNA Home Banking</w:t>
            </w:r>
          </w:p>
        </w:tc>
        <w:tc>
          <w:tcPr>
            <w:tcW w:w="1366" w:type="dxa"/>
            <w:noWrap/>
            <w:hideMark/>
          </w:tcPr>
          <w:p w14:paraId="15D6D99D" w14:textId="77777777" w:rsidR="00D0762F" w:rsidRPr="00D0762F" w:rsidRDefault="00D0762F">
            <w:r w:rsidRPr="00D0762F">
              <w:t>Home Banking</w:t>
            </w:r>
          </w:p>
        </w:tc>
        <w:tc>
          <w:tcPr>
            <w:tcW w:w="1617" w:type="dxa"/>
            <w:noWrap/>
            <w:hideMark/>
          </w:tcPr>
          <w:p w14:paraId="6E67071E" w14:textId="77777777" w:rsidR="00D0762F" w:rsidRPr="00D0762F" w:rsidRDefault="00D0762F">
            <w:r w:rsidRPr="00D0762F">
              <w:t>3</w:t>
            </w:r>
          </w:p>
        </w:tc>
      </w:tr>
      <w:tr w:rsidR="00D0762F" w:rsidRPr="00D0762F" w14:paraId="2E192C83" w14:textId="77777777" w:rsidTr="00CA5128">
        <w:trPr>
          <w:trHeight w:val="292"/>
        </w:trPr>
        <w:tc>
          <w:tcPr>
            <w:tcW w:w="5301" w:type="dxa"/>
            <w:noWrap/>
            <w:hideMark/>
          </w:tcPr>
          <w:p w14:paraId="7E221E1F" w14:textId="77777777" w:rsidR="00D0762F" w:rsidRPr="00D0762F" w:rsidRDefault="00D0762F">
            <w:r w:rsidRPr="00D0762F">
              <w:t>HB – Polizza Infortuni</w:t>
            </w:r>
          </w:p>
        </w:tc>
        <w:tc>
          <w:tcPr>
            <w:tcW w:w="1344" w:type="dxa"/>
            <w:noWrap/>
            <w:hideMark/>
          </w:tcPr>
          <w:p w14:paraId="7DEA8A30" w14:textId="77777777" w:rsidR="00D0762F" w:rsidRPr="00D0762F" w:rsidRDefault="00D0762F">
            <w:r w:rsidRPr="00D0762F">
              <w:t>VetriNA Home Banking</w:t>
            </w:r>
          </w:p>
        </w:tc>
        <w:tc>
          <w:tcPr>
            <w:tcW w:w="1366" w:type="dxa"/>
            <w:noWrap/>
            <w:hideMark/>
          </w:tcPr>
          <w:p w14:paraId="29C453A4" w14:textId="77777777" w:rsidR="00D0762F" w:rsidRPr="00D0762F" w:rsidRDefault="00D0762F">
            <w:r w:rsidRPr="00D0762F">
              <w:t>Home Banking</w:t>
            </w:r>
          </w:p>
        </w:tc>
        <w:tc>
          <w:tcPr>
            <w:tcW w:w="1617" w:type="dxa"/>
            <w:noWrap/>
            <w:hideMark/>
          </w:tcPr>
          <w:p w14:paraId="6BC98C53" w14:textId="77777777" w:rsidR="00D0762F" w:rsidRPr="00D0762F" w:rsidRDefault="00D0762F">
            <w:r w:rsidRPr="00D0762F">
              <w:t>3</w:t>
            </w:r>
          </w:p>
        </w:tc>
      </w:tr>
      <w:tr w:rsidR="00D0762F" w:rsidRPr="00D0762F" w14:paraId="7B3114C0" w14:textId="77777777" w:rsidTr="00CA5128">
        <w:trPr>
          <w:trHeight w:val="292"/>
        </w:trPr>
        <w:tc>
          <w:tcPr>
            <w:tcW w:w="5301" w:type="dxa"/>
            <w:noWrap/>
            <w:hideMark/>
          </w:tcPr>
          <w:p w14:paraId="16CD67D9" w14:textId="77777777" w:rsidR="00D0762F" w:rsidRPr="00D0762F" w:rsidRDefault="00D0762F">
            <w:pPr>
              <w:rPr>
                <w:lang w:val="it-IT"/>
              </w:rPr>
            </w:pPr>
            <w:r w:rsidRPr="00D0762F">
              <w:rPr>
                <w:lang w:val="it-IT"/>
              </w:rPr>
              <w:t>HB – Polizza Mezzi di Pagamento</w:t>
            </w:r>
          </w:p>
        </w:tc>
        <w:tc>
          <w:tcPr>
            <w:tcW w:w="1344" w:type="dxa"/>
            <w:noWrap/>
            <w:hideMark/>
          </w:tcPr>
          <w:p w14:paraId="6115A388" w14:textId="77777777" w:rsidR="00D0762F" w:rsidRPr="00D0762F" w:rsidRDefault="00D0762F">
            <w:r w:rsidRPr="00D0762F">
              <w:t>VetriNA Home Banking</w:t>
            </w:r>
          </w:p>
        </w:tc>
        <w:tc>
          <w:tcPr>
            <w:tcW w:w="1366" w:type="dxa"/>
            <w:noWrap/>
            <w:hideMark/>
          </w:tcPr>
          <w:p w14:paraId="162F7EFC" w14:textId="77777777" w:rsidR="00D0762F" w:rsidRPr="00D0762F" w:rsidRDefault="00D0762F">
            <w:r w:rsidRPr="00D0762F">
              <w:t>Home Banking</w:t>
            </w:r>
          </w:p>
        </w:tc>
        <w:tc>
          <w:tcPr>
            <w:tcW w:w="1617" w:type="dxa"/>
            <w:noWrap/>
            <w:hideMark/>
          </w:tcPr>
          <w:p w14:paraId="37275693" w14:textId="77777777" w:rsidR="00D0762F" w:rsidRPr="00D0762F" w:rsidRDefault="00D0762F">
            <w:r w:rsidRPr="00D0762F">
              <w:t>3</w:t>
            </w:r>
          </w:p>
        </w:tc>
      </w:tr>
      <w:tr w:rsidR="00D0762F" w:rsidRPr="00D0762F" w14:paraId="659772FB" w14:textId="77777777" w:rsidTr="00CA5128">
        <w:trPr>
          <w:trHeight w:val="292"/>
        </w:trPr>
        <w:tc>
          <w:tcPr>
            <w:tcW w:w="5301" w:type="dxa"/>
            <w:noWrap/>
            <w:hideMark/>
          </w:tcPr>
          <w:p w14:paraId="24F5F14E" w14:textId="77777777" w:rsidR="00D0762F" w:rsidRPr="00D0762F" w:rsidRDefault="00D0762F">
            <w:r w:rsidRPr="00D0762F">
              <w:t>HB – Polizza Mobile</w:t>
            </w:r>
          </w:p>
        </w:tc>
        <w:tc>
          <w:tcPr>
            <w:tcW w:w="1344" w:type="dxa"/>
            <w:noWrap/>
            <w:hideMark/>
          </w:tcPr>
          <w:p w14:paraId="0A36F204" w14:textId="77777777" w:rsidR="00D0762F" w:rsidRPr="00D0762F" w:rsidRDefault="00D0762F">
            <w:r w:rsidRPr="00D0762F">
              <w:t>VetriNA Home Banking</w:t>
            </w:r>
          </w:p>
        </w:tc>
        <w:tc>
          <w:tcPr>
            <w:tcW w:w="1366" w:type="dxa"/>
            <w:noWrap/>
            <w:hideMark/>
          </w:tcPr>
          <w:p w14:paraId="78EF2B29" w14:textId="77777777" w:rsidR="00D0762F" w:rsidRPr="00D0762F" w:rsidRDefault="00D0762F">
            <w:r w:rsidRPr="00D0762F">
              <w:t>Home Banking</w:t>
            </w:r>
          </w:p>
        </w:tc>
        <w:tc>
          <w:tcPr>
            <w:tcW w:w="1617" w:type="dxa"/>
            <w:noWrap/>
            <w:hideMark/>
          </w:tcPr>
          <w:p w14:paraId="0A57CE71" w14:textId="77777777" w:rsidR="00D0762F" w:rsidRPr="00D0762F" w:rsidRDefault="00D0762F">
            <w:r w:rsidRPr="00D0762F">
              <w:t>3</w:t>
            </w:r>
          </w:p>
        </w:tc>
      </w:tr>
      <w:tr w:rsidR="00D0762F" w:rsidRPr="00D0762F" w14:paraId="5A92C0CC" w14:textId="77777777" w:rsidTr="00CA5128">
        <w:trPr>
          <w:trHeight w:val="292"/>
        </w:trPr>
        <w:tc>
          <w:tcPr>
            <w:tcW w:w="5301" w:type="dxa"/>
            <w:noWrap/>
            <w:hideMark/>
          </w:tcPr>
          <w:p w14:paraId="7E22EE48" w14:textId="77777777" w:rsidR="00D0762F" w:rsidRPr="00D0762F" w:rsidRDefault="00D0762F">
            <w:r w:rsidRPr="00D0762F">
              <w:t>HB – Polizza PersoNA&amp;Salute</w:t>
            </w:r>
          </w:p>
        </w:tc>
        <w:tc>
          <w:tcPr>
            <w:tcW w:w="1344" w:type="dxa"/>
            <w:noWrap/>
            <w:hideMark/>
          </w:tcPr>
          <w:p w14:paraId="1D1C3DF7" w14:textId="77777777" w:rsidR="00D0762F" w:rsidRPr="00D0762F" w:rsidRDefault="00D0762F">
            <w:r w:rsidRPr="00D0762F">
              <w:t>VetriNA Home Banking</w:t>
            </w:r>
          </w:p>
        </w:tc>
        <w:tc>
          <w:tcPr>
            <w:tcW w:w="1366" w:type="dxa"/>
            <w:noWrap/>
            <w:hideMark/>
          </w:tcPr>
          <w:p w14:paraId="5F81DF4E" w14:textId="77777777" w:rsidR="00D0762F" w:rsidRPr="00D0762F" w:rsidRDefault="00D0762F">
            <w:r w:rsidRPr="00D0762F">
              <w:t>Home Banking</w:t>
            </w:r>
          </w:p>
        </w:tc>
        <w:tc>
          <w:tcPr>
            <w:tcW w:w="1617" w:type="dxa"/>
            <w:noWrap/>
            <w:hideMark/>
          </w:tcPr>
          <w:p w14:paraId="1460A47B" w14:textId="77777777" w:rsidR="00D0762F" w:rsidRPr="00D0762F" w:rsidRDefault="00D0762F">
            <w:r w:rsidRPr="00D0762F">
              <w:t>3</w:t>
            </w:r>
          </w:p>
        </w:tc>
      </w:tr>
      <w:tr w:rsidR="00D0762F" w:rsidRPr="00D0762F" w14:paraId="568BD1AD" w14:textId="77777777" w:rsidTr="00CA5128">
        <w:trPr>
          <w:trHeight w:val="292"/>
        </w:trPr>
        <w:tc>
          <w:tcPr>
            <w:tcW w:w="5301" w:type="dxa"/>
            <w:noWrap/>
            <w:hideMark/>
          </w:tcPr>
          <w:p w14:paraId="4AFB4234" w14:textId="77777777" w:rsidR="00D0762F" w:rsidRPr="00D0762F" w:rsidRDefault="00D0762F">
            <w:r w:rsidRPr="00D0762F">
              <w:t>HB - Protezione Guida “2 Ruote”</w:t>
            </w:r>
          </w:p>
        </w:tc>
        <w:tc>
          <w:tcPr>
            <w:tcW w:w="1344" w:type="dxa"/>
            <w:noWrap/>
            <w:hideMark/>
          </w:tcPr>
          <w:p w14:paraId="2427948B" w14:textId="77777777" w:rsidR="00D0762F" w:rsidRPr="00D0762F" w:rsidRDefault="00D0762F">
            <w:r w:rsidRPr="00D0762F">
              <w:t>VetriNA Home Banking</w:t>
            </w:r>
          </w:p>
        </w:tc>
        <w:tc>
          <w:tcPr>
            <w:tcW w:w="1366" w:type="dxa"/>
            <w:noWrap/>
            <w:hideMark/>
          </w:tcPr>
          <w:p w14:paraId="1D7A4F32" w14:textId="77777777" w:rsidR="00D0762F" w:rsidRPr="00D0762F" w:rsidRDefault="00D0762F">
            <w:r w:rsidRPr="00D0762F">
              <w:t>Home Banking</w:t>
            </w:r>
          </w:p>
        </w:tc>
        <w:tc>
          <w:tcPr>
            <w:tcW w:w="1617" w:type="dxa"/>
            <w:noWrap/>
            <w:hideMark/>
          </w:tcPr>
          <w:p w14:paraId="783CFB91" w14:textId="77777777" w:rsidR="00D0762F" w:rsidRPr="00D0762F" w:rsidRDefault="00D0762F">
            <w:r w:rsidRPr="00D0762F">
              <w:t>3</w:t>
            </w:r>
          </w:p>
        </w:tc>
      </w:tr>
      <w:tr w:rsidR="00D0762F" w:rsidRPr="00D0762F" w14:paraId="7B8C4B86" w14:textId="77777777" w:rsidTr="00CA5128">
        <w:trPr>
          <w:trHeight w:val="292"/>
        </w:trPr>
        <w:tc>
          <w:tcPr>
            <w:tcW w:w="5301" w:type="dxa"/>
            <w:noWrap/>
            <w:hideMark/>
          </w:tcPr>
          <w:p w14:paraId="4CF7B82F" w14:textId="77777777" w:rsidR="00D0762F" w:rsidRPr="00D0762F" w:rsidRDefault="00D0762F">
            <w:r w:rsidRPr="00D0762F">
              <w:t>HB - Protezione Guida “Auto”</w:t>
            </w:r>
          </w:p>
        </w:tc>
        <w:tc>
          <w:tcPr>
            <w:tcW w:w="1344" w:type="dxa"/>
            <w:noWrap/>
            <w:hideMark/>
          </w:tcPr>
          <w:p w14:paraId="5661B0D9" w14:textId="77777777" w:rsidR="00D0762F" w:rsidRPr="00D0762F" w:rsidRDefault="00D0762F">
            <w:r w:rsidRPr="00D0762F">
              <w:t>VetriNA Home Banking</w:t>
            </w:r>
          </w:p>
        </w:tc>
        <w:tc>
          <w:tcPr>
            <w:tcW w:w="1366" w:type="dxa"/>
            <w:noWrap/>
            <w:hideMark/>
          </w:tcPr>
          <w:p w14:paraId="7CCA637F" w14:textId="77777777" w:rsidR="00D0762F" w:rsidRPr="00D0762F" w:rsidRDefault="00D0762F">
            <w:r w:rsidRPr="00D0762F">
              <w:t>Home Banking</w:t>
            </w:r>
          </w:p>
        </w:tc>
        <w:tc>
          <w:tcPr>
            <w:tcW w:w="1617" w:type="dxa"/>
            <w:noWrap/>
            <w:hideMark/>
          </w:tcPr>
          <w:p w14:paraId="7B580A33" w14:textId="77777777" w:rsidR="00D0762F" w:rsidRPr="00D0762F" w:rsidRDefault="00D0762F">
            <w:r w:rsidRPr="00D0762F">
              <w:t>3</w:t>
            </w:r>
          </w:p>
        </w:tc>
      </w:tr>
      <w:tr w:rsidR="00D0762F" w:rsidRPr="00D0762F" w14:paraId="73C2A5B5" w14:textId="77777777" w:rsidTr="00CA5128">
        <w:trPr>
          <w:trHeight w:val="292"/>
        </w:trPr>
        <w:tc>
          <w:tcPr>
            <w:tcW w:w="5301" w:type="dxa"/>
            <w:noWrap/>
            <w:hideMark/>
          </w:tcPr>
          <w:p w14:paraId="503A3D67" w14:textId="77777777" w:rsidR="00D0762F" w:rsidRPr="00D0762F" w:rsidRDefault="00D0762F">
            <w:pPr>
              <w:rPr>
                <w:lang w:val="it-IT"/>
              </w:rPr>
            </w:pPr>
            <w:r w:rsidRPr="00D0762F">
              <w:rPr>
                <w:lang w:val="it-IT"/>
              </w:rPr>
              <w:t>HB - Scheda prodotto Nexi Classic</w:t>
            </w:r>
          </w:p>
        </w:tc>
        <w:tc>
          <w:tcPr>
            <w:tcW w:w="1344" w:type="dxa"/>
            <w:noWrap/>
            <w:hideMark/>
          </w:tcPr>
          <w:p w14:paraId="65527DA5" w14:textId="77777777" w:rsidR="00D0762F" w:rsidRPr="00D0762F" w:rsidRDefault="00D0762F">
            <w:r w:rsidRPr="00D0762F">
              <w:t>VetriNA Home Banking</w:t>
            </w:r>
          </w:p>
        </w:tc>
        <w:tc>
          <w:tcPr>
            <w:tcW w:w="1366" w:type="dxa"/>
            <w:noWrap/>
            <w:hideMark/>
          </w:tcPr>
          <w:p w14:paraId="28AB0BFE" w14:textId="77777777" w:rsidR="00D0762F" w:rsidRPr="00D0762F" w:rsidRDefault="00D0762F">
            <w:r w:rsidRPr="00D0762F">
              <w:t>Home Banking</w:t>
            </w:r>
          </w:p>
        </w:tc>
        <w:tc>
          <w:tcPr>
            <w:tcW w:w="1617" w:type="dxa"/>
            <w:noWrap/>
            <w:hideMark/>
          </w:tcPr>
          <w:p w14:paraId="44F7DC13" w14:textId="77777777" w:rsidR="00D0762F" w:rsidRPr="00D0762F" w:rsidRDefault="00D0762F">
            <w:r w:rsidRPr="00D0762F">
              <w:t>3</w:t>
            </w:r>
          </w:p>
        </w:tc>
      </w:tr>
      <w:tr w:rsidR="00D0762F" w:rsidRPr="00D0762F" w14:paraId="68B31167" w14:textId="77777777" w:rsidTr="00CA5128">
        <w:trPr>
          <w:trHeight w:val="292"/>
        </w:trPr>
        <w:tc>
          <w:tcPr>
            <w:tcW w:w="5301" w:type="dxa"/>
            <w:noWrap/>
            <w:hideMark/>
          </w:tcPr>
          <w:p w14:paraId="0D5C04AC" w14:textId="77777777" w:rsidR="00D0762F" w:rsidRPr="00D0762F" w:rsidRDefault="00D0762F">
            <w:pPr>
              <w:rPr>
                <w:lang w:val="it-IT"/>
              </w:rPr>
            </w:pPr>
            <w:r w:rsidRPr="00D0762F">
              <w:rPr>
                <w:lang w:val="it-IT"/>
              </w:rPr>
              <w:t>HB - Scheda prodotto Nexi Credit</w:t>
            </w:r>
          </w:p>
        </w:tc>
        <w:tc>
          <w:tcPr>
            <w:tcW w:w="1344" w:type="dxa"/>
            <w:noWrap/>
            <w:hideMark/>
          </w:tcPr>
          <w:p w14:paraId="1E2BEDF6" w14:textId="77777777" w:rsidR="00D0762F" w:rsidRPr="00D0762F" w:rsidRDefault="00D0762F">
            <w:r w:rsidRPr="00D0762F">
              <w:t>VetriNA Home Banking</w:t>
            </w:r>
          </w:p>
        </w:tc>
        <w:tc>
          <w:tcPr>
            <w:tcW w:w="1366" w:type="dxa"/>
            <w:noWrap/>
            <w:hideMark/>
          </w:tcPr>
          <w:p w14:paraId="1654C80B" w14:textId="77777777" w:rsidR="00D0762F" w:rsidRPr="00D0762F" w:rsidRDefault="00D0762F">
            <w:r w:rsidRPr="00D0762F">
              <w:t>Home Banking</w:t>
            </w:r>
          </w:p>
        </w:tc>
        <w:tc>
          <w:tcPr>
            <w:tcW w:w="1617" w:type="dxa"/>
            <w:noWrap/>
            <w:hideMark/>
          </w:tcPr>
          <w:p w14:paraId="4D8B0106" w14:textId="77777777" w:rsidR="00D0762F" w:rsidRPr="00D0762F" w:rsidRDefault="00D0762F">
            <w:r w:rsidRPr="00D0762F">
              <w:t>3</w:t>
            </w:r>
          </w:p>
        </w:tc>
      </w:tr>
      <w:tr w:rsidR="00D0762F" w:rsidRPr="00D0762F" w14:paraId="7CF8FC22" w14:textId="77777777" w:rsidTr="00CA5128">
        <w:trPr>
          <w:trHeight w:val="292"/>
        </w:trPr>
        <w:tc>
          <w:tcPr>
            <w:tcW w:w="5301" w:type="dxa"/>
            <w:noWrap/>
            <w:hideMark/>
          </w:tcPr>
          <w:p w14:paraId="38AF8E89" w14:textId="77777777" w:rsidR="00D0762F" w:rsidRPr="00D0762F" w:rsidRDefault="00D0762F">
            <w:r w:rsidRPr="00D0762F">
              <w:t>HB - Visa Debit</w:t>
            </w:r>
          </w:p>
        </w:tc>
        <w:tc>
          <w:tcPr>
            <w:tcW w:w="1344" w:type="dxa"/>
            <w:noWrap/>
            <w:hideMark/>
          </w:tcPr>
          <w:p w14:paraId="41FBE9BF" w14:textId="77777777" w:rsidR="00D0762F" w:rsidRPr="00D0762F" w:rsidRDefault="00D0762F">
            <w:r w:rsidRPr="00D0762F">
              <w:t>VetriNA Home Banking</w:t>
            </w:r>
          </w:p>
        </w:tc>
        <w:tc>
          <w:tcPr>
            <w:tcW w:w="1366" w:type="dxa"/>
            <w:noWrap/>
            <w:hideMark/>
          </w:tcPr>
          <w:p w14:paraId="78432544" w14:textId="77777777" w:rsidR="00D0762F" w:rsidRPr="00D0762F" w:rsidRDefault="00D0762F">
            <w:r w:rsidRPr="00D0762F">
              <w:t>Home Banking</w:t>
            </w:r>
          </w:p>
        </w:tc>
        <w:tc>
          <w:tcPr>
            <w:tcW w:w="1617" w:type="dxa"/>
            <w:noWrap/>
            <w:hideMark/>
          </w:tcPr>
          <w:p w14:paraId="42F99C96" w14:textId="77777777" w:rsidR="00D0762F" w:rsidRPr="00D0762F" w:rsidRDefault="00D0762F">
            <w:r w:rsidRPr="00D0762F">
              <w:t>3</w:t>
            </w:r>
          </w:p>
        </w:tc>
      </w:tr>
      <w:tr w:rsidR="00D0762F" w:rsidRPr="00D0762F" w14:paraId="5966173B" w14:textId="77777777" w:rsidTr="00CA5128">
        <w:trPr>
          <w:trHeight w:val="292"/>
        </w:trPr>
        <w:tc>
          <w:tcPr>
            <w:tcW w:w="5301" w:type="dxa"/>
            <w:noWrap/>
            <w:hideMark/>
          </w:tcPr>
          <w:p w14:paraId="76ED95CA" w14:textId="77777777" w:rsidR="00D0762F" w:rsidRPr="00D0762F" w:rsidRDefault="00D0762F">
            <w:r w:rsidRPr="00D0762F">
              <w:t>Simulatore Conto Deposito</w:t>
            </w:r>
          </w:p>
        </w:tc>
        <w:tc>
          <w:tcPr>
            <w:tcW w:w="1344" w:type="dxa"/>
            <w:noWrap/>
            <w:hideMark/>
          </w:tcPr>
          <w:p w14:paraId="139866E3" w14:textId="77777777" w:rsidR="00D0762F" w:rsidRPr="00D0762F" w:rsidRDefault="00D0762F">
            <w:r w:rsidRPr="00D0762F">
              <w:t>Contattaci</w:t>
            </w:r>
          </w:p>
        </w:tc>
        <w:tc>
          <w:tcPr>
            <w:tcW w:w="1366" w:type="dxa"/>
            <w:noWrap/>
            <w:hideMark/>
          </w:tcPr>
          <w:p w14:paraId="58AFD9B8" w14:textId="77777777" w:rsidR="00D0762F" w:rsidRPr="00D0762F" w:rsidRDefault="00D0762F">
            <w:r w:rsidRPr="00D0762F">
              <w:t>Sito</w:t>
            </w:r>
          </w:p>
        </w:tc>
        <w:tc>
          <w:tcPr>
            <w:tcW w:w="1617" w:type="dxa"/>
            <w:noWrap/>
            <w:hideMark/>
          </w:tcPr>
          <w:p w14:paraId="6D405E14" w14:textId="77777777" w:rsidR="00D0762F" w:rsidRPr="00D0762F" w:rsidRDefault="00D0762F">
            <w:r w:rsidRPr="00D0762F">
              <w:t>3</w:t>
            </w:r>
          </w:p>
        </w:tc>
      </w:tr>
      <w:tr w:rsidR="00D0762F" w:rsidRPr="00D0762F" w14:paraId="5EBBF43E" w14:textId="77777777" w:rsidTr="00CA5128">
        <w:trPr>
          <w:trHeight w:val="292"/>
        </w:trPr>
        <w:tc>
          <w:tcPr>
            <w:tcW w:w="5301" w:type="dxa"/>
            <w:noWrap/>
            <w:hideMark/>
          </w:tcPr>
          <w:p w14:paraId="3C9616EA" w14:textId="77777777" w:rsidR="00D0762F" w:rsidRPr="00D0762F" w:rsidRDefault="00D0762F">
            <w:pPr>
              <w:rPr>
                <w:lang w:val="it-IT"/>
              </w:rPr>
            </w:pPr>
            <w:r w:rsidRPr="00D0762F">
              <w:rPr>
                <w:lang w:val="it-IT"/>
              </w:rPr>
              <w:t>Sito -  Landing page affari Startup innovative</w:t>
            </w:r>
          </w:p>
        </w:tc>
        <w:tc>
          <w:tcPr>
            <w:tcW w:w="1344" w:type="dxa"/>
            <w:noWrap/>
            <w:hideMark/>
          </w:tcPr>
          <w:p w14:paraId="64F9D8BC" w14:textId="77777777" w:rsidR="00D0762F" w:rsidRPr="00D0762F" w:rsidRDefault="00D0762F">
            <w:r w:rsidRPr="00D0762F">
              <w:t>Contattaci</w:t>
            </w:r>
          </w:p>
        </w:tc>
        <w:tc>
          <w:tcPr>
            <w:tcW w:w="1366" w:type="dxa"/>
            <w:noWrap/>
            <w:hideMark/>
          </w:tcPr>
          <w:p w14:paraId="5FFC9A4F" w14:textId="77777777" w:rsidR="00D0762F" w:rsidRPr="00D0762F" w:rsidRDefault="00D0762F">
            <w:r w:rsidRPr="00D0762F">
              <w:t>Sito</w:t>
            </w:r>
          </w:p>
        </w:tc>
        <w:tc>
          <w:tcPr>
            <w:tcW w:w="1617" w:type="dxa"/>
            <w:noWrap/>
            <w:hideMark/>
          </w:tcPr>
          <w:p w14:paraId="78B8A5C2" w14:textId="77777777" w:rsidR="00D0762F" w:rsidRPr="00D0762F" w:rsidRDefault="00D0762F">
            <w:r w:rsidRPr="00D0762F">
              <w:t>3</w:t>
            </w:r>
          </w:p>
        </w:tc>
      </w:tr>
      <w:tr w:rsidR="00D0762F" w:rsidRPr="00D0762F" w14:paraId="16BD059B" w14:textId="77777777" w:rsidTr="00CA5128">
        <w:trPr>
          <w:trHeight w:val="292"/>
        </w:trPr>
        <w:tc>
          <w:tcPr>
            <w:tcW w:w="5301" w:type="dxa"/>
            <w:noWrap/>
            <w:hideMark/>
          </w:tcPr>
          <w:p w14:paraId="6B95D699" w14:textId="77777777" w:rsidR="00D0762F" w:rsidRPr="00D0762F" w:rsidRDefault="00D0762F">
            <w:r w:rsidRPr="00D0762F">
              <w:t>Sito -  Visa Debit</w:t>
            </w:r>
          </w:p>
        </w:tc>
        <w:tc>
          <w:tcPr>
            <w:tcW w:w="1344" w:type="dxa"/>
            <w:noWrap/>
            <w:hideMark/>
          </w:tcPr>
          <w:p w14:paraId="6E5690E2" w14:textId="77777777" w:rsidR="00D0762F" w:rsidRPr="00D0762F" w:rsidRDefault="00D0762F">
            <w:r w:rsidRPr="00D0762F">
              <w:t>Contattaci</w:t>
            </w:r>
          </w:p>
        </w:tc>
        <w:tc>
          <w:tcPr>
            <w:tcW w:w="1366" w:type="dxa"/>
            <w:noWrap/>
            <w:hideMark/>
          </w:tcPr>
          <w:p w14:paraId="0A011E1F" w14:textId="77777777" w:rsidR="00D0762F" w:rsidRPr="00D0762F" w:rsidRDefault="00D0762F">
            <w:r w:rsidRPr="00D0762F">
              <w:t>Sito</w:t>
            </w:r>
          </w:p>
        </w:tc>
        <w:tc>
          <w:tcPr>
            <w:tcW w:w="1617" w:type="dxa"/>
            <w:noWrap/>
            <w:hideMark/>
          </w:tcPr>
          <w:p w14:paraId="67ED5404" w14:textId="77777777" w:rsidR="00D0762F" w:rsidRPr="00D0762F" w:rsidRDefault="00D0762F">
            <w:r w:rsidRPr="00D0762F">
              <w:t>3</w:t>
            </w:r>
          </w:p>
        </w:tc>
      </w:tr>
      <w:tr w:rsidR="00D0762F" w:rsidRPr="00D0762F" w14:paraId="5430C470" w14:textId="77777777" w:rsidTr="00CA5128">
        <w:trPr>
          <w:trHeight w:val="292"/>
        </w:trPr>
        <w:tc>
          <w:tcPr>
            <w:tcW w:w="5301" w:type="dxa"/>
            <w:noWrap/>
            <w:hideMark/>
          </w:tcPr>
          <w:p w14:paraId="6C8CD137" w14:textId="77777777" w:rsidR="00D0762F" w:rsidRPr="00D0762F" w:rsidRDefault="00D0762F">
            <w:r w:rsidRPr="00D0762F">
              <w:t>Sito – CA Smart Advisory</w:t>
            </w:r>
          </w:p>
        </w:tc>
        <w:tc>
          <w:tcPr>
            <w:tcW w:w="1344" w:type="dxa"/>
            <w:noWrap/>
            <w:hideMark/>
          </w:tcPr>
          <w:p w14:paraId="714316E0" w14:textId="77777777" w:rsidR="00D0762F" w:rsidRPr="00D0762F" w:rsidRDefault="00D0762F">
            <w:r w:rsidRPr="00D0762F">
              <w:t>Contattaci</w:t>
            </w:r>
          </w:p>
        </w:tc>
        <w:tc>
          <w:tcPr>
            <w:tcW w:w="1366" w:type="dxa"/>
            <w:noWrap/>
            <w:hideMark/>
          </w:tcPr>
          <w:p w14:paraId="35D17ECB" w14:textId="77777777" w:rsidR="00D0762F" w:rsidRPr="00D0762F" w:rsidRDefault="00D0762F">
            <w:r w:rsidRPr="00D0762F">
              <w:t>Sito</w:t>
            </w:r>
          </w:p>
        </w:tc>
        <w:tc>
          <w:tcPr>
            <w:tcW w:w="1617" w:type="dxa"/>
            <w:noWrap/>
            <w:hideMark/>
          </w:tcPr>
          <w:p w14:paraId="40FA0F7B" w14:textId="77777777" w:rsidR="00D0762F" w:rsidRPr="00D0762F" w:rsidRDefault="00D0762F">
            <w:r w:rsidRPr="00D0762F">
              <w:t>3</w:t>
            </w:r>
          </w:p>
        </w:tc>
      </w:tr>
      <w:tr w:rsidR="00D0762F" w:rsidRPr="00D0762F" w14:paraId="3ACD1214" w14:textId="77777777" w:rsidTr="00CA5128">
        <w:trPr>
          <w:trHeight w:val="292"/>
        </w:trPr>
        <w:tc>
          <w:tcPr>
            <w:tcW w:w="5301" w:type="dxa"/>
            <w:noWrap/>
            <w:hideMark/>
          </w:tcPr>
          <w:p w14:paraId="6DECE5F6" w14:textId="77777777" w:rsidR="00D0762F" w:rsidRPr="00D0762F" w:rsidRDefault="00D0762F">
            <w:r w:rsidRPr="00D0762F">
              <w:t>Sito - Conto teen</w:t>
            </w:r>
          </w:p>
        </w:tc>
        <w:tc>
          <w:tcPr>
            <w:tcW w:w="1344" w:type="dxa"/>
            <w:noWrap/>
            <w:hideMark/>
          </w:tcPr>
          <w:p w14:paraId="343EF013" w14:textId="77777777" w:rsidR="00D0762F" w:rsidRPr="00D0762F" w:rsidRDefault="00D0762F">
            <w:r w:rsidRPr="00D0762F">
              <w:t>Contattaci</w:t>
            </w:r>
          </w:p>
        </w:tc>
        <w:tc>
          <w:tcPr>
            <w:tcW w:w="1366" w:type="dxa"/>
            <w:noWrap/>
            <w:hideMark/>
          </w:tcPr>
          <w:p w14:paraId="6D8CDD58" w14:textId="77777777" w:rsidR="00D0762F" w:rsidRPr="00D0762F" w:rsidRDefault="00D0762F">
            <w:r w:rsidRPr="00D0762F">
              <w:t>Sito</w:t>
            </w:r>
          </w:p>
        </w:tc>
        <w:tc>
          <w:tcPr>
            <w:tcW w:w="1617" w:type="dxa"/>
            <w:noWrap/>
            <w:hideMark/>
          </w:tcPr>
          <w:p w14:paraId="50146E02" w14:textId="77777777" w:rsidR="00D0762F" w:rsidRPr="00D0762F" w:rsidRDefault="00D0762F">
            <w:r w:rsidRPr="00D0762F">
              <w:t>3</w:t>
            </w:r>
          </w:p>
        </w:tc>
      </w:tr>
      <w:tr w:rsidR="00D0762F" w:rsidRPr="00D0762F" w14:paraId="11DB4C58" w14:textId="77777777" w:rsidTr="00CA5128">
        <w:trPr>
          <w:trHeight w:val="292"/>
        </w:trPr>
        <w:tc>
          <w:tcPr>
            <w:tcW w:w="5301" w:type="dxa"/>
            <w:noWrap/>
            <w:hideMark/>
          </w:tcPr>
          <w:p w14:paraId="683B4A73" w14:textId="77777777" w:rsidR="00D0762F" w:rsidRPr="00D0762F" w:rsidRDefault="00D0762F">
            <w:r w:rsidRPr="00D0762F">
              <w:t>Sito - Gestione Patrimoniale</w:t>
            </w:r>
          </w:p>
        </w:tc>
        <w:tc>
          <w:tcPr>
            <w:tcW w:w="1344" w:type="dxa"/>
            <w:noWrap/>
            <w:hideMark/>
          </w:tcPr>
          <w:p w14:paraId="45A41F07" w14:textId="77777777" w:rsidR="00D0762F" w:rsidRPr="00D0762F" w:rsidRDefault="00D0762F">
            <w:r w:rsidRPr="00D0762F">
              <w:t>Contattaci</w:t>
            </w:r>
          </w:p>
        </w:tc>
        <w:tc>
          <w:tcPr>
            <w:tcW w:w="1366" w:type="dxa"/>
            <w:noWrap/>
            <w:hideMark/>
          </w:tcPr>
          <w:p w14:paraId="4447360C" w14:textId="77777777" w:rsidR="00D0762F" w:rsidRPr="00D0762F" w:rsidRDefault="00D0762F">
            <w:r w:rsidRPr="00D0762F">
              <w:t>Sito</w:t>
            </w:r>
          </w:p>
        </w:tc>
        <w:tc>
          <w:tcPr>
            <w:tcW w:w="1617" w:type="dxa"/>
            <w:noWrap/>
            <w:hideMark/>
          </w:tcPr>
          <w:p w14:paraId="7AF1306A" w14:textId="77777777" w:rsidR="00D0762F" w:rsidRPr="00D0762F" w:rsidRDefault="00D0762F">
            <w:r w:rsidRPr="00D0762F">
              <w:t>3</w:t>
            </w:r>
          </w:p>
        </w:tc>
      </w:tr>
      <w:tr w:rsidR="00D0762F" w:rsidRPr="00D0762F" w14:paraId="6729870F" w14:textId="77777777" w:rsidTr="00CA5128">
        <w:trPr>
          <w:trHeight w:val="292"/>
        </w:trPr>
        <w:tc>
          <w:tcPr>
            <w:tcW w:w="5301" w:type="dxa"/>
            <w:noWrap/>
            <w:hideMark/>
          </w:tcPr>
          <w:p w14:paraId="250C8CEF" w14:textId="77777777" w:rsidR="00D0762F" w:rsidRPr="00D0762F" w:rsidRDefault="00D0762F">
            <w:pPr>
              <w:rPr>
                <w:lang w:val="it-IT"/>
              </w:rPr>
            </w:pPr>
            <w:r w:rsidRPr="00D0762F">
              <w:rPr>
                <w:lang w:val="it-IT"/>
              </w:rPr>
              <w:t>Sito - Landing page affari Agri Agro</w:t>
            </w:r>
          </w:p>
        </w:tc>
        <w:tc>
          <w:tcPr>
            <w:tcW w:w="1344" w:type="dxa"/>
            <w:noWrap/>
            <w:hideMark/>
          </w:tcPr>
          <w:p w14:paraId="6D8772CE" w14:textId="77777777" w:rsidR="00D0762F" w:rsidRPr="00D0762F" w:rsidRDefault="00D0762F">
            <w:r w:rsidRPr="00D0762F">
              <w:t>Contattaci</w:t>
            </w:r>
          </w:p>
        </w:tc>
        <w:tc>
          <w:tcPr>
            <w:tcW w:w="1366" w:type="dxa"/>
            <w:noWrap/>
            <w:hideMark/>
          </w:tcPr>
          <w:p w14:paraId="004C3BB5" w14:textId="77777777" w:rsidR="00D0762F" w:rsidRPr="00D0762F" w:rsidRDefault="00D0762F">
            <w:r w:rsidRPr="00D0762F">
              <w:t>Sito</w:t>
            </w:r>
          </w:p>
        </w:tc>
        <w:tc>
          <w:tcPr>
            <w:tcW w:w="1617" w:type="dxa"/>
            <w:noWrap/>
            <w:hideMark/>
          </w:tcPr>
          <w:p w14:paraId="079B2D67" w14:textId="77777777" w:rsidR="00D0762F" w:rsidRPr="00D0762F" w:rsidRDefault="00D0762F">
            <w:r w:rsidRPr="00D0762F">
              <w:t>3</w:t>
            </w:r>
          </w:p>
        </w:tc>
      </w:tr>
      <w:tr w:rsidR="00D0762F" w:rsidRPr="00D0762F" w14:paraId="7A7B92EA" w14:textId="77777777" w:rsidTr="00CA5128">
        <w:trPr>
          <w:trHeight w:val="292"/>
        </w:trPr>
        <w:tc>
          <w:tcPr>
            <w:tcW w:w="5301" w:type="dxa"/>
            <w:noWrap/>
            <w:hideMark/>
          </w:tcPr>
          <w:p w14:paraId="3F2F2CF9" w14:textId="77777777" w:rsidR="00D0762F" w:rsidRPr="00D0762F" w:rsidRDefault="00D0762F">
            <w:pPr>
              <w:rPr>
                <w:lang w:val="it-IT"/>
              </w:rPr>
            </w:pPr>
            <w:r w:rsidRPr="00D0762F">
              <w:rPr>
                <w:lang w:val="it-IT"/>
              </w:rPr>
              <w:t>Sito - Landing page affari Artigiani</w:t>
            </w:r>
          </w:p>
        </w:tc>
        <w:tc>
          <w:tcPr>
            <w:tcW w:w="1344" w:type="dxa"/>
            <w:noWrap/>
            <w:hideMark/>
          </w:tcPr>
          <w:p w14:paraId="0FDD118B" w14:textId="77777777" w:rsidR="00D0762F" w:rsidRPr="00D0762F" w:rsidRDefault="00D0762F">
            <w:r w:rsidRPr="00D0762F">
              <w:t>Contattaci</w:t>
            </w:r>
          </w:p>
        </w:tc>
        <w:tc>
          <w:tcPr>
            <w:tcW w:w="1366" w:type="dxa"/>
            <w:noWrap/>
            <w:hideMark/>
          </w:tcPr>
          <w:p w14:paraId="2EF6C71B" w14:textId="77777777" w:rsidR="00D0762F" w:rsidRPr="00D0762F" w:rsidRDefault="00D0762F">
            <w:r w:rsidRPr="00D0762F">
              <w:t>Sito</w:t>
            </w:r>
          </w:p>
        </w:tc>
        <w:tc>
          <w:tcPr>
            <w:tcW w:w="1617" w:type="dxa"/>
            <w:noWrap/>
            <w:hideMark/>
          </w:tcPr>
          <w:p w14:paraId="4C4126D5" w14:textId="77777777" w:rsidR="00D0762F" w:rsidRPr="00D0762F" w:rsidRDefault="00D0762F">
            <w:r w:rsidRPr="00D0762F">
              <w:t>3</w:t>
            </w:r>
          </w:p>
        </w:tc>
      </w:tr>
      <w:tr w:rsidR="00D0762F" w:rsidRPr="00D0762F" w14:paraId="1D393E64" w14:textId="77777777" w:rsidTr="00CA5128">
        <w:trPr>
          <w:trHeight w:val="292"/>
        </w:trPr>
        <w:tc>
          <w:tcPr>
            <w:tcW w:w="5301" w:type="dxa"/>
            <w:noWrap/>
            <w:hideMark/>
          </w:tcPr>
          <w:p w14:paraId="71C01D88" w14:textId="77777777" w:rsidR="00D0762F" w:rsidRPr="00D0762F" w:rsidRDefault="00D0762F">
            <w:pPr>
              <w:rPr>
                <w:lang w:val="it-IT"/>
              </w:rPr>
            </w:pPr>
            <w:r w:rsidRPr="00D0762F">
              <w:rPr>
                <w:lang w:val="it-IT"/>
              </w:rPr>
              <w:t>Sito - Landing page affari Commercio e servizi</w:t>
            </w:r>
          </w:p>
        </w:tc>
        <w:tc>
          <w:tcPr>
            <w:tcW w:w="1344" w:type="dxa"/>
            <w:noWrap/>
            <w:hideMark/>
          </w:tcPr>
          <w:p w14:paraId="7239D46D" w14:textId="77777777" w:rsidR="00D0762F" w:rsidRPr="00D0762F" w:rsidRDefault="00D0762F">
            <w:r w:rsidRPr="00D0762F">
              <w:t>Contattaci</w:t>
            </w:r>
          </w:p>
        </w:tc>
        <w:tc>
          <w:tcPr>
            <w:tcW w:w="1366" w:type="dxa"/>
            <w:noWrap/>
            <w:hideMark/>
          </w:tcPr>
          <w:p w14:paraId="2F975AB3" w14:textId="77777777" w:rsidR="00D0762F" w:rsidRPr="00D0762F" w:rsidRDefault="00D0762F">
            <w:r w:rsidRPr="00D0762F">
              <w:t>Sito</w:t>
            </w:r>
          </w:p>
        </w:tc>
        <w:tc>
          <w:tcPr>
            <w:tcW w:w="1617" w:type="dxa"/>
            <w:noWrap/>
            <w:hideMark/>
          </w:tcPr>
          <w:p w14:paraId="5C7F5DAB" w14:textId="77777777" w:rsidR="00D0762F" w:rsidRPr="00D0762F" w:rsidRDefault="00D0762F">
            <w:r w:rsidRPr="00D0762F">
              <w:t>3</w:t>
            </w:r>
          </w:p>
        </w:tc>
      </w:tr>
      <w:tr w:rsidR="00D0762F" w:rsidRPr="00D0762F" w14:paraId="3161A975" w14:textId="77777777" w:rsidTr="00CA5128">
        <w:trPr>
          <w:trHeight w:val="292"/>
        </w:trPr>
        <w:tc>
          <w:tcPr>
            <w:tcW w:w="5301" w:type="dxa"/>
            <w:noWrap/>
            <w:hideMark/>
          </w:tcPr>
          <w:p w14:paraId="381B50EE" w14:textId="77777777" w:rsidR="00D0762F" w:rsidRPr="00D0762F" w:rsidRDefault="00D0762F">
            <w:pPr>
              <w:rPr>
                <w:lang w:val="it-IT"/>
              </w:rPr>
            </w:pPr>
            <w:r w:rsidRPr="00D0762F">
              <w:rPr>
                <w:lang w:val="it-IT"/>
              </w:rPr>
              <w:t>Sito - Landing page affari Enti e associazioni</w:t>
            </w:r>
          </w:p>
        </w:tc>
        <w:tc>
          <w:tcPr>
            <w:tcW w:w="1344" w:type="dxa"/>
            <w:noWrap/>
            <w:hideMark/>
          </w:tcPr>
          <w:p w14:paraId="0AFC82B2" w14:textId="77777777" w:rsidR="00D0762F" w:rsidRPr="00D0762F" w:rsidRDefault="00D0762F">
            <w:r w:rsidRPr="00D0762F">
              <w:t>Contattaci</w:t>
            </w:r>
          </w:p>
        </w:tc>
        <w:tc>
          <w:tcPr>
            <w:tcW w:w="1366" w:type="dxa"/>
            <w:noWrap/>
            <w:hideMark/>
          </w:tcPr>
          <w:p w14:paraId="142E9E0A" w14:textId="77777777" w:rsidR="00D0762F" w:rsidRPr="00D0762F" w:rsidRDefault="00D0762F">
            <w:r w:rsidRPr="00D0762F">
              <w:t>Sito</w:t>
            </w:r>
          </w:p>
        </w:tc>
        <w:tc>
          <w:tcPr>
            <w:tcW w:w="1617" w:type="dxa"/>
            <w:noWrap/>
            <w:hideMark/>
          </w:tcPr>
          <w:p w14:paraId="5B71A206" w14:textId="77777777" w:rsidR="00D0762F" w:rsidRPr="00D0762F" w:rsidRDefault="00D0762F">
            <w:r w:rsidRPr="00D0762F">
              <w:t>3</w:t>
            </w:r>
          </w:p>
        </w:tc>
      </w:tr>
      <w:tr w:rsidR="00D0762F" w:rsidRPr="00D0762F" w14:paraId="78830E5B" w14:textId="77777777" w:rsidTr="00CA5128">
        <w:trPr>
          <w:trHeight w:val="292"/>
        </w:trPr>
        <w:tc>
          <w:tcPr>
            <w:tcW w:w="5301" w:type="dxa"/>
            <w:noWrap/>
            <w:hideMark/>
          </w:tcPr>
          <w:p w14:paraId="0AAEA8DA" w14:textId="77777777" w:rsidR="00D0762F" w:rsidRPr="00D0762F" w:rsidRDefault="00D0762F">
            <w:pPr>
              <w:rPr>
                <w:lang w:val="it-IT"/>
              </w:rPr>
            </w:pPr>
            <w:r w:rsidRPr="00D0762F">
              <w:rPr>
                <w:lang w:val="it-IT"/>
              </w:rPr>
              <w:t>Sito - Landing page affari Imprese produttive</w:t>
            </w:r>
          </w:p>
        </w:tc>
        <w:tc>
          <w:tcPr>
            <w:tcW w:w="1344" w:type="dxa"/>
            <w:noWrap/>
            <w:hideMark/>
          </w:tcPr>
          <w:p w14:paraId="69906146" w14:textId="77777777" w:rsidR="00D0762F" w:rsidRPr="00D0762F" w:rsidRDefault="00D0762F">
            <w:r w:rsidRPr="00D0762F">
              <w:t>Contattaci</w:t>
            </w:r>
          </w:p>
        </w:tc>
        <w:tc>
          <w:tcPr>
            <w:tcW w:w="1366" w:type="dxa"/>
            <w:noWrap/>
            <w:hideMark/>
          </w:tcPr>
          <w:p w14:paraId="62F0AF77" w14:textId="77777777" w:rsidR="00D0762F" w:rsidRPr="00D0762F" w:rsidRDefault="00D0762F">
            <w:r w:rsidRPr="00D0762F">
              <w:t>Sito</w:t>
            </w:r>
          </w:p>
        </w:tc>
        <w:tc>
          <w:tcPr>
            <w:tcW w:w="1617" w:type="dxa"/>
            <w:noWrap/>
            <w:hideMark/>
          </w:tcPr>
          <w:p w14:paraId="46885DCB" w14:textId="77777777" w:rsidR="00D0762F" w:rsidRPr="00D0762F" w:rsidRDefault="00D0762F">
            <w:r w:rsidRPr="00D0762F">
              <w:t>3</w:t>
            </w:r>
          </w:p>
        </w:tc>
      </w:tr>
      <w:tr w:rsidR="00D0762F" w:rsidRPr="00D0762F" w14:paraId="5774255B" w14:textId="77777777" w:rsidTr="00CA5128">
        <w:trPr>
          <w:trHeight w:val="292"/>
        </w:trPr>
        <w:tc>
          <w:tcPr>
            <w:tcW w:w="5301" w:type="dxa"/>
            <w:noWrap/>
            <w:hideMark/>
          </w:tcPr>
          <w:p w14:paraId="56CAC28D" w14:textId="77777777" w:rsidR="00D0762F" w:rsidRPr="00D0762F" w:rsidRDefault="00D0762F">
            <w:pPr>
              <w:rPr>
                <w:lang w:val="it-IT"/>
              </w:rPr>
            </w:pPr>
            <w:r w:rsidRPr="00D0762F">
              <w:rPr>
                <w:lang w:val="it-IT"/>
              </w:rPr>
              <w:t>Sito - Landing page affari Liberi professionisti</w:t>
            </w:r>
          </w:p>
        </w:tc>
        <w:tc>
          <w:tcPr>
            <w:tcW w:w="1344" w:type="dxa"/>
            <w:noWrap/>
            <w:hideMark/>
          </w:tcPr>
          <w:p w14:paraId="3B96810D" w14:textId="77777777" w:rsidR="00D0762F" w:rsidRPr="00D0762F" w:rsidRDefault="00D0762F">
            <w:r w:rsidRPr="00D0762F">
              <w:t>Contattaci</w:t>
            </w:r>
          </w:p>
        </w:tc>
        <w:tc>
          <w:tcPr>
            <w:tcW w:w="1366" w:type="dxa"/>
            <w:noWrap/>
            <w:hideMark/>
          </w:tcPr>
          <w:p w14:paraId="17E1A3CC" w14:textId="77777777" w:rsidR="00D0762F" w:rsidRPr="00D0762F" w:rsidRDefault="00D0762F">
            <w:r w:rsidRPr="00D0762F">
              <w:t>Sito</w:t>
            </w:r>
          </w:p>
        </w:tc>
        <w:tc>
          <w:tcPr>
            <w:tcW w:w="1617" w:type="dxa"/>
            <w:noWrap/>
            <w:hideMark/>
          </w:tcPr>
          <w:p w14:paraId="465574F1" w14:textId="77777777" w:rsidR="00D0762F" w:rsidRPr="00D0762F" w:rsidRDefault="00D0762F">
            <w:r w:rsidRPr="00D0762F">
              <w:t>3</w:t>
            </w:r>
          </w:p>
        </w:tc>
      </w:tr>
      <w:tr w:rsidR="00D0762F" w:rsidRPr="00D0762F" w14:paraId="370F8324" w14:textId="77777777" w:rsidTr="00CA5128">
        <w:trPr>
          <w:trHeight w:val="292"/>
        </w:trPr>
        <w:tc>
          <w:tcPr>
            <w:tcW w:w="5301" w:type="dxa"/>
            <w:noWrap/>
            <w:hideMark/>
          </w:tcPr>
          <w:p w14:paraId="1DC9EBCD" w14:textId="77777777" w:rsidR="00D0762F" w:rsidRPr="00D0762F" w:rsidRDefault="00D0762F">
            <w:pPr>
              <w:rPr>
                <w:lang w:val="it-IT"/>
              </w:rPr>
            </w:pPr>
            <w:r w:rsidRPr="00D0762F">
              <w:rPr>
                <w:lang w:val="it-IT"/>
              </w:rPr>
              <w:t>Sito - Landing page affari Piccoli esercenti</w:t>
            </w:r>
          </w:p>
        </w:tc>
        <w:tc>
          <w:tcPr>
            <w:tcW w:w="1344" w:type="dxa"/>
            <w:noWrap/>
            <w:hideMark/>
          </w:tcPr>
          <w:p w14:paraId="6667E5D8" w14:textId="77777777" w:rsidR="00D0762F" w:rsidRPr="00D0762F" w:rsidRDefault="00D0762F">
            <w:r w:rsidRPr="00D0762F">
              <w:t>Contattaci</w:t>
            </w:r>
          </w:p>
        </w:tc>
        <w:tc>
          <w:tcPr>
            <w:tcW w:w="1366" w:type="dxa"/>
            <w:noWrap/>
            <w:hideMark/>
          </w:tcPr>
          <w:p w14:paraId="3AE98F86" w14:textId="77777777" w:rsidR="00D0762F" w:rsidRPr="00D0762F" w:rsidRDefault="00D0762F">
            <w:r w:rsidRPr="00D0762F">
              <w:t>Sito</w:t>
            </w:r>
          </w:p>
        </w:tc>
        <w:tc>
          <w:tcPr>
            <w:tcW w:w="1617" w:type="dxa"/>
            <w:noWrap/>
            <w:hideMark/>
          </w:tcPr>
          <w:p w14:paraId="2D33CB6B" w14:textId="77777777" w:rsidR="00D0762F" w:rsidRPr="00D0762F" w:rsidRDefault="00D0762F">
            <w:r w:rsidRPr="00D0762F">
              <w:t>3</w:t>
            </w:r>
          </w:p>
        </w:tc>
      </w:tr>
      <w:tr w:rsidR="00D0762F" w:rsidRPr="00D0762F" w14:paraId="0E4FB0AC" w14:textId="77777777" w:rsidTr="00CA5128">
        <w:trPr>
          <w:trHeight w:val="292"/>
        </w:trPr>
        <w:tc>
          <w:tcPr>
            <w:tcW w:w="5301" w:type="dxa"/>
            <w:noWrap/>
            <w:hideMark/>
          </w:tcPr>
          <w:p w14:paraId="6926C98D" w14:textId="77777777" w:rsidR="00D0762F" w:rsidRPr="00D0762F" w:rsidRDefault="00D0762F">
            <w:pPr>
              <w:rPr>
                <w:lang w:val="it-IT"/>
              </w:rPr>
            </w:pPr>
            <w:r w:rsidRPr="00D0762F">
              <w:rPr>
                <w:lang w:val="it-IT"/>
              </w:rPr>
              <w:t>Sito - Landing page affari PMI</w:t>
            </w:r>
          </w:p>
        </w:tc>
        <w:tc>
          <w:tcPr>
            <w:tcW w:w="1344" w:type="dxa"/>
            <w:noWrap/>
            <w:hideMark/>
          </w:tcPr>
          <w:p w14:paraId="100F1F63" w14:textId="77777777" w:rsidR="00D0762F" w:rsidRPr="00D0762F" w:rsidRDefault="00D0762F">
            <w:r w:rsidRPr="00D0762F">
              <w:t>Contattaci</w:t>
            </w:r>
          </w:p>
        </w:tc>
        <w:tc>
          <w:tcPr>
            <w:tcW w:w="1366" w:type="dxa"/>
            <w:noWrap/>
            <w:hideMark/>
          </w:tcPr>
          <w:p w14:paraId="2F33C16D" w14:textId="77777777" w:rsidR="00D0762F" w:rsidRPr="00D0762F" w:rsidRDefault="00D0762F">
            <w:r w:rsidRPr="00D0762F">
              <w:t>Sito</w:t>
            </w:r>
          </w:p>
        </w:tc>
        <w:tc>
          <w:tcPr>
            <w:tcW w:w="1617" w:type="dxa"/>
            <w:noWrap/>
            <w:hideMark/>
          </w:tcPr>
          <w:p w14:paraId="6F904FBB" w14:textId="77777777" w:rsidR="00D0762F" w:rsidRPr="00D0762F" w:rsidRDefault="00D0762F">
            <w:r w:rsidRPr="00D0762F">
              <w:t>3</w:t>
            </w:r>
          </w:p>
        </w:tc>
      </w:tr>
      <w:tr w:rsidR="00D0762F" w:rsidRPr="00D0762F" w14:paraId="7A0834B7" w14:textId="77777777" w:rsidTr="00CA5128">
        <w:trPr>
          <w:trHeight w:val="292"/>
        </w:trPr>
        <w:tc>
          <w:tcPr>
            <w:tcW w:w="5301" w:type="dxa"/>
            <w:noWrap/>
            <w:hideMark/>
          </w:tcPr>
          <w:p w14:paraId="22397427" w14:textId="77777777" w:rsidR="00D0762F" w:rsidRPr="00D0762F" w:rsidRDefault="00D0762F">
            <w:r w:rsidRPr="00D0762F">
              <w:t>Sito - Libretto Risparmio</w:t>
            </w:r>
          </w:p>
        </w:tc>
        <w:tc>
          <w:tcPr>
            <w:tcW w:w="1344" w:type="dxa"/>
            <w:noWrap/>
            <w:hideMark/>
          </w:tcPr>
          <w:p w14:paraId="1129C274" w14:textId="77777777" w:rsidR="00D0762F" w:rsidRPr="00D0762F" w:rsidRDefault="00D0762F">
            <w:r w:rsidRPr="00D0762F">
              <w:t>Contattaci</w:t>
            </w:r>
          </w:p>
        </w:tc>
        <w:tc>
          <w:tcPr>
            <w:tcW w:w="1366" w:type="dxa"/>
            <w:noWrap/>
            <w:hideMark/>
          </w:tcPr>
          <w:p w14:paraId="0A159E28" w14:textId="77777777" w:rsidR="00D0762F" w:rsidRPr="00D0762F" w:rsidRDefault="00D0762F">
            <w:r w:rsidRPr="00D0762F">
              <w:t>Sito</w:t>
            </w:r>
          </w:p>
        </w:tc>
        <w:tc>
          <w:tcPr>
            <w:tcW w:w="1617" w:type="dxa"/>
            <w:noWrap/>
            <w:hideMark/>
          </w:tcPr>
          <w:p w14:paraId="7A6118FA" w14:textId="77777777" w:rsidR="00D0762F" w:rsidRPr="00D0762F" w:rsidRDefault="00D0762F">
            <w:r w:rsidRPr="00D0762F">
              <w:t>3</w:t>
            </w:r>
          </w:p>
        </w:tc>
      </w:tr>
      <w:tr w:rsidR="00D0762F" w:rsidRPr="00D0762F" w14:paraId="5DD4EA05" w14:textId="77777777" w:rsidTr="00CA5128">
        <w:trPr>
          <w:trHeight w:val="292"/>
        </w:trPr>
        <w:tc>
          <w:tcPr>
            <w:tcW w:w="5301" w:type="dxa"/>
            <w:noWrap/>
            <w:hideMark/>
          </w:tcPr>
          <w:p w14:paraId="27DB4119" w14:textId="77777777" w:rsidR="00D0762F" w:rsidRPr="00D0762F" w:rsidRDefault="00D0762F">
            <w:r w:rsidRPr="00D0762F">
              <w:t>Sito – Polizza Infortuni</w:t>
            </w:r>
          </w:p>
        </w:tc>
        <w:tc>
          <w:tcPr>
            <w:tcW w:w="1344" w:type="dxa"/>
            <w:noWrap/>
            <w:hideMark/>
          </w:tcPr>
          <w:p w14:paraId="215D3639" w14:textId="77777777" w:rsidR="00D0762F" w:rsidRPr="00D0762F" w:rsidRDefault="00D0762F">
            <w:r w:rsidRPr="00D0762F">
              <w:t>Contattaci</w:t>
            </w:r>
          </w:p>
        </w:tc>
        <w:tc>
          <w:tcPr>
            <w:tcW w:w="1366" w:type="dxa"/>
            <w:noWrap/>
            <w:hideMark/>
          </w:tcPr>
          <w:p w14:paraId="0FF5EFE4" w14:textId="77777777" w:rsidR="00D0762F" w:rsidRPr="00D0762F" w:rsidRDefault="00D0762F">
            <w:r w:rsidRPr="00D0762F">
              <w:t>Sito</w:t>
            </w:r>
          </w:p>
        </w:tc>
        <w:tc>
          <w:tcPr>
            <w:tcW w:w="1617" w:type="dxa"/>
            <w:noWrap/>
            <w:hideMark/>
          </w:tcPr>
          <w:p w14:paraId="6900C6BB" w14:textId="77777777" w:rsidR="00D0762F" w:rsidRPr="00D0762F" w:rsidRDefault="00D0762F">
            <w:r w:rsidRPr="00D0762F">
              <w:t>3</w:t>
            </w:r>
          </w:p>
        </w:tc>
      </w:tr>
      <w:tr w:rsidR="00D0762F" w:rsidRPr="00D0762F" w14:paraId="43A8650A" w14:textId="77777777" w:rsidTr="00CA5128">
        <w:trPr>
          <w:trHeight w:val="292"/>
        </w:trPr>
        <w:tc>
          <w:tcPr>
            <w:tcW w:w="5301" w:type="dxa"/>
            <w:noWrap/>
            <w:hideMark/>
          </w:tcPr>
          <w:p w14:paraId="4C22A5D8" w14:textId="77777777" w:rsidR="00D0762F" w:rsidRPr="00D0762F" w:rsidRDefault="00D0762F">
            <w:pPr>
              <w:rPr>
                <w:lang w:val="it-IT"/>
              </w:rPr>
            </w:pPr>
            <w:r w:rsidRPr="00D0762F">
              <w:rPr>
                <w:lang w:val="it-IT"/>
              </w:rPr>
              <w:t>Sito – Polizza Mezzi di Pagamento</w:t>
            </w:r>
          </w:p>
        </w:tc>
        <w:tc>
          <w:tcPr>
            <w:tcW w:w="1344" w:type="dxa"/>
            <w:noWrap/>
            <w:hideMark/>
          </w:tcPr>
          <w:p w14:paraId="68413C1D" w14:textId="77777777" w:rsidR="00D0762F" w:rsidRPr="00D0762F" w:rsidRDefault="00D0762F">
            <w:r w:rsidRPr="00D0762F">
              <w:t>Contattaci</w:t>
            </w:r>
          </w:p>
        </w:tc>
        <w:tc>
          <w:tcPr>
            <w:tcW w:w="1366" w:type="dxa"/>
            <w:noWrap/>
            <w:hideMark/>
          </w:tcPr>
          <w:p w14:paraId="29AC0CE9" w14:textId="77777777" w:rsidR="00D0762F" w:rsidRPr="00D0762F" w:rsidRDefault="00D0762F">
            <w:r w:rsidRPr="00D0762F">
              <w:t>Sito</w:t>
            </w:r>
          </w:p>
        </w:tc>
        <w:tc>
          <w:tcPr>
            <w:tcW w:w="1617" w:type="dxa"/>
            <w:noWrap/>
            <w:hideMark/>
          </w:tcPr>
          <w:p w14:paraId="48782175" w14:textId="77777777" w:rsidR="00D0762F" w:rsidRPr="00D0762F" w:rsidRDefault="00D0762F">
            <w:r w:rsidRPr="00D0762F">
              <w:t>3</w:t>
            </w:r>
          </w:p>
        </w:tc>
      </w:tr>
      <w:tr w:rsidR="00D0762F" w:rsidRPr="00D0762F" w14:paraId="4A6CB65D" w14:textId="77777777" w:rsidTr="00CA5128">
        <w:trPr>
          <w:trHeight w:val="292"/>
        </w:trPr>
        <w:tc>
          <w:tcPr>
            <w:tcW w:w="5301" w:type="dxa"/>
            <w:noWrap/>
            <w:hideMark/>
          </w:tcPr>
          <w:p w14:paraId="2E38FAD0" w14:textId="77777777" w:rsidR="00D0762F" w:rsidRPr="00D0762F" w:rsidRDefault="00D0762F">
            <w:r w:rsidRPr="00D0762F">
              <w:t>Sito - Polizza Mobile</w:t>
            </w:r>
          </w:p>
        </w:tc>
        <w:tc>
          <w:tcPr>
            <w:tcW w:w="1344" w:type="dxa"/>
            <w:noWrap/>
            <w:hideMark/>
          </w:tcPr>
          <w:p w14:paraId="5AFAD0A8" w14:textId="77777777" w:rsidR="00D0762F" w:rsidRPr="00D0762F" w:rsidRDefault="00D0762F">
            <w:r w:rsidRPr="00D0762F">
              <w:t>Contattaci</w:t>
            </w:r>
          </w:p>
        </w:tc>
        <w:tc>
          <w:tcPr>
            <w:tcW w:w="1366" w:type="dxa"/>
            <w:noWrap/>
            <w:hideMark/>
          </w:tcPr>
          <w:p w14:paraId="6323A7BA" w14:textId="77777777" w:rsidR="00D0762F" w:rsidRPr="00D0762F" w:rsidRDefault="00D0762F">
            <w:r w:rsidRPr="00D0762F">
              <w:t>Sito</w:t>
            </w:r>
          </w:p>
        </w:tc>
        <w:tc>
          <w:tcPr>
            <w:tcW w:w="1617" w:type="dxa"/>
            <w:noWrap/>
            <w:hideMark/>
          </w:tcPr>
          <w:p w14:paraId="69E67D95" w14:textId="77777777" w:rsidR="00D0762F" w:rsidRPr="00D0762F" w:rsidRDefault="00D0762F">
            <w:r w:rsidRPr="00D0762F">
              <w:t>3</w:t>
            </w:r>
          </w:p>
        </w:tc>
      </w:tr>
      <w:tr w:rsidR="00D0762F" w:rsidRPr="00D0762F" w14:paraId="16B15A66" w14:textId="77777777" w:rsidTr="00CA5128">
        <w:trPr>
          <w:trHeight w:val="292"/>
        </w:trPr>
        <w:tc>
          <w:tcPr>
            <w:tcW w:w="5301" w:type="dxa"/>
            <w:noWrap/>
            <w:hideMark/>
          </w:tcPr>
          <w:p w14:paraId="479CE394" w14:textId="77777777" w:rsidR="00D0762F" w:rsidRPr="00D0762F" w:rsidRDefault="00D0762F">
            <w:pPr>
              <w:rPr>
                <w:lang w:val="it-IT"/>
              </w:rPr>
            </w:pPr>
            <w:r w:rsidRPr="00D0762F">
              <w:rPr>
                <w:lang w:val="it-IT"/>
              </w:rPr>
              <w:t>Sito – Polizza PersoNA e Salute</w:t>
            </w:r>
          </w:p>
        </w:tc>
        <w:tc>
          <w:tcPr>
            <w:tcW w:w="1344" w:type="dxa"/>
            <w:noWrap/>
            <w:hideMark/>
          </w:tcPr>
          <w:p w14:paraId="68D37DC7" w14:textId="77777777" w:rsidR="00D0762F" w:rsidRPr="00D0762F" w:rsidRDefault="00D0762F">
            <w:r w:rsidRPr="00D0762F">
              <w:t>Contattaci</w:t>
            </w:r>
          </w:p>
        </w:tc>
        <w:tc>
          <w:tcPr>
            <w:tcW w:w="1366" w:type="dxa"/>
            <w:noWrap/>
            <w:hideMark/>
          </w:tcPr>
          <w:p w14:paraId="148D3368" w14:textId="77777777" w:rsidR="00D0762F" w:rsidRPr="00D0762F" w:rsidRDefault="00D0762F">
            <w:r w:rsidRPr="00D0762F">
              <w:t>Sito</w:t>
            </w:r>
          </w:p>
        </w:tc>
        <w:tc>
          <w:tcPr>
            <w:tcW w:w="1617" w:type="dxa"/>
            <w:noWrap/>
            <w:hideMark/>
          </w:tcPr>
          <w:p w14:paraId="07F9D6C8" w14:textId="77777777" w:rsidR="00D0762F" w:rsidRPr="00D0762F" w:rsidRDefault="00D0762F">
            <w:r w:rsidRPr="00D0762F">
              <w:t>3</w:t>
            </w:r>
          </w:p>
        </w:tc>
      </w:tr>
      <w:tr w:rsidR="00D0762F" w:rsidRPr="00D0762F" w14:paraId="0AC54C22" w14:textId="77777777" w:rsidTr="00CA5128">
        <w:trPr>
          <w:trHeight w:val="292"/>
        </w:trPr>
        <w:tc>
          <w:tcPr>
            <w:tcW w:w="5301" w:type="dxa"/>
            <w:noWrap/>
            <w:hideMark/>
          </w:tcPr>
          <w:p w14:paraId="2CE5C72F" w14:textId="77777777" w:rsidR="00D0762F" w:rsidRPr="00D0762F" w:rsidRDefault="00D0762F">
            <w:r w:rsidRPr="00D0762F">
              <w:t>Sito - Polizze Auto Fastquote</w:t>
            </w:r>
          </w:p>
        </w:tc>
        <w:tc>
          <w:tcPr>
            <w:tcW w:w="1344" w:type="dxa"/>
            <w:noWrap/>
            <w:hideMark/>
          </w:tcPr>
          <w:p w14:paraId="06171E89" w14:textId="77777777" w:rsidR="00D0762F" w:rsidRPr="00D0762F" w:rsidRDefault="00D0762F">
            <w:r w:rsidRPr="00D0762F">
              <w:t>Preventivatore sito CAA</w:t>
            </w:r>
          </w:p>
        </w:tc>
        <w:tc>
          <w:tcPr>
            <w:tcW w:w="1366" w:type="dxa"/>
            <w:noWrap/>
            <w:hideMark/>
          </w:tcPr>
          <w:p w14:paraId="3FFB13AF" w14:textId="77777777" w:rsidR="00D0762F" w:rsidRPr="00D0762F" w:rsidRDefault="00D0762F">
            <w:r w:rsidRPr="00D0762F">
              <w:t>Sito</w:t>
            </w:r>
          </w:p>
        </w:tc>
        <w:tc>
          <w:tcPr>
            <w:tcW w:w="1617" w:type="dxa"/>
            <w:noWrap/>
            <w:hideMark/>
          </w:tcPr>
          <w:p w14:paraId="1E2EF6F8" w14:textId="77777777" w:rsidR="00D0762F" w:rsidRPr="00D0762F" w:rsidRDefault="00D0762F">
            <w:r w:rsidRPr="00D0762F">
              <w:t>3</w:t>
            </w:r>
          </w:p>
        </w:tc>
      </w:tr>
      <w:tr w:rsidR="00D0762F" w:rsidRPr="00D0762F" w14:paraId="3D37157E" w14:textId="77777777" w:rsidTr="00CA5128">
        <w:trPr>
          <w:trHeight w:val="292"/>
        </w:trPr>
        <w:tc>
          <w:tcPr>
            <w:tcW w:w="5301" w:type="dxa"/>
            <w:noWrap/>
            <w:hideMark/>
          </w:tcPr>
          <w:p w14:paraId="4E066521" w14:textId="77777777" w:rsidR="00D0762F" w:rsidRPr="00D0762F" w:rsidRDefault="00D0762F">
            <w:r w:rsidRPr="00D0762F">
              <w:t>Sito - Polizze Casa Fastquote</w:t>
            </w:r>
          </w:p>
        </w:tc>
        <w:tc>
          <w:tcPr>
            <w:tcW w:w="1344" w:type="dxa"/>
            <w:noWrap/>
            <w:hideMark/>
          </w:tcPr>
          <w:p w14:paraId="66628657" w14:textId="77777777" w:rsidR="00D0762F" w:rsidRPr="00D0762F" w:rsidRDefault="00D0762F">
            <w:r w:rsidRPr="00D0762F">
              <w:t>Preventivatore sito CAA</w:t>
            </w:r>
          </w:p>
        </w:tc>
        <w:tc>
          <w:tcPr>
            <w:tcW w:w="1366" w:type="dxa"/>
            <w:noWrap/>
            <w:hideMark/>
          </w:tcPr>
          <w:p w14:paraId="6CC8B243" w14:textId="77777777" w:rsidR="00D0762F" w:rsidRPr="00D0762F" w:rsidRDefault="00D0762F">
            <w:r w:rsidRPr="00D0762F">
              <w:t>Sito</w:t>
            </w:r>
          </w:p>
        </w:tc>
        <w:tc>
          <w:tcPr>
            <w:tcW w:w="1617" w:type="dxa"/>
            <w:noWrap/>
            <w:hideMark/>
          </w:tcPr>
          <w:p w14:paraId="6A6B9B70" w14:textId="77777777" w:rsidR="00D0762F" w:rsidRPr="00D0762F" w:rsidRDefault="00D0762F">
            <w:r w:rsidRPr="00D0762F">
              <w:t>3</w:t>
            </w:r>
          </w:p>
        </w:tc>
      </w:tr>
      <w:tr w:rsidR="00D0762F" w:rsidRPr="00D0762F" w14:paraId="13182614" w14:textId="77777777" w:rsidTr="00CA5128">
        <w:trPr>
          <w:trHeight w:val="292"/>
        </w:trPr>
        <w:tc>
          <w:tcPr>
            <w:tcW w:w="5301" w:type="dxa"/>
            <w:noWrap/>
            <w:hideMark/>
          </w:tcPr>
          <w:p w14:paraId="05405BA4" w14:textId="77777777" w:rsidR="00D0762F" w:rsidRPr="00D0762F" w:rsidRDefault="00D0762F">
            <w:pPr>
              <w:rPr>
                <w:lang w:val="it-IT"/>
              </w:rPr>
            </w:pPr>
            <w:r w:rsidRPr="00D0762F">
              <w:rPr>
                <w:lang w:val="it-IT"/>
              </w:rPr>
              <w:t>Sito - Prestito cessione del quinto</w:t>
            </w:r>
          </w:p>
        </w:tc>
        <w:tc>
          <w:tcPr>
            <w:tcW w:w="1344" w:type="dxa"/>
            <w:noWrap/>
            <w:hideMark/>
          </w:tcPr>
          <w:p w14:paraId="11086664" w14:textId="77777777" w:rsidR="00D0762F" w:rsidRPr="00D0762F" w:rsidRDefault="00D0762F">
            <w:r w:rsidRPr="00D0762F">
              <w:t>Contattaci</w:t>
            </w:r>
          </w:p>
        </w:tc>
        <w:tc>
          <w:tcPr>
            <w:tcW w:w="1366" w:type="dxa"/>
            <w:noWrap/>
            <w:hideMark/>
          </w:tcPr>
          <w:p w14:paraId="0A4CCC91" w14:textId="77777777" w:rsidR="00D0762F" w:rsidRPr="00D0762F" w:rsidRDefault="00D0762F">
            <w:r w:rsidRPr="00D0762F">
              <w:t>Sito</w:t>
            </w:r>
          </w:p>
        </w:tc>
        <w:tc>
          <w:tcPr>
            <w:tcW w:w="1617" w:type="dxa"/>
            <w:noWrap/>
            <w:hideMark/>
          </w:tcPr>
          <w:p w14:paraId="3F50A008" w14:textId="77777777" w:rsidR="00D0762F" w:rsidRPr="00D0762F" w:rsidRDefault="00D0762F">
            <w:r w:rsidRPr="00D0762F">
              <w:t>3</w:t>
            </w:r>
          </w:p>
        </w:tc>
      </w:tr>
      <w:tr w:rsidR="00D0762F" w:rsidRPr="00D0762F" w14:paraId="08E14308" w14:textId="77777777" w:rsidTr="00CA5128">
        <w:trPr>
          <w:trHeight w:val="292"/>
        </w:trPr>
        <w:tc>
          <w:tcPr>
            <w:tcW w:w="5301" w:type="dxa"/>
            <w:noWrap/>
            <w:hideMark/>
          </w:tcPr>
          <w:p w14:paraId="20799892" w14:textId="77777777" w:rsidR="00D0762F" w:rsidRPr="00D0762F" w:rsidRDefault="00D0762F">
            <w:r w:rsidRPr="00D0762F">
              <w:t>Sito - Prestito Green</w:t>
            </w:r>
          </w:p>
        </w:tc>
        <w:tc>
          <w:tcPr>
            <w:tcW w:w="1344" w:type="dxa"/>
            <w:noWrap/>
            <w:hideMark/>
          </w:tcPr>
          <w:p w14:paraId="73DEE191" w14:textId="77777777" w:rsidR="00D0762F" w:rsidRPr="00D0762F" w:rsidRDefault="00D0762F">
            <w:r w:rsidRPr="00D0762F">
              <w:t>Contattaci</w:t>
            </w:r>
          </w:p>
        </w:tc>
        <w:tc>
          <w:tcPr>
            <w:tcW w:w="1366" w:type="dxa"/>
            <w:noWrap/>
            <w:hideMark/>
          </w:tcPr>
          <w:p w14:paraId="48807149" w14:textId="77777777" w:rsidR="00D0762F" w:rsidRPr="00D0762F" w:rsidRDefault="00D0762F">
            <w:r w:rsidRPr="00D0762F">
              <w:t>Sito</w:t>
            </w:r>
          </w:p>
        </w:tc>
        <w:tc>
          <w:tcPr>
            <w:tcW w:w="1617" w:type="dxa"/>
            <w:noWrap/>
            <w:hideMark/>
          </w:tcPr>
          <w:p w14:paraId="0286CFDF" w14:textId="77777777" w:rsidR="00D0762F" w:rsidRPr="00D0762F" w:rsidRDefault="00D0762F">
            <w:r w:rsidRPr="00D0762F">
              <w:t>3</w:t>
            </w:r>
          </w:p>
        </w:tc>
      </w:tr>
      <w:tr w:rsidR="00D0762F" w:rsidRPr="00D0762F" w14:paraId="1369FD4D" w14:textId="77777777" w:rsidTr="00CA5128">
        <w:trPr>
          <w:trHeight w:val="292"/>
        </w:trPr>
        <w:tc>
          <w:tcPr>
            <w:tcW w:w="5301" w:type="dxa"/>
            <w:noWrap/>
            <w:hideMark/>
          </w:tcPr>
          <w:p w14:paraId="44D5330B" w14:textId="77777777" w:rsidR="00D0762F" w:rsidRPr="00D0762F" w:rsidRDefault="00D0762F">
            <w:r w:rsidRPr="00D0762F">
              <w:t>Sito - Protezione Piccola Impresa</w:t>
            </w:r>
          </w:p>
        </w:tc>
        <w:tc>
          <w:tcPr>
            <w:tcW w:w="1344" w:type="dxa"/>
            <w:noWrap/>
            <w:hideMark/>
          </w:tcPr>
          <w:p w14:paraId="4214131D" w14:textId="77777777" w:rsidR="00D0762F" w:rsidRPr="00D0762F" w:rsidRDefault="00D0762F">
            <w:r w:rsidRPr="00D0762F">
              <w:t>Contattaci</w:t>
            </w:r>
          </w:p>
        </w:tc>
        <w:tc>
          <w:tcPr>
            <w:tcW w:w="1366" w:type="dxa"/>
            <w:noWrap/>
            <w:hideMark/>
          </w:tcPr>
          <w:p w14:paraId="172E2032" w14:textId="77777777" w:rsidR="00D0762F" w:rsidRPr="00D0762F" w:rsidRDefault="00D0762F">
            <w:r w:rsidRPr="00D0762F">
              <w:t>Sito</w:t>
            </w:r>
          </w:p>
        </w:tc>
        <w:tc>
          <w:tcPr>
            <w:tcW w:w="1617" w:type="dxa"/>
            <w:noWrap/>
            <w:hideMark/>
          </w:tcPr>
          <w:p w14:paraId="5F95DDC7" w14:textId="77777777" w:rsidR="00D0762F" w:rsidRPr="00D0762F" w:rsidRDefault="00D0762F">
            <w:r w:rsidRPr="00D0762F">
              <w:t>3</w:t>
            </w:r>
          </w:p>
        </w:tc>
      </w:tr>
      <w:tr w:rsidR="00D0762F" w:rsidRPr="00D0762F" w14:paraId="391F5A49" w14:textId="77777777" w:rsidTr="00CA5128">
        <w:trPr>
          <w:trHeight w:val="292"/>
        </w:trPr>
        <w:tc>
          <w:tcPr>
            <w:tcW w:w="5301" w:type="dxa"/>
            <w:noWrap/>
            <w:hideMark/>
          </w:tcPr>
          <w:p w14:paraId="64273CED" w14:textId="77777777" w:rsidR="00D0762F" w:rsidRPr="00D0762F" w:rsidRDefault="00D0762F">
            <w:r w:rsidRPr="00D0762F">
              <w:t>Sito - Richiesta appuntamento - Assicurazioni</w:t>
            </w:r>
          </w:p>
        </w:tc>
        <w:tc>
          <w:tcPr>
            <w:tcW w:w="1344" w:type="dxa"/>
            <w:noWrap/>
            <w:hideMark/>
          </w:tcPr>
          <w:p w14:paraId="505934A7" w14:textId="77777777" w:rsidR="00D0762F" w:rsidRPr="00D0762F" w:rsidRDefault="00D0762F">
            <w:r w:rsidRPr="00D0762F">
              <w:t>Contattaci</w:t>
            </w:r>
          </w:p>
        </w:tc>
        <w:tc>
          <w:tcPr>
            <w:tcW w:w="1366" w:type="dxa"/>
            <w:noWrap/>
            <w:hideMark/>
          </w:tcPr>
          <w:p w14:paraId="0945BB5F" w14:textId="77777777" w:rsidR="00D0762F" w:rsidRPr="00D0762F" w:rsidRDefault="00D0762F">
            <w:r w:rsidRPr="00D0762F">
              <w:t>Sito</w:t>
            </w:r>
          </w:p>
        </w:tc>
        <w:tc>
          <w:tcPr>
            <w:tcW w:w="1617" w:type="dxa"/>
            <w:noWrap/>
            <w:hideMark/>
          </w:tcPr>
          <w:p w14:paraId="5331D0AD" w14:textId="77777777" w:rsidR="00D0762F" w:rsidRPr="00D0762F" w:rsidRDefault="00D0762F">
            <w:r w:rsidRPr="00D0762F">
              <w:t>3</w:t>
            </w:r>
          </w:p>
        </w:tc>
      </w:tr>
      <w:tr w:rsidR="00D0762F" w:rsidRPr="00D0762F" w14:paraId="754779BF" w14:textId="77777777" w:rsidTr="00CA5128">
        <w:trPr>
          <w:trHeight w:val="292"/>
        </w:trPr>
        <w:tc>
          <w:tcPr>
            <w:tcW w:w="5301" w:type="dxa"/>
            <w:noWrap/>
            <w:hideMark/>
          </w:tcPr>
          <w:p w14:paraId="02D76968" w14:textId="77777777" w:rsidR="00D0762F" w:rsidRPr="00D0762F" w:rsidRDefault="00D0762F">
            <w:r w:rsidRPr="00D0762F">
              <w:t>Sito - Richiesta informazioni - Assicurazioni</w:t>
            </w:r>
          </w:p>
        </w:tc>
        <w:tc>
          <w:tcPr>
            <w:tcW w:w="1344" w:type="dxa"/>
            <w:noWrap/>
            <w:hideMark/>
          </w:tcPr>
          <w:p w14:paraId="1CF367D1" w14:textId="77777777" w:rsidR="00D0762F" w:rsidRPr="00D0762F" w:rsidRDefault="00D0762F">
            <w:r w:rsidRPr="00D0762F">
              <w:t>Contattaci</w:t>
            </w:r>
          </w:p>
        </w:tc>
        <w:tc>
          <w:tcPr>
            <w:tcW w:w="1366" w:type="dxa"/>
            <w:noWrap/>
            <w:hideMark/>
          </w:tcPr>
          <w:p w14:paraId="40E276C6" w14:textId="77777777" w:rsidR="00D0762F" w:rsidRPr="00D0762F" w:rsidRDefault="00D0762F">
            <w:r w:rsidRPr="00D0762F">
              <w:t>Sito</w:t>
            </w:r>
          </w:p>
        </w:tc>
        <w:tc>
          <w:tcPr>
            <w:tcW w:w="1617" w:type="dxa"/>
            <w:noWrap/>
            <w:hideMark/>
          </w:tcPr>
          <w:p w14:paraId="4AF35D1A" w14:textId="77777777" w:rsidR="00D0762F" w:rsidRPr="00D0762F" w:rsidRDefault="00D0762F">
            <w:r w:rsidRPr="00D0762F">
              <w:t>3</w:t>
            </w:r>
          </w:p>
        </w:tc>
      </w:tr>
      <w:tr w:rsidR="00D0762F" w:rsidRPr="00D0762F" w14:paraId="45CA08BD" w14:textId="77777777" w:rsidTr="00CA5128">
        <w:trPr>
          <w:trHeight w:val="292"/>
        </w:trPr>
        <w:tc>
          <w:tcPr>
            <w:tcW w:w="5301" w:type="dxa"/>
            <w:noWrap/>
            <w:hideMark/>
          </w:tcPr>
          <w:p w14:paraId="52168348" w14:textId="77777777" w:rsidR="00D0762F" w:rsidRPr="00D0762F" w:rsidRDefault="00D0762F">
            <w:r w:rsidRPr="00D0762F">
              <w:t>Sito - Simulatore Agos</w:t>
            </w:r>
          </w:p>
        </w:tc>
        <w:tc>
          <w:tcPr>
            <w:tcW w:w="1344" w:type="dxa"/>
            <w:noWrap/>
            <w:hideMark/>
          </w:tcPr>
          <w:p w14:paraId="44B73467" w14:textId="77777777" w:rsidR="00D0762F" w:rsidRPr="00D0762F" w:rsidRDefault="00D0762F">
            <w:r w:rsidRPr="00D0762F">
              <w:t>Contattaci</w:t>
            </w:r>
          </w:p>
        </w:tc>
        <w:tc>
          <w:tcPr>
            <w:tcW w:w="1366" w:type="dxa"/>
            <w:noWrap/>
            <w:hideMark/>
          </w:tcPr>
          <w:p w14:paraId="436225B0" w14:textId="77777777" w:rsidR="00D0762F" w:rsidRPr="00D0762F" w:rsidRDefault="00D0762F">
            <w:r w:rsidRPr="00D0762F">
              <w:t>Sito</w:t>
            </w:r>
          </w:p>
        </w:tc>
        <w:tc>
          <w:tcPr>
            <w:tcW w:w="1617" w:type="dxa"/>
            <w:noWrap/>
            <w:hideMark/>
          </w:tcPr>
          <w:p w14:paraId="274CBBB6" w14:textId="77777777" w:rsidR="00D0762F" w:rsidRPr="00D0762F" w:rsidRDefault="00D0762F">
            <w:r w:rsidRPr="00D0762F">
              <w:t>3</w:t>
            </w:r>
          </w:p>
        </w:tc>
      </w:tr>
      <w:tr w:rsidR="00D0762F" w:rsidRPr="00D0762F" w14:paraId="1F55BC3E" w14:textId="77777777" w:rsidTr="00CA5128">
        <w:trPr>
          <w:trHeight w:val="292"/>
        </w:trPr>
        <w:tc>
          <w:tcPr>
            <w:tcW w:w="5301" w:type="dxa"/>
            <w:noWrap/>
            <w:hideMark/>
          </w:tcPr>
          <w:p w14:paraId="72BE0968" w14:textId="77777777" w:rsidR="00D0762F" w:rsidRPr="00D0762F" w:rsidRDefault="00D0762F">
            <w:r w:rsidRPr="00D0762F">
              <w:t>Sito - Simulatore Agos Green Bees</w:t>
            </w:r>
          </w:p>
        </w:tc>
        <w:tc>
          <w:tcPr>
            <w:tcW w:w="1344" w:type="dxa"/>
            <w:noWrap/>
            <w:hideMark/>
          </w:tcPr>
          <w:p w14:paraId="7F7BD74F" w14:textId="77777777" w:rsidR="00D0762F" w:rsidRPr="00D0762F" w:rsidRDefault="00D0762F">
            <w:r w:rsidRPr="00D0762F">
              <w:t>Contattaci</w:t>
            </w:r>
          </w:p>
        </w:tc>
        <w:tc>
          <w:tcPr>
            <w:tcW w:w="1366" w:type="dxa"/>
            <w:noWrap/>
            <w:hideMark/>
          </w:tcPr>
          <w:p w14:paraId="4CFFEDB5" w14:textId="77777777" w:rsidR="00D0762F" w:rsidRPr="00D0762F" w:rsidRDefault="00D0762F">
            <w:r w:rsidRPr="00D0762F">
              <w:t>Sito</w:t>
            </w:r>
          </w:p>
        </w:tc>
        <w:tc>
          <w:tcPr>
            <w:tcW w:w="1617" w:type="dxa"/>
            <w:noWrap/>
            <w:hideMark/>
          </w:tcPr>
          <w:p w14:paraId="114F03E9" w14:textId="77777777" w:rsidR="00D0762F" w:rsidRPr="00D0762F" w:rsidRDefault="00D0762F">
            <w:r w:rsidRPr="00D0762F">
              <w:t>3</w:t>
            </w:r>
          </w:p>
        </w:tc>
      </w:tr>
      <w:tr w:rsidR="00D0762F" w:rsidRPr="00D0762F" w14:paraId="28BC3AD1" w14:textId="77777777" w:rsidTr="00CA5128">
        <w:trPr>
          <w:trHeight w:val="292"/>
        </w:trPr>
        <w:tc>
          <w:tcPr>
            <w:tcW w:w="5301" w:type="dxa"/>
            <w:noWrap/>
            <w:hideMark/>
          </w:tcPr>
          <w:p w14:paraId="37234BA6" w14:textId="77777777" w:rsidR="00D0762F" w:rsidRPr="00D0762F" w:rsidRDefault="00D0762F">
            <w:pPr>
              <w:rPr>
                <w:lang w:val="it-IT"/>
              </w:rPr>
            </w:pPr>
            <w:r w:rsidRPr="00D0762F">
              <w:rPr>
                <w:lang w:val="it-IT"/>
              </w:rPr>
              <w:t>Sito - Simulatore Conti - Conto Accanto a te</w:t>
            </w:r>
          </w:p>
        </w:tc>
        <w:tc>
          <w:tcPr>
            <w:tcW w:w="1344" w:type="dxa"/>
            <w:noWrap/>
            <w:hideMark/>
          </w:tcPr>
          <w:p w14:paraId="6019F0D3" w14:textId="77777777" w:rsidR="00D0762F" w:rsidRPr="00D0762F" w:rsidRDefault="00D0762F">
            <w:r w:rsidRPr="00D0762F">
              <w:t>Contattaci</w:t>
            </w:r>
          </w:p>
        </w:tc>
        <w:tc>
          <w:tcPr>
            <w:tcW w:w="1366" w:type="dxa"/>
            <w:noWrap/>
            <w:hideMark/>
          </w:tcPr>
          <w:p w14:paraId="5E38C078" w14:textId="77777777" w:rsidR="00D0762F" w:rsidRPr="00D0762F" w:rsidRDefault="00D0762F">
            <w:r w:rsidRPr="00D0762F">
              <w:t>Sito</w:t>
            </w:r>
          </w:p>
        </w:tc>
        <w:tc>
          <w:tcPr>
            <w:tcW w:w="1617" w:type="dxa"/>
            <w:noWrap/>
            <w:hideMark/>
          </w:tcPr>
          <w:p w14:paraId="423C9210" w14:textId="77777777" w:rsidR="00D0762F" w:rsidRPr="00D0762F" w:rsidRDefault="00D0762F">
            <w:r w:rsidRPr="00D0762F">
              <w:t>3</w:t>
            </w:r>
          </w:p>
        </w:tc>
      </w:tr>
      <w:tr w:rsidR="00D0762F" w:rsidRPr="00D0762F" w14:paraId="512D0922" w14:textId="77777777" w:rsidTr="00CA5128">
        <w:trPr>
          <w:trHeight w:val="292"/>
        </w:trPr>
        <w:tc>
          <w:tcPr>
            <w:tcW w:w="5301" w:type="dxa"/>
            <w:noWrap/>
            <w:hideMark/>
          </w:tcPr>
          <w:p w14:paraId="582936F2" w14:textId="77777777" w:rsidR="00D0762F" w:rsidRPr="00D0762F" w:rsidRDefault="00D0762F">
            <w:pPr>
              <w:rPr>
                <w:lang w:val="it-IT"/>
              </w:rPr>
            </w:pPr>
            <w:r w:rsidRPr="00D0762F">
              <w:rPr>
                <w:lang w:val="it-IT"/>
              </w:rPr>
              <w:t>Sito - Simulatore Conti - Conto Crédit Agricole +</w:t>
            </w:r>
          </w:p>
        </w:tc>
        <w:tc>
          <w:tcPr>
            <w:tcW w:w="1344" w:type="dxa"/>
            <w:noWrap/>
            <w:hideMark/>
          </w:tcPr>
          <w:p w14:paraId="402DC5A5" w14:textId="77777777" w:rsidR="00D0762F" w:rsidRPr="00D0762F" w:rsidRDefault="00D0762F">
            <w:r w:rsidRPr="00D0762F">
              <w:t>Contattaci</w:t>
            </w:r>
          </w:p>
        </w:tc>
        <w:tc>
          <w:tcPr>
            <w:tcW w:w="1366" w:type="dxa"/>
            <w:noWrap/>
            <w:hideMark/>
          </w:tcPr>
          <w:p w14:paraId="37041BB7" w14:textId="77777777" w:rsidR="00D0762F" w:rsidRPr="00D0762F" w:rsidRDefault="00D0762F">
            <w:r w:rsidRPr="00D0762F">
              <w:t>Sito</w:t>
            </w:r>
          </w:p>
        </w:tc>
        <w:tc>
          <w:tcPr>
            <w:tcW w:w="1617" w:type="dxa"/>
            <w:noWrap/>
            <w:hideMark/>
          </w:tcPr>
          <w:p w14:paraId="33A80DFA" w14:textId="77777777" w:rsidR="00D0762F" w:rsidRPr="00D0762F" w:rsidRDefault="00D0762F">
            <w:r w:rsidRPr="00D0762F">
              <w:t>3</w:t>
            </w:r>
          </w:p>
        </w:tc>
      </w:tr>
      <w:tr w:rsidR="00D0762F" w:rsidRPr="00D0762F" w14:paraId="16382E1F" w14:textId="77777777" w:rsidTr="00CA5128">
        <w:trPr>
          <w:trHeight w:val="292"/>
        </w:trPr>
        <w:tc>
          <w:tcPr>
            <w:tcW w:w="5301" w:type="dxa"/>
            <w:noWrap/>
            <w:hideMark/>
          </w:tcPr>
          <w:p w14:paraId="47C44AF9" w14:textId="77777777" w:rsidR="00D0762F" w:rsidRPr="00D0762F" w:rsidRDefault="00D0762F">
            <w:pPr>
              <w:rPr>
                <w:lang w:val="it-IT"/>
              </w:rPr>
            </w:pPr>
            <w:r w:rsidRPr="00D0762F">
              <w:rPr>
                <w:lang w:val="it-IT"/>
              </w:rPr>
              <w:t>Sito - Simulatore Conti - Conto di base</w:t>
            </w:r>
          </w:p>
        </w:tc>
        <w:tc>
          <w:tcPr>
            <w:tcW w:w="1344" w:type="dxa"/>
            <w:noWrap/>
            <w:hideMark/>
          </w:tcPr>
          <w:p w14:paraId="507D0254" w14:textId="77777777" w:rsidR="00D0762F" w:rsidRPr="00D0762F" w:rsidRDefault="00D0762F">
            <w:r w:rsidRPr="00D0762F">
              <w:t>Contattaci</w:t>
            </w:r>
          </w:p>
        </w:tc>
        <w:tc>
          <w:tcPr>
            <w:tcW w:w="1366" w:type="dxa"/>
            <w:noWrap/>
            <w:hideMark/>
          </w:tcPr>
          <w:p w14:paraId="66CF427B" w14:textId="77777777" w:rsidR="00D0762F" w:rsidRPr="00D0762F" w:rsidRDefault="00D0762F">
            <w:r w:rsidRPr="00D0762F">
              <w:t>Sito</w:t>
            </w:r>
          </w:p>
        </w:tc>
        <w:tc>
          <w:tcPr>
            <w:tcW w:w="1617" w:type="dxa"/>
            <w:noWrap/>
            <w:hideMark/>
          </w:tcPr>
          <w:p w14:paraId="38364D17" w14:textId="77777777" w:rsidR="00D0762F" w:rsidRPr="00D0762F" w:rsidRDefault="00D0762F">
            <w:r w:rsidRPr="00D0762F">
              <w:t>3</w:t>
            </w:r>
          </w:p>
        </w:tc>
      </w:tr>
      <w:tr w:rsidR="00D0762F" w:rsidRPr="00D0762F" w14:paraId="61383D1C" w14:textId="77777777" w:rsidTr="00CA5128">
        <w:trPr>
          <w:trHeight w:val="292"/>
        </w:trPr>
        <w:tc>
          <w:tcPr>
            <w:tcW w:w="5301" w:type="dxa"/>
            <w:noWrap/>
            <w:hideMark/>
          </w:tcPr>
          <w:p w14:paraId="044E08AC" w14:textId="77777777" w:rsidR="00D0762F" w:rsidRPr="00D0762F" w:rsidRDefault="00D0762F">
            <w:pPr>
              <w:rPr>
                <w:lang w:val="it-IT"/>
              </w:rPr>
            </w:pPr>
            <w:r w:rsidRPr="00D0762F">
              <w:rPr>
                <w:lang w:val="it-IT"/>
              </w:rPr>
              <w:t>Sito - Simulatore Conti - Conto Online</w:t>
            </w:r>
          </w:p>
        </w:tc>
        <w:tc>
          <w:tcPr>
            <w:tcW w:w="1344" w:type="dxa"/>
            <w:noWrap/>
            <w:hideMark/>
          </w:tcPr>
          <w:p w14:paraId="40AF64CF" w14:textId="77777777" w:rsidR="00D0762F" w:rsidRPr="00D0762F" w:rsidRDefault="00D0762F">
            <w:r w:rsidRPr="00D0762F">
              <w:t>Contattaci</w:t>
            </w:r>
          </w:p>
        </w:tc>
        <w:tc>
          <w:tcPr>
            <w:tcW w:w="1366" w:type="dxa"/>
            <w:noWrap/>
            <w:hideMark/>
          </w:tcPr>
          <w:p w14:paraId="23BB2720" w14:textId="77777777" w:rsidR="00D0762F" w:rsidRPr="00D0762F" w:rsidRDefault="00D0762F">
            <w:r w:rsidRPr="00D0762F">
              <w:t>Sito</w:t>
            </w:r>
          </w:p>
        </w:tc>
        <w:tc>
          <w:tcPr>
            <w:tcW w:w="1617" w:type="dxa"/>
            <w:noWrap/>
            <w:hideMark/>
          </w:tcPr>
          <w:p w14:paraId="5DD8CCDE" w14:textId="77777777" w:rsidR="00D0762F" w:rsidRPr="00D0762F" w:rsidRDefault="00D0762F">
            <w:r w:rsidRPr="00D0762F">
              <w:t>3</w:t>
            </w:r>
          </w:p>
        </w:tc>
      </w:tr>
      <w:tr w:rsidR="00D0762F" w:rsidRPr="00D0762F" w14:paraId="0D4F0C75" w14:textId="77777777" w:rsidTr="00CA5128">
        <w:trPr>
          <w:trHeight w:val="292"/>
        </w:trPr>
        <w:tc>
          <w:tcPr>
            <w:tcW w:w="5301" w:type="dxa"/>
            <w:noWrap/>
            <w:hideMark/>
          </w:tcPr>
          <w:p w14:paraId="458D3A8E" w14:textId="77777777" w:rsidR="00D0762F" w:rsidRPr="00D0762F" w:rsidRDefault="00D0762F">
            <w:pPr>
              <w:rPr>
                <w:lang w:val="it-IT"/>
              </w:rPr>
            </w:pPr>
            <w:r w:rsidRPr="00D0762F">
              <w:rPr>
                <w:lang w:val="it-IT"/>
              </w:rPr>
              <w:t>Sito - Simulatore Conti - Conto Teen</w:t>
            </w:r>
          </w:p>
        </w:tc>
        <w:tc>
          <w:tcPr>
            <w:tcW w:w="1344" w:type="dxa"/>
            <w:noWrap/>
            <w:hideMark/>
          </w:tcPr>
          <w:p w14:paraId="560C3C31" w14:textId="77777777" w:rsidR="00D0762F" w:rsidRPr="00D0762F" w:rsidRDefault="00D0762F">
            <w:r w:rsidRPr="00D0762F">
              <w:t>Contattaci</w:t>
            </w:r>
          </w:p>
        </w:tc>
        <w:tc>
          <w:tcPr>
            <w:tcW w:w="1366" w:type="dxa"/>
            <w:noWrap/>
            <w:hideMark/>
          </w:tcPr>
          <w:p w14:paraId="2E6DFF24" w14:textId="77777777" w:rsidR="00D0762F" w:rsidRPr="00D0762F" w:rsidRDefault="00D0762F">
            <w:r w:rsidRPr="00D0762F">
              <w:t>Sito</w:t>
            </w:r>
          </w:p>
        </w:tc>
        <w:tc>
          <w:tcPr>
            <w:tcW w:w="1617" w:type="dxa"/>
            <w:noWrap/>
            <w:hideMark/>
          </w:tcPr>
          <w:p w14:paraId="4CE1CBAA" w14:textId="77777777" w:rsidR="00D0762F" w:rsidRPr="00D0762F" w:rsidRDefault="00D0762F">
            <w:r w:rsidRPr="00D0762F">
              <w:t>3</w:t>
            </w:r>
          </w:p>
        </w:tc>
      </w:tr>
      <w:tr w:rsidR="00D0762F" w:rsidRPr="00D0762F" w14:paraId="0D751A53" w14:textId="77777777" w:rsidTr="00CA5128">
        <w:trPr>
          <w:trHeight w:val="292"/>
        </w:trPr>
        <w:tc>
          <w:tcPr>
            <w:tcW w:w="5301" w:type="dxa"/>
            <w:noWrap/>
            <w:hideMark/>
          </w:tcPr>
          <w:p w14:paraId="2C9D93DC" w14:textId="77777777" w:rsidR="00D0762F" w:rsidRPr="00D0762F" w:rsidRDefault="00D0762F">
            <w:pPr>
              <w:rPr>
                <w:lang w:val="it-IT"/>
              </w:rPr>
            </w:pPr>
            <w:r w:rsidRPr="00D0762F">
              <w:rPr>
                <w:lang w:val="it-IT"/>
              </w:rPr>
              <w:t>Sito CAA - Form Protezione Mobile</w:t>
            </w:r>
          </w:p>
        </w:tc>
        <w:tc>
          <w:tcPr>
            <w:tcW w:w="1344" w:type="dxa"/>
            <w:noWrap/>
            <w:hideMark/>
          </w:tcPr>
          <w:p w14:paraId="343E30F8" w14:textId="77777777" w:rsidR="00D0762F" w:rsidRPr="00D0762F" w:rsidRDefault="00D0762F">
            <w:r w:rsidRPr="00D0762F">
              <w:t>Preventivatore sito CAA</w:t>
            </w:r>
          </w:p>
        </w:tc>
        <w:tc>
          <w:tcPr>
            <w:tcW w:w="1366" w:type="dxa"/>
            <w:noWrap/>
            <w:hideMark/>
          </w:tcPr>
          <w:p w14:paraId="50E96FF6" w14:textId="77777777" w:rsidR="00D0762F" w:rsidRPr="00D0762F" w:rsidRDefault="00D0762F">
            <w:r w:rsidRPr="00D0762F">
              <w:t>Sito</w:t>
            </w:r>
          </w:p>
        </w:tc>
        <w:tc>
          <w:tcPr>
            <w:tcW w:w="1617" w:type="dxa"/>
            <w:noWrap/>
            <w:hideMark/>
          </w:tcPr>
          <w:p w14:paraId="2679105A" w14:textId="77777777" w:rsidR="00D0762F" w:rsidRPr="00D0762F" w:rsidRDefault="00D0762F">
            <w:r w:rsidRPr="00D0762F">
              <w:t>3</w:t>
            </w:r>
          </w:p>
        </w:tc>
      </w:tr>
      <w:tr w:rsidR="00D0762F" w:rsidRPr="00D0762F" w14:paraId="3C1EA416" w14:textId="77777777" w:rsidTr="00CA5128">
        <w:trPr>
          <w:trHeight w:val="292"/>
        </w:trPr>
        <w:tc>
          <w:tcPr>
            <w:tcW w:w="5301" w:type="dxa"/>
            <w:noWrap/>
            <w:hideMark/>
          </w:tcPr>
          <w:p w14:paraId="607F9C85" w14:textId="77777777" w:rsidR="00D0762F" w:rsidRPr="00D0762F" w:rsidRDefault="00D0762F">
            <w:pPr>
              <w:rPr>
                <w:lang w:val="it-IT"/>
              </w:rPr>
            </w:pPr>
            <w:r w:rsidRPr="00D0762F">
              <w:rPr>
                <w:lang w:val="it-IT"/>
              </w:rPr>
              <w:t>Sito CAA - Polizze Auto Fastquote</w:t>
            </w:r>
          </w:p>
        </w:tc>
        <w:tc>
          <w:tcPr>
            <w:tcW w:w="1344" w:type="dxa"/>
            <w:noWrap/>
            <w:hideMark/>
          </w:tcPr>
          <w:p w14:paraId="1AA48744" w14:textId="77777777" w:rsidR="00D0762F" w:rsidRPr="00D0762F" w:rsidRDefault="00D0762F">
            <w:r w:rsidRPr="00D0762F">
              <w:t>Preventivatore sito CAA</w:t>
            </w:r>
          </w:p>
        </w:tc>
        <w:tc>
          <w:tcPr>
            <w:tcW w:w="1366" w:type="dxa"/>
            <w:noWrap/>
            <w:hideMark/>
          </w:tcPr>
          <w:p w14:paraId="34E5F33A" w14:textId="77777777" w:rsidR="00D0762F" w:rsidRPr="00D0762F" w:rsidRDefault="00D0762F">
            <w:r w:rsidRPr="00D0762F">
              <w:t>Sito</w:t>
            </w:r>
          </w:p>
        </w:tc>
        <w:tc>
          <w:tcPr>
            <w:tcW w:w="1617" w:type="dxa"/>
            <w:noWrap/>
            <w:hideMark/>
          </w:tcPr>
          <w:p w14:paraId="74B0C265" w14:textId="77777777" w:rsidR="00D0762F" w:rsidRPr="00D0762F" w:rsidRDefault="00D0762F">
            <w:r w:rsidRPr="00D0762F">
              <w:t>3</w:t>
            </w:r>
          </w:p>
        </w:tc>
      </w:tr>
      <w:tr w:rsidR="00D0762F" w:rsidRPr="00D0762F" w14:paraId="5318232D" w14:textId="77777777" w:rsidTr="00CA5128">
        <w:trPr>
          <w:trHeight w:val="292"/>
        </w:trPr>
        <w:tc>
          <w:tcPr>
            <w:tcW w:w="5301" w:type="dxa"/>
            <w:noWrap/>
            <w:hideMark/>
          </w:tcPr>
          <w:p w14:paraId="7E89C285" w14:textId="77777777" w:rsidR="00D0762F" w:rsidRPr="00D0762F" w:rsidRDefault="00D0762F">
            <w:pPr>
              <w:rPr>
                <w:lang w:val="it-IT"/>
              </w:rPr>
            </w:pPr>
            <w:r w:rsidRPr="00D0762F">
              <w:rPr>
                <w:lang w:val="it-IT"/>
              </w:rPr>
              <w:t>Sito CAA - Polizze Casa Fastquote</w:t>
            </w:r>
          </w:p>
        </w:tc>
        <w:tc>
          <w:tcPr>
            <w:tcW w:w="1344" w:type="dxa"/>
            <w:noWrap/>
            <w:hideMark/>
          </w:tcPr>
          <w:p w14:paraId="05F8630E" w14:textId="77777777" w:rsidR="00D0762F" w:rsidRPr="00D0762F" w:rsidRDefault="00D0762F">
            <w:r w:rsidRPr="00D0762F">
              <w:t>Preventivatore sito CAA</w:t>
            </w:r>
          </w:p>
        </w:tc>
        <w:tc>
          <w:tcPr>
            <w:tcW w:w="1366" w:type="dxa"/>
            <w:noWrap/>
            <w:hideMark/>
          </w:tcPr>
          <w:p w14:paraId="24FCB195" w14:textId="77777777" w:rsidR="00D0762F" w:rsidRPr="00D0762F" w:rsidRDefault="00D0762F">
            <w:r w:rsidRPr="00D0762F">
              <w:t>Sito</w:t>
            </w:r>
          </w:p>
        </w:tc>
        <w:tc>
          <w:tcPr>
            <w:tcW w:w="1617" w:type="dxa"/>
            <w:noWrap/>
            <w:hideMark/>
          </w:tcPr>
          <w:p w14:paraId="0D355C07" w14:textId="77777777" w:rsidR="00D0762F" w:rsidRPr="00D0762F" w:rsidRDefault="00D0762F">
            <w:r w:rsidRPr="00D0762F">
              <w:t>3</w:t>
            </w:r>
          </w:p>
        </w:tc>
      </w:tr>
      <w:tr w:rsidR="00D0762F" w:rsidRPr="00D0762F" w14:paraId="5C538AAC" w14:textId="77777777" w:rsidTr="00CA5128">
        <w:trPr>
          <w:trHeight w:val="292"/>
        </w:trPr>
        <w:tc>
          <w:tcPr>
            <w:tcW w:w="5301" w:type="dxa"/>
            <w:noWrap/>
            <w:hideMark/>
          </w:tcPr>
          <w:p w14:paraId="600A5CBF" w14:textId="77777777" w:rsidR="00D0762F" w:rsidRPr="00D0762F" w:rsidRDefault="00D0762F">
            <w:r w:rsidRPr="00D0762F">
              <w:t>TEST INTEGRAZIONE MAGNEWS</w:t>
            </w:r>
          </w:p>
        </w:tc>
        <w:tc>
          <w:tcPr>
            <w:tcW w:w="1344" w:type="dxa"/>
            <w:noWrap/>
            <w:hideMark/>
          </w:tcPr>
          <w:p w14:paraId="0894FEB4" w14:textId="77777777" w:rsidR="00D0762F" w:rsidRPr="00D0762F" w:rsidRDefault="00D0762F">
            <w:r w:rsidRPr="00D0762F">
              <w:t>Mobile</w:t>
            </w:r>
          </w:p>
        </w:tc>
        <w:tc>
          <w:tcPr>
            <w:tcW w:w="1366" w:type="dxa"/>
            <w:noWrap/>
            <w:hideMark/>
          </w:tcPr>
          <w:p w14:paraId="56FC07C5" w14:textId="77777777" w:rsidR="00D0762F" w:rsidRPr="00D0762F" w:rsidRDefault="00D0762F">
            <w:r w:rsidRPr="00D0762F">
              <w:t>App Mobile</w:t>
            </w:r>
          </w:p>
        </w:tc>
        <w:tc>
          <w:tcPr>
            <w:tcW w:w="1617" w:type="dxa"/>
            <w:noWrap/>
            <w:hideMark/>
          </w:tcPr>
          <w:p w14:paraId="1DC2FC3E" w14:textId="77777777" w:rsidR="00D0762F" w:rsidRPr="00D0762F" w:rsidRDefault="00D0762F">
            <w:r w:rsidRPr="00D0762F">
              <w:t>3</w:t>
            </w:r>
          </w:p>
        </w:tc>
      </w:tr>
      <w:tr w:rsidR="00D0762F" w:rsidRPr="00D0762F" w14:paraId="07A3112B" w14:textId="77777777" w:rsidTr="00CA5128">
        <w:trPr>
          <w:trHeight w:val="292"/>
        </w:trPr>
        <w:tc>
          <w:tcPr>
            <w:tcW w:w="5301" w:type="dxa"/>
            <w:noWrap/>
            <w:hideMark/>
          </w:tcPr>
          <w:p w14:paraId="0BFBD283" w14:textId="77777777" w:rsidR="00D0762F" w:rsidRPr="00D0762F" w:rsidRDefault="00D0762F">
            <w:r w:rsidRPr="00D0762F">
              <w:t>Ticket Casa</w:t>
            </w:r>
          </w:p>
        </w:tc>
        <w:tc>
          <w:tcPr>
            <w:tcW w:w="1344" w:type="dxa"/>
            <w:noWrap/>
            <w:hideMark/>
          </w:tcPr>
          <w:p w14:paraId="56C79FE4" w14:textId="77777777" w:rsidR="00D0762F" w:rsidRPr="00D0762F" w:rsidRDefault="00D0762F">
            <w:r w:rsidRPr="00D0762F">
              <w:t>Mobile</w:t>
            </w:r>
          </w:p>
        </w:tc>
        <w:tc>
          <w:tcPr>
            <w:tcW w:w="1366" w:type="dxa"/>
            <w:noWrap/>
            <w:hideMark/>
          </w:tcPr>
          <w:p w14:paraId="434DBF6D" w14:textId="77777777" w:rsidR="00D0762F" w:rsidRPr="00D0762F" w:rsidRDefault="00D0762F">
            <w:r w:rsidRPr="00D0762F">
              <w:t>App Mobile</w:t>
            </w:r>
          </w:p>
        </w:tc>
        <w:tc>
          <w:tcPr>
            <w:tcW w:w="1617" w:type="dxa"/>
            <w:noWrap/>
            <w:hideMark/>
          </w:tcPr>
          <w:p w14:paraId="18B58B06" w14:textId="77777777" w:rsidR="00D0762F" w:rsidRPr="00D0762F" w:rsidRDefault="00D0762F">
            <w:r w:rsidRPr="00D0762F">
              <w:t>3</w:t>
            </w:r>
          </w:p>
        </w:tc>
      </w:tr>
      <w:tr w:rsidR="00D0762F" w:rsidRPr="00D0762F" w14:paraId="57B305E4" w14:textId="77777777" w:rsidTr="00CA5128">
        <w:trPr>
          <w:trHeight w:val="292"/>
        </w:trPr>
        <w:tc>
          <w:tcPr>
            <w:tcW w:w="5301" w:type="dxa"/>
            <w:noWrap/>
            <w:hideMark/>
          </w:tcPr>
          <w:p w14:paraId="15D643A3" w14:textId="77777777" w:rsidR="00D0762F" w:rsidRPr="00D0762F" w:rsidRDefault="00D0762F">
            <w:r w:rsidRPr="00D0762F">
              <w:t>-</w:t>
            </w:r>
          </w:p>
        </w:tc>
        <w:tc>
          <w:tcPr>
            <w:tcW w:w="1344" w:type="dxa"/>
            <w:noWrap/>
            <w:hideMark/>
          </w:tcPr>
          <w:p w14:paraId="57ED93B6" w14:textId="77777777" w:rsidR="00D0762F" w:rsidRPr="00D0762F" w:rsidRDefault="00D0762F">
            <w:r w:rsidRPr="00D0762F">
              <w:t>-</w:t>
            </w:r>
          </w:p>
        </w:tc>
        <w:tc>
          <w:tcPr>
            <w:tcW w:w="1366" w:type="dxa"/>
            <w:noWrap/>
            <w:hideMark/>
          </w:tcPr>
          <w:p w14:paraId="5048A29B" w14:textId="77777777" w:rsidR="00D0762F" w:rsidRPr="00D0762F" w:rsidRDefault="00D0762F">
            <w:r w:rsidRPr="00D0762F">
              <w:t>Lead mutui</w:t>
            </w:r>
          </w:p>
        </w:tc>
        <w:tc>
          <w:tcPr>
            <w:tcW w:w="1617" w:type="dxa"/>
            <w:noWrap/>
            <w:hideMark/>
          </w:tcPr>
          <w:p w14:paraId="0D92E6F5" w14:textId="77777777" w:rsidR="00D0762F" w:rsidRPr="00D0762F" w:rsidRDefault="00D0762F">
            <w:r w:rsidRPr="00D0762F">
              <w:t>4</w:t>
            </w:r>
          </w:p>
        </w:tc>
      </w:tr>
      <w:tr w:rsidR="00D0762F" w:rsidRPr="00D0762F" w14:paraId="3AA11B21" w14:textId="77777777" w:rsidTr="00CA5128">
        <w:trPr>
          <w:trHeight w:val="292"/>
        </w:trPr>
        <w:tc>
          <w:tcPr>
            <w:tcW w:w="5301" w:type="dxa"/>
            <w:noWrap/>
            <w:hideMark/>
          </w:tcPr>
          <w:p w14:paraId="09F5E136" w14:textId="77777777" w:rsidR="00D0762F" w:rsidRPr="00D0762F" w:rsidRDefault="00D0762F">
            <w:r w:rsidRPr="00D0762F">
              <w:t>-</w:t>
            </w:r>
          </w:p>
        </w:tc>
        <w:tc>
          <w:tcPr>
            <w:tcW w:w="1344" w:type="dxa"/>
            <w:noWrap/>
            <w:hideMark/>
          </w:tcPr>
          <w:p w14:paraId="38CD7EE1" w14:textId="610B7AF1" w:rsidR="00D0762F" w:rsidRPr="00D0762F" w:rsidRDefault="00434DD3">
            <w:r>
              <w:t>-</w:t>
            </w:r>
          </w:p>
        </w:tc>
        <w:tc>
          <w:tcPr>
            <w:tcW w:w="1366" w:type="dxa"/>
            <w:noWrap/>
            <w:hideMark/>
          </w:tcPr>
          <w:p w14:paraId="3E89424C" w14:textId="64B9BE5C" w:rsidR="00D0762F" w:rsidRPr="00434DD3" w:rsidRDefault="00D0762F">
            <w:pPr>
              <w:rPr>
                <w:lang w:val="it-IT"/>
              </w:rPr>
            </w:pPr>
            <w:r w:rsidRPr="00434DD3">
              <w:rPr>
                <w:lang w:val="it-IT"/>
              </w:rPr>
              <w:t>Nuova proposta gestore</w:t>
            </w:r>
            <w:r w:rsidR="00434DD3" w:rsidRPr="00434DD3">
              <w:rPr>
                <w:lang w:val="it-IT"/>
              </w:rPr>
              <w:t xml:space="preserve"> </w:t>
            </w:r>
          </w:p>
        </w:tc>
        <w:tc>
          <w:tcPr>
            <w:tcW w:w="1617" w:type="dxa"/>
            <w:noWrap/>
            <w:hideMark/>
          </w:tcPr>
          <w:p w14:paraId="32C13F2B" w14:textId="77777777" w:rsidR="00D0762F" w:rsidRPr="00D0762F" w:rsidRDefault="00D0762F">
            <w:r w:rsidRPr="00D0762F">
              <w:t>2</w:t>
            </w:r>
          </w:p>
        </w:tc>
      </w:tr>
      <w:tr w:rsidR="00496B91" w:rsidRPr="00D0762F" w14:paraId="3E668C87" w14:textId="77777777" w:rsidTr="00CA5128">
        <w:trPr>
          <w:trHeight w:val="292"/>
        </w:trPr>
        <w:tc>
          <w:tcPr>
            <w:tcW w:w="5301" w:type="dxa"/>
            <w:noWrap/>
          </w:tcPr>
          <w:p w14:paraId="6A3B5F34" w14:textId="52EBB3A3" w:rsidR="00496B91" w:rsidRPr="00D0762F" w:rsidRDefault="00496B91" w:rsidP="00496B91">
            <w:r w:rsidRPr="00D0762F">
              <w:t>-</w:t>
            </w:r>
          </w:p>
        </w:tc>
        <w:tc>
          <w:tcPr>
            <w:tcW w:w="1344" w:type="dxa"/>
            <w:noWrap/>
          </w:tcPr>
          <w:p w14:paraId="02C0390B" w14:textId="375750E7" w:rsidR="00496B91" w:rsidRDefault="00496B91" w:rsidP="00496B91">
            <w:r>
              <w:t>-</w:t>
            </w:r>
          </w:p>
        </w:tc>
        <w:tc>
          <w:tcPr>
            <w:tcW w:w="1366" w:type="dxa"/>
            <w:noWrap/>
          </w:tcPr>
          <w:p w14:paraId="23591BBC" w14:textId="409A04BA" w:rsidR="00496B91" w:rsidRPr="00434DD3" w:rsidRDefault="00496B91" w:rsidP="00496B91">
            <w:pPr>
              <w:rPr>
                <w:lang w:val="it-IT"/>
              </w:rPr>
            </w:pPr>
            <w:r>
              <w:rPr>
                <w:lang w:val="it-IT"/>
              </w:rPr>
              <w:t>Next Best Product</w:t>
            </w:r>
          </w:p>
        </w:tc>
        <w:tc>
          <w:tcPr>
            <w:tcW w:w="1617" w:type="dxa"/>
            <w:noWrap/>
          </w:tcPr>
          <w:p w14:paraId="2C89D2BE" w14:textId="6FB4307B" w:rsidR="00496B91" w:rsidRPr="00D0762F" w:rsidRDefault="00496B91" w:rsidP="00496B91">
            <w:r>
              <w:t>2</w:t>
            </w:r>
          </w:p>
        </w:tc>
      </w:tr>
    </w:tbl>
    <w:p w14:paraId="4F8FD776" w14:textId="77777777" w:rsidR="006D0DED" w:rsidRPr="00B15352" w:rsidRDefault="006D0DED" w:rsidP="00B15352">
      <w:pPr>
        <w:rPr>
          <w:lang w:val="it-IT"/>
        </w:rPr>
      </w:pPr>
    </w:p>
    <w:p w14:paraId="46BEFDCE" w14:textId="77777777" w:rsidR="006D0DED" w:rsidRPr="009B3253" w:rsidRDefault="006D0DED" w:rsidP="001C0037">
      <w:pPr>
        <w:pStyle w:val="ListParagraph"/>
        <w:ind w:left="2154"/>
        <w:rPr>
          <w:lang w:val="it-IT"/>
        </w:rPr>
      </w:pPr>
    </w:p>
    <w:p w14:paraId="2410D847" w14:textId="77777777" w:rsidR="002857BE" w:rsidRDefault="002857BE" w:rsidP="002857BE">
      <w:pPr>
        <w:pStyle w:val="Heading2"/>
        <w:rPr>
          <w:lang w:val="it-IT"/>
        </w:rPr>
      </w:pPr>
      <w:bookmarkStart w:id="1569" w:name="_Toc1589785845"/>
      <w:r w:rsidRPr="10CEFF33">
        <w:rPr>
          <w:lang w:val="it-IT"/>
        </w:rPr>
        <w:t>Elenco delle User Stories trattate</w:t>
      </w:r>
      <w:bookmarkEnd w:id="1569"/>
    </w:p>
    <w:tbl>
      <w:tblPr>
        <w:tblW w:w="10060" w:type="dxa"/>
        <w:tblLook w:val="04A0" w:firstRow="1" w:lastRow="0" w:firstColumn="1" w:lastColumn="0" w:noHBand="0" w:noVBand="1"/>
      </w:tblPr>
      <w:tblGrid>
        <w:gridCol w:w="460"/>
        <w:gridCol w:w="1337"/>
        <w:gridCol w:w="785"/>
        <w:gridCol w:w="1631"/>
        <w:gridCol w:w="1631"/>
        <w:gridCol w:w="4216"/>
      </w:tblGrid>
      <w:tr w:rsidR="002857BE" w:rsidRPr="004F3044" w14:paraId="226A0057" w14:textId="77777777" w:rsidTr="002B1448">
        <w:trPr>
          <w:trHeight w:val="318"/>
        </w:trPr>
        <w:tc>
          <w:tcPr>
            <w:tcW w:w="460" w:type="dxa"/>
            <w:tcBorders>
              <w:top w:val="single" w:sz="4" w:space="0" w:color="auto"/>
              <w:left w:val="single" w:sz="4" w:space="0" w:color="auto"/>
              <w:bottom w:val="single" w:sz="4" w:space="0" w:color="auto"/>
              <w:right w:val="single" w:sz="4" w:space="0" w:color="auto"/>
            </w:tcBorders>
            <w:shd w:val="clear" w:color="000000" w:fill="4EA72E"/>
            <w:noWrap/>
            <w:vAlign w:val="bottom"/>
            <w:hideMark/>
          </w:tcPr>
          <w:p w14:paraId="3545CF7F"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ID</w:t>
            </w:r>
          </w:p>
        </w:tc>
        <w:tc>
          <w:tcPr>
            <w:tcW w:w="1337" w:type="dxa"/>
            <w:tcBorders>
              <w:top w:val="single" w:sz="4" w:space="0" w:color="auto"/>
              <w:left w:val="nil"/>
              <w:bottom w:val="single" w:sz="4" w:space="0" w:color="auto"/>
              <w:right w:val="single" w:sz="4" w:space="0" w:color="auto"/>
            </w:tcBorders>
            <w:shd w:val="clear" w:color="000000" w:fill="4EA72E"/>
            <w:noWrap/>
            <w:vAlign w:val="bottom"/>
            <w:hideMark/>
          </w:tcPr>
          <w:p w14:paraId="5235FB59"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Tema</w:t>
            </w:r>
          </w:p>
        </w:tc>
        <w:tc>
          <w:tcPr>
            <w:tcW w:w="785" w:type="dxa"/>
            <w:tcBorders>
              <w:top w:val="single" w:sz="4" w:space="0" w:color="auto"/>
              <w:left w:val="nil"/>
              <w:bottom w:val="single" w:sz="4" w:space="0" w:color="auto"/>
              <w:right w:val="single" w:sz="4" w:space="0" w:color="auto"/>
            </w:tcBorders>
            <w:shd w:val="clear" w:color="000000" w:fill="4EA72E"/>
            <w:noWrap/>
            <w:vAlign w:val="bottom"/>
            <w:hideMark/>
          </w:tcPr>
          <w:p w14:paraId="7BF878B8"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Sprint</w:t>
            </w:r>
          </w:p>
        </w:tc>
        <w:tc>
          <w:tcPr>
            <w:tcW w:w="1631" w:type="dxa"/>
            <w:tcBorders>
              <w:top w:val="single" w:sz="4" w:space="0" w:color="auto"/>
              <w:left w:val="nil"/>
              <w:bottom w:val="single" w:sz="4" w:space="0" w:color="auto"/>
              <w:right w:val="single" w:sz="4" w:space="0" w:color="auto"/>
            </w:tcBorders>
            <w:shd w:val="clear" w:color="000000" w:fill="4EA72E"/>
            <w:noWrap/>
            <w:vAlign w:val="bottom"/>
            <w:hideMark/>
          </w:tcPr>
          <w:p w14:paraId="063C208F"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Epica</w:t>
            </w:r>
          </w:p>
        </w:tc>
        <w:tc>
          <w:tcPr>
            <w:tcW w:w="1631" w:type="dxa"/>
            <w:tcBorders>
              <w:top w:val="single" w:sz="4" w:space="0" w:color="auto"/>
              <w:left w:val="nil"/>
              <w:bottom w:val="single" w:sz="4" w:space="0" w:color="auto"/>
              <w:right w:val="single" w:sz="4" w:space="0" w:color="auto"/>
            </w:tcBorders>
            <w:shd w:val="clear" w:color="000000" w:fill="4EA72E"/>
            <w:noWrap/>
            <w:vAlign w:val="bottom"/>
            <w:hideMark/>
          </w:tcPr>
          <w:p w14:paraId="4BB9CF36"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Descrizione User Stories</w:t>
            </w:r>
          </w:p>
        </w:tc>
        <w:tc>
          <w:tcPr>
            <w:tcW w:w="4216" w:type="dxa"/>
            <w:tcBorders>
              <w:top w:val="single" w:sz="4" w:space="0" w:color="auto"/>
              <w:left w:val="nil"/>
              <w:bottom w:val="single" w:sz="4" w:space="0" w:color="auto"/>
              <w:right w:val="single" w:sz="4" w:space="0" w:color="auto"/>
            </w:tcBorders>
            <w:shd w:val="clear" w:color="000000" w:fill="4EA72E"/>
            <w:noWrap/>
            <w:vAlign w:val="bottom"/>
            <w:hideMark/>
          </w:tcPr>
          <w:p w14:paraId="324F2C7A"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User Stories</w:t>
            </w:r>
          </w:p>
        </w:tc>
      </w:tr>
      <w:tr w:rsidR="002857BE" w:rsidRPr="002B4EBA" w14:paraId="5F147660" w14:textId="77777777" w:rsidTr="002B1448">
        <w:trPr>
          <w:trHeight w:val="318"/>
        </w:trPr>
        <w:tc>
          <w:tcPr>
            <w:tcW w:w="460" w:type="dxa"/>
            <w:tcBorders>
              <w:top w:val="nil"/>
              <w:left w:val="single" w:sz="4" w:space="0" w:color="auto"/>
              <w:bottom w:val="single" w:sz="4" w:space="0" w:color="auto"/>
              <w:right w:val="single" w:sz="4" w:space="0" w:color="auto"/>
            </w:tcBorders>
            <w:noWrap/>
            <w:vAlign w:val="bottom"/>
            <w:hideMark/>
          </w:tcPr>
          <w:p w14:paraId="579BD009"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337" w:type="dxa"/>
            <w:tcBorders>
              <w:top w:val="nil"/>
              <w:left w:val="nil"/>
              <w:bottom w:val="single" w:sz="4" w:space="0" w:color="auto"/>
              <w:right w:val="single" w:sz="4" w:space="0" w:color="auto"/>
            </w:tcBorders>
            <w:noWrap/>
            <w:vAlign w:val="bottom"/>
            <w:hideMark/>
          </w:tcPr>
          <w:p w14:paraId="0F88DF96"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Elementi comuni</w:t>
            </w:r>
          </w:p>
        </w:tc>
        <w:tc>
          <w:tcPr>
            <w:tcW w:w="785" w:type="dxa"/>
            <w:tcBorders>
              <w:top w:val="nil"/>
              <w:left w:val="nil"/>
              <w:bottom w:val="single" w:sz="4" w:space="0" w:color="auto"/>
              <w:right w:val="single" w:sz="4" w:space="0" w:color="auto"/>
            </w:tcBorders>
            <w:noWrap/>
            <w:vAlign w:val="bottom"/>
            <w:hideMark/>
          </w:tcPr>
          <w:p w14:paraId="10F629B4"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4EAA984F"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Header</w:t>
            </w:r>
          </w:p>
        </w:tc>
        <w:tc>
          <w:tcPr>
            <w:tcW w:w="1631" w:type="dxa"/>
            <w:tcBorders>
              <w:top w:val="nil"/>
              <w:left w:val="nil"/>
              <w:bottom w:val="single" w:sz="4" w:space="0" w:color="auto"/>
              <w:right w:val="single" w:sz="4" w:space="0" w:color="auto"/>
            </w:tcBorders>
            <w:noWrap/>
            <w:vAlign w:val="bottom"/>
            <w:hideMark/>
          </w:tcPr>
          <w:p w14:paraId="01A1F834"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Ricerca</w:t>
            </w:r>
          </w:p>
        </w:tc>
        <w:tc>
          <w:tcPr>
            <w:tcW w:w="4216" w:type="dxa"/>
            <w:tcBorders>
              <w:top w:val="nil"/>
              <w:left w:val="nil"/>
              <w:bottom w:val="single" w:sz="4" w:space="0" w:color="auto"/>
              <w:right w:val="single" w:sz="4" w:space="0" w:color="auto"/>
            </w:tcBorders>
            <w:noWrap/>
            <w:vAlign w:val="bottom"/>
            <w:hideMark/>
          </w:tcPr>
          <w:p w14:paraId="3DBB8CC7"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utente, voglio utilizzare una barra di ricerca sempre accessibile che suggerisca risultati e ricerche correlate anche in caso di errori di digitazione o sinonimi, così da trovare facilmente ciò che cerco e salvare le ricerche frequenti.</w:t>
            </w:r>
          </w:p>
        </w:tc>
      </w:tr>
      <w:tr w:rsidR="002857BE" w:rsidRPr="002B4EBA" w14:paraId="1185970E" w14:textId="77777777" w:rsidTr="002B1448">
        <w:trPr>
          <w:trHeight w:val="318"/>
        </w:trPr>
        <w:tc>
          <w:tcPr>
            <w:tcW w:w="460" w:type="dxa"/>
            <w:tcBorders>
              <w:top w:val="nil"/>
              <w:left w:val="single" w:sz="4" w:space="0" w:color="auto"/>
              <w:bottom w:val="single" w:sz="4" w:space="0" w:color="auto"/>
              <w:right w:val="single" w:sz="4" w:space="0" w:color="auto"/>
            </w:tcBorders>
            <w:noWrap/>
            <w:vAlign w:val="bottom"/>
            <w:hideMark/>
          </w:tcPr>
          <w:p w14:paraId="2F0E1C24"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2</w:t>
            </w:r>
          </w:p>
        </w:tc>
        <w:tc>
          <w:tcPr>
            <w:tcW w:w="1337" w:type="dxa"/>
            <w:tcBorders>
              <w:top w:val="nil"/>
              <w:left w:val="nil"/>
              <w:bottom w:val="single" w:sz="4" w:space="0" w:color="auto"/>
              <w:right w:val="single" w:sz="4" w:space="0" w:color="auto"/>
            </w:tcBorders>
            <w:noWrap/>
            <w:vAlign w:val="bottom"/>
            <w:hideMark/>
          </w:tcPr>
          <w:p w14:paraId="4B5A4DB2"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Elementi comuni</w:t>
            </w:r>
          </w:p>
        </w:tc>
        <w:tc>
          <w:tcPr>
            <w:tcW w:w="785" w:type="dxa"/>
            <w:tcBorders>
              <w:top w:val="nil"/>
              <w:left w:val="nil"/>
              <w:bottom w:val="single" w:sz="4" w:space="0" w:color="auto"/>
              <w:right w:val="single" w:sz="4" w:space="0" w:color="auto"/>
            </w:tcBorders>
            <w:noWrap/>
            <w:vAlign w:val="bottom"/>
            <w:hideMark/>
          </w:tcPr>
          <w:p w14:paraId="62637D7A"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1DD1AD08"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Header</w:t>
            </w:r>
          </w:p>
        </w:tc>
        <w:tc>
          <w:tcPr>
            <w:tcW w:w="1631" w:type="dxa"/>
            <w:tcBorders>
              <w:top w:val="nil"/>
              <w:left w:val="nil"/>
              <w:bottom w:val="single" w:sz="4" w:space="0" w:color="auto"/>
              <w:right w:val="single" w:sz="4" w:space="0" w:color="auto"/>
            </w:tcBorders>
            <w:noWrap/>
            <w:vAlign w:val="bottom"/>
            <w:hideMark/>
          </w:tcPr>
          <w:p w14:paraId="0FE7BB1D"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Filtri in header</w:t>
            </w:r>
          </w:p>
        </w:tc>
        <w:tc>
          <w:tcPr>
            <w:tcW w:w="4216" w:type="dxa"/>
            <w:tcBorders>
              <w:top w:val="nil"/>
              <w:left w:val="nil"/>
              <w:bottom w:val="single" w:sz="4" w:space="0" w:color="auto"/>
              <w:right w:val="single" w:sz="4" w:space="0" w:color="auto"/>
            </w:tcBorders>
            <w:noWrap/>
            <w:vAlign w:val="bottom"/>
            <w:hideMark/>
          </w:tcPr>
          <w:p w14:paraId="48020BA5"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utente, voglio poter applicare, combinare, modificare e salvare filtri dinamici sulle ricerche, così da restringere e riutilizzare facilmente i risultati secondo variabili avanzate.</w:t>
            </w:r>
          </w:p>
        </w:tc>
      </w:tr>
      <w:tr w:rsidR="002857BE" w:rsidRPr="002B4EBA" w14:paraId="24AE706E" w14:textId="77777777" w:rsidTr="002B1448">
        <w:trPr>
          <w:trHeight w:val="318"/>
        </w:trPr>
        <w:tc>
          <w:tcPr>
            <w:tcW w:w="460" w:type="dxa"/>
            <w:tcBorders>
              <w:top w:val="nil"/>
              <w:left w:val="single" w:sz="4" w:space="0" w:color="auto"/>
              <w:bottom w:val="single" w:sz="4" w:space="0" w:color="auto"/>
              <w:right w:val="single" w:sz="4" w:space="0" w:color="auto"/>
            </w:tcBorders>
            <w:noWrap/>
            <w:vAlign w:val="bottom"/>
            <w:hideMark/>
          </w:tcPr>
          <w:p w14:paraId="4D00ACF5"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3</w:t>
            </w:r>
          </w:p>
        </w:tc>
        <w:tc>
          <w:tcPr>
            <w:tcW w:w="1337" w:type="dxa"/>
            <w:tcBorders>
              <w:top w:val="nil"/>
              <w:left w:val="nil"/>
              <w:bottom w:val="single" w:sz="4" w:space="0" w:color="auto"/>
              <w:right w:val="single" w:sz="4" w:space="0" w:color="auto"/>
            </w:tcBorders>
            <w:noWrap/>
            <w:vAlign w:val="bottom"/>
            <w:hideMark/>
          </w:tcPr>
          <w:p w14:paraId="2DF807AD"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Elementi comuni</w:t>
            </w:r>
          </w:p>
        </w:tc>
        <w:tc>
          <w:tcPr>
            <w:tcW w:w="785" w:type="dxa"/>
            <w:tcBorders>
              <w:top w:val="nil"/>
              <w:left w:val="nil"/>
              <w:bottom w:val="single" w:sz="4" w:space="0" w:color="auto"/>
              <w:right w:val="single" w:sz="4" w:space="0" w:color="auto"/>
            </w:tcBorders>
            <w:noWrap/>
            <w:vAlign w:val="bottom"/>
            <w:hideMark/>
          </w:tcPr>
          <w:p w14:paraId="1F4B3511"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233F9004"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Header</w:t>
            </w:r>
          </w:p>
        </w:tc>
        <w:tc>
          <w:tcPr>
            <w:tcW w:w="1631" w:type="dxa"/>
            <w:tcBorders>
              <w:top w:val="nil"/>
              <w:left w:val="nil"/>
              <w:bottom w:val="single" w:sz="4" w:space="0" w:color="auto"/>
              <w:right w:val="single" w:sz="4" w:space="0" w:color="auto"/>
            </w:tcBorders>
            <w:noWrap/>
            <w:vAlign w:val="bottom"/>
            <w:hideMark/>
          </w:tcPr>
          <w:p w14:paraId="58849DD4"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Ricerca  -lista risultati</w:t>
            </w:r>
          </w:p>
        </w:tc>
        <w:tc>
          <w:tcPr>
            <w:tcW w:w="4216" w:type="dxa"/>
            <w:tcBorders>
              <w:top w:val="nil"/>
              <w:left w:val="nil"/>
              <w:bottom w:val="single" w:sz="4" w:space="0" w:color="auto"/>
              <w:right w:val="single" w:sz="4" w:space="0" w:color="auto"/>
            </w:tcBorders>
            <w:noWrap/>
            <w:vAlign w:val="bottom"/>
            <w:hideMark/>
          </w:tcPr>
          <w:p w14:paraId="72A7A694"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utente, voglio poter compiere azioni rapide (aprire schede, pianificare appuntamenti, inviare comunicazioni, esportare dati) direttamente dalla lista risultati, così da ottimizzare il mio lavoro.</w:t>
            </w:r>
          </w:p>
        </w:tc>
      </w:tr>
      <w:tr w:rsidR="002857BE" w:rsidRPr="002B4EBA" w14:paraId="3F74EAF3" w14:textId="77777777" w:rsidTr="002B1448">
        <w:trPr>
          <w:trHeight w:val="318"/>
        </w:trPr>
        <w:tc>
          <w:tcPr>
            <w:tcW w:w="460" w:type="dxa"/>
            <w:tcBorders>
              <w:top w:val="nil"/>
              <w:left w:val="single" w:sz="4" w:space="0" w:color="auto"/>
              <w:bottom w:val="single" w:sz="4" w:space="0" w:color="auto"/>
              <w:right w:val="single" w:sz="4" w:space="0" w:color="auto"/>
            </w:tcBorders>
            <w:noWrap/>
            <w:vAlign w:val="bottom"/>
            <w:hideMark/>
          </w:tcPr>
          <w:p w14:paraId="531BFEC2"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4</w:t>
            </w:r>
          </w:p>
        </w:tc>
        <w:tc>
          <w:tcPr>
            <w:tcW w:w="1337" w:type="dxa"/>
            <w:tcBorders>
              <w:top w:val="nil"/>
              <w:left w:val="nil"/>
              <w:bottom w:val="single" w:sz="4" w:space="0" w:color="auto"/>
              <w:right w:val="single" w:sz="4" w:space="0" w:color="auto"/>
            </w:tcBorders>
            <w:noWrap/>
            <w:vAlign w:val="bottom"/>
            <w:hideMark/>
          </w:tcPr>
          <w:p w14:paraId="7409274C"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Elementi comuni</w:t>
            </w:r>
          </w:p>
        </w:tc>
        <w:tc>
          <w:tcPr>
            <w:tcW w:w="785" w:type="dxa"/>
            <w:tcBorders>
              <w:top w:val="nil"/>
              <w:left w:val="nil"/>
              <w:bottom w:val="single" w:sz="4" w:space="0" w:color="auto"/>
              <w:right w:val="single" w:sz="4" w:space="0" w:color="auto"/>
            </w:tcBorders>
            <w:noWrap/>
            <w:vAlign w:val="bottom"/>
            <w:hideMark/>
          </w:tcPr>
          <w:p w14:paraId="1E35921C"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08330D9F"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Header</w:t>
            </w:r>
          </w:p>
        </w:tc>
        <w:tc>
          <w:tcPr>
            <w:tcW w:w="1631" w:type="dxa"/>
            <w:tcBorders>
              <w:top w:val="nil"/>
              <w:left w:val="nil"/>
              <w:bottom w:val="single" w:sz="4" w:space="0" w:color="auto"/>
              <w:right w:val="single" w:sz="4" w:space="0" w:color="auto"/>
            </w:tcBorders>
            <w:noWrap/>
            <w:vAlign w:val="bottom"/>
            <w:hideMark/>
          </w:tcPr>
          <w:p w14:paraId="299E513F"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Integrazione con FrEE header</w:t>
            </w:r>
          </w:p>
        </w:tc>
        <w:tc>
          <w:tcPr>
            <w:tcW w:w="4216" w:type="dxa"/>
            <w:tcBorders>
              <w:top w:val="nil"/>
              <w:left w:val="nil"/>
              <w:bottom w:val="single" w:sz="4" w:space="0" w:color="auto"/>
              <w:right w:val="single" w:sz="4" w:space="0" w:color="auto"/>
            </w:tcBorders>
            <w:noWrap/>
            <w:vAlign w:val="bottom"/>
            <w:hideMark/>
          </w:tcPr>
          <w:p w14:paraId="399FB87A"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utente, voglio mantenere la struttura e le funzionalità dell'header attualmente disponibile in FrEE, così da avere continuità e coerenza nell'esperienza utente.</w:t>
            </w:r>
          </w:p>
        </w:tc>
      </w:tr>
      <w:tr w:rsidR="002857BE" w:rsidRPr="002B4EBA" w14:paraId="47D01A40" w14:textId="77777777" w:rsidTr="002B1448">
        <w:trPr>
          <w:trHeight w:val="318"/>
        </w:trPr>
        <w:tc>
          <w:tcPr>
            <w:tcW w:w="460" w:type="dxa"/>
            <w:tcBorders>
              <w:top w:val="nil"/>
              <w:left w:val="single" w:sz="4" w:space="0" w:color="auto"/>
              <w:bottom w:val="single" w:sz="4" w:space="0" w:color="auto"/>
              <w:right w:val="single" w:sz="4" w:space="0" w:color="auto"/>
            </w:tcBorders>
            <w:noWrap/>
            <w:vAlign w:val="bottom"/>
            <w:hideMark/>
          </w:tcPr>
          <w:p w14:paraId="036642D3"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5</w:t>
            </w:r>
          </w:p>
        </w:tc>
        <w:tc>
          <w:tcPr>
            <w:tcW w:w="1337" w:type="dxa"/>
            <w:tcBorders>
              <w:top w:val="nil"/>
              <w:left w:val="nil"/>
              <w:bottom w:val="single" w:sz="4" w:space="0" w:color="auto"/>
              <w:right w:val="single" w:sz="4" w:space="0" w:color="auto"/>
            </w:tcBorders>
            <w:noWrap/>
            <w:vAlign w:val="bottom"/>
            <w:hideMark/>
          </w:tcPr>
          <w:p w14:paraId="051E4444"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Elementi comuni</w:t>
            </w:r>
          </w:p>
        </w:tc>
        <w:tc>
          <w:tcPr>
            <w:tcW w:w="785" w:type="dxa"/>
            <w:tcBorders>
              <w:top w:val="nil"/>
              <w:left w:val="nil"/>
              <w:bottom w:val="single" w:sz="4" w:space="0" w:color="auto"/>
              <w:right w:val="single" w:sz="4" w:space="0" w:color="auto"/>
            </w:tcBorders>
            <w:noWrap/>
            <w:vAlign w:val="bottom"/>
            <w:hideMark/>
          </w:tcPr>
          <w:p w14:paraId="752D8D3D"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6F904143"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Menu Laterale</w:t>
            </w:r>
          </w:p>
        </w:tc>
        <w:tc>
          <w:tcPr>
            <w:tcW w:w="1631" w:type="dxa"/>
            <w:tcBorders>
              <w:top w:val="nil"/>
              <w:left w:val="nil"/>
              <w:bottom w:val="single" w:sz="4" w:space="0" w:color="auto"/>
              <w:right w:val="single" w:sz="4" w:space="0" w:color="auto"/>
            </w:tcBorders>
            <w:noWrap/>
            <w:vAlign w:val="bottom"/>
            <w:hideMark/>
          </w:tcPr>
          <w:p w14:paraId="0C249AF5"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Integrazione con FrEE menu laterale</w:t>
            </w:r>
          </w:p>
        </w:tc>
        <w:tc>
          <w:tcPr>
            <w:tcW w:w="4216" w:type="dxa"/>
            <w:tcBorders>
              <w:top w:val="nil"/>
              <w:left w:val="nil"/>
              <w:bottom w:val="single" w:sz="4" w:space="0" w:color="auto"/>
              <w:right w:val="single" w:sz="4" w:space="0" w:color="auto"/>
            </w:tcBorders>
            <w:noWrap/>
            <w:vAlign w:val="bottom"/>
            <w:hideMark/>
          </w:tcPr>
          <w:p w14:paraId="735966F8"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utente, voglio mantenere la struttura e le funzionalità del menu laterale di FrEE, così da usufruire di una navigazione coerente e senza interruzioni.</w:t>
            </w:r>
          </w:p>
        </w:tc>
      </w:tr>
      <w:tr w:rsidR="002857BE" w:rsidRPr="002B4EBA" w14:paraId="3402C1BB" w14:textId="77777777" w:rsidTr="002B1448">
        <w:trPr>
          <w:trHeight w:val="318"/>
        </w:trPr>
        <w:tc>
          <w:tcPr>
            <w:tcW w:w="460" w:type="dxa"/>
            <w:tcBorders>
              <w:top w:val="nil"/>
              <w:left w:val="single" w:sz="4" w:space="0" w:color="auto"/>
              <w:bottom w:val="single" w:sz="4" w:space="0" w:color="auto"/>
              <w:right w:val="single" w:sz="4" w:space="0" w:color="auto"/>
            </w:tcBorders>
            <w:noWrap/>
            <w:vAlign w:val="bottom"/>
            <w:hideMark/>
          </w:tcPr>
          <w:p w14:paraId="158BE14B"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6</w:t>
            </w:r>
          </w:p>
        </w:tc>
        <w:tc>
          <w:tcPr>
            <w:tcW w:w="1337" w:type="dxa"/>
            <w:tcBorders>
              <w:top w:val="nil"/>
              <w:left w:val="nil"/>
              <w:bottom w:val="single" w:sz="4" w:space="0" w:color="auto"/>
              <w:right w:val="single" w:sz="4" w:space="0" w:color="auto"/>
            </w:tcBorders>
            <w:noWrap/>
            <w:vAlign w:val="bottom"/>
            <w:hideMark/>
          </w:tcPr>
          <w:p w14:paraId="324EBE22"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Elementi comuni</w:t>
            </w:r>
          </w:p>
        </w:tc>
        <w:tc>
          <w:tcPr>
            <w:tcW w:w="785" w:type="dxa"/>
            <w:tcBorders>
              <w:top w:val="nil"/>
              <w:left w:val="nil"/>
              <w:bottom w:val="single" w:sz="4" w:space="0" w:color="auto"/>
              <w:right w:val="single" w:sz="4" w:space="0" w:color="auto"/>
            </w:tcBorders>
            <w:noWrap/>
            <w:vAlign w:val="bottom"/>
            <w:hideMark/>
          </w:tcPr>
          <w:p w14:paraId="11E0E78F"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7C201E2E"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Menu Laterale</w:t>
            </w:r>
          </w:p>
        </w:tc>
        <w:tc>
          <w:tcPr>
            <w:tcW w:w="1631" w:type="dxa"/>
            <w:tcBorders>
              <w:top w:val="nil"/>
              <w:left w:val="nil"/>
              <w:bottom w:val="single" w:sz="4" w:space="0" w:color="auto"/>
              <w:right w:val="single" w:sz="4" w:space="0" w:color="auto"/>
            </w:tcBorders>
            <w:noWrap/>
            <w:vAlign w:val="bottom"/>
            <w:hideMark/>
          </w:tcPr>
          <w:p w14:paraId="7732C49E"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Integrazione voci di menu necessarie per FrEE xUP di MVP0</w:t>
            </w:r>
          </w:p>
        </w:tc>
        <w:tc>
          <w:tcPr>
            <w:tcW w:w="4216" w:type="dxa"/>
            <w:tcBorders>
              <w:top w:val="nil"/>
              <w:left w:val="nil"/>
              <w:bottom w:val="single" w:sz="4" w:space="0" w:color="auto"/>
              <w:right w:val="single" w:sz="4" w:space="0" w:color="auto"/>
            </w:tcBorders>
            <w:noWrap/>
            <w:vAlign w:val="bottom"/>
            <w:hideMark/>
          </w:tcPr>
          <w:p w14:paraId="71ADCF9E"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utente, voglio accedere alle funzionalità CRM da nuove voci di menu, così da navigare rapidamente tra clienti, appuntamenti, lead, opportunità e portafoglio.</w:t>
            </w:r>
          </w:p>
        </w:tc>
      </w:tr>
      <w:tr w:rsidR="002857BE" w:rsidRPr="002B4EBA" w14:paraId="265693E0" w14:textId="77777777" w:rsidTr="002B1448">
        <w:trPr>
          <w:trHeight w:val="318"/>
        </w:trPr>
        <w:tc>
          <w:tcPr>
            <w:tcW w:w="460" w:type="dxa"/>
            <w:tcBorders>
              <w:top w:val="nil"/>
              <w:left w:val="single" w:sz="4" w:space="0" w:color="auto"/>
              <w:bottom w:val="single" w:sz="4" w:space="0" w:color="auto"/>
              <w:right w:val="single" w:sz="4" w:space="0" w:color="auto"/>
            </w:tcBorders>
            <w:noWrap/>
            <w:vAlign w:val="bottom"/>
            <w:hideMark/>
          </w:tcPr>
          <w:p w14:paraId="68CEFAF9"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7</w:t>
            </w:r>
          </w:p>
        </w:tc>
        <w:tc>
          <w:tcPr>
            <w:tcW w:w="1337" w:type="dxa"/>
            <w:tcBorders>
              <w:top w:val="nil"/>
              <w:left w:val="nil"/>
              <w:bottom w:val="single" w:sz="4" w:space="0" w:color="auto"/>
              <w:right w:val="single" w:sz="4" w:space="0" w:color="auto"/>
            </w:tcBorders>
            <w:noWrap/>
            <w:vAlign w:val="bottom"/>
            <w:hideMark/>
          </w:tcPr>
          <w:p w14:paraId="677F0CB4"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Elementi comuni</w:t>
            </w:r>
          </w:p>
        </w:tc>
        <w:tc>
          <w:tcPr>
            <w:tcW w:w="785" w:type="dxa"/>
            <w:tcBorders>
              <w:top w:val="nil"/>
              <w:left w:val="nil"/>
              <w:bottom w:val="single" w:sz="4" w:space="0" w:color="auto"/>
              <w:right w:val="single" w:sz="4" w:space="0" w:color="auto"/>
            </w:tcBorders>
            <w:noWrap/>
            <w:vAlign w:val="bottom"/>
            <w:hideMark/>
          </w:tcPr>
          <w:p w14:paraId="101744F6"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67BD5699"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Spalla dx</w:t>
            </w:r>
          </w:p>
        </w:tc>
        <w:tc>
          <w:tcPr>
            <w:tcW w:w="1631" w:type="dxa"/>
            <w:tcBorders>
              <w:top w:val="nil"/>
              <w:left w:val="nil"/>
              <w:bottom w:val="single" w:sz="4" w:space="0" w:color="auto"/>
              <w:right w:val="single" w:sz="4" w:space="0" w:color="auto"/>
            </w:tcBorders>
            <w:noWrap/>
            <w:vAlign w:val="bottom"/>
            <w:hideMark/>
          </w:tcPr>
          <w:p w14:paraId="65B0257D"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Integrazione alert</w:t>
            </w:r>
          </w:p>
        </w:tc>
        <w:tc>
          <w:tcPr>
            <w:tcW w:w="4216" w:type="dxa"/>
            <w:tcBorders>
              <w:top w:val="nil"/>
              <w:left w:val="nil"/>
              <w:bottom w:val="single" w:sz="4" w:space="0" w:color="auto"/>
              <w:right w:val="single" w:sz="4" w:space="0" w:color="auto"/>
            </w:tcBorders>
            <w:noWrap/>
            <w:vAlign w:val="bottom"/>
            <w:hideMark/>
          </w:tcPr>
          <w:p w14:paraId="319B1A8E"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utente, voglio visualizzare in modo centralizzato tutti gli alert relativi ai miei task e notifiche non lette su FrEE, così da gestire rapidamente le priorità.</w:t>
            </w:r>
          </w:p>
        </w:tc>
      </w:tr>
      <w:tr w:rsidR="002857BE" w:rsidRPr="002B4EBA" w14:paraId="12AD5FC8" w14:textId="77777777" w:rsidTr="002B1448">
        <w:trPr>
          <w:trHeight w:val="318"/>
        </w:trPr>
        <w:tc>
          <w:tcPr>
            <w:tcW w:w="460" w:type="dxa"/>
            <w:tcBorders>
              <w:top w:val="nil"/>
              <w:left w:val="single" w:sz="4" w:space="0" w:color="auto"/>
              <w:bottom w:val="single" w:sz="4" w:space="0" w:color="auto"/>
              <w:right w:val="single" w:sz="4" w:space="0" w:color="auto"/>
            </w:tcBorders>
            <w:noWrap/>
            <w:vAlign w:val="bottom"/>
            <w:hideMark/>
          </w:tcPr>
          <w:p w14:paraId="6273CD7E"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8</w:t>
            </w:r>
          </w:p>
        </w:tc>
        <w:tc>
          <w:tcPr>
            <w:tcW w:w="1337" w:type="dxa"/>
            <w:tcBorders>
              <w:top w:val="nil"/>
              <w:left w:val="nil"/>
              <w:bottom w:val="single" w:sz="4" w:space="0" w:color="auto"/>
              <w:right w:val="single" w:sz="4" w:space="0" w:color="auto"/>
            </w:tcBorders>
            <w:noWrap/>
            <w:vAlign w:val="bottom"/>
            <w:hideMark/>
          </w:tcPr>
          <w:p w14:paraId="0F9F41CE"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Elementi comuni</w:t>
            </w:r>
          </w:p>
        </w:tc>
        <w:tc>
          <w:tcPr>
            <w:tcW w:w="785" w:type="dxa"/>
            <w:tcBorders>
              <w:top w:val="nil"/>
              <w:left w:val="nil"/>
              <w:bottom w:val="single" w:sz="4" w:space="0" w:color="auto"/>
              <w:right w:val="single" w:sz="4" w:space="0" w:color="auto"/>
            </w:tcBorders>
            <w:noWrap/>
            <w:vAlign w:val="bottom"/>
            <w:hideMark/>
          </w:tcPr>
          <w:p w14:paraId="6BAC25F1"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463891E6"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Widget collaborazione</w:t>
            </w:r>
          </w:p>
        </w:tc>
        <w:tc>
          <w:tcPr>
            <w:tcW w:w="1631" w:type="dxa"/>
            <w:tcBorders>
              <w:top w:val="nil"/>
              <w:left w:val="nil"/>
              <w:bottom w:val="single" w:sz="4" w:space="0" w:color="auto"/>
              <w:right w:val="single" w:sz="4" w:space="0" w:color="auto"/>
            </w:tcBorders>
            <w:noWrap/>
            <w:vAlign w:val="bottom"/>
            <w:hideMark/>
          </w:tcPr>
          <w:p w14:paraId="03420E6F"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Integrazione collaborazione</w:t>
            </w:r>
          </w:p>
        </w:tc>
        <w:tc>
          <w:tcPr>
            <w:tcW w:w="4216" w:type="dxa"/>
            <w:tcBorders>
              <w:top w:val="nil"/>
              <w:left w:val="nil"/>
              <w:bottom w:val="single" w:sz="4" w:space="0" w:color="auto"/>
              <w:right w:val="single" w:sz="4" w:space="0" w:color="auto"/>
            </w:tcBorders>
            <w:noWrap/>
            <w:vAlign w:val="bottom"/>
            <w:hideMark/>
          </w:tcPr>
          <w:p w14:paraId="18305EB1"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utente, voglio una finestra di collaborazione integrata per condividere messaggi e contenuti con colleghi e responsabili, così da velocizzare la comunicazione interna.</w:t>
            </w:r>
          </w:p>
        </w:tc>
      </w:tr>
      <w:tr w:rsidR="002857BE" w:rsidRPr="002B4EBA" w14:paraId="3F19E126" w14:textId="77777777" w:rsidTr="002B1448">
        <w:trPr>
          <w:trHeight w:val="318"/>
        </w:trPr>
        <w:tc>
          <w:tcPr>
            <w:tcW w:w="460" w:type="dxa"/>
            <w:tcBorders>
              <w:top w:val="nil"/>
              <w:left w:val="single" w:sz="4" w:space="0" w:color="auto"/>
              <w:bottom w:val="single" w:sz="4" w:space="0" w:color="auto"/>
              <w:right w:val="single" w:sz="4" w:space="0" w:color="auto"/>
            </w:tcBorders>
            <w:noWrap/>
            <w:vAlign w:val="bottom"/>
            <w:hideMark/>
          </w:tcPr>
          <w:p w14:paraId="20403DF8"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9</w:t>
            </w:r>
          </w:p>
        </w:tc>
        <w:tc>
          <w:tcPr>
            <w:tcW w:w="1337" w:type="dxa"/>
            <w:tcBorders>
              <w:top w:val="nil"/>
              <w:left w:val="nil"/>
              <w:bottom w:val="single" w:sz="4" w:space="0" w:color="auto"/>
              <w:right w:val="single" w:sz="4" w:space="0" w:color="auto"/>
            </w:tcBorders>
            <w:noWrap/>
            <w:vAlign w:val="bottom"/>
            <w:hideMark/>
          </w:tcPr>
          <w:p w14:paraId="5B96236A"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Elementi comuni</w:t>
            </w:r>
          </w:p>
        </w:tc>
        <w:tc>
          <w:tcPr>
            <w:tcW w:w="785" w:type="dxa"/>
            <w:tcBorders>
              <w:top w:val="nil"/>
              <w:left w:val="nil"/>
              <w:bottom w:val="single" w:sz="4" w:space="0" w:color="auto"/>
              <w:right w:val="single" w:sz="4" w:space="0" w:color="auto"/>
            </w:tcBorders>
            <w:noWrap/>
            <w:vAlign w:val="bottom"/>
            <w:hideMark/>
          </w:tcPr>
          <w:p w14:paraId="29D98EEC"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1A4CBF6A"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Action cross</w:t>
            </w:r>
          </w:p>
        </w:tc>
        <w:tc>
          <w:tcPr>
            <w:tcW w:w="1631" w:type="dxa"/>
            <w:tcBorders>
              <w:top w:val="nil"/>
              <w:left w:val="nil"/>
              <w:bottom w:val="single" w:sz="4" w:space="0" w:color="auto"/>
              <w:right w:val="single" w:sz="4" w:space="0" w:color="auto"/>
            </w:tcBorders>
            <w:noWrap/>
            <w:vAlign w:val="bottom"/>
            <w:hideMark/>
          </w:tcPr>
          <w:p w14:paraId="0D580A85"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Salvataggio viste preferite</w:t>
            </w:r>
          </w:p>
        </w:tc>
        <w:tc>
          <w:tcPr>
            <w:tcW w:w="4216" w:type="dxa"/>
            <w:tcBorders>
              <w:top w:val="nil"/>
              <w:left w:val="nil"/>
              <w:bottom w:val="single" w:sz="4" w:space="0" w:color="auto"/>
              <w:right w:val="single" w:sz="4" w:space="0" w:color="auto"/>
            </w:tcBorders>
            <w:noWrap/>
            <w:vAlign w:val="bottom"/>
            <w:hideMark/>
          </w:tcPr>
          <w:p w14:paraId="05984EF6"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utente voglio un'icona per poter salvare le mie viste preferite filtrate in modo da poter reimpostare con un click in navigazioni successive</w:t>
            </w:r>
          </w:p>
        </w:tc>
      </w:tr>
      <w:tr w:rsidR="002857BE" w:rsidRPr="002B4EBA" w14:paraId="40A56EF8" w14:textId="77777777" w:rsidTr="002B1448">
        <w:trPr>
          <w:trHeight w:val="318"/>
        </w:trPr>
        <w:tc>
          <w:tcPr>
            <w:tcW w:w="460" w:type="dxa"/>
            <w:tcBorders>
              <w:top w:val="nil"/>
              <w:left w:val="single" w:sz="4" w:space="0" w:color="auto"/>
              <w:bottom w:val="single" w:sz="4" w:space="0" w:color="auto"/>
              <w:right w:val="single" w:sz="4" w:space="0" w:color="auto"/>
            </w:tcBorders>
            <w:noWrap/>
            <w:vAlign w:val="bottom"/>
            <w:hideMark/>
          </w:tcPr>
          <w:p w14:paraId="5EDF47F8"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10</w:t>
            </w:r>
          </w:p>
        </w:tc>
        <w:tc>
          <w:tcPr>
            <w:tcW w:w="1337" w:type="dxa"/>
            <w:tcBorders>
              <w:top w:val="nil"/>
              <w:left w:val="nil"/>
              <w:bottom w:val="single" w:sz="4" w:space="0" w:color="auto"/>
              <w:right w:val="single" w:sz="4" w:space="0" w:color="auto"/>
            </w:tcBorders>
            <w:noWrap/>
            <w:vAlign w:val="bottom"/>
            <w:hideMark/>
          </w:tcPr>
          <w:p w14:paraId="36D8D4C7"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Elementi comuni</w:t>
            </w:r>
          </w:p>
        </w:tc>
        <w:tc>
          <w:tcPr>
            <w:tcW w:w="785" w:type="dxa"/>
            <w:tcBorders>
              <w:top w:val="nil"/>
              <w:left w:val="nil"/>
              <w:bottom w:val="single" w:sz="4" w:space="0" w:color="auto"/>
              <w:right w:val="single" w:sz="4" w:space="0" w:color="auto"/>
            </w:tcBorders>
            <w:noWrap/>
            <w:vAlign w:val="bottom"/>
            <w:hideMark/>
          </w:tcPr>
          <w:p w14:paraId="3767AE69"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1F9ABD00"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Action cross</w:t>
            </w:r>
          </w:p>
        </w:tc>
        <w:tc>
          <w:tcPr>
            <w:tcW w:w="1631" w:type="dxa"/>
            <w:tcBorders>
              <w:top w:val="nil"/>
              <w:left w:val="nil"/>
              <w:bottom w:val="single" w:sz="4" w:space="0" w:color="auto"/>
              <w:right w:val="single" w:sz="4" w:space="0" w:color="auto"/>
            </w:tcBorders>
            <w:noWrap/>
            <w:vAlign w:val="bottom"/>
            <w:hideMark/>
          </w:tcPr>
          <w:p w14:paraId="0E516E16"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Scarica e condividi dei chart/tabelle</w:t>
            </w:r>
          </w:p>
        </w:tc>
        <w:tc>
          <w:tcPr>
            <w:tcW w:w="4216" w:type="dxa"/>
            <w:tcBorders>
              <w:top w:val="nil"/>
              <w:left w:val="nil"/>
              <w:bottom w:val="single" w:sz="4" w:space="0" w:color="auto"/>
              <w:right w:val="single" w:sz="4" w:space="0" w:color="auto"/>
            </w:tcBorders>
            <w:noWrap/>
            <w:vAlign w:val="bottom"/>
            <w:hideMark/>
          </w:tcPr>
          <w:p w14:paraId="64F90799"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utente voglio poter esportare i chart e viste così da poterle condividere con colleghi ed analizzarle anche offline</w:t>
            </w:r>
          </w:p>
        </w:tc>
      </w:tr>
      <w:tr w:rsidR="002857BE" w:rsidRPr="002B4EBA" w14:paraId="64467FD6" w14:textId="77777777" w:rsidTr="002B1448">
        <w:trPr>
          <w:trHeight w:val="318"/>
        </w:trPr>
        <w:tc>
          <w:tcPr>
            <w:tcW w:w="460" w:type="dxa"/>
            <w:tcBorders>
              <w:top w:val="nil"/>
              <w:left w:val="single" w:sz="4" w:space="0" w:color="auto"/>
              <w:bottom w:val="single" w:sz="4" w:space="0" w:color="auto"/>
              <w:right w:val="single" w:sz="4" w:space="0" w:color="auto"/>
            </w:tcBorders>
            <w:noWrap/>
            <w:vAlign w:val="bottom"/>
            <w:hideMark/>
          </w:tcPr>
          <w:p w14:paraId="259EF9A3"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38</w:t>
            </w:r>
          </w:p>
        </w:tc>
        <w:tc>
          <w:tcPr>
            <w:tcW w:w="1337" w:type="dxa"/>
            <w:tcBorders>
              <w:top w:val="nil"/>
              <w:left w:val="nil"/>
              <w:bottom w:val="single" w:sz="4" w:space="0" w:color="auto"/>
              <w:right w:val="single" w:sz="4" w:space="0" w:color="auto"/>
            </w:tcBorders>
            <w:noWrap/>
            <w:vAlign w:val="bottom"/>
            <w:hideMark/>
          </w:tcPr>
          <w:p w14:paraId="5EDB9803"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Portafoglio</w:t>
            </w:r>
          </w:p>
        </w:tc>
        <w:tc>
          <w:tcPr>
            <w:tcW w:w="785" w:type="dxa"/>
            <w:tcBorders>
              <w:top w:val="nil"/>
              <w:left w:val="nil"/>
              <w:bottom w:val="single" w:sz="4" w:space="0" w:color="auto"/>
              <w:right w:val="single" w:sz="4" w:space="0" w:color="auto"/>
            </w:tcBorders>
            <w:noWrap/>
            <w:vAlign w:val="bottom"/>
            <w:hideMark/>
          </w:tcPr>
          <w:p w14:paraId="296394F7"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6C569474"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Il mio portafoglio - entrypoint vista clienti per gestione lead</w:t>
            </w:r>
          </w:p>
        </w:tc>
        <w:tc>
          <w:tcPr>
            <w:tcW w:w="1631" w:type="dxa"/>
            <w:tcBorders>
              <w:top w:val="nil"/>
              <w:left w:val="nil"/>
              <w:bottom w:val="single" w:sz="4" w:space="0" w:color="auto"/>
              <w:right w:val="single" w:sz="4" w:space="0" w:color="auto"/>
            </w:tcBorders>
            <w:noWrap/>
            <w:vAlign w:val="bottom"/>
            <w:hideMark/>
          </w:tcPr>
          <w:p w14:paraId="508A2658"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Vista portafoglio beta per gestore con solo lista clienti e dati di target campagna per avviare flusso di gestione proattiva</w:t>
            </w:r>
          </w:p>
        </w:tc>
        <w:tc>
          <w:tcPr>
            <w:tcW w:w="4216" w:type="dxa"/>
            <w:tcBorders>
              <w:top w:val="nil"/>
              <w:left w:val="nil"/>
              <w:bottom w:val="single" w:sz="4" w:space="0" w:color="auto"/>
              <w:right w:val="single" w:sz="4" w:space="0" w:color="auto"/>
            </w:tcBorders>
            <w:noWrap/>
            <w:vAlign w:val="bottom"/>
            <w:hideMark/>
          </w:tcPr>
          <w:p w14:paraId="5EEDCFB7"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gestore, voglio visualizzare una lista prioritizzata dei miei clienti così da poter procedere in autonomia con le attività commerciali di mia competenza sul portafoglio</w:t>
            </w:r>
          </w:p>
        </w:tc>
      </w:tr>
      <w:tr w:rsidR="002857BE" w:rsidRPr="002B4EBA" w14:paraId="207C3372" w14:textId="77777777" w:rsidTr="002B1448">
        <w:trPr>
          <w:trHeight w:val="318"/>
        </w:trPr>
        <w:tc>
          <w:tcPr>
            <w:tcW w:w="460" w:type="dxa"/>
            <w:tcBorders>
              <w:top w:val="nil"/>
              <w:left w:val="single" w:sz="4" w:space="0" w:color="auto"/>
              <w:bottom w:val="single" w:sz="4" w:space="0" w:color="auto"/>
              <w:right w:val="single" w:sz="4" w:space="0" w:color="auto"/>
            </w:tcBorders>
            <w:noWrap/>
            <w:vAlign w:val="bottom"/>
            <w:hideMark/>
          </w:tcPr>
          <w:p w14:paraId="7FA32535"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39</w:t>
            </w:r>
          </w:p>
        </w:tc>
        <w:tc>
          <w:tcPr>
            <w:tcW w:w="1337" w:type="dxa"/>
            <w:tcBorders>
              <w:top w:val="nil"/>
              <w:left w:val="nil"/>
              <w:bottom w:val="single" w:sz="4" w:space="0" w:color="auto"/>
              <w:right w:val="single" w:sz="4" w:space="0" w:color="auto"/>
            </w:tcBorders>
            <w:noWrap/>
            <w:vAlign w:val="bottom"/>
            <w:hideMark/>
          </w:tcPr>
          <w:p w14:paraId="30D754BF"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Portafoglio</w:t>
            </w:r>
          </w:p>
        </w:tc>
        <w:tc>
          <w:tcPr>
            <w:tcW w:w="785" w:type="dxa"/>
            <w:tcBorders>
              <w:top w:val="nil"/>
              <w:left w:val="nil"/>
              <w:bottom w:val="single" w:sz="4" w:space="0" w:color="auto"/>
              <w:right w:val="single" w:sz="4" w:space="0" w:color="auto"/>
            </w:tcBorders>
            <w:noWrap/>
            <w:vAlign w:val="bottom"/>
            <w:hideMark/>
          </w:tcPr>
          <w:p w14:paraId="4FDAEBD7"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1C9689C0"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Il mio portafoglio - entrypoint vista clienti per gestione lead</w:t>
            </w:r>
          </w:p>
        </w:tc>
        <w:tc>
          <w:tcPr>
            <w:tcW w:w="1631" w:type="dxa"/>
            <w:tcBorders>
              <w:top w:val="nil"/>
              <w:left w:val="nil"/>
              <w:bottom w:val="single" w:sz="4" w:space="0" w:color="auto"/>
              <w:right w:val="single" w:sz="4" w:space="0" w:color="auto"/>
            </w:tcBorders>
            <w:noWrap/>
            <w:vAlign w:val="bottom"/>
            <w:hideMark/>
          </w:tcPr>
          <w:p w14:paraId="562F3AC7"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Vista portafoglio beta per ressponsabile di filiale con solo lista clienti e dati di target campagna per avviare flusso di gestione proattiva</w:t>
            </w:r>
          </w:p>
        </w:tc>
        <w:tc>
          <w:tcPr>
            <w:tcW w:w="4216" w:type="dxa"/>
            <w:tcBorders>
              <w:top w:val="nil"/>
              <w:left w:val="nil"/>
              <w:bottom w:val="single" w:sz="4" w:space="0" w:color="auto"/>
              <w:right w:val="single" w:sz="4" w:space="0" w:color="auto"/>
            </w:tcBorders>
            <w:noWrap/>
            <w:vAlign w:val="bottom"/>
            <w:hideMark/>
          </w:tcPr>
          <w:p w14:paraId="6CEECEB0"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responsaible di filiale, voglio visualizzare una lista prioritizzata dei clienti di filiale così da poter procedere in autonomia con le attività commerciali e/o indirizzare in maniera efficace gli sforzi commerciali dei gestori</w:t>
            </w:r>
          </w:p>
        </w:tc>
      </w:tr>
      <w:tr w:rsidR="002857BE" w:rsidRPr="002B4EBA" w14:paraId="1BB6296F" w14:textId="77777777" w:rsidTr="002B1448">
        <w:trPr>
          <w:trHeight w:val="1646"/>
        </w:trPr>
        <w:tc>
          <w:tcPr>
            <w:tcW w:w="460" w:type="dxa"/>
            <w:tcBorders>
              <w:top w:val="nil"/>
              <w:left w:val="single" w:sz="4" w:space="0" w:color="auto"/>
              <w:bottom w:val="single" w:sz="4" w:space="0" w:color="auto"/>
              <w:right w:val="single" w:sz="4" w:space="0" w:color="auto"/>
            </w:tcBorders>
            <w:noWrap/>
            <w:vAlign w:val="bottom"/>
            <w:hideMark/>
          </w:tcPr>
          <w:p w14:paraId="57CE597B"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19</w:t>
            </w:r>
          </w:p>
        </w:tc>
        <w:tc>
          <w:tcPr>
            <w:tcW w:w="1337" w:type="dxa"/>
            <w:tcBorders>
              <w:top w:val="nil"/>
              <w:left w:val="nil"/>
              <w:bottom w:val="single" w:sz="4" w:space="0" w:color="auto"/>
              <w:right w:val="single" w:sz="4" w:space="0" w:color="auto"/>
            </w:tcBorders>
            <w:noWrap/>
            <w:vAlign w:val="bottom"/>
            <w:hideMark/>
          </w:tcPr>
          <w:p w14:paraId="224B9EF3"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Gestione lead ed opportunità</w:t>
            </w:r>
          </w:p>
        </w:tc>
        <w:tc>
          <w:tcPr>
            <w:tcW w:w="785" w:type="dxa"/>
            <w:tcBorders>
              <w:top w:val="nil"/>
              <w:left w:val="nil"/>
              <w:bottom w:val="single" w:sz="4" w:space="0" w:color="auto"/>
              <w:right w:val="single" w:sz="4" w:space="0" w:color="auto"/>
            </w:tcBorders>
            <w:noWrap/>
            <w:vAlign w:val="bottom"/>
            <w:hideMark/>
          </w:tcPr>
          <w:p w14:paraId="4A1D8CE5"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6AB30501"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Gestione lead</w:t>
            </w:r>
          </w:p>
        </w:tc>
        <w:tc>
          <w:tcPr>
            <w:tcW w:w="1631" w:type="dxa"/>
            <w:tcBorders>
              <w:top w:val="nil"/>
              <w:left w:val="nil"/>
              <w:bottom w:val="single" w:sz="4" w:space="0" w:color="auto"/>
              <w:right w:val="single" w:sz="4" w:space="0" w:color="auto"/>
            </w:tcBorders>
            <w:noWrap/>
            <w:vAlign w:val="bottom"/>
            <w:hideMark/>
          </w:tcPr>
          <w:p w14:paraId="70D3F311"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Gestione lead - vista gestore</w:t>
            </w:r>
          </w:p>
        </w:tc>
        <w:tc>
          <w:tcPr>
            <w:tcW w:w="4216" w:type="dxa"/>
            <w:tcBorders>
              <w:top w:val="nil"/>
              <w:left w:val="nil"/>
              <w:bottom w:val="single" w:sz="4" w:space="0" w:color="auto"/>
              <w:right w:val="single" w:sz="4" w:space="0" w:color="auto"/>
            </w:tcBorders>
            <w:noWrap/>
            <w:vAlign w:val="bottom"/>
            <w:hideMark/>
          </w:tcPr>
          <w:p w14:paraId="0E20CF1C"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gestore retail, voglio visualizzare, filtrare e gestire tutte le lead di mia competenza con possibilità di aggiornamento, riassegnazione e qualificazione, così da massimizzare la conversione.</w:t>
            </w:r>
          </w:p>
        </w:tc>
      </w:tr>
      <w:tr w:rsidR="002857BE" w:rsidRPr="002B4EBA" w14:paraId="6832BBDF" w14:textId="77777777" w:rsidTr="002B1448">
        <w:trPr>
          <w:trHeight w:val="318"/>
        </w:trPr>
        <w:tc>
          <w:tcPr>
            <w:tcW w:w="460" w:type="dxa"/>
            <w:tcBorders>
              <w:top w:val="nil"/>
              <w:left w:val="single" w:sz="4" w:space="0" w:color="auto"/>
              <w:bottom w:val="single" w:sz="4" w:space="0" w:color="auto"/>
              <w:right w:val="single" w:sz="4" w:space="0" w:color="auto"/>
            </w:tcBorders>
            <w:noWrap/>
            <w:vAlign w:val="bottom"/>
            <w:hideMark/>
          </w:tcPr>
          <w:p w14:paraId="36604D02"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20</w:t>
            </w:r>
          </w:p>
        </w:tc>
        <w:tc>
          <w:tcPr>
            <w:tcW w:w="1337" w:type="dxa"/>
            <w:tcBorders>
              <w:top w:val="nil"/>
              <w:left w:val="nil"/>
              <w:bottom w:val="single" w:sz="4" w:space="0" w:color="auto"/>
              <w:right w:val="single" w:sz="4" w:space="0" w:color="auto"/>
            </w:tcBorders>
            <w:noWrap/>
            <w:vAlign w:val="bottom"/>
            <w:hideMark/>
          </w:tcPr>
          <w:p w14:paraId="27771CB8"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Gestione lead ed opportunità</w:t>
            </w:r>
          </w:p>
        </w:tc>
        <w:tc>
          <w:tcPr>
            <w:tcW w:w="785" w:type="dxa"/>
            <w:tcBorders>
              <w:top w:val="nil"/>
              <w:left w:val="nil"/>
              <w:bottom w:val="single" w:sz="4" w:space="0" w:color="auto"/>
              <w:right w:val="single" w:sz="4" w:space="0" w:color="auto"/>
            </w:tcBorders>
            <w:noWrap/>
            <w:vAlign w:val="bottom"/>
            <w:hideMark/>
          </w:tcPr>
          <w:p w14:paraId="1F959444"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4865AAE0"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Gestione lead</w:t>
            </w:r>
          </w:p>
        </w:tc>
        <w:tc>
          <w:tcPr>
            <w:tcW w:w="1631" w:type="dxa"/>
            <w:tcBorders>
              <w:top w:val="nil"/>
              <w:left w:val="nil"/>
              <w:bottom w:val="single" w:sz="4" w:space="0" w:color="auto"/>
              <w:right w:val="single" w:sz="4" w:space="0" w:color="auto"/>
            </w:tcBorders>
            <w:noWrap/>
            <w:vAlign w:val="bottom"/>
            <w:hideMark/>
          </w:tcPr>
          <w:p w14:paraId="7F5939B9"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Gestione lead - vista responsabile di filiale</w:t>
            </w:r>
          </w:p>
        </w:tc>
        <w:tc>
          <w:tcPr>
            <w:tcW w:w="4216" w:type="dxa"/>
            <w:tcBorders>
              <w:top w:val="nil"/>
              <w:left w:val="nil"/>
              <w:bottom w:val="single" w:sz="4" w:space="0" w:color="auto"/>
              <w:right w:val="single" w:sz="4" w:space="0" w:color="auto"/>
            </w:tcBorders>
            <w:noWrap/>
            <w:vAlign w:val="bottom"/>
            <w:hideMark/>
          </w:tcPr>
          <w:p w14:paraId="1D08730F" w14:textId="12FBD719"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 xml:space="preserve">Come responsabile di filiale, voglio visualizzare e gestire tutte le lead della filiale, assegnare o riassegnare le lead ai gestori o al </w:t>
            </w:r>
            <w:r w:rsidR="005F78CA">
              <w:rPr>
                <w:rFonts w:ascii="Aptos Narrow" w:eastAsia="Times New Roman" w:hAnsi="Aptos Narrow" w:cs="Times New Roman"/>
                <w:color w:val="000000"/>
                <w:kern w:val="0"/>
                <w:szCs w:val="24"/>
                <w:lang w:val="it-IT"/>
                <w14:ligatures w14:val="none"/>
              </w:rPr>
              <w:t>S</w:t>
            </w:r>
            <w:r w:rsidRPr="004F3044">
              <w:rPr>
                <w:rFonts w:ascii="Aptos Narrow" w:eastAsia="Times New Roman" w:hAnsi="Aptos Narrow" w:cs="Times New Roman"/>
                <w:color w:val="000000"/>
                <w:kern w:val="0"/>
                <w:szCs w:val="24"/>
                <w:lang w:val="it-IT"/>
                <w14:ligatures w14:val="none"/>
              </w:rPr>
              <w:t>ervizio clienti, e monitorare le conversioni e la qualità delle lead.</w:t>
            </w:r>
          </w:p>
        </w:tc>
      </w:tr>
      <w:tr w:rsidR="002857BE" w:rsidRPr="002B4EBA" w14:paraId="1F31F838" w14:textId="77777777" w:rsidTr="002B1448">
        <w:trPr>
          <w:trHeight w:val="318"/>
        </w:trPr>
        <w:tc>
          <w:tcPr>
            <w:tcW w:w="460" w:type="dxa"/>
            <w:tcBorders>
              <w:top w:val="nil"/>
              <w:left w:val="single" w:sz="4" w:space="0" w:color="auto"/>
              <w:bottom w:val="single" w:sz="4" w:space="0" w:color="auto"/>
              <w:right w:val="single" w:sz="4" w:space="0" w:color="auto"/>
            </w:tcBorders>
            <w:noWrap/>
            <w:vAlign w:val="bottom"/>
            <w:hideMark/>
          </w:tcPr>
          <w:p w14:paraId="7D5E4767"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22</w:t>
            </w:r>
          </w:p>
        </w:tc>
        <w:tc>
          <w:tcPr>
            <w:tcW w:w="1337" w:type="dxa"/>
            <w:tcBorders>
              <w:top w:val="nil"/>
              <w:left w:val="nil"/>
              <w:bottom w:val="single" w:sz="4" w:space="0" w:color="auto"/>
              <w:right w:val="single" w:sz="4" w:space="0" w:color="auto"/>
            </w:tcBorders>
            <w:noWrap/>
            <w:vAlign w:val="bottom"/>
            <w:hideMark/>
          </w:tcPr>
          <w:p w14:paraId="24E6421D"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Gestione lead ed opportunità</w:t>
            </w:r>
          </w:p>
        </w:tc>
        <w:tc>
          <w:tcPr>
            <w:tcW w:w="785" w:type="dxa"/>
            <w:tcBorders>
              <w:top w:val="nil"/>
              <w:left w:val="nil"/>
              <w:bottom w:val="single" w:sz="4" w:space="0" w:color="auto"/>
              <w:right w:val="single" w:sz="4" w:space="0" w:color="auto"/>
            </w:tcBorders>
            <w:noWrap/>
            <w:vAlign w:val="bottom"/>
            <w:hideMark/>
          </w:tcPr>
          <w:p w14:paraId="30832A94"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330533A7"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Gestione lead</w:t>
            </w:r>
          </w:p>
        </w:tc>
        <w:tc>
          <w:tcPr>
            <w:tcW w:w="1631" w:type="dxa"/>
            <w:tcBorders>
              <w:top w:val="nil"/>
              <w:left w:val="nil"/>
              <w:bottom w:val="single" w:sz="4" w:space="0" w:color="auto"/>
              <w:right w:val="single" w:sz="4" w:space="0" w:color="auto"/>
            </w:tcBorders>
            <w:noWrap/>
            <w:vAlign w:val="bottom"/>
            <w:hideMark/>
          </w:tcPr>
          <w:p w14:paraId="699B56DF"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Gestione lead - creazione lead manuale</w:t>
            </w:r>
          </w:p>
        </w:tc>
        <w:tc>
          <w:tcPr>
            <w:tcW w:w="4216" w:type="dxa"/>
            <w:tcBorders>
              <w:top w:val="nil"/>
              <w:left w:val="nil"/>
              <w:bottom w:val="single" w:sz="4" w:space="0" w:color="auto"/>
              <w:right w:val="single" w:sz="4" w:space="0" w:color="auto"/>
            </w:tcBorders>
            <w:noWrap/>
            <w:vAlign w:val="bottom"/>
            <w:hideMark/>
          </w:tcPr>
          <w:p w14:paraId="0760949D"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gestore, voglio poter avviare la creazione di una nuova lead manualmente, agganciandola ad account esistente o creando un nuovo prospect, così da ampliare il portafoglio di potenziali clienti.</w:t>
            </w:r>
          </w:p>
        </w:tc>
      </w:tr>
      <w:tr w:rsidR="002857BE" w:rsidRPr="002B4EBA" w14:paraId="5A050708" w14:textId="77777777" w:rsidTr="002B1448">
        <w:trPr>
          <w:trHeight w:val="318"/>
        </w:trPr>
        <w:tc>
          <w:tcPr>
            <w:tcW w:w="460" w:type="dxa"/>
            <w:tcBorders>
              <w:top w:val="nil"/>
              <w:left w:val="single" w:sz="4" w:space="0" w:color="auto"/>
              <w:bottom w:val="single" w:sz="4" w:space="0" w:color="auto"/>
              <w:right w:val="single" w:sz="4" w:space="0" w:color="auto"/>
            </w:tcBorders>
            <w:noWrap/>
            <w:vAlign w:val="bottom"/>
            <w:hideMark/>
          </w:tcPr>
          <w:p w14:paraId="5B0C4420"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23</w:t>
            </w:r>
          </w:p>
        </w:tc>
        <w:tc>
          <w:tcPr>
            <w:tcW w:w="1337" w:type="dxa"/>
            <w:tcBorders>
              <w:top w:val="nil"/>
              <w:left w:val="nil"/>
              <w:bottom w:val="single" w:sz="4" w:space="0" w:color="auto"/>
              <w:right w:val="single" w:sz="4" w:space="0" w:color="auto"/>
            </w:tcBorders>
            <w:noWrap/>
            <w:vAlign w:val="bottom"/>
            <w:hideMark/>
          </w:tcPr>
          <w:p w14:paraId="009E59EB"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Gestione lead ed opportunità</w:t>
            </w:r>
          </w:p>
        </w:tc>
        <w:tc>
          <w:tcPr>
            <w:tcW w:w="785" w:type="dxa"/>
            <w:tcBorders>
              <w:top w:val="nil"/>
              <w:left w:val="nil"/>
              <w:bottom w:val="single" w:sz="4" w:space="0" w:color="auto"/>
              <w:right w:val="single" w:sz="4" w:space="0" w:color="auto"/>
            </w:tcBorders>
            <w:noWrap/>
            <w:vAlign w:val="bottom"/>
            <w:hideMark/>
          </w:tcPr>
          <w:p w14:paraId="55EC3B20"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62A521A7"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Gestione lead</w:t>
            </w:r>
          </w:p>
        </w:tc>
        <w:tc>
          <w:tcPr>
            <w:tcW w:w="1631" w:type="dxa"/>
            <w:tcBorders>
              <w:top w:val="nil"/>
              <w:left w:val="nil"/>
              <w:bottom w:val="single" w:sz="4" w:space="0" w:color="auto"/>
              <w:right w:val="single" w:sz="4" w:space="0" w:color="auto"/>
            </w:tcBorders>
            <w:noWrap/>
            <w:vAlign w:val="bottom"/>
            <w:hideMark/>
          </w:tcPr>
          <w:p w14:paraId="7408DF9A"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Gestione lead - Resp. Filiale imposta regole automatiche di assegnazione</w:t>
            </w:r>
          </w:p>
        </w:tc>
        <w:tc>
          <w:tcPr>
            <w:tcW w:w="4216" w:type="dxa"/>
            <w:tcBorders>
              <w:top w:val="nil"/>
              <w:left w:val="nil"/>
              <w:bottom w:val="single" w:sz="4" w:space="0" w:color="auto"/>
              <w:right w:val="single" w:sz="4" w:space="0" w:color="auto"/>
            </w:tcBorders>
            <w:noWrap/>
            <w:vAlign w:val="bottom"/>
            <w:hideMark/>
          </w:tcPr>
          <w:p w14:paraId="13771248"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responsabile di filiale, voglio impostare regole automatiche di assegnazione delle lead in base a variabili specifiche, così da ottimizzare la distribuzione del carico di lavoro.</w:t>
            </w:r>
          </w:p>
        </w:tc>
      </w:tr>
      <w:tr w:rsidR="002857BE" w:rsidRPr="002B4EBA" w14:paraId="34376463" w14:textId="77777777" w:rsidTr="002B1448">
        <w:trPr>
          <w:trHeight w:val="318"/>
        </w:trPr>
        <w:tc>
          <w:tcPr>
            <w:tcW w:w="460" w:type="dxa"/>
            <w:tcBorders>
              <w:top w:val="nil"/>
              <w:left w:val="single" w:sz="4" w:space="0" w:color="auto"/>
              <w:bottom w:val="single" w:sz="4" w:space="0" w:color="auto"/>
              <w:right w:val="single" w:sz="4" w:space="0" w:color="auto"/>
            </w:tcBorders>
            <w:noWrap/>
            <w:vAlign w:val="bottom"/>
            <w:hideMark/>
          </w:tcPr>
          <w:p w14:paraId="0DEBA490"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24</w:t>
            </w:r>
          </w:p>
        </w:tc>
        <w:tc>
          <w:tcPr>
            <w:tcW w:w="1337" w:type="dxa"/>
            <w:tcBorders>
              <w:top w:val="nil"/>
              <w:left w:val="nil"/>
              <w:bottom w:val="single" w:sz="4" w:space="0" w:color="auto"/>
              <w:right w:val="single" w:sz="4" w:space="0" w:color="auto"/>
            </w:tcBorders>
            <w:noWrap/>
            <w:vAlign w:val="bottom"/>
            <w:hideMark/>
          </w:tcPr>
          <w:p w14:paraId="2414D5F2"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Gestione lead ed opportunità</w:t>
            </w:r>
          </w:p>
        </w:tc>
        <w:tc>
          <w:tcPr>
            <w:tcW w:w="785" w:type="dxa"/>
            <w:tcBorders>
              <w:top w:val="nil"/>
              <w:left w:val="nil"/>
              <w:bottom w:val="single" w:sz="4" w:space="0" w:color="auto"/>
              <w:right w:val="single" w:sz="4" w:space="0" w:color="auto"/>
            </w:tcBorders>
            <w:noWrap/>
            <w:vAlign w:val="bottom"/>
            <w:hideMark/>
          </w:tcPr>
          <w:p w14:paraId="4E607024"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64BAFD00"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 xml:space="preserve">Alert e notifiche gestione lead </w:t>
            </w:r>
          </w:p>
        </w:tc>
        <w:tc>
          <w:tcPr>
            <w:tcW w:w="1631" w:type="dxa"/>
            <w:tcBorders>
              <w:top w:val="nil"/>
              <w:left w:val="nil"/>
              <w:bottom w:val="single" w:sz="4" w:space="0" w:color="auto"/>
              <w:right w:val="single" w:sz="4" w:space="0" w:color="auto"/>
            </w:tcBorders>
            <w:noWrap/>
            <w:vAlign w:val="bottom"/>
            <w:hideMark/>
          </w:tcPr>
          <w:p w14:paraId="7488E6BA"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 xml:space="preserve">Alert e notifiche gestione lead - gestore </w:t>
            </w:r>
          </w:p>
        </w:tc>
        <w:tc>
          <w:tcPr>
            <w:tcW w:w="4216" w:type="dxa"/>
            <w:tcBorders>
              <w:top w:val="nil"/>
              <w:left w:val="nil"/>
              <w:bottom w:val="single" w:sz="4" w:space="0" w:color="auto"/>
              <w:right w:val="single" w:sz="4" w:space="0" w:color="auto"/>
            </w:tcBorders>
            <w:noWrap/>
            <w:vAlign w:val="bottom"/>
            <w:hideMark/>
          </w:tcPr>
          <w:p w14:paraId="430865D5"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gestore retail, voglio ricevere alert automatici sulle nuove lead assegnate e su quelle non esitate entro SLA, così da intervenire tempestivamente.</w:t>
            </w:r>
          </w:p>
        </w:tc>
      </w:tr>
      <w:tr w:rsidR="002857BE" w:rsidRPr="002B4EBA" w14:paraId="0B65644E" w14:textId="77777777" w:rsidTr="002B1448">
        <w:trPr>
          <w:trHeight w:val="318"/>
        </w:trPr>
        <w:tc>
          <w:tcPr>
            <w:tcW w:w="460" w:type="dxa"/>
            <w:tcBorders>
              <w:top w:val="nil"/>
              <w:left w:val="single" w:sz="4" w:space="0" w:color="auto"/>
              <w:bottom w:val="single" w:sz="4" w:space="0" w:color="auto"/>
              <w:right w:val="single" w:sz="4" w:space="0" w:color="auto"/>
            </w:tcBorders>
            <w:noWrap/>
            <w:vAlign w:val="bottom"/>
            <w:hideMark/>
          </w:tcPr>
          <w:p w14:paraId="4C12F2CB"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25</w:t>
            </w:r>
          </w:p>
        </w:tc>
        <w:tc>
          <w:tcPr>
            <w:tcW w:w="1337" w:type="dxa"/>
            <w:tcBorders>
              <w:top w:val="nil"/>
              <w:left w:val="nil"/>
              <w:bottom w:val="single" w:sz="4" w:space="0" w:color="auto"/>
              <w:right w:val="single" w:sz="4" w:space="0" w:color="auto"/>
            </w:tcBorders>
            <w:noWrap/>
            <w:vAlign w:val="bottom"/>
            <w:hideMark/>
          </w:tcPr>
          <w:p w14:paraId="0DF944DE"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Gestione lead ed opportunità</w:t>
            </w:r>
          </w:p>
        </w:tc>
        <w:tc>
          <w:tcPr>
            <w:tcW w:w="785" w:type="dxa"/>
            <w:tcBorders>
              <w:top w:val="nil"/>
              <w:left w:val="nil"/>
              <w:bottom w:val="single" w:sz="4" w:space="0" w:color="auto"/>
              <w:right w:val="single" w:sz="4" w:space="0" w:color="auto"/>
            </w:tcBorders>
            <w:noWrap/>
            <w:vAlign w:val="bottom"/>
            <w:hideMark/>
          </w:tcPr>
          <w:p w14:paraId="2ED3BA70" w14:textId="77777777" w:rsidR="002857BE" w:rsidRPr="004F3044" w:rsidRDefault="002857BE">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1</w:t>
            </w:r>
          </w:p>
        </w:tc>
        <w:tc>
          <w:tcPr>
            <w:tcW w:w="1631" w:type="dxa"/>
            <w:tcBorders>
              <w:top w:val="nil"/>
              <w:left w:val="nil"/>
              <w:bottom w:val="single" w:sz="4" w:space="0" w:color="auto"/>
              <w:right w:val="single" w:sz="4" w:space="0" w:color="auto"/>
            </w:tcBorders>
            <w:noWrap/>
            <w:vAlign w:val="bottom"/>
            <w:hideMark/>
          </w:tcPr>
          <w:p w14:paraId="0BA42099"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 xml:space="preserve">Alert e notifiche gestione lead </w:t>
            </w:r>
          </w:p>
        </w:tc>
        <w:tc>
          <w:tcPr>
            <w:tcW w:w="1631" w:type="dxa"/>
            <w:tcBorders>
              <w:top w:val="nil"/>
              <w:left w:val="nil"/>
              <w:bottom w:val="single" w:sz="4" w:space="0" w:color="auto"/>
              <w:right w:val="single" w:sz="4" w:space="0" w:color="auto"/>
            </w:tcBorders>
            <w:noWrap/>
            <w:vAlign w:val="bottom"/>
            <w:hideMark/>
          </w:tcPr>
          <w:p w14:paraId="3283531E"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Alert e notifiche gestione lead - responsabile di filiale</w:t>
            </w:r>
          </w:p>
        </w:tc>
        <w:tc>
          <w:tcPr>
            <w:tcW w:w="4216" w:type="dxa"/>
            <w:tcBorders>
              <w:top w:val="nil"/>
              <w:left w:val="nil"/>
              <w:bottom w:val="single" w:sz="4" w:space="0" w:color="auto"/>
              <w:right w:val="single" w:sz="4" w:space="0" w:color="auto"/>
            </w:tcBorders>
            <w:noWrap/>
            <w:vAlign w:val="bottom"/>
            <w:hideMark/>
          </w:tcPr>
          <w:p w14:paraId="73186EF3" w14:textId="77777777" w:rsidR="002857BE" w:rsidRPr="004F3044" w:rsidRDefault="002857BE">
            <w:pPr>
              <w:rPr>
                <w:rFonts w:ascii="Aptos Narrow" w:eastAsia="Times New Roman" w:hAnsi="Aptos Narrow" w:cs="Times New Roman"/>
                <w:color w:val="000000"/>
                <w:kern w:val="0"/>
                <w:szCs w:val="24"/>
                <w:lang w:val="it-IT"/>
                <w14:ligatures w14:val="none"/>
              </w:rPr>
            </w:pPr>
            <w:r w:rsidRPr="004F3044">
              <w:rPr>
                <w:rFonts w:ascii="Aptos Narrow" w:eastAsia="Times New Roman" w:hAnsi="Aptos Narrow" w:cs="Times New Roman"/>
                <w:color w:val="000000"/>
                <w:kern w:val="0"/>
                <w:szCs w:val="24"/>
                <w:lang w:val="it-IT"/>
                <w14:ligatures w14:val="none"/>
              </w:rPr>
              <w:t>Come responsabile di filiale, voglio ricevere alert automatici sulle lead non lavorate o non assegnate entro SLA, così da monitorare e risolvere le criticità operative.</w:t>
            </w:r>
          </w:p>
        </w:tc>
      </w:tr>
    </w:tbl>
    <w:p w14:paraId="1347A6C3" w14:textId="77777777" w:rsidR="00027BE6" w:rsidRDefault="00027BE6" w:rsidP="001D48AA">
      <w:pPr>
        <w:pStyle w:val="Heading1"/>
        <w:numPr>
          <w:ilvl w:val="0"/>
          <w:numId w:val="0"/>
        </w:numPr>
        <w:spacing w:before="0"/>
        <w:ind w:left="312"/>
        <w:rPr>
          <w:lang w:val="it-IT"/>
        </w:rPr>
      </w:pPr>
    </w:p>
    <w:sectPr w:rsidR="00027BE6" w:rsidSect="00B74FDF">
      <w:headerReference w:type="default" r:id="rId87"/>
      <w:footerReference w:type="even" r:id="rId88"/>
      <w:footerReference w:type="default" r:id="rId89"/>
      <w:headerReference w:type="first" r:id="rId90"/>
      <w:footerReference w:type="first" r:id="rId91"/>
      <w:pgSz w:w="11906" w:h="16838" w:code="9"/>
      <w:pgMar w:top="1985" w:right="1134" w:bottom="1418" w:left="1134" w:header="68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2C4A9" w14:textId="77777777" w:rsidR="003E33BC" w:rsidRDefault="003E33BC" w:rsidP="000E70A9">
      <w:r>
        <w:separator/>
      </w:r>
    </w:p>
  </w:endnote>
  <w:endnote w:type="continuationSeparator" w:id="0">
    <w:p w14:paraId="77548AEA" w14:textId="77777777" w:rsidR="003E33BC" w:rsidRDefault="003E33BC" w:rsidP="000E70A9">
      <w:r>
        <w:continuationSeparator/>
      </w:r>
    </w:p>
  </w:endnote>
  <w:endnote w:type="continuationNotice" w:id="1">
    <w:p w14:paraId="2D98C448" w14:textId="77777777" w:rsidR="003E33BC" w:rsidRDefault="003E33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59933" w14:textId="77777777" w:rsidR="002D0D70" w:rsidRDefault="002D0D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838595"/>
      <w:docPartObj>
        <w:docPartGallery w:val="Page Numbers (Bottom of Page)"/>
        <w:docPartUnique/>
      </w:docPartObj>
    </w:sdtPr>
    <w:sdtEndPr>
      <w:rPr>
        <w:noProof/>
      </w:rPr>
    </w:sdtEndPr>
    <w:sdtContent>
      <w:p w14:paraId="3348AF06" w14:textId="77777777" w:rsidR="00C77713" w:rsidRDefault="00C77713">
        <w:pPr>
          <w:pStyle w:val="Footer"/>
          <w:jc w:val="right"/>
        </w:pPr>
      </w:p>
      <w:p w14:paraId="013AC9B0" w14:textId="233E978D" w:rsidR="00C77713" w:rsidRDefault="00C77713" w:rsidP="00C777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68D200" w14:textId="77777777" w:rsidR="00C77713" w:rsidRDefault="00C777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FE7D8" w14:textId="77777777" w:rsidR="002D0D70" w:rsidRDefault="002D0D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FF97C" w14:textId="77777777" w:rsidR="003E33BC" w:rsidRDefault="003E33BC" w:rsidP="000E70A9">
      <w:r>
        <w:separator/>
      </w:r>
    </w:p>
  </w:footnote>
  <w:footnote w:type="continuationSeparator" w:id="0">
    <w:p w14:paraId="11506D67" w14:textId="77777777" w:rsidR="003E33BC" w:rsidRDefault="003E33BC" w:rsidP="000E70A9">
      <w:r>
        <w:continuationSeparator/>
      </w:r>
    </w:p>
  </w:footnote>
  <w:footnote w:type="continuationNotice" w:id="1">
    <w:p w14:paraId="6B9982CD" w14:textId="77777777" w:rsidR="003E33BC" w:rsidRDefault="003E33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4140" w14:textId="77777777" w:rsidR="002D0D70" w:rsidRDefault="002D0D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5F92F" w14:textId="77777777" w:rsidR="002D0D70" w:rsidRDefault="002D0D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3C87EE8"/>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65BA0968"/>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E901518"/>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BC5F02"/>
    <w:multiLevelType w:val="hybridMultilevel"/>
    <w:tmpl w:val="35B837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1CD3D3F"/>
    <w:multiLevelType w:val="hybridMultilevel"/>
    <w:tmpl w:val="23BAD9D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9CB42134">
      <w:start w:val="1"/>
      <w:numFmt w:val="bullet"/>
      <w:lvlText w:val="•"/>
      <w:lvlJc w:val="left"/>
      <w:pPr>
        <w:ind w:left="2880" w:hanging="360"/>
      </w:pPr>
      <w:rPr>
        <w:rFonts w:ascii="Arial" w:hAnsi="Aria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2BB79D1"/>
    <w:multiLevelType w:val="hybridMultilevel"/>
    <w:tmpl w:val="590A4088"/>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44F6F3B"/>
    <w:multiLevelType w:val="hybridMultilevel"/>
    <w:tmpl w:val="20AE1CC8"/>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7561EDD"/>
    <w:multiLevelType w:val="hybridMultilevel"/>
    <w:tmpl w:val="53ECF4C2"/>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B8B7B15"/>
    <w:multiLevelType w:val="hybridMultilevel"/>
    <w:tmpl w:val="2DD6BDA4"/>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BF034BC"/>
    <w:multiLevelType w:val="hybridMultilevel"/>
    <w:tmpl w:val="3F482CB0"/>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440" w:hanging="360"/>
      </w:pPr>
      <w:rPr>
        <w:rFonts w:ascii="Wingdings" w:hAnsi="Wingdings" w:hint="default"/>
      </w:rPr>
    </w:lvl>
    <w:lvl w:ilvl="2" w:tplc="04100005">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C7C153D"/>
    <w:multiLevelType w:val="hybridMultilevel"/>
    <w:tmpl w:val="CB0652E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0DAD5B3A"/>
    <w:multiLevelType w:val="hybridMultilevel"/>
    <w:tmpl w:val="2814F47C"/>
    <w:lvl w:ilvl="0" w:tplc="04100003">
      <w:start w:val="1"/>
      <w:numFmt w:val="bullet"/>
      <w:lvlText w:val="o"/>
      <w:lvlJc w:val="left"/>
      <w:pPr>
        <w:ind w:left="1440" w:hanging="360"/>
      </w:pPr>
      <w:rPr>
        <w:rFonts w:ascii="Courier New" w:hAnsi="Courier New" w:cs="Courier New" w:hint="default"/>
      </w:rPr>
    </w:lvl>
    <w:lvl w:ilvl="1" w:tplc="04100003">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2" w15:restartNumberingAfterBreak="0">
    <w:nsid w:val="0DFA6C81"/>
    <w:multiLevelType w:val="hybridMultilevel"/>
    <w:tmpl w:val="9AE6F11E"/>
    <w:lvl w:ilvl="0" w:tplc="FFFFFFFF">
      <w:start w:val="1"/>
      <w:numFmt w:val="bullet"/>
      <w:lvlText w:val=""/>
      <w:lvlJc w:val="left"/>
      <w:pPr>
        <w:ind w:left="720" w:hanging="360"/>
      </w:pPr>
      <w:rPr>
        <w:rFonts w:ascii="Symbol" w:hAnsi="Symbol" w:hint="default"/>
      </w:rPr>
    </w:lvl>
    <w:lvl w:ilvl="1" w:tplc="041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EBE3148"/>
    <w:multiLevelType w:val="hybridMultilevel"/>
    <w:tmpl w:val="A69657CE"/>
    <w:lvl w:ilvl="0" w:tplc="B76AE4B8">
      <w:start w:val="1"/>
      <w:numFmt w:val="decimal"/>
      <w:pStyle w:val="Table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2835677"/>
    <w:multiLevelType w:val="hybridMultilevel"/>
    <w:tmpl w:val="D876CB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5B35EC"/>
    <w:multiLevelType w:val="hybridMultilevel"/>
    <w:tmpl w:val="9F1C75F0"/>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153079F3"/>
    <w:multiLevelType w:val="hybridMultilevel"/>
    <w:tmpl w:val="68841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546EF4"/>
    <w:multiLevelType w:val="hybridMultilevel"/>
    <w:tmpl w:val="A338299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1F9008DB"/>
    <w:multiLevelType w:val="hybridMultilevel"/>
    <w:tmpl w:val="DCE03D28"/>
    <w:lvl w:ilvl="0" w:tplc="04100003">
      <w:start w:val="1"/>
      <w:numFmt w:val="bullet"/>
      <w:lvlText w:val="o"/>
      <w:lvlJc w:val="left"/>
      <w:pPr>
        <w:ind w:left="1434" w:hanging="360"/>
      </w:pPr>
      <w:rPr>
        <w:rFonts w:ascii="Courier New" w:hAnsi="Courier New" w:cs="Courier New" w:hint="default"/>
      </w:rPr>
    </w:lvl>
    <w:lvl w:ilvl="1" w:tplc="04100003" w:tentative="1">
      <w:start w:val="1"/>
      <w:numFmt w:val="bullet"/>
      <w:lvlText w:val="o"/>
      <w:lvlJc w:val="left"/>
      <w:pPr>
        <w:ind w:left="2154" w:hanging="360"/>
      </w:pPr>
      <w:rPr>
        <w:rFonts w:ascii="Courier New" w:hAnsi="Courier New" w:cs="Courier New" w:hint="default"/>
      </w:rPr>
    </w:lvl>
    <w:lvl w:ilvl="2" w:tplc="04100005" w:tentative="1">
      <w:start w:val="1"/>
      <w:numFmt w:val="bullet"/>
      <w:lvlText w:val=""/>
      <w:lvlJc w:val="left"/>
      <w:pPr>
        <w:ind w:left="2874" w:hanging="360"/>
      </w:pPr>
      <w:rPr>
        <w:rFonts w:ascii="Wingdings" w:hAnsi="Wingdings" w:hint="default"/>
      </w:rPr>
    </w:lvl>
    <w:lvl w:ilvl="3" w:tplc="04100001" w:tentative="1">
      <w:start w:val="1"/>
      <w:numFmt w:val="bullet"/>
      <w:lvlText w:val=""/>
      <w:lvlJc w:val="left"/>
      <w:pPr>
        <w:ind w:left="3594" w:hanging="360"/>
      </w:pPr>
      <w:rPr>
        <w:rFonts w:ascii="Symbol" w:hAnsi="Symbol" w:hint="default"/>
      </w:rPr>
    </w:lvl>
    <w:lvl w:ilvl="4" w:tplc="04100003" w:tentative="1">
      <w:start w:val="1"/>
      <w:numFmt w:val="bullet"/>
      <w:lvlText w:val="o"/>
      <w:lvlJc w:val="left"/>
      <w:pPr>
        <w:ind w:left="4314" w:hanging="360"/>
      </w:pPr>
      <w:rPr>
        <w:rFonts w:ascii="Courier New" w:hAnsi="Courier New" w:cs="Courier New" w:hint="default"/>
      </w:rPr>
    </w:lvl>
    <w:lvl w:ilvl="5" w:tplc="04100005" w:tentative="1">
      <w:start w:val="1"/>
      <w:numFmt w:val="bullet"/>
      <w:lvlText w:val=""/>
      <w:lvlJc w:val="left"/>
      <w:pPr>
        <w:ind w:left="5034" w:hanging="360"/>
      </w:pPr>
      <w:rPr>
        <w:rFonts w:ascii="Wingdings" w:hAnsi="Wingdings" w:hint="default"/>
      </w:rPr>
    </w:lvl>
    <w:lvl w:ilvl="6" w:tplc="04100001" w:tentative="1">
      <w:start w:val="1"/>
      <w:numFmt w:val="bullet"/>
      <w:lvlText w:val=""/>
      <w:lvlJc w:val="left"/>
      <w:pPr>
        <w:ind w:left="5754" w:hanging="360"/>
      </w:pPr>
      <w:rPr>
        <w:rFonts w:ascii="Symbol" w:hAnsi="Symbol" w:hint="default"/>
      </w:rPr>
    </w:lvl>
    <w:lvl w:ilvl="7" w:tplc="04100003" w:tentative="1">
      <w:start w:val="1"/>
      <w:numFmt w:val="bullet"/>
      <w:lvlText w:val="o"/>
      <w:lvlJc w:val="left"/>
      <w:pPr>
        <w:ind w:left="6474" w:hanging="360"/>
      </w:pPr>
      <w:rPr>
        <w:rFonts w:ascii="Courier New" w:hAnsi="Courier New" w:cs="Courier New" w:hint="default"/>
      </w:rPr>
    </w:lvl>
    <w:lvl w:ilvl="8" w:tplc="04100005" w:tentative="1">
      <w:start w:val="1"/>
      <w:numFmt w:val="bullet"/>
      <w:lvlText w:val=""/>
      <w:lvlJc w:val="left"/>
      <w:pPr>
        <w:ind w:left="7194" w:hanging="360"/>
      </w:pPr>
      <w:rPr>
        <w:rFonts w:ascii="Wingdings" w:hAnsi="Wingdings" w:hint="default"/>
      </w:rPr>
    </w:lvl>
  </w:abstractNum>
  <w:abstractNum w:abstractNumId="19" w15:restartNumberingAfterBreak="0">
    <w:nsid w:val="200F2A37"/>
    <w:multiLevelType w:val="hybridMultilevel"/>
    <w:tmpl w:val="D72C7404"/>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2EE3B69"/>
    <w:multiLevelType w:val="hybridMultilevel"/>
    <w:tmpl w:val="46E086E0"/>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440" w:hanging="360"/>
      </w:pPr>
      <w:rPr>
        <w:rFonts w:ascii="Wingdings" w:hAnsi="Wingdings" w:hint="default"/>
      </w:rPr>
    </w:lvl>
    <w:lvl w:ilvl="2" w:tplc="04100005">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30C2EE6"/>
    <w:multiLevelType w:val="hybridMultilevel"/>
    <w:tmpl w:val="3252D0C6"/>
    <w:lvl w:ilvl="0" w:tplc="04100005">
      <w:start w:val="1"/>
      <w:numFmt w:val="bullet"/>
      <w:lvlText w:val=""/>
      <w:lvlJc w:val="left"/>
      <w:pPr>
        <w:ind w:left="2149" w:hanging="360"/>
      </w:pPr>
      <w:rPr>
        <w:rFonts w:ascii="Wingdings" w:hAnsi="Wingdings" w:hint="default"/>
      </w:rPr>
    </w:lvl>
    <w:lvl w:ilvl="1" w:tplc="04100003" w:tentative="1">
      <w:start w:val="1"/>
      <w:numFmt w:val="bullet"/>
      <w:lvlText w:val="o"/>
      <w:lvlJc w:val="left"/>
      <w:pPr>
        <w:ind w:left="2869" w:hanging="360"/>
      </w:pPr>
      <w:rPr>
        <w:rFonts w:ascii="Courier New" w:hAnsi="Courier New" w:cs="Courier New" w:hint="default"/>
      </w:rPr>
    </w:lvl>
    <w:lvl w:ilvl="2" w:tplc="04100005" w:tentative="1">
      <w:start w:val="1"/>
      <w:numFmt w:val="bullet"/>
      <w:lvlText w:val=""/>
      <w:lvlJc w:val="left"/>
      <w:pPr>
        <w:ind w:left="3589" w:hanging="360"/>
      </w:pPr>
      <w:rPr>
        <w:rFonts w:ascii="Wingdings" w:hAnsi="Wingdings" w:hint="default"/>
      </w:rPr>
    </w:lvl>
    <w:lvl w:ilvl="3" w:tplc="04100001" w:tentative="1">
      <w:start w:val="1"/>
      <w:numFmt w:val="bullet"/>
      <w:lvlText w:val=""/>
      <w:lvlJc w:val="left"/>
      <w:pPr>
        <w:ind w:left="4309" w:hanging="360"/>
      </w:pPr>
      <w:rPr>
        <w:rFonts w:ascii="Symbol" w:hAnsi="Symbol" w:hint="default"/>
      </w:rPr>
    </w:lvl>
    <w:lvl w:ilvl="4" w:tplc="04100003" w:tentative="1">
      <w:start w:val="1"/>
      <w:numFmt w:val="bullet"/>
      <w:lvlText w:val="o"/>
      <w:lvlJc w:val="left"/>
      <w:pPr>
        <w:ind w:left="5029" w:hanging="360"/>
      </w:pPr>
      <w:rPr>
        <w:rFonts w:ascii="Courier New" w:hAnsi="Courier New" w:cs="Courier New" w:hint="default"/>
      </w:rPr>
    </w:lvl>
    <w:lvl w:ilvl="5" w:tplc="04100005" w:tentative="1">
      <w:start w:val="1"/>
      <w:numFmt w:val="bullet"/>
      <w:lvlText w:val=""/>
      <w:lvlJc w:val="left"/>
      <w:pPr>
        <w:ind w:left="5749" w:hanging="360"/>
      </w:pPr>
      <w:rPr>
        <w:rFonts w:ascii="Wingdings" w:hAnsi="Wingdings" w:hint="default"/>
      </w:rPr>
    </w:lvl>
    <w:lvl w:ilvl="6" w:tplc="04100001" w:tentative="1">
      <w:start w:val="1"/>
      <w:numFmt w:val="bullet"/>
      <w:lvlText w:val=""/>
      <w:lvlJc w:val="left"/>
      <w:pPr>
        <w:ind w:left="6469" w:hanging="360"/>
      </w:pPr>
      <w:rPr>
        <w:rFonts w:ascii="Symbol" w:hAnsi="Symbol" w:hint="default"/>
      </w:rPr>
    </w:lvl>
    <w:lvl w:ilvl="7" w:tplc="04100003" w:tentative="1">
      <w:start w:val="1"/>
      <w:numFmt w:val="bullet"/>
      <w:lvlText w:val="o"/>
      <w:lvlJc w:val="left"/>
      <w:pPr>
        <w:ind w:left="7189" w:hanging="360"/>
      </w:pPr>
      <w:rPr>
        <w:rFonts w:ascii="Courier New" w:hAnsi="Courier New" w:cs="Courier New" w:hint="default"/>
      </w:rPr>
    </w:lvl>
    <w:lvl w:ilvl="8" w:tplc="04100005" w:tentative="1">
      <w:start w:val="1"/>
      <w:numFmt w:val="bullet"/>
      <w:lvlText w:val=""/>
      <w:lvlJc w:val="left"/>
      <w:pPr>
        <w:ind w:left="7909" w:hanging="360"/>
      </w:pPr>
      <w:rPr>
        <w:rFonts w:ascii="Wingdings" w:hAnsi="Wingdings" w:hint="default"/>
      </w:rPr>
    </w:lvl>
  </w:abstractNum>
  <w:abstractNum w:abstractNumId="22" w15:restartNumberingAfterBreak="0">
    <w:nsid w:val="24464C89"/>
    <w:multiLevelType w:val="hybridMultilevel"/>
    <w:tmpl w:val="F258B7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9B6C88"/>
    <w:multiLevelType w:val="hybridMultilevel"/>
    <w:tmpl w:val="BA90C284"/>
    <w:lvl w:ilvl="0" w:tplc="04100003">
      <w:start w:val="1"/>
      <w:numFmt w:val="bullet"/>
      <w:lvlText w:val="o"/>
      <w:lvlJc w:val="left"/>
      <w:pPr>
        <w:ind w:left="360" w:hanging="360"/>
      </w:pPr>
      <w:rPr>
        <w:rFonts w:ascii="Courier New" w:hAnsi="Courier New" w:cs="Courier New"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25FB4C3E"/>
    <w:multiLevelType w:val="hybridMultilevel"/>
    <w:tmpl w:val="5E149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013FEB"/>
    <w:multiLevelType w:val="multilevel"/>
    <w:tmpl w:val="F8F22020"/>
    <w:lvl w:ilvl="0">
      <w:start w:val="1"/>
      <w:numFmt w:val="decimal"/>
      <w:pStyle w:val="Heading1"/>
      <w:lvlText w:val="%1"/>
      <w:lvlJc w:val="left"/>
      <w:pPr>
        <w:ind w:left="432" w:hanging="432"/>
      </w:pPr>
      <w:rPr>
        <w:color w:val="000000" w:themeColor="text1"/>
      </w:rPr>
    </w:lvl>
    <w:lvl w:ilvl="1">
      <w:start w:val="1"/>
      <w:numFmt w:val="decimal"/>
      <w:pStyle w:val="Heading2"/>
      <w:lvlText w:val="%1.%2"/>
      <w:lvlJc w:val="left"/>
      <w:pPr>
        <w:ind w:left="1143"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2CAD3552"/>
    <w:multiLevelType w:val="multilevel"/>
    <w:tmpl w:val="AE2C806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decimal"/>
      <w:lvlText w:val="%2."/>
      <w:lvlJc w:val="left"/>
      <w:pPr>
        <w:ind w:left="1440" w:hanging="360"/>
      </w:pPr>
    </w:lvl>
    <w:lvl w:ilvl="2">
      <w:start w:val="1"/>
      <w:numFmt w:val="bullet"/>
      <w:lvlText w:val=""/>
      <w:lvlJc w:val="left"/>
      <w:pPr>
        <w:tabs>
          <w:tab w:val="num" w:pos="1920"/>
        </w:tabs>
        <w:ind w:left="1920" w:hanging="360"/>
      </w:pPr>
      <w:rPr>
        <w:rFonts w:ascii="Symbol" w:hAnsi="Symbol" w:hint="default"/>
        <w:sz w:val="20"/>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B94B8D"/>
    <w:multiLevelType w:val="hybridMultilevel"/>
    <w:tmpl w:val="33664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6467A8"/>
    <w:multiLevelType w:val="hybridMultilevel"/>
    <w:tmpl w:val="4A284F46"/>
    <w:lvl w:ilvl="0" w:tplc="FFFFFFFF">
      <w:start w:val="1"/>
      <w:numFmt w:val="bullet"/>
      <w:lvlText w:val=""/>
      <w:lvlJc w:val="left"/>
      <w:pPr>
        <w:ind w:left="720" w:hanging="360"/>
      </w:pPr>
      <w:rPr>
        <w:rFonts w:ascii="Symbol" w:hAnsi="Symbol" w:hint="default"/>
      </w:rPr>
    </w:lvl>
    <w:lvl w:ilvl="1" w:tplc="0410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Arial" w:hAnsi="Aria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ED67F59"/>
    <w:multiLevelType w:val="hybridMultilevel"/>
    <w:tmpl w:val="0316BB40"/>
    <w:lvl w:ilvl="0" w:tplc="9CB42134">
      <w:start w:val="1"/>
      <w:numFmt w:val="bullet"/>
      <w:lvlText w:val="•"/>
      <w:lvlJc w:val="left"/>
      <w:pPr>
        <w:ind w:left="2930" w:hanging="360"/>
      </w:pPr>
      <w:rPr>
        <w:rFonts w:ascii="Arial" w:hAnsi="Arial" w:hint="default"/>
      </w:rPr>
    </w:lvl>
    <w:lvl w:ilvl="1" w:tplc="04100003" w:tentative="1">
      <w:start w:val="1"/>
      <w:numFmt w:val="bullet"/>
      <w:lvlText w:val="o"/>
      <w:lvlJc w:val="left"/>
      <w:pPr>
        <w:ind w:left="3650" w:hanging="360"/>
      </w:pPr>
      <w:rPr>
        <w:rFonts w:ascii="Courier New" w:hAnsi="Courier New" w:cs="Courier New" w:hint="default"/>
      </w:rPr>
    </w:lvl>
    <w:lvl w:ilvl="2" w:tplc="04100005" w:tentative="1">
      <w:start w:val="1"/>
      <w:numFmt w:val="bullet"/>
      <w:lvlText w:val=""/>
      <w:lvlJc w:val="left"/>
      <w:pPr>
        <w:ind w:left="4370" w:hanging="360"/>
      </w:pPr>
      <w:rPr>
        <w:rFonts w:ascii="Wingdings" w:hAnsi="Wingdings" w:hint="default"/>
      </w:rPr>
    </w:lvl>
    <w:lvl w:ilvl="3" w:tplc="04100001" w:tentative="1">
      <w:start w:val="1"/>
      <w:numFmt w:val="bullet"/>
      <w:lvlText w:val=""/>
      <w:lvlJc w:val="left"/>
      <w:pPr>
        <w:ind w:left="5090" w:hanging="360"/>
      </w:pPr>
      <w:rPr>
        <w:rFonts w:ascii="Symbol" w:hAnsi="Symbol" w:hint="default"/>
      </w:rPr>
    </w:lvl>
    <w:lvl w:ilvl="4" w:tplc="04100003" w:tentative="1">
      <w:start w:val="1"/>
      <w:numFmt w:val="bullet"/>
      <w:lvlText w:val="o"/>
      <w:lvlJc w:val="left"/>
      <w:pPr>
        <w:ind w:left="5810" w:hanging="360"/>
      </w:pPr>
      <w:rPr>
        <w:rFonts w:ascii="Courier New" w:hAnsi="Courier New" w:cs="Courier New" w:hint="default"/>
      </w:rPr>
    </w:lvl>
    <w:lvl w:ilvl="5" w:tplc="04100005" w:tentative="1">
      <w:start w:val="1"/>
      <w:numFmt w:val="bullet"/>
      <w:lvlText w:val=""/>
      <w:lvlJc w:val="left"/>
      <w:pPr>
        <w:ind w:left="6530" w:hanging="360"/>
      </w:pPr>
      <w:rPr>
        <w:rFonts w:ascii="Wingdings" w:hAnsi="Wingdings" w:hint="default"/>
      </w:rPr>
    </w:lvl>
    <w:lvl w:ilvl="6" w:tplc="04100001" w:tentative="1">
      <w:start w:val="1"/>
      <w:numFmt w:val="bullet"/>
      <w:lvlText w:val=""/>
      <w:lvlJc w:val="left"/>
      <w:pPr>
        <w:ind w:left="7250" w:hanging="360"/>
      </w:pPr>
      <w:rPr>
        <w:rFonts w:ascii="Symbol" w:hAnsi="Symbol" w:hint="default"/>
      </w:rPr>
    </w:lvl>
    <w:lvl w:ilvl="7" w:tplc="04100003" w:tentative="1">
      <w:start w:val="1"/>
      <w:numFmt w:val="bullet"/>
      <w:lvlText w:val="o"/>
      <w:lvlJc w:val="left"/>
      <w:pPr>
        <w:ind w:left="7970" w:hanging="360"/>
      </w:pPr>
      <w:rPr>
        <w:rFonts w:ascii="Courier New" w:hAnsi="Courier New" w:cs="Courier New" w:hint="default"/>
      </w:rPr>
    </w:lvl>
    <w:lvl w:ilvl="8" w:tplc="04100005" w:tentative="1">
      <w:start w:val="1"/>
      <w:numFmt w:val="bullet"/>
      <w:lvlText w:val=""/>
      <w:lvlJc w:val="left"/>
      <w:pPr>
        <w:ind w:left="8690" w:hanging="360"/>
      </w:pPr>
      <w:rPr>
        <w:rFonts w:ascii="Wingdings" w:hAnsi="Wingdings" w:hint="default"/>
      </w:rPr>
    </w:lvl>
  </w:abstractNum>
  <w:abstractNum w:abstractNumId="30" w15:restartNumberingAfterBreak="0">
    <w:nsid w:val="2F2732F5"/>
    <w:multiLevelType w:val="hybridMultilevel"/>
    <w:tmpl w:val="9758BA0C"/>
    <w:lvl w:ilvl="0" w:tplc="04100005">
      <w:start w:val="1"/>
      <w:numFmt w:val="bullet"/>
      <w:lvlText w:val=""/>
      <w:lvlJc w:val="left"/>
      <w:pPr>
        <w:ind w:left="2160" w:hanging="360"/>
      </w:pPr>
      <w:rPr>
        <w:rFonts w:ascii="Wingdings" w:hAnsi="Wingdings"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31" w15:restartNumberingAfterBreak="0">
    <w:nsid w:val="2FBB535C"/>
    <w:multiLevelType w:val="hybridMultilevel"/>
    <w:tmpl w:val="5B6821D8"/>
    <w:lvl w:ilvl="0" w:tplc="04100003">
      <w:start w:val="1"/>
      <w:numFmt w:val="bullet"/>
      <w:lvlText w:val="o"/>
      <w:lvlJc w:val="left"/>
      <w:pPr>
        <w:ind w:left="720" w:hanging="360"/>
      </w:pPr>
      <w:rPr>
        <w:rFonts w:ascii="Courier New" w:hAnsi="Courier New" w:cs="Courier New" w:hint="default"/>
      </w:rPr>
    </w:lvl>
    <w:lvl w:ilvl="1" w:tplc="04100005">
      <w:start w:val="1"/>
      <w:numFmt w:val="bullet"/>
      <w:lvlText w:val=""/>
      <w:lvlJc w:val="left"/>
      <w:pPr>
        <w:ind w:left="1440" w:hanging="360"/>
      </w:pPr>
      <w:rPr>
        <w:rFonts w:ascii="Wingdings" w:hAnsi="Wingdings" w:hint="default"/>
      </w:rPr>
    </w:lvl>
    <w:lvl w:ilvl="2" w:tplc="9CB42134">
      <w:start w:val="1"/>
      <w:numFmt w:val="bullet"/>
      <w:lvlText w:val="•"/>
      <w:lvlJc w:val="left"/>
      <w:pPr>
        <w:ind w:left="2160" w:hanging="360"/>
      </w:pPr>
      <w:rPr>
        <w:rFonts w:ascii="Arial" w:hAnsi="Aria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1A1211"/>
    <w:multiLevelType w:val="hybridMultilevel"/>
    <w:tmpl w:val="23D636C2"/>
    <w:lvl w:ilvl="0" w:tplc="9CB42134">
      <w:start w:val="1"/>
      <w:numFmt w:val="bullet"/>
      <w:lvlText w:val="•"/>
      <w:lvlJc w:val="left"/>
      <w:pPr>
        <w:ind w:left="4320" w:hanging="360"/>
      </w:pPr>
      <w:rPr>
        <w:rFonts w:ascii="Arial" w:hAnsi="Arial" w:hint="default"/>
      </w:rPr>
    </w:lvl>
    <w:lvl w:ilvl="1" w:tplc="04100003" w:tentative="1">
      <w:start w:val="1"/>
      <w:numFmt w:val="bullet"/>
      <w:lvlText w:val="o"/>
      <w:lvlJc w:val="left"/>
      <w:pPr>
        <w:ind w:left="5040" w:hanging="360"/>
      </w:pPr>
      <w:rPr>
        <w:rFonts w:ascii="Courier New" w:hAnsi="Courier New" w:cs="Courier New" w:hint="default"/>
      </w:rPr>
    </w:lvl>
    <w:lvl w:ilvl="2" w:tplc="04100005" w:tentative="1">
      <w:start w:val="1"/>
      <w:numFmt w:val="bullet"/>
      <w:lvlText w:val=""/>
      <w:lvlJc w:val="left"/>
      <w:pPr>
        <w:ind w:left="5760" w:hanging="360"/>
      </w:pPr>
      <w:rPr>
        <w:rFonts w:ascii="Wingdings" w:hAnsi="Wingdings" w:hint="default"/>
      </w:rPr>
    </w:lvl>
    <w:lvl w:ilvl="3" w:tplc="04100001" w:tentative="1">
      <w:start w:val="1"/>
      <w:numFmt w:val="bullet"/>
      <w:lvlText w:val=""/>
      <w:lvlJc w:val="left"/>
      <w:pPr>
        <w:ind w:left="6480" w:hanging="360"/>
      </w:pPr>
      <w:rPr>
        <w:rFonts w:ascii="Symbol" w:hAnsi="Symbol" w:hint="default"/>
      </w:rPr>
    </w:lvl>
    <w:lvl w:ilvl="4" w:tplc="04100003" w:tentative="1">
      <w:start w:val="1"/>
      <w:numFmt w:val="bullet"/>
      <w:lvlText w:val="o"/>
      <w:lvlJc w:val="left"/>
      <w:pPr>
        <w:ind w:left="7200" w:hanging="360"/>
      </w:pPr>
      <w:rPr>
        <w:rFonts w:ascii="Courier New" w:hAnsi="Courier New" w:cs="Courier New" w:hint="default"/>
      </w:rPr>
    </w:lvl>
    <w:lvl w:ilvl="5" w:tplc="04100005" w:tentative="1">
      <w:start w:val="1"/>
      <w:numFmt w:val="bullet"/>
      <w:lvlText w:val=""/>
      <w:lvlJc w:val="left"/>
      <w:pPr>
        <w:ind w:left="7920" w:hanging="360"/>
      </w:pPr>
      <w:rPr>
        <w:rFonts w:ascii="Wingdings" w:hAnsi="Wingdings" w:hint="default"/>
      </w:rPr>
    </w:lvl>
    <w:lvl w:ilvl="6" w:tplc="04100001" w:tentative="1">
      <w:start w:val="1"/>
      <w:numFmt w:val="bullet"/>
      <w:lvlText w:val=""/>
      <w:lvlJc w:val="left"/>
      <w:pPr>
        <w:ind w:left="8640" w:hanging="360"/>
      </w:pPr>
      <w:rPr>
        <w:rFonts w:ascii="Symbol" w:hAnsi="Symbol" w:hint="default"/>
      </w:rPr>
    </w:lvl>
    <w:lvl w:ilvl="7" w:tplc="04100003" w:tentative="1">
      <w:start w:val="1"/>
      <w:numFmt w:val="bullet"/>
      <w:lvlText w:val="o"/>
      <w:lvlJc w:val="left"/>
      <w:pPr>
        <w:ind w:left="9360" w:hanging="360"/>
      </w:pPr>
      <w:rPr>
        <w:rFonts w:ascii="Courier New" w:hAnsi="Courier New" w:cs="Courier New" w:hint="default"/>
      </w:rPr>
    </w:lvl>
    <w:lvl w:ilvl="8" w:tplc="04100005" w:tentative="1">
      <w:start w:val="1"/>
      <w:numFmt w:val="bullet"/>
      <w:lvlText w:val=""/>
      <w:lvlJc w:val="left"/>
      <w:pPr>
        <w:ind w:left="10080" w:hanging="360"/>
      </w:pPr>
      <w:rPr>
        <w:rFonts w:ascii="Wingdings" w:hAnsi="Wingdings" w:hint="default"/>
      </w:rPr>
    </w:lvl>
  </w:abstractNum>
  <w:abstractNum w:abstractNumId="33" w15:restartNumberingAfterBreak="0">
    <w:nsid w:val="30544470"/>
    <w:multiLevelType w:val="hybridMultilevel"/>
    <w:tmpl w:val="03B6D89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9CB42134">
      <w:start w:val="1"/>
      <w:numFmt w:val="bullet"/>
      <w:lvlText w:val="•"/>
      <w:lvlJc w:val="left"/>
      <w:pPr>
        <w:ind w:left="2880" w:hanging="360"/>
      </w:pPr>
      <w:rPr>
        <w:rFonts w:ascii="Arial" w:hAnsi="Aria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5B7745C"/>
    <w:multiLevelType w:val="hybridMultilevel"/>
    <w:tmpl w:val="6D46AB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3744631D"/>
    <w:multiLevelType w:val="hybridMultilevel"/>
    <w:tmpl w:val="15DE599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7515AD3"/>
    <w:multiLevelType w:val="hybridMultilevel"/>
    <w:tmpl w:val="6114C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9CB42134">
      <w:start w:val="1"/>
      <w:numFmt w:val="bullet"/>
      <w:lvlText w:val="•"/>
      <w:lvlJc w:val="left"/>
      <w:pPr>
        <w:ind w:left="2880" w:hanging="360"/>
      </w:pPr>
      <w:rPr>
        <w:rFonts w:ascii="Arial" w:hAnsi="Aria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8277C56"/>
    <w:multiLevelType w:val="multilevel"/>
    <w:tmpl w:val="BC1C1D8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decimal"/>
      <w:lvlText w:val="%2."/>
      <w:lvlJc w:val="left"/>
      <w:pPr>
        <w:ind w:left="1440" w:hanging="360"/>
      </w:pPr>
    </w:lvl>
    <w:lvl w:ilvl="2">
      <w:start w:val="1"/>
      <w:numFmt w:val="bullet"/>
      <w:lvlText w:val=""/>
      <w:lvlJc w:val="left"/>
      <w:pPr>
        <w:ind w:left="2154"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F70750F"/>
    <w:multiLevelType w:val="hybridMultilevel"/>
    <w:tmpl w:val="8A38EC3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04100003">
      <w:start w:val="1"/>
      <w:numFmt w:val="bullet"/>
      <w:lvlText w:val="o"/>
      <w:lvlJc w:val="left"/>
      <w:pPr>
        <w:ind w:left="720" w:hanging="360"/>
      </w:pPr>
      <w:rPr>
        <w:rFonts w:ascii="Courier New" w:hAnsi="Courier New" w:cs="Courier New"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15C2003"/>
    <w:multiLevelType w:val="hybridMultilevel"/>
    <w:tmpl w:val="AEBC151A"/>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0410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51F049E"/>
    <w:multiLevelType w:val="multilevel"/>
    <w:tmpl w:val="40E26E5C"/>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decimal"/>
      <w:lvlText w:val="%2."/>
      <w:lvlJc w:val="left"/>
      <w:pPr>
        <w:ind w:left="1440" w:hanging="360"/>
      </w:pPr>
    </w:lvl>
    <w:lvl w:ilvl="2">
      <w:start w:val="1"/>
      <w:numFmt w:val="bullet"/>
      <w:lvlText w:val=""/>
      <w:lvlJc w:val="left"/>
      <w:pPr>
        <w:tabs>
          <w:tab w:val="num" w:pos="1920"/>
        </w:tabs>
        <w:ind w:left="1920" w:hanging="360"/>
      </w:pPr>
      <w:rPr>
        <w:rFonts w:ascii="Symbol" w:hAnsi="Symbol" w:hint="default"/>
        <w:sz w:val="20"/>
      </w:rPr>
    </w:lvl>
    <w:lvl w:ilvl="3">
      <w:start w:val="1"/>
      <w:numFmt w:val="bullet"/>
      <w:lvlText w:val=""/>
      <w:lvlJc w:val="left"/>
      <w:pPr>
        <w:ind w:left="2880" w:hanging="360"/>
      </w:pPr>
      <w:rPr>
        <w:rFonts w:ascii="Symbol" w:hAnsi="Symbol" w:hint="default"/>
      </w:rPr>
    </w:lvl>
    <w:lvl w:ilvl="4">
      <w:start w:val="1"/>
      <w:numFmt w:val="bullet"/>
      <w:lvlText w:val="o"/>
      <w:lvlJc w:val="left"/>
      <w:pPr>
        <w:ind w:left="1446" w:hanging="360"/>
      </w:pPr>
      <w:rPr>
        <w:rFonts w:ascii="Courier New" w:hAnsi="Courier New" w:cs="Courier New" w:hint="default"/>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8220A6C"/>
    <w:multiLevelType w:val="hybridMultilevel"/>
    <w:tmpl w:val="163E8B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493122A0"/>
    <w:multiLevelType w:val="hybridMultilevel"/>
    <w:tmpl w:val="045EC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99D5981"/>
    <w:multiLevelType w:val="hybridMultilevel"/>
    <w:tmpl w:val="E2E865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AE2129D"/>
    <w:multiLevelType w:val="hybridMultilevel"/>
    <w:tmpl w:val="6A386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B0E0ACD"/>
    <w:multiLevelType w:val="hybridMultilevel"/>
    <w:tmpl w:val="073E3D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4B193D38"/>
    <w:multiLevelType w:val="hybridMultilevel"/>
    <w:tmpl w:val="58ECEC0C"/>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C1F0412"/>
    <w:multiLevelType w:val="hybridMultilevel"/>
    <w:tmpl w:val="D244165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9CB42134">
      <w:start w:val="1"/>
      <w:numFmt w:val="bullet"/>
      <w:lvlText w:val="•"/>
      <w:lvlJc w:val="left"/>
      <w:pPr>
        <w:ind w:left="2880" w:hanging="360"/>
      </w:pPr>
      <w:rPr>
        <w:rFonts w:ascii="Arial" w:hAnsi="Aria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E1F3AA3"/>
    <w:multiLevelType w:val="hybridMultilevel"/>
    <w:tmpl w:val="643485B4"/>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15:restartNumberingAfterBreak="0">
    <w:nsid w:val="4E8F7BBC"/>
    <w:multiLevelType w:val="hybridMultilevel"/>
    <w:tmpl w:val="70DC1EB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5027348A"/>
    <w:multiLevelType w:val="hybridMultilevel"/>
    <w:tmpl w:val="152A5A82"/>
    <w:lvl w:ilvl="0" w:tplc="04100005">
      <w:start w:val="1"/>
      <w:numFmt w:val="bullet"/>
      <w:lvlText w:val=""/>
      <w:lvlJc w:val="left"/>
      <w:pPr>
        <w:ind w:left="2154" w:hanging="360"/>
      </w:pPr>
      <w:rPr>
        <w:rFonts w:ascii="Wingdings" w:hAnsi="Wingdings" w:hint="default"/>
      </w:rPr>
    </w:lvl>
    <w:lvl w:ilvl="1" w:tplc="04100003" w:tentative="1">
      <w:start w:val="1"/>
      <w:numFmt w:val="bullet"/>
      <w:lvlText w:val="o"/>
      <w:lvlJc w:val="left"/>
      <w:pPr>
        <w:ind w:left="2874" w:hanging="360"/>
      </w:pPr>
      <w:rPr>
        <w:rFonts w:ascii="Courier New" w:hAnsi="Courier New" w:cs="Courier New" w:hint="default"/>
      </w:rPr>
    </w:lvl>
    <w:lvl w:ilvl="2" w:tplc="04100005" w:tentative="1">
      <w:start w:val="1"/>
      <w:numFmt w:val="bullet"/>
      <w:lvlText w:val=""/>
      <w:lvlJc w:val="left"/>
      <w:pPr>
        <w:ind w:left="3594" w:hanging="360"/>
      </w:pPr>
      <w:rPr>
        <w:rFonts w:ascii="Wingdings" w:hAnsi="Wingdings" w:hint="default"/>
      </w:rPr>
    </w:lvl>
    <w:lvl w:ilvl="3" w:tplc="04100001" w:tentative="1">
      <w:start w:val="1"/>
      <w:numFmt w:val="bullet"/>
      <w:lvlText w:val=""/>
      <w:lvlJc w:val="left"/>
      <w:pPr>
        <w:ind w:left="4314" w:hanging="360"/>
      </w:pPr>
      <w:rPr>
        <w:rFonts w:ascii="Symbol" w:hAnsi="Symbol" w:hint="default"/>
      </w:rPr>
    </w:lvl>
    <w:lvl w:ilvl="4" w:tplc="04100003" w:tentative="1">
      <w:start w:val="1"/>
      <w:numFmt w:val="bullet"/>
      <w:lvlText w:val="o"/>
      <w:lvlJc w:val="left"/>
      <w:pPr>
        <w:ind w:left="5034" w:hanging="360"/>
      </w:pPr>
      <w:rPr>
        <w:rFonts w:ascii="Courier New" w:hAnsi="Courier New" w:cs="Courier New" w:hint="default"/>
      </w:rPr>
    </w:lvl>
    <w:lvl w:ilvl="5" w:tplc="04100005" w:tentative="1">
      <w:start w:val="1"/>
      <w:numFmt w:val="bullet"/>
      <w:lvlText w:val=""/>
      <w:lvlJc w:val="left"/>
      <w:pPr>
        <w:ind w:left="5754" w:hanging="360"/>
      </w:pPr>
      <w:rPr>
        <w:rFonts w:ascii="Wingdings" w:hAnsi="Wingdings" w:hint="default"/>
      </w:rPr>
    </w:lvl>
    <w:lvl w:ilvl="6" w:tplc="04100001" w:tentative="1">
      <w:start w:val="1"/>
      <w:numFmt w:val="bullet"/>
      <w:lvlText w:val=""/>
      <w:lvlJc w:val="left"/>
      <w:pPr>
        <w:ind w:left="6474" w:hanging="360"/>
      </w:pPr>
      <w:rPr>
        <w:rFonts w:ascii="Symbol" w:hAnsi="Symbol" w:hint="default"/>
      </w:rPr>
    </w:lvl>
    <w:lvl w:ilvl="7" w:tplc="04100003" w:tentative="1">
      <w:start w:val="1"/>
      <w:numFmt w:val="bullet"/>
      <w:lvlText w:val="o"/>
      <w:lvlJc w:val="left"/>
      <w:pPr>
        <w:ind w:left="7194" w:hanging="360"/>
      </w:pPr>
      <w:rPr>
        <w:rFonts w:ascii="Courier New" w:hAnsi="Courier New" w:cs="Courier New" w:hint="default"/>
      </w:rPr>
    </w:lvl>
    <w:lvl w:ilvl="8" w:tplc="04100005" w:tentative="1">
      <w:start w:val="1"/>
      <w:numFmt w:val="bullet"/>
      <w:lvlText w:val=""/>
      <w:lvlJc w:val="left"/>
      <w:pPr>
        <w:ind w:left="7914" w:hanging="360"/>
      </w:pPr>
      <w:rPr>
        <w:rFonts w:ascii="Wingdings" w:hAnsi="Wingdings" w:hint="default"/>
      </w:rPr>
    </w:lvl>
  </w:abstractNum>
  <w:abstractNum w:abstractNumId="51" w15:restartNumberingAfterBreak="0">
    <w:nsid w:val="50E77F5D"/>
    <w:multiLevelType w:val="hybridMultilevel"/>
    <w:tmpl w:val="EE08396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52" w15:restartNumberingAfterBreak="0">
    <w:nsid w:val="52030FEC"/>
    <w:multiLevelType w:val="hybridMultilevel"/>
    <w:tmpl w:val="45F8CDC8"/>
    <w:lvl w:ilvl="0" w:tplc="04100003">
      <w:start w:val="1"/>
      <w:numFmt w:val="bullet"/>
      <w:lvlText w:val="o"/>
      <w:lvlJc w:val="left"/>
      <w:pPr>
        <w:ind w:left="1446" w:hanging="360"/>
      </w:pPr>
      <w:rPr>
        <w:rFonts w:ascii="Courier New" w:hAnsi="Courier New" w:cs="Courier New" w:hint="default"/>
      </w:rPr>
    </w:lvl>
    <w:lvl w:ilvl="1" w:tplc="FFFFFFFF" w:tentative="1">
      <w:start w:val="1"/>
      <w:numFmt w:val="bullet"/>
      <w:lvlText w:val="o"/>
      <w:lvlJc w:val="left"/>
      <w:pPr>
        <w:ind w:left="2166" w:hanging="360"/>
      </w:pPr>
      <w:rPr>
        <w:rFonts w:ascii="Courier New" w:hAnsi="Courier New" w:cs="Courier New" w:hint="default"/>
      </w:rPr>
    </w:lvl>
    <w:lvl w:ilvl="2" w:tplc="FFFFFFFF" w:tentative="1">
      <w:start w:val="1"/>
      <w:numFmt w:val="bullet"/>
      <w:lvlText w:val=""/>
      <w:lvlJc w:val="left"/>
      <w:pPr>
        <w:ind w:left="2886" w:hanging="360"/>
      </w:pPr>
      <w:rPr>
        <w:rFonts w:ascii="Wingdings" w:hAnsi="Wingdings" w:hint="default"/>
      </w:rPr>
    </w:lvl>
    <w:lvl w:ilvl="3" w:tplc="FFFFFFFF" w:tentative="1">
      <w:start w:val="1"/>
      <w:numFmt w:val="bullet"/>
      <w:lvlText w:val=""/>
      <w:lvlJc w:val="left"/>
      <w:pPr>
        <w:ind w:left="3606" w:hanging="360"/>
      </w:pPr>
      <w:rPr>
        <w:rFonts w:ascii="Symbol" w:hAnsi="Symbol" w:hint="default"/>
      </w:rPr>
    </w:lvl>
    <w:lvl w:ilvl="4" w:tplc="FFFFFFFF" w:tentative="1">
      <w:start w:val="1"/>
      <w:numFmt w:val="bullet"/>
      <w:lvlText w:val="o"/>
      <w:lvlJc w:val="left"/>
      <w:pPr>
        <w:ind w:left="4326" w:hanging="360"/>
      </w:pPr>
      <w:rPr>
        <w:rFonts w:ascii="Courier New" w:hAnsi="Courier New" w:cs="Courier New" w:hint="default"/>
      </w:rPr>
    </w:lvl>
    <w:lvl w:ilvl="5" w:tplc="FFFFFFFF" w:tentative="1">
      <w:start w:val="1"/>
      <w:numFmt w:val="bullet"/>
      <w:lvlText w:val=""/>
      <w:lvlJc w:val="left"/>
      <w:pPr>
        <w:ind w:left="5046" w:hanging="360"/>
      </w:pPr>
      <w:rPr>
        <w:rFonts w:ascii="Wingdings" w:hAnsi="Wingdings" w:hint="default"/>
      </w:rPr>
    </w:lvl>
    <w:lvl w:ilvl="6" w:tplc="FFFFFFFF" w:tentative="1">
      <w:start w:val="1"/>
      <w:numFmt w:val="bullet"/>
      <w:lvlText w:val=""/>
      <w:lvlJc w:val="left"/>
      <w:pPr>
        <w:ind w:left="5766" w:hanging="360"/>
      </w:pPr>
      <w:rPr>
        <w:rFonts w:ascii="Symbol" w:hAnsi="Symbol" w:hint="default"/>
      </w:rPr>
    </w:lvl>
    <w:lvl w:ilvl="7" w:tplc="FFFFFFFF" w:tentative="1">
      <w:start w:val="1"/>
      <w:numFmt w:val="bullet"/>
      <w:lvlText w:val="o"/>
      <w:lvlJc w:val="left"/>
      <w:pPr>
        <w:ind w:left="6486" w:hanging="360"/>
      </w:pPr>
      <w:rPr>
        <w:rFonts w:ascii="Courier New" w:hAnsi="Courier New" w:cs="Courier New" w:hint="default"/>
      </w:rPr>
    </w:lvl>
    <w:lvl w:ilvl="8" w:tplc="FFFFFFFF" w:tentative="1">
      <w:start w:val="1"/>
      <w:numFmt w:val="bullet"/>
      <w:lvlText w:val=""/>
      <w:lvlJc w:val="left"/>
      <w:pPr>
        <w:ind w:left="7206" w:hanging="360"/>
      </w:pPr>
      <w:rPr>
        <w:rFonts w:ascii="Wingdings" w:hAnsi="Wingdings" w:hint="default"/>
      </w:rPr>
    </w:lvl>
  </w:abstractNum>
  <w:abstractNum w:abstractNumId="53" w15:restartNumberingAfterBreak="0">
    <w:nsid w:val="524433F0"/>
    <w:multiLevelType w:val="hybridMultilevel"/>
    <w:tmpl w:val="7DBE4A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25F3F52"/>
    <w:multiLevelType w:val="hybridMultilevel"/>
    <w:tmpl w:val="61649D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9CB42134">
      <w:start w:val="1"/>
      <w:numFmt w:val="bullet"/>
      <w:lvlText w:val="•"/>
      <w:lvlJc w:val="left"/>
      <w:pPr>
        <w:ind w:left="2880" w:hanging="360"/>
      </w:pPr>
      <w:rPr>
        <w:rFonts w:ascii="Arial" w:hAnsi="Aria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67B6A94"/>
    <w:multiLevelType w:val="hybridMultilevel"/>
    <w:tmpl w:val="430453C4"/>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440" w:hanging="360"/>
      </w:pPr>
      <w:rPr>
        <w:rFonts w:ascii="Wingdings" w:hAnsi="Wingdings" w:hint="default"/>
      </w:rPr>
    </w:lvl>
    <w:lvl w:ilvl="2" w:tplc="04100005">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583F204F"/>
    <w:multiLevelType w:val="hybridMultilevel"/>
    <w:tmpl w:val="76BCA7E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9CB42134">
      <w:start w:val="1"/>
      <w:numFmt w:val="bullet"/>
      <w:lvlText w:val="•"/>
      <w:lvlJc w:val="left"/>
      <w:pPr>
        <w:ind w:left="2880" w:hanging="360"/>
      </w:pPr>
      <w:rPr>
        <w:rFonts w:ascii="Arial" w:hAnsi="Aria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868580A"/>
    <w:multiLevelType w:val="hybridMultilevel"/>
    <w:tmpl w:val="937A30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AE0095C"/>
    <w:multiLevelType w:val="hybridMultilevel"/>
    <w:tmpl w:val="14B26CA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9CB42134">
      <w:start w:val="1"/>
      <w:numFmt w:val="bullet"/>
      <w:lvlText w:val="•"/>
      <w:lvlJc w:val="left"/>
      <w:pPr>
        <w:ind w:left="2160" w:hanging="360"/>
      </w:pPr>
      <w:rPr>
        <w:rFonts w:ascii="Arial" w:hAnsi="Arial" w:hint="default"/>
      </w:rPr>
    </w:lvl>
    <w:lvl w:ilvl="3" w:tplc="FFFFFFFF">
      <w:start w:val="1"/>
      <w:numFmt w:val="bullet"/>
      <w:lvlText w:val="•"/>
      <w:lvlJc w:val="left"/>
      <w:pPr>
        <w:ind w:left="2880" w:hanging="360"/>
      </w:pPr>
      <w:rPr>
        <w:rFonts w:ascii="Arial" w:hAnsi="Aria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5C9D3CFB"/>
    <w:multiLevelType w:val="hybridMultilevel"/>
    <w:tmpl w:val="C456C97E"/>
    <w:lvl w:ilvl="0" w:tplc="8B64FB14">
      <w:start w:val="1"/>
      <w:numFmt w:val="bullet"/>
      <w:pStyle w:val="Table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4A14BFA"/>
    <w:multiLevelType w:val="hybridMultilevel"/>
    <w:tmpl w:val="EAF8AE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15:restartNumberingAfterBreak="0">
    <w:nsid w:val="64E44AF2"/>
    <w:multiLevelType w:val="hybridMultilevel"/>
    <w:tmpl w:val="C986C9F0"/>
    <w:lvl w:ilvl="0" w:tplc="9CB42134">
      <w:start w:val="1"/>
      <w:numFmt w:val="bullet"/>
      <w:lvlText w:val="•"/>
      <w:lvlJc w:val="left"/>
      <w:pPr>
        <w:ind w:left="2880" w:hanging="360"/>
      </w:pPr>
      <w:rPr>
        <w:rFonts w:ascii="Arial" w:hAnsi="Arial" w:hint="default"/>
      </w:rPr>
    </w:lvl>
    <w:lvl w:ilvl="1" w:tplc="04100003" w:tentative="1">
      <w:start w:val="1"/>
      <w:numFmt w:val="bullet"/>
      <w:lvlText w:val="o"/>
      <w:lvlJc w:val="left"/>
      <w:pPr>
        <w:ind w:left="3600" w:hanging="360"/>
      </w:pPr>
      <w:rPr>
        <w:rFonts w:ascii="Courier New" w:hAnsi="Courier New" w:cs="Courier New" w:hint="default"/>
      </w:rPr>
    </w:lvl>
    <w:lvl w:ilvl="2" w:tplc="04100005" w:tentative="1">
      <w:start w:val="1"/>
      <w:numFmt w:val="bullet"/>
      <w:lvlText w:val=""/>
      <w:lvlJc w:val="left"/>
      <w:pPr>
        <w:ind w:left="4320" w:hanging="360"/>
      </w:pPr>
      <w:rPr>
        <w:rFonts w:ascii="Wingdings" w:hAnsi="Wingdings" w:hint="default"/>
      </w:rPr>
    </w:lvl>
    <w:lvl w:ilvl="3" w:tplc="04100001" w:tentative="1">
      <w:start w:val="1"/>
      <w:numFmt w:val="bullet"/>
      <w:lvlText w:val=""/>
      <w:lvlJc w:val="left"/>
      <w:pPr>
        <w:ind w:left="5040" w:hanging="360"/>
      </w:pPr>
      <w:rPr>
        <w:rFonts w:ascii="Symbol" w:hAnsi="Symbol" w:hint="default"/>
      </w:rPr>
    </w:lvl>
    <w:lvl w:ilvl="4" w:tplc="04100003" w:tentative="1">
      <w:start w:val="1"/>
      <w:numFmt w:val="bullet"/>
      <w:lvlText w:val="o"/>
      <w:lvlJc w:val="left"/>
      <w:pPr>
        <w:ind w:left="5760" w:hanging="360"/>
      </w:pPr>
      <w:rPr>
        <w:rFonts w:ascii="Courier New" w:hAnsi="Courier New" w:cs="Courier New" w:hint="default"/>
      </w:rPr>
    </w:lvl>
    <w:lvl w:ilvl="5" w:tplc="04100005" w:tentative="1">
      <w:start w:val="1"/>
      <w:numFmt w:val="bullet"/>
      <w:lvlText w:val=""/>
      <w:lvlJc w:val="left"/>
      <w:pPr>
        <w:ind w:left="6480" w:hanging="360"/>
      </w:pPr>
      <w:rPr>
        <w:rFonts w:ascii="Wingdings" w:hAnsi="Wingdings" w:hint="default"/>
      </w:rPr>
    </w:lvl>
    <w:lvl w:ilvl="6" w:tplc="04100001" w:tentative="1">
      <w:start w:val="1"/>
      <w:numFmt w:val="bullet"/>
      <w:lvlText w:val=""/>
      <w:lvlJc w:val="left"/>
      <w:pPr>
        <w:ind w:left="7200" w:hanging="360"/>
      </w:pPr>
      <w:rPr>
        <w:rFonts w:ascii="Symbol" w:hAnsi="Symbol" w:hint="default"/>
      </w:rPr>
    </w:lvl>
    <w:lvl w:ilvl="7" w:tplc="04100003" w:tentative="1">
      <w:start w:val="1"/>
      <w:numFmt w:val="bullet"/>
      <w:lvlText w:val="o"/>
      <w:lvlJc w:val="left"/>
      <w:pPr>
        <w:ind w:left="7920" w:hanging="360"/>
      </w:pPr>
      <w:rPr>
        <w:rFonts w:ascii="Courier New" w:hAnsi="Courier New" w:cs="Courier New" w:hint="default"/>
      </w:rPr>
    </w:lvl>
    <w:lvl w:ilvl="8" w:tplc="04100005" w:tentative="1">
      <w:start w:val="1"/>
      <w:numFmt w:val="bullet"/>
      <w:lvlText w:val=""/>
      <w:lvlJc w:val="left"/>
      <w:pPr>
        <w:ind w:left="8640" w:hanging="360"/>
      </w:pPr>
      <w:rPr>
        <w:rFonts w:ascii="Wingdings" w:hAnsi="Wingdings" w:hint="default"/>
      </w:rPr>
    </w:lvl>
  </w:abstractNum>
  <w:abstractNum w:abstractNumId="62" w15:restartNumberingAfterBreak="0">
    <w:nsid w:val="66854FBE"/>
    <w:multiLevelType w:val="multilevel"/>
    <w:tmpl w:val="AFF26F1C"/>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decimal"/>
      <w:lvlText w:val="%2."/>
      <w:lvlJc w:val="left"/>
      <w:pPr>
        <w:ind w:left="1440" w:hanging="360"/>
      </w:pPr>
    </w:lvl>
    <w:lvl w:ilvl="2">
      <w:start w:val="1"/>
      <w:numFmt w:val="bullet"/>
      <w:lvlText w:val=""/>
      <w:lvlJc w:val="left"/>
      <w:pPr>
        <w:tabs>
          <w:tab w:val="num" w:pos="1920"/>
        </w:tabs>
        <w:ind w:left="1920" w:hanging="360"/>
      </w:pPr>
      <w:rPr>
        <w:rFonts w:ascii="Symbol" w:hAnsi="Symbol" w:hint="default"/>
        <w:sz w:val="20"/>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6B20410"/>
    <w:multiLevelType w:val="multilevel"/>
    <w:tmpl w:val="7E40C05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decimal"/>
      <w:lvlText w:val="%2."/>
      <w:lvlJc w:val="left"/>
      <w:pPr>
        <w:ind w:left="1440" w:hanging="360"/>
      </w:pPr>
    </w:lvl>
    <w:lvl w:ilvl="2">
      <w:start w:val="1"/>
      <w:numFmt w:val="bullet"/>
      <w:lvlText w:val=""/>
      <w:lvlJc w:val="left"/>
      <w:pPr>
        <w:tabs>
          <w:tab w:val="num" w:pos="1920"/>
        </w:tabs>
        <w:ind w:left="1920" w:hanging="360"/>
      </w:pPr>
      <w:rPr>
        <w:rFonts w:ascii="Symbol" w:hAnsi="Symbol" w:hint="default"/>
        <w:sz w:val="20"/>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B0A2723"/>
    <w:multiLevelType w:val="hybridMultilevel"/>
    <w:tmpl w:val="4C582E3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5" w15:restartNumberingAfterBreak="0">
    <w:nsid w:val="6D6C0EBB"/>
    <w:multiLevelType w:val="hybridMultilevel"/>
    <w:tmpl w:val="ADBA5A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E632C83"/>
    <w:multiLevelType w:val="hybridMultilevel"/>
    <w:tmpl w:val="A3A803D2"/>
    <w:lvl w:ilvl="0" w:tplc="9CB42134">
      <w:start w:val="1"/>
      <w:numFmt w:val="bullet"/>
      <w:lvlText w:val="•"/>
      <w:lvlJc w:val="left"/>
      <w:pPr>
        <w:ind w:left="2880" w:hanging="360"/>
      </w:pPr>
      <w:rPr>
        <w:rFonts w:ascii="Arial" w:hAnsi="Arial" w:hint="default"/>
      </w:rPr>
    </w:lvl>
    <w:lvl w:ilvl="1" w:tplc="04100003" w:tentative="1">
      <w:start w:val="1"/>
      <w:numFmt w:val="bullet"/>
      <w:lvlText w:val="o"/>
      <w:lvlJc w:val="left"/>
      <w:pPr>
        <w:ind w:left="3600" w:hanging="360"/>
      </w:pPr>
      <w:rPr>
        <w:rFonts w:ascii="Courier New" w:hAnsi="Courier New" w:cs="Courier New" w:hint="default"/>
      </w:rPr>
    </w:lvl>
    <w:lvl w:ilvl="2" w:tplc="04100005" w:tentative="1">
      <w:start w:val="1"/>
      <w:numFmt w:val="bullet"/>
      <w:lvlText w:val=""/>
      <w:lvlJc w:val="left"/>
      <w:pPr>
        <w:ind w:left="4320" w:hanging="360"/>
      </w:pPr>
      <w:rPr>
        <w:rFonts w:ascii="Wingdings" w:hAnsi="Wingdings" w:hint="default"/>
      </w:rPr>
    </w:lvl>
    <w:lvl w:ilvl="3" w:tplc="04100001" w:tentative="1">
      <w:start w:val="1"/>
      <w:numFmt w:val="bullet"/>
      <w:lvlText w:val=""/>
      <w:lvlJc w:val="left"/>
      <w:pPr>
        <w:ind w:left="5040" w:hanging="360"/>
      </w:pPr>
      <w:rPr>
        <w:rFonts w:ascii="Symbol" w:hAnsi="Symbol" w:hint="default"/>
      </w:rPr>
    </w:lvl>
    <w:lvl w:ilvl="4" w:tplc="04100003" w:tentative="1">
      <w:start w:val="1"/>
      <w:numFmt w:val="bullet"/>
      <w:lvlText w:val="o"/>
      <w:lvlJc w:val="left"/>
      <w:pPr>
        <w:ind w:left="5760" w:hanging="360"/>
      </w:pPr>
      <w:rPr>
        <w:rFonts w:ascii="Courier New" w:hAnsi="Courier New" w:cs="Courier New" w:hint="default"/>
      </w:rPr>
    </w:lvl>
    <w:lvl w:ilvl="5" w:tplc="04100005" w:tentative="1">
      <w:start w:val="1"/>
      <w:numFmt w:val="bullet"/>
      <w:lvlText w:val=""/>
      <w:lvlJc w:val="left"/>
      <w:pPr>
        <w:ind w:left="6480" w:hanging="360"/>
      </w:pPr>
      <w:rPr>
        <w:rFonts w:ascii="Wingdings" w:hAnsi="Wingdings" w:hint="default"/>
      </w:rPr>
    </w:lvl>
    <w:lvl w:ilvl="6" w:tplc="04100001" w:tentative="1">
      <w:start w:val="1"/>
      <w:numFmt w:val="bullet"/>
      <w:lvlText w:val=""/>
      <w:lvlJc w:val="left"/>
      <w:pPr>
        <w:ind w:left="7200" w:hanging="360"/>
      </w:pPr>
      <w:rPr>
        <w:rFonts w:ascii="Symbol" w:hAnsi="Symbol" w:hint="default"/>
      </w:rPr>
    </w:lvl>
    <w:lvl w:ilvl="7" w:tplc="04100003" w:tentative="1">
      <w:start w:val="1"/>
      <w:numFmt w:val="bullet"/>
      <w:lvlText w:val="o"/>
      <w:lvlJc w:val="left"/>
      <w:pPr>
        <w:ind w:left="7920" w:hanging="360"/>
      </w:pPr>
      <w:rPr>
        <w:rFonts w:ascii="Courier New" w:hAnsi="Courier New" w:cs="Courier New" w:hint="default"/>
      </w:rPr>
    </w:lvl>
    <w:lvl w:ilvl="8" w:tplc="04100005" w:tentative="1">
      <w:start w:val="1"/>
      <w:numFmt w:val="bullet"/>
      <w:lvlText w:val=""/>
      <w:lvlJc w:val="left"/>
      <w:pPr>
        <w:ind w:left="8640" w:hanging="360"/>
      </w:pPr>
      <w:rPr>
        <w:rFonts w:ascii="Wingdings" w:hAnsi="Wingdings" w:hint="default"/>
      </w:rPr>
    </w:lvl>
  </w:abstractNum>
  <w:abstractNum w:abstractNumId="67" w15:restartNumberingAfterBreak="0">
    <w:nsid w:val="6EC712AD"/>
    <w:multiLevelType w:val="hybridMultilevel"/>
    <w:tmpl w:val="39F60A06"/>
    <w:lvl w:ilvl="0" w:tplc="9CB42134">
      <w:start w:val="1"/>
      <w:numFmt w:val="bullet"/>
      <w:lvlText w:val="•"/>
      <w:lvlJc w:val="left"/>
      <w:pPr>
        <w:ind w:left="2880" w:hanging="360"/>
      </w:pPr>
      <w:rPr>
        <w:rFonts w:ascii="Arial" w:hAnsi="Arial" w:hint="default"/>
      </w:rPr>
    </w:lvl>
    <w:lvl w:ilvl="1" w:tplc="04100003" w:tentative="1">
      <w:start w:val="1"/>
      <w:numFmt w:val="bullet"/>
      <w:lvlText w:val="o"/>
      <w:lvlJc w:val="left"/>
      <w:pPr>
        <w:ind w:left="3600" w:hanging="360"/>
      </w:pPr>
      <w:rPr>
        <w:rFonts w:ascii="Courier New" w:hAnsi="Courier New" w:cs="Courier New" w:hint="default"/>
      </w:rPr>
    </w:lvl>
    <w:lvl w:ilvl="2" w:tplc="04100005" w:tentative="1">
      <w:start w:val="1"/>
      <w:numFmt w:val="bullet"/>
      <w:lvlText w:val=""/>
      <w:lvlJc w:val="left"/>
      <w:pPr>
        <w:ind w:left="4320" w:hanging="360"/>
      </w:pPr>
      <w:rPr>
        <w:rFonts w:ascii="Wingdings" w:hAnsi="Wingdings" w:hint="default"/>
      </w:rPr>
    </w:lvl>
    <w:lvl w:ilvl="3" w:tplc="04100001" w:tentative="1">
      <w:start w:val="1"/>
      <w:numFmt w:val="bullet"/>
      <w:lvlText w:val=""/>
      <w:lvlJc w:val="left"/>
      <w:pPr>
        <w:ind w:left="5040" w:hanging="360"/>
      </w:pPr>
      <w:rPr>
        <w:rFonts w:ascii="Symbol" w:hAnsi="Symbol" w:hint="default"/>
      </w:rPr>
    </w:lvl>
    <w:lvl w:ilvl="4" w:tplc="04100003" w:tentative="1">
      <w:start w:val="1"/>
      <w:numFmt w:val="bullet"/>
      <w:lvlText w:val="o"/>
      <w:lvlJc w:val="left"/>
      <w:pPr>
        <w:ind w:left="5760" w:hanging="360"/>
      </w:pPr>
      <w:rPr>
        <w:rFonts w:ascii="Courier New" w:hAnsi="Courier New" w:cs="Courier New" w:hint="default"/>
      </w:rPr>
    </w:lvl>
    <w:lvl w:ilvl="5" w:tplc="04100005" w:tentative="1">
      <w:start w:val="1"/>
      <w:numFmt w:val="bullet"/>
      <w:lvlText w:val=""/>
      <w:lvlJc w:val="left"/>
      <w:pPr>
        <w:ind w:left="6480" w:hanging="360"/>
      </w:pPr>
      <w:rPr>
        <w:rFonts w:ascii="Wingdings" w:hAnsi="Wingdings" w:hint="default"/>
      </w:rPr>
    </w:lvl>
    <w:lvl w:ilvl="6" w:tplc="04100001" w:tentative="1">
      <w:start w:val="1"/>
      <w:numFmt w:val="bullet"/>
      <w:lvlText w:val=""/>
      <w:lvlJc w:val="left"/>
      <w:pPr>
        <w:ind w:left="7200" w:hanging="360"/>
      </w:pPr>
      <w:rPr>
        <w:rFonts w:ascii="Symbol" w:hAnsi="Symbol" w:hint="default"/>
      </w:rPr>
    </w:lvl>
    <w:lvl w:ilvl="7" w:tplc="04100003" w:tentative="1">
      <w:start w:val="1"/>
      <w:numFmt w:val="bullet"/>
      <w:lvlText w:val="o"/>
      <w:lvlJc w:val="left"/>
      <w:pPr>
        <w:ind w:left="7920" w:hanging="360"/>
      </w:pPr>
      <w:rPr>
        <w:rFonts w:ascii="Courier New" w:hAnsi="Courier New" w:cs="Courier New" w:hint="default"/>
      </w:rPr>
    </w:lvl>
    <w:lvl w:ilvl="8" w:tplc="04100005" w:tentative="1">
      <w:start w:val="1"/>
      <w:numFmt w:val="bullet"/>
      <w:lvlText w:val=""/>
      <w:lvlJc w:val="left"/>
      <w:pPr>
        <w:ind w:left="8640" w:hanging="360"/>
      </w:pPr>
      <w:rPr>
        <w:rFonts w:ascii="Wingdings" w:hAnsi="Wingdings" w:hint="default"/>
      </w:rPr>
    </w:lvl>
  </w:abstractNum>
  <w:abstractNum w:abstractNumId="68" w15:restartNumberingAfterBreak="0">
    <w:nsid w:val="70885A1A"/>
    <w:multiLevelType w:val="hybridMultilevel"/>
    <w:tmpl w:val="DF34548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9" w15:restartNumberingAfterBreak="0">
    <w:nsid w:val="70E022CA"/>
    <w:multiLevelType w:val="hybridMultilevel"/>
    <w:tmpl w:val="2D740A00"/>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Arial" w:hAnsi="Arial" w:hint="default"/>
      </w:rPr>
    </w:lvl>
    <w:lvl w:ilvl="3" w:tplc="9CB42134">
      <w:start w:val="1"/>
      <w:numFmt w:val="bullet"/>
      <w:lvlText w:val="•"/>
      <w:lvlJc w:val="left"/>
      <w:pPr>
        <w:ind w:left="2880" w:hanging="360"/>
      </w:pPr>
      <w:rPr>
        <w:rFonts w:ascii="Arial" w:hAnsi="Aria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71EB0CAE"/>
    <w:multiLevelType w:val="hybridMultilevel"/>
    <w:tmpl w:val="48F43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1FF15E2"/>
    <w:multiLevelType w:val="hybridMultilevel"/>
    <w:tmpl w:val="48D8E00C"/>
    <w:lvl w:ilvl="0" w:tplc="04100005">
      <w:start w:val="1"/>
      <w:numFmt w:val="bullet"/>
      <w:lvlText w:val=""/>
      <w:lvlJc w:val="left"/>
      <w:pPr>
        <w:ind w:left="2154" w:hanging="360"/>
      </w:pPr>
      <w:rPr>
        <w:rFonts w:ascii="Wingdings" w:hAnsi="Wingdings" w:hint="default"/>
      </w:rPr>
    </w:lvl>
    <w:lvl w:ilvl="1" w:tplc="04100003" w:tentative="1">
      <w:start w:val="1"/>
      <w:numFmt w:val="bullet"/>
      <w:lvlText w:val="o"/>
      <w:lvlJc w:val="left"/>
      <w:pPr>
        <w:ind w:left="2874" w:hanging="360"/>
      </w:pPr>
      <w:rPr>
        <w:rFonts w:ascii="Courier New" w:hAnsi="Courier New" w:cs="Courier New" w:hint="default"/>
      </w:rPr>
    </w:lvl>
    <w:lvl w:ilvl="2" w:tplc="04100005" w:tentative="1">
      <w:start w:val="1"/>
      <w:numFmt w:val="bullet"/>
      <w:lvlText w:val=""/>
      <w:lvlJc w:val="left"/>
      <w:pPr>
        <w:ind w:left="3594" w:hanging="360"/>
      </w:pPr>
      <w:rPr>
        <w:rFonts w:ascii="Wingdings" w:hAnsi="Wingdings" w:hint="default"/>
      </w:rPr>
    </w:lvl>
    <w:lvl w:ilvl="3" w:tplc="04100001" w:tentative="1">
      <w:start w:val="1"/>
      <w:numFmt w:val="bullet"/>
      <w:lvlText w:val=""/>
      <w:lvlJc w:val="left"/>
      <w:pPr>
        <w:ind w:left="4314" w:hanging="360"/>
      </w:pPr>
      <w:rPr>
        <w:rFonts w:ascii="Symbol" w:hAnsi="Symbol" w:hint="default"/>
      </w:rPr>
    </w:lvl>
    <w:lvl w:ilvl="4" w:tplc="04100003" w:tentative="1">
      <w:start w:val="1"/>
      <w:numFmt w:val="bullet"/>
      <w:lvlText w:val="o"/>
      <w:lvlJc w:val="left"/>
      <w:pPr>
        <w:ind w:left="5034" w:hanging="360"/>
      </w:pPr>
      <w:rPr>
        <w:rFonts w:ascii="Courier New" w:hAnsi="Courier New" w:cs="Courier New" w:hint="default"/>
      </w:rPr>
    </w:lvl>
    <w:lvl w:ilvl="5" w:tplc="04100005" w:tentative="1">
      <w:start w:val="1"/>
      <w:numFmt w:val="bullet"/>
      <w:lvlText w:val=""/>
      <w:lvlJc w:val="left"/>
      <w:pPr>
        <w:ind w:left="5754" w:hanging="360"/>
      </w:pPr>
      <w:rPr>
        <w:rFonts w:ascii="Wingdings" w:hAnsi="Wingdings" w:hint="default"/>
      </w:rPr>
    </w:lvl>
    <w:lvl w:ilvl="6" w:tplc="04100001" w:tentative="1">
      <w:start w:val="1"/>
      <w:numFmt w:val="bullet"/>
      <w:lvlText w:val=""/>
      <w:lvlJc w:val="left"/>
      <w:pPr>
        <w:ind w:left="6474" w:hanging="360"/>
      </w:pPr>
      <w:rPr>
        <w:rFonts w:ascii="Symbol" w:hAnsi="Symbol" w:hint="default"/>
      </w:rPr>
    </w:lvl>
    <w:lvl w:ilvl="7" w:tplc="04100003" w:tentative="1">
      <w:start w:val="1"/>
      <w:numFmt w:val="bullet"/>
      <w:lvlText w:val="o"/>
      <w:lvlJc w:val="left"/>
      <w:pPr>
        <w:ind w:left="7194" w:hanging="360"/>
      </w:pPr>
      <w:rPr>
        <w:rFonts w:ascii="Courier New" w:hAnsi="Courier New" w:cs="Courier New" w:hint="default"/>
      </w:rPr>
    </w:lvl>
    <w:lvl w:ilvl="8" w:tplc="04100005" w:tentative="1">
      <w:start w:val="1"/>
      <w:numFmt w:val="bullet"/>
      <w:lvlText w:val=""/>
      <w:lvlJc w:val="left"/>
      <w:pPr>
        <w:ind w:left="7914" w:hanging="360"/>
      </w:pPr>
      <w:rPr>
        <w:rFonts w:ascii="Wingdings" w:hAnsi="Wingdings" w:hint="default"/>
      </w:rPr>
    </w:lvl>
  </w:abstractNum>
  <w:abstractNum w:abstractNumId="72" w15:restartNumberingAfterBreak="0">
    <w:nsid w:val="7460579A"/>
    <w:multiLevelType w:val="hybridMultilevel"/>
    <w:tmpl w:val="430C7C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66C5E51"/>
    <w:multiLevelType w:val="hybridMultilevel"/>
    <w:tmpl w:val="3D6223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6F97E17"/>
    <w:multiLevelType w:val="hybridMultilevel"/>
    <w:tmpl w:val="2174CD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7F42E77"/>
    <w:multiLevelType w:val="hybridMultilevel"/>
    <w:tmpl w:val="A4D867A2"/>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Arial" w:hAnsi="Arial" w:hint="default"/>
      </w:rPr>
    </w:lvl>
    <w:lvl w:ilvl="3" w:tplc="9CB42134">
      <w:start w:val="1"/>
      <w:numFmt w:val="bullet"/>
      <w:lvlText w:val="•"/>
      <w:lvlJc w:val="left"/>
      <w:pPr>
        <w:ind w:left="2880" w:hanging="360"/>
      </w:pPr>
      <w:rPr>
        <w:rFonts w:ascii="Arial" w:hAnsi="Aria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78261106"/>
    <w:multiLevelType w:val="hybridMultilevel"/>
    <w:tmpl w:val="71764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A515149"/>
    <w:multiLevelType w:val="hybridMultilevel"/>
    <w:tmpl w:val="9190B698"/>
    <w:lvl w:ilvl="0" w:tplc="9CB42134">
      <w:start w:val="1"/>
      <w:numFmt w:val="bullet"/>
      <w:lvlText w:val="•"/>
      <w:lvlJc w:val="left"/>
      <w:pPr>
        <w:ind w:left="2880" w:hanging="360"/>
      </w:pPr>
      <w:rPr>
        <w:rFonts w:ascii="Arial" w:hAnsi="Arial" w:hint="default"/>
      </w:rPr>
    </w:lvl>
    <w:lvl w:ilvl="1" w:tplc="04100003" w:tentative="1">
      <w:start w:val="1"/>
      <w:numFmt w:val="bullet"/>
      <w:lvlText w:val="o"/>
      <w:lvlJc w:val="left"/>
      <w:pPr>
        <w:ind w:left="3600" w:hanging="360"/>
      </w:pPr>
      <w:rPr>
        <w:rFonts w:ascii="Courier New" w:hAnsi="Courier New" w:cs="Courier New" w:hint="default"/>
      </w:rPr>
    </w:lvl>
    <w:lvl w:ilvl="2" w:tplc="04100005" w:tentative="1">
      <w:start w:val="1"/>
      <w:numFmt w:val="bullet"/>
      <w:lvlText w:val=""/>
      <w:lvlJc w:val="left"/>
      <w:pPr>
        <w:ind w:left="4320" w:hanging="360"/>
      </w:pPr>
      <w:rPr>
        <w:rFonts w:ascii="Wingdings" w:hAnsi="Wingdings" w:hint="default"/>
      </w:rPr>
    </w:lvl>
    <w:lvl w:ilvl="3" w:tplc="04100001" w:tentative="1">
      <w:start w:val="1"/>
      <w:numFmt w:val="bullet"/>
      <w:lvlText w:val=""/>
      <w:lvlJc w:val="left"/>
      <w:pPr>
        <w:ind w:left="5040" w:hanging="360"/>
      </w:pPr>
      <w:rPr>
        <w:rFonts w:ascii="Symbol" w:hAnsi="Symbol" w:hint="default"/>
      </w:rPr>
    </w:lvl>
    <w:lvl w:ilvl="4" w:tplc="04100003" w:tentative="1">
      <w:start w:val="1"/>
      <w:numFmt w:val="bullet"/>
      <w:lvlText w:val="o"/>
      <w:lvlJc w:val="left"/>
      <w:pPr>
        <w:ind w:left="5760" w:hanging="360"/>
      </w:pPr>
      <w:rPr>
        <w:rFonts w:ascii="Courier New" w:hAnsi="Courier New" w:cs="Courier New" w:hint="default"/>
      </w:rPr>
    </w:lvl>
    <w:lvl w:ilvl="5" w:tplc="04100005" w:tentative="1">
      <w:start w:val="1"/>
      <w:numFmt w:val="bullet"/>
      <w:lvlText w:val=""/>
      <w:lvlJc w:val="left"/>
      <w:pPr>
        <w:ind w:left="6480" w:hanging="360"/>
      </w:pPr>
      <w:rPr>
        <w:rFonts w:ascii="Wingdings" w:hAnsi="Wingdings" w:hint="default"/>
      </w:rPr>
    </w:lvl>
    <w:lvl w:ilvl="6" w:tplc="04100001" w:tentative="1">
      <w:start w:val="1"/>
      <w:numFmt w:val="bullet"/>
      <w:lvlText w:val=""/>
      <w:lvlJc w:val="left"/>
      <w:pPr>
        <w:ind w:left="7200" w:hanging="360"/>
      </w:pPr>
      <w:rPr>
        <w:rFonts w:ascii="Symbol" w:hAnsi="Symbol" w:hint="default"/>
      </w:rPr>
    </w:lvl>
    <w:lvl w:ilvl="7" w:tplc="04100003" w:tentative="1">
      <w:start w:val="1"/>
      <w:numFmt w:val="bullet"/>
      <w:lvlText w:val="o"/>
      <w:lvlJc w:val="left"/>
      <w:pPr>
        <w:ind w:left="7920" w:hanging="360"/>
      </w:pPr>
      <w:rPr>
        <w:rFonts w:ascii="Courier New" w:hAnsi="Courier New" w:cs="Courier New" w:hint="default"/>
      </w:rPr>
    </w:lvl>
    <w:lvl w:ilvl="8" w:tplc="04100005" w:tentative="1">
      <w:start w:val="1"/>
      <w:numFmt w:val="bullet"/>
      <w:lvlText w:val=""/>
      <w:lvlJc w:val="left"/>
      <w:pPr>
        <w:ind w:left="8640" w:hanging="360"/>
      </w:pPr>
      <w:rPr>
        <w:rFonts w:ascii="Wingdings" w:hAnsi="Wingdings" w:hint="default"/>
      </w:rPr>
    </w:lvl>
  </w:abstractNum>
  <w:abstractNum w:abstractNumId="78" w15:restartNumberingAfterBreak="0">
    <w:nsid w:val="7B2769BF"/>
    <w:multiLevelType w:val="multilevel"/>
    <w:tmpl w:val="30302FB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decimal"/>
      <w:lvlText w:val="%2."/>
      <w:lvlJc w:val="left"/>
      <w:pPr>
        <w:ind w:left="1440" w:hanging="360"/>
      </w:pPr>
    </w:lvl>
    <w:lvl w:ilvl="2">
      <w:start w:val="1"/>
      <w:numFmt w:val="bullet"/>
      <w:lvlText w:val=""/>
      <w:lvlJc w:val="left"/>
      <w:pPr>
        <w:tabs>
          <w:tab w:val="num" w:pos="1920"/>
        </w:tabs>
        <w:ind w:left="1920" w:hanging="360"/>
      </w:pPr>
      <w:rPr>
        <w:rFonts w:ascii="Symbol" w:hAnsi="Symbol" w:hint="default"/>
        <w:sz w:val="20"/>
      </w:rPr>
    </w:lvl>
    <w:lvl w:ilvl="3">
      <w:start w:val="1"/>
      <w:numFmt w:val="bullet"/>
      <w:lvlText w:val="•"/>
      <w:lvlJc w:val="left"/>
      <w:pPr>
        <w:ind w:left="2880" w:hanging="360"/>
      </w:pPr>
      <w:rPr>
        <w:rFonts w:ascii="Arial" w:hAnsi="Arial" w:hint="default"/>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C214987"/>
    <w:multiLevelType w:val="hybridMultilevel"/>
    <w:tmpl w:val="F35CC97C"/>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0" w15:restartNumberingAfterBreak="0">
    <w:nsid w:val="7D796385"/>
    <w:multiLevelType w:val="hybridMultilevel"/>
    <w:tmpl w:val="5A7CE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E280A23"/>
    <w:multiLevelType w:val="hybridMultilevel"/>
    <w:tmpl w:val="F9DAA350"/>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7E432217"/>
    <w:multiLevelType w:val="hybridMultilevel"/>
    <w:tmpl w:val="2E829A0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3" w15:restartNumberingAfterBreak="0">
    <w:nsid w:val="7ECE66BE"/>
    <w:multiLevelType w:val="hybridMultilevel"/>
    <w:tmpl w:val="921CD2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7EF83EC4"/>
    <w:multiLevelType w:val="hybridMultilevel"/>
    <w:tmpl w:val="67A6C8E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9CB42134">
      <w:start w:val="1"/>
      <w:numFmt w:val="bullet"/>
      <w:lvlText w:val="•"/>
      <w:lvlJc w:val="left"/>
      <w:pPr>
        <w:ind w:left="2880" w:hanging="360"/>
      </w:pPr>
      <w:rPr>
        <w:rFonts w:ascii="Arial" w:hAnsi="Aria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33000637">
    <w:abstractNumId w:val="2"/>
  </w:num>
  <w:num w:numId="2" w16cid:durableId="1210919619">
    <w:abstractNumId w:val="1"/>
  </w:num>
  <w:num w:numId="3" w16cid:durableId="2050647320">
    <w:abstractNumId w:val="59"/>
  </w:num>
  <w:num w:numId="4" w16cid:durableId="562833113">
    <w:abstractNumId w:val="13"/>
  </w:num>
  <w:num w:numId="5" w16cid:durableId="1733117693">
    <w:abstractNumId w:val="0"/>
  </w:num>
  <w:num w:numId="6" w16cid:durableId="1245645280">
    <w:abstractNumId w:val="25"/>
    <w:lvlOverride w:ilvl="0">
      <w:startOverride w:val="1"/>
    </w:lvlOverride>
  </w:num>
  <w:num w:numId="7" w16cid:durableId="430707183">
    <w:abstractNumId w:val="35"/>
  </w:num>
  <w:num w:numId="8" w16cid:durableId="901018861">
    <w:abstractNumId w:val="73"/>
  </w:num>
  <w:num w:numId="9" w16cid:durableId="1206524446">
    <w:abstractNumId w:val="72"/>
  </w:num>
  <w:num w:numId="10" w16cid:durableId="1280990048">
    <w:abstractNumId w:val="27"/>
  </w:num>
  <w:num w:numId="11" w16cid:durableId="714933032">
    <w:abstractNumId w:val="54"/>
  </w:num>
  <w:num w:numId="12" w16cid:durableId="466751623">
    <w:abstractNumId w:val="42"/>
  </w:num>
  <w:num w:numId="13" w16cid:durableId="1182285417">
    <w:abstractNumId w:val="16"/>
  </w:num>
  <w:num w:numId="14" w16cid:durableId="2030519945">
    <w:abstractNumId w:val="36"/>
  </w:num>
  <w:num w:numId="15" w16cid:durableId="382489309">
    <w:abstractNumId w:val="24"/>
  </w:num>
  <w:num w:numId="16" w16cid:durableId="892616932">
    <w:abstractNumId w:val="31"/>
  </w:num>
  <w:num w:numId="17" w16cid:durableId="1870869177">
    <w:abstractNumId w:val="14"/>
  </w:num>
  <w:num w:numId="18" w16cid:durableId="1012032320">
    <w:abstractNumId w:val="43"/>
  </w:num>
  <w:num w:numId="19" w16cid:durableId="634024452">
    <w:abstractNumId w:val="57"/>
  </w:num>
  <w:num w:numId="20" w16cid:durableId="1470899768">
    <w:abstractNumId w:val="80"/>
  </w:num>
  <w:num w:numId="21" w16cid:durableId="1267538925">
    <w:abstractNumId w:val="74"/>
  </w:num>
  <w:num w:numId="22" w16cid:durableId="788203486">
    <w:abstractNumId w:val="76"/>
  </w:num>
  <w:num w:numId="23" w16cid:durableId="813721876">
    <w:abstractNumId w:val="19"/>
  </w:num>
  <w:num w:numId="24" w16cid:durableId="1566602079">
    <w:abstractNumId w:val="53"/>
  </w:num>
  <w:num w:numId="25" w16cid:durableId="997147381">
    <w:abstractNumId w:val="65"/>
  </w:num>
  <w:num w:numId="26" w16cid:durableId="1961716300">
    <w:abstractNumId w:val="22"/>
  </w:num>
  <w:num w:numId="27" w16cid:durableId="1321495666">
    <w:abstractNumId w:val="15"/>
  </w:num>
  <w:num w:numId="28" w16cid:durableId="372114620">
    <w:abstractNumId w:val="81"/>
  </w:num>
  <w:num w:numId="29" w16cid:durableId="594020117">
    <w:abstractNumId w:val="70"/>
  </w:num>
  <w:num w:numId="30" w16cid:durableId="697270109">
    <w:abstractNumId w:val="64"/>
  </w:num>
  <w:num w:numId="31" w16cid:durableId="2133358386">
    <w:abstractNumId w:val="52"/>
  </w:num>
  <w:num w:numId="32" w16cid:durableId="925072083">
    <w:abstractNumId w:val="50"/>
  </w:num>
  <w:num w:numId="33" w16cid:durableId="1550603519">
    <w:abstractNumId w:val="77"/>
  </w:num>
  <w:num w:numId="34" w16cid:durableId="1929775450">
    <w:abstractNumId w:val="67"/>
  </w:num>
  <w:num w:numId="35" w16cid:durableId="1572495742">
    <w:abstractNumId w:val="66"/>
  </w:num>
  <w:num w:numId="36" w16cid:durableId="609553828">
    <w:abstractNumId w:val="11"/>
  </w:num>
  <w:num w:numId="37" w16cid:durableId="1896892400">
    <w:abstractNumId w:val="5"/>
  </w:num>
  <w:num w:numId="38" w16cid:durableId="1380546231">
    <w:abstractNumId w:val="29"/>
  </w:num>
  <w:num w:numId="39" w16cid:durableId="1414470626">
    <w:abstractNumId w:val="71"/>
  </w:num>
  <w:num w:numId="40" w16cid:durableId="817695368">
    <w:abstractNumId w:val="30"/>
  </w:num>
  <w:num w:numId="41" w16cid:durableId="1001157152">
    <w:abstractNumId w:val="3"/>
  </w:num>
  <w:num w:numId="42" w16cid:durableId="785277024">
    <w:abstractNumId w:val="10"/>
  </w:num>
  <w:num w:numId="43" w16cid:durableId="1931233680">
    <w:abstractNumId w:val="68"/>
  </w:num>
  <w:num w:numId="44" w16cid:durableId="1613124277">
    <w:abstractNumId w:val="34"/>
  </w:num>
  <w:num w:numId="45" w16cid:durableId="1052726208">
    <w:abstractNumId w:val="7"/>
  </w:num>
  <w:num w:numId="46" w16cid:durableId="1273515778">
    <w:abstractNumId w:val="44"/>
  </w:num>
  <w:num w:numId="47" w16cid:durableId="118875986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14420826">
    <w:abstractNumId w:val="8"/>
  </w:num>
  <w:num w:numId="49" w16cid:durableId="1468204933">
    <w:abstractNumId w:val="46"/>
  </w:num>
  <w:num w:numId="50" w16cid:durableId="1955865008">
    <w:abstractNumId w:val="6"/>
  </w:num>
  <w:num w:numId="51" w16cid:durableId="1337416064">
    <w:abstractNumId w:val="12"/>
  </w:num>
  <w:num w:numId="52" w16cid:durableId="389037461">
    <w:abstractNumId w:val="41"/>
  </w:num>
  <w:num w:numId="53" w16cid:durableId="1811629806">
    <w:abstractNumId w:val="23"/>
  </w:num>
  <w:num w:numId="54" w16cid:durableId="1675648138">
    <w:abstractNumId w:val="60"/>
  </w:num>
  <w:num w:numId="55" w16cid:durableId="1248464379">
    <w:abstractNumId w:val="69"/>
  </w:num>
  <w:num w:numId="56" w16cid:durableId="1298992762">
    <w:abstractNumId w:val="9"/>
  </w:num>
  <w:num w:numId="57" w16cid:durableId="2087267004">
    <w:abstractNumId w:val="20"/>
  </w:num>
  <w:num w:numId="58" w16cid:durableId="1914967028">
    <w:abstractNumId w:val="55"/>
  </w:num>
  <w:num w:numId="59" w16cid:durableId="959258540">
    <w:abstractNumId w:val="75"/>
  </w:num>
  <w:num w:numId="60" w16cid:durableId="745109631">
    <w:abstractNumId w:val="33"/>
  </w:num>
  <w:num w:numId="61" w16cid:durableId="393895299">
    <w:abstractNumId w:val="38"/>
  </w:num>
  <w:num w:numId="62" w16cid:durableId="1231577341">
    <w:abstractNumId w:val="4"/>
  </w:num>
  <w:num w:numId="63" w16cid:durableId="633221407">
    <w:abstractNumId w:val="84"/>
  </w:num>
  <w:num w:numId="64" w16cid:durableId="1426657553">
    <w:abstractNumId w:val="47"/>
  </w:num>
  <w:num w:numId="65" w16cid:durableId="460995782">
    <w:abstractNumId w:val="56"/>
  </w:num>
  <w:num w:numId="66" w16cid:durableId="1155990139">
    <w:abstractNumId w:val="37"/>
  </w:num>
  <w:num w:numId="67" w16cid:durableId="487986928">
    <w:abstractNumId w:val="78"/>
  </w:num>
  <w:num w:numId="68" w16cid:durableId="1093546853">
    <w:abstractNumId w:val="26"/>
  </w:num>
  <w:num w:numId="69" w16cid:durableId="2017729476">
    <w:abstractNumId w:val="62"/>
  </w:num>
  <w:num w:numId="70" w16cid:durableId="2005474914">
    <w:abstractNumId w:val="63"/>
  </w:num>
  <w:num w:numId="71" w16cid:durableId="1127629238">
    <w:abstractNumId w:val="40"/>
  </w:num>
  <w:num w:numId="72" w16cid:durableId="41449080">
    <w:abstractNumId w:val="32"/>
  </w:num>
  <w:num w:numId="73" w16cid:durableId="1289630931">
    <w:abstractNumId w:val="45"/>
  </w:num>
  <w:num w:numId="74" w16cid:durableId="1127502335">
    <w:abstractNumId w:val="61"/>
  </w:num>
  <w:num w:numId="75" w16cid:durableId="1775708223">
    <w:abstractNumId w:val="28"/>
  </w:num>
  <w:num w:numId="76" w16cid:durableId="1377704060">
    <w:abstractNumId w:val="58"/>
  </w:num>
  <w:num w:numId="77" w16cid:durableId="1727954355">
    <w:abstractNumId w:val="17"/>
  </w:num>
  <w:num w:numId="78" w16cid:durableId="2056196602">
    <w:abstractNumId w:val="49"/>
  </w:num>
  <w:num w:numId="79" w16cid:durableId="2043626919">
    <w:abstractNumId w:val="48"/>
  </w:num>
  <w:num w:numId="80" w16cid:durableId="1790314876">
    <w:abstractNumId w:val="83"/>
  </w:num>
  <w:num w:numId="81" w16cid:durableId="106399230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581329294">
    <w:abstractNumId w:val="25"/>
    <w:lvlOverride w:ilvl="0">
      <w:startOverride w:val="1"/>
    </w:lvlOverride>
  </w:num>
  <w:num w:numId="83" w16cid:durableId="2045402283">
    <w:abstractNumId w:val="25"/>
    <w:lvlOverride w:ilvl="0">
      <w:startOverride w:val="1"/>
    </w:lvlOverride>
  </w:num>
  <w:num w:numId="84" w16cid:durableId="19666637">
    <w:abstractNumId w:val="82"/>
  </w:num>
  <w:num w:numId="85" w16cid:durableId="1178691140">
    <w:abstractNumId w:val="79"/>
  </w:num>
  <w:num w:numId="86" w16cid:durableId="1110322864">
    <w:abstractNumId w:val="39"/>
  </w:num>
  <w:num w:numId="87" w16cid:durableId="1161848909">
    <w:abstractNumId w:val="18"/>
  </w:num>
  <w:num w:numId="88" w16cid:durableId="333806667">
    <w:abstractNumId w:val="21"/>
  </w:num>
  <w:num w:numId="89" w16cid:durableId="967393844">
    <w:abstractNumId w:val="25"/>
    <w:lvlOverride w:ilvl="0">
      <w:startOverride w:val="4"/>
    </w:lvlOverride>
    <w:lvlOverride w:ilvl="1">
      <w:startOverride w:val="9"/>
    </w:lvlOverride>
  </w:num>
  <w:num w:numId="90" w16cid:durableId="1540165985">
    <w:abstractNumId w:val="51"/>
  </w:num>
  <w:numIdMacAtCleanup w:val="8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 Donna, Enrica Maria">
    <w15:presenceInfo w15:providerId="AD" w15:userId="S::edidonna@deloitte.it::b5fa37ab-d8a2-4e39-b427-b4b3d042b19e"/>
  </w15:person>
  <w15:person w15:author="Portogallo, Sara">
    <w15:presenceInfo w15:providerId="AD" w15:userId="S::sportogallo@deloitte.it::d1c4aaf4-cd10-4411-9863-d8b337f32dd4"/>
  </w15:person>
  <w15:person w15:author="Castelli, Alessandro">
    <w15:presenceInfo w15:providerId="AD" w15:userId="S::acastelli@deloitte.it::ab2d73f1-ffce-43d5-a640-e5cf8b8a9a6b"/>
  </w15:person>
  <w15:person w15:author="Clerici, Alessandro">
    <w15:presenceInfo w15:providerId="AD" w15:userId="S::alclerici@deloitte.it::ea8d9ac0-0a37-4fad-b3ba-9bcb70daa2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trackRevisions/>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096"/>
    <w:rsid w:val="00000076"/>
    <w:rsid w:val="00000303"/>
    <w:rsid w:val="00000496"/>
    <w:rsid w:val="000005CD"/>
    <w:rsid w:val="000007CF"/>
    <w:rsid w:val="00000A00"/>
    <w:rsid w:val="00000AB0"/>
    <w:rsid w:val="00000FF5"/>
    <w:rsid w:val="000011FD"/>
    <w:rsid w:val="000013F6"/>
    <w:rsid w:val="00001527"/>
    <w:rsid w:val="0000156A"/>
    <w:rsid w:val="00001852"/>
    <w:rsid w:val="000019BF"/>
    <w:rsid w:val="00001A14"/>
    <w:rsid w:val="00001C82"/>
    <w:rsid w:val="00001DAA"/>
    <w:rsid w:val="00001E76"/>
    <w:rsid w:val="00001FEB"/>
    <w:rsid w:val="00002005"/>
    <w:rsid w:val="0000209F"/>
    <w:rsid w:val="0000259E"/>
    <w:rsid w:val="00002658"/>
    <w:rsid w:val="0000292F"/>
    <w:rsid w:val="00002CBA"/>
    <w:rsid w:val="00002DE9"/>
    <w:rsid w:val="00003313"/>
    <w:rsid w:val="000034C0"/>
    <w:rsid w:val="000034D0"/>
    <w:rsid w:val="0000379C"/>
    <w:rsid w:val="0000382F"/>
    <w:rsid w:val="00003BDC"/>
    <w:rsid w:val="00003DC0"/>
    <w:rsid w:val="0000419C"/>
    <w:rsid w:val="00004263"/>
    <w:rsid w:val="00004274"/>
    <w:rsid w:val="0000443C"/>
    <w:rsid w:val="0000451C"/>
    <w:rsid w:val="00004767"/>
    <w:rsid w:val="000049F4"/>
    <w:rsid w:val="00004B6A"/>
    <w:rsid w:val="00004DB4"/>
    <w:rsid w:val="00004EF9"/>
    <w:rsid w:val="0000506F"/>
    <w:rsid w:val="0000522E"/>
    <w:rsid w:val="00005309"/>
    <w:rsid w:val="00005470"/>
    <w:rsid w:val="00005530"/>
    <w:rsid w:val="000055FF"/>
    <w:rsid w:val="0000570E"/>
    <w:rsid w:val="00005C77"/>
    <w:rsid w:val="000060A6"/>
    <w:rsid w:val="0000620F"/>
    <w:rsid w:val="0000640E"/>
    <w:rsid w:val="0000666B"/>
    <w:rsid w:val="0000675A"/>
    <w:rsid w:val="000069C7"/>
    <w:rsid w:val="00006A59"/>
    <w:rsid w:val="00006BE3"/>
    <w:rsid w:val="00006CC4"/>
    <w:rsid w:val="00006CFA"/>
    <w:rsid w:val="00006D83"/>
    <w:rsid w:val="00006FBE"/>
    <w:rsid w:val="000076FE"/>
    <w:rsid w:val="00007711"/>
    <w:rsid w:val="00007781"/>
    <w:rsid w:val="000078D5"/>
    <w:rsid w:val="00007970"/>
    <w:rsid w:val="00007D02"/>
    <w:rsid w:val="00007DC5"/>
    <w:rsid w:val="00007E41"/>
    <w:rsid w:val="00010168"/>
    <w:rsid w:val="0001038F"/>
    <w:rsid w:val="000105A1"/>
    <w:rsid w:val="00010C11"/>
    <w:rsid w:val="00010C38"/>
    <w:rsid w:val="00010C4F"/>
    <w:rsid w:val="00010CFA"/>
    <w:rsid w:val="00010E75"/>
    <w:rsid w:val="00010FC1"/>
    <w:rsid w:val="00011012"/>
    <w:rsid w:val="0001115F"/>
    <w:rsid w:val="00011249"/>
    <w:rsid w:val="00011396"/>
    <w:rsid w:val="000114B0"/>
    <w:rsid w:val="000114C3"/>
    <w:rsid w:val="0001156E"/>
    <w:rsid w:val="0001180D"/>
    <w:rsid w:val="00011831"/>
    <w:rsid w:val="0001194C"/>
    <w:rsid w:val="00011A94"/>
    <w:rsid w:val="00011ADF"/>
    <w:rsid w:val="00011B7C"/>
    <w:rsid w:val="00011BE6"/>
    <w:rsid w:val="00011C5B"/>
    <w:rsid w:val="00011D64"/>
    <w:rsid w:val="00011DE4"/>
    <w:rsid w:val="00011E34"/>
    <w:rsid w:val="00011EA4"/>
    <w:rsid w:val="00011FA0"/>
    <w:rsid w:val="00011FA2"/>
    <w:rsid w:val="0001209C"/>
    <w:rsid w:val="00012250"/>
    <w:rsid w:val="000122D2"/>
    <w:rsid w:val="0001234D"/>
    <w:rsid w:val="00012518"/>
    <w:rsid w:val="0001258E"/>
    <w:rsid w:val="000125E3"/>
    <w:rsid w:val="00012676"/>
    <w:rsid w:val="000127D5"/>
    <w:rsid w:val="0001280F"/>
    <w:rsid w:val="000129E7"/>
    <w:rsid w:val="00012A98"/>
    <w:rsid w:val="00012AE8"/>
    <w:rsid w:val="00012BEB"/>
    <w:rsid w:val="00012D74"/>
    <w:rsid w:val="00012FC5"/>
    <w:rsid w:val="00013234"/>
    <w:rsid w:val="0001359D"/>
    <w:rsid w:val="00013A69"/>
    <w:rsid w:val="00013ADA"/>
    <w:rsid w:val="00013B37"/>
    <w:rsid w:val="00013C20"/>
    <w:rsid w:val="00013C70"/>
    <w:rsid w:val="00013D3E"/>
    <w:rsid w:val="00013DF3"/>
    <w:rsid w:val="000140D6"/>
    <w:rsid w:val="00014178"/>
    <w:rsid w:val="000141C7"/>
    <w:rsid w:val="000141DD"/>
    <w:rsid w:val="0001455C"/>
    <w:rsid w:val="00014986"/>
    <w:rsid w:val="00014AF7"/>
    <w:rsid w:val="00014D10"/>
    <w:rsid w:val="00014D18"/>
    <w:rsid w:val="00014FF4"/>
    <w:rsid w:val="00015010"/>
    <w:rsid w:val="00015169"/>
    <w:rsid w:val="000151E4"/>
    <w:rsid w:val="0001523F"/>
    <w:rsid w:val="0001560A"/>
    <w:rsid w:val="0001560C"/>
    <w:rsid w:val="00015636"/>
    <w:rsid w:val="00015825"/>
    <w:rsid w:val="00015858"/>
    <w:rsid w:val="00015A34"/>
    <w:rsid w:val="00015B70"/>
    <w:rsid w:val="00016280"/>
    <w:rsid w:val="00016358"/>
    <w:rsid w:val="00016390"/>
    <w:rsid w:val="00016511"/>
    <w:rsid w:val="000168D1"/>
    <w:rsid w:val="00016D89"/>
    <w:rsid w:val="0001717E"/>
    <w:rsid w:val="000171FD"/>
    <w:rsid w:val="0001744B"/>
    <w:rsid w:val="000177F5"/>
    <w:rsid w:val="0001799A"/>
    <w:rsid w:val="00017B98"/>
    <w:rsid w:val="00017C4F"/>
    <w:rsid w:val="0002003A"/>
    <w:rsid w:val="0002051C"/>
    <w:rsid w:val="00020569"/>
    <w:rsid w:val="00020719"/>
    <w:rsid w:val="00020963"/>
    <w:rsid w:val="000209A2"/>
    <w:rsid w:val="00020ACE"/>
    <w:rsid w:val="00020EAC"/>
    <w:rsid w:val="0002125D"/>
    <w:rsid w:val="00021461"/>
    <w:rsid w:val="00021523"/>
    <w:rsid w:val="00021BCC"/>
    <w:rsid w:val="00021C70"/>
    <w:rsid w:val="000220F2"/>
    <w:rsid w:val="000222A7"/>
    <w:rsid w:val="0002252D"/>
    <w:rsid w:val="000226C9"/>
    <w:rsid w:val="00022738"/>
    <w:rsid w:val="00022D66"/>
    <w:rsid w:val="00023009"/>
    <w:rsid w:val="0002300E"/>
    <w:rsid w:val="000230BA"/>
    <w:rsid w:val="0002313F"/>
    <w:rsid w:val="00023140"/>
    <w:rsid w:val="00023271"/>
    <w:rsid w:val="00023361"/>
    <w:rsid w:val="0002344B"/>
    <w:rsid w:val="00023687"/>
    <w:rsid w:val="00023781"/>
    <w:rsid w:val="0002396D"/>
    <w:rsid w:val="00023B79"/>
    <w:rsid w:val="00023E6E"/>
    <w:rsid w:val="00024041"/>
    <w:rsid w:val="0002416F"/>
    <w:rsid w:val="000241A3"/>
    <w:rsid w:val="000241DF"/>
    <w:rsid w:val="0002431B"/>
    <w:rsid w:val="0002483C"/>
    <w:rsid w:val="000248BA"/>
    <w:rsid w:val="0002492F"/>
    <w:rsid w:val="00024CA7"/>
    <w:rsid w:val="00024CCA"/>
    <w:rsid w:val="00024F35"/>
    <w:rsid w:val="0002503A"/>
    <w:rsid w:val="0002520D"/>
    <w:rsid w:val="000252DF"/>
    <w:rsid w:val="0002535E"/>
    <w:rsid w:val="00025363"/>
    <w:rsid w:val="0002548A"/>
    <w:rsid w:val="000255B7"/>
    <w:rsid w:val="0002593F"/>
    <w:rsid w:val="00025977"/>
    <w:rsid w:val="00025A32"/>
    <w:rsid w:val="00025A3D"/>
    <w:rsid w:val="00025B41"/>
    <w:rsid w:val="00025D39"/>
    <w:rsid w:val="00025EFA"/>
    <w:rsid w:val="00025F2F"/>
    <w:rsid w:val="0002604A"/>
    <w:rsid w:val="000268FA"/>
    <w:rsid w:val="0002696E"/>
    <w:rsid w:val="00026A9E"/>
    <w:rsid w:val="00026BB7"/>
    <w:rsid w:val="00026F24"/>
    <w:rsid w:val="00027221"/>
    <w:rsid w:val="000272AA"/>
    <w:rsid w:val="00027810"/>
    <w:rsid w:val="0002787C"/>
    <w:rsid w:val="000278E3"/>
    <w:rsid w:val="00027A5E"/>
    <w:rsid w:val="00027BE6"/>
    <w:rsid w:val="00027E4A"/>
    <w:rsid w:val="000302E1"/>
    <w:rsid w:val="00030688"/>
    <w:rsid w:val="0003072C"/>
    <w:rsid w:val="0003077B"/>
    <w:rsid w:val="000309FD"/>
    <w:rsid w:val="00030ACD"/>
    <w:rsid w:val="00030B21"/>
    <w:rsid w:val="00030CD7"/>
    <w:rsid w:val="00030CDD"/>
    <w:rsid w:val="00031135"/>
    <w:rsid w:val="00031601"/>
    <w:rsid w:val="000316EF"/>
    <w:rsid w:val="000317A1"/>
    <w:rsid w:val="000317AB"/>
    <w:rsid w:val="00031B21"/>
    <w:rsid w:val="00031B43"/>
    <w:rsid w:val="00031B55"/>
    <w:rsid w:val="000320FF"/>
    <w:rsid w:val="000323E2"/>
    <w:rsid w:val="0003252A"/>
    <w:rsid w:val="00032596"/>
    <w:rsid w:val="0003260C"/>
    <w:rsid w:val="00032707"/>
    <w:rsid w:val="00032C6E"/>
    <w:rsid w:val="00032EE6"/>
    <w:rsid w:val="00032F28"/>
    <w:rsid w:val="00032FE6"/>
    <w:rsid w:val="0003323F"/>
    <w:rsid w:val="0003339B"/>
    <w:rsid w:val="00033457"/>
    <w:rsid w:val="00033898"/>
    <w:rsid w:val="0003398F"/>
    <w:rsid w:val="00033A17"/>
    <w:rsid w:val="00033CA5"/>
    <w:rsid w:val="00033D8B"/>
    <w:rsid w:val="00033EA3"/>
    <w:rsid w:val="00033EB2"/>
    <w:rsid w:val="00034069"/>
    <w:rsid w:val="00034267"/>
    <w:rsid w:val="000343DC"/>
    <w:rsid w:val="0003442B"/>
    <w:rsid w:val="00034598"/>
    <w:rsid w:val="00034883"/>
    <w:rsid w:val="000348ED"/>
    <w:rsid w:val="0003493E"/>
    <w:rsid w:val="000349C5"/>
    <w:rsid w:val="00034AD6"/>
    <w:rsid w:val="00034AFA"/>
    <w:rsid w:val="00034E11"/>
    <w:rsid w:val="0003501A"/>
    <w:rsid w:val="000351DD"/>
    <w:rsid w:val="00035223"/>
    <w:rsid w:val="0003529F"/>
    <w:rsid w:val="00035443"/>
    <w:rsid w:val="00035524"/>
    <w:rsid w:val="00035865"/>
    <w:rsid w:val="000358B6"/>
    <w:rsid w:val="00035900"/>
    <w:rsid w:val="000359FC"/>
    <w:rsid w:val="00035D35"/>
    <w:rsid w:val="00035DC8"/>
    <w:rsid w:val="00035E66"/>
    <w:rsid w:val="000362B5"/>
    <w:rsid w:val="000363D7"/>
    <w:rsid w:val="00036441"/>
    <w:rsid w:val="00036AA5"/>
    <w:rsid w:val="00036F0B"/>
    <w:rsid w:val="0003720A"/>
    <w:rsid w:val="000373EC"/>
    <w:rsid w:val="00037427"/>
    <w:rsid w:val="0003751A"/>
    <w:rsid w:val="0003753A"/>
    <w:rsid w:val="00037565"/>
    <w:rsid w:val="000376B7"/>
    <w:rsid w:val="00037838"/>
    <w:rsid w:val="00037BE5"/>
    <w:rsid w:val="00037BFC"/>
    <w:rsid w:val="00037EAC"/>
    <w:rsid w:val="000407B5"/>
    <w:rsid w:val="000408A4"/>
    <w:rsid w:val="000409E6"/>
    <w:rsid w:val="00040B09"/>
    <w:rsid w:val="00040C8A"/>
    <w:rsid w:val="00040CF2"/>
    <w:rsid w:val="00040D01"/>
    <w:rsid w:val="00040FE5"/>
    <w:rsid w:val="000411C1"/>
    <w:rsid w:val="000413F7"/>
    <w:rsid w:val="00041622"/>
    <w:rsid w:val="000417A6"/>
    <w:rsid w:val="0004184F"/>
    <w:rsid w:val="000418B0"/>
    <w:rsid w:val="00041A5C"/>
    <w:rsid w:val="00041B20"/>
    <w:rsid w:val="00041BF3"/>
    <w:rsid w:val="00041D1B"/>
    <w:rsid w:val="00041FCA"/>
    <w:rsid w:val="0004200A"/>
    <w:rsid w:val="00042032"/>
    <w:rsid w:val="00042322"/>
    <w:rsid w:val="00042585"/>
    <w:rsid w:val="000425A2"/>
    <w:rsid w:val="00042E49"/>
    <w:rsid w:val="000432B0"/>
    <w:rsid w:val="00043386"/>
    <w:rsid w:val="000435FB"/>
    <w:rsid w:val="00043632"/>
    <w:rsid w:val="00043844"/>
    <w:rsid w:val="0004395F"/>
    <w:rsid w:val="000439AF"/>
    <w:rsid w:val="00043B2F"/>
    <w:rsid w:val="00043C95"/>
    <w:rsid w:val="0004402B"/>
    <w:rsid w:val="00044048"/>
    <w:rsid w:val="00044254"/>
    <w:rsid w:val="0004438E"/>
    <w:rsid w:val="00044AAD"/>
    <w:rsid w:val="00044ADF"/>
    <w:rsid w:val="00044B36"/>
    <w:rsid w:val="00044B8F"/>
    <w:rsid w:val="0004515C"/>
    <w:rsid w:val="000455D6"/>
    <w:rsid w:val="00045C8F"/>
    <w:rsid w:val="00045CA8"/>
    <w:rsid w:val="00045D13"/>
    <w:rsid w:val="00045DD7"/>
    <w:rsid w:val="00045E7B"/>
    <w:rsid w:val="00046304"/>
    <w:rsid w:val="00046320"/>
    <w:rsid w:val="00046384"/>
    <w:rsid w:val="00046474"/>
    <w:rsid w:val="000468EE"/>
    <w:rsid w:val="00046995"/>
    <w:rsid w:val="00046E31"/>
    <w:rsid w:val="00047063"/>
    <w:rsid w:val="00047368"/>
    <w:rsid w:val="0004746D"/>
    <w:rsid w:val="000474F5"/>
    <w:rsid w:val="0004787F"/>
    <w:rsid w:val="00047AFF"/>
    <w:rsid w:val="00047CD9"/>
    <w:rsid w:val="00050080"/>
    <w:rsid w:val="00050318"/>
    <w:rsid w:val="00050323"/>
    <w:rsid w:val="000505D1"/>
    <w:rsid w:val="00050878"/>
    <w:rsid w:val="00050A97"/>
    <w:rsid w:val="00050D8D"/>
    <w:rsid w:val="00050F3B"/>
    <w:rsid w:val="000511A5"/>
    <w:rsid w:val="000512F9"/>
    <w:rsid w:val="0005150E"/>
    <w:rsid w:val="000515DC"/>
    <w:rsid w:val="000517F1"/>
    <w:rsid w:val="000518FF"/>
    <w:rsid w:val="0005195F"/>
    <w:rsid w:val="00051989"/>
    <w:rsid w:val="00051B42"/>
    <w:rsid w:val="00051F94"/>
    <w:rsid w:val="00052188"/>
    <w:rsid w:val="0005230A"/>
    <w:rsid w:val="00052477"/>
    <w:rsid w:val="000524BE"/>
    <w:rsid w:val="0005257C"/>
    <w:rsid w:val="00052591"/>
    <w:rsid w:val="00052A8F"/>
    <w:rsid w:val="00052AF2"/>
    <w:rsid w:val="00052BEC"/>
    <w:rsid w:val="00052F9E"/>
    <w:rsid w:val="000535DA"/>
    <w:rsid w:val="000535E0"/>
    <w:rsid w:val="00053621"/>
    <w:rsid w:val="00053692"/>
    <w:rsid w:val="000538CD"/>
    <w:rsid w:val="000539A1"/>
    <w:rsid w:val="00053C18"/>
    <w:rsid w:val="00053E5B"/>
    <w:rsid w:val="00054535"/>
    <w:rsid w:val="000545CD"/>
    <w:rsid w:val="00054697"/>
    <w:rsid w:val="00054728"/>
    <w:rsid w:val="00054758"/>
    <w:rsid w:val="00054795"/>
    <w:rsid w:val="00054BBA"/>
    <w:rsid w:val="00054DA3"/>
    <w:rsid w:val="00054DB0"/>
    <w:rsid w:val="00055112"/>
    <w:rsid w:val="000557EE"/>
    <w:rsid w:val="00055A18"/>
    <w:rsid w:val="00055B70"/>
    <w:rsid w:val="00055CE4"/>
    <w:rsid w:val="00055DFF"/>
    <w:rsid w:val="00055E51"/>
    <w:rsid w:val="000560CF"/>
    <w:rsid w:val="00056395"/>
    <w:rsid w:val="00056580"/>
    <w:rsid w:val="000568B3"/>
    <w:rsid w:val="00056F5C"/>
    <w:rsid w:val="00056F8C"/>
    <w:rsid w:val="00056FA6"/>
    <w:rsid w:val="00057046"/>
    <w:rsid w:val="00057245"/>
    <w:rsid w:val="000572D9"/>
    <w:rsid w:val="00057344"/>
    <w:rsid w:val="00057685"/>
    <w:rsid w:val="000576B7"/>
    <w:rsid w:val="0005784E"/>
    <w:rsid w:val="00057F3B"/>
    <w:rsid w:val="00060259"/>
    <w:rsid w:val="00060395"/>
    <w:rsid w:val="000603D0"/>
    <w:rsid w:val="000604E6"/>
    <w:rsid w:val="000604E9"/>
    <w:rsid w:val="0006068B"/>
    <w:rsid w:val="00060806"/>
    <w:rsid w:val="00060A47"/>
    <w:rsid w:val="00060E13"/>
    <w:rsid w:val="00060E6C"/>
    <w:rsid w:val="00061013"/>
    <w:rsid w:val="000610E2"/>
    <w:rsid w:val="000612B2"/>
    <w:rsid w:val="000614D0"/>
    <w:rsid w:val="000614D1"/>
    <w:rsid w:val="000617BB"/>
    <w:rsid w:val="0006197D"/>
    <w:rsid w:val="00061B46"/>
    <w:rsid w:val="00061BFB"/>
    <w:rsid w:val="00061EA2"/>
    <w:rsid w:val="00061F9D"/>
    <w:rsid w:val="00061FF3"/>
    <w:rsid w:val="00062198"/>
    <w:rsid w:val="00062245"/>
    <w:rsid w:val="000622F3"/>
    <w:rsid w:val="00062477"/>
    <w:rsid w:val="000624A4"/>
    <w:rsid w:val="00062817"/>
    <w:rsid w:val="00062945"/>
    <w:rsid w:val="00062D12"/>
    <w:rsid w:val="00062E06"/>
    <w:rsid w:val="00062E41"/>
    <w:rsid w:val="0006325D"/>
    <w:rsid w:val="0006357B"/>
    <w:rsid w:val="000639AE"/>
    <w:rsid w:val="00063A00"/>
    <w:rsid w:val="00063FC1"/>
    <w:rsid w:val="000643AD"/>
    <w:rsid w:val="00064523"/>
    <w:rsid w:val="00064580"/>
    <w:rsid w:val="000645F4"/>
    <w:rsid w:val="00064612"/>
    <w:rsid w:val="000648F4"/>
    <w:rsid w:val="000651FA"/>
    <w:rsid w:val="0006548B"/>
    <w:rsid w:val="00065690"/>
    <w:rsid w:val="0006569D"/>
    <w:rsid w:val="00065837"/>
    <w:rsid w:val="0006588D"/>
    <w:rsid w:val="000658E3"/>
    <w:rsid w:val="0006590C"/>
    <w:rsid w:val="0006594E"/>
    <w:rsid w:val="000659BF"/>
    <w:rsid w:val="00065C6D"/>
    <w:rsid w:val="000660E1"/>
    <w:rsid w:val="0006670D"/>
    <w:rsid w:val="00066770"/>
    <w:rsid w:val="00066882"/>
    <w:rsid w:val="00066AA4"/>
    <w:rsid w:val="00066ADD"/>
    <w:rsid w:val="00066E1F"/>
    <w:rsid w:val="00066F03"/>
    <w:rsid w:val="00067011"/>
    <w:rsid w:val="00067079"/>
    <w:rsid w:val="000670AF"/>
    <w:rsid w:val="0006735B"/>
    <w:rsid w:val="0006744D"/>
    <w:rsid w:val="000674F9"/>
    <w:rsid w:val="00067596"/>
    <w:rsid w:val="00067644"/>
    <w:rsid w:val="00067762"/>
    <w:rsid w:val="00067811"/>
    <w:rsid w:val="0006782A"/>
    <w:rsid w:val="0006799D"/>
    <w:rsid w:val="00067AF1"/>
    <w:rsid w:val="00067C71"/>
    <w:rsid w:val="00067E4A"/>
    <w:rsid w:val="00067EF9"/>
    <w:rsid w:val="00067FF1"/>
    <w:rsid w:val="0007022F"/>
    <w:rsid w:val="00070254"/>
    <w:rsid w:val="000702F5"/>
    <w:rsid w:val="0007041E"/>
    <w:rsid w:val="00070445"/>
    <w:rsid w:val="000704CE"/>
    <w:rsid w:val="00070606"/>
    <w:rsid w:val="000709BA"/>
    <w:rsid w:val="00070A13"/>
    <w:rsid w:val="00070D4E"/>
    <w:rsid w:val="00070F6F"/>
    <w:rsid w:val="00071337"/>
    <w:rsid w:val="000714B6"/>
    <w:rsid w:val="0007193B"/>
    <w:rsid w:val="00071985"/>
    <w:rsid w:val="00071D5B"/>
    <w:rsid w:val="00071DAF"/>
    <w:rsid w:val="00071F41"/>
    <w:rsid w:val="00071F5B"/>
    <w:rsid w:val="000722E4"/>
    <w:rsid w:val="00072382"/>
    <w:rsid w:val="00072537"/>
    <w:rsid w:val="00072645"/>
    <w:rsid w:val="0007294B"/>
    <w:rsid w:val="00072DA1"/>
    <w:rsid w:val="00072F47"/>
    <w:rsid w:val="00073006"/>
    <w:rsid w:val="00073039"/>
    <w:rsid w:val="000730CF"/>
    <w:rsid w:val="000731E9"/>
    <w:rsid w:val="0007339B"/>
    <w:rsid w:val="0007375A"/>
    <w:rsid w:val="000739F9"/>
    <w:rsid w:val="00073AC4"/>
    <w:rsid w:val="00073B26"/>
    <w:rsid w:val="000740A2"/>
    <w:rsid w:val="000740F9"/>
    <w:rsid w:val="000742F4"/>
    <w:rsid w:val="000744CC"/>
    <w:rsid w:val="000746F6"/>
    <w:rsid w:val="00074A9B"/>
    <w:rsid w:val="00074B25"/>
    <w:rsid w:val="00074D2D"/>
    <w:rsid w:val="000752DD"/>
    <w:rsid w:val="0007540F"/>
    <w:rsid w:val="000755FD"/>
    <w:rsid w:val="00075899"/>
    <w:rsid w:val="00075A9D"/>
    <w:rsid w:val="00075B61"/>
    <w:rsid w:val="00075BEB"/>
    <w:rsid w:val="00075CD4"/>
    <w:rsid w:val="00075EDE"/>
    <w:rsid w:val="00075F58"/>
    <w:rsid w:val="0007607E"/>
    <w:rsid w:val="000761E4"/>
    <w:rsid w:val="00076364"/>
    <w:rsid w:val="00076640"/>
    <w:rsid w:val="0007668A"/>
    <w:rsid w:val="00076A9D"/>
    <w:rsid w:val="00076D96"/>
    <w:rsid w:val="00076E34"/>
    <w:rsid w:val="00076E5B"/>
    <w:rsid w:val="00076E6D"/>
    <w:rsid w:val="00077259"/>
    <w:rsid w:val="000772EC"/>
    <w:rsid w:val="0007780F"/>
    <w:rsid w:val="00077889"/>
    <w:rsid w:val="00077AA9"/>
    <w:rsid w:val="00077ADF"/>
    <w:rsid w:val="00077BBD"/>
    <w:rsid w:val="00077C18"/>
    <w:rsid w:val="00077C6E"/>
    <w:rsid w:val="00077CA1"/>
    <w:rsid w:val="00080095"/>
    <w:rsid w:val="00080120"/>
    <w:rsid w:val="0008058B"/>
    <w:rsid w:val="00080669"/>
    <w:rsid w:val="00080704"/>
    <w:rsid w:val="0008091A"/>
    <w:rsid w:val="000809B3"/>
    <w:rsid w:val="00080A79"/>
    <w:rsid w:val="00080E23"/>
    <w:rsid w:val="000810DF"/>
    <w:rsid w:val="00081104"/>
    <w:rsid w:val="00081533"/>
    <w:rsid w:val="000815D1"/>
    <w:rsid w:val="00081831"/>
    <w:rsid w:val="0008198C"/>
    <w:rsid w:val="00081A16"/>
    <w:rsid w:val="00081E85"/>
    <w:rsid w:val="00082076"/>
    <w:rsid w:val="0008213D"/>
    <w:rsid w:val="0008261B"/>
    <w:rsid w:val="00082863"/>
    <w:rsid w:val="00082C61"/>
    <w:rsid w:val="0008342A"/>
    <w:rsid w:val="00083768"/>
    <w:rsid w:val="00083788"/>
    <w:rsid w:val="000838BA"/>
    <w:rsid w:val="000839DB"/>
    <w:rsid w:val="00083AC7"/>
    <w:rsid w:val="00083BF6"/>
    <w:rsid w:val="00083C36"/>
    <w:rsid w:val="00083CA6"/>
    <w:rsid w:val="00083D00"/>
    <w:rsid w:val="00083D1D"/>
    <w:rsid w:val="00083D98"/>
    <w:rsid w:val="00083E1B"/>
    <w:rsid w:val="00084107"/>
    <w:rsid w:val="000841F8"/>
    <w:rsid w:val="00084248"/>
    <w:rsid w:val="0008442C"/>
    <w:rsid w:val="000844AC"/>
    <w:rsid w:val="0008491D"/>
    <w:rsid w:val="000851F1"/>
    <w:rsid w:val="00085556"/>
    <w:rsid w:val="000855C6"/>
    <w:rsid w:val="000855ED"/>
    <w:rsid w:val="00085698"/>
    <w:rsid w:val="00085DEB"/>
    <w:rsid w:val="00085F77"/>
    <w:rsid w:val="000862AE"/>
    <w:rsid w:val="0008676B"/>
    <w:rsid w:val="000868F2"/>
    <w:rsid w:val="0008698C"/>
    <w:rsid w:val="0008698E"/>
    <w:rsid w:val="00086A06"/>
    <w:rsid w:val="00086AF7"/>
    <w:rsid w:val="00086C4C"/>
    <w:rsid w:val="00086F28"/>
    <w:rsid w:val="000871CD"/>
    <w:rsid w:val="0008723B"/>
    <w:rsid w:val="0008742A"/>
    <w:rsid w:val="000876AE"/>
    <w:rsid w:val="000877A4"/>
    <w:rsid w:val="00087899"/>
    <w:rsid w:val="000878B5"/>
    <w:rsid w:val="00087A96"/>
    <w:rsid w:val="00087BCC"/>
    <w:rsid w:val="00087BD9"/>
    <w:rsid w:val="00087FC8"/>
    <w:rsid w:val="000900A3"/>
    <w:rsid w:val="000901DE"/>
    <w:rsid w:val="000904A0"/>
    <w:rsid w:val="00090588"/>
    <w:rsid w:val="00090857"/>
    <w:rsid w:val="00090C88"/>
    <w:rsid w:val="00090FF4"/>
    <w:rsid w:val="0009111A"/>
    <w:rsid w:val="00091535"/>
    <w:rsid w:val="00091624"/>
    <w:rsid w:val="00091734"/>
    <w:rsid w:val="00091754"/>
    <w:rsid w:val="0009185C"/>
    <w:rsid w:val="00091997"/>
    <w:rsid w:val="0009215A"/>
    <w:rsid w:val="00092237"/>
    <w:rsid w:val="000922C5"/>
    <w:rsid w:val="00092357"/>
    <w:rsid w:val="0009237F"/>
    <w:rsid w:val="000923AA"/>
    <w:rsid w:val="00092571"/>
    <w:rsid w:val="0009285F"/>
    <w:rsid w:val="00092AAF"/>
    <w:rsid w:val="00092BE5"/>
    <w:rsid w:val="00092F00"/>
    <w:rsid w:val="00093372"/>
    <w:rsid w:val="000939EF"/>
    <w:rsid w:val="00093B33"/>
    <w:rsid w:val="00093DB6"/>
    <w:rsid w:val="00093E58"/>
    <w:rsid w:val="00093EF8"/>
    <w:rsid w:val="00093F8C"/>
    <w:rsid w:val="00093F9C"/>
    <w:rsid w:val="000945AC"/>
    <w:rsid w:val="000945B7"/>
    <w:rsid w:val="0009469F"/>
    <w:rsid w:val="00094750"/>
    <w:rsid w:val="000947D6"/>
    <w:rsid w:val="000948E7"/>
    <w:rsid w:val="000949A5"/>
    <w:rsid w:val="00094CD6"/>
    <w:rsid w:val="00094CFE"/>
    <w:rsid w:val="00094D10"/>
    <w:rsid w:val="00094ECD"/>
    <w:rsid w:val="000950B8"/>
    <w:rsid w:val="00095401"/>
    <w:rsid w:val="00095440"/>
    <w:rsid w:val="0009550A"/>
    <w:rsid w:val="00095824"/>
    <w:rsid w:val="000958E5"/>
    <w:rsid w:val="00095B52"/>
    <w:rsid w:val="00095D8F"/>
    <w:rsid w:val="000964AF"/>
    <w:rsid w:val="00096598"/>
    <w:rsid w:val="000966C1"/>
    <w:rsid w:val="00096B85"/>
    <w:rsid w:val="00096B96"/>
    <w:rsid w:val="00096BFB"/>
    <w:rsid w:val="00096C4C"/>
    <w:rsid w:val="00096C87"/>
    <w:rsid w:val="00096C8C"/>
    <w:rsid w:val="00096F07"/>
    <w:rsid w:val="00097720"/>
    <w:rsid w:val="0009772C"/>
    <w:rsid w:val="00097CEC"/>
    <w:rsid w:val="00097DCD"/>
    <w:rsid w:val="00097FBC"/>
    <w:rsid w:val="000A0423"/>
    <w:rsid w:val="000A0CD7"/>
    <w:rsid w:val="000A1032"/>
    <w:rsid w:val="000A1118"/>
    <w:rsid w:val="000A129F"/>
    <w:rsid w:val="000A13A8"/>
    <w:rsid w:val="000A14A8"/>
    <w:rsid w:val="000A14E1"/>
    <w:rsid w:val="000A1798"/>
    <w:rsid w:val="000A1914"/>
    <w:rsid w:val="000A1EBD"/>
    <w:rsid w:val="000A1EE1"/>
    <w:rsid w:val="000A1F87"/>
    <w:rsid w:val="000A20AE"/>
    <w:rsid w:val="000A2147"/>
    <w:rsid w:val="000A2541"/>
    <w:rsid w:val="000A2556"/>
    <w:rsid w:val="000A2702"/>
    <w:rsid w:val="000A2CA7"/>
    <w:rsid w:val="000A2E29"/>
    <w:rsid w:val="000A2F8E"/>
    <w:rsid w:val="000A301D"/>
    <w:rsid w:val="000A30EF"/>
    <w:rsid w:val="000A3143"/>
    <w:rsid w:val="000A344A"/>
    <w:rsid w:val="000A370C"/>
    <w:rsid w:val="000A3974"/>
    <w:rsid w:val="000A3A52"/>
    <w:rsid w:val="000A3CEA"/>
    <w:rsid w:val="000A3FB0"/>
    <w:rsid w:val="000A430A"/>
    <w:rsid w:val="000A4638"/>
    <w:rsid w:val="000A48C2"/>
    <w:rsid w:val="000A4CB5"/>
    <w:rsid w:val="000A4D89"/>
    <w:rsid w:val="000A4E97"/>
    <w:rsid w:val="000A4F9F"/>
    <w:rsid w:val="000A53AB"/>
    <w:rsid w:val="000A5586"/>
    <w:rsid w:val="000A56B2"/>
    <w:rsid w:val="000A5890"/>
    <w:rsid w:val="000A59C8"/>
    <w:rsid w:val="000A5B3E"/>
    <w:rsid w:val="000A5C1B"/>
    <w:rsid w:val="000A5E7C"/>
    <w:rsid w:val="000A6441"/>
    <w:rsid w:val="000A65F7"/>
    <w:rsid w:val="000A6616"/>
    <w:rsid w:val="000A668C"/>
    <w:rsid w:val="000A67BF"/>
    <w:rsid w:val="000A69C8"/>
    <w:rsid w:val="000A6A88"/>
    <w:rsid w:val="000A6E2A"/>
    <w:rsid w:val="000A6FBA"/>
    <w:rsid w:val="000A73D1"/>
    <w:rsid w:val="000A752A"/>
    <w:rsid w:val="000A7929"/>
    <w:rsid w:val="000A7AAB"/>
    <w:rsid w:val="000A7AEC"/>
    <w:rsid w:val="000A7C28"/>
    <w:rsid w:val="000A7D8C"/>
    <w:rsid w:val="000B049A"/>
    <w:rsid w:val="000B0626"/>
    <w:rsid w:val="000B0B55"/>
    <w:rsid w:val="000B0E47"/>
    <w:rsid w:val="000B0F5F"/>
    <w:rsid w:val="000B1307"/>
    <w:rsid w:val="000B1336"/>
    <w:rsid w:val="000B155D"/>
    <w:rsid w:val="000B1BC8"/>
    <w:rsid w:val="000B1CE0"/>
    <w:rsid w:val="000B20BA"/>
    <w:rsid w:val="000B21E0"/>
    <w:rsid w:val="000B238C"/>
    <w:rsid w:val="000B2468"/>
    <w:rsid w:val="000B24E2"/>
    <w:rsid w:val="000B2540"/>
    <w:rsid w:val="000B2B2E"/>
    <w:rsid w:val="000B2BE0"/>
    <w:rsid w:val="000B2F8F"/>
    <w:rsid w:val="000B3200"/>
    <w:rsid w:val="000B3409"/>
    <w:rsid w:val="000B39F7"/>
    <w:rsid w:val="000B3C71"/>
    <w:rsid w:val="000B3E73"/>
    <w:rsid w:val="000B3F1E"/>
    <w:rsid w:val="000B4202"/>
    <w:rsid w:val="000B4468"/>
    <w:rsid w:val="000B4688"/>
    <w:rsid w:val="000B4739"/>
    <w:rsid w:val="000B4893"/>
    <w:rsid w:val="000B492D"/>
    <w:rsid w:val="000B49C5"/>
    <w:rsid w:val="000B5169"/>
    <w:rsid w:val="000B54C8"/>
    <w:rsid w:val="000B5613"/>
    <w:rsid w:val="000B588A"/>
    <w:rsid w:val="000B5B0D"/>
    <w:rsid w:val="000B5BBC"/>
    <w:rsid w:val="000B5CD3"/>
    <w:rsid w:val="000B5D18"/>
    <w:rsid w:val="000B5E63"/>
    <w:rsid w:val="000B5EB1"/>
    <w:rsid w:val="000B5ED2"/>
    <w:rsid w:val="000B60EB"/>
    <w:rsid w:val="000B6582"/>
    <w:rsid w:val="000B668F"/>
    <w:rsid w:val="000B6708"/>
    <w:rsid w:val="000B6B75"/>
    <w:rsid w:val="000B7168"/>
    <w:rsid w:val="000B7240"/>
    <w:rsid w:val="000B73C4"/>
    <w:rsid w:val="000B7557"/>
    <w:rsid w:val="000B76ED"/>
    <w:rsid w:val="000B7709"/>
    <w:rsid w:val="000B7817"/>
    <w:rsid w:val="000B78E6"/>
    <w:rsid w:val="000B79FE"/>
    <w:rsid w:val="000B7D03"/>
    <w:rsid w:val="000C00E9"/>
    <w:rsid w:val="000C02BA"/>
    <w:rsid w:val="000C02EC"/>
    <w:rsid w:val="000C047A"/>
    <w:rsid w:val="000C0628"/>
    <w:rsid w:val="000C0B6A"/>
    <w:rsid w:val="000C0E8C"/>
    <w:rsid w:val="000C10E7"/>
    <w:rsid w:val="000C1150"/>
    <w:rsid w:val="000C1162"/>
    <w:rsid w:val="000C135A"/>
    <w:rsid w:val="000C13C4"/>
    <w:rsid w:val="000C159B"/>
    <w:rsid w:val="000C15CC"/>
    <w:rsid w:val="000C16A0"/>
    <w:rsid w:val="000C184E"/>
    <w:rsid w:val="000C193D"/>
    <w:rsid w:val="000C1ACA"/>
    <w:rsid w:val="000C1BEF"/>
    <w:rsid w:val="000C1D18"/>
    <w:rsid w:val="000C1D73"/>
    <w:rsid w:val="000C1DAC"/>
    <w:rsid w:val="000C1E77"/>
    <w:rsid w:val="000C2002"/>
    <w:rsid w:val="000C20A4"/>
    <w:rsid w:val="000C2142"/>
    <w:rsid w:val="000C2795"/>
    <w:rsid w:val="000C2835"/>
    <w:rsid w:val="000C2987"/>
    <w:rsid w:val="000C2A58"/>
    <w:rsid w:val="000C2A75"/>
    <w:rsid w:val="000C2AFC"/>
    <w:rsid w:val="000C2C13"/>
    <w:rsid w:val="000C2D0C"/>
    <w:rsid w:val="000C2D2C"/>
    <w:rsid w:val="000C2DCB"/>
    <w:rsid w:val="000C2E25"/>
    <w:rsid w:val="000C2F12"/>
    <w:rsid w:val="000C3052"/>
    <w:rsid w:val="000C3220"/>
    <w:rsid w:val="000C35FE"/>
    <w:rsid w:val="000C3718"/>
    <w:rsid w:val="000C38AE"/>
    <w:rsid w:val="000C39F1"/>
    <w:rsid w:val="000C3B3A"/>
    <w:rsid w:val="000C3B60"/>
    <w:rsid w:val="000C3DEA"/>
    <w:rsid w:val="000C4080"/>
    <w:rsid w:val="000C4147"/>
    <w:rsid w:val="000C41E2"/>
    <w:rsid w:val="000C4241"/>
    <w:rsid w:val="000C43CF"/>
    <w:rsid w:val="000C4499"/>
    <w:rsid w:val="000C4762"/>
    <w:rsid w:val="000C48B5"/>
    <w:rsid w:val="000C4919"/>
    <w:rsid w:val="000C4B49"/>
    <w:rsid w:val="000C4BCF"/>
    <w:rsid w:val="000C4CF3"/>
    <w:rsid w:val="000C4E09"/>
    <w:rsid w:val="000C4F41"/>
    <w:rsid w:val="000C50A5"/>
    <w:rsid w:val="000C55B8"/>
    <w:rsid w:val="000C55C1"/>
    <w:rsid w:val="000C565F"/>
    <w:rsid w:val="000C5663"/>
    <w:rsid w:val="000C5689"/>
    <w:rsid w:val="000C569E"/>
    <w:rsid w:val="000C598B"/>
    <w:rsid w:val="000C59AB"/>
    <w:rsid w:val="000C5C16"/>
    <w:rsid w:val="000C5C3B"/>
    <w:rsid w:val="000C5CC0"/>
    <w:rsid w:val="000C5E05"/>
    <w:rsid w:val="000C5E66"/>
    <w:rsid w:val="000C602B"/>
    <w:rsid w:val="000C6053"/>
    <w:rsid w:val="000C6191"/>
    <w:rsid w:val="000C6358"/>
    <w:rsid w:val="000C66C1"/>
    <w:rsid w:val="000C6B44"/>
    <w:rsid w:val="000C6D24"/>
    <w:rsid w:val="000C6DB5"/>
    <w:rsid w:val="000C6E36"/>
    <w:rsid w:val="000C7077"/>
    <w:rsid w:val="000C718C"/>
    <w:rsid w:val="000C730A"/>
    <w:rsid w:val="000C7A9D"/>
    <w:rsid w:val="000C7D08"/>
    <w:rsid w:val="000D0328"/>
    <w:rsid w:val="000D0426"/>
    <w:rsid w:val="000D04A4"/>
    <w:rsid w:val="000D0608"/>
    <w:rsid w:val="000D08F9"/>
    <w:rsid w:val="000D0D8E"/>
    <w:rsid w:val="000D0DF3"/>
    <w:rsid w:val="000D181A"/>
    <w:rsid w:val="000D185E"/>
    <w:rsid w:val="000D1A1B"/>
    <w:rsid w:val="000D1B4E"/>
    <w:rsid w:val="000D1D36"/>
    <w:rsid w:val="000D1DBB"/>
    <w:rsid w:val="000D210F"/>
    <w:rsid w:val="000D23FA"/>
    <w:rsid w:val="000D254B"/>
    <w:rsid w:val="000D272E"/>
    <w:rsid w:val="000D2906"/>
    <w:rsid w:val="000D29BD"/>
    <w:rsid w:val="000D2A86"/>
    <w:rsid w:val="000D2D14"/>
    <w:rsid w:val="000D2E4D"/>
    <w:rsid w:val="000D2E4F"/>
    <w:rsid w:val="000D3265"/>
    <w:rsid w:val="000D3365"/>
    <w:rsid w:val="000D3852"/>
    <w:rsid w:val="000D3853"/>
    <w:rsid w:val="000D394E"/>
    <w:rsid w:val="000D39FC"/>
    <w:rsid w:val="000D3A23"/>
    <w:rsid w:val="000D3C22"/>
    <w:rsid w:val="000D4048"/>
    <w:rsid w:val="000D4598"/>
    <w:rsid w:val="000D46DD"/>
    <w:rsid w:val="000D4863"/>
    <w:rsid w:val="000D4AFD"/>
    <w:rsid w:val="000D4C29"/>
    <w:rsid w:val="000D4CFD"/>
    <w:rsid w:val="000D4EA0"/>
    <w:rsid w:val="000D508D"/>
    <w:rsid w:val="000D5194"/>
    <w:rsid w:val="000D525B"/>
    <w:rsid w:val="000D529A"/>
    <w:rsid w:val="000D5508"/>
    <w:rsid w:val="000D59AB"/>
    <w:rsid w:val="000D5B1E"/>
    <w:rsid w:val="000D5B27"/>
    <w:rsid w:val="000D5E82"/>
    <w:rsid w:val="000D61D6"/>
    <w:rsid w:val="000D6413"/>
    <w:rsid w:val="000D64AC"/>
    <w:rsid w:val="000D64ED"/>
    <w:rsid w:val="000D674C"/>
    <w:rsid w:val="000D67A0"/>
    <w:rsid w:val="000D6808"/>
    <w:rsid w:val="000D6B99"/>
    <w:rsid w:val="000D6E4B"/>
    <w:rsid w:val="000D6E62"/>
    <w:rsid w:val="000D72D2"/>
    <w:rsid w:val="000D7791"/>
    <w:rsid w:val="000D77A9"/>
    <w:rsid w:val="000D788E"/>
    <w:rsid w:val="000D79A9"/>
    <w:rsid w:val="000D7CED"/>
    <w:rsid w:val="000D7D1E"/>
    <w:rsid w:val="000E013A"/>
    <w:rsid w:val="000E01DA"/>
    <w:rsid w:val="000E020B"/>
    <w:rsid w:val="000E02EE"/>
    <w:rsid w:val="000E047B"/>
    <w:rsid w:val="000E05D0"/>
    <w:rsid w:val="000E090B"/>
    <w:rsid w:val="000E0F4D"/>
    <w:rsid w:val="000E1085"/>
    <w:rsid w:val="000E1133"/>
    <w:rsid w:val="000E139E"/>
    <w:rsid w:val="000E1426"/>
    <w:rsid w:val="000E1A14"/>
    <w:rsid w:val="000E1D43"/>
    <w:rsid w:val="000E1F2F"/>
    <w:rsid w:val="000E2124"/>
    <w:rsid w:val="000E21AB"/>
    <w:rsid w:val="000E23DE"/>
    <w:rsid w:val="000E2544"/>
    <w:rsid w:val="000E26CD"/>
    <w:rsid w:val="000E2784"/>
    <w:rsid w:val="000E2797"/>
    <w:rsid w:val="000E28AB"/>
    <w:rsid w:val="000E298F"/>
    <w:rsid w:val="000E2B37"/>
    <w:rsid w:val="000E2BE7"/>
    <w:rsid w:val="000E2C8C"/>
    <w:rsid w:val="000E2D04"/>
    <w:rsid w:val="000E2E9D"/>
    <w:rsid w:val="000E2F6F"/>
    <w:rsid w:val="000E300C"/>
    <w:rsid w:val="000E3135"/>
    <w:rsid w:val="000E3192"/>
    <w:rsid w:val="000E31EE"/>
    <w:rsid w:val="000E3295"/>
    <w:rsid w:val="000E3386"/>
    <w:rsid w:val="000E34D6"/>
    <w:rsid w:val="000E34FF"/>
    <w:rsid w:val="000E3536"/>
    <w:rsid w:val="000E355C"/>
    <w:rsid w:val="000E35B3"/>
    <w:rsid w:val="000E36CA"/>
    <w:rsid w:val="000E3719"/>
    <w:rsid w:val="000E380E"/>
    <w:rsid w:val="000E3AEF"/>
    <w:rsid w:val="000E3C4A"/>
    <w:rsid w:val="000E4056"/>
    <w:rsid w:val="000E4196"/>
    <w:rsid w:val="000E45A9"/>
    <w:rsid w:val="000E4671"/>
    <w:rsid w:val="000E48AB"/>
    <w:rsid w:val="000E4CDB"/>
    <w:rsid w:val="000E4F88"/>
    <w:rsid w:val="000E544C"/>
    <w:rsid w:val="000E54A0"/>
    <w:rsid w:val="000E5761"/>
    <w:rsid w:val="000E57EE"/>
    <w:rsid w:val="000E5A75"/>
    <w:rsid w:val="000E5D3D"/>
    <w:rsid w:val="000E5D53"/>
    <w:rsid w:val="000E5EE4"/>
    <w:rsid w:val="000E5F5B"/>
    <w:rsid w:val="000E6113"/>
    <w:rsid w:val="000E6129"/>
    <w:rsid w:val="000E6157"/>
    <w:rsid w:val="000E624D"/>
    <w:rsid w:val="000E6285"/>
    <w:rsid w:val="000E62F4"/>
    <w:rsid w:val="000E6522"/>
    <w:rsid w:val="000E674D"/>
    <w:rsid w:val="000E67D0"/>
    <w:rsid w:val="000E687E"/>
    <w:rsid w:val="000E6941"/>
    <w:rsid w:val="000E6C43"/>
    <w:rsid w:val="000E6D83"/>
    <w:rsid w:val="000E6FD3"/>
    <w:rsid w:val="000E7011"/>
    <w:rsid w:val="000E7019"/>
    <w:rsid w:val="000E7068"/>
    <w:rsid w:val="000E70A9"/>
    <w:rsid w:val="000E70F9"/>
    <w:rsid w:val="000E7144"/>
    <w:rsid w:val="000E73CF"/>
    <w:rsid w:val="000E7550"/>
    <w:rsid w:val="000F0159"/>
    <w:rsid w:val="000F020C"/>
    <w:rsid w:val="000F052B"/>
    <w:rsid w:val="000F05E3"/>
    <w:rsid w:val="000F0C01"/>
    <w:rsid w:val="000F0CE3"/>
    <w:rsid w:val="000F0DCC"/>
    <w:rsid w:val="000F12CC"/>
    <w:rsid w:val="000F1407"/>
    <w:rsid w:val="000F18FC"/>
    <w:rsid w:val="000F1D53"/>
    <w:rsid w:val="000F1DB3"/>
    <w:rsid w:val="000F2412"/>
    <w:rsid w:val="000F2ADC"/>
    <w:rsid w:val="000F2B06"/>
    <w:rsid w:val="000F2C63"/>
    <w:rsid w:val="000F2D53"/>
    <w:rsid w:val="000F3045"/>
    <w:rsid w:val="000F3589"/>
    <w:rsid w:val="000F365E"/>
    <w:rsid w:val="000F3CE9"/>
    <w:rsid w:val="000F3CEA"/>
    <w:rsid w:val="000F3DA3"/>
    <w:rsid w:val="000F4051"/>
    <w:rsid w:val="000F4186"/>
    <w:rsid w:val="000F4319"/>
    <w:rsid w:val="000F4366"/>
    <w:rsid w:val="000F43CF"/>
    <w:rsid w:val="000F43FC"/>
    <w:rsid w:val="000F450D"/>
    <w:rsid w:val="000F460F"/>
    <w:rsid w:val="000F4665"/>
    <w:rsid w:val="000F46B3"/>
    <w:rsid w:val="000F482B"/>
    <w:rsid w:val="000F48BF"/>
    <w:rsid w:val="000F4CC2"/>
    <w:rsid w:val="000F4D05"/>
    <w:rsid w:val="000F4DB2"/>
    <w:rsid w:val="000F4E94"/>
    <w:rsid w:val="000F4EFE"/>
    <w:rsid w:val="000F5002"/>
    <w:rsid w:val="000F5084"/>
    <w:rsid w:val="000F52C2"/>
    <w:rsid w:val="000F55AB"/>
    <w:rsid w:val="000F5C17"/>
    <w:rsid w:val="000F5DF2"/>
    <w:rsid w:val="000F608E"/>
    <w:rsid w:val="000F6190"/>
    <w:rsid w:val="000F61C6"/>
    <w:rsid w:val="000F6256"/>
    <w:rsid w:val="000F65F2"/>
    <w:rsid w:val="000F6645"/>
    <w:rsid w:val="000F6647"/>
    <w:rsid w:val="000F6768"/>
    <w:rsid w:val="000F6814"/>
    <w:rsid w:val="000F69F7"/>
    <w:rsid w:val="000F6ABE"/>
    <w:rsid w:val="000F6CF6"/>
    <w:rsid w:val="000F6DB8"/>
    <w:rsid w:val="000F71D4"/>
    <w:rsid w:val="000F71ED"/>
    <w:rsid w:val="000F7351"/>
    <w:rsid w:val="000F7434"/>
    <w:rsid w:val="000F7460"/>
    <w:rsid w:val="000F7552"/>
    <w:rsid w:val="000F7988"/>
    <w:rsid w:val="000F7A2C"/>
    <w:rsid w:val="000F7BC9"/>
    <w:rsid w:val="000F7F4E"/>
    <w:rsid w:val="00100136"/>
    <w:rsid w:val="0010017F"/>
    <w:rsid w:val="00100414"/>
    <w:rsid w:val="0010045A"/>
    <w:rsid w:val="001007E7"/>
    <w:rsid w:val="0010085B"/>
    <w:rsid w:val="00100909"/>
    <w:rsid w:val="0010099A"/>
    <w:rsid w:val="00100AF4"/>
    <w:rsid w:val="00100D01"/>
    <w:rsid w:val="00100E75"/>
    <w:rsid w:val="00100ED8"/>
    <w:rsid w:val="001010AA"/>
    <w:rsid w:val="0010118C"/>
    <w:rsid w:val="0010171E"/>
    <w:rsid w:val="001018F9"/>
    <w:rsid w:val="00101901"/>
    <w:rsid w:val="00101AC5"/>
    <w:rsid w:val="00101B73"/>
    <w:rsid w:val="00102015"/>
    <w:rsid w:val="00102226"/>
    <w:rsid w:val="00102473"/>
    <w:rsid w:val="0010248C"/>
    <w:rsid w:val="001024F6"/>
    <w:rsid w:val="0010252E"/>
    <w:rsid w:val="001026C8"/>
    <w:rsid w:val="00102AF3"/>
    <w:rsid w:val="00102CAC"/>
    <w:rsid w:val="00102F90"/>
    <w:rsid w:val="00102FD4"/>
    <w:rsid w:val="00103065"/>
    <w:rsid w:val="0010336F"/>
    <w:rsid w:val="00103465"/>
    <w:rsid w:val="0010355D"/>
    <w:rsid w:val="0010361E"/>
    <w:rsid w:val="00103907"/>
    <w:rsid w:val="00104049"/>
    <w:rsid w:val="001040CC"/>
    <w:rsid w:val="0010412F"/>
    <w:rsid w:val="0010453A"/>
    <w:rsid w:val="00104F7C"/>
    <w:rsid w:val="0010501B"/>
    <w:rsid w:val="00105076"/>
    <w:rsid w:val="001055D8"/>
    <w:rsid w:val="001056E2"/>
    <w:rsid w:val="00105831"/>
    <w:rsid w:val="001058CA"/>
    <w:rsid w:val="00105A98"/>
    <w:rsid w:val="00105B01"/>
    <w:rsid w:val="00105E0B"/>
    <w:rsid w:val="00106086"/>
    <w:rsid w:val="001062EF"/>
    <w:rsid w:val="001063DB"/>
    <w:rsid w:val="00106B08"/>
    <w:rsid w:val="00106D49"/>
    <w:rsid w:val="0010739B"/>
    <w:rsid w:val="001073B0"/>
    <w:rsid w:val="001075BA"/>
    <w:rsid w:val="001075D9"/>
    <w:rsid w:val="001077F7"/>
    <w:rsid w:val="0010780E"/>
    <w:rsid w:val="00107A90"/>
    <w:rsid w:val="00107AC7"/>
    <w:rsid w:val="00107BA0"/>
    <w:rsid w:val="00107C54"/>
    <w:rsid w:val="001101F6"/>
    <w:rsid w:val="001104E3"/>
    <w:rsid w:val="001105DB"/>
    <w:rsid w:val="0011069B"/>
    <w:rsid w:val="00110A40"/>
    <w:rsid w:val="00110C1D"/>
    <w:rsid w:val="00110C82"/>
    <w:rsid w:val="00110D75"/>
    <w:rsid w:val="00110D7D"/>
    <w:rsid w:val="00110EA4"/>
    <w:rsid w:val="00110FE3"/>
    <w:rsid w:val="001111D0"/>
    <w:rsid w:val="0011127A"/>
    <w:rsid w:val="001112E2"/>
    <w:rsid w:val="00111322"/>
    <w:rsid w:val="0011173A"/>
    <w:rsid w:val="00111BAA"/>
    <w:rsid w:val="00111CA3"/>
    <w:rsid w:val="00111D56"/>
    <w:rsid w:val="00111D76"/>
    <w:rsid w:val="00112123"/>
    <w:rsid w:val="0011223A"/>
    <w:rsid w:val="001122AC"/>
    <w:rsid w:val="00112462"/>
    <w:rsid w:val="00112476"/>
    <w:rsid w:val="00112502"/>
    <w:rsid w:val="001126BD"/>
    <w:rsid w:val="001126F5"/>
    <w:rsid w:val="0011296A"/>
    <w:rsid w:val="00112D88"/>
    <w:rsid w:val="00112DC1"/>
    <w:rsid w:val="00112EE7"/>
    <w:rsid w:val="00113066"/>
    <w:rsid w:val="001130BD"/>
    <w:rsid w:val="0011336C"/>
    <w:rsid w:val="00113481"/>
    <w:rsid w:val="00113486"/>
    <w:rsid w:val="001134A1"/>
    <w:rsid w:val="00113549"/>
    <w:rsid w:val="001136EC"/>
    <w:rsid w:val="001136F6"/>
    <w:rsid w:val="0011380E"/>
    <w:rsid w:val="00113CB0"/>
    <w:rsid w:val="00113FFC"/>
    <w:rsid w:val="001144F5"/>
    <w:rsid w:val="00114D4B"/>
    <w:rsid w:val="00115034"/>
    <w:rsid w:val="00115108"/>
    <w:rsid w:val="0011540D"/>
    <w:rsid w:val="001154A3"/>
    <w:rsid w:val="00115564"/>
    <w:rsid w:val="00115AD1"/>
    <w:rsid w:val="00115ADF"/>
    <w:rsid w:val="00115B0D"/>
    <w:rsid w:val="00115D8A"/>
    <w:rsid w:val="001160D3"/>
    <w:rsid w:val="00116107"/>
    <w:rsid w:val="0011642A"/>
    <w:rsid w:val="00116515"/>
    <w:rsid w:val="001166D9"/>
    <w:rsid w:val="0011675A"/>
    <w:rsid w:val="001168EE"/>
    <w:rsid w:val="00116D60"/>
    <w:rsid w:val="00116F2D"/>
    <w:rsid w:val="00117223"/>
    <w:rsid w:val="00117577"/>
    <w:rsid w:val="00117BB0"/>
    <w:rsid w:val="00117D6B"/>
    <w:rsid w:val="00117D9F"/>
    <w:rsid w:val="00117DC6"/>
    <w:rsid w:val="00117E69"/>
    <w:rsid w:val="00117F73"/>
    <w:rsid w:val="0012010B"/>
    <w:rsid w:val="001201B5"/>
    <w:rsid w:val="0012028A"/>
    <w:rsid w:val="001203F3"/>
    <w:rsid w:val="00120403"/>
    <w:rsid w:val="001205CA"/>
    <w:rsid w:val="00120885"/>
    <w:rsid w:val="001209B0"/>
    <w:rsid w:val="001209C4"/>
    <w:rsid w:val="00120D2D"/>
    <w:rsid w:val="00120D8C"/>
    <w:rsid w:val="00120ED8"/>
    <w:rsid w:val="00120F03"/>
    <w:rsid w:val="00121318"/>
    <w:rsid w:val="00121409"/>
    <w:rsid w:val="00121AA6"/>
    <w:rsid w:val="00121ED2"/>
    <w:rsid w:val="00121F18"/>
    <w:rsid w:val="001220AD"/>
    <w:rsid w:val="001220B7"/>
    <w:rsid w:val="0012265F"/>
    <w:rsid w:val="001229A6"/>
    <w:rsid w:val="001229F9"/>
    <w:rsid w:val="001229FF"/>
    <w:rsid w:val="00122C03"/>
    <w:rsid w:val="00122CC8"/>
    <w:rsid w:val="00122D60"/>
    <w:rsid w:val="00122F6F"/>
    <w:rsid w:val="0012315B"/>
    <w:rsid w:val="0012322C"/>
    <w:rsid w:val="00123A70"/>
    <w:rsid w:val="00123C3B"/>
    <w:rsid w:val="00123D98"/>
    <w:rsid w:val="001248DC"/>
    <w:rsid w:val="001248E4"/>
    <w:rsid w:val="00124C17"/>
    <w:rsid w:val="00124E98"/>
    <w:rsid w:val="00125093"/>
    <w:rsid w:val="001250E5"/>
    <w:rsid w:val="00125295"/>
    <w:rsid w:val="0012529D"/>
    <w:rsid w:val="001252FA"/>
    <w:rsid w:val="001254FD"/>
    <w:rsid w:val="00125789"/>
    <w:rsid w:val="001257FF"/>
    <w:rsid w:val="00125844"/>
    <w:rsid w:val="00125A64"/>
    <w:rsid w:val="00125C20"/>
    <w:rsid w:val="00125C47"/>
    <w:rsid w:val="00125CFB"/>
    <w:rsid w:val="00126034"/>
    <w:rsid w:val="00126128"/>
    <w:rsid w:val="001261B1"/>
    <w:rsid w:val="0012627B"/>
    <w:rsid w:val="001263EA"/>
    <w:rsid w:val="001266FC"/>
    <w:rsid w:val="00126B1D"/>
    <w:rsid w:val="00126C8E"/>
    <w:rsid w:val="00126E75"/>
    <w:rsid w:val="001273A3"/>
    <w:rsid w:val="001274A1"/>
    <w:rsid w:val="0012754F"/>
    <w:rsid w:val="001276C0"/>
    <w:rsid w:val="00127967"/>
    <w:rsid w:val="001279D6"/>
    <w:rsid w:val="00127AA1"/>
    <w:rsid w:val="00127E3F"/>
    <w:rsid w:val="0013001B"/>
    <w:rsid w:val="0013024D"/>
    <w:rsid w:val="001302DB"/>
    <w:rsid w:val="00130330"/>
    <w:rsid w:val="0013047F"/>
    <w:rsid w:val="001305E1"/>
    <w:rsid w:val="001307A4"/>
    <w:rsid w:val="00130914"/>
    <w:rsid w:val="00130952"/>
    <w:rsid w:val="00130964"/>
    <w:rsid w:val="001309D0"/>
    <w:rsid w:val="00130ADC"/>
    <w:rsid w:val="00130B58"/>
    <w:rsid w:val="00130BFB"/>
    <w:rsid w:val="00131045"/>
    <w:rsid w:val="001311B4"/>
    <w:rsid w:val="001311D0"/>
    <w:rsid w:val="001317C3"/>
    <w:rsid w:val="00131B98"/>
    <w:rsid w:val="001320DE"/>
    <w:rsid w:val="0013230A"/>
    <w:rsid w:val="001324CF"/>
    <w:rsid w:val="001327DE"/>
    <w:rsid w:val="00132843"/>
    <w:rsid w:val="00132A93"/>
    <w:rsid w:val="00132CF5"/>
    <w:rsid w:val="00132D22"/>
    <w:rsid w:val="00132F35"/>
    <w:rsid w:val="00133206"/>
    <w:rsid w:val="00133383"/>
    <w:rsid w:val="00133521"/>
    <w:rsid w:val="001337C3"/>
    <w:rsid w:val="001337F1"/>
    <w:rsid w:val="00133B0D"/>
    <w:rsid w:val="00133D0C"/>
    <w:rsid w:val="00133DCA"/>
    <w:rsid w:val="00133E46"/>
    <w:rsid w:val="00133FD8"/>
    <w:rsid w:val="001341DE"/>
    <w:rsid w:val="00134207"/>
    <w:rsid w:val="00134500"/>
    <w:rsid w:val="001346C0"/>
    <w:rsid w:val="00134851"/>
    <w:rsid w:val="00134CD7"/>
    <w:rsid w:val="00134EBF"/>
    <w:rsid w:val="00135237"/>
    <w:rsid w:val="001353C6"/>
    <w:rsid w:val="001358F2"/>
    <w:rsid w:val="00135912"/>
    <w:rsid w:val="001359A6"/>
    <w:rsid w:val="00135ADC"/>
    <w:rsid w:val="00135BA9"/>
    <w:rsid w:val="00135D53"/>
    <w:rsid w:val="00135DD9"/>
    <w:rsid w:val="00135E02"/>
    <w:rsid w:val="00135EB4"/>
    <w:rsid w:val="00135FBB"/>
    <w:rsid w:val="00136099"/>
    <w:rsid w:val="001360DF"/>
    <w:rsid w:val="001360F0"/>
    <w:rsid w:val="00136183"/>
    <w:rsid w:val="001362E7"/>
    <w:rsid w:val="001363E3"/>
    <w:rsid w:val="001364FC"/>
    <w:rsid w:val="00136547"/>
    <w:rsid w:val="00136557"/>
    <w:rsid w:val="00136665"/>
    <w:rsid w:val="00136720"/>
    <w:rsid w:val="0013683B"/>
    <w:rsid w:val="001368CB"/>
    <w:rsid w:val="001368D4"/>
    <w:rsid w:val="00136B5C"/>
    <w:rsid w:val="00136BDE"/>
    <w:rsid w:val="00136CA5"/>
    <w:rsid w:val="00137282"/>
    <w:rsid w:val="0013728A"/>
    <w:rsid w:val="001373C1"/>
    <w:rsid w:val="001373CA"/>
    <w:rsid w:val="00137447"/>
    <w:rsid w:val="001377A8"/>
    <w:rsid w:val="00137841"/>
    <w:rsid w:val="00137CA7"/>
    <w:rsid w:val="00137DB8"/>
    <w:rsid w:val="00137FBC"/>
    <w:rsid w:val="001400B5"/>
    <w:rsid w:val="0014035E"/>
    <w:rsid w:val="00140932"/>
    <w:rsid w:val="00140D58"/>
    <w:rsid w:val="00140D61"/>
    <w:rsid w:val="00140F73"/>
    <w:rsid w:val="001412FA"/>
    <w:rsid w:val="0014134E"/>
    <w:rsid w:val="00141491"/>
    <w:rsid w:val="0014166A"/>
    <w:rsid w:val="00141749"/>
    <w:rsid w:val="00141893"/>
    <w:rsid w:val="0014192E"/>
    <w:rsid w:val="00141A29"/>
    <w:rsid w:val="00141F43"/>
    <w:rsid w:val="00141F90"/>
    <w:rsid w:val="00142024"/>
    <w:rsid w:val="001421D4"/>
    <w:rsid w:val="001423D9"/>
    <w:rsid w:val="0014254D"/>
    <w:rsid w:val="001427B4"/>
    <w:rsid w:val="00142C4D"/>
    <w:rsid w:val="00142CBE"/>
    <w:rsid w:val="00142DB0"/>
    <w:rsid w:val="00142EA7"/>
    <w:rsid w:val="00142F11"/>
    <w:rsid w:val="001430FE"/>
    <w:rsid w:val="00143228"/>
    <w:rsid w:val="00143549"/>
    <w:rsid w:val="00143B69"/>
    <w:rsid w:val="00143CC2"/>
    <w:rsid w:val="00143CC5"/>
    <w:rsid w:val="00143E7E"/>
    <w:rsid w:val="001440E7"/>
    <w:rsid w:val="001443FE"/>
    <w:rsid w:val="001444CE"/>
    <w:rsid w:val="0014461F"/>
    <w:rsid w:val="00144A25"/>
    <w:rsid w:val="00144C0D"/>
    <w:rsid w:val="00144E81"/>
    <w:rsid w:val="00144F50"/>
    <w:rsid w:val="001451CF"/>
    <w:rsid w:val="00145273"/>
    <w:rsid w:val="00145289"/>
    <w:rsid w:val="00145407"/>
    <w:rsid w:val="00145483"/>
    <w:rsid w:val="001455F7"/>
    <w:rsid w:val="001456B9"/>
    <w:rsid w:val="001456EF"/>
    <w:rsid w:val="00145A4E"/>
    <w:rsid w:val="00145CF8"/>
    <w:rsid w:val="00145D5F"/>
    <w:rsid w:val="00145E53"/>
    <w:rsid w:val="00145FBF"/>
    <w:rsid w:val="001461F8"/>
    <w:rsid w:val="001462D1"/>
    <w:rsid w:val="001465D1"/>
    <w:rsid w:val="00146711"/>
    <w:rsid w:val="00146934"/>
    <w:rsid w:val="00146AA7"/>
    <w:rsid w:val="00146D44"/>
    <w:rsid w:val="00147193"/>
    <w:rsid w:val="001472D8"/>
    <w:rsid w:val="00147601"/>
    <w:rsid w:val="00147661"/>
    <w:rsid w:val="0014791A"/>
    <w:rsid w:val="00147929"/>
    <w:rsid w:val="00147A30"/>
    <w:rsid w:val="00147A6D"/>
    <w:rsid w:val="00147AA5"/>
    <w:rsid w:val="00147ADC"/>
    <w:rsid w:val="00147E5D"/>
    <w:rsid w:val="00147F3F"/>
    <w:rsid w:val="0015014D"/>
    <w:rsid w:val="00150367"/>
    <w:rsid w:val="0015049C"/>
    <w:rsid w:val="00150641"/>
    <w:rsid w:val="00150673"/>
    <w:rsid w:val="001506AC"/>
    <w:rsid w:val="001506EB"/>
    <w:rsid w:val="0015073B"/>
    <w:rsid w:val="001509A0"/>
    <w:rsid w:val="00150C8D"/>
    <w:rsid w:val="00150CBA"/>
    <w:rsid w:val="00150DC1"/>
    <w:rsid w:val="00150FE3"/>
    <w:rsid w:val="00151205"/>
    <w:rsid w:val="00151323"/>
    <w:rsid w:val="0015134C"/>
    <w:rsid w:val="001513AF"/>
    <w:rsid w:val="001515D7"/>
    <w:rsid w:val="001518A4"/>
    <w:rsid w:val="00151B25"/>
    <w:rsid w:val="00151CE4"/>
    <w:rsid w:val="00151EE6"/>
    <w:rsid w:val="00152498"/>
    <w:rsid w:val="001525F6"/>
    <w:rsid w:val="00152B65"/>
    <w:rsid w:val="00152F71"/>
    <w:rsid w:val="00153338"/>
    <w:rsid w:val="00153578"/>
    <w:rsid w:val="00153942"/>
    <w:rsid w:val="001539CC"/>
    <w:rsid w:val="00153B0E"/>
    <w:rsid w:val="00153C85"/>
    <w:rsid w:val="00153C9D"/>
    <w:rsid w:val="00153D4F"/>
    <w:rsid w:val="00153D67"/>
    <w:rsid w:val="00153DB8"/>
    <w:rsid w:val="00153FD8"/>
    <w:rsid w:val="00154127"/>
    <w:rsid w:val="0015424E"/>
    <w:rsid w:val="00154779"/>
    <w:rsid w:val="00154D01"/>
    <w:rsid w:val="00154E54"/>
    <w:rsid w:val="00154F45"/>
    <w:rsid w:val="00154F61"/>
    <w:rsid w:val="00154F75"/>
    <w:rsid w:val="001550CF"/>
    <w:rsid w:val="0015564B"/>
    <w:rsid w:val="001556AA"/>
    <w:rsid w:val="00155A7A"/>
    <w:rsid w:val="00155D59"/>
    <w:rsid w:val="00155D98"/>
    <w:rsid w:val="00155F11"/>
    <w:rsid w:val="00155F27"/>
    <w:rsid w:val="0015606B"/>
    <w:rsid w:val="00156328"/>
    <w:rsid w:val="00156506"/>
    <w:rsid w:val="001565E1"/>
    <w:rsid w:val="00156A63"/>
    <w:rsid w:val="00156D57"/>
    <w:rsid w:val="00156F73"/>
    <w:rsid w:val="001571AB"/>
    <w:rsid w:val="0015746A"/>
    <w:rsid w:val="00157939"/>
    <w:rsid w:val="00157C84"/>
    <w:rsid w:val="0016044E"/>
    <w:rsid w:val="001605E5"/>
    <w:rsid w:val="0016074E"/>
    <w:rsid w:val="00160D42"/>
    <w:rsid w:val="00160EA1"/>
    <w:rsid w:val="0016123D"/>
    <w:rsid w:val="001615BF"/>
    <w:rsid w:val="00161748"/>
    <w:rsid w:val="0016188A"/>
    <w:rsid w:val="001618F9"/>
    <w:rsid w:val="00161C9A"/>
    <w:rsid w:val="00162276"/>
    <w:rsid w:val="001624A2"/>
    <w:rsid w:val="0016283B"/>
    <w:rsid w:val="001628FC"/>
    <w:rsid w:val="00162B0D"/>
    <w:rsid w:val="00162E0E"/>
    <w:rsid w:val="00162F51"/>
    <w:rsid w:val="001631B8"/>
    <w:rsid w:val="00163430"/>
    <w:rsid w:val="0016353E"/>
    <w:rsid w:val="00163617"/>
    <w:rsid w:val="001636F9"/>
    <w:rsid w:val="001636FD"/>
    <w:rsid w:val="0016371D"/>
    <w:rsid w:val="001637DE"/>
    <w:rsid w:val="00163813"/>
    <w:rsid w:val="001638BC"/>
    <w:rsid w:val="00163D04"/>
    <w:rsid w:val="00163E5B"/>
    <w:rsid w:val="00163F47"/>
    <w:rsid w:val="00164372"/>
    <w:rsid w:val="001647C3"/>
    <w:rsid w:val="00164B27"/>
    <w:rsid w:val="00164DD5"/>
    <w:rsid w:val="00164EC0"/>
    <w:rsid w:val="0016516E"/>
    <w:rsid w:val="00165190"/>
    <w:rsid w:val="00165389"/>
    <w:rsid w:val="00165743"/>
    <w:rsid w:val="001657A1"/>
    <w:rsid w:val="00165B77"/>
    <w:rsid w:val="00165CFA"/>
    <w:rsid w:val="00165D7A"/>
    <w:rsid w:val="00166147"/>
    <w:rsid w:val="001661B7"/>
    <w:rsid w:val="001663D8"/>
    <w:rsid w:val="00166587"/>
    <w:rsid w:val="00166669"/>
    <w:rsid w:val="00166672"/>
    <w:rsid w:val="00166A12"/>
    <w:rsid w:val="00166A1B"/>
    <w:rsid w:val="00166C6B"/>
    <w:rsid w:val="00166CBB"/>
    <w:rsid w:val="0016701C"/>
    <w:rsid w:val="0016712B"/>
    <w:rsid w:val="0016716D"/>
    <w:rsid w:val="001672A6"/>
    <w:rsid w:val="001673A2"/>
    <w:rsid w:val="001674CE"/>
    <w:rsid w:val="00167500"/>
    <w:rsid w:val="0016756B"/>
    <w:rsid w:val="00167953"/>
    <w:rsid w:val="00167B5A"/>
    <w:rsid w:val="00167E34"/>
    <w:rsid w:val="00167FD6"/>
    <w:rsid w:val="00170112"/>
    <w:rsid w:val="00170127"/>
    <w:rsid w:val="00170213"/>
    <w:rsid w:val="001703B9"/>
    <w:rsid w:val="00170456"/>
    <w:rsid w:val="001704FE"/>
    <w:rsid w:val="001705FA"/>
    <w:rsid w:val="0017125A"/>
    <w:rsid w:val="0017126C"/>
    <w:rsid w:val="001714FF"/>
    <w:rsid w:val="00171534"/>
    <w:rsid w:val="001719DF"/>
    <w:rsid w:val="00171A43"/>
    <w:rsid w:val="00171B73"/>
    <w:rsid w:val="00171D6C"/>
    <w:rsid w:val="00171EDF"/>
    <w:rsid w:val="001723F2"/>
    <w:rsid w:val="0017240A"/>
    <w:rsid w:val="00172444"/>
    <w:rsid w:val="00172489"/>
    <w:rsid w:val="001725BB"/>
    <w:rsid w:val="00172A6C"/>
    <w:rsid w:val="00172D48"/>
    <w:rsid w:val="00172EE6"/>
    <w:rsid w:val="0017330A"/>
    <w:rsid w:val="00173681"/>
    <w:rsid w:val="001736E4"/>
    <w:rsid w:val="001736F8"/>
    <w:rsid w:val="0017371C"/>
    <w:rsid w:val="00173C9F"/>
    <w:rsid w:val="00173CF0"/>
    <w:rsid w:val="00173EF7"/>
    <w:rsid w:val="00173F6B"/>
    <w:rsid w:val="00173F7B"/>
    <w:rsid w:val="00174095"/>
    <w:rsid w:val="001740FD"/>
    <w:rsid w:val="001741C4"/>
    <w:rsid w:val="00174932"/>
    <w:rsid w:val="00174DA9"/>
    <w:rsid w:val="00174F57"/>
    <w:rsid w:val="00174FC2"/>
    <w:rsid w:val="00175046"/>
    <w:rsid w:val="0017509A"/>
    <w:rsid w:val="0017513F"/>
    <w:rsid w:val="0017520E"/>
    <w:rsid w:val="0017528B"/>
    <w:rsid w:val="001752E1"/>
    <w:rsid w:val="001754D8"/>
    <w:rsid w:val="001756B3"/>
    <w:rsid w:val="001758AE"/>
    <w:rsid w:val="00175BDA"/>
    <w:rsid w:val="00175D23"/>
    <w:rsid w:val="001764C2"/>
    <w:rsid w:val="00176558"/>
    <w:rsid w:val="00176CD6"/>
    <w:rsid w:val="0017729D"/>
    <w:rsid w:val="001774A9"/>
    <w:rsid w:val="00177B4D"/>
    <w:rsid w:val="00177DD7"/>
    <w:rsid w:val="001800FE"/>
    <w:rsid w:val="00180163"/>
    <w:rsid w:val="001801DD"/>
    <w:rsid w:val="00180354"/>
    <w:rsid w:val="001805B8"/>
    <w:rsid w:val="001805BB"/>
    <w:rsid w:val="001808B1"/>
    <w:rsid w:val="001808CD"/>
    <w:rsid w:val="00180A8B"/>
    <w:rsid w:val="00180CBF"/>
    <w:rsid w:val="00180D15"/>
    <w:rsid w:val="00180D7E"/>
    <w:rsid w:val="00180FCC"/>
    <w:rsid w:val="00181205"/>
    <w:rsid w:val="001812DF"/>
    <w:rsid w:val="00181402"/>
    <w:rsid w:val="0018176D"/>
    <w:rsid w:val="0018177B"/>
    <w:rsid w:val="00181901"/>
    <w:rsid w:val="00181AD0"/>
    <w:rsid w:val="00181B64"/>
    <w:rsid w:val="00181C88"/>
    <w:rsid w:val="00181CFD"/>
    <w:rsid w:val="00181D95"/>
    <w:rsid w:val="00181EFF"/>
    <w:rsid w:val="0018210D"/>
    <w:rsid w:val="00182218"/>
    <w:rsid w:val="00182548"/>
    <w:rsid w:val="001828A3"/>
    <w:rsid w:val="0018298B"/>
    <w:rsid w:val="00182A5E"/>
    <w:rsid w:val="00182A99"/>
    <w:rsid w:val="00182AAA"/>
    <w:rsid w:val="00182BD4"/>
    <w:rsid w:val="00182F3F"/>
    <w:rsid w:val="00182FA8"/>
    <w:rsid w:val="00183105"/>
    <w:rsid w:val="0018324B"/>
    <w:rsid w:val="0018350F"/>
    <w:rsid w:val="00183F1C"/>
    <w:rsid w:val="00184060"/>
    <w:rsid w:val="0018406F"/>
    <w:rsid w:val="001841B9"/>
    <w:rsid w:val="0018440F"/>
    <w:rsid w:val="00184508"/>
    <w:rsid w:val="00184564"/>
    <w:rsid w:val="001845F2"/>
    <w:rsid w:val="00184635"/>
    <w:rsid w:val="00184773"/>
    <w:rsid w:val="00184A83"/>
    <w:rsid w:val="00184ACE"/>
    <w:rsid w:val="00184C66"/>
    <w:rsid w:val="00184C79"/>
    <w:rsid w:val="001852A0"/>
    <w:rsid w:val="0018537C"/>
    <w:rsid w:val="001856D1"/>
    <w:rsid w:val="001858D0"/>
    <w:rsid w:val="001859B9"/>
    <w:rsid w:val="00186105"/>
    <w:rsid w:val="001863AE"/>
    <w:rsid w:val="001866B7"/>
    <w:rsid w:val="001868FB"/>
    <w:rsid w:val="00186AE6"/>
    <w:rsid w:val="00186D88"/>
    <w:rsid w:val="00186E8F"/>
    <w:rsid w:val="00186FEC"/>
    <w:rsid w:val="001871D1"/>
    <w:rsid w:val="001872E0"/>
    <w:rsid w:val="00187A85"/>
    <w:rsid w:val="00187B43"/>
    <w:rsid w:val="00187C62"/>
    <w:rsid w:val="00187D1F"/>
    <w:rsid w:val="0019032C"/>
    <w:rsid w:val="0019055C"/>
    <w:rsid w:val="0019061E"/>
    <w:rsid w:val="001908BF"/>
    <w:rsid w:val="00190908"/>
    <w:rsid w:val="00190A19"/>
    <w:rsid w:val="00190A4C"/>
    <w:rsid w:val="00190B93"/>
    <w:rsid w:val="00190DD8"/>
    <w:rsid w:val="0019114A"/>
    <w:rsid w:val="0019168D"/>
    <w:rsid w:val="00191DB1"/>
    <w:rsid w:val="00191F05"/>
    <w:rsid w:val="00192092"/>
    <w:rsid w:val="00192172"/>
    <w:rsid w:val="00192217"/>
    <w:rsid w:val="00192594"/>
    <w:rsid w:val="00192672"/>
    <w:rsid w:val="001926E4"/>
    <w:rsid w:val="00192861"/>
    <w:rsid w:val="0019296D"/>
    <w:rsid w:val="00192A3D"/>
    <w:rsid w:val="00192A4C"/>
    <w:rsid w:val="00192A62"/>
    <w:rsid w:val="00192B4E"/>
    <w:rsid w:val="00192D66"/>
    <w:rsid w:val="00192D90"/>
    <w:rsid w:val="00192D9E"/>
    <w:rsid w:val="00192E26"/>
    <w:rsid w:val="00192F7F"/>
    <w:rsid w:val="001937B1"/>
    <w:rsid w:val="00193BB5"/>
    <w:rsid w:val="00193E94"/>
    <w:rsid w:val="00193F71"/>
    <w:rsid w:val="00194037"/>
    <w:rsid w:val="00194130"/>
    <w:rsid w:val="00194210"/>
    <w:rsid w:val="001943E7"/>
    <w:rsid w:val="00194413"/>
    <w:rsid w:val="00194470"/>
    <w:rsid w:val="00194635"/>
    <w:rsid w:val="0019484E"/>
    <w:rsid w:val="00194855"/>
    <w:rsid w:val="0019492A"/>
    <w:rsid w:val="001949DC"/>
    <w:rsid w:val="00194A8C"/>
    <w:rsid w:val="00194C3E"/>
    <w:rsid w:val="00194D7B"/>
    <w:rsid w:val="00194DAF"/>
    <w:rsid w:val="00195761"/>
    <w:rsid w:val="00195856"/>
    <w:rsid w:val="001958D3"/>
    <w:rsid w:val="00195C05"/>
    <w:rsid w:val="00195D2F"/>
    <w:rsid w:val="00195E99"/>
    <w:rsid w:val="00195EE2"/>
    <w:rsid w:val="00195FA7"/>
    <w:rsid w:val="0019639A"/>
    <w:rsid w:val="001964BB"/>
    <w:rsid w:val="00196986"/>
    <w:rsid w:val="00196F18"/>
    <w:rsid w:val="00196F85"/>
    <w:rsid w:val="0019712B"/>
    <w:rsid w:val="001971D4"/>
    <w:rsid w:val="001972D8"/>
    <w:rsid w:val="001974BE"/>
    <w:rsid w:val="00197533"/>
    <w:rsid w:val="00197A9E"/>
    <w:rsid w:val="00197AB6"/>
    <w:rsid w:val="00197B0E"/>
    <w:rsid w:val="00197BBC"/>
    <w:rsid w:val="001A02EA"/>
    <w:rsid w:val="001A0454"/>
    <w:rsid w:val="001A0A7E"/>
    <w:rsid w:val="001A0CD7"/>
    <w:rsid w:val="001A0DAB"/>
    <w:rsid w:val="001A0EEB"/>
    <w:rsid w:val="001A0FA5"/>
    <w:rsid w:val="001A11A5"/>
    <w:rsid w:val="001A11DA"/>
    <w:rsid w:val="001A1353"/>
    <w:rsid w:val="001A1362"/>
    <w:rsid w:val="001A140B"/>
    <w:rsid w:val="001A144F"/>
    <w:rsid w:val="001A1541"/>
    <w:rsid w:val="001A1640"/>
    <w:rsid w:val="001A16E4"/>
    <w:rsid w:val="001A18C7"/>
    <w:rsid w:val="001A1958"/>
    <w:rsid w:val="001A1AE0"/>
    <w:rsid w:val="001A1E59"/>
    <w:rsid w:val="001A2120"/>
    <w:rsid w:val="001A214E"/>
    <w:rsid w:val="001A223D"/>
    <w:rsid w:val="001A23A0"/>
    <w:rsid w:val="001A2567"/>
    <w:rsid w:val="001A2583"/>
    <w:rsid w:val="001A25A2"/>
    <w:rsid w:val="001A2610"/>
    <w:rsid w:val="001A2824"/>
    <w:rsid w:val="001A29D6"/>
    <w:rsid w:val="001A3213"/>
    <w:rsid w:val="001A329A"/>
    <w:rsid w:val="001A33A5"/>
    <w:rsid w:val="001A33DD"/>
    <w:rsid w:val="001A3443"/>
    <w:rsid w:val="001A3814"/>
    <w:rsid w:val="001A388A"/>
    <w:rsid w:val="001A3913"/>
    <w:rsid w:val="001A3AD7"/>
    <w:rsid w:val="001A3B86"/>
    <w:rsid w:val="001A3C13"/>
    <w:rsid w:val="001A3C59"/>
    <w:rsid w:val="001A3DCD"/>
    <w:rsid w:val="001A447D"/>
    <w:rsid w:val="001A45E0"/>
    <w:rsid w:val="001A4643"/>
    <w:rsid w:val="001A46B1"/>
    <w:rsid w:val="001A4730"/>
    <w:rsid w:val="001A4A7F"/>
    <w:rsid w:val="001A4D3F"/>
    <w:rsid w:val="001A4D46"/>
    <w:rsid w:val="001A4DA9"/>
    <w:rsid w:val="001A4F0B"/>
    <w:rsid w:val="001A4FCC"/>
    <w:rsid w:val="001A5274"/>
    <w:rsid w:val="001A533A"/>
    <w:rsid w:val="001A5529"/>
    <w:rsid w:val="001A5581"/>
    <w:rsid w:val="001A5664"/>
    <w:rsid w:val="001A581B"/>
    <w:rsid w:val="001A5962"/>
    <w:rsid w:val="001A5AB7"/>
    <w:rsid w:val="001A5ABF"/>
    <w:rsid w:val="001A5BFD"/>
    <w:rsid w:val="001A5DFC"/>
    <w:rsid w:val="001A5F5E"/>
    <w:rsid w:val="001A600A"/>
    <w:rsid w:val="001A6083"/>
    <w:rsid w:val="001A6613"/>
    <w:rsid w:val="001A66BF"/>
    <w:rsid w:val="001A66FE"/>
    <w:rsid w:val="001A6744"/>
    <w:rsid w:val="001A692A"/>
    <w:rsid w:val="001A6AD5"/>
    <w:rsid w:val="001A6C1A"/>
    <w:rsid w:val="001A710A"/>
    <w:rsid w:val="001A71CF"/>
    <w:rsid w:val="001A725E"/>
    <w:rsid w:val="001A7278"/>
    <w:rsid w:val="001A73AA"/>
    <w:rsid w:val="001A751E"/>
    <w:rsid w:val="001A77BB"/>
    <w:rsid w:val="001A7DCD"/>
    <w:rsid w:val="001B006A"/>
    <w:rsid w:val="001B02F8"/>
    <w:rsid w:val="001B031B"/>
    <w:rsid w:val="001B0376"/>
    <w:rsid w:val="001B0436"/>
    <w:rsid w:val="001B076D"/>
    <w:rsid w:val="001B0835"/>
    <w:rsid w:val="001B0999"/>
    <w:rsid w:val="001B0BC8"/>
    <w:rsid w:val="001B0D70"/>
    <w:rsid w:val="001B1055"/>
    <w:rsid w:val="001B1057"/>
    <w:rsid w:val="001B1131"/>
    <w:rsid w:val="001B1176"/>
    <w:rsid w:val="001B147D"/>
    <w:rsid w:val="001B161F"/>
    <w:rsid w:val="001B16C9"/>
    <w:rsid w:val="001B1A6A"/>
    <w:rsid w:val="001B1EA9"/>
    <w:rsid w:val="001B1FD1"/>
    <w:rsid w:val="001B25B6"/>
    <w:rsid w:val="001B2874"/>
    <w:rsid w:val="001B2AE7"/>
    <w:rsid w:val="001B33EB"/>
    <w:rsid w:val="001B340E"/>
    <w:rsid w:val="001B3514"/>
    <w:rsid w:val="001B36CC"/>
    <w:rsid w:val="001B393A"/>
    <w:rsid w:val="001B3AB8"/>
    <w:rsid w:val="001B3CDC"/>
    <w:rsid w:val="001B3F59"/>
    <w:rsid w:val="001B40E0"/>
    <w:rsid w:val="001B424B"/>
    <w:rsid w:val="001B433E"/>
    <w:rsid w:val="001B4492"/>
    <w:rsid w:val="001B4697"/>
    <w:rsid w:val="001B512E"/>
    <w:rsid w:val="001B5195"/>
    <w:rsid w:val="001B52FD"/>
    <w:rsid w:val="001B55C5"/>
    <w:rsid w:val="001B56CA"/>
    <w:rsid w:val="001B5744"/>
    <w:rsid w:val="001B5B43"/>
    <w:rsid w:val="001B5D11"/>
    <w:rsid w:val="001B5DA2"/>
    <w:rsid w:val="001B5DDB"/>
    <w:rsid w:val="001B5F62"/>
    <w:rsid w:val="001B6104"/>
    <w:rsid w:val="001B66AD"/>
    <w:rsid w:val="001B6742"/>
    <w:rsid w:val="001B677E"/>
    <w:rsid w:val="001B6860"/>
    <w:rsid w:val="001B6B18"/>
    <w:rsid w:val="001B6B22"/>
    <w:rsid w:val="001B6D13"/>
    <w:rsid w:val="001B7086"/>
    <w:rsid w:val="001B711D"/>
    <w:rsid w:val="001B72A4"/>
    <w:rsid w:val="001B75B1"/>
    <w:rsid w:val="001B7B1F"/>
    <w:rsid w:val="001C0037"/>
    <w:rsid w:val="001C0057"/>
    <w:rsid w:val="001C0090"/>
    <w:rsid w:val="001C0223"/>
    <w:rsid w:val="001C0277"/>
    <w:rsid w:val="001C033B"/>
    <w:rsid w:val="001C0517"/>
    <w:rsid w:val="001C0816"/>
    <w:rsid w:val="001C0D2D"/>
    <w:rsid w:val="001C0D44"/>
    <w:rsid w:val="001C0E13"/>
    <w:rsid w:val="001C125E"/>
    <w:rsid w:val="001C128A"/>
    <w:rsid w:val="001C13F2"/>
    <w:rsid w:val="001C1672"/>
    <w:rsid w:val="001C1A3A"/>
    <w:rsid w:val="001C1A6D"/>
    <w:rsid w:val="001C1AA1"/>
    <w:rsid w:val="001C1EE6"/>
    <w:rsid w:val="001C205E"/>
    <w:rsid w:val="001C2159"/>
    <w:rsid w:val="001C2256"/>
    <w:rsid w:val="001C22A3"/>
    <w:rsid w:val="001C22D8"/>
    <w:rsid w:val="001C251E"/>
    <w:rsid w:val="001C299A"/>
    <w:rsid w:val="001C2C95"/>
    <w:rsid w:val="001C2E30"/>
    <w:rsid w:val="001C2E74"/>
    <w:rsid w:val="001C2F78"/>
    <w:rsid w:val="001C33C0"/>
    <w:rsid w:val="001C3565"/>
    <w:rsid w:val="001C377C"/>
    <w:rsid w:val="001C37EC"/>
    <w:rsid w:val="001C38A6"/>
    <w:rsid w:val="001C3D76"/>
    <w:rsid w:val="001C40AF"/>
    <w:rsid w:val="001C4553"/>
    <w:rsid w:val="001C4839"/>
    <w:rsid w:val="001C4A62"/>
    <w:rsid w:val="001C4E25"/>
    <w:rsid w:val="001C5082"/>
    <w:rsid w:val="001C5323"/>
    <w:rsid w:val="001C53EA"/>
    <w:rsid w:val="001C58CA"/>
    <w:rsid w:val="001C5930"/>
    <w:rsid w:val="001C5A06"/>
    <w:rsid w:val="001C5A7F"/>
    <w:rsid w:val="001C5ADC"/>
    <w:rsid w:val="001C5B0C"/>
    <w:rsid w:val="001C5D51"/>
    <w:rsid w:val="001C5E0E"/>
    <w:rsid w:val="001C5F8E"/>
    <w:rsid w:val="001C6090"/>
    <w:rsid w:val="001C6180"/>
    <w:rsid w:val="001C6351"/>
    <w:rsid w:val="001C63AA"/>
    <w:rsid w:val="001C6628"/>
    <w:rsid w:val="001C66A5"/>
    <w:rsid w:val="001C6719"/>
    <w:rsid w:val="001C6981"/>
    <w:rsid w:val="001C69DA"/>
    <w:rsid w:val="001C6AE5"/>
    <w:rsid w:val="001C6B98"/>
    <w:rsid w:val="001C6C00"/>
    <w:rsid w:val="001C6DA9"/>
    <w:rsid w:val="001C6F68"/>
    <w:rsid w:val="001C7171"/>
    <w:rsid w:val="001C7172"/>
    <w:rsid w:val="001C7192"/>
    <w:rsid w:val="001C7196"/>
    <w:rsid w:val="001C72D0"/>
    <w:rsid w:val="001C73FB"/>
    <w:rsid w:val="001C7BAC"/>
    <w:rsid w:val="001C7DBF"/>
    <w:rsid w:val="001D000C"/>
    <w:rsid w:val="001D0079"/>
    <w:rsid w:val="001D04A1"/>
    <w:rsid w:val="001D0610"/>
    <w:rsid w:val="001D067C"/>
    <w:rsid w:val="001D09CB"/>
    <w:rsid w:val="001D0ED1"/>
    <w:rsid w:val="001D0FAC"/>
    <w:rsid w:val="001D1442"/>
    <w:rsid w:val="001D1444"/>
    <w:rsid w:val="001D16DB"/>
    <w:rsid w:val="001D174D"/>
    <w:rsid w:val="001D19AB"/>
    <w:rsid w:val="001D1BA2"/>
    <w:rsid w:val="001D1CB6"/>
    <w:rsid w:val="001D1D17"/>
    <w:rsid w:val="001D1D78"/>
    <w:rsid w:val="001D1E26"/>
    <w:rsid w:val="001D1E7D"/>
    <w:rsid w:val="001D1F79"/>
    <w:rsid w:val="001D206F"/>
    <w:rsid w:val="001D20FB"/>
    <w:rsid w:val="001D21AB"/>
    <w:rsid w:val="001D25EE"/>
    <w:rsid w:val="001D2673"/>
    <w:rsid w:val="001D2722"/>
    <w:rsid w:val="001D273B"/>
    <w:rsid w:val="001D2816"/>
    <w:rsid w:val="001D2827"/>
    <w:rsid w:val="001D28BC"/>
    <w:rsid w:val="001D299C"/>
    <w:rsid w:val="001D2D33"/>
    <w:rsid w:val="001D2D44"/>
    <w:rsid w:val="001D2F3D"/>
    <w:rsid w:val="001D3489"/>
    <w:rsid w:val="001D36C2"/>
    <w:rsid w:val="001D3887"/>
    <w:rsid w:val="001D38A6"/>
    <w:rsid w:val="001D3B27"/>
    <w:rsid w:val="001D3D55"/>
    <w:rsid w:val="001D3F43"/>
    <w:rsid w:val="001D41DC"/>
    <w:rsid w:val="001D4532"/>
    <w:rsid w:val="001D4609"/>
    <w:rsid w:val="001D48AA"/>
    <w:rsid w:val="001D496E"/>
    <w:rsid w:val="001D4B8E"/>
    <w:rsid w:val="001D4CD9"/>
    <w:rsid w:val="001D4D02"/>
    <w:rsid w:val="001D4D4F"/>
    <w:rsid w:val="001D4D82"/>
    <w:rsid w:val="001D5081"/>
    <w:rsid w:val="001D5188"/>
    <w:rsid w:val="001D536F"/>
    <w:rsid w:val="001D5444"/>
    <w:rsid w:val="001D57EE"/>
    <w:rsid w:val="001D5857"/>
    <w:rsid w:val="001D5907"/>
    <w:rsid w:val="001D5B04"/>
    <w:rsid w:val="001D5D9C"/>
    <w:rsid w:val="001D5E12"/>
    <w:rsid w:val="001D5F22"/>
    <w:rsid w:val="001D5F69"/>
    <w:rsid w:val="001D62A4"/>
    <w:rsid w:val="001D65C3"/>
    <w:rsid w:val="001D665F"/>
    <w:rsid w:val="001D6A83"/>
    <w:rsid w:val="001D6D53"/>
    <w:rsid w:val="001D72D5"/>
    <w:rsid w:val="001D747A"/>
    <w:rsid w:val="001D757F"/>
    <w:rsid w:val="001D7785"/>
    <w:rsid w:val="001D788B"/>
    <w:rsid w:val="001D7A62"/>
    <w:rsid w:val="001D7A7E"/>
    <w:rsid w:val="001D7AA4"/>
    <w:rsid w:val="001E06B7"/>
    <w:rsid w:val="001E0765"/>
    <w:rsid w:val="001E084B"/>
    <w:rsid w:val="001E0BD6"/>
    <w:rsid w:val="001E0BFB"/>
    <w:rsid w:val="001E1052"/>
    <w:rsid w:val="001E10AC"/>
    <w:rsid w:val="001E10B4"/>
    <w:rsid w:val="001E10DE"/>
    <w:rsid w:val="001E10FD"/>
    <w:rsid w:val="001E1288"/>
    <w:rsid w:val="001E1359"/>
    <w:rsid w:val="001E13FA"/>
    <w:rsid w:val="001E1438"/>
    <w:rsid w:val="001E1D3A"/>
    <w:rsid w:val="001E1F2C"/>
    <w:rsid w:val="001E22B9"/>
    <w:rsid w:val="001E22E8"/>
    <w:rsid w:val="001E2610"/>
    <w:rsid w:val="001E2640"/>
    <w:rsid w:val="001E2D31"/>
    <w:rsid w:val="001E2F4C"/>
    <w:rsid w:val="001E3377"/>
    <w:rsid w:val="001E350A"/>
    <w:rsid w:val="001E3512"/>
    <w:rsid w:val="001E364C"/>
    <w:rsid w:val="001E38D6"/>
    <w:rsid w:val="001E39C3"/>
    <w:rsid w:val="001E3A5C"/>
    <w:rsid w:val="001E3B3F"/>
    <w:rsid w:val="001E3CFE"/>
    <w:rsid w:val="001E3D36"/>
    <w:rsid w:val="001E4013"/>
    <w:rsid w:val="001E41C2"/>
    <w:rsid w:val="001E41ED"/>
    <w:rsid w:val="001E441F"/>
    <w:rsid w:val="001E45AB"/>
    <w:rsid w:val="001E478C"/>
    <w:rsid w:val="001E4AE6"/>
    <w:rsid w:val="001E4BC1"/>
    <w:rsid w:val="001E4CA4"/>
    <w:rsid w:val="001E4F08"/>
    <w:rsid w:val="001E50C9"/>
    <w:rsid w:val="001E5379"/>
    <w:rsid w:val="001E539B"/>
    <w:rsid w:val="001E5462"/>
    <w:rsid w:val="001E5558"/>
    <w:rsid w:val="001E564E"/>
    <w:rsid w:val="001E5767"/>
    <w:rsid w:val="001E5890"/>
    <w:rsid w:val="001E5AF8"/>
    <w:rsid w:val="001E6326"/>
    <w:rsid w:val="001E6776"/>
    <w:rsid w:val="001E6A6F"/>
    <w:rsid w:val="001E6FFD"/>
    <w:rsid w:val="001E71D7"/>
    <w:rsid w:val="001E7623"/>
    <w:rsid w:val="001E79A5"/>
    <w:rsid w:val="001E7BC0"/>
    <w:rsid w:val="001E7C1B"/>
    <w:rsid w:val="001E7D41"/>
    <w:rsid w:val="001E7FBF"/>
    <w:rsid w:val="001F0011"/>
    <w:rsid w:val="001F00E4"/>
    <w:rsid w:val="001F029C"/>
    <w:rsid w:val="001F066E"/>
    <w:rsid w:val="001F0709"/>
    <w:rsid w:val="001F0711"/>
    <w:rsid w:val="001F099D"/>
    <w:rsid w:val="001F0A27"/>
    <w:rsid w:val="001F0FBD"/>
    <w:rsid w:val="001F130C"/>
    <w:rsid w:val="001F1486"/>
    <w:rsid w:val="001F18D5"/>
    <w:rsid w:val="001F1A88"/>
    <w:rsid w:val="001F1B67"/>
    <w:rsid w:val="001F1D09"/>
    <w:rsid w:val="001F280A"/>
    <w:rsid w:val="001F28A9"/>
    <w:rsid w:val="001F29AC"/>
    <w:rsid w:val="001F2A32"/>
    <w:rsid w:val="001F2B14"/>
    <w:rsid w:val="001F2B53"/>
    <w:rsid w:val="001F2B9D"/>
    <w:rsid w:val="001F2C88"/>
    <w:rsid w:val="001F2E93"/>
    <w:rsid w:val="001F2F6B"/>
    <w:rsid w:val="001F2FF8"/>
    <w:rsid w:val="001F2FF9"/>
    <w:rsid w:val="001F3100"/>
    <w:rsid w:val="001F32DB"/>
    <w:rsid w:val="001F3518"/>
    <w:rsid w:val="001F35D1"/>
    <w:rsid w:val="001F3631"/>
    <w:rsid w:val="001F364A"/>
    <w:rsid w:val="001F36EF"/>
    <w:rsid w:val="001F395C"/>
    <w:rsid w:val="001F3B74"/>
    <w:rsid w:val="001F3D2B"/>
    <w:rsid w:val="001F3E0A"/>
    <w:rsid w:val="001F3E65"/>
    <w:rsid w:val="001F404C"/>
    <w:rsid w:val="001F42EB"/>
    <w:rsid w:val="001F4324"/>
    <w:rsid w:val="001F4633"/>
    <w:rsid w:val="001F47BE"/>
    <w:rsid w:val="001F47EB"/>
    <w:rsid w:val="001F499E"/>
    <w:rsid w:val="001F4B46"/>
    <w:rsid w:val="001F4BCC"/>
    <w:rsid w:val="001F4BE3"/>
    <w:rsid w:val="001F4F00"/>
    <w:rsid w:val="001F4F27"/>
    <w:rsid w:val="001F4F65"/>
    <w:rsid w:val="001F50D7"/>
    <w:rsid w:val="001F514E"/>
    <w:rsid w:val="001F545F"/>
    <w:rsid w:val="001F5629"/>
    <w:rsid w:val="001F56E4"/>
    <w:rsid w:val="001F5770"/>
    <w:rsid w:val="001F5B04"/>
    <w:rsid w:val="001F5BD6"/>
    <w:rsid w:val="001F5D87"/>
    <w:rsid w:val="001F5EAF"/>
    <w:rsid w:val="001F5F11"/>
    <w:rsid w:val="001F6017"/>
    <w:rsid w:val="001F60AC"/>
    <w:rsid w:val="001F6724"/>
    <w:rsid w:val="001F67DF"/>
    <w:rsid w:val="001F69EA"/>
    <w:rsid w:val="001F6C9C"/>
    <w:rsid w:val="001F6D7E"/>
    <w:rsid w:val="001F70EF"/>
    <w:rsid w:val="001F71E2"/>
    <w:rsid w:val="001F7587"/>
    <w:rsid w:val="001F780D"/>
    <w:rsid w:val="001F7854"/>
    <w:rsid w:val="001F7BD3"/>
    <w:rsid w:val="001F7FCB"/>
    <w:rsid w:val="0020026B"/>
    <w:rsid w:val="0020027C"/>
    <w:rsid w:val="0020039A"/>
    <w:rsid w:val="00200491"/>
    <w:rsid w:val="002004FF"/>
    <w:rsid w:val="0020086F"/>
    <w:rsid w:val="00200B07"/>
    <w:rsid w:val="00200BDB"/>
    <w:rsid w:val="00200E81"/>
    <w:rsid w:val="0020103F"/>
    <w:rsid w:val="002010EC"/>
    <w:rsid w:val="0020144A"/>
    <w:rsid w:val="002014CD"/>
    <w:rsid w:val="00201836"/>
    <w:rsid w:val="00201A12"/>
    <w:rsid w:val="00201A8C"/>
    <w:rsid w:val="0020200D"/>
    <w:rsid w:val="00202400"/>
    <w:rsid w:val="00202A29"/>
    <w:rsid w:val="00202CAA"/>
    <w:rsid w:val="00202D08"/>
    <w:rsid w:val="00202DF9"/>
    <w:rsid w:val="002031BB"/>
    <w:rsid w:val="00203273"/>
    <w:rsid w:val="0020382E"/>
    <w:rsid w:val="00203844"/>
    <w:rsid w:val="002038A4"/>
    <w:rsid w:val="00203A6A"/>
    <w:rsid w:val="00203B56"/>
    <w:rsid w:val="00203F3A"/>
    <w:rsid w:val="00203FFA"/>
    <w:rsid w:val="00204001"/>
    <w:rsid w:val="0020427E"/>
    <w:rsid w:val="002043D6"/>
    <w:rsid w:val="00204679"/>
    <w:rsid w:val="00204ABF"/>
    <w:rsid w:val="00204C03"/>
    <w:rsid w:val="00204DDA"/>
    <w:rsid w:val="00204E7B"/>
    <w:rsid w:val="002053CD"/>
    <w:rsid w:val="002054FB"/>
    <w:rsid w:val="002056FA"/>
    <w:rsid w:val="00205969"/>
    <w:rsid w:val="00205A61"/>
    <w:rsid w:val="00205AE0"/>
    <w:rsid w:val="00205BB9"/>
    <w:rsid w:val="00205DEC"/>
    <w:rsid w:val="00205FBE"/>
    <w:rsid w:val="00205FDC"/>
    <w:rsid w:val="002060EC"/>
    <w:rsid w:val="0020637C"/>
    <w:rsid w:val="00206818"/>
    <w:rsid w:val="00206845"/>
    <w:rsid w:val="00206CFB"/>
    <w:rsid w:val="002071F7"/>
    <w:rsid w:val="0020745E"/>
    <w:rsid w:val="002074AC"/>
    <w:rsid w:val="00207589"/>
    <w:rsid w:val="0020768A"/>
    <w:rsid w:val="002076C8"/>
    <w:rsid w:val="0020781C"/>
    <w:rsid w:val="002078BB"/>
    <w:rsid w:val="00207921"/>
    <w:rsid w:val="00207A83"/>
    <w:rsid w:val="00207C9F"/>
    <w:rsid w:val="00207DFE"/>
    <w:rsid w:val="00207F11"/>
    <w:rsid w:val="0021014C"/>
    <w:rsid w:val="002101C3"/>
    <w:rsid w:val="002102DF"/>
    <w:rsid w:val="00210581"/>
    <w:rsid w:val="00210A82"/>
    <w:rsid w:val="0021100D"/>
    <w:rsid w:val="00211011"/>
    <w:rsid w:val="00211049"/>
    <w:rsid w:val="002111B0"/>
    <w:rsid w:val="0021120E"/>
    <w:rsid w:val="0021142F"/>
    <w:rsid w:val="00211560"/>
    <w:rsid w:val="00211683"/>
    <w:rsid w:val="00211C07"/>
    <w:rsid w:val="002123D2"/>
    <w:rsid w:val="00212439"/>
    <w:rsid w:val="00212472"/>
    <w:rsid w:val="002126CC"/>
    <w:rsid w:val="002127AC"/>
    <w:rsid w:val="00212A4B"/>
    <w:rsid w:val="00212A88"/>
    <w:rsid w:val="00212B99"/>
    <w:rsid w:val="00213016"/>
    <w:rsid w:val="0021320B"/>
    <w:rsid w:val="00213372"/>
    <w:rsid w:val="002134CB"/>
    <w:rsid w:val="00213631"/>
    <w:rsid w:val="00213649"/>
    <w:rsid w:val="002137C6"/>
    <w:rsid w:val="002139DE"/>
    <w:rsid w:val="002139EC"/>
    <w:rsid w:val="00213A0B"/>
    <w:rsid w:val="00213B5F"/>
    <w:rsid w:val="00213C77"/>
    <w:rsid w:val="00213D32"/>
    <w:rsid w:val="00213D6F"/>
    <w:rsid w:val="00213E46"/>
    <w:rsid w:val="0021406A"/>
    <w:rsid w:val="002140C6"/>
    <w:rsid w:val="0021446E"/>
    <w:rsid w:val="00214882"/>
    <w:rsid w:val="00214D2D"/>
    <w:rsid w:val="00214FED"/>
    <w:rsid w:val="00215013"/>
    <w:rsid w:val="0021545C"/>
    <w:rsid w:val="0021548C"/>
    <w:rsid w:val="00215564"/>
    <w:rsid w:val="002157B1"/>
    <w:rsid w:val="002159DE"/>
    <w:rsid w:val="002159EB"/>
    <w:rsid w:val="00215E46"/>
    <w:rsid w:val="00215F25"/>
    <w:rsid w:val="002160DA"/>
    <w:rsid w:val="002164F0"/>
    <w:rsid w:val="0021667B"/>
    <w:rsid w:val="00216876"/>
    <w:rsid w:val="00216989"/>
    <w:rsid w:val="002169E5"/>
    <w:rsid w:val="00216B66"/>
    <w:rsid w:val="00216B76"/>
    <w:rsid w:val="00216E89"/>
    <w:rsid w:val="0021700A"/>
    <w:rsid w:val="002170E1"/>
    <w:rsid w:val="00217467"/>
    <w:rsid w:val="00217522"/>
    <w:rsid w:val="0021773E"/>
    <w:rsid w:val="002179D5"/>
    <w:rsid w:val="00217A15"/>
    <w:rsid w:val="00217B77"/>
    <w:rsid w:val="00217F1C"/>
    <w:rsid w:val="00220178"/>
    <w:rsid w:val="00220254"/>
    <w:rsid w:val="0022050C"/>
    <w:rsid w:val="00220640"/>
    <w:rsid w:val="002207D1"/>
    <w:rsid w:val="00220994"/>
    <w:rsid w:val="002209B4"/>
    <w:rsid w:val="002209E1"/>
    <w:rsid w:val="00220B1E"/>
    <w:rsid w:val="00220B6D"/>
    <w:rsid w:val="00220BCA"/>
    <w:rsid w:val="002213CB"/>
    <w:rsid w:val="0022157A"/>
    <w:rsid w:val="0022171E"/>
    <w:rsid w:val="00221821"/>
    <w:rsid w:val="00221C3E"/>
    <w:rsid w:val="00221D41"/>
    <w:rsid w:val="00221D8E"/>
    <w:rsid w:val="00221F06"/>
    <w:rsid w:val="002220A9"/>
    <w:rsid w:val="0022233F"/>
    <w:rsid w:val="002224BF"/>
    <w:rsid w:val="002224CB"/>
    <w:rsid w:val="00222624"/>
    <w:rsid w:val="0022282C"/>
    <w:rsid w:val="00222B06"/>
    <w:rsid w:val="00222B3B"/>
    <w:rsid w:val="00222DB5"/>
    <w:rsid w:val="00222EC1"/>
    <w:rsid w:val="00222F9C"/>
    <w:rsid w:val="00223198"/>
    <w:rsid w:val="00223287"/>
    <w:rsid w:val="002234AE"/>
    <w:rsid w:val="00223737"/>
    <w:rsid w:val="002237C8"/>
    <w:rsid w:val="00223869"/>
    <w:rsid w:val="00223B6A"/>
    <w:rsid w:val="00223E03"/>
    <w:rsid w:val="00224416"/>
    <w:rsid w:val="002244EF"/>
    <w:rsid w:val="00224728"/>
    <w:rsid w:val="00224982"/>
    <w:rsid w:val="00224A50"/>
    <w:rsid w:val="00224AA2"/>
    <w:rsid w:val="00224AA7"/>
    <w:rsid w:val="00224C14"/>
    <w:rsid w:val="00224C90"/>
    <w:rsid w:val="00225027"/>
    <w:rsid w:val="0022536B"/>
    <w:rsid w:val="0022557A"/>
    <w:rsid w:val="00225580"/>
    <w:rsid w:val="002255B2"/>
    <w:rsid w:val="00225785"/>
    <w:rsid w:val="0022578E"/>
    <w:rsid w:val="00225AE2"/>
    <w:rsid w:val="00225B70"/>
    <w:rsid w:val="00225C0A"/>
    <w:rsid w:val="00225E9F"/>
    <w:rsid w:val="002261BE"/>
    <w:rsid w:val="00226334"/>
    <w:rsid w:val="0022672D"/>
    <w:rsid w:val="0022680E"/>
    <w:rsid w:val="0022692D"/>
    <w:rsid w:val="00226A68"/>
    <w:rsid w:val="00226AC1"/>
    <w:rsid w:val="00226C76"/>
    <w:rsid w:val="00226DAD"/>
    <w:rsid w:val="00226DCE"/>
    <w:rsid w:val="00227127"/>
    <w:rsid w:val="002271F6"/>
    <w:rsid w:val="002277B4"/>
    <w:rsid w:val="002279B9"/>
    <w:rsid w:val="002279E1"/>
    <w:rsid w:val="00227DF1"/>
    <w:rsid w:val="002300A3"/>
    <w:rsid w:val="00230139"/>
    <w:rsid w:val="002303B3"/>
    <w:rsid w:val="002303B8"/>
    <w:rsid w:val="00230428"/>
    <w:rsid w:val="00230454"/>
    <w:rsid w:val="002307C6"/>
    <w:rsid w:val="00230A2B"/>
    <w:rsid w:val="00230BA9"/>
    <w:rsid w:val="00230C9D"/>
    <w:rsid w:val="00230CC2"/>
    <w:rsid w:val="00230CE3"/>
    <w:rsid w:val="00230DE0"/>
    <w:rsid w:val="00230ECD"/>
    <w:rsid w:val="0023129F"/>
    <w:rsid w:val="002312AE"/>
    <w:rsid w:val="00231547"/>
    <w:rsid w:val="0023156F"/>
    <w:rsid w:val="00231630"/>
    <w:rsid w:val="00231697"/>
    <w:rsid w:val="00231821"/>
    <w:rsid w:val="00231F93"/>
    <w:rsid w:val="00232074"/>
    <w:rsid w:val="002320DA"/>
    <w:rsid w:val="00232189"/>
    <w:rsid w:val="0023270D"/>
    <w:rsid w:val="0023295B"/>
    <w:rsid w:val="00232A4F"/>
    <w:rsid w:val="00232CAE"/>
    <w:rsid w:val="00232CFC"/>
    <w:rsid w:val="0023323A"/>
    <w:rsid w:val="00233252"/>
    <w:rsid w:val="0023365F"/>
    <w:rsid w:val="0023377D"/>
    <w:rsid w:val="00233A89"/>
    <w:rsid w:val="00233C2E"/>
    <w:rsid w:val="00233E63"/>
    <w:rsid w:val="00234183"/>
    <w:rsid w:val="0023422D"/>
    <w:rsid w:val="0023439E"/>
    <w:rsid w:val="0023459F"/>
    <w:rsid w:val="00234A13"/>
    <w:rsid w:val="00234EB5"/>
    <w:rsid w:val="00234F1A"/>
    <w:rsid w:val="00235251"/>
    <w:rsid w:val="002352D2"/>
    <w:rsid w:val="00235323"/>
    <w:rsid w:val="002358CC"/>
    <w:rsid w:val="00235C17"/>
    <w:rsid w:val="00235D9B"/>
    <w:rsid w:val="002365C8"/>
    <w:rsid w:val="00236632"/>
    <w:rsid w:val="002366BF"/>
    <w:rsid w:val="002366C7"/>
    <w:rsid w:val="0023686D"/>
    <w:rsid w:val="00236CE8"/>
    <w:rsid w:val="00236D11"/>
    <w:rsid w:val="00236D2E"/>
    <w:rsid w:val="00236D58"/>
    <w:rsid w:val="0023706B"/>
    <w:rsid w:val="002370EB"/>
    <w:rsid w:val="00237547"/>
    <w:rsid w:val="0023768C"/>
    <w:rsid w:val="002376B2"/>
    <w:rsid w:val="002378E4"/>
    <w:rsid w:val="00237A14"/>
    <w:rsid w:val="00237A23"/>
    <w:rsid w:val="00237A71"/>
    <w:rsid w:val="00237D6B"/>
    <w:rsid w:val="00237DE6"/>
    <w:rsid w:val="00237E14"/>
    <w:rsid w:val="00237E70"/>
    <w:rsid w:val="00237FF8"/>
    <w:rsid w:val="00240230"/>
    <w:rsid w:val="00240317"/>
    <w:rsid w:val="00240433"/>
    <w:rsid w:val="00240653"/>
    <w:rsid w:val="002408F6"/>
    <w:rsid w:val="00240A5C"/>
    <w:rsid w:val="00240AA0"/>
    <w:rsid w:val="00240CD7"/>
    <w:rsid w:val="00240F12"/>
    <w:rsid w:val="00241315"/>
    <w:rsid w:val="00241722"/>
    <w:rsid w:val="002418ED"/>
    <w:rsid w:val="0024197C"/>
    <w:rsid w:val="00241A62"/>
    <w:rsid w:val="00241B94"/>
    <w:rsid w:val="00241BFE"/>
    <w:rsid w:val="00241D5C"/>
    <w:rsid w:val="00241D9A"/>
    <w:rsid w:val="0024201F"/>
    <w:rsid w:val="002421DE"/>
    <w:rsid w:val="002422EB"/>
    <w:rsid w:val="0024267D"/>
    <w:rsid w:val="002428F3"/>
    <w:rsid w:val="00242A2F"/>
    <w:rsid w:val="00242A58"/>
    <w:rsid w:val="00242A95"/>
    <w:rsid w:val="00242ADC"/>
    <w:rsid w:val="00242FCA"/>
    <w:rsid w:val="0024343F"/>
    <w:rsid w:val="002434B4"/>
    <w:rsid w:val="00243719"/>
    <w:rsid w:val="00243AE3"/>
    <w:rsid w:val="00243EA9"/>
    <w:rsid w:val="00243ECA"/>
    <w:rsid w:val="002446F1"/>
    <w:rsid w:val="00244789"/>
    <w:rsid w:val="00244820"/>
    <w:rsid w:val="0024493A"/>
    <w:rsid w:val="00244AC9"/>
    <w:rsid w:val="00244C09"/>
    <w:rsid w:val="00244D33"/>
    <w:rsid w:val="00244E0B"/>
    <w:rsid w:val="00244F60"/>
    <w:rsid w:val="0024513D"/>
    <w:rsid w:val="0024513F"/>
    <w:rsid w:val="0024517C"/>
    <w:rsid w:val="0024555E"/>
    <w:rsid w:val="00245566"/>
    <w:rsid w:val="00245604"/>
    <w:rsid w:val="0024564C"/>
    <w:rsid w:val="00245668"/>
    <w:rsid w:val="0024568C"/>
    <w:rsid w:val="0024575D"/>
    <w:rsid w:val="0024605D"/>
    <w:rsid w:val="002464FB"/>
    <w:rsid w:val="00246574"/>
    <w:rsid w:val="00246623"/>
    <w:rsid w:val="00246671"/>
    <w:rsid w:val="0024671A"/>
    <w:rsid w:val="00246932"/>
    <w:rsid w:val="00246A64"/>
    <w:rsid w:val="00246C7C"/>
    <w:rsid w:val="00246E0F"/>
    <w:rsid w:val="00246E4B"/>
    <w:rsid w:val="00247354"/>
    <w:rsid w:val="00247398"/>
    <w:rsid w:val="0024787A"/>
    <w:rsid w:val="0024791F"/>
    <w:rsid w:val="00247942"/>
    <w:rsid w:val="00247A7C"/>
    <w:rsid w:val="00247C8D"/>
    <w:rsid w:val="00247EC9"/>
    <w:rsid w:val="002501D3"/>
    <w:rsid w:val="0025020D"/>
    <w:rsid w:val="00250574"/>
    <w:rsid w:val="00250810"/>
    <w:rsid w:val="00250CAE"/>
    <w:rsid w:val="00250D87"/>
    <w:rsid w:val="00250ED9"/>
    <w:rsid w:val="00250FAC"/>
    <w:rsid w:val="00251244"/>
    <w:rsid w:val="0025169E"/>
    <w:rsid w:val="0025187D"/>
    <w:rsid w:val="00251E3E"/>
    <w:rsid w:val="002522ED"/>
    <w:rsid w:val="0025253D"/>
    <w:rsid w:val="0025258C"/>
    <w:rsid w:val="002526CB"/>
    <w:rsid w:val="0025298C"/>
    <w:rsid w:val="00252CBF"/>
    <w:rsid w:val="0025308C"/>
    <w:rsid w:val="00253090"/>
    <w:rsid w:val="0025317B"/>
    <w:rsid w:val="0025335B"/>
    <w:rsid w:val="0025343B"/>
    <w:rsid w:val="0025386B"/>
    <w:rsid w:val="00253924"/>
    <w:rsid w:val="00253AD6"/>
    <w:rsid w:val="00253C73"/>
    <w:rsid w:val="00253D63"/>
    <w:rsid w:val="00253ED5"/>
    <w:rsid w:val="00254034"/>
    <w:rsid w:val="0025412D"/>
    <w:rsid w:val="00254168"/>
    <w:rsid w:val="0025416D"/>
    <w:rsid w:val="002543A9"/>
    <w:rsid w:val="00254635"/>
    <w:rsid w:val="00254748"/>
    <w:rsid w:val="00254957"/>
    <w:rsid w:val="00254C69"/>
    <w:rsid w:val="00254E09"/>
    <w:rsid w:val="002550BD"/>
    <w:rsid w:val="002552A3"/>
    <w:rsid w:val="0025541A"/>
    <w:rsid w:val="00255AFC"/>
    <w:rsid w:val="00255B31"/>
    <w:rsid w:val="00255B75"/>
    <w:rsid w:val="00255B91"/>
    <w:rsid w:val="00255BF0"/>
    <w:rsid w:val="00255CE5"/>
    <w:rsid w:val="00255E88"/>
    <w:rsid w:val="00255E8A"/>
    <w:rsid w:val="002560F1"/>
    <w:rsid w:val="00256144"/>
    <w:rsid w:val="00256217"/>
    <w:rsid w:val="0025628F"/>
    <w:rsid w:val="002562E2"/>
    <w:rsid w:val="00256532"/>
    <w:rsid w:val="00256633"/>
    <w:rsid w:val="002566EB"/>
    <w:rsid w:val="00256870"/>
    <w:rsid w:val="00256B3C"/>
    <w:rsid w:val="0025704B"/>
    <w:rsid w:val="002576D3"/>
    <w:rsid w:val="002578BE"/>
    <w:rsid w:val="002578F9"/>
    <w:rsid w:val="00257C02"/>
    <w:rsid w:val="00257D0F"/>
    <w:rsid w:val="00257DFC"/>
    <w:rsid w:val="00257E36"/>
    <w:rsid w:val="0026013B"/>
    <w:rsid w:val="00260203"/>
    <w:rsid w:val="0026044B"/>
    <w:rsid w:val="0026048D"/>
    <w:rsid w:val="00260632"/>
    <w:rsid w:val="00260800"/>
    <w:rsid w:val="00260861"/>
    <w:rsid w:val="00260C35"/>
    <w:rsid w:val="00261365"/>
    <w:rsid w:val="002617E6"/>
    <w:rsid w:val="0026181A"/>
    <w:rsid w:val="00261946"/>
    <w:rsid w:val="00261AD5"/>
    <w:rsid w:val="00261BFE"/>
    <w:rsid w:val="00261DE1"/>
    <w:rsid w:val="002621EB"/>
    <w:rsid w:val="002622C9"/>
    <w:rsid w:val="002624DE"/>
    <w:rsid w:val="0026277F"/>
    <w:rsid w:val="002628CA"/>
    <w:rsid w:val="00262B32"/>
    <w:rsid w:val="00262C6A"/>
    <w:rsid w:val="00262DB6"/>
    <w:rsid w:val="00262E44"/>
    <w:rsid w:val="00262F7E"/>
    <w:rsid w:val="00263149"/>
    <w:rsid w:val="00263322"/>
    <w:rsid w:val="00263480"/>
    <w:rsid w:val="002638DB"/>
    <w:rsid w:val="0026402C"/>
    <w:rsid w:val="002640B3"/>
    <w:rsid w:val="00264209"/>
    <w:rsid w:val="00264852"/>
    <w:rsid w:val="002649B5"/>
    <w:rsid w:val="00264A76"/>
    <w:rsid w:val="00264F02"/>
    <w:rsid w:val="00264F3F"/>
    <w:rsid w:val="0026526D"/>
    <w:rsid w:val="00265535"/>
    <w:rsid w:val="002655C3"/>
    <w:rsid w:val="00265645"/>
    <w:rsid w:val="002657DF"/>
    <w:rsid w:val="00265813"/>
    <w:rsid w:val="0026585E"/>
    <w:rsid w:val="002659F7"/>
    <w:rsid w:val="00265C8C"/>
    <w:rsid w:val="002663D2"/>
    <w:rsid w:val="00266618"/>
    <w:rsid w:val="002669BD"/>
    <w:rsid w:val="00266B55"/>
    <w:rsid w:val="00266CA8"/>
    <w:rsid w:val="00266D21"/>
    <w:rsid w:val="00266D7F"/>
    <w:rsid w:val="00266D88"/>
    <w:rsid w:val="0026701D"/>
    <w:rsid w:val="0026720E"/>
    <w:rsid w:val="002674CE"/>
    <w:rsid w:val="002677F1"/>
    <w:rsid w:val="0026780E"/>
    <w:rsid w:val="00267B3B"/>
    <w:rsid w:val="00267C25"/>
    <w:rsid w:val="00267C2B"/>
    <w:rsid w:val="00267C5C"/>
    <w:rsid w:val="00267DE8"/>
    <w:rsid w:val="00267F6C"/>
    <w:rsid w:val="00270008"/>
    <w:rsid w:val="0027002A"/>
    <w:rsid w:val="00270154"/>
    <w:rsid w:val="00270418"/>
    <w:rsid w:val="0027045E"/>
    <w:rsid w:val="0027048F"/>
    <w:rsid w:val="002706DC"/>
    <w:rsid w:val="0027078B"/>
    <w:rsid w:val="002707D2"/>
    <w:rsid w:val="0027094F"/>
    <w:rsid w:val="00270D62"/>
    <w:rsid w:val="00270E83"/>
    <w:rsid w:val="00270FE0"/>
    <w:rsid w:val="002710B8"/>
    <w:rsid w:val="002710F1"/>
    <w:rsid w:val="002712CC"/>
    <w:rsid w:val="002713DC"/>
    <w:rsid w:val="002714A4"/>
    <w:rsid w:val="00271605"/>
    <w:rsid w:val="00271710"/>
    <w:rsid w:val="00271D08"/>
    <w:rsid w:val="0027237B"/>
    <w:rsid w:val="002723E2"/>
    <w:rsid w:val="0027243C"/>
    <w:rsid w:val="0027253A"/>
    <w:rsid w:val="00272937"/>
    <w:rsid w:val="00272991"/>
    <w:rsid w:val="00272A00"/>
    <w:rsid w:val="00272DCA"/>
    <w:rsid w:val="00272DCF"/>
    <w:rsid w:val="00272F06"/>
    <w:rsid w:val="00272F30"/>
    <w:rsid w:val="00272FC3"/>
    <w:rsid w:val="00272FF2"/>
    <w:rsid w:val="002731D7"/>
    <w:rsid w:val="00273212"/>
    <w:rsid w:val="0027321B"/>
    <w:rsid w:val="002732FA"/>
    <w:rsid w:val="0027346E"/>
    <w:rsid w:val="0027349F"/>
    <w:rsid w:val="002734AC"/>
    <w:rsid w:val="0027357C"/>
    <w:rsid w:val="0027370D"/>
    <w:rsid w:val="00274125"/>
    <w:rsid w:val="00274171"/>
    <w:rsid w:val="00274490"/>
    <w:rsid w:val="002744B5"/>
    <w:rsid w:val="00274708"/>
    <w:rsid w:val="00274C17"/>
    <w:rsid w:val="00274DFA"/>
    <w:rsid w:val="002755DF"/>
    <w:rsid w:val="0027585A"/>
    <w:rsid w:val="0027596E"/>
    <w:rsid w:val="002759E6"/>
    <w:rsid w:val="00275A08"/>
    <w:rsid w:val="002765AE"/>
    <w:rsid w:val="00276762"/>
    <w:rsid w:val="00276C7F"/>
    <w:rsid w:val="00277349"/>
    <w:rsid w:val="00277448"/>
    <w:rsid w:val="0027749C"/>
    <w:rsid w:val="00277620"/>
    <w:rsid w:val="00277C8E"/>
    <w:rsid w:val="00277D5F"/>
    <w:rsid w:val="00277D69"/>
    <w:rsid w:val="00277DA6"/>
    <w:rsid w:val="00277DC0"/>
    <w:rsid w:val="00277E74"/>
    <w:rsid w:val="00277F7A"/>
    <w:rsid w:val="0028024A"/>
    <w:rsid w:val="00280464"/>
    <w:rsid w:val="0028062F"/>
    <w:rsid w:val="00280872"/>
    <w:rsid w:val="00280883"/>
    <w:rsid w:val="00280947"/>
    <w:rsid w:val="00280A00"/>
    <w:rsid w:val="00280BDD"/>
    <w:rsid w:val="00280C33"/>
    <w:rsid w:val="00280C49"/>
    <w:rsid w:val="00280FC6"/>
    <w:rsid w:val="00281025"/>
    <w:rsid w:val="00281459"/>
    <w:rsid w:val="0028161E"/>
    <w:rsid w:val="0028196A"/>
    <w:rsid w:val="0028196C"/>
    <w:rsid w:val="00281A2E"/>
    <w:rsid w:val="00281C35"/>
    <w:rsid w:val="002821D2"/>
    <w:rsid w:val="002824E4"/>
    <w:rsid w:val="00282525"/>
    <w:rsid w:val="00282552"/>
    <w:rsid w:val="002829FB"/>
    <w:rsid w:val="00282F1A"/>
    <w:rsid w:val="00283579"/>
    <w:rsid w:val="002835EA"/>
    <w:rsid w:val="00283715"/>
    <w:rsid w:val="00283827"/>
    <w:rsid w:val="00283BCA"/>
    <w:rsid w:val="00283BE4"/>
    <w:rsid w:val="00283C26"/>
    <w:rsid w:val="00283DF4"/>
    <w:rsid w:val="00283E5C"/>
    <w:rsid w:val="00283F8E"/>
    <w:rsid w:val="002841EE"/>
    <w:rsid w:val="0028427B"/>
    <w:rsid w:val="002842C8"/>
    <w:rsid w:val="002843D8"/>
    <w:rsid w:val="002846B9"/>
    <w:rsid w:val="002847DF"/>
    <w:rsid w:val="00284AE7"/>
    <w:rsid w:val="00284B22"/>
    <w:rsid w:val="00284C10"/>
    <w:rsid w:val="00284C7B"/>
    <w:rsid w:val="00284CD6"/>
    <w:rsid w:val="00284E24"/>
    <w:rsid w:val="002850CE"/>
    <w:rsid w:val="0028515B"/>
    <w:rsid w:val="002852E9"/>
    <w:rsid w:val="00285455"/>
    <w:rsid w:val="002855D5"/>
    <w:rsid w:val="002856A9"/>
    <w:rsid w:val="002857BE"/>
    <w:rsid w:val="00285A5C"/>
    <w:rsid w:val="00285B8F"/>
    <w:rsid w:val="00285C38"/>
    <w:rsid w:val="0028609E"/>
    <w:rsid w:val="002862BD"/>
    <w:rsid w:val="00286A1B"/>
    <w:rsid w:val="00286D18"/>
    <w:rsid w:val="00286F9C"/>
    <w:rsid w:val="00286FED"/>
    <w:rsid w:val="00287036"/>
    <w:rsid w:val="00287418"/>
    <w:rsid w:val="0028789B"/>
    <w:rsid w:val="00287947"/>
    <w:rsid w:val="002879BD"/>
    <w:rsid w:val="002879C6"/>
    <w:rsid w:val="00287F80"/>
    <w:rsid w:val="00287FDC"/>
    <w:rsid w:val="0029006E"/>
    <w:rsid w:val="0029008C"/>
    <w:rsid w:val="0029066E"/>
    <w:rsid w:val="00290895"/>
    <w:rsid w:val="00290961"/>
    <w:rsid w:val="00290B23"/>
    <w:rsid w:val="00290BF8"/>
    <w:rsid w:val="00290C62"/>
    <w:rsid w:val="00290CE4"/>
    <w:rsid w:val="00291172"/>
    <w:rsid w:val="002913E4"/>
    <w:rsid w:val="00291934"/>
    <w:rsid w:val="00291AED"/>
    <w:rsid w:val="00291C3C"/>
    <w:rsid w:val="00291C41"/>
    <w:rsid w:val="00291E9B"/>
    <w:rsid w:val="00291FCC"/>
    <w:rsid w:val="0029231B"/>
    <w:rsid w:val="002923AE"/>
    <w:rsid w:val="00292433"/>
    <w:rsid w:val="002925E9"/>
    <w:rsid w:val="00292936"/>
    <w:rsid w:val="0029294E"/>
    <w:rsid w:val="002929E6"/>
    <w:rsid w:val="00292B3C"/>
    <w:rsid w:val="00292C17"/>
    <w:rsid w:val="00292E6B"/>
    <w:rsid w:val="00292FD3"/>
    <w:rsid w:val="00292FE8"/>
    <w:rsid w:val="00293019"/>
    <w:rsid w:val="00293023"/>
    <w:rsid w:val="002930D4"/>
    <w:rsid w:val="00293184"/>
    <w:rsid w:val="002933CE"/>
    <w:rsid w:val="00293449"/>
    <w:rsid w:val="00293745"/>
    <w:rsid w:val="002937DA"/>
    <w:rsid w:val="002938DA"/>
    <w:rsid w:val="00293A88"/>
    <w:rsid w:val="00293BC0"/>
    <w:rsid w:val="00293C42"/>
    <w:rsid w:val="00293E1F"/>
    <w:rsid w:val="00293FED"/>
    <w:rsid w:val="002941A7"/>
    <w:rsid w:val="002942F1"/>
    <w:rsid w:val="0029446D"/>
    <w:rsid w:val="002946A1"/>
    <w:rsid w:val="0029476A"/>
    <w:rsid w:val="0029488F"/>
    <w:rsid w:val="002949D5"/>
    <w:rsid w:val="00294E20"/>
    <w:rsid w:val="002952FE"/>
    <w:rsid w:val="00295338"/>
    <w:rsid w:val="002953D9"/>
    <w:rsid w:val="00295427"/>
    <w:rsid w:val="002955F7"/>
    <w:rsid w:val="002956BC"/>
    <w:rsid w:val="00295995"/>
    <w:rsid w:val="00295ACE"/>
    <w:rsid w:val="00295BA8"/>
    <w:rsid w:val="00295C09"/>
    <w:rsid w:val="00296194"/>
    <w:rsid w:val="002961DA"/>
    <w:rsid w:val="0029625C"/>
    <w:rsid w:val="00296282"/>
    <w:rsid w:val="00296423"/>
    <w:rsid w:val="002964D6"/>
    <w:rsid w:val="00296819"/>
    <w:rsid w:val="0029688A"/>
    <w:rsid w:val="00296B6F"/>
    <w:rsid w:val="00296C29"/>
    <w:rsid w:val="00297473"/>
    <w:rsid w:val="002976DD"/>
    <w:rsid w:val="002977E0"/>
    <w:rsid w:val="002978C9"/>
    <w:rsid w:val="00297A1B"/>
    <w:rsid w:val="00297C27"/>
    <w:rsid w:val="00297D90"/>
    <w:rsid w:val="00297E9F"/>
    <w:rsid w:val="00297F6A"/>
    <w:rsid w:val="002A0216"/>
    <w:rsid w:val="002A0549"/>
    <w:rsid w:val="002A06A0"/>
    <w:rsid w:val="002A0B61"/>
    <w:rsid w:val="002A0BEC"/>
    <w:rsid w:val="002A0C2B"/>
    <w:rsid w:val="002A0C71"/>
    <w:rsid w:val="002A0D80"/>
    <w:rsid w:val="002A0F6E"/>
    <w:rsid w:val="002A1388"/>
    <w:rsid w:val="002A1611"/>
    <w:rsid w:val="002A1B3D"/>
    <w:rsid w:val="002A1BDF"/>
    <w:rsid w:val="002A1D30"/>
    <w:rsid w:val="002A1D90"/>
    <w:rsid w:val="002A1EAD"/>
    <w:rsid w:val="002A204A"/>
    <w:rsid w:val="002A2866"/>
    <w:rsid w:val="002A2F8B"/>
    <w:rsid w:val="002A30C4"/>
    <w:rsid w:val="002A33CB"/>
    <w:rsid w:val="002A34C1"/>
    <w:rsid w:val="002A34DD"/>
    <w:rsid w:val="002A367B"/>
    <w:rsid w:val="002A391C"/>
    <w:rsid w:val="002A3998"/>
    <w:rsid w:val="002A3A83"/>
    <w:rsid w:val="002A3C55"/>
    <w:rsid w:val="002A3D94"/>
    <w:rsid w:val="002A3E4B"/>
    <w:rsid w:val="002A3F18"/>
    <w:rsid w:val="002A41E7"/>
    <w:rsid w:val="002A44F8"/>
    <w:rsid w:val="002A4664"/>
    <w:rsid w:val="002A4823"/>
    <w:rsid w:val="002A498F"/>
    <w:rsid w:val="002A49CE"/>
    <w:rsid w:val="002A4A98"/>
    <w:rsid w:val="002A4B61"/>
    <w:rsid w:val="002A4DFF"/>
    <w:rsid w:val="002A50D3"/>
    <w:rsid w:val="002A52D3"/>
    <w:rsid w:val="002A572B"/>
    <w:rsid w:val="002A588D"/>
    <w:rsid w:val="002A5B49"/>
    <w:rsid w:val="002A5EFC"/>
    <w:rsid w:val="002A6168"/>
    <w:rsid w:val="002A622C"/>
    <w:rsid w:val="002A6405"/>
    <w:rsid w:val="002A64CE"/>
    <w:rsid w:val="002A66BB"/>
    <w:rsid w:val="002A67CC"/>
    <w:rsid w:val="002A6CEA"/>
    <w:rsid w:val="002A6DC1"/>
    <w:rsid w:val="002A7029"/>
    <w:rsid w:val="002A7109"/>
    <w:rsid w:val="002A719F"/>
    <w:rsid w:val="002A7276"/>
    <w:rsid w:val="002A7433"/>
    <w:rsid w:val="002A7562"/>
    <w:rsid w:val="002A762D"/>
    <w:rsid w:val="002A7669"/>
    <w:rsid w:val="002A76F8"/>
    <w:rsid w:val="002A7935"/>
    <w:rsid w:val="002A7986"/>
    <w:rsid w:val="002A7D16"/>
    <w:rsid w:val="002A7D6D"/>
    <w:rsid w:val="002B00B5"/>
    <w:rsid w:val="002B0861"/>
    <w:rsid w:val="002B0C19"/>
    <w:rsid w:val="002B10F5"/>
    <w:rsid w:val="002B129C"/>
    <w:rsid w:val="002B13F1"/>
    <w:rsid w:val="002B1448"/>
    <w:rsid w:val="002B1A8A"/>
    <w:rsid w:val="002B1BB9"/>
    <w:rsid w:val="002B1CE6"/>
    <w:rsid w:val="002B1E22"/>
    <w:rsid w:val="002B1E9A"/>
    <w:rsid w:val="002B202F"/>
    <w:rsid w:val="002B209E"/>
    <w:rsid w:val="002B20D6"/>
    <w:rsid w:val="002B2314"/>
    <w:rsid w:val="002B2559"/>
    <w:rsid w:val="002B2C10"/>
    <w:rsid w:val="002B2E01"/>
    <w:rsid w:val="002B2F72"/>
    <w:rsid w:val="002B30CA"/>
    <w:rsid w:val="002B3546"/>
    <w:rsid w:val="002B37EC"/>
    <w:rsid w:val="002B3A04"/>
    <w:rsid w:val="002B3A46"/>
    <w:rsid w:val="002B3CB2"/>
    <w:rsid w:val="002B3E0B"/>
    <w:rsid w:val="002B40CC"/>
    <w:rsid w:val="002B4174"/>
    <w:rsid w:val="002B4194"/>
    <w:rsid w:val="002B42F4"/>
    <w:rsid w:val="002B43A3"/>
    <w:rsid w:val="002B4467"/>
    <w:rsid w:val="002B467D"/>
    <w:rsid w:val="002B4EBA"/>
    <w:rsid w:val="002B53A7"/>
    <w:rsid w:val="002B57F1"/>
    <w:rsid w:val="002B5BDE"/>
    <w:rsid w:val="002B5D77"/>
    <w:rsid w:val="002B5D86"/>
    <w:rsid w:val="002B5E85"/>
    <w:rsid w:val="002B5EB9"/>
    <w:rsid w:val="002B6009"/>
    <w:rsid w:val="002B601C"/>
    <w:rsid w:val="002B664C"/>
    <w:rsid w:val="002B6A70"/>
    <w:rsid w:val="002B6C39"/>
    <w:rsid w:val="002B6E07"/>
    <w:rsid w:val="002B7373"/>
    <w:rsid w:val="002B73D7"/>
    <w:rsid w:val="002B76E4"/>
    <w:rsid w:val="002B7716"/>
    <w:rsid w:val="002B78BF"/>
    <w:rsid w:val="002B7F2F"/>
    <w:rsid w:val="002C00A4"/>
    <w:rsid w:val="002C00DB"/>
    <w:rsid w:val="002C05AE"/>
    <w:rsid w:val="002C0702"/>
    <w:rsid w:val="002C0B12"/>
    <w:rsid w:val="002C0C2E"/>
    <w:rsid w:val="002C115D"/>
    <w:rsid w:val="002C1738"/>
    <w:rsid w:val="002C184E"/>
    <w:rsid w:val="002C2018"/>
    <w:rsid w:val="002C2414"/>
    <w:rsid w:val="002C255A"/>
    <w:rsid w:val="002C284D"/>
    <w:rsid w:val="002C2A44"/>
    <w:rsid w:val="002C2B6D"/>
    <w:rsid w:val="002C2C11"/>
    <w:rsid w:val="002C2CBF"/>
    <w:rsid w:val="002C3058"/>
    <w:rsid w:val="002C32BA"/>
    <w:rsid w:val="002C3499"/>
    <w:rsid w:val="002C3687"/>
    <w:rsid w:val="002C3703"/>
    <w:rsid w:val="002C3BE5"/>
    <w:rsid w:val="002C3FDE"/>
    <w:rsid w:val="002C4150"/>
    <w:rsid w:val="002C43E0"/>
    <w:rsid w:val="002C450E"/>
    <w:rsid w:val="002C4779"/>
    <w:rsid w:val="002C48F2"/>
    <w:rsid w:val="002C497B"/>
    <w:rsid w:val="002C49B5"/>
    <w:rsid w:val="002C4AC2"/>
    <w:rsid w:val="002C4DCE"/>
    <w:rsid w:val="002C5067"/>
    <w:rsid w:val="002C513B"/>
    <w:rsid w:val="002C5145"/>
    <w:rsid w:val="002C5418"/>
    <w:rsid w:val="002C5825"/>
    <w:rsid w:val="002C5A63"/>
    <w:rsid w:val="002C5C56"/>
    <w:rsid w:val="002C5CC7"/>
    <w:rsid w:val="002C5E45"/>
    <w:rsid w:val="002C5ED1"/>
    <w:rsid w:val="002C662F"/>
    <w:rsid w:val="002C678D"/>
    <w:rsid w:val="002C683E"/>
    <w:rsid w:val="002C68A1"/>
    <w:rsid w:val="002C6973"/>
    <w:rsid w:val="002C6996"/>
    <w:rsid w:val="002C699C"/>
    <w:rsid w:val="002C6B17"/>
    <w:rsid w:val="002C6D60"/>
    <w:rsid w:val="002C6E89"/>
    <w:rsid w:val="002C6FEB"/>
    <w:rsid w:val="002C7081"/>
    <w:rsid w:val="002C709D"/>
    <w:rsid w:val="002C7564"/>
    <w:rsid w:val="002C7931"/>
    <w:rsid w:val="002C7AF5"/>
    <w:rsid w:val="002D0330"/>
    <w:rsid w:val="002D05A9"/>
    <w:rsid w:val="002D06C5"/>
    <w:rsid w:val="002D0756"/>
    <w:rsid w:val="002D083B"/>
    <w:rsid w:val="002D087C"/>
    <w:rsid w:val="002D08E8"/>
    <w:rsid w:val="002D097E"/>
    <w:rsid w:val="002D0D70"/>
    <w:rsid w:val="002D0DF1"/>
    <w:rsid w:val="002D1096"/>
    <w:rsid w:val="002D1271"/>
    <w:rsid w:val="002D1326"/>
    <w:rsid w:val="002D1388"/>
    <w:rsid w:val="002D1477"/>
    <w:rsid w:val="002D148F"/>
    <w:rsid w:val="002D14CC"/>
    <w:rsid w:val="002D1560"/>
    <w:rsid w:val="002D15D3"/>
    <w:rsid w:val="002D18D8"/>
    <w:rsid w:val="002D192E"/>
    <w:rsid w:val="002D1A49"/>
    <w:rsid w:val="002D1CF7"/>
    <w:rsid w:val="002D1D9A"/>
    <w:rsid w:val="002D1E65"/>
    <w:rsid w:val="002D1F46"/>
    <w:rsid w:val="002D1F66"/>
    <w:rsid w:val="002D20D7"/>
    <w:rsid w:val="002D22FC"/>
    <w:rsid w:val="002D2614"/>
    <w:rsid w:val="002D2651"/>
    <w:rsid w:val="002D277B"/>
    <w:rsid w:val="002D2BAF"/>
    <w:rsid w:val="002D2EA2"/>
    <w:rsid w:val="002D3179"/>
    <w:rsid w:val="002D3268"/>
    <w:rsid w:val="002D3661"/>
    <w:rsid w:val="002D36ED"/>
    <w:rsid w:val="002D3727"/>
    <w:rsid w:val="002D375B"/>
    <w:rsid w:val="002D3CEA"/>
    <w:rsid w:val="002D3CF1"/>
    <w:rsid w:val="002D3E55"/>
    <w:rsid w:val="002D3ED0"/>
    <w:rsid w:val="002D40E7"/>
    <w:rsid w:val="002D416D"/>
    <w:rsid w:val="002D4319"/>
    <w:rsid w:val="002D4358"/>
    <w:rsid w:val="002D4410"/>
    <w:rsid w:val="002D4545"/>
    <w:rsid w:val="002D48CB"/>
    <w:rsid w:val="002D4EAA"/>
    <w:rsid w:val="002D5156"/>
    <w:rsid w:val="002D5755"/>
    <w:rsid w:val="002D5850"/>
    <w:rsid w:val="002D611B"/>
    <w:rsid w:val="002D623B"/>
    <w:rsid w:val="002D649D"/>
    <w:rsid w:val="002D65D8"/>
    <w:rsid w:val="002D65DB"/>
    <w:rsid w:val="002D68E6"/>
    <w:rsid w:val="002D6901"/>
    <w:rsid w:val="002D6ABD"/>
    <w:rsid w:val="002D6B7B"/>
    <w:rsid w:val="002D6BF7"/>
    <w:rsid w:val="002D6D18"/>
    <w:rsid w:val="002D6EF6"/>
    <w:rsid w:val="002D7030"/>
    <w:rsid w:val="002D703E"/>
    <w:rsid w:val="002D7090"/>
    <w:rsid w:val="002D714E"/>
    <w:rsid w:val="002D7224"/>
    <w:rsid w:val="002D7305"/>
    <w:rsid w:val="002D77B2"/>
    <w:rsid w:val="002D7859"/>
    <w:rsid w:val="002D78CE"/>
    <w:rsid w:val="002D79A5"/>
    <w:rsid w:val="002D7A93"/>
    <w:rsid w:val="002D7E0F"/>
    <w:rsid w:val="002D7E4A"/>
    <w:rsid w:val="002E0049"/>
    <w:rsid w:val="002E0175"/>
    <w:rsid w:val="002E02B8"/>
    <w:rsid w:val="002E02CA"/>
    <w:rsid w:val="002E046C"/>
    <w:rsid w:val="002E0741"/>
    <w:rsid w:val="002E080C"/>
    <w:rsid w:val="002E08C6"/>
    <w:rsid w:val="002E0A6E"/>
    <w:rsid w:val="002E10DD"/>
    <w:rsid w:val="002E1261"/>
    <w:rsid w:val="002E1459"/>
    <w:rsid w:val="002E15E4"/>
    <w:rsid w:val="002E1662"/>
    <w:rsid w:val="002E198C"/>
    <w:rsid w:val="002E1D03"/>
    <w:rsid w:val="002E1E96"/>
    <w:rsid w:val="002E218F"/>
    <w:rsid w:val="002E2422"/>
    <w:rsid w:val="002E2471"/>
    <w:rsid w:val="002E24DF"/>
    <w:rsid w:val="002E2819"/>
    <w:rsid w:val="002E2BB7"/>
    <w:rsid w:val="002E2D86"/>
    <w:rsid w:val="002E2D8C"/>
    <w:rsid w:val="002E2F3C"/>
    <w:rsid w:val="002E336A"/>
    <w:rsid w:val="002E339F"/>
    <w:rsid w:val="002E3412"/>
    <w:rsid w:val="002E3564"/>
    <w:rsid w:val="002E35A2"/>
    <w:rsid w:val="002E373B"/>
    <w:rsid w:val="002E375D"/>
    <w:rsid w:val="002E3764"/>
    <w:rsid w:val="002E3C8D"/>
    <w:rsid w:val="002E3CE5"/>
    <w:rsid w:val="002E40C6"/>
    <w:rsid w:val="002E425B"/>
    <w:rsid w:val="002E432F"/>
    <w:rsid w:val="002E46B5"/>
    <w:rsid w:val="002E48F4"/>
    <w:rsid w:val="002E498C"/>
    <w:rsid w:val="002E4ACC"/>
    <w:rsid w:val="002E4D99"/>
    <w:rsid w:val="002E4EE3"/>
    <w:rsid w:val="002E4F98"/>
    <w:rsid w:val="002E5209"/>
    <w:rsid w:val="002E534B"/>
    <w:rsid w:val="002E6386"/>
    <w:rsid w:val="002E63CF"/>
    <w:rsid w:val="002E63D6"/>
    <w:rsid w:val="002E6450"/>
    <w:rsid w:val="002E64F5"/>
    <w:rsid w:val="002E64F7"/>
    <w:rsid w:val="002E67B2"/>
    <w:rsid w:val="002E6F8C"/>
    <w:rsid w:val="002E74C6"/>
    <w:rsid w:val="002E7799"/>
    <w:rsid w:val="002E77BA"/>
    <w:rsid w:val="002E77DC"/>
    <w:rsid w:val="002E77FA"/>
    <w:rsid w:val="002E79E4"/>
    <w:rsid w:val="002E7A1A"/>
    <w:rsid w:val="002E7AB2"/>
    <w:rsid w:val="002E7AEC"/>
    <w:rsid w:val="002E7B3B"/>
    <w:rsid w:val="002E7B60"/>
    <w:rsid w:val="002E7B73"/>
    <w:rsid w:val="002E7BF1"/>
    <w:rsid w:val="002E7F10"/>
    <w:rsid w:val="002E7FCF"/>
    <w:rsid w:val="002E7FED"/>
    <w:rsid w:val="002F01D9"/>
    <w:rsid w:val="002F0258"/>
    <w:rsid w:val="002F02EE"/>
    <w:rsid w:val="002F037C"/>
    <w:rsid w:val="002F060A"/>
    <w:rsid w:val="002F06B8"/>
    <w:rsid w:val="002F0753"/>
    <w:rsid w:val="002F088C"/>
    <w:rsid w:val="002F0AB5"/>
    <w:rsid w:val="002F0AD9"/>
    <w:rsid w:val="002F0B02"/>
    <w:rsid w:val="002F0B5B"/>
    <w:rsid w:val="002F0E6D"/>
    <w:rsid w:val="002F0FAE"/>
    <w:rsid w:val="002F1097"/>
    <w:rsid w:val="002F117D"/>
    <w:rsid w:val="002F1325"/>
    <w:rsid w:val="002F172D"/>
    <w:rsid w:val="002F17E5"/>
    <w:rsid w:val="002F1852"/>
    <w:rsid w:val="002F199A"/>
    <w:rsid w:val="002F1A26"/>
    <w:rsid w:val="002F1BB5"/>
    <w:rsid w:val="002F1BEC"/>
    <w:rsid w:val="002F1C61"/>
    <w:rsid w:val="002F1DC0"/>
    <w:rsid w:val="002F1E33"/>
    <w:rsid w:val="002F1F0E"/>
    <w:rsid w:val="002F2205"/>
    <w:rsid w:val="002F2457"/>
    <w:rsid w:val="002F25E3"/>
    <w:rsid w:val="002F26C8"/>
    <w:rsid w:val="002F276B"/>
    <w:rsid w:val="002F2793"/>
    <w:rsid w:val="002F2821"/>
    <w:rsid w:val="002F28D1"/>
    <w:rsid w:val="002F2A20"/>
    <w:rsid w:val="002F2A2D"/>
    <w:rsid w:val="002F2B56"/>
    <w:rsid w:val="002F2BB3"/>
    <w:rsid w:val="002F2C26"/>
    <w:rsid w:val="002F2EC9"/>
    <w:rsid w:val="002F2EF9"/>
    <w:rsid w:val="002F30E9"/>
    <w:rsid w:val="002F31AD"/>
    <w:rsid w:val="002F321C"/>
    <w:rsid w:val="002F3578"/>
    <w:rsid w:val="002F376F"/>
    <w:rsid w:val="002F39DC"/>
    <w:rsid w:val="002F3BA6"/>
    <w:rsid w:val="002F3BB3"/>
    <w:rsid w:val="002F3BBA"/>
    <w:rsid w:val="002F3CEB"/>
    <w:rsid w:val="002F3D54"/>
    <w:rsid w:val="002F3EB7"/>
    <w:rsid w:val="002F3F53"/>
    <w:rsid w:val="002F409C"/>
    <w:rsid w:val="002F4308"/>
    <w:rsid w:val="002F4592"/>
    <w:rsid w:val="002F4618"/>
    <w:rsid w:val="002F4660"/>
    <w:rsid w:val="002F488F"/>
    <w:rsid w:val="002F4A0A"/>
    <w:rsid w:val="002F5007"/>
    <w:rsid w:val="002F50B2"/>
    <w:rsid w:val="002F5177"/>
    <w:rsid w:val="002F519E"/>
    <w:rsid w:val="002F5204"/>
    <w:rsid w:val="002F532D"/>
    <w:rsid w:val="002F53C2"/>
    <w:rsid w:val="002F5448"/>
    <w:rsid w:val="002F564A"/>
    <w:rsid w:val="002F564E"/>
    <w:rsid w:val="002F5D58"/>
    <w:rsid w:val="002F5D87"/>
    <w:rsid w:val="002F5F75"/>
    <w:rsid w:val="002F6414"/>
    <w:rsid w:val="002F6641"/>
    <w:rsid w:val="002F672B"/>
    <w:rsid w:val="002F68E5"/>
    <w:rsid w:val="002F69AF"/>
    <w:rsid w:val="002F6C73"/>
    <w:rsid w:val="002F6DB8"/>
    <w:rsid w:val="002F6FAF"/>
    <w:rsid w:val="002F7041"/>
    <w:rsid w:val="002F74D8"/>
    <w:rsid w:val="002F778E"/>
    <w:rsid w:val="002F7BAA"/>
    <w:rsid w:val="002F7EB8"/>
    <w:rsid w:val="00300165"/>
    <w:rsid w:val="0030019B"/>
    <w:rsid w:val="00300242"/>
    <w:rsid w:val="00300513"/>
    <w:rsid w:val="003005DF"/>
    <w:rsid w:val="003005E0"/>
    <w:rsid w:val="003006AE"/>
    <w:rsid w:val="00300794"/>
    <w:rsid w:val="003007B6"/>
    <w:rsid w:val="0030130C"/>
    <w:rsid w:val="00301515"/>
    <w:rsid w:val="003019B7"/>
    <w:rsid w:val="00301A44"/>
    <w:rsid w:val="00301C72"/>
    <w:rsid w:val="00301F53"/>
    <w:rsid w:val="00301FAF"/>
    <w:rsid w:val="003020BA"/>
    <w:rsid w:val="003021E6"/>
    <w:rsid w:val="00302372"/>
    <w:rsid w:val="003023FF"/>
    <w:rsid w:val="0030260A"/>
    <w:rsid w:val="003027E7"/>
    <w:rsid w:val="00302A93"/>
    <w:rsid w:val="00302B84"/>
    <w:rsid w:val="00302DC3"/>
    <w:rsid w:val="00302FD5"/>
    <w:rsid w:val="00303267"/>
    <w:rsid w:val="00303274"/>
    <w:rsid w:val="0030352D"/>
    <w:rsid w:val="003036E7"/>
    <w:rsid w:val="0030381E"/>
    <w:rsid w:val="00303A79"/>
    <w:rsid w:val="00303AB8"/>
    <w:rsid w:val="00303B16"/>
    <w:rsid w:val="00303B91"/>
    <w:rsid w:val="00303E68"/>
    <w:rsid w:val="00303F68"/>
    <w:rsid w:val="00304022"/>
    <w:rsid w:val="003040BD"/>
    <w:rsid w:val="0030415C"/>
    <w:rsid w:val="003042D0"/>
    <w:rsid w:val="00304537"/>
    <w:rsid w:val="0030481C"/>
    <w:rsid w:val="0030492B"/>
    <w:rsid w:val="003049DA"/>
    <w:rsid w:val="00304C80"/>
    <w:rsid w:val="00304CDC"/>
    <w:rsid w:val="00304EA5"/>
    <w:rsid w:val="00305057"/>
    <w:rsid w:val="00305117"/>
    <w:rsid w:val="00305226"/>
    <w:rsid w:val="003053E4"/>
    <w:rsid w:val="00305694"/>
    <w:rsid w:val="003058FD"/>
    <w:rsid w:val="00305A70"/>
    <w:rsid w:val="00305AE1"/>
    <w:rsid w:val="00305C63"/>
    <w:rsid w:val="00305EDF"/>
    <w:rsid w:val="00306203"/>
    <w:rsid w:val="003065F4"/>
    <w:rsid w:val="00306A05"/>
    <w:rsid w:val="00306A1E"/>
    <w:rsid w:val="00306A61"/>
    <w:rsid w:val="00306B97"/>
    <w:rsid w:val="00306CF8"/>
    <w:rsid w:val="00306D49"/>
    <w:rsid w:val="00306E15"/>
    <w:rsid w:val="00307292"/>
    <w:rsid w:val="0030731B"/>
    <w:rsid w:val="003076F7"/>
    <w:rsid w:val="00307A77"/>
    <w:rsid w:val="00307F78"/>
    <w:rsid w:val="00310227"/>
    <w:rsid w:val="0031023C"/>
    <w:rsid w:val="0031027A"/>
    <w:rsid w:val="00310422"/>
    <w:rsid w:val="003106F8"/>
    <w:rsid w:val="00310892"/>
    <w:rsid w:val="00310A0B"/>
    <w:rsid w:val="00310A13"/>
    <w:rsid w:val="00310A20"/>
    <w:rsid w:val="00310B34"/>
    <w:rsid w:val="00310ED5"/>
    <w:rsid w:val="003111D0"/>
    <w:rsid w:val="00311234"/>
    <w:rsid w:val="0031128B"/>
    <w:rsid w:val="003113F1"/>
    <w:rsid w:val="003115BA"/>
    <w:rsid w:val="00311616"/>
    <w:rsid w:val="00311867"/>
    <w:rsid w:val="003119F2"/>
    <w:rsid w:val="00311BDE"/>
    <w:rsid w:val="00311D13"/>
    <w:rsid w:val="00311D5B"/>
    <w:rsid w:val="003120EA"/>
    <w:rsid w:val="0031215E"/>
    <w:rsid w:val="003123A1"/>
    <w:rsid w:val="003123E6"/>
    <w:rsid w:val="00312440"/>
    <w:rsid w:val="00312A83"/>
    <w:rsid w:val="00312AE2"/>
    <w:rsid w:val="00312C0E"/>
    <w:rsid w:val="00312C67"/>
    <w:rsid w:val="00312F43"/>
    <w:rsid w:val="00312F48"/>
    <w:rsid w:val="00313059"/>
    <w:rsid w:val="003130EB"/>
    <w:rsid w:val="0031346D"/>
    <w:rsid w:val="0031355D"/>
    <w:rsid w:val="003135BD"/>
    <w:rsid w:val="00313658"/>
    <w:rsid w:val="00313821"/>
    <w:rsid w:val="0031389D"/>
    <w:rsid w:val="00313AF6"/>
    <w:rsid w:val="00313BE7"/>
    <w:rsid w:val="00313CD4"/>
    <w:rsid w:val="00313D12"/>
    <w:rsid w:val="00313E94"/>
    <w:rsid w:val="00314154"/>
    <w:rsid w:val="00314214"/>
    <w:rsid w:val="00314498"/>
    <w:rsid w:val="00314674"/>
    <w:rsid w:val="0031471A"/>
    <w:rsid w:val="003148D5"/>
    <w:rsid w:val="0031497F"/>
    <w:rsid w:val="00314A64"/>
    <w:rsid w:val="00314A8C"/>
    <w:rsid w:val="003151C3"/>
    <w:rsid w:val="00315430"/>
    <w:rsid w:val="0031563D"/>
    <w:rsid w:val="0031591E"/>
    <w:rsid w:val="00315A2D"/>
    <w:rsid w:val="00315ACD"/>
    <w:rsid w:val="00315B45"/>
    <w:rsid w:val="00315B9E"/>
    <w:rsid w:val="003162AB"/>
    <w:rsid w:val="003162FE"/>
    <w:rsid w:val="003164A8"/>
    <w:rsid w:val="00316AFA"/>
    <w:rsid w:val="00316D05"/>
    <w:rsid w:val="00316DAB"/>
    <w:rsid w:val="00316F9A"/>
    <w:rsid w:val="00316FEC"/>
    <w:rsid w:val="0031713D"/>
    <w:rsid w:val="003173C0"/>
    <w:rsid w:val="003173E2"/>
    <w:rsid w:val="003177BD"/>
    <w:rsid w:val="0031780A"/>
    <w:rsid w:val="0031787A"/>
    <w:rsid w:val="003178B6"/>
    <w:rsid w:val="003178FA"/>
    <w:rsid w:val="00317E66"/>
    <w:rsid w:val="003201F2"/>
    <w:rsid w:val="00320244"/>
    <w:rsid w:val="0032034B"/>
    <w:rsid w:val="003203CA"/>
    <w:rsid w:val="003209E3"/>
    <w:rsid w:val="00320BD5"/>
    <w:rsid w:val="0032105D"/>
    <w:rsid w:val="003210F7"/>
    <w:rsid w:val="0032121F"/>
    <w:rsid w:val="003212F9"/>
    <w:rsid w:val="003213C6"/>
    <w:rsid w:val="00321791"/>
    <w:rsid w:val="003217F2"/>
    <w:rsid w:val="003219FC"/>
    <w:rsid w:val="00321A60"/>
    <w:rsid w:val="00321B29"/>
    <w:rsid w:val="00321C44"/>
    <w:rsid w:val="0032204C"/>
    <w:rsid w:val="003220F2"/>
    <w:rsid w:val="003224B3"/>
    <w:rsid w:val="0032294E"/>
    <w:rsid w:val="00322B33"/>
    <w:rsid w:val="00322D5B"/>
    <w:rsid w:val="00322E7D"/>
    <w:rsid w:val="00322FB0"/>
    <w:rsid w:val="00322FBA"/>
    <w:rsid w:val="0032300C"/>
    <w:rsid w:val="003231FD"/>
    <w:rsid w:val="0032362E"/>
    <w:rsid w:val="0032367B"/>
    <w:rsid w:val="003237EF"/>
    <w:rsid w:val="003238D6"/>
    <w:rsid w:val="00323F14"/>
    <w:rsid w:val="00323F91"/>
    <w:rsid w:val="00324396"/>
    <w:rsid w:val="00324486"/>
    <w:rsid w:val="0032448C"/>
    <w:rsid w:val="003247CC"/>
    <w:rsid w:val="0032483E"/>
    <w:rsid w:val="003249A3"/>
    <w:rsid w:val="00324BA8"/>
    <w:rsid w:val="00324C6B"/>
    <w:rsid w:val="00324E62"/>
    <w:rsid w:val="00324FDF"/>
    <w:rsid w:val="003251A0"/>
    <w:rsid w:val="003251D2"/>
    <w:rsid w:val="003254D9"/>
    <w:rsid w:val="0032598E"/>
    <w:rsid w:val="00325B89"/>
    <w:rsid w:val="00325D06"/>
    <w:rsid w:val="00325D5E"/>
    <w:rsid w:val="00325F7B"/>
    <w:rsid w:val="00326609"/>
    <w:rsid w:val="00326752"/>
    <w:rsid w:val="00326754"/>
    <w:rsid w:val="00326784"/>
    <w:rsid w:val="00326834"/>
    <w:rsid w:val="00326EDC"/>
    <w:rsid w:val="003270E8"/>
    <w:rsid w:val="0032710E"/>
    <w:rsid w:val="003271AD"/>
    <w:rsid w:val="003272BC"/>
    <w:rsid w:val="003272E9"/>
    <w:rsid w:val="00327348"/>
    <w:rsid w:val="00327784"/>
    <w:rsid w:val="0032781C"/>
    <w:rsid w:val="00327B18"/>
    <w:rsid w:val="00327B7B"/>
    <w:rsid w:val="00327E54"/>
    <w:rsid w:val="00327F75"/>
    <w:rsid w:val="00330030"/>
    <w:rsid w:val="0033052C"/>
    <w:rsid w:val="003305E4"/>
    <w:rsid w:val="003306B2"/>
    <w:rsid w:val="00330727"/>
    <w:rsid w:val="00330D1F"/>
    <w:rsid w:val="00330DB1"/>
    <w:rsid w:val="00330EE3"/>
    <w:rsid w:val="00330FC4"/>
    <w:rsid w:val="003311E9"/>
    <w:rsid w:val="003314B8"/>
    <w:rsid w:val="00331668"/>
    <w:rsid w:val="003316C8"/>
    <w:rsid w:val="00331720"/>
    <w:rsid w:val="00331768"/>
    <w:rsid w:val="0033191F"/>
    <w:rsid w:val="00331D50"/>
    <w:rsid w:val="00331DC1"/>
    <w:rsid w:val="00331DFC"/>
    <w:rsid w:val="0033207C"/>
    <w:rsid w:val="003322A9"/>
    <w:rsid w:val="00332361"/>
    <w:rsid w:val="003323C6"/>
    <w:rsid w:val="003329CE"/>
    <w:rsid w:val="00332A07"/>
    <w:rsid w:val="00332A9E"/>
    <w:rsid w:val="00332B53"/>
    <w:rsid w:val="00332BE8"/>
    <w:rsid w:val="00332CCB"/>
    <w:rsid w:val="00332D0A"/>
    <w:rsid w:val="00332F24"/>
    <w:rsid w:val="00332F7E"/>
    <w:rsid w:val="00332F92"/>
    <w:rsid w:val="00333043"/>
    <w:rsid w:val="003330E8"/>
    <w:rsid w:val="00333826"/>
    <w:rsid w:val="00333C69"/>
    <w:rsid w:val="00333DE9"/>
    <w:rsid w:val="00333E42"/>
    <w:rsid w:val="00334263"/>
    <w:rsid w:val="00334621"/>
    <w:rsid w:val="00334747"/>
    <w:rsid w:val="003347DD"/>
    <w:rsid w:val="00334946"/>
    <w:rsid w:val="00334F2C"/>
    <w:rsid w:val="00335250"/>
    <w:rsid w:val="0033533D"/>
    <w:rsid w:val="00335656"/>
    <w:rsid w:val="0033572E"/>
    <w:rsid w:val="003358AA"/>
    <w:rsid w:val="00335A8A"/>
    <w:rsid w:val="00335AA4"/>
    <w:rsid w:val="00335CF9"/>
    <w:rsid w:val="00335EE6"/>
    <w:rsid w:val="00335F79"/>
    <w:rsid w:val="00335FFB"/>
    <w:rsid w:val="00336147"/>
    <w:rsid w:val="003364A1"/>
    <w:rsid w:val="0033656A"/>
    <w:rsid w:val="00336764"/>
    <w:rsid w:val="0033677B"/>
    <w:rsid w:val="00336788"/>
    <w:rsid w:val="0033678A"/>
    <w:rsid w:val="003367C7"/>
    <w:rsid w:val="00336817"/>
    <w:rsid w:val="00336C0E"/>
    <w:rsid w:val="00336FCC"/>
    <w:rsid w:val="003371DC"/>
    <w:rsid w:val="0033739B"/>
    <w:rsid w:val="003377B5"/>
    <w:rsid w:val="0033796B"/>
    <w:rsid w:val="00337CB3"/>
    <w:rsid w:val="00337D9D"/>
    <w:rsid w:val="00340059"/>
    <w:rsid w:val="003400B5"/>
    <w:rsid w:val="00340923"/>
    <w:rsid w:val="003409B5"/>
    <w:rsid w:val="0034126D"/>
    <w:rsid w:val="00341333"/>
    <w:rsid w:val="00341706"/>
    <w:rsid w:val="00341824"/>
    <w:rsid w:val="00341BCB"/>
    <w:rsid w:val="00341E7C"/>
    <w:rsid w:val="00342017"/>
    <w:rsid w:val="00342177"/>
    <w:rsid w:val="003425FA"/>
    <w:rsid w:val="003427A7"/>
    <w:rsid w:val="00342CB2"/>
    <w:rsid w:val="00342CDF"/>
    <w:rsid w:val="00342FDC"/>
    <w:rsid w:val="00343615"/>
    <w:rsid w:val="003437CC"/>
    <w:rsid w:val="00343C02"/>
    <w:rsid w:val="00343F82"/>
    <w:rsid w:val="00343FE5"/>
    <w:rsid w:val="00344050"/>
    <w:rsid w:val="0034441A"/>
    <w:rsid w:val="00344499"/>
    <w:rsid w:val="0034476C"/>
    <w:rsid w:val="00344890"/>
    <w:rsid w:val="00344B0D"/>
    <w:rsid w:val="00344C4E"/>
    <w:rsid w:val="00344FD7"/>
    <w:rsid w:val="00345342"/>
    <w:rsid w:val="00345650"/>
    <w:rsid w:val="00345788"/>
    <w:rsid w:val="0034591D"/>
    <w:rsid w:val="00345BB9"/>
    <w:rsid w:val="00345C44"/>
    <w:rsid w:val="00345FBB"/>
    <w:rsid w:val="00345FCF"/>
    <w:rsid w:val="003463FF"/>
    <w:rsid w:val="003464A7"/>
    <w:rsid w:val="00346723"/>
    <w:rsid w:val="00346A07"/>
    <w:rsid w:val="00346A1B"/>
    <w:rsid w:val="00346BD3"/>
    <w:rsid w:val="00346C32"/>
    <w:rsid w:val="00346E59"/>
    <w:rsid w:val="00347054"/>
    <w:rsid w:val="0034705B"/>
    <w:rsid w:val="003470AB"/>
    <w:rsid w:val="00347206"/>
    <w:rsid w:val="00347371"/>
    <w:rsid w:val="00347526"/>
    <w:rsid w:val="00347658"/>
    <w:rsid w:val="003476B7"/>
    <w:rsid w:val="00347C22"/>
    <w:rsid w:val="00347C66"/>
    <w:rsid w:val="00347E15"/>
    <w:rsid w:val="00347EE0"/>
    <w:rsid w:val="00347F19"/>
    <w:rsid w:val="00350000"/>
    <w:rsid w:val="003500F6"/>
    <w:rsid w:val="003501FE"/>
    <w:rsid w:val="0035028B"/>
    <w:rsid w:val="0035038D"/>
    <w:rsid w:val="003503A1"/>
    <w:rsid w:val="003503C3"/>
    <w:rsid w:val="0035071D"/>
    <w:rsid w:val="0035077B"/>
    <w:rsid w:val="00350812"/>
    <w:rsid w:val="00350A2F"/>
    <w:rsid w:val="00350D2B"/>
    <w:rsid w:val="003510AC"/>
    <w:rsid w:val="00351527"/>
    <w:rsid w:val="003515DD"/>
    <w:rsid w:val="00351898"/>
    <w:rsid w:val="00351C35"/>
    <w:rsid w:val="00351C7D"/>
    <w:rsid w:val="00351DEE"/>
    <w:rsid w:val="00351FC1"/>
    <w:rsid w:val="00351FC6"/>
    <w:rsid w:val="00352092"/>
    <w:rsid w:val="00352125"/>
    <w:rsid w:val="00352221"/>
    <w:rsid w:val="00352354"/>
    <w:rsid w:val="00352558"/>
    <w:rsid w:val="003525A3"/>
    <w:rsid w:val="003525DB"/>
    <w:rsid w:val="003526C6"/>
    <w:rsid w:val="00352786"/>
    <w:rsid w:val="00352A91"/>
    <w:rsid w:val="00352CD2"/>
    <w:rsid w:val="00352E91"/>
    <w:rsid w:val="00352F2D"/>
    <w:rsid w:val="00352FAC"/>
    <w:rsid w:val="00353175"/>
    <w:rsid w:val="00353644"/>
    <w:rsid w:val="00353783"/>
    <w:rsid w:val="003537AB"/>
    <w:rsid w:val="00353827"/>
    <w:rsid w:val="00353C52"/>
    <w:rsid w:val="00353D36"/>
    <w:rsid w:val="00353D42"/>
    <w:rsid w:val="00354185"/>
    <w:rsid w:val="003542C5"/>
    <w:rsid w:val="003545D0"/>
    <w:rsid w:val="003546BC"/>
    <w:rsid w:val="0035490B"/>
    <w:rsid w:val="00354BD4"/>
    <w:rsid w:val="00354C74"/>
    <w:rsid w:val="00354D0B"/>
    <w:rsid w:val="00354D3E"/>
    <w:rsid w:val="0035559B"/>
    <w:rsid w:val="003555BF"/>
    <w:rsid w:val="0035573D"/>
    <w:rsid w:val="00355773"/>
    <w:rsid w:val="003557BF"/>
    <w:rsid w:val="003558FA"/>
    <w:rsid w:val="00355B70"/>
    <w:rsid w:val="00356104"/>
    <w:rsid w:val="003561D3"/>
    <w:rsid w:val="0035624B"/>
    <w:rsid w:val="0035627D"/>
    <w:rsid w:val="003562E3"/>
    <w:rsid w:val="0035666A"/>
    <w:rsid w:val="0035698B"/>
    <w:rsid w:val="00356A40"/>
    <w:rsid w:val="00356C30"/>
    <w:rsid w:val="00356D68"/>
    <w:rsid w:val="00356E98"/>
    <w:rsid w:val="00357235"/>
    <w:rsid w:val="003572D2"/>
    <w:rsid w:val="00357385"/>
    <w:rsid w:val="00357519"/>
    <w:rsid w:val="00357627"/>
    <w:rsid w:val="003576C7"/>
    <w:rsid w:val="0035772E"/>
    <w:rsid w:val="0035778A"/>
    <w:rsid w:val="00357A25"/>
    <w:rsid w:val="00357E8E"/>
    <w:rsid w:val="00357F1B"/>
    <w:rsid w:val="00357F2D"/>
    <w:rsid w:val="00357FE8"/>
    <w:rsid w:val="00360277"/>
    <w:rsid w:val="0036028E"/>
    <w:rsid w:val="0036033D"/>
    <w:rsid w:val="003603B7"/>
    <w:rsid w:val="00360485"/>
    <w:rsid w:val="0036076D"/>
    <w:rsid w:val="00360788"/>
    <w:rsid w:val="003608DC"/>
    <w:rsid w:val="00360A5D"/>
    <w:rsid w:val="00360AD4"/>
    <w:rsid w:val="00360B1C"/>
    <w:rsid w:val="00360C7D"/>
    <w:rsid w:val="00360D80"/>
    <w:rsid w:val="00360E47"/>
    <w:rsid w:val="00361243"/>
    <w:rsid w:val="0036138D"/>
    <w:rsid w:val="003613E5"/>
    <w:rsid w:val="0036160B"/>
    <w:rsid w:val="00361C43"/>
    <w:rsid w:val="00362051"/>
    <w:rsid w:val="0036235E"/>
    <w:rsid w:val="003623EF"/>
    <w:rsid w:val="00362540"/>
    <w:rsid w:val="0036259D"/>
    <w:rsid w:val="003627AD"/>
    <w:rsid w:val="00362809"/>
    <w:rsid w:val="0036287F"/>
    <w:rsid w:val="00362A75"/>
    <w:rsid w:val="00362B15"/>
    <w:rsid w:val="00362BE1"/>
    <w:rsid w:val="00362C43"/>
    <w:rsid w:val="00362CF8"/>
    <w:rsid w:val="00362F46"/>
    <w:rsid w:val="00363050"/>
    <w:rsid w:val="003630E7"/>
    <w:rsid w:val="0036318B"/>
    <w:rsid w:val="00363682"/>
    <w:rsid w:val="003636AF"/>
    <w:rsid w:val="00363722"/>
    <w:rsid w:val="0036372F"/>
    <w:rsid w:val="00363793"/>
    <w:rsid w:val="0036394E"/>
    <w:rsid w:val="00363F16"/>
    <w:rsid w:val="00363FFB"/>
    <w:rsid w:val="003640FD"/>
    <w:rsid w:val="0036448A"/>
    <w:rsid w:val="00364497"/>
    <w:rsid w:val="0036455C"/>
    <w:rsid w:val="00364574"/>
    <w:rsid w:val="003649A4"/>
    <w:rsid w:val="00364C75"/>
    <w:rsid w:val="00364D2C"/>
    <w:rsid w:val="00364E4D"/>
    <w:rsid w:val="00364E5D"/>
    <w:rsid w:val="00365083"/>
    <w:rsid w:val="00365299"/>
    <w:rsid w:val="0036543F"/>
    <w:rsid w:val="00365636"/>
    <w:rsid w:val="0036566E"/>
    <w:rsid w:val="003657B8"/>
    <w:rsid w:val="0036591A"/>
    <w:rsid w:val="0036592C"/>
    <w:rsid w:val="00365A3E"/>
    <w:rsid w:val="00365A56"/>
    <w:rsid w:val="00365A8D"/>
    <w:rsid w:val="00365C6B"/>
    <w:rsid w:val="00365D3D"/>
    <w:rsid w:val="00365D79"/>
    <w:rsid w:val="00365DB2"/>
    <w:rsid w:val="00365DB7"/>
    <w:rsid w:val="00365E1E"/>
    <w:rsid w:val="00365E3E"/>
    <w:rsid w:val="00365FA9"/>
    <w:rsid w:val="00366146"/>
    <w:rsid w:val="003661C0"/>
    <w:rsid w:val="0036634C"/>
    <w:rsid w:val="003664B4"/>
    <w:rsid w:val="003666C4"/>
    <w:rsid w:val="003669E9"/>
    <w:rsid w:val="00366A50"/>
    <w:rsid w:val="00366BC0"/>
    <w:rsid w:val="00366F0C"/>
    <w:rsid w:val="00366FDC"/>
    <w:rsid w:val="0036708C"/>
    <w:rsid w:val="003670AC"/>
    <w:rsid w:val="0036720B"/>
    <w:rsid w:val="00367310"/>
    <w:rsid w:val="003677C1"/>
    <w:rsid w:val="003679DE"/>
    <w:rsid w:val="00367AB5"/>
    <w:rsid w:val="00367BC7"/>
    <w:rsid w:val="00367E55"/>
    <w:rsid w:val="00370002"/>
    <w:rsid w:val="0037003F"/>
    <w:rsid w:val="0037015D"/>
    <w:rsid w:val="003701F2"/>
    <w:rsid w:val="00370794"/>
    <w:rsid w:val="00371106"/>
    <w:rsid w:val="003712D5"/>
    <w:rsid w:val="00371315"/>
    <w:rsid w:val="00371615"/>
    <w:rsid w:val="003716BE"/>
    <w:rsid w:val="003719FD"/>
    <w:rsid w:val="00371A44"/>
    <w:rsid w:val="00371ABF"/>
    <w:rsid w:val="00371B2A"/>
    <w:rsid w:val="00371B7D"/>
    <w:rsid w:val="00371D33"/>
    <w:rsid w:val="00371D55"/>
    <w:rsid w:val="00372582"/>
    <w:rsid w:val="00372E0B"/>
    <w:rsid w:val="00372EC9"/>
    <w:rsid w:val="0037304B"/>
    <w:rsid w:val="00373071"/>
    <w:rsid w:val="003730FD"/>
    <w:rsid w:val="0037395C"/>
    <w:rsid w:val="00373B9D"/>
    <w:rsid w:val="00373F81"/>
    <w:rsid w:val="00374787"/>
    <w:rsid w:val="00374835"/>
    <w:rsid w:val="00374A06"/>
    <w:rsid w:val="00374A19"/>
    <w:rsid w:val="003752B2"/>
    <w:rsid w:val="0037546C"/>
    <w:rsid w:val="00375780"/>
    <w:rsid w:val="0037593F"/>
    <w:rsid w:val="00375B16"/>
    <w:rsid w:val="00375BAB"/>
    <w:rsid w:val="00375C2B"/>
    <w:rsid w:val="00375DDC"/>
    <w:rsid w:val="00375E92"/>
    <w:rsid w:val="00375F3A"/>
    <w:rsid w:val="0037666A"/>
    <w:rsid w:val="003766AE"/>
    <w:rsid w:val="003767A6"/>
    <w:rsid w:val="00376898"/>
    <w:rsid w:val="00376A3E"/>
    <w:rsid w:val="00376A9C"/>
    <w:rsid w:val="00376C51"/>
    <w:rsid w:val="00376D22"/>
    <w:rsid w:val="00377010"/>
    <w:rsid w:val="00377281"/>
    <w:rsid w:val="00377457"/>
    <w:rsid w:val="0037754E"/>
    <w:rsid w:val="0037767B"/>
    <w:rsid w:val="00377790"/>
    <w:rsid w:val="00377892"/>
    <w:rsid w:val="00377A84"/>
    <w:rsid w:val="00377EB7"/>
    <w:rsid w:val="003801CF"/>
    <w:rsid w:val="00380277"/>
    <w:rsid w:val="0038031A"/>
    <w:rsid w:val="003804B8"/>
    <w:rsid w:val="00380503"/>
    <w:rsid w:val="003807EE"/>
    <w:rsid w:val="00380905"/>
    <w:rsid w:val="00380AF7"/>
    <w:rsid w:val="00380B4F"/>
    <w:rsid w:val="0038135E"/>
    <w:rsid w:val="003815CC"/>
    <w:rsid w:val="00381689"/>
    <w:rsid w:val="00381874"/>
    <w:rsid w:val="0038197A"/>
    <w:rsid w:val="00381A27"/>
    <w:rsid w:val="00381E5A"/>
    <w:rsid w:val="00381E82"/>
    <w:rsid w:val="00381EF4"/>
    <w:rsid w:val="00382313"/>
    <w:rsid w:val="00382334"/>
    <w:rsid w:val="003827B4"/>
    <w:rsid w:val="00382D0E"/>
    <w:rsid w:val="00383120"/>
    <w:rsid w:val="003835A4"/>
    <w:rsid w:val="003835F5"/>
    <w:rsid w:val="00383A1D"/>
    <w:rsid w:val="00383B13"/>
    <w:rsid w:val="00383B6C"/>
    <w:rsid w:val="00383CAB"/>
    <w:rsid w:val="00383DFF"/>
    <w:rsid w:val="00384050"/>
    <w:rsid w:val="0038417E"/>
    <w:rsid w:val="00384269"/>
    <w:rsid w:val="0038458C"/>
    <w:rsid w:val="0038476D"/>
    <w:rsid w:val="0038492A"/>
    <w:rsid w:val="00384A9A"/>
    <w:rsid w:val="00384B68"/>
    <w:rsid w:val="00384D5C"/>
    <w:rsid w:val="003850AE"/>
    <w:rsid w:val="0038541B"/>
    <w:rsid w:val="003857DB"/>
    <w:rsid w:val="003857F6"/>
    <w:rsid w:val="00385950"/>
    <w:rsid w:val="00385FE7"/>
    <w:rsid w:val="00386046"/>
    <w:rsid w:val="003865E1"/>
    <w:rsid w:val="00386688"/>
    <w:rsid w:val="003868A4"/>
    <w:rsid w:val="00386A0A"/>
    <w:rsid w:val="00386AC9"/>
    <w:rsid w:val="00386B9B"/>
    <w:rsid w:val="00386C3F"/>
    <w:rsid w:val="00386C72"/>
    <w:rsid w:val="00386C7E"/>
    <w:rsid w:val="00386D52"/>
    <w:rsid w:val="00386F4C"/>
    <w:rsid w:val="00387290"/>
    <w:rsid w:val="003873E1"/>
    <w:rsid w:val="00387467"/>
    <w:rsid w:val="003875A5"/>
    <w:rsid w:val="003875DB"/>
    <w:rsid w:val="003876D0"/>
    <w:rsid w:val="00387743"/>
    <w:rsid w:val="003877AE"/>
    <w:rsid w:val="003879D8"/>
    <w:rsid w:val="00387D13"/>
    <w:rsid w:val="00387D22"/>
    <w:rsid w:val="00390048"/>
    <w:rsid w:val="00390061"/>
    <w:rsid w:val="0039048D"/>
    <w:rsid w:val="00390494"/>
    <w:rsid w:val="003904DC"/>
    <w:rsid w:val="003905F2"/>
    <w:rsid w:val="003906D2"/>
    <w:rsid w:val="00390A6D"/>
    <w:rsid w:val="00390FC6"/>
    <w:rsid w:val="0039102C"/>
    <w:rsid w:val="0039127C"/>
    <w:rsid w:val="0039153A"/>
    <w:rsid w:val="003916F4"/>
    <w:rsid w:val="00391776"/>
    <w:rsid w:val="00391975"/>
    <w:rsid w:val="003919F7"/>
    <w:rsid w:val="00391C3A"/>
    <w:rsid w:val="00391CCC"/>
    <w:rsid w:val="00391F90"/>
    <w:rsid w:val="0039201C"/>
    <w:rsid w:val="00392154"/>
    <w:rsid w:val="003921B3"/>
    <w:rsid w:val="003921E6"/>
    <w:rsid w:val="003922E0"/>
    <w:rsid w:val="00392409"/>
    <w:rsid w:val="0039243F"/>
    <w:rsid w:val="0039246F"/>
    <w:rsid w:val="003924E9"/>
    <w:rsid w:val="0039250C"/>
    <w:rsid w:val="00392542"/>
    <w:rsid w:val="00392CA9"/>
    <w:rsid w:val="00392DE7"/>
    <w:rsid w:val="00392E58"/>
    <w:rsid w:val="0039302A"/>
    <w:rsid w:val="00393310"/>
    <w:rsid w:val="0039354D"/>
    <w:rsid w:val="0039394F"/>
    <w:rsid w:val="003939A2"/>
    <w:rsid w:val="00393AE4"/>
    <w:rsid w:val="00393AE8"/>
    <w:rsid w:val="00394A4B"/>
    <w:rsid w:val="00394A71"/>
    <w:rsid w:val="003950C3"/>
    <w:rsid w:val="00395329"/>
    <w:rsid w:val="003954D4"/>
    <w:rsid w:val="00395609"/>
    <w:rsid w:val="003956B4"/>
    <w:rsid w:val="00395891"/>
    <w:rsid w:val="003958BE"/>
    <w:rsid w:val="00395A1B"/>
    <w:rsid w:val="00395C63"/>
    <w:rsid w:val="00395C7D"/>
    <w:rsid w:val="00395E8F"/>
    <w:rsid w:val="003960BD"/>
    <w:rsid w:val="0039623C"/>
    <w:rsid w:val="0039680C"/>
    <w:rsid w:val="003969DF"/>
    <w:rsid w:val="00396AE5"/>
    <w:rsid w:val="00396B8C"/>
    <w:rsid w:val="00396EA3"/>
    <w:rsid w:val="00396F33"/>
    <w:rsid w:val="003971BD"/>
    <w:rsid w:val="003973FE"/>
    <w:rsid w:val="0039778A"/>
    <w:rsid w:val="00397B1F"/>
    <w:rsid w:val="00397EC6"/>
    <w:rsid w:val="00397FCE"/>
    <w:rsid w:val="003A01DD"/>
    <w:rsid w:val="003A02F1"/>
    <w:rsid w:val="003A0863"/>
    <w:rsid w:val="003A092D"/>
    <w:rsid w:val="003A0AC5"/>
    <w:rsid w:val="003A0B64"/>
    <w:rsid w:val="003A0F2C"/>
    <w:rsid w:val="003A10B2"/>
    <w:rsid w:val="003A1222"/>
    <w:rsid w:val="003A123A"/>
    <w:rsid w:val="003A131E"/>
    <w:rsid w:val="003A15C0"/>
    <w:rsid w:val="003A17E2"/>
    <w:rsid w:val="003A18AB"/>
    <w:rsid w:val="003A1A8B"/>
    <w:rsid w:val="003A1BEC"/>
    <w:rsid w:val="003A1C19"/>
    <w:rsid w:val="003A1DB9"/>
    <w:rsid w:val="003A20A0"/>
    <w:rsid w:val="003A21FF"/>
    <w:rsid w:val="003A22BF"/>
    <w:rsid w:val="003A25CE"/>
    <w:rsid w:val="003A2632"/>
    <w:rsid w:val="003A266A"/>
    <w:rsid w:val="003A2B5A"/>
    <w:rsid w:val="003A2C0B"/>
    <w:rsid w:val="003A2D17"/>
    <w:rsid w:val="003A30DA"/>
    <w:rsid w:val="003A3556"/>
    <w:rsid w:val="003A38DC"/>
    <w:rsid w:val="003A3FC2"/>
    <w:rsid w:val="003A4127"/>
    <w:rsid w:val="003A41A4"/>
    <w:rsid w:val="003A41C7"/>
    <w:rsid w:val="003A432D"/>
    <w:rsid w:val="003A4538"/>
    <w:rsid w:val="003A45CC"/>
    <w:rsid w:val="003A4686"/>
    <w:rsid w:val="003A47C2"/>
    <w:rsid w:val="003A48B9"/>
    <w:rsid w:val="003A491E"/>
    <w:rsid w:val="003A49EB"/>
    <w:rsid w:val="003A4B0B"/>
    <w:rsid w:val="003A4B0F"/>
    <w:rsid w:val="003A5066"/>
    <w:rsid w:val="003A5253"/>
    <w:rsid w:val="003A52B9"/>
    <w:rsid w:val="003A537D"/>
    <w:rsid w:val="003A549C"/>
    <w:rsid w:val="003A570E"/>
    <w:rsid w:val="003A60BB"/>
    <w:rsid w:val="003A61CF"/>
    <w:rsid w:val="003A65AB"/>
    <w:rsid w:val="003A65F2"/>
    <w:rsid w:val="003A660A"/>
    <w:rsid w:val="003A6E76"/>
    <w:rsid w:val="003A7266"/>
    <w:rsid w:val="003A744A"/>
    <w:rsid w:val="003A7526"/>
    <w:rsid w:val="003A780A"/>
    <w:rsid w:val="003A7E5B"/>
    <w:rsid w:val="003A7F44"/>
    <w:rsid w:val="003B01A6"/>
    <w:rsid w:val="003B01C8"/>
    <w:rsid w:val="003B0366"/>
    <w:rsid w:val="003B059E"/>
    <w:rsid w:val="003B06DC"/>
    <w:rsid w:val="003B09E7"/>
    <w:rsid w:val="003B0CDE"/>
    <w:rsid w:val="003B0CFC"/>
    <w:rsid w:val="003B0FC4"/>
    <w:rsid w:val="003B1641"/>
    <w:rsid w:val="003B16AA"/>
    <w:rsid w:val="003B16EE"/>
    <w:rsid w:val="003B1847"/>
    <w:rsid w:val="003B18DB"/>
    <w:rsid w:val="003B1C6C"/>
    <w:rsid w:val="003B1D2D"/>
    <w:rsid w:val="003B1DD2"/>
    <w:rsid w:val="003B2008"/>
    <w:rsid w:val="003B2259"/>
    <w:rsid w:val="003B22E5"/>
    <w:rsid w:val="003B2304"/>
    <w:rsid w:val="003B249A"/>
    <w:rsid w:val="003B2536"/>
    <w:rsid w:val="003B298F"/>
    <w:rsid w:val="003B2B2D"/>
    <w:rsid w:val="003B2B4F"/>
    <w:rsid w:val="003B2B91"/>
    <w:rsid w:val="003B2D5A"/>
    <w:rsid w:val="003B2E4B"/>
    <w:rsid w:val="003B2EC6"/>
    <w:rsid w:val="003B2FFF"/>
    <w:rsid w:val="003B33FF"/>
    <w:rsid w:val="003B36DF"/>
    <w:rsid w:val="003B381E"/>
    <w:rsid w:val="003B384D"/>
    <w:rsid w:val="003B39BE"/>
    <w:rsid w:val="003B3A68"/>
    <w:rsid w:val="003B3B62"/>
    <w:rsid w:val="003B3B6B"/>
    <w:rsid w:val="003B3BAA"/>
    <w:rsid w:val="003B3CEF"/>
    <w:rsid w:val="003B3E9B"/>
    <w:rsid w:val="003B40C7"/>
    <w:rsid w:val="003B40D6"/>
    <w:rsid w:val="003B412A"/>
    <w:rsid w:val="003B425B"/>
    <w:rsid w:val="003B447F"/>
    <w:rsid w:val="003B4592"/>
    <w:rsid w:val="003B4755"/>
    <w:rsid w:val="003B4A3E"/>
    <w:rsid w:val="003B4AF4"/>
    <w:rsid w:val="003B4B3F"/>
    <w:rsid w:val="003B4B61"/>
    <w:rsid w:val="003B4D66"/>
    <w:rsid w:val="003B4F67"/>
    <w:rsid w:val="003B5091"/>
    <w:rsid w:val="003B57B3"/>
    <w:rsid w:val="003B5C3D"/>
    <w:rsid w:val="003B5D3E"/>
    <w:rsid w:val="003B5EE2"/>
    <w:rsid w:val="003B6051"/>
    <w:rsid w:val="003B609C"/>
    <w:rsid w:val="003B60C0"/>
    <w:rsid w:val="003B62EA"/>
    <w:rsid w:val="003B63ED"/>
    <w:rsid w:val="003B64B2"/>
    <w:rsid w:val="003B685E"/>
    <w:rsid w:val="003B6E65"/>
    <w:rsid w:val="003B6FBF"/>
    <w:rsid w:val="003B7501"/>
    <w:rsid w:val="003B7663"/>
    <w:rsid w:val="003B76C9"/>
    <w:rsid w:val="003B7C3D"/>
    <w:rsid w:val="003B7E22"/>
    <w:rsid w:val="003C014F"/>
    <w:rsid w:val="003C02A6"/>
    <w:rsid w:val="003C0551"/>
    <w:rsid w:val="003C05CE"/>
    <w:rsid w:val="003C073E"/>
    <w:rsid w:val="003C0818"/>
    <w:rsid w:val="003C0876"/>
    <w:rsid w:val="003C0BD9"/>
    <w:rsid w:val="003C0BEA"/>
    <w:rsid w:val="003C0E0B"/>
    <w:rsid w:val="003C0EFF"/>
    <w:rsid w:val="003C0FCD"/>
    <w:rsid w:val="003C107C"/>
    <w:rsid w:val="003C1122"/>
    <w:rsid w:val="003C1174"/>
    <w:rsid w:val="003C11CE"/>
    <w:rsid w:val="003C122B"/>
    <w:rsid w:val="003C12A5"/>
    <w:rsid w:val="003C15B1"/>
    <w:rsid w:val="003C1B0C"/>
    <w:rsid w:val="003C1D65"/>
    <w:rsid w:val="003C1D8D"/>
    <w:rsid w:val="003C1F8A"/>
    <w:rsid w:val="003C2080"/>
    <w:rsid w:val="003C2370"/>
    <w:rsid w:val="003C2615"/>
    <w:rsid w:val="003C2658"/>
    <w:rsid w:val="003C28BD"/>
    <w:rsid w:val="003C2AE6"/>
    <w:rsid w:val="003C2FD1"/>
    <w:rsid w:val="003C31E7"/>
    <w:rsid w:val="003C31F6"/>
    <w:rsid w:val="003C32D1"/>
    <w:rsid w:val="003C3448"/>
    <w:rsid w:val="003C37AA"/>
    <w:rsid w:val="003C37E6"/>
    <w:rsid w:val="003C3B24"/>
    <w:rsid w:val="003C400D"/>
    <w:rsid w:val="003C41A8"/>
    <w:rsid w:val="003C4292"/>
    <w:rsid w:val="003C4308"/>
    <w:rsid w:val="003C4344"/>
    <w:rsid w:val="003C44F0"/>
    <w:rsid w:val="003C4846"/>
    <w:rsid w:val="003C489F"/>
    <w:rsid w:val="003C499A"/>
    <w:rsid w:val="003C4AF9"/>
    <w:rsid w:val="003C4D0F"/>
    <w:rsid w:val="003C4DDD"/>
    <w:rsid w:val="003C4DF6"/>
    <w:rsid w:val="003C4EC7"/>
    <w:rsid w:val="003C4F99"/>
    <w:rsid w:val="003C52ED"/>
    <w:rsid w:val="003C5391"/>
    <w:rsid w:val="003C542D"/>
    <w:rsid w:val="003C5594"/>
    <w:rsid w:val="003C561A"/>
    <w:rsid w:val="003C56B7"/>
    <w:rsid w:val="003C5887"/>
    <w:rsid w:val="003C5918"/>
    <w:rsid w:val="003C594C"/>
    <w:rsid w:val="003C59F8"/>
    <w:rsid w:val="003C6080"/>
    <w:rsid w:val="003C60D1"/>
    <w:rsid w:val="003C611B"/>
    <w:rsid w:val="003C65B4"/>
    <w:rsid w:val="003C6646"/>
    <w:rsid w:val="003C6647"/>
    <w:rsid w:val="003C6A5E"/>
    <w:rsid w:val="003C6A6B"/>
    <w:rsid w:val="003C6CBD"/>
    <w:rsid w:val="003C6DA6"/>
    <w:rsid w:val="003C6DE3"/>
    <w:rsid w:val="003C6E6D"/>
    <w:rsid w:val="003C6E7C"/>
    <w:rsid w:val="003C72C2"/>
    <w:rsid w:val="003C74AA"/>
    <w:rsid w:val="003C787A"/>
    <w:rsid w:val="003C788A"/>
    <w:rsid w:val="003C7A4B"/>
    <w:rsid w:val="003C7AAD"/>
    <w:rsid w:val="003C7D5B"/>
    <w:rsid w:val="003C7F0F"/>
    <w:rsid w:val="003D0047"/>
    <w:rsid w:val="003D08B4"/>
    <w:rsid w:val="003D08BC"/>
    <w:rsid w:val="003D09DE"/>
    <w:rsid w:val="003D0D79"/>
    <w:rsid w:val="003D0E85"/>
    <w:rsid w:val="003D0F73"/>
    <w:rsid w:val="003D1081"/>
    <w:rsid w:val="003D10BB"/>
    <w:rsid w:val="003D1828"/>
    <w:rsid w:val="003D18EF"/>
    <w:rsid w:val="003D193C"/>
    <w:rsid w:val="003D1BB9"/>
    <w:rsid w:val="003D1C80"/>
    <w:rsid w:val="003D1D0E"/>
    <w:rsid w:val="003D2045"/>
    <w:rsid w:val="003D2234"/>
    <w:rsid w:val="003D228A"/>
    <w:rsid w:val="003D22B5"/>
    <w:rsid w:val="003D237B"/>
    <w:rsid w:val="003D23C9"/>
    <w:rsid w:val="003D2424"/>
    <w:rsid w:val="003D25EC"/>
    <w:rsid w:val="003D27AF"/>
    <w:rsid w:val="003D28C5"/>
    <w:rsid w:val="003D2A51"/>
    <w:rsid w:val="003D2AD3"/>
    <w:rsid w:val="003D2C7A"/>
    <w:rsid w:val="003D2D15"/>
    <w:rsid w:val="003D2EA1"/>
    <w:rsid w:val="003D310F"/>
    <w:rsid w:val="003D318A"/>
    <w:rsid w:val="003D31F5"/>
    <w:rsid w:val="003D323B"/>
    <w:rsid w:val="003D346D"/>
    <w:rsid w:val="003D3510"/>
    <w:rsid w:val="003D35C8"/>
    <w:rsid w:val="003D3821"/>
    <w:rsid w:val="003D3BAD"/>
    <w:rsid w:val="003D3DBA"/>
    <w:rsid w:val="003D40EE"/>
    <w:rsid w:val="003D458F"/>
    <w:rsid w:val="003D47E8"/>
    <w:rsid w:val="003D4883"/>
    <w:rsid w:val="003D4A14"/>
    <w:rsid w:val="003D5255"/>
    <w:rsid w:val="003D5777"/>
    <w:rsid w:val="003D5794"/>
    <w:rsid w:val="003D5808"/>
    <w:rsid w:val="003D5AC2"/>
    <w:rsid w:val="003D5E95"/>
    <w:rsid w:val="003D60BF"/>
    <w:rsid w:val="003D64CF"/>
    <w:rsid w:val="003D679F"/>
    <w:rsid w:val="003D6858"/>
    <w:rsid w:val="003D6ACC"/>
    <w:rsid w:val="003D6CC4"/>
    <w:rsid w:val="003D6ECA"/>
    <w:rsid w:val="003D76CF"/>
    <w:rsid w:val="003D7751"/>
    <w:rsid w:val="003D781C"/>
    <w:rsid w:val="003D7917"/>
    <w:rsid w:val="003D79A2"/>
    <w:rsid w:val="003D7A13"/>
    <w:rsid w:val="003D7AC1"/>
    <w:rsid w:val="003D7B4C"/>
    <w:rsid w:val="003D7DF9"/>
    <w:rsid w:val="003D7FCC"/>
    <w:rsid w:val="003E0114"/>
    <w:rsid w:val="003E0130"/>
    <w:rsid w:val="003E01C9"/>
    <w:rsid w:val="003E0276"/>
    <w:rsid w:val="003E02DC"/>
    <w:rsid w:val="003E057B"/>
    <w:rsid w:val="003E0827"/>
    <w:rsid w:val="003E08C1"/>
    <w:rsid w:val="003E08C9"/>
    <w:rsid w:val="003E09A3"/>
    <w:rsid w:val="003E0BD5"/>
    <w:rsid w:val="003E1027"/>
    <w:rsid w:val="003E102D"/>
    <w:rsid w:val="003E10B5"/>
    <w:rsid w:val="003E11BF"/>
    <w:rsid w:val="003E15A3"/>
    <w:rsid w:val="003E1A16"/>
    <w:rsid w:val="003E1A9E"/>
    <w:rsid w:val="003E1B0E"/>
    <w:rsid w:val="003E1E19"/>
    <w:rsid w:val="003E1F08"/>
    <w:rsid w:val="003E203F"/>
    <w:rsid w:val="003E21CD"/>
    <w:rsid w:val="003E2323"/>
    <w:rsid w:val="003E24DF"/>
    <w:rsid w:val="003E2875"/>
    <w:rsid w:val="003E3347"/>
    <w:rsid w:val="003E33BC"/>
    <w:rsid w:val="003E345A"/>
    <w:rsid w:val="003E3756"/>
    <w:rsid w:val="003E3BF1"/>
    <w:rsid w:val="003E42F9"/>
    <w:rsid w:val="003E444F"/>
    <w:rsid w:val="003E45D4"/>
    <w:rsid w:val="003E4726"/>
    <w:rsid w:val="003E4B75"/>
    <w:rsid w:val="003E5035"/>
    <w:rsid w:val="003E52A7"/>
    <w:rsid w:val="003E56E9"/>
    <w:rsid w:val="003E584B"/>
    <w:rsid w:val="003E584E"/>
    <w:rsid w:val="003E5958"/>
    <w:rsid w:val="003E5AA9"/>
    <w:rsid w:val="003E5CC3"/>
    <w:rsid w:val="003E5CF5"/>
    <w:rsid w:val="003E5EE0"/>
    <w:rsid w:val="003E62C6"/>
    <w:rsid w:val="003E62E0"/>
    <w:rsid w:val="003E6365"/>
    <w:rsid w:val="003E6437"/>
    <w:rsid w:val="003E64E0"/>
    <w:rsid w:val="003E64ED"/>
    <w:rsid w:val="003E6AF3"/>
    <w:rsid w:val="003E6B29"/>
    <w:rsid w:val="003E6D5B"/>
    <w:rsid w:val="003E6FF5"/>
    <w:rsid w:val="003E717C"/>
    <w:rsid w:val="003E736B"/>
    <w:rsid w:val="003E76A4"/>
    <w:rsid w:val="003E7A72"/>
    <w:rsid w:val="003E7BFF"/>
    <w:rsid w:val="003E7F4A"/>
    <w:rsid w:val="003E7F83"/>
    <w:rsid w:val="003F09CB"/>
    <w:rsid w:val="003F0D1B"/>
    <w:rsid w:val="003F0DD8"/>
    <w:rsid w:val="003F0F65"/>
    <w:rsid w:val="003F13FF"/>
    <w:rsid w:val="003F15FA"/>
    <w:rsid w:val="003F1724"/>
    <w:rsid w:val="003F19EC"/>
    <w:rsid w:val="003F2059"/>
    <w:rsid w:val="003F2098"/>
    <w:rsid w:val="003F20BC"/>
    <w:rsid w:val="003F215A"/>
    <w:rsid w:val="003F2324"/>
    <w:rsid w:val="003F24A4"/>
    <w:rsid w:val="003F2831"/>
    <w:rsid w:val="003F2E6A"/>
    <w:rsid w:val="003F3009"/>
    <w:rsid w:val="003F3129"/>
    <w:rsid w:val="003F33FF"/>
    <w:rsid w:val="003F383A"/>
    <w:rsid w:val="003F3ABA"/>
    <w:rsid w:val="003F3B93"/>
    <w:rsid w:val="003F3EA8"/>
    <w:rsid w:val="003F3F2E"/>
    <w:rsid w:val="003F41A9"/>
    <w:rsid w:val="003F42D2"/>
    <w:rsid w:val="003F45DE"/>
    <w:rsid w:val="003F46A1"/>
    <w:rsid w:val="003F4A2B"/>
    <w:rsid w:val="003F4B58"/>
    <w:rsid w:val="003F4B5F"/>
    <w:rsid w:val="003F4D63"/>
    <w:rsid w:val="003F4D8E"/>
    <w:rsid w:val="003F4DF0"/>
    <w:rsid w:val="003F4EAD"/>
    <w:rsid w:val="003F50F6"/>
    <w:rsid w:val="003F5276"/>
    <w:rsid w:val="003F5331"/>
    <w:rsid w:val="003F54C0"/>
    <w:rsid w:val="003F58F9"/>
    <w:rsid w:val="003F59DE"/>
    <w:rsid w:val="003F5C64"/>
    <w:rsid w:val="003F5F56"/>
    <w:rsid w:val="003F6099"/>
    <w:rsid w:val="003F619D"/>
    <w:rsid w:val="003F6355"/>
    <w:rsid w:val="003F6784"/>
    <w:rsid w:val="003F68AC"/>
    <w:rsid w:val="003F6EFA"/>
    <w:rsid w:val="003F6F44"/>
    <w:rsid w:val="003F6FA8"/>
    <w:rsid w:val="003F6FE7"/>
    <w:rsid w:val="003F7086"/>
    <w:rsid w:val="003F7111"/>
    <w:rsid w:val="003F711C"/>
    <w:rsid w:val="003F7328"/>
    <w:rsid w:val="003F7745"/>
    <w:rsid w:val="003F77AD"/>
    <w:rsid w:val="003F7844"/>
    <w:rsid w:val="003F7A11"/>
    <w:rsid w:val="003F7A81"/>
    <w:rsid w:val="003F7F1B"/>
    <w:rsid w:val="003F7F24"/>
    <w:rsid w:val="0040010B"/>
    <w:rsid w:val="0040037E"/>
    <w:rsid w:val="004006DE"/>
    <w:rsid w:val="004007F4"/>
    <w:rsid w:val="004008C7"/>
    <w:rsid w:val="00400991"/>
    <w:rsid w:val="00400DA6"/>
    <w:rsid w:val="00401007"/>
    <w:rsid w:val="0040123B"/>
    <w:rsid w:val="0040141D"/>
    <w:rsid w:val="004014BE"/>
    <w:rsid w:val="0040152C"/>
    <w:rsid w:val="00401581"/>
    <w:rsid w:val="0040165D"/>
    <w:rsid w:val="00401752"/>
    <w:rsid w:val="004017E3"/>
    <w:rsid w:val="0040184A"/>
    <w:rsid w:val="00401960"/>
    <w:rsid w:val="00401DFF"/>
    <w:rsid w:val="00402442"/>
    <w:rsid w:val="0040294C"/>
    <w:rsid w:val="00402ABB"/>
    <w:rsid w:val="00403017"/>
    <w:rsid w:val="004030DD"/>
    <w:rsid w:val="004030FD"/>
    <w:rsid w:val="004031F1"/>
    <w:rsid w:val="00403833"/>
    <w:rsid w:val="00403847"/>
    <w:rsid w:val="00403956"/>
    <w:rsid w:val="00403979"/>
    <w:rsid w:val="00403F66"/>
    <w:rsid w:val="00403F68"/>
    <w:rsid w:val="00403FCD"/>
    <w:rsid w:val="00404436"/>
    <w:rsid w:val="00404781"/>
    <w:rsid w:val="00404A4A"/>
    <w:rsid w:val="00404AA6"/>
    <w:rsid w:val="00404B4D"/>
    <w:rsid w:val="00404C88"/>
    <w:rsid w:val="00404CA3"/>
    <w:rsid w:val="00405035"/>
    <w:rsid w:val="00405177"/>
    <w:rsid w:val="004053FE"/>
    <w:rsid w:val="00405614"/>
    <w:rsid w:val="00405658"/>
    <w:rsid w:val="00405854"/>
    <w:rsid w:val="00405CEF"/>
    <w:rsid w:val="00405CFD"/>
    <w:rsid w:val="00405DD6"/>
    <w:rsid w:val="004062B3"/>
    <w:rsid w:val="004064C5"/>
    <w:rsid w:val="00406588"/>
    <w:rsid w:val="004065B0"/>
    <w:rsid w:val="0040683A"/>
    <w:rsid w:val="004068F8"/>
    <w:rsid w:val="00406AAA"/>
    <w:rsid w:val="00406B11"/>
    <w:rsid w:val="00407433"/>
    <w:rsid w:val="004074AC"/>
    <w:rsid w:val="0040774E"/>
    <w:rsid w:val="00410392"/>
    <w:rsid w:val="00410492"/>
    <w:rsid w:val="0041079D"/>
    <w:rsid w:val="0041090D"/>
    <w:rsid w:val="00410C99"/>
    <w:rsid w:val="00410D06"/>
    <w:rsid w:val="00411165"/>
    <w:rsid w:val="0041120C"/>
    <w:rsid w:val="00411279"/>
    <w:rsid w:val="00411501"/>
    <w:rsid w:val="00411652"/>
    <w:rsid w:val="004117A1"/>
    <w:rsid w:val="004117BE"/>
    <w:rsid w:val="004117C9"/>
    <w:rsid w:val="00411B11"/>
    <w:rsid w:val="00411B65"/>
    <w:rsid w:val="00411B78"/>
    <w:rsid w:val="004120E4"/>
    <w:rsid w:val="00412123"/>
    <w:rsid w:val="004123BB"/>
    <w:rsid w:val="00412506"/>
    <w:rsid w:val="00412693"/>
    <w:rsid w:val="004127CC"/>
    <w:rsid w:val="00412828"/>
    <w:rsid w:val="0041292B"/>
    <w:rsid w:val="00412ADF"/>
    <w:rsid w:val="00412B9F"/>
    <w:rsid w:val="00412D71"/>
    <w:rsid w:val="00412DD0"/>
    <w:rsid w:val="00412EB7"/>
    <w:rsid w:val="0041304D"/>
    <w:rsid w:val="00413475"/>
    <w:rsid w:val="004136E0"/>
    <w:rsid w:val="00413989"/>
    <w:rsid w:val="00413D08"/>
    <w:rsid w:val="00413D0B"/>
    <w:rsid w:val="00413E0A"/>
    <w:rsid w:val="00413FE4"/>
    <w:rsid w:val="0041402F"/>
    <w:rsid w:val="004141E5"/>
    <w:rsid w:val="004141F7"/>
    <w:rsid w:val="0041443C"/>
    <w:rsid w:val="004145ED"/>
    <w:rsid w:val="0041493A"/>
    <w:rsid w:val="00414AD8"/>
    <w:rsid w:val="00414D2B"/>
    <w:rsid w:val="00414E30"/>
    <w:rsid w:val="00415062"/>
    <w:rsid w:val="00415174"/>
    <w:rsid w:val="0041536B"/>
    <w:rsid w:val="0041575F"/>
    <w:rsid w:val="00415776"/>
    <w:rsid w:val="0041599B"/>
    <w:rsid w:val="00415B6F"/>
    <w:rsid w:val="00415BA1"/>
    <w:rsid w:val="00415BF8"/>
    <w:rsid w:val="0041611D"/>
    <w:rsid w:val="00416449"/>
    <w:rsid w:val="00416475"/>
    <w:rsid w:val="00416C14"/>
    <w:rsid w:val="00416FD8"/>
    <w:rsid w:val="0041709B"/>
    <w:rsid w:val="004170D6"/>
    <w:rsid w:val="004170E2"/>
    <w:rsid w:val="004173E7"/>
    <w:rsid w:val="004174B7"/>
    <w:rsid w:val="0041753F"/>
    <w:rsid w:val="00417561"/>
    <w:rsid w:val="004176CE"/>
    <w:rsid w:val="004176CF"/>
    <w:rsid w:val="00417701"/>
    <w:rsid w:val="004177A0"/>
    <w:rsid w:val="00417BDC"/>
    <w:rsid w:val="00417CA8"/>
    <w:rsid w:val="00417D18"/>
    <w:rsid w:val="00417F73"/>
    <w:rsid w:val="00420264"/>
    <w:rsid w:val="00420367"/>
    <w:rsid w:val="00420610"/>
    <w:rsid w:val="00420766"/>
    <w:rsid w:val="00420C11"/>
    <w:rsid w:val="00420CE5"/>
    <w:rsid w:val="00420D22"/>
    <w:rsid w:val="004215CD"/>
    <w:rsid w:val="004219FB"/>
    <w:rsid w:val="00421BFE"/>
    <w:rsid w:val="00421C53"/>
    <w:rsid w:val="00421D50"/>
    <w:rsid w:val="00421D70"/>
    <w:rsid w:val="00421F22"/>
    <w:rsid w:val="00422292"/>
    <w:rsid w:val="00422301"/>
    <w:rsid w:val="004226E5"/>
    <w:rsid w:val="00422747"/>
    <w:rsid w:val="0042274E"/>
    <w:rsid w:val="0042276A"/>
    <w:rsid w:val="00422985"/>
    <w:rsid w:val="00422C46"/>
    <w:rsid w:val="00422DC9"/>
    <w:rsid w:val="00422E1D"/>
    <w:rsid w:val="00423000"/>
    <w:rsid w:val="00423084"/>
    <w:rsid w:val="004231FC"/>
    <w:rsid w:val="00423325"/>
    <w:rsid w:val="0042349A"/>
    <w:rsid w:val="00423769"/>
    <w:rsid w:val="00423A40"/>
    <w:rsid w:val="00423D51"/>
    <w:rsid w:val="00423F51"/>
    <w:rsid w:val="00423FDE"/>
    <w:rsid w:val="004242D1"/>
    <w:rsid w:val="00424405"/>
    <w:rsid w:val="0042445E"/>
    <w:rsid w:val="00424509"/>
    <w:rsid w:val="00424717"/>
    <w:rsid w:val="00424BBE"/>
    <w:rsid w:val="00424D60"/>
    <w:rsid w:val="00424E8D"/>
    <w:rsid w:val="0042539C"/>
    <w:rsid w:val="0042556D"/>
    <w:rsid w:val="0042557E"/>
    <w:rsid w:val="004255DD"/>
    <w:rsid w:val="00425CCD"/>
    <w:rsid w:val="00425D35"/>
    <w:rsid w:val="00425E11"/>
    <w:rsid w:val="00425E27"/>
    <w:rsid w:val="00425FFD"/>
    <w:rsid w:val="004268E3"/>
    <w:rsid w:val="00426A9F"/>
    <w:rsid w:val="004278C8"/>
    <w:rsid w:val="00427A42"/>
    <w:rsid w:val="00427D42"/>
    <w:rsid w:val="00427F67"/>
    <w:rsid w:val="004305DA"/>
    <w:rsid w:val="004306C6"/>
    <w:rsid w:val="00430B8C"/>
    <w:rsid w:val="00430C47"/>
    <w:rsid w:val="00430CDF"/>
    <w:rsid w:val="00430FC8"/>
    <w:rsid w:val="00431054"/>
    <w:rsid w:val="004311FD"/>
    <w:rsid w:val="00431559"/>
    <w:rsid w:val="0043170A"/>
    <w:rsid w:val="004317BA"/>
    <w:rsid w:val="004317D1"/>
    <w:rsid w:val="004318BA"/>
    <w:rsid w:val="0043191F"/>
    <w:rsid w:val="00431B72"/>
    <w:rsid w:val="00431CB3"/>
    <w:rsid w:val="00432049"/>
    <w:rsid w:val="00432259"/>
    <w:rsid w:val="0043228E"/>
    <w:rsid w:val="004322D6"/>
    <w:rsid w:val="0043259D"/>
    <w:rsid w:val="00432F82"/>
    <w:rsid w:val="00433719"/>
    <w:rsid w:val="0043381A"/>
    <w:rsid w:val="0043397F"/>
    <w:rsid w:val="00433B5D"/>
    <w:rsid w:val="00433DA0"/>
    <w:rsid w:val="00433FC1"/>
    <w:rsid w:val="00433FE1"/>
    <w:rsid w:val="00434013"/>
    <w:rsid w:val="0043419B"/>
    <w:rsid w:val="004341C8"/>
    <w:rsid w:val="00434415"/>
    <w:rsid w:val="0043459F"/>
    <w:rsid w:val="004345A4"/>
    <w:rsid w:val="004346B6"/>
    <w:rsid w:val="00434954"/>
    <w:rsid w:val="00434CD9"/>
    <w:rsid w:val="00434D54"/>
    <w:rsid w:val="00434DC1"/>
    <w:rsid w:val="00434DD3"/>
    <w:rsid w:val="00434E74"/>
    <w:rsid w:val="004350E0"/>
    <w:rsid w:val="004356EE"/>
    <w:rsid w:val="00435871"/>
    <w:rsid w:val="00435930"/>
    <w:rsid w:val="00435B8E"/>
    <w:rsid w:val="004361C9"/>
    <w:rsid w:val="004364F2"/>
    <w:rsid w:val="0043668C"/>
    <w:rsid w:val="00436759"/>
    <w:rsid w:val="00436ADB"/>
    <w:rsid w:val="00436D21"/>
    <w:rsid w:val="00436DB1"/>
    <w:rsid w:val="00436EF4"/>
    <w:rsid w:val="00436F86"/>
    <w:rsid w:val="00437090"/>
    <w:rsid w:val="0043717D"/>
    <w:rsid w:val="004372C6"/>
    <w:rsid w:val="0043734C"/>
    <w:rsid w:val="0043736B"/>
    <w:rsid w:val="004374E6"/>
    <w:rsid w:val="00437962"/>
    <w:rsid w:val="004379A4"/>
    <w:rsid w:val="00437B80"/>
    <w:rsid w:val="00437D38"/>
    <w:rsid w:val="00437DEE"/>
    <w:rsid w:val="00440098"/>
    <w:rsid w:val="00440350"/>
    <w:rsid w:val="004403E8"/>
    <w:rsid w:val="00440400"/>
    <w:rsid w:val="0044069F"/>
    <w:rsid w:val="00440705"/>
    <w:rsid w:val="00440C55"/>
    <w:rsid w:val="00440E9F"/>
    <w:rsid w:val="00440F2B"/>
    <w:rsid w:val="00441151"/>
    <w:rsid w:val="00441169"/>
    <w:rsid w:val="00441172"/>
    <w:rsid w:val="00441261"/>
    <w:rsid w:val="004417FD"/>
    <w:rsid w:val="00441AB1"/>
    <w:rsid w:val="00441AF4"/>
    <w:rsid w:val="00441D2B"/>
    <w:rsid w:val="00441DF3"/>
    <w:rsid w:val="00442037"/>
    <w:rsid w:val="00442121"/>
    <w:rsid w:val="00442337"/>
    <w:rsid w:val="00442455"/>
    <w:rsid w:val="00442469"/>
    <w:rsid w:val="00442530"/>
    <w:rsid w:val="004425F2"/>
    <w:rsid w:val="00442B2B"/>
    <w:rsid w:val="00442E7B"/>
    <w:rsid w:val="00442FE0"/>
    <w:rsid w:val="00443293"/>
    <w:rsid w:val="00443433"/>
    <w:rsid w:val="0044360D"/>
    <w:rsid w:val="004437AC"/>
    <w:rsid w:val="0044386E"/>
    <w:rsid w:val="00443989"/>
    <w:rsid w:val="00443995"/>
    <w:rsid w:val="004439DC"/>
    <w:rsid w:val="00443A4D"/>
    <w:rsid w:val="00443C88"/>
    <w:rsid w:val="00443D40"/>
    <w:rsid w:val="00443E8F"/>
    <w:rsid w:val="00443F10"/>
    <w:rsid w:val="00444064"/>
    <w:rsid w:val="004440A0"/>
    <w:rsid w:val="00444176"/>
    <w:rsid w:val="004442A0"/>
    <w:rsid w:val="00444566"/>
    <w:rsid w:val="00444871"/>
    <w:rsid w:val="00444A0D"/>
    <w:rsid w:val="00444AB2"/>
    <w:rsid w:val="00444BA6"/>
    <w:rsid w:val="00444E4D"/>
    <w:rsid w:val="00444F22"/>
    <w:rsid w:val="004450AD"/>
    <w:rsid w:val="004450C6"/>
    <w:rsid w:val="00445563"/>
    <w:rsid w:val="004455E9"/>
    <w:rsid w:val="00445866"/>
    <w:rsid w:val="00445C42"/>
    <w:rsid w:val="00445D4B"/>
    <w:rsid w:val="00445E2E"/>
    <w:rsid w:val="00445FFA"/>
    <w:rsid w:val="00446061"/>
    <w:rsid w:val="00446382"/>
    <w:rsid w:val="0044656A"/>
    <w:rsid w:val="004467D8"/>
    <w:rsid w:val="0044694F"/>
    <w:rsid w:val="00446973"/>
    <w:rsid w:val="00446975"/>
    <w:rsid w:val="00446C66"/>
    <w:rsid w:val="00446E30"/>
    <w:rsid w:val="00446FC5"/>
    <w:rsid w:val="00447093"/>
    <w:rsid w:val="0044721E"/>
    <w:rsid w:val="00447277"/>
    <w:rsid w:val="004474D9"/>
    <w:rsid w:val="00447C31"/>
    <w:rsid w:val="00447D46"/>
    <w:rsid w:val="00450021"/>
    <w:rsid w:val="00450349"/>
    <w:rsid w:val="004503BA"/>
    <w:rsid w:val="004506EE"/>
    <w:rsid w:val="00450734"/>
    <w:rsid w:val="00450B40"/>
    <w:rsid w:val="004512C1"/>
    <w:rsid w:val="0045134B"/>
    <w:rsid w:val="004513CE"/>
    <w:rsid w:val="0045141A"/>
    <w:rsid w:val="00451442"/>
    <w:rsid w:val="0045148D"/>
    <w:rsid w:val="004514AF"/>
    <w:rsid w:val="00451749"/>
    <w:rsid w:val="004518D1"/>
    <w:rsid w:val="00451B3C"/>
    <w:rsid w:val="0045219F"/>
    <w:rsid w:val="004522B4"/>
    <w:rsid w:val="004522BA"/>
    <w:rsid w:val="00452368"/>
    <w:rsid w:val="00452455"/>
    <w:rsid w:val="004527D5"/>
    <w:rsid w:val="00452B00"/>
    <w:rsid w:val="00452BB9"/>
    <w:rsid w:val="0045307D"/>
    <w:rsid w:val="0045311D"/>
    <w:rsid w:val="00453150"/>
    <w:rsid w:val="004531CE"/>
    <w:rsid w:val="0045328E"/>
    <w:rsid w:val="0045330A"/>
    <w:rsid w:val="00453844"/>
    <w:rsid w:val="00453879"/>
    <w:rsid w:val="00453C2C"/>
    <w:rsid w:val="00453C32"/>
    <w:rsid w:val="00453ED6"/>
    <w:rsid w:val="00453F98"/>
    <w:rsid w:val="0045418E"/>
    <w:rsid w:val="004542C8"/>
    <w:rsid w:val="004545B6"/>
    <w:rsid w:val="004546F2"/>
    <w:rsid w:val="00454823"/>
    <w:rsid w:val="00454ABC"/>
    <w:rsid w:val="00454E23"/>
    <w:rsid w:val="00454EAD"/>
    <w:rsid w:val="00454EC7"/>
    <w:rsid w:val="00454F4F"/>
    <w:rsid w:val="00455183"/>
    <w:rsid w:val="00455328"/>
    <w:rsid w:val="004553B0"/>
    <w:rsid w:val="00455490"/>
    <w:rsid w:val="004554B5"/>
    <w:rsid w:val="004554F1"/>
    <w:rsid w:val="004555C4"/>
    <w:rsid w:val="004555D4"/>
    <w:rsid w:val="0045563C"/>
    <w:rsid w:val="004556DC"/>
    <w:rsid w:val="00455984"/>
    <w:rsid w:val="00455993"/>
    <w:rsid w:val="00455F6F"/>
    <w:rsid w:val="00456209"/>
    <w:rsid w:val="0045647F"/>
    <w:rsid w:val="004564CD"/>
    <w:rsid w:val="00456920"/>
    <w:rsid w:val="00456959"/>
    <w:rsid w:val="0045698C"/>
    <w:rsid w:val="004569AB"/>
    <w:rsid w:val="00456C53"/>
    <w:rsid w:val="00456EEF"/>
    <w:rsid w:val="004571E2"/>
    <w:rsid w:val="004573DD"/>
    <w:rsid w:val="00457757"/>
    <w:rsid w:val="00457831"/>
    <w:rsid w:val="00457842"/>
    <w:rsid w:val="00457848"/>
    <w:rsid w:val="004578A6"/>
    <w:rsid w:val="00457C2D"/>
    <w:rsid w:val="00457C89"/>
    <w:rsid w:val="00457D61"/>
    <w:rsid w:val="00457EE8"/>
    <w:rsid w:val="00457FF3"/>
    <w:rsid w:val="00457FF9"/>
    <w:rsid w:val="0046036F"/>
    <w:rsid w:val="0046043A"/>
    <w:rsid w:val="00460870"/>
    <w:rsid w:val="00460FA9"/>
    <w:rsid w:val="0046109A"/>
    <w:rsid w:val="00461750"/>
    <w:rsid w:val="004617AF"/>
    <w:rsid w:val="00461DD0"/>
    <w:rsid w:val="00461FDB"/>
    <w:rsid w:val="004621C1"/>
    <w:rsid w:val="00462273"/>
    <w:rsid w:val="00462289"/>
    <w:rsid w:val="0046247E"/>
    <w:rsid w:val="004627EE"/>
    <w:rsid w:val="00462907"/>
    <w:rsid w:val="00462E08"/>
    <w:rsid w:val="00462E47"/>
    <w:rsid w:val="00462E8C"/>
    <w:rsid w:val="00462EB3"/>
    <w:rsid w:val="00462F0D"/>
    <w:rsid w:val="00463185"/>
    <w:rsid w:val="0046373E"/>
    <w:rsid w:val="004639D4"/>
    <w:rsid w:val="00463CE0"/>
    <w:rsid w:val="00463DBE"/>
    <w:rsid w:val="00463E1E"/>
    <w:rsid w:val="004643B3"/>
    <w:rsid w:val="0046459F"/>
    <w:rsid w:val="00464762"/>
    <w:rsid w:val="0046490B"/>
    <w:rsid w:val="004651C7"/>
    <w:rsid w:val="004656D1"/>
    <w:rsid w:val="00465732"/>
    <w:rsid w:val="004657AF"/>
    <w:rsid w:val="00465811"/>
    <w:rsid w:val="00465AD9"/>
    <w:rsid w:val="00465C55"/>
    <w:rsid w:val="00465FA6"/>
    <w:rsid w:val="00466039"/>
    <w:rsid w:val="00466312"/>
    <w:rsid w:val="004663B1"/>
    <w:rsid w:val="0046647D"/>
    <w:rsid w:val="0046680A"/>
    <w:rsid w:val="004669E1"/>
    <w:rsid w:val="00466AC1"/>
    <w:rsid w:val="00466ACA"/>
    <w:rsid w:val="00466C68"/>
    <w:rsid w:val="00466F0C"/>
    <w:rsid w:val="00466FE8"/>
    <w:rsid w:val="0046702C"/>
    <w:rsid w:val="00467387"/>
    <w:rsid w:val="004673BB"/>
    <w:rsid w:val="0046740A"/>
    <w:rsid w:val="004674CE"/>
    <w:rsid w:val="00467609"/>
    <w:rsid w:val="0046796D"/>
    <w:rsid w:val="0046797E"/>
    <w:rsid w:val="00467B0C"/>
    <w:rsid w:val="00467B2B"/>
    <w:rsid w:val="00467D4A"/>
    <w:rsid w:val="00467EDF"/>
    <w:rsid w:val="004700D3"/>
    <w:rsid w:val="00470256"/>
    <w:rsid w:val="00470504"/>
    <w:rsid w:val="0047058B"/>
    <w:rsid w:val="00470760"/>
    <w:rsid w:val="004709F3"/>
    <w:rsid w:val="00470ED3"/>
    <w:rsid w:val="00470FC5"/>
    <w:rsid w:val="0047100D"/>
    <w:rsid w:val="00471037"/>
    <w:rsid w:val="00471714"/>
    <w:rsid w:val="00471E72"/>
    <w:rsid w:val="00472083"/>
    <w:rsid w:val="0047221F"/>
    <w:rsid w:val="00472224"/>
    <w:rsid w:val="00472738"/>
    <w:rsid w:val="0047292A"/>
    <w:rsid w:val="0047294B"/>
    <w:rsid w:val="004729D8"/>
    <w:rsid w:val="00472A1C"/>
    <w:rsid w:val="00472D0D"/>
    <w:rsid w:val="00472D59"/>
    <w:rsid w:val="00472F8D"/>
    <w:rsid w:val="00473023"/>
    <w:rsid w:val="0047303E"/>
    <w:rsid w:val="0047306A"/>
    <w:rsid w:val="004731A1"/>
    <w:rsid w:val="0047336F"/>
    <w:rsid w:val="0047338E"/>
    <w:rsid w:val="004734AA"/>
    <w:rsid w:val="00473528"/>
    <w:rsid w:val="004735A6"/>
    <w:rsid w:val="004735BF"/>
    <w:rsid w:val="00473714"/>
    <w:rsid w:val="004738CE"/>
    <w:rsid w:val="004738DD"/>
    <w:rsid w:val="00473AF8"/>
    <w:rsid w:val="00473B3A"/>
    <w:rsid w:val="00473F30"/>
    <w:rsid w:val="00474042"/>
    <w:rsid w:val="004742E0"/>
    <w:rsid w:val="00474619"/>
    <w:rsid w:val="00474657"/>
    <w:rsid w:val="004746F6"/>
    <w:rsid w:val="004748C6"/>
    <w:rsid w:val="004748F2"/>
    <w:rsid w:val="00474C07"/>
    <w:rsid w:val="00474D43"/>
    <w:rsid w:val="00475242"/>
    <w:rsid w:val="004752A4"/>
    <w:rsid w:val="0047533A"/>
    <w:rsid w:val="0047559E"/>
    <w:rsid w:val="004756F1"/>
    <w:rsid w:val="00475DB2"/>
    <w:rsid w:val="004761FA"/>
    <w:rsid w:val="004763B0"/>
    <w:rsid w:val="004763F4"/>
    <w:rsid w:val="00476403"/>
    <w:rsid w:val="0047646A"/>
    <w:rsid w:val="004765A7"/>
    <w:rsid w:val="0047676E"/>
    <w:rsid w:val="0047678F"/>
    <w:rsid w:val="00476901"/>
    <w:rsid w:val="004771AF"/>
    <w:rsid w:val="004773F7"/>
    <w:rsid w:val="0047744B"/>
    <w:rsid w:val="00477519"/>
    <w:rsid w:val="0047798D"/>
    <w:rsid w:val="004779D6"/>
    <w:rsid w:val="00477A01"/>
    <w:rsid w:val="00477AAE"/>
    <w:rsid w:val="00477BAB"/>
    <w:rsid w:val="00477CB2"/>
    <w:rsid w:val="00477CBB"/>
    <w:rsid w:val="00477D03"/>
    <w:rsid w:val="0048004E"/>
    <w:rsid w:val="00480123"/>
    <w:rsid w:val="00480221"/>
    <w:rsid w:val="004804AF"/>
    <w:rsid w:val="004808E2"/>
    <w:rsid w:val="00480AAE"/>
    <w:rsid w:val="00480D67"/>
    <w:rsid w:val="00480DFE"/>
    <w:rsid w:val="00480E27"/>
    <w:rsid w:val="00481379"/>
    <w:rsid w:val="00481750"/>
    <w:rsid w:val="00481A7B"/>
    <w:rsid w:val="00481BF3"/>
    <w:rsid w:val="00481C12"/>
    <w:rsid w:val="00481C98"/>
    <w:rsid w:val="00481D02"/>
    <w:rsid w:val="00481DA5"/>
    <w:rsid w:val="00481F2A"/>
    <w:rsid w:val="004820E2"/>
    <w:rsid w:val="004822BA"/>
    <w:rsid w:val="0048260E"/>
    <w:rsid w:val="00482BB4"/>
    <w:rsid w:val="00482CF6"/>
    <w:rsid w:val="00482E72"/>
    <w:rsid w:val="00482F88"/>
    <w:rsid w:val="00482FD6"/>
    <w:rsid w:val="004831B2"/>
    <w:rsid w:val="00483455"/>
    <w:rsid w:val="00483752"/>
    <w:rsid w:val="004839BC"/>
    <w:rsid w:val="00483BF6"/>
    <w:rsid w:val="00483C01"/>
    <w:rsid w:val="00483E14"/>
    <w:rsid w:val="00483E90"/>
    <w:rsid w:val="00484291"/>
    <w:rsid w:val="004842BE"/>
    <w:rsid w:val="00484399"/>
    <w:rsid w:val="0048441C"/>
    <w:rsid w:val="00484536"/>
    <w:rsid w:val="0048468D"/>
    <w:rsid w:val="004846B0"/>
    <w:rsid w:val="004847E7"/>
    <w:rsid w:val="00484977"/>
    <w:rsid w:val="004849CB"/>
    <w:rsid w:val="00484D01"/>
    <w:rsid w:val="00484DC2"/>
    <w:rsid w:val="00484EB4"/>
    <w:rsid w:val="00484F99"/>
    <w:rsid w:val="00484F9D"/>
    <w:rsid w:val="0048505C"/>
    <w:rsid w:val="004855EE"/>
    <w:rsid w:val="004856FD"/>
    <w:rsid w:val="004857D1"/>
    <w:rsid w:val="00485A02"/>
    <w:rsid w:val="00485D5D"/>
    <w:rsid w:val="00485EB3"/>
    <w:rsid w:val="00485F11"/>
    <w:rsid w:val="004861D2"/>
    <w:rsid w:val="0048627E"/>
    <w:rsid w:val="00486294"/>
    <w:rsid w:val="004862DB"/>
    <w:rsid w:val="00486393"/>
    <w:rsid w:val="004866D3"/>
    <w:rsid w:val="004869BC"/>
    <w:rsid w:val="00486CDF"/>
    <w:rsid w:val="00486D22"/>
    <w:rsid w:val="00487133"/>
    <w:rsid w:val="00487457"/>
    <w:rsid w:val="004875BA"/>
    <w:rsid w:val="0048767D"/>
    <w:rsid w:val="00487729"/>
    <w:rsid w:val="00487856"/>
    <w:rsid w:val="00487C88"/>
    <w:rsid w:val="00487DB7"/>
    <w:rsid w:val="00490403"/>
    <w:rsid w:val="004905CE"/>
    <w:rsid w:val="00490875"/>
    <w:rsid w:val="00490AB9"/>
    <w:rsid w:val="0049102C"/>
    <w:rsid w:val="0049104A"/>
    <w:rsid w:val="0049122E"/>
    <w:rsid w:val="00491401"/>
    <w:rsid w:val="00491529"/>
    <w:rsid w:val="004918B4"/>
    <w:rsid w:val="0049194E"/>
    <w:rsid w:val="004919D0"/>
    <w:rsid w:val="00491A19"/>
    <w:rsid w:val="00491A7A"/>
    <w:rsid w:val="00491CD1"/>
    <w:rsid w:val="00491F06"/>
    <w:rsid w:val="004923E7"/>
    <w:rsid w:val="004926F6"/>
    <w:rsid w:val="00492C0A"/>
    <w:rsid w:val="00492C4D"/>
    <w:rsid w:val="00493391"/>
    <w:rsid w:val="0049363E"/>
    <w:rsid w:val="00493981"/>
    <w:rsid w:val="004939E3"/>
    <w:rsid w:val="00493AF0"/>
    <w:rsid w:val="00493CFB"/>
    <w:rsid w:val="00493F27"/>
    <w:rsid w:val="00494211"/>
    <w:rsid w:val="00494AD9"/>
    <w:rsid w:val="00494BF5"/>
    <w:rsid w:val="00494C87"/>
    <w:rsid w:val="00494E95"/>
    <w:rsid w:val="00494F33"/>
    <w:rsid w:val="004950C4"/>
    <w:rsid w:val="004951D6"/>
    <w:rsid w:val="00495567"/>
    <w:rsid w:val="004956C7"/>
    <w:rsid w:val="00495801"/>
    <w:rsid w:val="00495A0A"/>
    <w:rsid w:val="00495B77"/>
    <w:rsid w:val="00495F34"/>
    <w:rsid w:val="00495FFD"/>
    <w:rsid w:val="0049609C"/>
    <w:rsid w:val="004963D7"/>
    <w:rsid w:val="00496970"/>
    <w:rsid w:val="00496B91"/>
    <w:rsid w:val="00496BB3"/>
    <w:rsid w:val="00496E34"/>
    <w:rsid w:val="0049723A"/>
    <w:rsid w:val="0049767C"/>
    <w:rsid w:val="004976E4"/>
    <w:rsid w:val="00497977"/>
    <w:rsid w:val="00497A9A"/>
    <w:rsid w:val="00497C82"/>
    <w:rsid w:val="00497DAB"/>
    <w:rsid w:val="004A00F9"/>
    <w:rsid w:val="004A032C"/>
    <w:rsid w:val="004A0691"/>
    <w:rsid w:val="004A06D1"/>
    <w:rsid w:val="004A0B72"/>
    <w:rsid w:val="004A0C23"/>
    <w:rsid w:val="004A0CC2"/>
    <w:rsid w:val="004A0CE4"/>
    <w:rsid w:val="004A0E9C"/>
    <w:rsid w:val="004A0FA4"/>
    <w:rsid w:val="004A0FB3"/>
    <w:rsid w:val="004A0FDB"/>
    <w:rsid w:val="004A11F4"/>
    <w:rsid w:val="004A12BB"/>
    <w:rsid w:val="004A1E20"/>
    <w:rsid w:val="004A1F58"/>
    <w:rsid w:val="004A2047"/>
    <w:rsid w:val="004A20D3"/>
    <w:rsid w:val="004A20FA"/>
    <w:rsid w:val="004A2359"/>
    <w:rsid w:val="004A2680"/>
    <w:rsid w:val="004A27C0"/>
    <w:rsid w:val="004A2843"/>
    <w:rsid w:val="004A2857"/>
    <w:rsid w:val="004A293C"/>
    <w:rsid w:val="004A29FA"/>
    <w:rsid w:val="004A2BFD"/>
    <w:rsid w:val="004A2E04"/>
    <w:rsid w:val="004A2EC4"/>
    <w:rsid w:val="004A2F69"/>
    <w:rsid w:val="004A32AA"/>
    <w:rsid w:val="004A336F"/>
    <w:rsid w:val="004A35F3"/>
    <w:rsid w:val="004A38E0"/>
    <w:rsid w:val="004A3A32"/>
    <w:rsid w:val="004A414C"/>
    <w:rsid w:val="004A43DA"/>
    <w:rsid w:val="004A4564"/>
    <w:rsid w:val="004A46A3"/>
    <w:rsid w:val="004A46B4"/>
    <w:rsid w:val="004A49BF"/>
    <w:rsid w:val="004A4C13"/>
    <w:rsid w:val="004A4DB3"/>
    <w:rsid w:val="004A4F79"/>
    <w:rsid w:val="004A5215"/>
    <w:rsid w:val="004A52D2"/>
    <w:rsid w:val="004A52F0"/>
    <w:rsid w:val="004A52F2"/>
    <w:rsid w:val="004A56E4"/>
    <w:rsid w:val="004A5820"/>
    <w:rsid w:val="004A586D"/>
    <w:rsid w:val="004A58E4"/>
    <w:rsid w:val="004A5CA4"/>
    <w:rsid w:val="004A5FAB"/>
    <w:rsid w:val="004A615C"/>
    <w:rsid w:val="004A6963"/>
    <w:rsid w:val="004A6CD0"/>
    <w:rsid w:val="004A6D1B"/>
    <w:rsid w:val="004A6DFD"/>
    <w:rsid w:val="004A6E4A"/>
    <w:rsid w:val="004A6F87"/>
    <w:rsid w:val="004A71A8"/>
    <w:rsid w:val="004A71DD"/>
    <w:rsid w:val="004A71E2"/>
    <w:rsid w:val="004A7696"/>
    <w:rsid w:val="004A79B0"/>
    <w:rsid w:val="004A7AC1"/>
    <w:rsid w:val="004A7BCD"/>
    <w:rsid w:val="004B004C"/>
    <w:rsid w:val="004B02FB"/>
    <w:rsid w:val="004B03DD"/>
    <w:rsid w:val="004B0468"/>
    <w:rsid w:val="004B0491"/>
    <w:rsid w:val="004B051B"/>
    <w:rsid w:val="004B0541"/>
    <w:rsid w:val="004B0712"/>
    <w:rsid w:val="004B0A95"/>
    <w:rsid w:val="004B0ABE"/>
    <w:rsid w:val="004B0B96"/>
    <w:rsid w:val="004B0F42"/>
    <w:rsid w:val="004B0F72"/>
    <w:rsid w:val="004B10D6"/>
    <w:rsid w:val="004B12C3"/>
    <w:rsid w:val="004B1443"/>
    <w:rsid w:val="004B1877"/>
    <w:rsid w:val="004B1878"/>
    <w:rsid w:val="004B18E0"/>
    <w:rsid w:val="004B1B1C"/>
    <w:rsid w:val="004B1C64"/>
    <w:rsid w:val="004B1EC6"/>
    <w:rsid w:val="004B2018"/>
    <w:rsid w:val="004B229D"/>
    <w:rsid w:val="004B22CE"/>
    <w:rsid w:val="004B23AC"/>
    <w:rsid w:val="004B26B2"/>
    <w:rsid w:val="004B287B"/>
    <w:rsid w:val="004B28E3"/>
    <w:rsid w:val="004B2976"/>
    <w:rsid w:val="004B29F9"/>
    <w:rsid w:val="004B2A68"/>
    <w:rsid w:val="004B2D3C"/>
    <w:rsid w:val="004B2FCD"/>
    <w:rsid w:val="004B32A2"/>
    <w:rsid w:val="004B3501"/>
    <w:rsid w:val="004B3643"/>
    <w:rsid w:val="004B36A8"/>
    <w:rsid w:val="004B3727"/>
    <w:rsid w:val="004B3879"/>
    <w:rsid w:val="004B3EAA"/>
    <w:rsid w:val="004B3F3B"/>
    <w:rsid w:val="004B40CD"/>
    <w:rsid w:val="004B448E"/>
    <w:rsid w:val="004B4739"/>
    <w:rsid w:val="004B4909"/>
    <w:rsid w:val="004B4B53"/>
    <w:rsid w:val="004B4C67"/>
    <w:rsid w:val="004B4D5D"/>
    <w:rsid w:val="004B4D85"/>
    <w:rsid w:val="004B4F13"/>
    <w:rsid w:val="004B55A6"/>
    <w:rsid w:val="004B55D7"/>
    <w:rsid w:val="004B578C"/>
    <w:rsid w:val="004B57AB"/>
    <w:rsid w:val="004B58D9"/>
    <w:rsid w:val="004B5957"/>
    <w:rsid w:val="004B5CD3"/>
    <w:rsid w:val="004B5F09"/>
    <w:rsid w:val="004B5FB8"/>
    <w:rsid w:val="004B6112"/>
    <w:rsid w:val="004B614A"/>
    <w:rsid w:val="004B6243"/>
    <w:rsid w:val="004B62D7"/>
    <w:rsid w:val="004B6796"/>
    <w:rsid w:val="004B69A0"/>
    <w:rsid w:val="004B6ACD"/>
    <w:rsid w:val="004B6C61"/>
    <w:rsid w:val="004B6E08"/>
    <w:rsid w:val="004B6E2D"/>
    <w:rsid w:val="004B7469"/>
    <w:rsid w:val="004B7591"/>
    <w:rsid w:val="004B7878"/>
    <w:rsid w:val="004B7C72"/>
    <w:rsid w:val="004B7CE7"/>
    <w:rsid w:val="004B7D66"/>
    <w:rsid w:val="004B7D7E"/>
    <w:rsid w:val="004B7E88"/>
    <w:rsid w:val="004C0009"/>
    <w:rsid w:val="004C0301"/>
    <w:rsid w:val="004C0359"/>
    <w:rsid w:val="004C0708"/>
    <w:rsid w:val="004C0777"/>
    <w:rsid w:val="004C095A"/>
    <w:rsid w:val="004C0AC7"/>
    <w:rsid w:val="004C0BC0"/>
    <w:rsid w:val="004C0C34"/>
    <w:rsid w:val="004C0C98"/>
    <w:rsid w:val="004C0DB0"/>
    <w:rsid w:val="004C1065"/>
    <w:rsid w:val="004C109C"/>
    <w:rsid w:val="004C139A"/>
    <w:rsid w:val="004C15DC"/>
    <w:rsid w:val="004C165E"/>
    <w:rsid w:val="004C1D8C"/>
    <w:rsid w:val="004C204F"/>
    <w:rsid w:val="004C222E"/>
    <w:rsid w:val="004C239F"/>
    <w:rsid w:val="004C28E6"/>
    <w:rsid w:val="004C2A87"/>
    <w:rsid w:val="004C2C4C"/>
    <w:rsid w:val="004C321D"/>
    <w:rsid w:val="004C34C5"/>
    <w:rsid w:val="004C3500"/>
    <w:rsid w:val="004C35ED"/>
    <w:rsid w:val="004C3759"/>
    <w:rsid w:val="004C37FE"/>
    <w:rsid w:val="004C3888"/>
    <w:rsid w:val="004C398A"/>
    <w:rsid w:val="004C3A51"/>
    <w:rsid w:val="004C3D07"/>
    <w:rsid w:val="004C3F01"/>
    <w:rsid w:val="004C402D"/>
    <w:rsid w:val="004C42AE"/>
    <w:rsid w:val="004C43EC"/>
    <w:rsid w:val="004C4419"/>
    <w:rsid w:val="004C4678"/>
    <w:rsid w:val="004C48C1"/>
    <w:rsid w:val="004C4D24"/>
    <w:rsid w:val="004C4DC5"/>
    <w:rsid w:val="004C4FBF"/>
    <w:rsid w:val="004C514F"/>
    <w:rsid w:val="004C5280"/>
    <w:rsid w:val="004C558D"/>
    <w:rsid w:val="004C567E"/>
    <w:rsid w:val="004C5821"/>
    <w:rsid w:val="004C58D6"/>
    <w:rsid w:val="004C5964"/>
    <w:rsid w:val="004C5A1D"/>
    <w:rsid w:val="004C5ABA"/>
    <w:rsid w:val="004C5AEF"/>
    <w:rsid w:val="004C5C15"/>
    <w:rsid w:val="004C5C58"/>
    <w:rsid w:val="004C5D43"/>
    <w:rsid w:val="004C5E06"/>
    <w:rsid w:val="004C60B7"/>
    <w:rsid w:val="004C635A"/>
    <w:rsid w:val="004C6629"/>
    <w:rsid w:val="004C6B13"/>
    <w:rsid w:val="004C6E14"/>
    <w:rsid w:val="004C703B"/>
    <w:rsid w:val="004C70F5"/>
    <w:rsid w:val="004C7111"/>
    <w:rsid w:val="004C7363"/>
    <w:rsid w:val="004C73DF"/>
    <w:rsid w:val="004C73E5"/>
    <w:rsid w:val="004C7D2D"/>
    <w:rsid w:val="004C7D39"/>
    <w:rsid w:val="004C7E4E"/>
    <w:rsid w:val="004C7EF0"/>
    <w:rsid w:val="004D005E"/>
    <w:rsid w:val="004D00DA"/>
    <w:rsid w:val="004D06C8"/>
    <w:rsid w:val="004D07C4"/>
    <w:rsid w:val="004D0819"/>
    <w:rsid w:val="004D0D2A"/>
    <w:rsid w:val="004D0EA8"/>
    <w:rsid w:val="004D0EA9"/>
    <w:rsid w:val="004D1349"/>
    <w:rsid w:val="004D1614"/>
    <w:rsid w:val="004D1B95"/>
    <w:rsid w:val="004D1F63"/>
    <w:rsid w:val="004D2072"/>
    <w:rsid w:val="004D2451"/>
    <w:rsid w:val="004D2521"/>
    <w:rsid w:val="004D25BC"/>
    <w:rsid w:val="004D27BA"/>
    <w:rsid w:val="004D2A14"/>
    <w:rsid w:val="004D2AA5"/>
    <w:rsid w:val="004D2ADC"/>
    <w:rsid w:val="004D2C4B"/>
    <w:rsid w:val="004D2C7C"/>
    <w:rsid w:val="004D2EFF"/>
    <w:rsid w:val="004D2FE1"/>
    <w:rsid w:val="004D30FF"/>
    <w:rsid w:val="004D3480"/>
    <w:rsid w:val="004D3484"/>
    <w:rsid w:val="004D353A"/>
    <w:rsid w:val="004D38F0"/>
    <w:rsid w:val="004D39E8"/>
    <w:rsid w:val="004D3CCB"/>
    <w:rsid w:val="004D3D2B"/>
    <w:rsid w:val="004D3D67"/>
    <w:rsid w:val="004D3D78"/>
    <w:rsid w:val="004D4001"/>
    <w:rsid w:val="004D4057"/>
    <w:rsid w:val="004D40A8"/>
    <w:rsid w:val="004D40BB"/>
    <w:rsid w:val="004D4170"/>
    <w:rsid w:val="004D4562"/>
    <w:rsid w:val="004D48F0"/>
    <w:rsid w:val="004D495A"/>
    <w:rsid w:val="004D4B65"/>
    <w:rsid w:val="004D4D8B"/>
    <w:rsid w:val="004D4F60"/>
    <w:rsid w:val="004D51CC"/>
    <w:rsid w:val="004D569F"/>
    <w:rsid w:val="004D5A1C"/>
    <w:rsid w:val="004D5AB8"/>
    <w:rsid w:val="004D5FBC"/>
    <w:rsid w:val="004D61EB"/>
    <w:rsid w:val="004D6415"/>
    <w:rsid w:val="004D647B"/>
    <w:rsid w:val="004D6677"/>
    <w:rsid w:val="004D6747"/>
    <w:rsid w:val="004D6B90"/>
    <w:rsid w:val="004D6BA8"/>
    <w:rsid w:val="004D76FE"/>
    <w:rsid w:val="004D79E6"/>
    <w:rsid w:val="004D7A6D"/>
    <w:rsid w:val="004D7C18"/>
    <w:rsid w:val="004D7E58"/>
    <w:rsid w:val="004E0640"/>
    <w:rsid w:val="004E0674"/>
    <w:rsid w:val="004E0763"/>
    <w:rsid w:val="004E0C59"/>
    <w:rsid w:val="004E0DB1"/>
    <w:rsid w:val="004E0EF7"/>
    <w:rsid w:val="004E0F16"/>
    <w:rsid w:val="004E0F2B"/>
    <w:rsid w:val="004E0F6F"/>
    <w:rsid w:val="004E126F"/>
    <w:rsid w:val="004E12D8"/>
    <w:rsid w:val="004E1438"/>
    <w:rsid w:val="004E164D"/>
    <w:rsid w:val="004E1773"/>
    <w:rsid w:val="004E1B58"/>
    <w:rsid w:val="004E1BE3"/>
    <w:rsid w:val="004E1BF1"/>
    <w:rsid w:val="004E1FED"/>
    <w:rsid w:val="004E201B"/>
    <w:rsid w:val="004E21C7"/>
    <w:rsid w:val="004E22F2"/>
    <w:rsid w:val="004E23A5"/>
    <w:rsid w:val="004E2527"/>
    <w:rsid w:val="004E267A"/>
    <w:rsid w:val="004E269A"/>
    <w:rsid w:val="004E2779"/>
    <w:rsid w:val="004E27E3"/>
    <w:rsid w:val="004E2992"/>
    <w:rsid w:val="004E29DF"/>
    <w:rsid w:val="004E2C58"/>
    <w:rsid w:val="004E2EDB"/>
    <w:rsid w:val="004E2F96"/>
    <w:rsid w:val="004E30A0"/>
    <w:rsid w:val="004E3384"/>
    <w:rsid w:val="004E3523"/>
    <w:rsid w:val="004E3690"/>
    <w:rsid w:val="004E3917"/>
    <w:rsid w:val="004E3A19"/>
    <w:rsid w:val="004E3A9E"/>
    <w:rsid w:val="004E3D9D"/>
    <w:rsid w:val="004E46B9"/>
    <w:rsid w:val="004E4737"/>
    <w:rsid w:val="004E49D8"/>
    <w:rsid w:val="004E4C4C"/>
    <w:rsid w:val="004E4CAF"/>
    <w:rsid w:val="004E4FCC"/>
    <w:rsid w:val="004E5037"/>
    <w:rsid w:val="004E50A2"/>
    <w:rsid w:val="004E51C2"/>
    <w:rsid w:val="004E5304"/>
    <w:rsid w:val="004E5663"/>
    <w:rsid w:val="004E5756"/>
    <w:rsid w:val="004E5DEB"/>
    <w:rsid w:val="004E5E5E"/>
    <w:rsid w:val="004E5EA8"/>
    <w:rsid w:val="004E5EF2"/>
    <w:rsid w:val="004E5F40"/>
    <w:rsid w:val="004E60EE"/>
    <w:rsid w:val="004E6158"/>
    <w:rsid w:val="004E69D9"/>
    <w:rsid w:val="004E6A06"/>
    <w:rsid w:val="004E6A89"/>
    <w:rsid w:val="004E6B8A"/>
    <w:rsid w:val="004E6CD7"/>
    <w:rsid w:val="004E6DA9"/>
    <w:rsid w:val="004E6F7D"/>
    <w:rsid w:val="004E70F3"/>
    <w:rsid w:val="004E7154"/>
    <w:rsid w:val="004E74A3"/>
    <w:rsid w:val="004E77E8"/>
    <w:rsid w:val="004E78D8"/>
    <w:rsid w:val="004E7962"/>
    <w:rsid w:val="004E7BDB"/>
    <w:rsid w:val="004E7E93"/>
    <w:rsid w:val="004E7FBD"/>
    <w:rsid w:val="004E7FE5"/>
    <w:rsid w:val="004F0345"/>
    <w:rsid w:val="004F0720"/>
    <w:rsid w:val="004F0728"/>
    <w:rsid w:val="004F0748"/>
    <w:rsid w:val="004F0825"/>
    <w:rsid w:val="004F0A35"/>
    <w:rsid w:val="004F0AF4"/>
    <w:rsid w:val="004F0F46"/>
    <w:rsid w:val="004F1095"/>
    <w:rsid w:val="004F111A"/>
    <w:rsid w:val="004F11BA"/>
    <w:rsid w:val="004F1423"/>
    <w:rsid w:val="004F162E"/>
    <w:rsid w:val="004F1B3B"/>
    <w:rsid w:val="004F1CE4"/>
    <w:rsid w:val="004F219D"/>
    <w:rsid w:val="004F22F7"/>
    <w:rsid w:val="004F24B8"/>
    <w:rsid w:val="004F28B5"/>
    <w:rsid w:val="004F2B84"/>
    <w:rsid w:val="004F2F3E"/>
    <w:rsid w:val="004F3044"/>
    <w:rsid w:val="004F3076"/>
    <w:rsid w:val="004F32CE"/>
    <w:rsid w:val="004F3701"/>
    <w:rsid w:val="004F38D9"/>
    <w:rsid w:val="004F3AB5"/>
    <w:rsid w:val="004F3BBC"/>
    <w:rsid w:val="004F3E9A"/>
    <w:rsid w:val="004F408E"/>
    <w:rsid w:val="004F42AB"/>
    <w:rsid w:val="004F436F"/>
    <w:rsid w:val="004F4417"/>
    <w:rsid w:val="004F46EC"/>
    <w:rsid w:val="004F4838"/>
    <w:rsid w:val="004F4BB1"/>
    <w:rsid w:val="004F4CC2"/>
    <w:rsid w:val="004F4F61"/>
    <w:rsid w:val="004F525E"/>
    <w:rsid w:val="004F5280"/>
    <w:rsid w:val="004F5331"/>
    <w:rsid w:val="004F54D9"/>
    <w:rsid w:val="004F57C5"/>
    <w:rsid w:val="004F5954"/>
    <w:rsid w:val="004F5F24"/>
    <w:rsid w:val="004F6605"/>
    <w:rsid w:val="004F67BC"/>
    <w:rsid w:val="004F68D3"/>
    <w:rsid w:val="004F6AFE"/>
    <w:rsid w:val="004F6F04"/>
    <w:rsid w:val="004F6F21"/>
    <w:rsid w:val="004F6F75"/>
    <w:rsid w:val="004F707B"/>
    <w:rsid w:val="004F72CB"/>
    <w:rsid w:val="004F7750"/>
    <w:rsid w:val="004F7770"/>
    <w:rsid w:val="004F7878"/>
    <w:rsid w:val="004F78BC"/>
    <w:rsid w:val="004F78F9"/>
    <w:rsid w:val="004F790E"/>
    <w:rsid w:val="004F79E4"/>
    <w:rsid w:val="004F7A3D"/>
    <w:rsid w:val="004F7C62"/>
    <w:rsid w:val="004F7E81"/>
    <w:rsid w:val="005001D9"/>
    <w:rsid w:val="005002E9"/>
    <w:rsid w:val="00500A56"/>
    <w:rsid w:val="00500A84"/>
    <w:rsid w:val="00500AF3"/>
    <w:rsid w:val="00500B46"/>
    <w:rsid w:val="00500C53"/>
    <w:rsid w:val="0050108A"/>
    <w:rsid w:val="005011CA"/>
    <w:rsid w:val="0050166A"/>
    <w:rsid w:val="00501900"/>
    <w:rsid w:val="00501B52"/>
    <w:rsid w:val="00501BA5"/>
    <w:rsid w:val="00501C83"/>
    <w:rsid w:val="00501E02"/>
    <w:rsid w:val="00501F4B"/>
    <w:rsid w:val="00501FCE"/>
    <w:rsid w:val="0050205A"/>
    <w:rsid w:val="0050214A"/>
    <w:rsid w:val="0050214D"/>
    <w:rsid w:val="005025AA"/>
    <w:rsid w:val="00502796"/>
    <w:rsid w:val="005027D1"/>
    <w:rsid w:val="005029A6"/>
    <w:rsid w:val="00502DCE"/>
    <w:rsid w:val="00503026"/>
    <w:rsid w:val="00503116"/>
    <w:rsid w:val="005036A5"/>
    <w:rsid w:val="00503777"/>
    <w:rsid w:val="00503858"/>
    <w:rsid w:val="005039BA"/>
    <w:rsid w:val="00503CAF"/>
    <w:rsid w:val="00503EB3"/>
    <w:rsid w:val="005040F8"/>
    <w:rsid w:val="00504203"/>
    <w:rsid w:val="0050434D"/>
    <w:rsid w:val="00504372"/>
    <w:rsid w:val="005043B7"/>
    <w:rsid w:val="005044E0"/>
    <w:rsid w:val="00504623"/>
    <w:rsid w:val="00504CDF"/>
    <w:rsid w:val="00504DAB"/>
    <w:rsid w:val="00504FF9"/>
    <w:rsid w:val="005054AC"/>
    <w:rsid w:val="005055D5"/>
    <w:rsid w:val="00505809"/>
    <w:rsid w:val="0050589F"/>
    <w:rsid w:val="00505959"/>
    <w:rsid w:val="00505A61"/>
    <w:rsid w:val="00505D4B"/>
    <w:rsid w:val="00505F91"/>
    <w:rsid w:val="00506069"/>
    <w:rsid w:val="0050626C"/>
    <w:rsid w:val="005063EA"/>
    <w:rsid w:val="0050642E"/>
    <w:rsid w:val="005067AB"/>
    <w:rsid w:val="00506F9E"/>
    <w:rsid w:val="00507185"/>
    <w:rsid w:val="00507272"/>
    <w:rsid w:val="005078C2"/>
    <w:rsid w:val="00507B2D"/>
    <w:rsid w:val="00507BFD"/>
    <w:rsid w:val="00507CCD"/>
    <w:rsid w:val="00507D9A"/>
    <w:rsid w:val="00507F1D"/>
    <w:rsid w:val="005101F0"/>
    <w:rsid w:val="00510479"/>
    <w:rsid w:val="005108C7"/>
    <w:rsid w:val="00510966"/>
    <w:rsid w:val="00510AA6"/>
    <w:rsid w:val="00510C11"/>
    <w:rsid w:val="00510C4B"/>
    <w:rsid w:val="00510D65"/>
    <w:rsid w:val="00510D84"/>
    <w:rsid w:val="00510EC1"/>
    <w:rsid w:val="00510F9B"/>
    <w:rsid w:val="00510FA5"/>
    <w:rsid w:val="005110D9"/>
    <w:rsid w:val="0051131F"/>
    <w:rsid w:val="00511340"/>
    <w:rsid w:val="005113EB"/>
    <w:rsid w:val="0051148A"/>
    <w:rsid w:val="0051164B"/>
    <w:rsid w:val="00511949"/>
    <w:rsid w:val="00511A7E"/>
    <w:rsid w:val="00511B22"/>
    <w:rsid w:val="00511B61"/>
    <w:rsid w:val="00511D3A"/>
    <w:rsid w:val="0051215F"/>
    <w:rsid w:val="005121B3"/>
    <w:rsid w:val="00512279"/>
    <w:rsid w:val="00512397"/>
    <w:rsid w:val="0051241F"/>
    <w:rsid w:val="00512456"/>
    <w:rsid w:val="005127C9"/>
    <w:rsid w:val="00512928"/>
    <w:rsid w:val="00512D37"/>
    <w:rsid w:val="00512D63"/>
    <w:rsid w:val="0051367E"/>
    <w:rsid w:val="005138E1"/>
    <w:rsid w:val="00513AF7"/>
    <w:rsid w:val="00513C09"/>
    <w:rsid w:val="00513DBD"/>
    <w:rsid w:val="00513DCC"/>
    <w:rsid w:val="00513EAE"/>
    <w:rsid w:val="00513F09"/>
    <w:rsid w:val="00513F3C"/>
    <w:rsid w:val="005141D4"/>
    <w:rsid w:val="0051439C"/>
    <w:rsid w:val="005143C4"/>
    <w:rsid w:val="005148FA"/>
    <w:rsid w:val="00514B35"/>
    <w:rsid w:val="00514B58"/>
    <w:rsid w:val="00514CBE"/>
    <w:rsid w:val="00514FF3"/>
    <w:rsid w:val="005150F0"/>
    <w:rsid w:val="00515104"/>
    <w:rsid w:val="005152EF"/>
    <w:rsid w:val="0051532A"/>
    <w:rsid w:val="005155B6"/>
    <w:rsid w:val="0051560B"/>
    <w:rsid w:val="0051571D"/>
    <w:rsid w:val="005158EB"/>
    <w:rsid w:val="005159B5"/>
    <w:rsid w:val="00515C5A"/>
    <w:rsid w:val="00515DBE"/>
    <w:rsid w:val="00516066"/>
    <w:rsid w:val="00516226"/>
    <w:rsid w:val="0051623F"/>
    <w:rsid w:val="005165F0"/>
    <w:rsid w:val="005166FA"/>
    <w:rsid w:val="00516855"/>
    <w:rsid w:val="005168DE"/>
    <w:rsid w:val="00516ADD"/>
    <w:rsid w:val="00516CF8"/>
    <w:rsid w:val="0051716E"/>
    <w:rsid w:val="0051748A"/>
    <w:rsid w:val="0051755C"/>
    <w:rsid w:val="005175E8"/>
    <w:rsid w:val="00517CD4"/>
    <w:rsid w:val="00517D54"/>
    <w:rsid w:val="00517E86"/>
    <w:rsid w:val="005200ED"/>
    <w:rsid w:val="005201C5"/>
    <w:rsid w:val="00520241"/>
    <w:rsid w:val="00520251"/>
    <w:rsid w:val="005203CD"/>
    <w:rsid w:val="00520530"/>
    <w:rsid w:val="00520559"/>
    <w:rsid w:val="00520650"/>
    <w:rsid w:val="00520808"/>
    <w:rsid w:val="00520DA6"/>
    <w:rsid w:val="00521116"/>
    <w:rsid w:val="005213DE"/>
    <w:rsid w:val="00521699"/>
    <w:rsid w:val="005217B9"/>
    <w:rsid w:val="005218AB"/>
    <w:rsid w:val="005219FE"/>
    <w:rsid w:val="00521F30"/>
    <w:rsid w:val="00521F89"/>
    <w:rsid w:val="0052204C"/>
    <w:rsid w:val="005221EE"/>
    <w:rsid w:val="0052229E"/>
    <w:rsid w:val="005223E8"/>
    <w:rsid w:val="005223F9"/>
    <w:rsid w:val="0052254C"/>
    <w:rsid w:val="005225D9"/>
    <w:rsid w:val="005226FF"/>
    <w:rsid w:val="0052274B"/>
    <w:rsid w:val="00522848"/>
    <w:rsid w:val="00522A9E"/>
    <w:rsid w:val="00522AA4"/>
    <w:rsid w:val="00522B0A"/>
    <w:rsid w:val="00522C0D"/>
    <w:rsid w:val="00522DDA"/>
    <w:rsid w:val="00522EB7"/>
    <w:rsid w:val="005231A2"/>
    <w:rsid w:val="0052323D"/>
    <w:rsid w:val="00523360"/>
    <w:rsid w:val="005235FD"/>
    <w:rsid w:val="00523614"/>
    <w:rsid w:val="00523749"/>
    <w:rsid w:val="005238FE"/>
    <w:rsid w:val="0052396D"/>
    <w:rsid w:val="00523E8F"/>
    <w:rsid w:val="00523EA4"/>
    <w:rsid w:val="00524029"/>
    <w:rsid w:val="0052408C"/>
    <w:rsid w:val="0052413E"/>
    <w:rsid w:val="005244B4"/>
    <w:rsid w:val="005244D1"/>
    <w:rsid w:val="005245C7"/>
    <w:rsid w:val="005246B8"/>
    <w:rsid w:val="005247C9"/>
    <w:rsid w:val="00524976"/>
    <w:rsid w:val="00524AAD"/>
    <w:rsid w:val="00524B86"/>
    <w:rsid w:val="005250EC"/>
    <w:rsid w:val="00525298"/>
    <w:rsid w:val="00525651"/>
    <w:rsid w:val="0052565F"/>
    <w:rsid w:val="005256EC"/>
    <w:rsid w:val="0052578E"/>
    <w:rsid w:val="00525809"/>
    <w:rsid w:val="00525934"/>
    <w:rsid w:val="00525A14"/>
    <w:rsid w:val="00525AB5"/>
    <w:rsid w:val="00525ACB"/>
    <w:rsid w:val="00525B0F"/>
    <w:rsid w:val="00525DD3"/>
    <w:rsid w:val="00526211"/>
    <w:rsid w:val="0052630E"/>
    <w:rsid w:val="005264D9"/>
    <w:rsid w:val="005265A4"/>
    <w:rsid w:val="00526900"/>
    <w:rsid w:val="00526C83"/>
    <w:rsid w:val="00526EBE"/>
    <w:rsid w:val="00527596"/>
    <w:rsid w:val="005275B7"/>
    <w:rsid w:val="0052782E"/>
    <w:rsid w:val="005278A9"/>
    <w:rsid w:val="00527930"/>
    <w:rsid w:val="00527BC7"/>
    <w:rsid w:val="00527EB8"/>
    <w:rsid w:val="00527F69"/>
    <w:rsid w:val="00527F7B"/>
    <w:rsid w:val="00527FAF"/>
    <w:rsid w:val="005303D4"/>
    <w:rsid w:val="00530625"/>
    <w:rsid w:val="00530776"/>
    <w:rsid w:val="0053078D"/>
    <w:rsid w:val="005308C9"/>
    <w:rsid w:val="00530AE8"/>
    <w:rsid w:val="00530AE9"/>
    <w:rsid w:val="00530D0A"/>
    <w:rsid w:val="00530F1F"/>
    <w:rsid w:val="00530F4D"/>
    <w:rsid w:val="00531003"/>
    <w:rsid w:val="0053106F"/>
    <w:rsid w:val="00531169"/>
    <w:rsid w:val="005312E3"/>
    <w:rsid w:val="0053159F"/>
    <w:rsid w:val="0053165C"/>
    <w:rsid w:val="00531867"/>
    <w:rsid w:val="00531D2C"/>
    <w:rsid w:val="00531E36"/>
    <w:rsid w:val="00532077"/>
    <w:rsid w:val="005321DB"/>
    <w:rsid w:val="00532389"/>
    <w:rsid w:val="0053261A"/>
    <w:rsid w:val="0053285A"/>
    <w:rsid w:val="005328C7"/>
    <w:rsid w:val="00532963"/>
    <w:rsid w:val="00532A4A"/>
    <w:rsid w:val="00532A6D"/>
    <w:rsid w:val="00532E82"/>
    <w:rsid w:val="005335DB"/>
    <w:rsid w:val="005336B5"/>
    <w:rsid w:val="00533977"/>
    <w:rsid w:val="00533AE2"/>
    <w:rsid w:val="00533CDE"/>
    <w:rsid w:val="00533F4E"/>
    <w:rsid w:val="005340FB"/>
    <w:rsid w:val="005341EA"/>
    <w:rsid w:val="005342D5"/>
    <w:rsid w:val="005344CD"/>
    <w:rsid w:val="00534AF3"/>
    <w:rsid w:val="00534B42"/>
    <w:rsid w:val="00534C49"/>
    <w:rsid w:val="00534D74"/>
    <w:rsid w:val="005354CA"/>
    <w:rsid w:val="005355B6"/>
    <w:rsid w:val="005355D1"/>
    <w:rsid w:val="005356CC"/>
    <w:rsid w:val="00535868"/>
    <w:rsid w:val="00535B4D"/>
    <w:rsid w:val="00535C78"/>
    <w:rsid w:val="00535DEF"/>
    <w:rsid w:val="0053600C"/>
    <w:rsid w:val="00536075"/>
    <w:rsid w:val="005361CB"/>
    <w:rsid w:val="005363CE"/>
    <w:rsid w:val="00536445"/>
    <w:rsid w:val="005364C0"/>
    <w:rsid w:val="005364D2"/>
    <w:rsid w:val="00536841"/>
    <w:rsid w:val="0053695E"/>
    <w:rsid w:val="00536A72"/>
    <w:rsid w:val="00536A9D"/>
    <w:rsid w:val="00536D43"/>
    <w:rsid w:val="00536FDB"/>
    <w:rsid w:val="00537283"/>
    <w:rsid w:val="00537391"/>
    <w:rsid w:val="00537786"/>
    <w:rsid w:val="005377A9"/>
    <w:rsid w:val="00537A14"/>
    <w:rsid w:val="00537A23"/>
    <w:rsid w:val="00537A5D"/>
    <w:rsid w:val="00537D3D"/>
    <w:rsid w:val="00537D8B"/>
    <w:rsid w:val="00537EEC"/>
    <w:rsid w:val="00537F32"/>
    <w:rsid w:val="005401FE"/>
    <w:rsid w:val="00540213"/>
    <w:rsid w:val="00540459"/>
    <w:rsid w:val="00540547"/>
    <w:rsid w:val="00540751"/>
    <w:rsid w:val="005408B4"/>
    <w:rsid w:val="00540D9C"/>
    <w:rsid w:val="00540DCA"/>
    <w:rsid w:val="00540E0A"/>
    <w:rsid w:val="00540F2E"/>
    <w:rsid w:val="00541004"/>
    <w:rsid w:val="005410EF"/>
    <w:rsid w:val="0054116F"/>
    <w:rsid w:val="0054126B"/>
    <w:rsid w:val="00541309"/>
    <w:rsid w:val="0054160B"/>
    <w:rsid w:val="00541702"/>
    <w:rsid w:val="005418AD"/>
    <w:rsid w:val="00541AEE"/>
    <w:rsid w:val="00541BBA"/>
    <w:rsid w:val="00541D37"/>
    <w:rsid w:val="0054200D"/>
    <w:rsid w:val="005427B0"/>
    <w:rsid w:val="005429C1"/>
    <w:rsid w:val="00542DD3"/>
    <w:rsid w:val="00542DF3"/>
    <w:rsid w:val="00542ED7"/>
    <w:rsid w:val="00542FCE"/>
    <w:rsid w:val="00543025"/>
    <w:rsid w:val="00543068"/>
    <w:rsid w:val="0054311F"/>
    <w:rsid w:val="0054328D"/>
    <w:rsid w:val="00543291"/>
    <w:rsid w:val="00543483"/>
    <w:rsid w:val="005439BF"/>
    <w:rsid w:val="005439FA"/>
    <w:rsid w:val="00543F59"/>
    <w:rsid w:val="00544113"/>
    <w:rsid w:val="005441D5"/>
    <w:rsid w:val="0054426E"/>
    <w:rsid w:val="00544337"/>
    <w:rsid w:val="0054437B"/>
    <w:rsid w:val="0054457B"/>
    <w:rsid w:val="00544683"/>
    <w:rsid w:val="00544F52"/>
    <w:rsid w:val="0054515C"/>
    <w:rsid w:val="00545695"/>
    <w:rsid w:val="005456B7"/>
    <w:rsid w:val="0054594C"/>
    <w:rsid w:val="00545968"/>
    <w:rsid w:val="00545C10"/>
    <w:rsid w:val="0054637D"/>
    <w:rsid w:val="0054640E"/>
    <w:rsid w:val="0054642B"/>
    <w:rsid w:val="0054656A"/>
    <w:rsid w:val="00546581"/>
    <w:rsid w:val="00546723"/>
    <w:rsid w:val="0054675C"/>
    <w:rsid w:val="0054686E"/>
    <w:rsid w:val="00546963"/>
    <w:rsid w:val="005469AF"/>
    <w:rsid w:val="00546A90"/>
    <w:rsid w:val="00546D3E"/>
    <w:rsid w:val="005470FA"/>
    <w:rsid w:val="00547228"/>
    <w:rsid w:val="00547293"/>
    <w:rsid w:val="005474A4"/>
    <w:rsid w:val="0054757A"/>
    <w:rsid w:val="00547AFF"/>
    <w:rsid w:val="00547BE1"/>
    <w:rsid w:val="00547F1D"/>
    <w:rsid w:val="00550053"/>
    <w:rsid w:val="00550116"/>
    <w:rsid w:val="00550222"/>
    <w:rsid w:val="0055026A"/>
    <w:rsid w:val="005503DC"/>
    <w:rsid w:val="005506CD"/>
    <w:rsid w:val="005506E7"/>
    <w:rsid w:val="00550787"/>
    <w:rsid w:val="00550891"/>
    <w:rsid w:val="00550A31"/>
    <w:rsid w:val="00550BF5"/>
    <w:rsid w:val="00550C43"/>
    <w:rsid w:val="00550D2F"/>
    <w:rsid w:val="00550E1A"/>
    <w:rsid w:val="005515C1"/>
    <w:rsid w:val="0055160A"/>
    <w:rsid w:val="00551690"/>
    <w:rsid w:val="0055169D"/>
    <w:rsid w:val="005518A4"/>
    <w:rsid w:val="00551AAE"/>
    <w:rsid w:val="00551DCA"/>
    <w:rsid w:val="00551F26"/>
    <w:rsid w:val="00551FA6"/>
    <w:rsid w:val="005520A5"/>
    <w:rsid w:val="005522A0"/>
    <w:rsid w:val="005528FD"/>
    <w:rsid w:val="00552ADB"/>
    <w:rsid w:val="00552B6B"/>
    <w:rsid w:val="00552B76"/>
    <w:rsid w:val="00552CBE"/>
    <w:rsid w:val="00552D07"/>
    <w:rsid w:val="00552F41"/>
    <w:rsid w:val="00553065"/>
    <w:rsid w:val="005530D7"/>
    <w:rsid w:val="0055317C"/>
    <w:rsid w:val="005532D1"/>
    <w:rsid w:val="005533BE"/>
    <w:rsid w:val="005536AC"/>
    <w:rsid w:val="005541ED"/>
    <w:rsid w:val="00554352"/>
    <w:rsid w:val="005547D3"/>
    <w:rsid w:val="005548AF"/>
    <w:rsid w:val="005548E8"/>
    <w:rsid w:val="00554931"/>
    <w:rsid w:val="00554A32"/>
    <w:rsid w:val="00554B8F"/>
    <w:rsid w:val="00554D3F"/>
    <w:rsid w:val="00554E51"/>
    <w:rsid w:val="005550BE"/>
    <w:rsid w:val="00555181"/>
    <w:rsid w:val="005552B6"/>
    <w:rsid w:val="0055541F"/>
    <w:rsid w:val="005555C1"/>
    <w:rsid w:val="00555931"/>
    <w:rsid w:val="00555B0A"/>
    <w:rsid w:val="00555BE7"/>
    <w:rsid w:val="00556481"/>
    <w:rsid w:val="0055649C"/>
    <w:rsid w:val="005564AE"/>
    <w:rsid w:val="0055653C"/>
    <w:rsid w:val="00556625"/>
    <w:rsid w:val="00556AA2"/>
    <w:rsid w:val="00556C5C"/>
    <w:rsid w:val="00556CF2"/>
    <w:rsid w:val="0055706E"/>
    <w:rsid w:val="00557154"/>
    <w:rsid w:val="005571CF"/>
    <w:rsid w:val="00557264"/>
    <w:rsid w:val="005578EF"/>
    <w:rsid w:val="00557933"/>
    <w:rsid w:val="00557B0B"/>
    <w:rsid w:val="00557C7C"/>
    <w:rsid w:val="00557D71"/>
    <w:rsid w:val="00557DB4"/>
    <w:rsid w:val="00557E3A"/>
    <w:rsid w:val="00560096"/>
    <w:rsid w:val="00560339"/>
    <w:rsid w:val="00560380"/>
    <w:rsid w:val="005603B2"/>
    <w:rsid w:val="005607D1"/>
    <w:rsid w:val="00560820"/>
    <w:rsid w:val="00560AF4"/>
    <w:rsid w:val="00560B10"/>
    <w:rsid w:val="00560C14"/>
    <w:rsid w:val="00560C84"/>
    <w:rsid w:val="00560E46"/>
    <w:rsid w:val="00561022"/>
    <w:rsid w:val="00561161"/>
    <w:rsid w:val="0056135F"/>
    <w:rsid w:val="00561622"/>
    <w:rsid w:val="00561668"/>
    <w:rsid w:val="00561864"/>
    <w:rsid w:val="00561BE2"/>
    <w:rsid w:val="00561D3A"/>
    <w:rsid w:val="005620C3"/>
    <w:rsid w:val="005622D4"/>
    <w:rsid w:val="0056237D"/>
    <w:rsid w:val="0056239D"/>
    <w:rsid w:val="00562414"/>
    <w:rsid w:val="00562504"/>
    <w:rsid w:val="005625DB"/>
    <w:rsid w:val="005626EB"/>
    <w:rsid w:val="0056284F"/>
    <w:rsid w:val="00562BE4"/>
    <w:rsid w:val="0056306D"/>
    <w:rsid w:val="005633F6"/>
    <w:rsid w:val="00563805"/>
    <w:rsid w:val="005639BF"/>
    <w:rsid w:val="00563A93"/>
    <w:rsid w:val="00563E7C"/>
    <w:rsid w:val="00563F22"/>
    <w:rsid w:val="005641D7"/>
    <w:rsid w:val="005646E3"/>
    <w:rsid w:val="0056478B"/>
    <w:rsid w:val="00564C54"/>
    <w:rsid w:val="00564C69"/>
    <w:rsid w:val="00564E63"/>
    <w:rsid w:val="00564E7F"/>
    <w:rsid w:val="00565346"/>
    <w:rsid w:val="00565412"/>
    <w:rsid w:val="0056574D"/>
    <w:rsid w:val="005657D5"/>
    <w:rsid w:val="005658E1"/>
    <w:rsid w:val="00565A75"/>
    <w:rsid w:val="00565E05"/>
    <w:rsid w:val="00565EDB"/>
    <w:rsid w:val="00566371"/>
    <w:rsid w:val="00566559"/>
    <w:rsid w:val="005665A0"/>
    <w:rsid w:val="005666B9"/>
    <w:rsid w:val="0056671A"/>
    <w:rsid w:val="005667AF"/>
    <w:rsid w:val="00566A3B"/>
    <w:rsid w:val="00567127"/>
    <w:rsid w:val="00567160"/>
    <w:rsid w:val="0056718E"/>
    <w:rsid w:val="0056740C"/>
    <w:rsid w:val="0056767B"/>
    <w:rsid w:val="005676BC"/>
    <w:rsid w:val="00567A17"/>
    <w:rsid w:val="00567E6C"/>
    <w:rsid w:val="0057032D"/>
    <w:rsid w:val="005703AF"/>
    <w:rsid w:val="00570421"/>
    <w:rsid w:val="005704A5"/>
    <w:rsid w:val="00570AF6"/>
    <w:rsid w:val="00570B11"/>
    <w:rsid w:val="00570C42"/>
    <w:rsid w:val="00570F40"/>
    <w:rsid w:val="00571292"/>
    <w:rsid w:val="005713C6"/>
    <w:rsid w:val="00571425"/>
    <w:rsid w:val="0057153A"/>
    <w:rsid w:val="005715B3"/>
    <w:rsid w:val="00571A1F"/>
    <w:rsid w:val="00571D50"/>
    <w:rsid w:val="00572636"/>
    <w:rsid w:val="005726D3"/>
    <w:rsid w:val="00572A41"/>
    <w:rsid w:val="00572AEA"/>
    <w:rsid w:val="00572C17"/>
    <w:rsid w:val="00572F74"/>
    <w:rsid w:val="00572FF8"/>
    <w:rsid w:val="0057339D"/>
    <w:rsid w:val="00573B6F"/>
    <w:rsid w:val="00574034"/>
    <w:rsid w:val="0057415E"/>
    <w:rsid w:val="00574470"/>
    <w:rsid w:val="00574534"/>
    <w:rsid w:val="005746B4"/>
    <w:rsid w:val="00574788"/>
    <w:rsid w:val="00574826"/>
    <w:rsid w:val="00574A78"/>
    <w:rsid w:val="00574BC8"/>
    <w:rsid w:val="00574FD7"/>
    <w:rsid w:val="00575321"/>
    <w:rsid w:val="00575452"/>
    <w:rsid w:val="00575679"/>
    <w:rsid w:val="00575AC1"/>
    <w:rsid w:val="00575CFA"/>
    <w:rsid w:val="00575D29"/>
    <w:rsid w:val="00575F81"/>
    <w:rsid w:val="00575FA5"/>
    <w:rsid w:val="00575FA8"/>
    <w:rsid w:val="00575FBC"/>
    <w:rsid w:val="0057608E"/>
    <w:rsid w:val="00576159"/>
    <w:rsid w:val="005764CB"/>
    <w:rsid w:val="00576527"/>
    <w:rsid w:val="005768DF"/>
    <w:rsid w:val="00576961"/>
    <w:rsid w:val="00576B25"/>
    <w:rsid w:val="00577154"/>
    <w:rsid w:val="00577318"/>
    <w:rsid w:val="00577562"/>
    <w:rsid w:val="00577BEA"/>
    <w:rsid w:val="00577E87"/>
    <w:rsid w:val="00580183"/>
    <w:rsid w:val="0058019A"/>
    <w:rsid w:val="00580AE2"/>
    <w:rsid w:val="00580CEE"/>
    <w:rsid w:val="00580F8C"/>
    <w:rsid w:val="005811A6"/>
    <w:rsid w:val="0058142F"/>
    <w:rsid w:val="0058144A"/>
    <w:rsid w:val="00581541"/>
    <w:rsid w:val="0058154B"/>
    <w:rsid w:val="005815AD"/>
    <w:rsid w:val="00581603"/>
    <w:rsid w:val="005817AB"/>
    <w:rsid w:val="00581988"/>
    <w:rsid w:val="00581A4D"/>
    <w:rsid w:val="00581BB7"/>
    <w:rsid w:val="00581CAA"/>
    <w:rsid w:val="00581D10"/>
    <w:rsid w:val="00581D1A"/>
    <w:rsid w:val="00581D25"/>
    <w:rsid w:val="00581EE5"/>
    <w:rsid w:val="0058201F"/>
    <w:rsid w:val="00582037"/>
    <w:rsid w:val="00582119"/>
    <w:rsid w:val="005822B4"/>
    <w:rsid w:val="005822F6"/>
    <w:rsid w:val="00582507"/>
    <w:rsid w:val="00582593"/>
    <w:rsid w:val="005825C6"/>
    <w:rsid w:val="00582803"/>
    <w:rsid w:val="00582874"/>
    <w:rsid w:val="005828AB"/>
    <w:rsid w:val="00582B24"/>
    <w:rsid w:val="00582B35"/>
    <w:rsid w:val="00582CCF"/>
    <w:rsid w:val="00582D05"/>
    <w:rsid w:val="00582DB7"/>
    <w:rsid w:val="00582DE3"/>
    <w:rsid w:val="00582DFF"/>
    <w:rsid w:val="00582E1E"/>
    <w:rsid w:val="00583125"/>
    <w:rsid w:val="00583247"/>
    <w:rsid w:val="00583427"/>
    <w:rsid w:val="00583564"/>
    <w:rsid w:val="0058361D"/>
    <w:rsid w:val="0058372B"/>
    <w:rsid w:val="0058380F"/>
    <w:rsid w:val="005838E2"/>
    <w:rsid w:val="0058395B"/>
    <w:rsid w:val="00583DB4"/>
    <w:rsid w:val="00583EBF"/>
    <w:rsid w:val="00583FAE"/>
    <w:rsid w:val="005840B6"/>
    <w:rsid w:val="0058425A"/>
    <w:rsid w:val="00584296"/>
    <w:rsid w:val="005843E3"/>
    <w:rsid w:val="0058443F"/>
    <w:rsid w:val="005844B6"/>
    <w:rsid w:val="00584544"/>
    <w:rsid w:val="005845E9"/>
    <w:rsid w:val="0058487F"/>
    <w:rsid w:val="00584941"/>
    <w:rsid w:val="00584AF6"/>
    <w:rsid w:val="00584E96"/>
    <w:rsid w:val="00584F37"/>
    <w:rsid w:val="0058545C"/>
    <w:rsid w:val="00585949"/>
    <w:rsid w:val="00585DE8"/>
    <w:rsid w:val="005862DF"/>
    <w:rsid w:val="005862F9"/>
    <w:rsid w:val="00586390"/>
    <w:rsid w:val="005864BE"/>
    <w:rsid w:val="0058655A"/>
    <w:rsid w:val="00586565"/>
    <w:rsid w:val="0058661D"/>
    <w:rsid w:val="0058663F"/>
    <w:rsid w:val="005867F1"/>
    <w:rsid w:val="005867FA"/>
    <w:rsid w:val="00586A9D"/>
    <w:rsid w:val="00586ACF"/>
    <w:rsid w:val="00586B89"/>
    <w:rsid w:val="00586CC4"/>
    <w:rsid w:val="00586DB1"/>
    <w:rsid w:val="00587240"/>
    <w:rsid w:val="00587305"/>
    <w:rsid w:val="005875E0"/>
    <w:rsid w:val="00587694"/>
    <w:rsid w:val="005876D1"/>
    <w:rsid w:val="00587782"/>
    <w:rsid w:val="005877FC"/>
    <w:rsid w:val="00590066"/>
    <w:rsid w:val="00590188"/>
    <w:rsid w:val="00590198"/>
    <w:rsid w:val="0059032C"/>
    <w:rsid w:val="00590455"/>
    <w:rsid w:val="0059083D"/>
    <w:rsid w:val="00590993"/>
    <w:rsid w:val="00590A0A"/>
    <w:rsid w:val="00590A3C"/>
    <w:rsid w:val="00590ABF"/>
    <w:rsid w:val="00590DB6"/>
    <w:rsid w:val="00590DCD"/>
    <w:rsid w:val="00590E2B"/>
    <w:rsid w:val="00590EF4"/>
    <w:rsid w:val="00591358"/>
    <w:rsid w:val="005913C8"/>
    <w:rsid w:val="005916A7"/>
    <w:rsid w:val="005917BD"/>
    <w:rsid w:val="0059196B"/>
    <w:rsid w:val="00591A11"/>
    <w:rsid w:val="00591A76"/>
    <w:rsid w:val="00591B7B"/>
    <w:rsid w:val="00591C40"/>
    <w:rsid w:val="00591F5E"/>
    <w:rsid w:val="00592049"/>
    <w:rsid w:val="0059212A"/>
    <w:rsid w:val="00592178"/>
    <w:rsid w:val="00592388"/>
    <w:rsid w:val="0059262B"/>
    <w:rsid w:val="00592633"/>
    <w:rsid w:val="005927EE"/>
    <w:rsid w:val="00592847"/>
    <w:rsid w:val="00592E17"/>
    <w:rsid w:val="00593148"/>
    <w:rsid w:val="00593207"/>
    <w:rsid w:val="0059328D"/>
    <w:rsid w:val="0059344D"/>
    <w:rsid w:val="00593755"/>
    <w:rsid w:val="0059376D"/>
    <w:rsid w:val="00593A56"/>
    <w:rsid w:val="00593AD9"/>
    <w:rsid w:val="00593CE8"/>
    <w:rsid w:val="00594028"/>
    <w:rsid w:val="005940B0"/>
    <w:rsid w:val="0059450E"/>
    <w:rsid w:val="005945AF"/>
    <w:rsid w:val="00594847"/>
    <w:rsid w:val="00594ADA"/>
    <w:rsid w:val="00594D34"/>
    <w:rsid w:val="00594F03"/>
    <w:rsid w:val="00594FD1"/>
    <w:rsid w:val="005951EA"/>
    <w:rsid w:val="005952FA"/>
    <w:rsid w:val="0059536C"/>
    <w:rsid w:val="005955BD"/>
    <w:rsid w:val="00595628"/>
    <w:rsid w:val="005956C0"/>
    <w:rsid w:val="0059592F"/>
    <w:rsid w:val="00595942"/>
    <w:rsid w:val="005959C1"/>
    <w:rsid w:val="00595BBC"/>
    <w:rsid w:val="00595D3E"/>
    <w:rsid w:val="00595EEA"/>
    <w:rsid w:val="00596083"/>
    <w:rsid w:val="0059616A"/>
    <w:rsid w:val="005962FB"/>
    <w:rsid w:val="00596407"/>
    <w:rsid w:val="00596419"/>
    <w:rsid w:val="0059644D"/>
    <w:rsid w:val="00596528"/>
    <w:rsid w:val="00596743"/>
    <w:rsid w:val="005967E0"/>
    <w:rsid w:val="00596892"/>
    <w:rsid w:val="0059692F"/>
    <w:rsid w:val="00596D30"/>
    <w:rsid w:val="00596EE7"/>
    <w:rsid w:val="00597034"/>
    <w:rsid w:val="0059705A"/>
    <w:rsid w:val="005970B1"/>
    <w:rsid w:val="005971FF"/>
    <w:rsid w:val="005976EF"/>
    <w:rsid w:val="0059774B"/>
    <w:rsid w:val="00597842"/>
    <w:rsid w:val="00597C27"/>
    <w:rsid w:val="005A0125"/>
    <w:rsid w:val="005A0235"/>
    <w:rsid w:val="005A0262"/>
    <w:rsid w:val="005A029D"/>
    <w:rsid w:val="005A06D9"/>
    <w:rsid w:val="005A06E4"/>
    <w:rsid w:val="005A0D43"/>
    <w:rsid w:val="005A0FD4"/>
    <w:rsid w:val="005A101B"/>
    <w:rsid w:val="005A18A9"/>
    <w:rsid w:val="005A18FD"/>
    <w:rsid w:val="005A1918"/>
    <w:rsid w:val="005A1A7D"/>
    <w:rsid w:val="005A1C44"/>
    <w:rsid w:val="005A1CA5"/>
    <w:rsid w:val="005A1F7D"/>
    <w:rsid w:val="005A216C"/>
    <w:rsid w:val="005A232E"/>
    <w:rsid w:val="005A2391"/>
    <w:rsid w:val="005A24F0"/>
    <w:rsid w:val="005A2646"/>
    <w:rsid w:val="005A2D28"/>
    <w:rsid w:val="005A2F52"/>
    <w:rsid w:val="005A2F74"/>
    <w:rsid w:val="005A30BF"/>
    <w:rsid w:val="005A311F"/>
    <w:rsid w:val="005A3521"/>
    <w:rsid w:val="005A375C"/>
    <w:rsid w:val="005A3952"/>
    <w:rsid w:val="005A3D47"/>
    <w:rsid w:val="005A461A"/>
    <w:rsid w:val="005A466A"/>
    <w:rsid w:val="005A4709"/>
    <w:rsid w:val="005A47B0"/>
    <w:rsid w:val="005A4A4B"/>
    <w:rsid w:val="005A4A70"/>
    <w:rsid w:val="005A4B0A"/>
    <w:rsid w:val="005A4BDC"/>
    <w:rsid w:val="005A4DD3"/>
    <w:rsid w:val="005A4F43"/>
    <w:rsid w:val="005A50D9"/>
    <w:rsid w:val="005A50DD"/>
    <w:rsid w:val="005A50F8"/>
    <w:rsid w:val="005A53B4"/>
    <w:rsid w:val="005A549B"/>
    <w:rsid w:val="005A5564"/>
    <w:rsid w:val="005A55B7"/>
    <w:rsid w:val="005A55F6"/>
    <w:rsid w:val="005A58AA"/>
    <w:rsid w:val="005A5B57"/>
    <w:rsid w:val="005A5BC6"/>
    <w:rsid w:val="005A5CA0"/>
    <w:rsid w:val="005A603B"/>
    <w:rsid w:val="005A6433"/>
    <w:rsid w:val="005A678D"/>
    <w:rsid w:val="005A678F"/>
    <w:rsid w:val="005A6989"/>
    <w:rsid w:val="005A6D8B"/>
    <w:rsid w:val="005A6E2A"/>
    <w:rsid w:val="005A70CF"/>
    <w:rsid w:val="005A72E8"/>
    <w:rsid w:val="005A7324"/>
    <w:rsid w:val="005A75C8"/>
    <w:rsid w:val="005A7890"/>
    <w:rsid w:val="005A78CE"/>
    <w:rsid w:val="005A796C"/>
    <w:rsid w:val="005A7BCE"/>
    <w:rsid w:val="005A7E8A"/>
    <w:rsid w:val="005B00EA"/>
    <w:rsid w:val="005B03C0"/>
    <w:rsid w:val="005B042E"/>
    <w:rsid w:val="005B0554"/>
    <w:rsid w:val="005B05CC"/>
    <w:rsid w:val="005B074B"/>
    <w:rsid w:val="005B09AB"/>
    <w:rsid w:val="005B0A07"/>
    <w:rsid w:val="005B0A4E"/>
    <w:rsid w:val="005B0AAB"/>
    <w:rsid w:val="005B0CA2"/>
    <w:rsid w:val="005B0D4A"/>
    <w:rsid w:val="005B0E5C"/>
    <w:rsid w:val="005B0E7D"/>
    <w:rsid w:val="005B0EE6"/>
    <w:rsid w:val="005B1034"/>
    <w:rsid w:val="005B12A5"/>
    <w:rsid w:val="005B1373"/>
    <w:rsid w:val="005B14D6"/>
    <w:rsid w:val="005B163A"/>
    <w:rsid w:val="005B16F6"/>
    <w:rsid w:val="005B1C2D"/>
    <w:rsid w:val="005B1DCB"/>
    <w:rsid w:val="005B1F5B"/>
    <w:rsid w:val="005B2215"/>
    <w:rsid w:val="005B244F"/>
    <w:rsid w:val="005B2682"/>
    <w:rsid w:val="005B2A4C"/>
    <w:rsid w:val="005B2E59"/>
    <w:rsid w:val="005B2F29"/>
    <w:rsid w:val="005B2F74"/>
    <w:rsid w:val="005B2FFE"/>
    <w:rsid w:val="005B3007"/>
    <w:rsid w:val="005B30FB"/>
    <w:rsid w:val="005B3363"/>
    <w:rsid w:val="005B34E1"/>
    <w:rsid w:val="005B386F"/>
    <w:rsid w:val="005B3906"/>
    <w:rsid w:val="005B3943"/>
    <w:rsid w:val="005B3B24"/>
    <w:rsid w:val="005B3B59"/>
    <w:rsid w:val="005B3C22"/>
    <w:rsid w:val="005B3F4F"/>
    <w:rsid w:val="005B3FDA"/>
    <w:rsid w:val="005B4812"/>
    <w:rsid w:val="005B4829"/>
    <w:rsid w:val="005B48F2"/>
    <w:rsid w:val="005B4C6E"/>
    <w:rsid w:val="005B546C"/>
    <w:rsid w:val="005B5494"/>
    <w:rsid w:val="005B54C6"/>
    <w:rsid w:val="005B551F"/>
    <w:rsid w:val="005B55C5"/>
    <w:rsid w:val="005B59B1"/>
    <w:rsid w:val="005B5B15"/>
    <w:rsid w:val="005B5B59"/>
    <w:rsid w:val="005B5C03"/>
    <w:rsid w:val="005B5DBA"/>
    <w:rsid w:val="005B5E69"/>
    <w:rsid w:val="005B5FF0"/>
    <w:rsid w:val="005B610E"/>
    <w:rsid w:val="005B6115"/>
    <w:rsid w:val="005B6187"/>
    <w:rsid w:val="005B62D0"/>
    <w:rsid w:val="005B637E"/>
    <w:rsid w:val="005B66B2"/>
    <w:rsid w:val="005B66F8"/>
    <w:rsid w:val="005B68C5"/>
    <w:rsid w:val="005B6B2A"/>
    <w:rsid w:val="005B6BEE"/>
    <w:rsid w:val="005B6D0A"/>
    <w:rsid w:val="005B6F54"/>
    <w:rsid w:val="005B706B"/>
    <w:rsid w:val="005B7093"/>
    <w:rsid w:val="005B7442"/>
    <w:rsid w:val="005B7A35"/>
    <w:rsid w:val="005B7A5E"/>
    <w:rsid w:val="005B7A8A"/>
    <w:rsid w:val="005B7D65"/>
    <w:rsid w:val="005B7F5F"/>
    <w:rsid w:val="005C012E"/>
    <w:rsid w:val="005C02A3"/>
    <w:rsid w:val="005C060A"/>
    <w:rsid w:val="005C06A5"/>
    <w:rsid w:val="005C0809"/>
    <w:rsid w:val="005C08BD"/>
    <w:rsid w:val="005C098B"/>
    <w:rsid w:val="005C09ED"/>
    <w:rsid w:val="005C0AD2"/>
    <w:rsid w:val="005C0EC5"/>
    <w:rsid w:val="005C10B0"/>
    <w:rsid w:val="005C1119"/>
    <w:rsid w:val="005C134D"/>
    <w:rsid w:val="005C16EE"/>
    <w:rsid w:val="005C181C"/>
    <w:rsid w:val="005C1998"/>
    <w:rsid w:val="005C1AD6"/>
    <w:rsid w:val="005C1C23"/>
    <w:rsid w:val="005C1C65"/>
    <w:rsid w:val="005C1CF7"/>
    <w:rsid w:val="005C1E60"/>
    <w:rsid w:val="005C2027"/>
    <w:rsid w:val="005C22BB"/>
    <w:rsid w:val="005C24B7"/>
    <w:rsid w:val="005C2521"/>
    <w:rsid w:val="005C26C1"/>
    <w:rsid w:val="005C27F6"/>
    <w:rsid w:val="005C2E60"/>
    <w:rsid w:val="005C2F59"/>
    <w:rsid w:val="005C2FE1"/>
    <w:rsid w:val="005C311F"/>
    <w:rsid w:val="005C31A4"/>
    <w:rsid w:val="005C330F"/>
    <w:rsid w:val="005C33F1"/>
    <w:rsid w:val="005C34B8"/>
    <w:rsid w:val="005C3775"/>
    <w:rsid w:val="005C3957"/>
    <w:rsid w:val="005C3C6C"/>
    <w:rsid w:val="005C3CEE"/>
    <w:rsid w:val="005C3DB1"/>
    <w:rsid w:val="005C3F59"/>
    <w:rsid w:val="005C4223"/>
    <w:rsid w:val="005C4469"/>
    <w:rsid w:val="005C44B3"/>
    <w:rsid w:val="005C482B"/>
    <w:rsid w:val="005C4948"/>
    <w:rsid w:val="005C4A3A"/>
    <w:rsid w:val="005C4B2B"/>
    <w:rsid w:val="005C502F"/>
    <w:rsid w:val="005C54FF"/>
    <w:rsid w:val="005C5BC3"/>
    <w:rsid w:val="005C5BF4"/>
    <w:rsid w:val="005C5BF5"/>
    <w:rsid w:val="005C5F81"/>
    <w:rsid w:val="005C5FAA"/>
    <w:rsid w:val="005C6054"/>
    <w:rsid w:val="005C614D"/>
    <w:rsid w:val="005C64DD"/>
    <w:rsid w:val="005C6569"/>
    <w:rsid w:val="005C66BE"/>
    <w:rsid w:val="005C6E89"/>
    <w:rsid w:val="005C70A1"/>
    <w:rsid w:val="005C70E8"/>
    <w:rsid w:val="005C72EF"/>
    <w:rsid w:val="005C74A6"/>
    <w:rsid w:val="005C74B2"/>
    <w:rsid w:val="005C74D2"/>
    <w:rsid w:val="005C757F"/>
    <w:rsid w:val="005C7635"/>
    <w:rsid w:val="005C7896"/>
    <w:rsid w:val="005C79F9"/>
    <w:rsid w:val="005C7ABF"/>
    <w:rsid w:val="005C7BFE"/>
    <w:rsid w:val="005C7CD0"/>
    <w:rsid w:val="005C7DB8"/>
    <w:rsid w:val="005C7ED2"/>
    <w:rsid w:val="005C7EE0"/>
    <w:rsid w:val="005C7FFD"/>
    <w:rsid w:val="005D002D"/>
    <w:rsid w:val="005D0247"/>
    <w:rsid w:val="005D02E3"/>
    <w:rsid w:val="005D07D7"/>
    <w:rsid w:val="005D094D"/>
    <w:rsid w:val="005D09B3"/>
    <w:rsid w:val="005D0CC5"/>
    <w:rsid w:val="005D0FF6"/>
    <w:rsid w:val="005D10E6"/>
    <w:rsid w:val="005D1321"/>
    <w:rsid w:val="005D1623"/>
    <w:rsid w:val="005D162C"/>
    <w:rsid w:val="005D16E9"/>
    <w:rsid w:val="005D19CD"/>
    <w:rsid w:val="005D1A68"/>
    <w:rsid w:val="005D1A85"/>
    <w:rsid w:val="005D1A8C"/>
    <w:rsid w:val="005D1BCE"/>
    <w:rsid w:val="005D1BD9"/>
    <w:rsid w:val="005D1BF7"/>
    <w:rsid w:val="005D1EC0"/>
    <w:rsid w:val="005D1F55"/>
    <w:rsid w:val="005D1F5F"/>
    <w:rsid w:val="005D2146"/>
    <w:rsid w:val="005D21E7"/>
    <w:rsid w:val="005D2247"/>
    <w:rsid w:val="005D24D2"/>
    <w:rsid w:val="005D268F"/>
    <w:rsid w:val="005D2B89"/>
    <w:rsid w:val="005D2D4E"/>
    <w:rsid w:val="005D2D56"/>
    <w:rsid w:val="005D2D92"/>
    <w:rsid w:val="005D3169"/>
    <w:rsid w:val="005D3378"/>
    <w:rsid w:val="005D38E8"/>
    <w:rsid w:val="005D3948"/>
    <w:rsid w:val="005D39BE"/>
    <w:rsid w:val="005D3D0E"/>
    <w:rsid w:val="005D3E70"/>
    <w:rsid w:val="005D427B"/>
    <w:rsid w:val="005D42FA"/>
    <w:rsid w:val="005D4384"/>
    <w:rsid w:val="005D43E5"/>
    <w:rsid w:val="005D4688"/>
    <w:rsid w:val="005D46B0"/>
    <w:rsid w:val="005D46E7"/>
    <w:rsid w:val="005D4727"/>
    <w:rsid w:val="005D4752"/>
    <w:rsid w:val="005D47E2"/>
    <w:rsid w:val="005D4808"/>
    <w:rsid w:val="005D4A42"/>
    <w:rsid w:val="005D4A52"/>
    <w:rsid w:val="005D4B20"/>
    <w:rsid w:val="005D4C4D"/>
    <w:rsid w:val="005D4C5B"/>
    <w:rsid w:val="005D4D21"/>
    <w:rsid w:val="005D4EDC"/>
    <w:rsid w:val="005D4FB6"/>
    <w:rsid w:val="005D50D5"/>
    <w:rsid w:val="005D51AE"/>
    <w:rsid w:val="005D5414"/>
    <w:rsid w:val="005D5582"/>
    <w:rsid w:val="005D5627"/>
    <w:rsid w:val="005D56AE"/>
    <w:rsid w:val="005D57F6"/>
    <w:rsid w:val="005D5972"/>
    <w:rsid w:val="005D5BF6"/>
    <w:rsid w:val="005D5C5D"/>
    <w:rsid w:val="005D5E7F"/>
    <w:rsid w:val="005D6103"/>
    <w:rsid w:val="005D62A2"/>
    <w:rsid w:val="005D6554"/>
    <w:rsid w:val="005D678B"/>
    <w:rsid w:val="005D67E9"/>
    <w:rsid w:val="005D6B5E"/>
    <w:rsid w:val="005D6B7F"/>
    <w:rsid w:val="005D7217"/>
    <w:rsid w:val="005D733B"/>
    <w:rsid w:val="005D77F8"/>
    <w:rsid w:val="005D797D"/>
    <w:rsid w:val="005D79AA"/>
    <w:rsid w:val="005D7E97"/>
    <w:rsid w:val="005E0368"/>
    <w:rsid w:val="005E0502"/>
    <w:rsid w:val="005E061B"/>
    <w:rsid w:val="005E063A"/>
    <w:rsid w:val="005E0A75"/>
    <w:rsid w:val="005E0B8D"/>
    <w:rsid w:val="005E0BB4"/>
    <w:rsid w:val="005E0CEC"/>
    <w:rsid w:val="005E0DDE"/>
    <w:rsid w:val="005E0FAF"/>
    <w:rsid w:val="005E13BB"/>
    <w:rsid w:val="005E1688"/>
    <w:rsid w:val="005E1B28"/>
    <w:rsid w:val="005E1B2D"/>
    <w:rsid w:val="005E1EB0"/>
    <w:rsid w:val="005E1FC9"/>
    <w:rsid w:val="005E21D8"/>
    <w:rsid w:val="005E2214"/>
    <w:rsid w:val="005E246D"/>
    <w:rsid w:val="005E24C7"/>
    <w:rsid w:val="005E26F2"/>
    <w:rsid w:val="005E2827"/>
    <w:rsid w:val="005E2898"/>
    <w:rsid w:val="005E28CC"/>
    <w:rsid w:val="005E294E"/>
    <w:rsid w:val="005E2BA4"/>
    <w:rsid w:val="005E2D8B"/>
    <w:rsid w:val="005E2DAE"/>
    <w:rsid w:val="005E2ECF"/>
    <w:rsid w:val="005E2FC4"/>
    <w:rsid w:val="005E3160"/>
    <w:rsid w:val="005E332C"/>
    <w:rsid w:val="005E342D"/>
    <w:rsid w:val="005E369B"/>
    <w:rsid w:val="005E3765"/>
    <w:rsid w:val="005E379F"/>
    <w:rsid w:val="005E388A"/>
    <w:rsid w:val="005E3A96"/>
    <w:rsid w:val="005E3E20"/>
    <w:rsid w:val="005E3FF5"/>
    <w:rsid w:val="005E4229"/>
    <w:rsid w:val="005E46D2"/>
    <w:rsid w:val="005E5138"/>
    <w:rsid w:val="005E55B8"/>
    <w:rsid w:val="005E55C1"/>
    <w:rsid w:val="005E56C8"/>
    <w:rsid w:val="005E5869"/>
    <w:rsid w:val="005E595C"/>
    <w:rsid w:val="005E5A94"/>
    <w:rsid w:val="005E5CA4"/>
    <w:rsid w:val="005E5D64"/>
    <w:rsid w:val="005E5DCA"/>
    <w:rsid w:val="005E5E46"/>
    <w:rsid w:val="005E5EDF"/>
    <w:rsid w:val="005E6132"/>
    <w:rsid w:val="005E643D"/>
    <w:rsid w:val="005E691F"/>
    <w:rsid w:val="005E697B"/>
    <w:rsid w:val="005E6994"/>
    <w:rsid w:val="005E6C5C"/>
    <w:rsid w:val="005E6D69"/>
    <w:rsid w:val="005E6E1C"/>
    <w:rsid w:val="005E6FAB"/>
    <w:rsid w:val="005E7367"/>
    <w:rsid w:val="005E7385"/>
    <w:rsid w:val="005E74C9"/>
    <w:rsid w:val="005E76BB"/>
    <w:rsid w:val="005E771D"/>
    <w:rsid w:val="005E7877"/>
    <w:rsid w:val="005F0036"/>
    <w:rsid w:val="005F00D7"/>
    <w:rsid w:val="005F01BA"/>
    <w:rsid w:val="005F0239"/>
    <w:rsid w:val="005F036F"/>
    <w:rsid w:val="005F0A6E"/>
    <w:rsid w:val="005F126B"/>
    <w:rsid w:val="005F12C1"/>
    <w:rsid w:val="005F1315"/>
    <w:rsid w:val="005F1423"/>
    <w:rsid w:val="005F182E"/>
    <w:rsid w:val="005F1BFD"/>
    <w:rsid w:val="005F1D1D"/>
    <w:rsid w:val="005F1DFC"/>
    <w:rsid w:val="005F1E0B"/>
    <w:rsid w:val="005F1E37"/>
    <w:rsid w:val="005F2009"/>
    <w:rsid w:val="005F29E5"/>
    <w:rsid w:val="005F2A69"/>
    <w:rsid w:val="005F2BF2"/>
    <w:rsid w:val="005F2CF3"/>
    <w:rsid w:val="005F2E4E"/>
    <w:rsid w:val="005F3158"/>
    <w:rsid w:val="005F3175"/>
    <w:rsid w:val="005F346F"/>
    <w:rsid w:val="005F3590"/>
    <w:rsid w:val="005F36F2"/>
    <w:rsid w:val="005F3775"/>
    <w:rsid w:val="005F3931"/>
    <w:rsid w:val="005F3AF9"/>
    <w:rsid w:val="005F3B34"/>
    <w:rsid w:val="005F3BE6"/>
    <w:rsid w:val="005F3CFF"/>
    <w:rsid w:val="005F3F26"/>
    <w:rsid w:val="005F40BB"/>
    <w:rsid w:val="005F41A7"/>
    <w:rsid w:val="005F4279"/>
    <w:rsid w:val="005F4394"/>
    <w:rsid w:val="005F45BB"/>
    <w:rsid w:val="005F4678"/>
    <w:rsid w:val="005F49DD"/>
    <w:rsid w:val="005F4A75"/>
    <w:rsid w:val="005F5054"/>
    <w:rsid w:val="005F50DC"/>
    <w:rsid w:val="005F5282"/>
    <w:rsid w:val="005F5468"/>
    <w:rsid w:val="005F5539"/>
    <w:rsid w:val="005F5561"/>
    <w:rsid w:val="005F5885"/>
    <w:rsid w:val="005F5C90"/>
    <w:rsid w:val="005F5CC8"/>
    <w:rsid w:val="005F5CD3"/>
    <w:rsid w:val="005F5DDF"/>
    <w:rsid w:val="005F5FC1"/>
    <w:rsid w:val="005F611A"/>
    <w:rsid w:val="005F66C5"/>
    <w:rsid w:val="005F66C7"/>
    <w:rsid w:val="005F6861"/>
    <w:rsid w:val="005F6865"/>
    <w:rsid w:val="005F68EE"/>
    <w:rsid w:val="005F694F"/>
    <w:rsid w:val="005F6ADF"/>
    <w:rsid w:val="005F6BF3"/>
    <w:rsid w:val="005F6C5C"/>
    <w:rsid w:val="005F7036"/>
    <w:rsid w:val="005F7094"/>
    <w:rsid w:val="005F71E4"/>
    <w:rsid w:val="005F73CB"/>
    <w:rsid w:val="005F77D5"/>
    <w:rsid w:val="005F787E"/>
    <w:rsid w:val="005F78CA"/>
    <w:rsid w:val="005F7ABD"/>
    <w:rsid w:val="005F7C12"/>
    <w:rsid w:val="005F7CEE"/>
    <w:rsid w:val="005F7F0B"/>
    <w:rsid w:val="0060000C"/>
    <w:rsid w:val="00600072"/>
    <w:rsid w:val="006000BD"/>
    <w:rsid w:val="00600297"/>
    <w:rsid w:val="006002F5"/>
    <w:rsid w:val="0060034F"/>
    <w:rsid w:val="00600584"/>
    <w:rsid w:val="0060059C"/>
    <w:rsid w:val="006007F0"/>
    <w:rsid w:val="00600946"/>
    <w:rsid w:val="00600BD6"/>
    <w:rsid w:val="00600BDF"/>
    <w:rsid w:val="00600C02"/>
    <w:rsid w:val="00600E26"/>
    <w:rsid w:val="00600F02"/>
    <w:rsid w:val="00600F49"/>
    <w:rsid w:val="00600FCC"/>
    <w:rsid w:val="006011E3"/>
    <w:rsid w:val="00601318"/>
    <w:rsid w:val="006017C9"/>
    <w:rsid w:val="00601AA4"/>
    <w:rsid w:val="00601AF0"/>
    <w:rsid w:val="00601B52"/>
    <w:rsid w:val="00601C98"/>
    <w:rsid w:val="00601FB0"/>
    <w:rsid w:val="006023E3"/>
    <w:rsid w:val="00602814"/>
    <w:rsid w:val="006028BF"/>
    <w:rsid w:val="00602B2E"/>
    <w:rsid w:val="00602CB3"/>
    <w:rsid w:val="00602D3C"/>
    <w:rsid w:val="0060307E"/>
    <w:rsid w:val="006032D1"/>
    <w:rsid w:val="0060348A"/>
    <w:rsid w:val="0060356B"/>
    <w:rsid w:val="00603613"/>
    <w:rsid w:val="00603691"/>
    <w:rsid w:val="00603A47"/>
    <w:rsid w:val="00603A64"/>
    <w:rsid w:val="00603ADC"/>
    <w:rsid w:val="00603E8A"/>
    <w:rsid w:val="00603FD9"/>
    <w:rsid w:val="006044D1"/>
    <w:rsid w:val="006044DA"/>
    <w:rsid w:val="00604545"/>
    <w:rsid w:val="006045F3"/>
    <w:rsid w:val="0060461D"/>
    <w:rsid w:val="00604E93"/>
    <w:rsid w:val="006051D7"/>
    <w:rsid w:val="006052FD"/>
    <w:rsid w:val="00605300"/>
    <w:rsid w:val="006053F3"/>
    <w:rsid w:val="00605585"/>
    <w:rsid w:val="00605791"/>
    <w:rsid w:val="006058F7"/>
    <w:rsid w:val="00605CCA"/>
    <w:rsid w:val="00605D3C"/>
    <w:rsid w:val="00605DD0"/>
    <w:rsid w:val="00605E6D"/>
    <w:rsid w:val="0060608A"/>
    <w:rsid w:val="006062D3"/>
    <w:rsid w:val="00606494"/>
    <w:rsid w:val="0060656B"/>
    <w:rsid w:val="006065B9"/>
    <w:rsid w:val="006066DB"/>
    <w:rsid w:val="00606752"/>
    <w:rsid w:val="00606BBC"/>
    <w:rsid w:val="00606C75"/>
    <w:rsid w:val="00606D94"/>
    <w:rsid w:val="00606E4F"/>
    <w:rsid w:val="00606EC5"/>
    <w:rsid w:val="00606F98"/>
    <w:rsid w:val="00607095"/>
    <w:rsid w:val="00607C44"/>
    <w:rsid w:val="00607D79"/>
    <w:rsid w:val="00607FDA"/>
    <w:rsid w:val="00610394"/>
    <w:rsid w:val="006104F1"/>
    <w:rsid w:val="006106BA"/>
    <w:rsid w:val="00610725"/>
    <w:rsid w:val="0061083B"/>
    <w:rsid w:val="00610E05"/>
    <w:rsid w:val="00611198"/>
    <w:rsid w:val="006112E6"/>
    <w:rsid w:val="0061130F"/>
    <w:rsid w:val="006117A1"/>
    <w:rsid w:val="006118BD"/>
    <w:rsid w:val="00611A87"/>
    <w:rsid w:val="00611AA6"/>
    <w:rsid w:val="00611BCD"/>
    <w:rsid w:val="00611F3D"/>
    <w:rsid w:val="00612044"/>
    <w:rsid w:val="006120EA"/>
    <w:rsid w:val="00612108"/>
    <w:rsid w:val="0061238F"/>
    <w:rsid w:val="006127F2"/>
    <w:rsid w:val="006129B9"/>
    <w:rsid w:val="00612B86"/>
    <w:rsid w:val="0061317A"/>
    <w:rsid w:val="00613408"/>
    <w:rsid w:val="006135C5"/>
    <w:rsid w:val="006137B3"/>
    <w:rsid w:val="006138FA"/>
    <w:rsid w:val="006139C9"/>
    <w:rsid w:val="00613B97"/>
    <w:rsid w:val="00613C92"/>
    <w:rsid w:val="00613D4D"/>
    <w:rsid w:val="00613E18"/>
    <w:rsid w:val="00613EFA"/>
    <w:rsid w:val="00613F58"/>
    <w:rsid w:val="00614017"/>
    <w:rsid w:val="0061436E"/>
    <w:rsid w:val="00614404"/>
    <w:rsid w:val="0061464D"/>
    <w:rsid w:val="00614A24"/>
    <w:rsid w:val="00614A77"/>
    <w:rsid w:val="00614B0A"/>
    <w:rsid w:val="00614E7B"/>
    <w:rsid w:val="00615209"/>
    <w:rsid w:val="0061520C"/>
    <w:rsid w:val="0061530F"/>
    <w:rsid w:val="00615418"/>
    <w:rsid w:val="006156C9"/>
    <w:rsid w:val="006156D2"/>
    <w:rsid w:val="00615941"/>
    <w:rsid w:val="00615A07"/>
    <w:rsid w:val="00615A23"/>
    <w:rsid w:val="00615AF6"/>
    <w:rsid w:val="00615DD5"/>
    <w:rsid w:val="00615E87"/>
    <w:rsid w:val="00615FAA"/>
    <w:rsid w:val="006160AD"/>
    <w:rsid w:val="006164A5"/>
    <w:rsid w:val="00616563"/>
    <w:rsid w:val="0061662B"/>
    <w:rsid w:val="00616766"/>
    <w:rsid w:val="00616A1C"/>
    <w:rsid w:val="00616EF3"/>
    <w:rsid w:val="006171E8"/>
    <w:rsid w:val="0061736E"/>
    <w:rsid w:val="006173A0"/>
    <w:rsid w:val="006175F6"/>
    <w:rsid w:val="00617843"/>
    <w:rsid w:val="006178CA"/>
    <w:rsid w:val="00617A70"/>
    <w:rsid w:val="00617A7F"/>
    <w:rsid w:val="00617F70"/>
    <w:rsid w:val="006208E0"/>
    <w:rsid w:val="00620A1D"/>
    <w:rsid w:val="00620CB2"/>
    <w:rsid w:val="00620E86"/>
    <w:rsid w:val="006210F7"/>
    <w:rsid w:val="006211D1"/>
    <w:rsid w:val="006215A6"/>
    <w:rsid w:val="0062168F"/>
    <w:rsid w:val="00621B95"/>
    <w:rsid w:val="00621C0C"/>
    <w:rsid w:val="00621D70"/>
    <w:rsid w:val="00621F41"/>
    <w:rsid w:val="0062236F"/>
    <w:rsid w:val="00622635"/>
    <w:rsid w:val="00622B4E"/>
    <w:rsid w:val="00622B8F"/>
    <w:rsid w:val="00622E5D"/>
    <w:rsid w:val="00623032"/>
    <w:rsid w:val="006231A0"/>
    <w:rsid w:val="006231C9"/>
    <w:rsid w:val="00623245"/>
    <w:rsid w:val="00623337"/>
    <w:rsid w:val="0062353F"/>
    <w:rsid w:val="006236B1"/>
    <w:rsid w:val="006236E5"/>
    <w:rsid w:val="006238F7"/>
    <w:rsid w:val="00623AE3"/>
    <w:rsid w:val="00623BD0"/>
    <w:rsid w:val="00623C2B"/>
    <w:rsid w:val="00623E3F"/>
    <w:rsid w:val="00624127"/>
    <w:rsid w:val="006241DC"/>
    <w:rsid w:val="00624282"/>
    <w:rsid w:val="0062449E"/>
    <w:rsid w:val="00624841"/>
    <w:rsid w:val="006248AF"/>
    <w:rsid w:val="006248BF"/>
    <w:rsid w:val="00624A6E"/>
    <w:rsid w:val="00624B0A"/>
    <w:rsid w:val="00624CA4"/>
    <w:rsid w:val="00624E58"/>
    <w:rsid w:val="00624F1C"/>
    <w:rsid w:val="00625000"/>
    <w:rsid w:val="00625526"/>
    <w:rsid w:val="006256B7"/>
    <w:rsid w:val="00625719"/>
    <w:rsid w:val="0062588A"/>
    <w:rsid w:val="006259A9"/>
    <w:rsid w:val="006259C7"/>
    <w:rsid w:val="00625AAA"/>
    <w:rsid w:val="00625CB3"/>
    <w:rsid w:val="00625D52"/>
    <w:rsid w:val="00625EFE"/>
    <w:rsid w:val="0062606E"/>
    <w:rsid w:val="0062621B"/>
    <w:rsid w:val="0062635F"/>
    <w:rsid w:val="006264EF"/>
    <w:rsid w:val="006267AE"/>
    <w:rsid w:val="00626877"/>
    <w:rsid w:val="00626980"/>
    <w:rsid w:val="00626A00"/>
    <w:rsid w:val="00626A98"/>
    <w:rsid w:val="006270E0"/>
    <w:rsid w:val="006270F8"/>
    <w:rsid w:val="0062718C"/>
    <w:rsid w:val="00627213"/>
    <w:rsid w:val="00627602"/>
    <w:rsid w:val="006277BE"/>
    <w:rsid w:val="0062789F"/>
    <w:rsid w:val="00627B08"/>
    <w:rsid w:val="00627C7C"/>
    <w:rsid w:val="00627FCB"/>
    <w:rsid w:val="0063015D"/>
    <w:rsid w:val="00630267"/>
    <w:rsid w:val="006302ED"/>
    <w:rsid w:val="00630478"/>
    <w:rsid w:val="0063061C"/>
    <w:rsid w:val="00630817"/>
    <w:rsid w:val="00630AB4"/>
    <w:rsid w:val="00630B5E"/>
    <w:rsid w:val="00630EA0"/>
    <w:rsid w:val="00630EF6"/>
    <w:rsid w:val="00630F1F"/>
    <w:rsid w:val="00631220"/>
    <w:rsid w:val="00631671"/>
    <w:rsid w:val="006319A9"/>
    <w:rsid w:val="00631BB2"/>
    <w:rsid w:val="00631DD2"/>
    <w:rsid w:val="0063201F"/>
    <w:rsid w:val="00632417"/>
    <w:rsid w:val="0063246E"/>
    <w:rsid w:val="0063248B"/>
    <w:rsid w:val="0063294C"/>
    <w:rsid w:val="006329B4"/>
    <w:rsid w:val="00632AB9"/>
    <w:rsid w:val="00632B4F"/>
    <w:rsid w:val="00632BDC"/>
    <w:rsid w:val="00632E09"/>
    <w:rsid w:val="00632E48"/>
    <w:rsid w:val="00632FCE"/>
    <w:rsid w:val="006332C7"/>
    <w:rsid w:val="006332E0"/>
    <w:rsid w:val="006335BE"/>
    <w:rsid w:val="00633653"/>
    <w:rsid w:val="00633A59"/>
    <w:rsid w:val="00633C1F"/>
    <w:rsid w:val="00633D56"/>
    <w:rsid w:val="00633DCA"/>
    <w:rsid w:val="0063426D"/>
    <w:rsid w:val="00634283"/>
    <w:rsid w:val="006343AE"/>
    <w:rsid w:val="0063443C"/>
    <w:rsid w:val="00634705"/>
    <w:rsid w:val="00634887"/>
    <w:rsid w:val="00634AB7"/>
    <w:rsid w:val="00634B59"/>
    <w:rsid w:val="00634E89"/>
    <w:rsid w:val="006350F3"/>
    <w:rsid w:val="0063541F"/>
    <w:rsid w:val="0063542D"/>
    <w:rsid w:val="006354A4"/>
    <w:rsid w:val="00635582"/>
    <w:rsid w:val="00635678"/>
    <w:rsid w:val="00635724"/>
    <w:rsid w:val="006358A2"/>
    <w:rsid w:val="006362C8"/>
    <w:rsid w:val="00636731"/>
    <w:rsid w:val="00636931"/>
    <w:rsid w:val="006369ED"/>
    <w:rsid w:val="00636A8D"/>
    <w:rsid w:val="00636CC5"/>
    <w:rsid w:val="00636D6A"/>
    <w:rsid w:val="0063702D"/>
    <w:rsid w:val="00637181"/>
    <w:rsid w:val="006372E8"/>
    <w:rsid w:val="006375EF"/>
    <w:rsid w:val="0063767C"/>
    <w:rsid w:val="006376BE"/>
    <w:rsid w:val="006376C3"/>
    <w:rsid w:val="00637753"/>
    <w:rsid w:val="00637D2B"/>
    <w:rsid w:val="00637D3D"/>
    <w:rsid w:val="00637D6D"/>
    <w:rsid w:val="00637E08"/>
    <w:rsid w:val="00640520"/>
    <w:rsid w:val="00640620"/>
    <w:rsid w:val="00640BA3"/>
    <w:rsid w:val="00640BE0"/>
    <w:rsid w:val="00640E07"/>
    <w:rsid w:val="00640E2F"/>
    <w:rsid w:val="00640EED"/>
    <w:rsid w:val="00640F99"/>
    <w:rsid w:val="006411C0"/>
    <w:rsid w:val="0064129E"/>
    <w:rsid w:val="006414F2"/>
    <w:rsid w:val="006416A4"/>
    <w:rsid w:val="0064174A"/>
    <w:rsid w:val="00641A2F"/>
    <w:rsid w:val="00641F6C"/>
    <w:rsid w:val="006422FC"/>
    <w:rsid w:val="006425AD"/>
    <w:rsid w:val="0064291C"/>
    <w:rsid w:val="00642C24"/>
    <w:rsid w:val="00642ECB"/>
    <w:rsid w:val="00642FDB"/>
    <w:rsid w:val="006431E4"/>
    <w:rsid w:val="00643543"/>
    <w:rsid w:val="00643A7A"/>
    <w:rsid w:val="00643BF6"/>
    <w:rsid w:val="00643C64"/>
    <w:rsid w:val="00643E43"/>
    <w:rsid w:val="00643E63"/>
    <w:rsid w:val="00643EAB"/>
    <w:rsid w:val="00644189"/>
    <w:rsid w:val="00644192"/>
    <w:rsid w:val="006445F4"/>
    <w:rsid w:val="00644620"/>
    <w:rsid w:val="0064464A"/>
    <w:rsid w:val="00644727"/>
    <w:rsid w:val="00644818"/>
    <w:rsid w:val="00644840"/>
    <w:rsid w:val="00644874"/>
    <w:rsid w:val="00644A6E"/>
    <w:rsid w:val="00644B1A"/>
    <w:rsid w:val="00644EF8"/>
    <w:rsid w:val="00644FD1"/>
    <w:rsid w:val="00645040"/>
    <w:rsid w:val="00645243"/>
    <w:rsid w:val="00645647"/>
    <w:rsid w:val="006459D5"/>
    <w:rsid w:val="0064657C"/>
    <w:rsid w:val="006466B6"/>
    <w:rsid w:val="00646D83"/>
    <w:rsid w:val="00646ED0"/>
    <w:rsid w:val="00646F8E"/>
    <w:rsid w:val="0064701B"/>
    <w:rsid w:val="0064703B"/>
    <w:rsid w:val="0064712B"/>
    <w:rsid w:val="00647384"/>
    <w:rsid w:val="006477EA"/>
    <w:rsid w:val="0064784F"/>
    <w:rsid w:val="00647991"/>
    <w:rsid w:val="00647BC2"/>
    <w:rsid w:val="00647C00"/>
    <w:rsid w:val="00647C2D"/>
    <w:rsid w:val="00647EB2"/>
    <w:rsid w:val="006501F4"/>
    <w:rsid w:val="006502AD"/>
    <w:rsid w:val="006502F6"/>
    <w:rsid w:val="006504E6"/>
    <w:rsid w:val="006507CA"/>
    <w:rsid w:val="00650A2E"/>
    <w:rsid w:val="00650DAD"/>
    <w:rsid w:val="00650EFB"/>
    <w:rsid w:val="00650F13"/>
    <w:rsid w:val="00651177"/>
    <w:rsid w:val="00651178"/>
    <w:rsid w:val="006514CA"/>
    <w:rsid w:val="00651523"/>
    <w:rsid w:val="0065166F"/>
    <w:rsid w:val="006518DB"/>
    <w:rsid w:val="006518FC"/>
    <w:rsid w:val="00651ADC"/>
    <w:rsid w:val="00651B78"/>
    <w:rsid w:val="00651B88"/>
    <w:rsid w:val="00651C05"/>
    <w:rsid w:val="00651D62"/>
    <w:rsid w:val="00651E25"/>
    <w:rsid w:val="00651E85"/>
    <w:rsid w:val="00651FAA"/>
    <w:rsid w:val="0065202E"/>
    <w:rsid w:val="00652408"/>
    <w:rsid w:val="00652773"/>
    <w:rsid w:val="006528F3"/>
    <w:rsid w:val="00652ACB"/>
    <w:rsid w:val="00652BAE"/>
    <w:rsid w:val="00652CB6"/>
    <w:rsid w:val="00652DA2"/>
    <w:rsid w:val="00652DC2"/>
    <w:rsid w:val="00652EF3"/>
    <w:rsid w:val="00652F9F"/>
    <w:rsid w:val="0065334E"/>
    <w:rsid w:val="006533B0"/>
    <w:rsid w:val="00653524"/>
    <w:rsid w:val="0065352B"/>
    <w:rsid w:val="00653571"/>
    <w:rsid w:val="006535C7"/>
    <w:rsid w:val="006538E7"/>
    <w:rsid w:val="006539C1"/>
    <w:rsid w:val="00653A3E"/>
    <w:rsid w:val="00653DFE"/>
    <w:rsid w:val="00653FD7"/>
    <w:rsid w:val="00654075"/>
    <w:rsid w:val="00654137"/>
    <w:rsid w:val="0065413F"/>
    <w:rsid w:val="006541AC"/>
    <w:rsid w:val="00654804"/>
    <w:rsid w:val="00654B48"/>
    <w:rsid w:val="00654BF2"/>
    <w:rsid w:val="00654BF9"/>
    <w:rsid w:val="006552DF"/>
    <w:rsid w:val="0065534B"/>
    <w:rsid w:val="0065536B"/>
    <w:rsid w:val="00655617"/>
    <w:rsid w:val="00655A54"/>
    <w:rsid w:val="00655E9F"/>
    <w:rsid w:val="00655FDF"/>
    <w:rsid w:val="00656066"/>
    <w:rsid w:val="0065625B"/>
    <w:rsid w:val="00656263"/>
    <w:rsid w:val="0065627D"/>
    <w:rsid w:val="0065631D"/>
    <w:rsid w:val="0065654A"/>
    <w:rsid w:val="006567A6"/>
    <w:rsid w:val="00656C06"/>
    <w:rsid w:val="00656C8D"/>
    <w:rsid w:val="00656F05"/>
    <w:rsid w:val="00657163"/>
    <w:rsid w:val="006572CD"/>
    <w:rsid w:val="006572DB"/>
    <w:rsid w:val="00657512"/>
    <w:rsid w:val="00657870"/>
    <w:rsid w:val="006578C1"/>
    <w:rsid w:val="00657A13"/>
    <w:rsid w:val="00657B8A"/>
    <w:rsid w:val="00657D6E"/>
    <w:rsid w:val="00660036"/>
    <w:rsid w:val="006601AA"/>
    <w:rsid w:val="006605D7"/>
    <w:rsid w:val="0066079D"/>
    <w:rsid w:val="00660861"/>
    <w:rsid w:val="00660DC7"/>
    <w:rsid w:val="00660F3D"/>
    <w:rsid w:val="0066137C"/>
    <w:rsid w:val="00661857"/>
    <w:rsid w:val="0066188D"/>
    <w:rsid w:val="0066192E"/>
    <w:rsid w:val="00661BC8"/>
    <w:rsid w:val="00661C0A"/>
    <w:rsid w:val="00662141"/>
    <w:rsid w:val="00662150"/>
    <w:rsid w:val="0066218C"/>
    <w:rsid w:val="00662271"/>
    <w:rsid w:val="0066245B"/>
    <w:rsid w:val="0066248C"/>
    <w:rsid w:val="00662509"/>
    <w:rsid w:val="0066259B"/>
    <w:rsid w:val="006629AA"/>
    <w:rsid w:val="006629BB"/>
    <w:rsid w:val="006629BD"/>
    <w:rsid w:val="00662D86"/>
    <w:rsid w:val="00662F62"/>
    <w:rsid w:val="0066306F"/>
    <w:rsid w:val="00663148"/>
    <w:rsid w:val="0066324A"/>
    <w:rsid w:val="00663308"/>
    <w:rsid w:val="006633F6"/>
    <w:rsid w:val="0066356B"/>
    <w:rsid w:val="0066382D"/>
    <w:rsid w:val="0066393A"/>
    <w:rsid w:val="00663A91"/>
    <w:rsid w:val="00663B33"/>
    <w:rsid w:val="00663C3C"/>
    <w:rsid w:val="00663C9E"/>
    <w:rsid w:val="00663D6F"/>
    <w:rsid w:val="00663E44"/>
    <w:rsid w:val="00663E5E"/>
    <w:rsid w:val="00663E9C"/>
    <w:rsid w:val="00663EE7"/>
    <w:rsid w:val="00663F2C"/>
    <w:rsid w:val="00663F43"/>
    <w:rsid w:val="006640F1"/>
    <w:rsid w:val="006641AB"/>
    <w:rsid w:val="00664326"/>
    <w:rsid w:val="0066436C"/>
    <w:rsid w:val="00664400"/>
    <w:rsid w:val="0066451B"/>
    <w:rsid w:val="00664853"/>
    <w:rsid w:val="00664889"/>
    <w:rsid w:val="0066491F"/>
    <w:rsid w:val="00664B17"/>
    <w:rsid w:val="00664C34"/>
    <w:rsid w:val="00664C8F"/>
    <w:rsid w:val="00664EF0"/>
    <w:rsid w:val="00665234"/>
    <w:rsid w:val="006654D4"/>
    <w:rsid w:val="0066557D"/>
    <w:rsid w:val="006655A0"/>
    <w:rsid w:val="006658BC"/>
    <w:rsid w:val="006659A0"/>
    <w:rsid w:val="006659C9"/>
    <w:rsid w:val="006659DA"/>
    <w:rsid w:val="00665A5E"/>
    <w:rsid w:val="00665D9F"/>
    <w:rsid w:val="00665E0C"/>
    <w:rsid w:val="00666255"/>
    <w:rsid w:val="00666285"/>
    <w:rsid w:val="006662C2"/>
    <w:rsid w:val="00666336"/>
    <w:rsid w:val="0066655F"/>
    <w:rsid w:val="0066669C"/>
    <w:rsid w:val="006666BA"/>
    <w:rsid w:val="00666903"/>
    <w:rsid w:val="00666DD8"/>
    <w:rsid w:val="0066729D"/>
    <w:rsid w:val="00667464"/>
    <w:rsid w:val="0066758E"/>
    <w:rsid w:val="00667653"/>
    <w:rsid w:val="006676E6"/>
    <w:rsid w:val="00667A4E"/>
    <w:rsid w:val="00667EAE"/>
    <w:rsid w:val="006703CC"/>
    <w:rsid w:val="006705B0"/>
    <w:rsid w:val="00670622"/>
    <w:rsid w:val="0067077F"/>
    <w:rsid w:val="006710D6"/>
    <w:rsid w:val="0067145F"/>
    <w:rsid w:val="0067180C"/>
    <w:rsid w:val="00671902"/>
    <w:rsid w:val="006720E4"/>
    <w:rsid w:val="006723EA"/>
    <w:rsid w:val="0067261D"/>
    <w:rsid w:val="006727AC"/>
    <w:rsid w:val="00672A63"/>
    <w:rsid w:val="00672C0B"/>
    <w:rsid w:val="0067305D"/>
    <w:rsid w:val="00673503"/>
    <w:rsid w:val="006736BB"/>
    <w:rsid w:val="006737E8"/>
    <w:rsid w:val="00673A11"/>
    <w:rsid w:val="00673AD4"/>
    <w:rsid w:val="00673D54"/>
    <w:rsid w:val="00673E37"/>
    <w:rsid w:val="00673F61"/>
    <w:rsid w:val="00673FC1"/>
    <w:rsid w:val="0067437C"/>
    <w:rsid w:val="00674398"/>
    <w:rsid w:val="0067442B"/>
    <w:rsid w:val="0067457C"/>
    <w:rsid w:val="006747EC"/>
    <w:rsid w:val="0067487C"/>
    <w:rsid w:val="006748D1"/>
    <w:rsid w:val="00674CE0"/>
    <w:rsid w:val="00674D81"/>
    <w:rsid w:val="00674E8B"/>
    <w:rsid w:val="00674EC7"/>
    <w:rsid w:val="00674F4F"/>
    <w:rsid w:val="0067509B"/>
    <w:rsid w:val="00675531"/>
    <w:rsid w:val="0067562D"/>
    <w:rsid w:val="0067569E"/>
    <w:rsid w:val="006757E1"/>
    <w:rsid w:val="00675856"/>
    <w:rsid w:val="00675902"/>
    <w:rsid w:val="00675922"/>
    <w:rsid w:val="0067594A"/>
    <w:rsid w:val="006759A6"/>
    <w:rsid w:val="00675A00"/>
    <w:rsid w:val="00675BE7"/>
    <w:rsid w:val="00675C89"/>
    <w:rsid w:val="00675D37"/>
    <w:rsid w:val="00676092"/>
    <w:rsid w:val="006760CC"/>
    <w:rsid w:val="00676112"/>
    <w:rsid w:val="006761A9"/>
    <w:rsid w:val="006762C9"/>
    <w:rsid w:val="006762CB"/>
    <w:rsid w:val="00676959"/>
    <w:rsid w:val="00676A00"/>
    <w:rsid w:val="00676B4F"/>
    <w:rsid w:val="00676C84"/>
    <w:rsid w:val="00676E9F"/>
    <w:rsid w:val="00676F5D"/>
    <w:rsid w:val="006771A9"/>
    <w:rsid w:val="006773F8"/>
    <w:rsid w:val="0067763E"/>
    <w:rsid w:val="006776B4"/>
    <w:rsid w:val="00677B3A"/>
    <w:rsid w:val="0068004F"/>
    <w:rsid w:val="00680273"/>
    <w:rsid w:val="006803E5"/>
    <w:rsid w:val="00680619"/>
    <w:rsid w:val="006806BC"/>
    <w:rsid w:val="00680753"/>
    <w:rsid w:val="00680D03"/>
    <w:rsid w:val="00680FE5"/>
    <w:rsid w:val="00681110"/>
    <w:rsid w:val="006811AC"/>
    <w:rsid w:val="00681291"/>
    <w:rsid w:val="006812CE"/>
    <w:rsid w:val="0068131A"/>
    <w:rsid w:val="006813F8"/>
    <w:rsid w:val="006814C9"/>
    <w:rsid w:val="00681511"/>
    <w:rsid w:val="0068170E"/>
    <w:rsid w:val="00681922"/>
    <w:rsid w:val="00681C39"/>
    <w:rsid w:val="00681E35"/>
    <w:rsid w:val="006827D9"/>
    <w:rsid w:val="0068287E"/>
    <w:rsid w:val="00682B52"/>
    <w:rsid w:val="00682BFA"/>
    <w:rsid w:val="00682FEE"/>
    <w:rsid w:val="0068307B"/>
    <w:rsid w:val="00683378"/>
    <w:rsid w:val="00683681"/>
    <w:rsid w:val="0068390C"/>
    <w:rsid w:val="00683BFA"/>
    <w:rsid w:val="00683C6F"/>
    <w:rsid w:val="00684018"/>
    <w:rsid w:val="00684021"/>
    <w:rsid w:val="006840B7"/>
    <w:rsid w:val="00684123"/>
    <w:rsid w:val="006841EA"/>
    <w:rsid w:val="006843C2"/>
    <w:rsid w:val="006845A2"/>
    <w:rsid w:val="00684B37"/>
    <w:rsid w:val="00684CE8"/>
    <w:rsid w:val="00684EC9"/>
    <w:rsid w:val="00685142"/>
    <w:rsid w:val="00685350"/>
    <w:rsid w:val="00685490"/>
    <w:rsid w:val="006859E3"/>
    <w:rsid w:val="006859EA"/>
    <w:rsid w:val="00685AE9"/>
    <w:rsid w:val="00685D62"/>
    <w:rsid w:val="006862BB"/>
    <w:rsid w:val="006864D6"/>
    <w:rsid w:val="00686603"/>
    <w:rsid w:val="006867B7"/>
    <w:rsid w:val="00686A87"/>
    <w:rsid w:val="00686AFA"/>
    <w:rsid w:val="00686EF9"/>
    <w:rsid w:val="006871C2"/>
    <w:rsid w:val="006872A6"/>
    <w:rsid w:val="0068768E"/>
    <w:rsid w:val="00687794"/>
    <w:rsid w:val="006877C3"/>
    <w:rsid w:val="0068783F"/>
    <w:rsid w:val="00687A3E"/>
    <w:rsid w:val="00687F11"/>
    <w:rsid w:val="00687FB6"/>
    <w:rsid w:val="006900DF"/>
    <w:rsid w:val="006903C6"/>
    <w:rsid w:val="006903F2"/>
    <w:rsid w:val="00690473"/>
    <w:rsid w:val="0069066E"/>
    <w:rsid w:val="00690673"/>
    <w:rsid w:val="006906D5"/>
    <w:rsid w:val="006908BE"/>
    <w:rsid w:val="00690921"/>
    <w:rsid w:val="00690C03"/>
    <w:rsid w:val="00690E8D"/>
    <w:rsid w:val="0069107E"/>
    <w:rsid w:val="00691748"/>
    <w:rsid w:val="00692019"/>
    <w:rsid w:val="0069238B"/>
    <w:rsid w:val="006925EE"/>
    <w:rsid w:val="00692B66"/>
    <w:rsid w:val="00692CA9"/>
    <w:rsid w:val="00693289"/>
    <w:rsid w:val="006938B8"/>
    <w:rsid w:val="0069399D"/>
    <w:rsid w:val="00693B50"/>
    <w:rsid w:val="00693BF8"/>
    <w:rsid w:val="00693DC1"/>
    <w:rsid w:val="00693FED"/>
    <w:rsid w:val="00694086"/>
    <w:rsid w:val="0069413D"/>
    <w:rsid w:val="0069422B"/>
    <w:rsid w:val="00694268"/>
    <w:rsid w:val="00694396"/>
    <w:rsid w:val="006943A4"/>
    <w:rsid w:val="006943F0"/>
    <w:rsid w:val="00694459"/>
    <w:rsid w:val="006944A6"/>
    <w:rsid w:val="0069482F"/>
    <w:rsid w:val="00694A7F"/>
    <w:rsid w:val="00694ACA"/>
    <w:rsid w:val="00694C5E"/>
    <w:rsid w:val="00694CCC"/>
    <w:rsid w:val="0069533C"/>
    <w:rsid w:val="00695687"/>
    <w:rsid w:val="0069599F"/>
    <w:rsid w:val="00695BE3"/>
    <w:rsid w:val="00695CAE"/>
    <w:rsid w:val="00696044"/>
    <w:rsid w:val="00696109"/>
    <w:rsid w:val="0069627B"/>
    <w:rsid w:val="006962C0"/>
    <w:rsid w:val="00696560"/>
    <w:rsid w:val="00696835"/>
    <w:rsid w:val="006968B5"/>
    <w:rsid w:val="006969BF"/>
    <w:rsid w:val="00696CA8"/>
    <w:rsid w:val="00696D85"/>
    <w:rsid w:val="00696DAC"/>
    <w:rsid w:val="00696E21"/>
    <w:rsid w:val="00696E46"/>
    <w:rsid w:val="00696F09"/>
    <w:rsid w:val="00697069"/>
    <w:rsid w:val="00697102"/>
    <w:rsid w:val="0069726B"/>
    <w:rsid w:val="00697523"/>
    <w:rsid w:val="006975A0"/>
    <w:rsid w:val="0069760F"/>
    <w:rsid w:val="00697642"/>
    <w:rsid w:val="006978F1"/>
    <w:rsid w:val="00697937"/>
    <w:rsid w:val="00697A16"/>
    <w:rsid w:val="00697A76"/>
    <w:rsid w:val="00697C14"/>
    <w:rsid w:val="006A0068"/>
    <w:rsid w:val="006A0088"/>
    <w:rsid w:val="006A008B"/>
    <w:rsid w:val="006A01B5"/>
    <w:rsid w:val="006A025C"/>
    <w:rsid w:val="006A032B"/>
    <w:rsid w:val="006A0B40"/>
    <w:rsid w:val="006A0E35"/>
    <w:rsid w:val="006A0EEA"/>
    <w:rsid w:val="006A1049"/>
    <w:rsid w:val="006A113F"/>
    <w:rsid w:val="006A13B5"/>
    <w:rsid w:val="006A143D"/>
    <w:rsid w:val="006A14BE"/>
    <w:rsid w:val="006A16EB"/>
    <w:rsid w:val="006A1A15"/>
    <w:rsid w:val="006A1C9D"/>
    <w:rsid w:val="006A1EB6"/>
    <w:rsid w:val="006A2056"/>
    <w:rsid w:val="006A209B"/>
    <w:rsid w:val="006A224E"/>
    <w:rsid w:val="006A2267"/>
    <w:rsid w:val="006A271D"/>
    <w:rsid w:val="006A2722"/>
    <w:rsid w:val="006A285A"/>
    <w:rsid w:val="006A286E"/>
    <w:rsid w:val="006A2A1B"/>
    <w:rsid w:val="006A2A26"/>
    <w:rsid w:val="006A2B1E"/>
    <w:rsid w:val="006A2BF4"/>
    <w:rsid w:val="006A2C57"/>
    <w:rsid w:val="006A2C99"/>
    <w:rsid w:val="006A2E33"/>
    <w:rsid w:val="006A3230"/>
    <w:rsid w:val="006A3282"/>
    <w:rsid w:val="006A33D0"/>
    <w:rsid w:val="006A33D6"/>
    <w:rsid w:val="006A33E9"/>
    <w:rsid w:val="006A35B0"/>
    <w:rsid w:val="006A39E7"/>
    <w:rsid w:val="006A3AA3"/>
    <w:rsid w:val="006A3AE3"/>
    <w:rsid w:val="006A3B88"/>
    <w:rsid w:val="006A3C9C"/>
    <w:rsid w:val="006A3EE3"/>
    <w:rsid w:val="006A407D"/>
    <w:rsid w:val="006A43A3"/>
    <w:rsid w:val="006A456D"/>
    <w:rsid w:val="006A45B2"/>
    <w:rsid w:val="006A4972"/>
    <w:rsid w:val="006A4A2A"/>
    <w:rsid w:val="006A4B4F"/>
    <w:rsid w:val="006A4B77"/>
    <w:rsid w:val="006A4D7B"/>
    <w:rsid w:val="006A4FAB"/>
    <w:rsid w:val="006A5088"/>
    <w:rsid w:val="006A5555"/>
    <w:rsid w:val="006A563C"/>
    <w:rsid w:val="006A5656"/>
    <w:rsid w:val="006A58AD"/>
    <w:rsid w:val="006A63AC"/>
    <w:rsid w:val="006A646F"/>
    <w:rsid w:val="006A68D6"/>
    <w:rsid w:val="006A69BF"/>
    <w:rsid w:val="006A6AD0"/>
    <w:rsid w:val="006A6E1C"/>
    <w:rsid w:val="006A6EE1"/>
    <w:rsid w:val="006A72AE"/>
    <w:rsid w:val="006A76F1"/>
    <w:rsid w:val="006A7722"/>
    <w:rsid w:val="006A7878"/>
    <w:rsid w:val="006A7A39"/>
    <w:rsid w:val="006A7BFC"/>
    <w:rsid w:val="006A7D52"/>
    <w:rsid w:val="006A7FE9"/>
    <w:rsid w:val="006B0038"/>
    <w:rsid w:val="006B0216"/>
    <w:rsid w:val="006B0615"/>
    <w:rsid w:val="006B06A0"/>
    <w:rsid w:val="006B08C3"/>
    <w:rsid w:val="006B0967"/>
    <w:rsid w:val="006B0AEF"/>
    <w:rsid w:val="006B0B02"/>
    <w:rsid w:val="006B0D2F"/>
    <w:rsid w:val="006B0D7B"/>
    <w:rsid w:val="006B0FFE"/>
    <w:rsid w:val="006B10AF"/>
    <w:rsid w:val="006B10BE"/>
    <w:rsid w:val="006B1112"/>
    <w:rsid w:val="006B1199"/>
    <w:rsid w:val="006B11A4"/>
    <w:rsid w:val="006B12CC"/>
    <w:rsid w:val="006B13E4"/>
    <w:rsid w:val="006B14CC"/>
    <w:rsid w:val="006B1B53"/>
    <w:rsid w:val="006B1EAD"/>
    <w:rsid w:val="006B1EB0"/>
    <w:rsid w:val="006B22B2"/>
    <w:rsid w:val="006B2543"/>
    <w:rsid w:val="006B26D6"/>
    <w:rsid w:val="006B2879"/>
    <w:rsid w:val="006B2965"/>
    <w:rsid w:val="006B2BDC"/>
    <w:rsid w:val="006B31FA"/>
    <w:rsid w:val="006B3278"/>
    <w:rsid w:val="006B3296"/>
    <w:rsid w:val="006B3444"/>
    <w:rsid w:val="006B36A4"/>
    <w:rsid w:val="006B3703"/>
    <w:rsid w:val="006B37EE"/>
    <w:rsid w:val="006B3B45"/>
    <w:rsid w:val="006B3B7F"/>
    <w:rsid w:val="006B3DE0"/>
    <w:rsid w:val="006B3E6B"/>
    <w:rsid w:val="006B40F4"/>
    <w:rsid w:val="006B416B"/>
    <w:rsid w:val="006B4457"/>
    <w:rsid w:val="006B4B5F"/>
    <w:rsid w:val="006B4C4A"/>
    <w:rsid w:val="006B4CBC"/>
    <w:rsid w:val="006B4E4A"/>
    <w:rsid w:val="006B50F9"/>
    <w:rsid w:val="006B5102"/>
    <w:rsid w:val="006B55AA"/>
    <w:rsid w:val="006B5649"/>
    <w:rsid w:val="006B58D6"/>
    <w:rsid w:val="006B59BB"/>
    <w:rsid w:val="006B61B0"/>
    <w:rsid w:val="006B63E2"/>
    <w:rsid w:val="006B670E"/>
    <w:rsid w:val="006B68C0"/>
    <w:rsid w:val="006B6F3C"/>
    <w:rsid w:val="006B714C"/>
    <w:rsid w:val="006B7284"/>
    <w:rsid w:val="006B728B"/>
    <w:rsid w:val="006B752C"/>
    <w:rsid w:val="006B7599"/>
    <w:rsid w:val="006B78FF"/>
    <w:rsid w:val="006B7A0C"/>
    <w:rsid w:val="006B7B3C"/>
    <w:rsid w:val="006B7C5C"/>
    <w:rsid w:val="006B7F84"/>
    <w:rsid w:val="006C000E"/>
    <w:rsid w:val="006C0160"/>
    <w:rsid w:val="006C01B8"/>
    <w:rsid w:val="006C0259"/>
    <w:rsid w:val="006C075A"/>
    <w:rsid w:val="006C08DB"/>
    <w:rsid w:val="006C08FF"/>
    <w:rsid w:val="006C0E68"/>
    <w:rsid w:val="006C1057"/>
    <w:rsid w:val="006C10DE"/>
    <w:rsid w:val="006C12CA"/>
    <w:rsid w:val="006C155F"/>
    <w:rsid w:val="006C1AC2"/>
    <w:rsid w:val="006C1B62"/>
    <w:rsid w:val="006C1BB0"/>
    <w:rsid w:val="006C2237"/>
    <w:rsid w:val="006C2424"/>
    <w:rsid w:val="006C247F"/>
    <w:rsid w:val="006C28E7"/>
    <w:rsid w:val="006C2959"/>
    <w:rsid w:val="006C2C35"/>
    <w:rsid w:val="006C2C51"/>
    <w:rsid w:val="006C2DCF"/>
    <w:rsid w:val="006C2ECE"/>
    <w:rsid w:val="006C2EF3"/>
    <w:rsid w:val="006C2F33"/>
    <w:rsid w:val="006C2FAB"/>
    <w:rsid w:val="006C30B1"/>
    <w:rsid w:val="006C331A"/>
    <w:rsid w:val="006C3966"/>
    <w:rsid w:val="006C3EE3"/>
    <w:rsid w:val="006C40EC"/>
    <w:rsid w:val="006C421F"/>
    <w:rsid w:val="006C4496"/>
    <w:rsid w:val="006C463E"/>
    <w:rsid w:val="006C4659"/>
    <w:rsid w:val="006C4759"/>
    <w:rsid w:val="006C4D0D"/>
    <w:rsid w:val="006C4ED6"/>
    <w:rsid w:val="006C4F8D"/>
    <w:rsid w:val="006C4FA8"/>
    <w:rsid w:val="006C504E"/>
    <w:rsid w:val="006C509B"/>
    <w:rsid w:val="006C5433"/>
    <w:rsid w:val="006C5AAF"/>
    <w:rsid w:val="006C5B66"/>
    <w:rsid w:val="006C5CE6"/>
    <w:rsid w:val="006C5EDB"/>
    <w:rsid w:val="006C6293"/>
    <w:rsid w:val="006C62A0"/>
    <w:rsid w:val="006C6428"/>
    <w:rsid w:val="006C6572"/>
    <w:rsid w:val="006C65E8"/>
    <w:rsid w:val="006C68E5"/>
    <w:rsid w:val="006C6907"/>
    <w:rsid w:val="006C69BE"/>
    <w:rsid w:val="006C69EC"/>
    <w:rsid w:val="006C6CB5"/>
    <w:rsid w:val="006C6FFF"/>
    <w:rsid w:val="006C70E2"/>
    <w:rsid w:val="006C73F2"/>
    <w:rsid w:val="006C74AC"/>
    <w:rsid w:val="006C75CC"/>
    <w:rsid w:val="006C75FD"/>
    <w:rsid w:val="006C77F2"/>
    <w:rsid w:val="006C7A6F"/>
    <w:rsid w:val="006C7E8F"/>
    <w:rsid w:val="006D02EC"/>
    <w:rsid w:val="006D02FE"/>
    <w:rsid w:val="006D05CD"/>
    <w:rsid w:val="006D066A"/>
    <w:rsid w:val="006D07C7"/>
    <w:rsid w:val="006D097D"/>
    <w:rsid w:val="006D0DED"/>
    <w:rsid w:val="006D106B"/>
    <w:rsid w:val="006D13AC"/>
    <w:rsid w:val="006D1500"/>
    <w:rsid w:val="006D1531"/>
    <w:rsid w:val="006D15E2"/>
    <w:rsid w:val="006D17A2"/>
    <w:rsid w:val="006D1947"/>
    <w:rsid w:val="006D1B78"/>
    <w:rsid w:val="006D1DB6"/>
    <w:rsid w:val="006D20C8"/>
    <w:rsid w:val="006D2147"/>
    <w:rsid w:val="006D21C5"/>
    <w:rsid w:val="006D2654"/>
    <w:rsid w:val="006D28B6"/>
    <w:rsid w:val="006D307E"/>
    <w:rsid w:val="006D312E"/>
    <w:rsid w:val="006D3338"/>
    <w:rsid w:val="006D3370"/>
    <w:rsid w:val="006D345C"/>
    <w:rsid w:val="006D3803"/>
    <w:rsid w:val="006D3A74"/>
    <w:rsid w:val="006D3B2D"/>
    <w:rsid w:val="006D3CAE"/>
    <w:rsid w:val="006D3EBD"/>
    <w:rsid w:val="006D3EE6"/>
    <w:rsid w:val="006D40A7"/>
    <w:rsid w:val="006D454C"/>
    <w:rsid w:val="006D45B7"/>
    <w:rsid w:val="006D46B7"/>
    <w:rsid w:val="006D479C"/>
    <w:rsid w:val="006D483F"/>
    <w:rsid w:val="006D48E5"/>
    <w:rsid w:val="006D4A0F"/>
    <w:rsid w:val="006D4AC3"/>
    <w:rsid w:val="006D4C71"/>
    <w:rsid w:val="006D4E0D"/>
    <w:rsid w:val="006D4E82"/>
    <w:rsid w:val="006D509C"/>
    <w:rsid w:val="006D50CC"/>
    <w:rsid w:val="006D50F5"/>
    <w:rsid w:val="006D54F3"/>
    <w:rsid w:val="006D584E"/>
    <w:rsid w:val="006D58EF"/>
    <w:rsid w:val="006D5B5F"/>
    <w:rsid w:val="006D6040"/>
    <w:rsid w:val="006D6354"/>
    <w:rsid w:val="006D6375"/>
    <w:rsid w:val="006D6386"/>
    <w:rsid w:val="006D63CC"/>
    <w:rsid w:val="006D65D5"/>
    <w:rsid w:val="006D67E1"/>
    <w:rsid w:val="006D6850"/>
    <w:rsid w:val="006D69F9"/>
    <w:rsid w:val="006D6B8B"/>
    <w:rsid w:val="006D7045"/>
    <w:rsid w:val="006D7076"/>
    <w:rsid w:val="006D74F0"/>
    <w:rsid w:val="006D76BC"/>
    <w:rsid w:val="006D7BFE"/>
    <w:rsid w:val="006D7CC7"/>
    <w:rsid w:val="006D7DA6"/>
    <w:rsid w:val="006E027C"/>
    <w:rsid w:val="006E072D"/>
    <w:rsid w:val="006E08D2"/>
    <w:rsid w:val="006E097C"/>
    <w:rsid w:val="006E0AD8"/>
    <w:rsid w:val="006E0BA7"/>
    <w:rsid w:val="006E0D59"/>
    <w:rsid w:val="006E107F"/>
    <w:rsid w:val="006E111B"/>
    <w:rsid w:val="006E12FF"/>
    <w:rsid w:val="006E133A"/>
    <w:rsid w:val="006E1721"/>
    <w:rsid w:val="006E1A38"/>
    <w:rsid w:val="006E1B5F"/>
    <w:rsid w:val="006E1D13"/>
    <w:rsid w:val="006E1E93"/>
    <w:rsid w:val="006E2008"/>
    <w:rsid w:val="006E22E2"/>
    <w:rsid w:val="006E25B8"/>
    <w:rsid w:val="006E2691"/>
    <w:rsid w:val="006E2C14"/>
    <w:rsid w:val="006E2DAE"/>
    <w:rsid w:val="006E2FE7"/>
    <w:rsid w:val="006E3077"/>
    <w:rsid w:val="006E3131"/>
    <w:rsid w:val="006E3246"/>
    <w:rsid w:val="006E3368"/>
    <w:rsid w:val="006E3558"/>
    <w:rsid w:val="006E3565"/>
    <w:rsid w:val="006E35FB"/>
    <w:rsid w:val="006E360D"/>
    <w:rsid w:val="006E38B8"/>
    <w:rsid w:val="006E3B8C"/>
    <w:rsid w:val="006E495A"/>
    <w:rsid w:val="006E4A8D"/>
    <w:rsid w:val="006E4CC1"/>
    <w:rsid w:val="006E4D6C"/>
    <w:rsid w:val="006E4EEC"/>
    <w:rsid w:val="006E509D"/>
    <w:rsid w:val="006E51E2"/>
    <w:rsid w:val="006E5268"/>
    <w:rsid w:val="006E58D9"/>
    <w:rsid w:val="006E597D"/>
    <w:rsid w:val="006E59EB"/>
    <w:rsid w:val="006E5A03"/>
    <w:rsid w:val="006E5E0F"/>
    <w:rsid w:val="006E5F16"/>
    <w:rsid w:val="006E5F32"/>
    <w:rsid w:val="006E60B8"/>
    <w:rsid w:val="006E620B"/>
    <w:rsid w:val="006E66F3"/>
    <w:rsid w:val="006E6A34"/>
    <w:rsid w:val="006E6A42"/>
    <w:rsid w:val="006E6BDF"/>
    <w:rsid w:val="006E6C61"/>
    <w:rsid w:val="006E6F0A"/>
    <w:rsid w:val="006E6F37"/>
    <w:rsid w:val="006E707C"/>
    <w:rsid w:val="006E71EE"/>
    <w:rsid w:val="006E7273"/>
    <w:rsid w:val="006E7438"/>
    <w:rsid w:val="006E74BD"/>
    <w:rsid w:val="006E7548"/>
    <w:rsid w:val="006E7844"/>
    <w:rsid w:val="006E787B"/>
    <w:rsid w:val="006E7B26"/>
    <w:rsid w:val="006E7D7C"/>
    <w:rsid w:val="006E7E01"/>
    <w:rsid w:val="006E7E3E"/>
    <w:rsid w:val="006E7E81"/>
    <w:rsid w:val="006F009E"/>
    <w:rsid w:val="006F00DA"/>
    <w:rsid w:val="006F0169"/>
    <w:rsid w:val="006F029B"/>
    <w:rsid w:val="006F0390"/>
    <w:rsid w:val="006F050B"/>
    <w:rsid w:val="006F0754"/>
    <w:rsid w:val="006F0AC8"/>
    <w:rsid w:val="006F0B3A"/>
    <w:rsid w:val="006F0BA1"/>
    <w:rsid w:val="006F0BCA"/>
    <w:rsid w:val="006F0DA2"/>
    <w:rsid w:val="006F0E45"/>
    <w:rsid w:val="006F0FFF"/>
    <w:rsid w:val="006F1509"/>
    <w:rsid w:val="006F174E"/>
    <w:rsid w:val="006F185B"/>
    <w:rsid w:val="006F19EB"/>
    <w:rsid w:val="006F1A2C"/>
    <w:rsid w:val="006F1B93"/>
    <w:rsid w:val="006F1DEB"/>
    <w:rsid w:val="006F1E52"/>
    <w:rsid w:val="006F1EAE"/>
    <w:rsid w:val="006F1F1C"/>
    <w:rsid w:val="006F2038"/>
    <w:rsid w:val="006F211B"/>
    <w:rsid w:val="006F22C4"/>
    <w:rsid w:val="006F23C8"/>
    <w:rsid w:val="006F23E2"/>
    <w:rsid w:val="006F25BD"/>
    <w:rsid w:val="006F265B"/>
    <w:rsid w:val="006F281D"/>
    <w:rsid w:val="006F2968"/>
    <w:rsid w:val="006F2C44"/>
    <w:rsid w:val="006F2D6F"/>
    <w:rsid w:val="006F2E20"/>
    <w:rsid w:val="006F2EE8"/>
    <w:rsid w:val="006F2F2B"/>
    <w:rsid w:val="006F32F8"/>
    <w:rsid w:val="006F333C"/>
    <w:rsid w:val="006F3419"/>
    <w:rsid w:val="006F36A7"/>
    <w:rsid w:val="006F3783"/>
    <w:rsid w:val="006F3B6E"/>
    <w:rsid w:val="006F3CA7"/>
    <w:rsid w:val="006F3F8E"/>
    <w:rsid w:val="006F44E7"/>
    <w:rsid w:val="006F4952"/>
    <w:rsid w:val="006F4A13"/>
    <w:rsid w:val="006F4B39"/>
    <w:rsid w:val="006F4B77"/>
    <w:rsid w:val="006F51D4"/>
    <w:rsid w:val="006F565D"/>
    <w:rsid w:val="006F5923"/>
    <w:rsid w:val="006F59EE"/>
    <w:rsid w:val="006F5AC6"/>
    <w:rsid w:val="006F5FB7"/>
    <w:rsid w:val="006F608C"/>
    <w:rsid w:val="006F6358"/>
    <w:rsid w:val="006F6373"/>
    <w:rsid w:val="006F6392"/>
    <w:rsid w:val="006F65A2"/>
    <w:rsid w:val="006F65C9"/>
    <w:rsid w:val="006F67DA"/>
    <w:rsid w:val="006F69F0"/>
    <w:rsid w:val="006F69F6"/>
    <w:rsid w:val="006F6BA5"/>
    <w:rsid w:val="006F6D22"/>
    <w:rsid w:val="006F6D28"/>
    <w:rsid w:val="006F6F8E"/>
    <w:rsid w:val="006F705E"/>
    <w:rsid w:val="006F7085"/>
    <w:rsid w:val="006F7096"/>
    <w:rsid w:val="006F7302"/>
    <w:rsid w:val="006F732B"/>
    <w:rsid w:val="006F73A4"/>
    <w:rsid w:val="006F75DC"/>
    <w:rsid w:val="006F7630"/>
    <w:rsid w:val="006F78B1"/>
    <w:rsid w:val="006F7985"/>
    <w:rsid w:val="006F7D0B"/>
    <w:rsid w:val="006F7F1E"/>
    <w:rsid w:val="006F7FB0"/>
    <w:rsid w:val="0070060E"/>
    <w:rsid w:val="00700718"/>
    <w:rsid w:val="00700970"/>
    <w:rsid w:val="00700A0C"/>
    <w:rsid w:val="00700ACE"/>
    <w:rsid w:val="00700AEE"/>
    <w:rsid w:val="00700E25"/>
    <w:rsid w:val="00700F70"/>
    <w:rsid w:val="007015D9"/>
    <w:rsid w:val="007016FC"/>
    <w:rsid w:val="00701702"/>
    <w:rsid w:val="00701958"/>
    <w:rsid w:val="00701ACF"/>
    <w:rsid w:val="00701CEC"/>
    <w:rsid w:val="007024C7"/>
    <w:rsid w:val="00702773"/>
    <w:rsid w:val="007027E5"/>
    <w:rsid w:val="00702834"/>
    <w:rsid w:val="00702B03"/>
    <w:rsid w:val="00702B0E"/>
    <w:rsid w:val="00702B59"/>
    <w:rsid w:val="00702C60"/>
    <w:rsid w:val="00703175"/>
    <w:rsid w:val="007031A1"/>
    <w:rsid w:val="00703201"/>
    <w:rsid w:val="0070348D"/>
    <w:rsid w:val="007034A5"/>
    <w:rsid w:val="00703795"/>
    <w:rsid w:val="00703F34"/>
    <w:rsid w:val="007045E4"/>
    <w:rsid w:val="007046FE"/>
    <w:rsid w:val="007047D2"/>
    <w:rsid w:val="0070480A"/>
    <w:rsid w:val="0070483C"/>
    <w:rsid w:val="007049B8"/>
    <w:rsid w:val="00704A30"/>
    <w:rsid w:val="00704BE8"/>
    <w:rsid w:val="00704BF6"/>
    <w:rsid w:val="00704C03"/>
    <w:rsid w:val="00704DA4"/>
    <w:rsid w:val="00704EC4"/>
    <w:rsid w:val="00704FC8"/>
    <w:rsid w:val="00705095"/>
    <w:rsid w:val="00705208"/>
    <w:rsid w:val="0070521D"/>
    <w:rsid w:val="007058C3"/>
    <w:rsid w:val="0070596D"/>
    <w:rsid w:val="00705976"/>
    <w:rsid w:val="00705ACE"/>
    <w:rsid w:val="00705B46"/>
    <w:rsid w:val="00705C72"/>
    <w:rsid w:val="00705FCC"/>
    <w:rsid w:val="00706065"/>
    <w:rsid w:val="0070620E"/>
    <w:rsid w:val="00706431"/>
    <w:rsid w:val="007065BA"/>
    <w:rsid w:val="00706808"/>
    <w:rsid w:val="00706B50"/>
    <w:rsid w:val="00706B63"/>
    <w:rsid w:val="00706C2B"/>
    <w:rsid w:val="00706CED"/>
    <w:rsid w:val="00706CFD"/>
    <w:rsid w:val="00707033"/>
    <w:rsid w:val="0070713F"/>
    <w:rsid w:val="00707256"/>
    <w:rsid w:val="00707280"/>
    <w:rsid w:val="00707869"/>
    <w:rsid w:val="007078B1"/>
    <w:rsid w:val="0070793C"/>
    <w:rsid w:val="00707D26"/>
    <w:rsid w:val="00707D99"/>
    <w:rsid w:val="00707E1D"/>
    <w:rsid w:val="007101C5"/>
    <w:rsid w:val="00710503"/>
    <w:rsid w:val="00710520"/>
    <w:rsid w:val="00710528"/>
    <w:rsid w:val="00710747"/>
    <w:rsid w:val="0071077A"/>
    <w:rsid w:val="007107CB"/>
    <w:rsid w:val="00710A79"/>
    <w:rsid w:val="00710D6E"/>
    <w:rsid w:val="007112ED"/>
    <w:rsid w:val="007114BD"/>
    <w:rsid w:val="0071150C"/>
    <w:rsid w:val="007116F0"/>
    <w:rsid w:val="00711840"/>
    <w:rsid w:val="00711A1E"/>
    <w:rsid w:val="00711C35"/>
    <w:rsid w:val="00711CC9"/>
    <w:rsid w:val="00711E84"/>
    <w:rsid w:val="00711E9C"/>
    <w:rsid w:val="00711F44"/>
    <w:rsid w:val="00712117"/>
    <w:rsid w:val="00712144"/>
    <w:rsid w:val="0071238F"/>
    <w:rsid w:val="007123F4"/>
    <w:rsid w:val="007124DF"/>
    <w:rsid w:val="0071270B"/>
    <w:rsid w:val="00712C34"/>
    <w:rsid w:val="00712CC4"/>
    <w:rsid w:val="00712D93"/>
    <w:rsid w:val="00712E63"/>
    <w:rsid w:val="00713120"/>
    <w:rsid w:val="007132D7"/>
    <w:rsid w:val="0071341C"/>
    <w:rsid w:val="00713475"/>
    <w:rsid w:val="0071369F"/>
    <w:rsid w:val="007138A8"/>
    <w:rsid w:val="007138E2"/>
    <w:rsid w:val="00713ABB"/>
    <w:rsid w:val="00713BE5"/>
    <w:rsid w:val="00713D76"/>
    <w:rsid w:val="00713D91"/>
    <w:rsid w:val="00713DE9"/>
    <w:rsid w:val="00713E54"/>
    <w:rsid w:val="00713FF7"/>
    <w:rsid w:val="007143CE"/>
    <w:rsid w:val="007143D4"/>
    <w:rsid w:val="007146D0"/>
    <w:rsid w:val="00714915"/>
    <w:rsid w:val="00714B25"/>
    <w:rsid w:val="00715538"/>
    <w:rsid w:val="00715547"/>
    <w:rsid w:val="00715576"/>
    <w:rsid w:val="007155C4"/>
    <w:rsid w:val="007156F1"/>
    <w:rsid w:val="00716445"/>
    <w:rsid w:val="00716557"/>
    <w:rsid w:val="007165C5"/>
    <w:rsid w:val="0071698B"/>
    <w:rsid w:val="00716C78"/>
    <w:rsid w:val="00716FBE"/>
    <w:rsid w:val="00717003"/>
    <w:rsid w:val="0071736F"/>
    <w:rsid w:val="00717565"/>
    <w:rsid w:val="007176D4"/>
    <w:rsid w:val="007176D8"/>
    <w:rsid w:val="00717743"/>
    <w:rsid w:val="00717A7F"/>
    <w:rsid w:val="00717CCC"/>
    <w:rsid w:val="00717D46"/>
    <w:rsid w:val="0072018C"/>
    <w:rsid w:val="00720640"/>
    <w:rsid w:val="00720800"/>
    <w:rsid w:val="007208AB"/>
    <w:rsid w:val="00720B08"/>
    <w:rsid w:val="00720C5B"/>
    <w:rsid w:val="00720E55"/>
    <w:rsid w:val="00720FF6"/>
    <w:rsid w:val="00721029"/>
    <w:rsid w:val="0072109A"/>
    <w:rsid w:val="00721185"/>
    <w:rsid w:val="007212BF"/>
    <w:rsid w:val="00721606"/>
    <w:rsid w:val="00721692"/>
    <w:rsid w:val="00721813"/>
    <w:rsid w:val="00721844"/>
    <w:rsid w:val="00721B8B"/>
    <w:rsid w:val="00721EA3"/>
    <w:rsid w:val="00722128"/>
    <w:rsid w:val="0072219B"/>
    <w:rsid w:val="0072246C"/>
    <w:rsid w:val="00722678"/>
    <w:rsid w:val="00722698"/>
    <w:rsid w:val="00722AA3"/>
    <w:rsid w:val="00723253"/>
    <w:rsid w:val="00723816"/>
    <w:rsid w:val="00723897"/>
    <w:rsid w:val="007239C7"/>
    <w:rsid w:val="00723A16"/>
    <w:rsid w:val="00723A5B"/>
    <w:rsid w:val="00723B3A"/>
    <w:rsid w:val="00723C03"/>
    <w:rsid w:val="00723C1C"/>
    <w:rsid w:val="00723C3A"/>
    <w:rsid w:val="0072405B"/>
    <w:rsid w:val="00724098"/>
    <w:rsid w:val="00724309"/>
    <w:rsid w:val="00724645"/>
    <w:rsid w:val="0072484A"/>
    <w:rsid w:val="007249EA"/>
    <w:rsid w:val="00724A19"/>
    <w:rsid w:val="00724A5D"/>
    <w:rsid w:val="00724E38"/>
    <w:rsid w:val="00725066"/>
    <w:rsid w:val="00725B6E"/>
    <w:rsid w:val="00725E76"/>
    <w:rsid w:val="00726176"/>
    <w:rsid w:val="00726773"/>
    <w:rsid w:val="00726918"/>
    <w:rsid w:val="00726C62"/>
    <w:rsid w:val="00727001"/>
    <w:rsid w:val="0072732A"/>
    <w:rsid w:val="00727744"/>
    <w:rsid w:val="00727788"/>
    <w:rsid w:val="00727A7E"/>
    <w:rsid w:val="00727C5B"/>
    <w:rsid w:val="00727DD5"/>
    <w:rsid w:val="00727EDC"/>
    <w:rsid w:val="00727F76"/>
    <w:rsid w:val="0073006D"/>
    <w:rsid w:val="00730090"/>
    <w:rsid w:val="0073021D"/>
    <w:rsid w:val="007302E4"/>
    <w:rsid w:val="00730356"/>
    <w:rsid w:val="0073039B"/>
    <w:rsid w:val="00730476"/>
    <w:rsid w:val="007307BC"/>
    <w:rsid w:val="00730848"/>
    <w:rsid w:val="00730877"/>
    <w:rsid w:val="00730931"/>
    <w:rsid w:val="007309AD"/>
    <w:rsid w:val="007309BE"/>
    <w:rsid w:val="00730AD6"/>
    <w:rsid w:val="00730C6B"/>
    <w:rsid w:val="00731253"/>
    <w:rsid w:val="00731345"/>
    <w:rsid w:val="007314FE"/>
    <w:rsid w:val="0073154F"/>
    <w:rsid w:val="0073156F"/>
    <w:rsid w:val="0073168A"/>
    <w:rsid w:val="007316A1"/>
    <w:rsid w:val="007316B9"/>
    <w:rsid w:val="00731829"/>
    <w:rsid w:val="00731864"/>
    <w:rsid w:val="00731F34"/>
    <w:rsid w:val="007320F4"/>
    <w:rsid w:val="0073213D"/>
    <w:rsid w:val="00732185"/>
    <w:rsid w:val="007321B6"/>
    <w:rsid w:val="00732423"/>
    <w:rsid w:val="00732717"/>
    <w:rsid w:val="00732C5D"/>
    <w:rsid w:val="00732D08"/>
    <w:rsid w:val="00732D38"/>
    <w:rsid w:val="00732E74"/>
    <w:rsid w:val="00732F04"/>
    <w:rsid w:val="007331AA"/>
    <w:rsid w:val="00733230"/>
    <w:rsid w:val="00733384"/>
    <w:rsid w:val="0073343F"/>
    <w:rsid w:val="007334B9"/>
    <w:rsid w:val="00733610"/>
    <w:rsid w:val="00733761"/>
    <w:rsid w:val="007339AE"/>
    <w:rsid w:val="007339FB"/>
    <w:rsid w:val="00733ADD"/>
    <w:rsid w:val="00733D79"/>
    <w:rsid w:val="00734311"/>
    <w:rsid w:val="0073446F"/>
    <w:rsid w:val="00734828"/>
    <w:rsid w:val="00734BA1"/>
    <w:rsid w:val="00734C2F"/>
    <w:rsid w:val="00734CB4"/>
    <w:rsid w:val="00734CF2"/>
    <w:rsid w:val="00734F50"/>
    <w:rsid w:val="00735089"/>
    <w:rsid w:val="0073514F"/>
    <w:rsid w:val="007352EA"/>
    <w:rsid w:val="0073578F"/>
    <w:rsid w:val="007357E4"/>
    <w:rsid w:val="007359CC"/>
    <w:rsid w:val="00735A83"/>
    <w:rsid w:val="00735D8C"/>
    <w:rsid w:val="00736110"/>
    <w:rsid w:val="00736231"/>
    <w:rsid w:val="007366B4"/>
    <w:rsid w:val="007366F9"/>
    <w:rsid w:val="00736A28"/>
    <w:rsid w:val="00736DC8"/>
    <w:rsid w:val="00736EE1"/>
    <w:rsid w:val="00736F99"/>
    <w:rsid w:val="00736FA6"/>
    <w:rsid w:val="0073714D"/>
    <w:rsid w:val="00737333"/>
    <w:rsid w:val="00737676"/>
    <w:rsid w:val="00737819"/>
    <w:rsid w:val="0073792E"/>
    <w:rsid w:val="007379A6"/>
    <w:rsid w:val="00737B88"/>
    <w:rsid w:val="00737C45"/>
    <w:rsid w:val="00737C95"/>
    <w:rsid w:val="00737E97"/>
    <w:rsid w:val="00740011"/>
    <w:rsid w:val="007400B0"/>
    <w:rsid w:val="007402F8"/>
    <w:rsid w:val="00740545"/>
    <w:rsid w:val="007405BD"/>
    <w:rsid w:val="00740760"/>
    <w:rsid w:val="00740995"/>
    <w:rsid w:val="00740A4C"/>
    <w:rsid w:val="00740ABE"/>
    <w:rsid w:val="00740B91"/>
    <w:rsid w:val="00741010"/>
    <w:rsid w:val="00741256"/>
    <w:rsid w:val="00741282"/>
    <w:rsid w:val="007413C4"/>
    <w:rsid w:val="00741627"/>
    <w:rsid w:val="00741778"/>
    <w:rsid w:val="00741865"/>
    <w:rsid w:val="00741AA6"/>
    <w:rsid w:val="00741C15"/>
    <w:rsid w:val="00741C77"/>
    <w:rsid w:val="00741CA0"/>
    <w:rsid w:val="00741EB8"/>
    <w:rsid w:val="007420B4"/>
    <w:rsid w:val="0074237D"/>
    <w:rsid w:val="00742633"/>
    <w:rsid w:val="00742656"/>
    <w:rsid w:val="0074296F"/>
    <w:rsid w:val="00742F62"/>
    <w:rsid w:val="0074303D"/>
    <w:rsid w:val="00743236"/>
    <w:rsid w:val="007432DB"/>
    <w:rsid w:val="00743453"/>
    <w:rsid w:val="00743772"/>
    <w:rsid w:val="00743A43"/>
    <w:rsid w:val="00743CD5"/>
    <w:rsid w:val="00743E78"/>
    <w:rsid w:val="00743EEB"/>
    <w:rsid w:val="007440B1"/>
    <w:rsid w:val="0074450C"/>
    <w:rsid w:val="0074491D"/>
    <w:rsid w:val="00744B1B"/>
    <w:rsid w:val="00744CA6"/>
    <w:rsid w:val="00744D8B"/>
    <w:rsid w:val="007451A1"/>
    <w:rsid w:val="007452A3"/>
    <w:rsid w:val="0074535B"/>
    <w:rsid w:val="007453D8"/>
    <w:rsid w:val="007454D4"/>
    <w:rsid w:val="00745517"/>
    <w:rsid w:val="0074572F"/>
    <w:rsid w:val="0074599B"/>
    <w:rsid w:val="007459E8"/>
    <w:rsid w:val="00745A9A"/>
    <w:rsid w:val="00745B63"/>
    <w:rsid w:val="00745CA8"/>
    <w:rsid w:val="00745CD4"/>
    <w:rsid w:val="00745E3B"/>
    <w:rsid w:val="00746253"/>
    <w:rsid w:val="0074640F"/>
    <w:rsid w:val="007464C0"/>
    <w:rsid w:val="0074651F"/>
    <w:rsid w:val="0074672A"/>
    <w:rsid w:val="00746782"/>
    <w:rsid w:val="00746791"/>
    <w:rsid w:val="00746996"/>
    <w:rsid w:val="00746AD2"/>
    <w:rsid w:val="00746C45"/>
    <w:rsid w:val="00747049"/>
    <w:rsid w:val="007470EC"/>
    <w:rsid w:val="00747149"/>
    <w:rsid w:val="00747174"/>
    <w:rsid w:val="007471C4"/>
    <w:rsid w:val="007472BC"/>
    <w:rsid w:val="007472C6"/>
    <w:rsid w:val="00747363"/>
    <w:rsid w:val="00747438"/>
    <w:rsid w:val="007475E2"/>
    <w:rsid w:val="007475EC"/>
    <w:rsid w:val="0074772D"/>
    <w:rsid w:val="00747CA8"/>
    <w:rsid w:val="00747F0B"/>
    <w:rsid w:val="00747FC4"/>
    <w:rsid w:val="007500E8"/>
    <w:rsid w:val="0075037F"/>
    <w:rsid w:val="007504A2"/>
    <w:rsid w:val="00750559"/>
    <w:rsid w:val="0075095D"/>
    <w:rsid w:val="00750A37"/>
    <w:rsid w:val="00750C09"/>
    <w:rsid w:val="00750C4A"/>
    <w:rsid w:val="00750F31"/>
    <w:rsid w:val="00750F9F"/>
    <w:rsid w:val="00750FC4"/>
    <w:rsid w:val="0075108C"/>
    <w:rsid w:val="007510B4"/>
    <w:rsid w:val="00751341"/>
    <w:rsid w:val="0075192D"/>
    <w:rsid w:val="00751AD0"/>
    <w:rsid w:val="00751ADD"/>
    <w:rsid w:val="00751BBF"/>
    <w:rsid w:val="00751DE8"/>
    <w:rsid w:val="0075213C"/>
    <w:rsid w:val="00752292"/>
    <w:rsid w:val="007522F9"/>
    <w:rsid w:val="007526EA"/>
    <w:rsid w:val="00752833"/>
    <w:rsid w:val="00752B7C"/>
    <w:rsid w:val="00752D4E"/>
    <w:rsid w:val="00752EFF"/>
    <w:rsid w:val="00753614"/>
    <w:rsid w:val="00753731"/>
    <w:rsid w:val="007537B2"/>
    <w:rsid w:val="00753869"/>
    <w:rsid w:val="007538A0"/>
    <w:rsid w:val="00753D44"/>
    <w:rsid w:val="0075411C"/>
    <w:rsid w:val="007541BE"/>
    <w:rsid w:val="007542D1"/>
    <w:rsid w:val="00754319"/>
    <w:rsid w:val="0075475A"/>
    <w:rsid w:val="00754848"/>
    <w:rsid w:val="00754A6F"/>
    <w:rsid w:val="00754AC4"/>
    <w:rsid w:val="00754B91"/>
    <w:rsid w:val="00754BAA"/>
    <w:rsid w:val="00754E6B"/>
    <w:rsid w:val="00754F08"/>
    <w:rsid w:val="007554EB"/>
    <w:rsid w:val="0075587F"/>
    <w:rsid w:val="007558DD"/>
    <w:rsid w:val="00755A02"/>
    <w:rsid w:val="00755AC0"/>
    <w:rsid w:val="00755CB4"/>
    <w:rsid w:val="00755F9E"/>
    <w:rsid w:val="00756708"/>
    <w:rsid w:val="0075698A"/>
    <w:rsid w:val="00756F83"/>
    <w:rsid w:val="007572E2"/>
    <w:rsid w:val="00757434"/>
    <w:rsid w:val="007576C9"/>
    <w:rsid w:val="00757802"/>
    <w:rsid w:val="007578D7"/>
    <w:rsid w:val="00757905"/>
    <w:rsid w:val="00757A1C"/>
    <w:rsid w:val="00757A8C"/>
    <w:rsid w:val="00760265"/>
    <w:rsid w:val="00760266"/>
    <w:rsid w:val="00760279"/>
    <w:rsid w:val="00760480"/>
    <w:rsid w:val="007606A5"/>
    <w:rsid w:val="007607D2"/>
    <w:rsid w:val="0076096E"/>
    <w:rsid w:val="00760BCD"/>
    <w:rsid w:val="0076137A"/>
    <w:rsid w:val="007613BB"/>
    <w:rsid w:val="0076144A"/>
    <w:rsid w:val="007616D6"/>
    <w:rsid w:val="007618BF"/>
    <w:rsid w:val="00761BF8"/>
    <w:rsid w:val="00761F73"/>
    <w:rsid w:val="00762110"/>
    <w:rsid w:val="00762161"/>
    <w:rsid w:val="007622AA"/>
    <w:rsid w:val="00762443"/>
    <w:rsid w:val="007626BF"/>
    <w:rsid w:val="00762E03"/>
    <w:rsid w:val="00762EF1"/>
    <w:rsid w:val="0076327B"/>
    <w:rsid w:val="0076347C"/>
    <w:rsid w:val="00763647"/>
    <w:rsid w:val="00763922"/>
    <w:rsid w:val="00763964"/>
    <w:rsid w:val="007639E6"/>
    <w:rsid w:val="00763A88"/>
    <w:rsid w:val="00763BE8"/>
    <w:rsid w:val="00763D84"/>
    <w:rsid w:val="00763E56"/>
    <w:rsid w:val="00763E83"/>
    <w:rsid w:val="00763F93"/>
    <w:rsid w:val="0076436E"/>
    <w:rsid w:val="007644F5"/>
    <w:rsid w:val="0076457E"/>
    <w:rsid w:val="007645C8"/>
    <w:rsid w:val="007646D7"/>
    <w:rsid w:val="007647E5"/>
    <w:rsid w:val="00764866"/>
    <w:rsid w:val="007648AE"/>
    <w:rsid w:val="00764940"/>
    <w:rsid w:val="00764A56"/>
    <w:rsid w:val="00764B8A"/>
    <w:rsid w:val="00764C77"/>
    <w:rsid w:val="00764CBD"/>
    <w:rsid w:val="00764CC0"/>
    <w:rsid w:val="00764DB6"/>
    <w:rsid w:val="00764EA5"/>
    <w:rsid w:val="007654EE"/>
    <w:rsid w:val="00765689"/>
    <w:rsid w:val="0076579B"/>
    <w:rsid w:val="00765963"/>
    <w:rsid w:val="00765AB8"/>
    <w:rsid w:val="00765B5A"/>
    <w:rsid w:val="00765C6D"/>
    <w:rsid w:val="00765FA9"/>
    <w:rsid w:val="007663EC"/>
    <w:rsid w:val="0076644E"/>
    <w:rsid w:val="007664C0"/>
    <w:rsid w:val="007666EF"/>
    <w:rsid w:val="00766867"/>
    <w:rsid w:val="007669AD"/>
    <w:rsid w:val="00766FFC"/>
    <w:rsid w:val="007670D7"/>
    <w:rsid w:val="007672D9"/>
    <w:rsid w:val="0076744C"/>
    <w:rsid w:val="007675E9"/>
    <w:rsid w:val="00767A09"/>
    <w:rsid w:val="00767B1F"/>
    <w:rsid w:val="00767BC5"/>
    <w:rsid w:val="00770091"/>
    <w:rsid w:val="007702F0"/>
    <w:rsid w:val="007703D9"/>
    <w:rsid w:val="0077058B"/>
    <w:rsid w:val="00770618"/>
    <w:rsid w:val="00770646"/>
    <w:rsid w:val="00770830"/>
    <w:rsid w:val="00770861"/>
    <w:rsid w:val="00770A6E"/>
    <w:rsid w:val="00770B81"/>
    <w:rsid w:val="00770B88"/>
    <w:rsid w:val="00770E18"/>
    <w:rsid w:val="007711F6"/>
    <w:rsid w:val="00771434"/>
    <w:rsid w:val="00771658"/>
    <w:rsid w:val="0077169E"/>
    <w:rsid w:val="007717EE"/>
    <w:rsid w:val="00771915"/>
    <w:rsid w:val="0077192B"/>
    <w:rsid w:val="00771A6E"/>
    <w:rsid w:val="00771C0C"/>
    <w:rsid w:val="00771C63"/>
    <w:rsid w:val="00771CC2"/>
    <w:rsid w:val="00771EA1"/>
    <w:rsid w:val="0077205A"/>
    <w:rsid w:val="00772123"/>
    <w:rsid w:val="00772140"/>
    <w:rsid w:val="00772281"/>
    <w:rsid w:val="007723A7"/>
    <w:rsid w:val="007725F6"/>
    <w:rsid w:val="00772652"/>
    <w:rsid w:val="007726F3"/>
    <w:rsid w:val="007728D7"/>
    <w:rsid w:val="00772B04"/>
    <w:rsid w:val="00772DC5"/>
    <w:rsid w:val="00772EAC"/>
    <w:rsid w:val="00772EEF"/>
    <w:rsid w:val="00772F0C"/>
    <w:rsid w:val="00772FD6"/>
    <w:rsid w:val="00773264"/>
    <w:rsid w:val="00773996"/>
    <w:rsid w:val="00773A1F"/>
    <w:rsid w:val="00773AE2"/>
    <w:rsid w:val="00773D77"/>
    <w:rsid w:val="00774178"/>
    <w:rsid w:val="007741B5"/>
    <w:rsid w:val="007742A1"/>
    <w:rsid w:val="00774435"/>
    <w:rsid w:val="00774ACE"/>
    <w:rsid w:val="00774AF1"/>
    <w:rsid w:val="00774AFE"/>
    <w:rsid w:val="00774CCC"/>
    <w:rsid w:val="00774CFB"/>
    <w:rsid w:val="00774DB0"/>
    <w:rsid w:val="0077541D"/>
    <w:rsid w:val="007754AB"/>
    <w:rsid w:val="0077557C"/>
    <w:rsid w:val="0077580C"/>
    <w:rsid w:val="00775886"/>
    <w:rsid w:val="00775B50"/>
    <w:rsid w:val="00775BE5"/>
    <w:rsid w:val="00775CD7"/>
    <w:rsid w:val="00775CD8"/>
    <w:rsid w:val="00775D0C"/>
    <w:rsid w:val="00776057"/>
    <w:rsid w:val="0077631A"/>
    <w:rsid w:val="007763DB"/>
    <w:rsid w:val="0077648B"/>
    <w:rsid w:val="00776598"/>
    <w:rsid w:val="00776A48"/>
    <w:rsid w:val="00776A52"/>
    <w:rsid w:val="00776C02"/>
    <w:rsid w:val="00776C44"/>
    <w:rsid w:val="00776D0D"/>
    <w:rsid w:val="00776E2A"/>
    <w:rsid w:val="007771D1"/>
    <w:rsid w:val="007773B1"/>
    <w:rsid w:val="00777498"/>
    <w:rsid w:val="007776E1"/>
    <w:rsid w:val="007778C7"/>
    <w:rsid w:val="00777AFD"/>
    <w:rsid w:val="00780000"/>
    <w:rsid w:val="0078000A"/>
    <w:rsid w:val="00780437"/>
    <w:rsid w:val="007805FC"/>
    <w:rsid w:val="00780812"/>
    <w:rsid w:val="00780876"/>
    <w:rsid w:val="00780B6A"/>
    <w:rsid w:val="00780E26"/>
    <w:rsid w:val="00780E90"/>
    <w:rsid w:val="007811E9"/>
    <w:rsid w:val="00781559"/>
    <w:rsid w:val="00781591"/>
    <w:rsid w:val="007815F5"/>
    <w:rsid w:val="007817A7"/>
    <w:rsid w:val="00781836"/>
    <w:rsid w:val="00781856"/>
    <w:rsid w:val="00781B35"/>
    <w:rsid w:val="00781C9F"/>
    <w:rsid w:val="00781EF2"/>
    <w:rsid w:val="00781F75"/>
    <w:rsid w:val="00782189"/>
    <w:rsid w:val="00782228"/>
    <w:rsid w:val="00782317"/>
    <w:rsid w:val="0078295B"/>
    <w:rsid w:val="00782BA7"/>
    <w:rsid w:val="00782CA8"/>
    <w:rsid w:val="00782CF5"/>
    <w:rsid w:val="00782D6E"/>
    <w:rsid w:val="00782D90"/>
    <w:rsid w:val="00782DF9"/>
    <w:rsid w:val="00782F27"/>
    <w:rsid w:val="00782FAC"/>
    <w:rsid w:val="007836C6"/>
    <w:rsid w:val="00783783"/>
    <w:rsid w:val="007837DF"/>
    <w:rsid w:val="007837E0"/>
    <w:rsid w:val="0078380C"/>
    <w:rsid w:val="00783E22"/>
    <w:rsid w:val="00783FB9"/>
    <w:rsid w:val="0078412C"/>
    <w:rsid w:val="007841C9"/>
    <w:rsid w:val="0078480B"/>
    <w:rsid w:val="00784976"/>
    <w:rsid w:val="007849D5"/>
    <w:rsid w:val="00784B2E"/>
    <w:rsid w:val="00784BDF"/>
    <w:rsid w:val="00784D74"/>
    <w:rsid w:val="00785263"/>
    <w:rsid w:val="0078569F"/>
    <w:rsid w:val="00785733"/>
    <w:rsid w:val="00785B9C"/>
    <w:rsid w:val="00785E26"/>
    <w:rsid w:val="00785E61"/>
    <w:rsid w:val="00785F23"/>
    <w:rsid w:val="00785FB0"/>
    <w:rsid w:val="0078613E"/>
    <w:rsid w:val="0078644B"/>
    <w:rsid w:val="00786460"/>
    <w:rsid w:val="007865B8"/>
    <w:rsid w:val="007869B4"/>
    <w:rsid w:val="00786AFE"/>
    <w:rsid w:val="00786E53"/>
    <w:rsid w:val="0078713E"/>
    <w:rsid w:val="007871FA"/>
    <w:rsid w:val="00787418"/>
    <w:rsid w:val="007874C3"/>
    <w:rsid w:val="007876AD"/>
    <w:rsid w:val="0078794C"/>
    <w:rsid w:val="00787A68"/>
    <w:rsid w:val="00787C8A"/>
    <w:rsid w:val="00787D76"/>
    <w:rsid w:val="00787DD0"/>
    <w:rsid w:val="00787E6F"/>
    <w:rsid w:val="00787E7D"/>
    <w:rsid w:val="00790099"/>
    <w:rsid w:val="007900F0"/>
    <w:rsid w:val="007901A2"/>
    <w:rsid w:val="0079028D"/>
    <w:rsid w:val="00790742"/>
    <w:rsid w:val="007907BB"/>
    <w:rsid w:val="00790AB6"/>
    <w:rsid w:val="00790B03"/>
    <w:rsid w:val="00790B8C"/>
    <w:rsid w:val="00790C80"/>
    <w:rsid w:val="00790E52"/>
    <w:rsid w:val="00790F3D"/>
    <w:rsid w:val="007910E5"/>
    <w:rsid w:val="00791552"/>
    <w:rsid w:val="007915CA"/>
    <w:rsid w:val="007919FD"/>
    <w:rsid w:val="00791A3A"/>
    <w:rsid w:val="00791BF6"/>
    <w:rsid w:val="00791C62"/>
    <w:rsid w:val="00791D2D"/>
    <w:rsid w:val="00791F48"/>
    <w:rsid w:val="00791F6A"/>
    <w:rsid w:val="00792361"/>
    <w:rsid w:val="00792881"/>
    <w:rsid w:val="00792F09"/>
    <w:rsid w:val="00793085"/>
    <w:rsid w:val="007930C4"/>
    <w:rsid w:val="007930EC"/>
    <w:rsid w:val="0079310C"/>
    <w:rsid w:val="007931F9"/>
    <w:rsid w:val="0079320C"/>
    <w:rsid w:val="007932BB"/>
    <w:rsid w:val="00793447"/>
    <w:rsid w:val="0079362E"/>
    <w:rsid w:val="0079377D"/>
    <w:rsid w:val="007937A0"/>
    <w:rsid w:val="007937EE"/>
    <w:rsid w:val="00793924"/>
    <w:rsid w:val="00793AE5"/>
    <w:rsid w:val="00793BC9"/>
    <w:rsid w:val="00793C40"/>
    <w:rsid w:val="00793C62"/>
    <w:rsid w:val="00793D07"/>
    <w:rsid w:val="00793D52"/>
    <w:rsid w:val="00793E6B"/>
    <w:rsid w:val="00793F49"/>
    <w:rsid w:val="00794296"/>
    <w:rsid w:val="007942EC"/>
    <w:rsid w:val="007943C9"/>
    <w:rsid w:val="007943D0"/>
    <w:rsid w:val="00794567"/>
    <w:rsid w:val="00794865"/>
    <w:rsid w:val="00794A5D"/>
    <w:rsid w:val="00794E5F"/>
    <w:rsid w:val="007950D6"/>
    <w:rsid w:val="00795241"/>
    <w:rsid w:val="00795C64"/>
    <w:rsid w:val="00795EEA"/>
    <w:rsid w:val="007962FA"/>
    <w:rsid w:val="0079635B"/>
    <w:rsid w:val="007964D3"/>
    <w:rsid w:val="00796588"/>
    <w:rsid w:val="0079679B"/>
    <w:rsid w:val="007968EB"/>
    <w:rsid w:val="00796A1E"/>
    <w:rsid w:val="00796CD4"/>
    <w:rsid w:val="00796DE4"/>
    <w:rsid w:val="00796E56"/>
    <w:rsid w:val="00796F78"/>
    <w:rsid w:val="0079700D"/>
    <w:rsid w:val="00797011"/>
    <w:rsid w:val="0079725F"/>
    <w:rsid w:val="007972AD"/>
    <w:rsid w:val="0079749B"/>
    <w:rsid w:val="007974E9"/>
    <w:rsid w:val="00797656"/>
    <w:rsid w:val="00797686"/>
    <w:rsid w:val="00797B16"/>
    <w:rsid w:val="00797B24"/>
    <w:rsid w:val="007A008F"/>
    <w:rsid w:val="007A00FD"/>
    <w:rsid w:val="007A0354"/>
    <w:rsid w:val="007A035D"/>
    <w:rsid w:val="007A082A"/>
    <w:rsid w:val="007A10AC"/>
    <w:rsid w:val="007A141E"/>
    <w:rsid w:val="007A1773"/>
    <w:rsid w:val="007A1BBB"/>
    <w:rsid w:val="007A1CC1"/>
    <w:rsid w:val="007A1E3D"/>
    <w:rsid w:val="007A1F73"/>
    <w:rsid w:val="007A1FC3"/>
    <w:rsid w:val="007A20CB"/>
    <w:rsid w:val="007A2337"/>
    <w:rsid w:val="007A2480"/>
    <w:rsid w:val="007A250E"/>
    <w:rsid w:val="007A26E6"/>
    <w:rsid w:val="007A28BF"/>
    <w:rsid w:val="007A2975"/>
    <w:rsid w:val="007A2A4C"/>
    <w:rsid w:val="007A3031"/>
    <w:rsid w:val="007A3223"/>
    <w:rsid w:val="007A335E"/>
    <w:rsid w:val="007A34ED"/>
    <w:rsid w:val="007A36FD"/>
    <w:rsid w:val="007A3A8D"/>
    <w:rsid w:val="007A4136"/>
    <w:rsid w:val="007A42EF"/>
    <w:rsid w:val="007A4F1E"/>
    <w:rsid w:val="007A5040"/>
    <w:rsid w:val="007A50D0"/>
    <w:rsid w:val="007A53F6"/>
    <w:rsid w:val="007A545F"/>
    <w:rsid w:val="007A55EF"/>
    <w:rsid w:val="007A563C"/>
    <w:rsid w:val="007A56DE"/>
    <w:rsid w:val="007A5903"/>
    <w:rsid w:val="007A5D6B"/>
    <w:rsid w:val="007A61D1"/>
    <w:rsid w:val="007A61EC"/>
    <w:rsid w:val="007A6821"/>
    <w:rsid w:val="007A69F9"/>
    <w:rsid w:val="007A6AE6"/>
    <w:rsid w:val="007A6B0A"/>
    <w:rsid w:val="007A6BC3"/>
    <w:rsid w:val="007A6C57"/>
    <w:rsid w:val="007A6DDE"/>
    <w:rsid w:val="007A6E30"/>
    <w:rsid w:val="007A6FD2"/>
    <w:rsid w:val="007A7058"/>
    <w:rsid w:val="007A718B"/>
    <w:rsid w:val="007A725A"/>
    <w:rsid w:val="007A72AB"/>
    <w:rsid w:val="007A739C"/>
    <w:rsid w:val="007A743D"/>
    <w:rsid w:val="007A7535"/>
    <w:rsid w:val="007A7766"/>
    <w:rsid w:val="007A77C5"/>
    <w:rsid w:val="007A77F3"/>
    <w:rsid w:val="007B030F"/>
    <w:rsid w:val="007B0350"/>
    <w:rsid w:val="007B052E"/>
    <w:rsid w:val="007B0818"/>
    <w:rsid w:val="007B0842"/>
    <w:rsid w:val="007B08A7"/>
    <w:rsid w:val="007B0A03"/>
    <w:rsid w:val="007B0A85"/>
    <w:rsid w:val="007B0B71"/>
    <w:rsid w:val="007B0BFE"/>
    <w:rsid w:val="007B0C08"/>
    <w:rsid w:val="007B0E16"/>
    <w:rsid w:val="007B0F18"/>
    <w:rsid w:val="007B102E"/>
    <w:rsid w:val="007B13EA"/>
    <w:rsid w:val="007B1412"/>
    <w:rsid w:val="007B1657"/>
    <w:rsid w:val="007B16AE"/>
    <w:rsid w:val="007B18DC"/>
    <w:rsid w:val="007B190B"/>
    <w:rsid w:val="007B195B"/>
    <w:rsid w:val="007B1963"/>
    <w:rsid w:val="007B1C88"/>
    <w:rsid w:val="007B1FA5"/>
    <w:rsid w:val="007B2102"/>
    <w:rsid w:val="007B2126"/>
    <w:rsid w:val="007B219D"/>
    <w:rsid w:val="007B2506"/>
    <w:rsid w:val="007B2651"/>
    <w:rsid w:val="007B2989"/>
    <w:rsid w:val="007B2C33"/>
    <w:rsid w:val="007B2C82"/>
    <w:rsid w:val="007B303E"/>
    <w:rsid w:val="007B3137"/>
    <w:rsid w:val="007B336C"/>
    <w:rsid w:val="007B3463"/>
    <w:rsid w:val="007B3550"/>
    <w:rsid w:val="007B35BF"/>
    <w:rsid w:val="007B3802"/>
    <w:rsid w:val="007B3850"/>
    <w:rsid w:val="007B38F0"/>
    <w:rsid w:val="007B38F6"/>
    <w:rsid w:val="007B38F8"/>
    <w:rsid w:val="007B3970"/>
    <w:rsid w:val="007B3AEA"/>
    <w:rsid w:val="007B3E58"/>
    <w:rsid w:val="007B41C4"/>
    <w:rsid w:val="007B41EF"/>
    <w:rsid w:val="007B4546"/>
    <w:rsid w:val="007B472C"/>
    <w:rsid w:val="007B484E"/>
    <w:rsid w:val="007B4924"/>
    <w:rsid w:val="007B49C7"/>
    <w:rsid w:val="007B4D62"/>
    <w:rsid w:val="007B50F4"/>
    <w:rsid w:val="007B516A"/>
    <w:rsid w:val="007B542F"/>
    <w:rsid w:val="007B57FA"/>
    <w:rsid w:val="007B5840"/>
    <w:rsid w:val="007B58E0"/>
    <w:rsid w:val="007B5B1E"/>
    <w:rsid w:val="007B5B73"/>
    <w:rsid w:val="007B5BEE"/>
    <w:rsid w:val="007B5CA0"/>
    <w:rsid w:val="007B5E21"/>
    <w:rsid w:val="007B5FAF"/>
    <w:rsid w:val="007B63E0"/>
    <w:rsid w:val="007B65F0"/>
    <w:rsid w:val="007B676F"/>
    <w:rsid w:val="007B696E"/>
    <w:rsid w:val="007B6C1C"/>
    <w:rsid w:val="007B6F62"/>
    <w:rsid w:val="007B718E"/>
    <w:rsid w:val="007B7295"/>
    <w:rsid w:val="007B72E0"/>
    <w:rsid w:val="007B736D"/>
    <w:rsid w:val="007B73A0"/>
    <w:rsid w:val="007B7A08"/>
    <w:rsid w:val="007B7A55"/>
    <w:rsid w:val="007B7AD3"/>
    <w:rsid w:val="007B7F65"/>
    <w:rsid w:val="007C021A"/>
    <w:rsid w:val="007C02E5"/>
    <w:rsid w:val="007C0315"/>
    <w:rsid w:val="007C0365"/>
    <w:rsid w:val="007C037C"/>
    <w:rsid w:val="007C03FD"/>
    <w:rsid w:val="007C06FC"/>
    <w:rsid w:val="007C093A"/>
    <w:rsid w:val="007C0A6A"/>
    <w:rsid w:val="007C0B82"/>
    <w:rsid w:val="007C0C85"/>
    <w:rsid w:val="007C0D23"/>
    <w:rsid w:val="007C0D83"/>
    <w:rsid w:val="007C0F55"/>
    <w:rsid w:val="007C121F"/>
    <w:rsid w:val="007C1329"/>
    <w:rsid w:val="007C1365"/>
    <w:rsid w:val="007C13F6"/>
    <w:rsid w:val="007C1420"/>
    <w:rsid w:val="007C1512"/>
    <w:rsid w:val="007C16AF"/>
    <w:rsid w:val="007C1C7D"/>
    <w:rsid w:val="007C1D57"/>
    <w:rsid w:val="007C1F89"/>
    <w:rsid w:val="007C2131"/>
    <w:rsid w:val="007C2486"/>
    <w:rsid w:val="007C2757"/>
    <w:rsid w:val="007C28E1"/>
    <w:rsid w:val="007C2942"/>
    <w:rsid w:val="007C2B7D"/>
    <w:rsid w:val="007C2FE1"/>
    <w:rsid w:val="007C3196"/>
    <w:rsid w:val="007C33F7"/>
    <w:rsid w:val="007C34F3"/>
    <w:rsid w:val="007C39FC"/>
    <w:rsid w:val="007C3D64"/>
    <w:rsid w:val="007C3EDB"/>
    <w:rsid w:val="007C42E0"/>
    <w:rsid w:val="007C4360"/>
    <w:rsid w:val="007C4435"/>
    <w:rsid w:val="007C4491"/>
    <w:rsid w:val="007C44D0"/>
    <w:rsid w:val="007C4837"/>
    <w:rsid w:val="007C48D8"/>
    <w:rsid w:val="007C4AB4"/>
    <w:rsid w:val="007C4B7B"/>
    <w:rsid w:val="007C4B9C"/>
    <w:rsid w:val="007C4F36"/>
    <w:rsid w:val="007C4FF4"/>
    <w:rsid w:val="007C503F"/>
    <w:rsid w:val="007C5153"/>
    <w:rsid w:val="007C5197"/>
    <w:rsid w:val="007C52CD"/>
    <w:rsid w:val="007C5338"/>
    <w:rsid w:val="007C5705"/>
    <w:rsid w:val="007C57F3"/>
    <w:rsid w:val="007C583D"/>
    <w:rsid w:val="007C59F6"/>
    <w:rsid w:val="007C5D63"/>
    <w:rsid w:val="007C61E8"/>
    <w:rsid w:val="007C6225"/>
    <w:rsid w:val="007C6546"/>
    <w:rsid w:val="007C6577"/>
    <w:rsid w:val="007C65A7"/>
    <w:rsid w:val="007C65EF"/>
    <w:rsid w:val="007C66BA"/>
    <w:rsid w:val="007C6757"/>
    <w:rsid w:val="007C677A"/>
    <w:rsid w:val="007C682F"/>
    <w:rsid w:val="007C6978"/>
    <w:rsid w:val="007C69ED"/>
    <w:rsid w:val="007C6B3C"/>
    <w:rsid w:val="007C6C62"/>
    <w:rsid w:val="007C6F0A"/>
    <w:rsid w:val="007C7074"/>
    <w:rsid w:val="007C7469"/>
    <w:rsid w:val="007C74AD"/>
    <w:rsid w:val="007C79AB"/>
    <w:rsid w:val="007C7A19"/>
    <w:rsid w:val="007C7A71"/>
    <w:rsid w:val="007C7AF9"/>
    <w:rsid w:val="007C7B53"/>
    <w:rsid w:val="007D00A5"/>
    <w:rsid w:val="007D0225"/>
    <w:rsid w:val="007D0359"/>
    <w:rsid w:val="007D05CD"/>
    <w:rsid w:val="007D07AE"/>
    <w:rsid w:val="007D08FA"/>
    <w:rsid w:val="007D0996"/>
    <w:rsid w:val="007D0A05"/>
    <w:rsid w:val="007D0B36"/>
    <w:rsid w:val="007D0B3F"/>
    <w:rsid w:val="007D0CC3"/>
    <w:rsid w:val="007D108A"/>
    <w:rsid w:val="007D1173"/>
    <w:rsid w:val="007D1252"/>
    <w:rsid w:val="007D1468"/>
    <w:rsid w:val="007D15FC"/>
    <w:rsid w:val="007D1742"/>
    <w:rsid w:val="007D179B"/>
    <w:rsid w:val="007D1870"/>
    <w:rsid w:val="007D1BC3"/>
    <w:rsid w:val="007D1FAD"/>
    <w:rsid w:val="007D20C8"/>
    <w:rsid w:val="007D225C"/>
    <w:rsid w:val="007D236B"/>
    <w:rsid w:val="007D269B"/>
    <w:rsid w:val="007D2719"/>
    <w:rsid w:val="007D278F"/>
    <w:rsid w:val="007D28AB"/>
    <w:rsid w:val="007D2B05"/>
    <w:rsid w:val="007D2B45"/>
    <w:rsid w:val="007D2C5F"/>
    <w:rsid w:val="007D2DA2"/>
    <w:rsid w:val="007D2E53"/>
    <w:rsid w:val="007D317F"/>
    <w:rsid w:val="007D351A"/>
    <w:rsid w:val="007D3611"/>
    <w:rsid w:val="007D37A5"/>
    <w:rsid w:val="007D3952"/>
    <w:rsid w:val="007D3A2C"/>
    <w:rsid w:val="007D3CDD"/>
    <w:rsid w:val="007D3D68"/>
    <w:rsid w:val="007D3F72"/>
    <w:rsid w:val="007D40A6"/>
    <w:rsid w:val="007D4172"/>
    <w:rsid w:val="007D43FF"/>
    <w:rsid w:val="007D444A"/>
    <w:rsid w:val="007D48B3"/>
    <w:rsid w:val="007D4A2F"/>
    <w:rsid w:val="007D4FD4"/>
    <w:rsid w:val="007D530C"/>
    <w:rsid w:val="007D539A"/>
    <w:rsid w:val="007D53E5"/>
    <w:rsid w:val="007D542E"/>
    <w:rsid w:val="007D5604"/>
    <w:rsid w:val="007D5675"/>
    <w:rsid w:val="007D56F7"/>
    <w:rsid w:val="007D5D2C"/>
    <w:rsid w:val="007D5E58"/>
    <w:rsid w:val="007D5E92"/>
    <w:rsid w:val="007D61D2"/>
    <w:rsid w:val="007D6322"/>
    <w:rsid w:val="007D63C2"/>
    <w:rsid w:val="007D6693"/>
    <w:rsid w:val="007D66B7"/>
    <w:rsid w:val="007D682A"/>
    <w:rsid w:val="007D6950"/>
    <w:rsid w:val="007D6A31"/>
    <w:rsid w:val="007D6C1C"/>
    <w:rsid w:val="007D6CA0"/>
    <w:rsid w:val="007D6D46"/>
    <w:rsid w:val="007D6DDC"/>
    <w:rsid w:val="007D6EFE"/>
    <w:rsid w:val="007D738B"/>
    <w:rsid w:val="007D73EA"/>
    <w:rsid w:val="007D7783"/>
    <w:rsid w:val="007D7A74"/>
    <w:rsid w:val="007D7BAF"/>
    <w:rsid w:val="007D7CF6"/>
    <w:rsid w:val="007D7E55"/>
    <w:rsid w:val="007E03D4"/>
    <w:rsid w:val="007E03F5"/>
    <w:rsid w:val="007E04BE"/>
    <w:rsid w:val="007E06CB"/>
    <w:rsid w:val="007E081F"/>
    <w:rsid w:val="007E094C"/>
    <w:rsid w:val="007E0A08"/>
    <w:rsid w:val="007E0B08"/>
    <w:rsid w:val="007E0B0D"/>
    <w:rsid w:val="007E0F6E"/>
    <w:rsid w:val="007E0F94"/>
    <w:rsid w:val="007E133A"/>
    <w:rsid w:val="007E1432"/>
    <w:rsid w:val="007E144D"/>
    <w:rsid w:val="007E1516"/>
    <w:rsid w:val="007E1573"/>
    <w:rsid w:val="007E15AE"/>
    <w:rsid w:val="007E17C6"/>
    <w:rsid w:val="007E1A22"/>
    <w:rsid w:val="007E1D38"/>
    <w:rsid w:val="007E1D47"/>
    <w:rsid w:val="007E1DAC"/>
    <w:rsid w:val="007E1EB5"/>
    <w:rsid w:val="007E1F06"/>
    <w:rsid w:val="007E201C"/>
    <w:rsid w:val="007E2586"/>
    <w:rsid w:val="007E26A5"/>
    <w:rsid w:val="007E276E"/>
    <w:rsid w:val="007E27D2"/>
    <w:rsid w:val="007E28D1"/>
    <w:rsid w:val="007E295B"/>
    <w:rsid w:val="007E2992"/>
    <w:rsid w:val="007E2C4F"/>
    <w:rsid w:val="007E2D04"/>
    <w:rsid w:val="007E312F"/>
    <w:rsid w:val="007E329E"/>
    <w:rsid w:val="007E3369"/>
    <w:rsid w:val="007E3445"/>
    <w:rsid w:val="007E3694"/>
    <w:rsid w:val="007E3849"/>
    <w:rsid w:val="007E3902"/>
    <w:rsid w:val="007E3BF6"/>
    <w:rsid w:val="007E3C40"/>
    <w:rsid w:val="007E3CC8"/>
    <w:rsid w:val="007E3D4B"/>
    <w:rsid w:val="007E3DF4"/>
    <w:rsid w:val="007E3F71"/>
    <w:rsid w:val="007E41E5"/>
    <w:rsid w:val="007E471C"/>
    <w:rsid w:val="007E4768"/>
    <w:rsid w:val="007E47A1"/>
    <w:rsid w:val="007E4B49"/>
    <w:rsid w:val="007E4CC4"/>
    <w:rsid w:val="007E4EA4"/>
    <w:rsid w:val="007E5113"/>
    <w:rsid w:val="007E53F1"/>
    <w:rsid w:val="007E596F"/>
    <w:rsid w:val="007E5A2C"/>
    <w:rsid w:val="007E5FEF"/>
    <w:rsid w:val="007E60A0"/>
    <w:rsid w:val="007E66A8"/>
    <w:rsid w:val="007E68D7"/>
    <w:rsid w:val="007E68E7"/>
    <w:rsid w:val="007E6A2A"/>
    <w:rsid w:val="007E6DBF"/>
    <w:rsid w:val="007E6DC8"/>
    <w:rsid w:val="007E6DDD"/>
    <w:rsid w:val="007E6E56"/>
    <w:rsid w:val="007E6EE0"/>
    <w:rsid w:val="007E6F13"/>
    <w:rsid w:val="007E6F8A"/>
    <w:rsid w:val="007E7525"/>
    <w:rsid w:val="007E7755"/>
    <w:rsid w:val="007E7C4F"/>
    <w:rsid w:val="007E7DBC"/>
    <w:rsid w:val="007E7F89"/>
    <w:rsid w:val="007F024F"/>
    <w:rsid w:val="007F03AD"/>
    <w:rsid w:val="007F067A"/>
    <w:rsid w:val="007F098E"/>
    <w:rsid w:val="007F0B6D"/>
    <w:rsid w:val="007F0BEC"/>
    <w:rsid w:val="007F0DCA"/>
    <w:rsid w:val="007F124F"/>
    <w:rsid w:val="007F13CA"/>
    <w:rsid w:val="007F1448"/>
    <w:rsid w:val="007F1477"/>
    <w:rsid w:val="007F15D4"/>
    <w:rsid w:val="007F17C9"/>
    <w:rsid w:val="007F17E0"/>
    <w:rsid w:val="007F1C1D"/>
    <w:rsid w:val="007F1D63"/>
    <w:rsid w:val="007F1E29"/>
    <w:rsid w:val="007F1F56"/>
    <w:rsid w:val="007F23B1"/>
    <w:rsid w:val="007F2638"/>
    <w:rsid w:val="007F268C"/>
    <w:rsid w:val="007F275D"/>
    <w:rsid w:val="007F28D9"/>
    <w:rsid w:val="007F2ABF"/>
    <w:rsid w:val="007F2BC5"/>
    <w:rsid w:val="007F2BE6"/>
    <w:rsid w:val="007F2DCD"/>
    <w:rsid w:val="007F2E11"/>
    <w:rsid w:val="007F2EA5"/>
    <w:rsid w:val="007F2EBA"/>
    <w:rsid w:val="007F333D"/>
    <w:rsid w:val="007F3562"/>
    <w:rsid w:val="007F36D5"/>
    <w:rsid w:val="007F3DF5"/>
    <w:rsid w:val="007F3E9E"/>
    <w:rsid w:val="007F3F97"/>
    <w:rsid w:val="007F405C"/>
    <w:rsid w:val="007F4072"/>
    <w:rsid w:val="007F41EA"/>
    <w:rsid w:val="007F45E7"/>
    <w:rsid w:val="007F48E8"/>
    <w:rsid w:val="007F4E23"/>
    <w:rsid w:val="007F5264"/>
    <w:rsid w:val="007F5390"/>
    <w:rsid w:val="007F5617"/>
    <w:rsid w:val="007F5637"/>
    <w:rsid w:val="007F56C9"/>
    <w:rsid w:val="007F575A"/>
    <w:rsid w:val="007F576E"/>
    <w:rsid w:val="007F5C46"/>
    <w:rsid w:val="007F5E46"/>
    <w:rsid w:val="007F5FF4"/>
    <w:rsid w:val="007F6090"/>
    <w:rsid w:val="007F6369"/>
    <w:rsid w:val="007F63D8"/>
    <w:rsid w:val="007F646A"/>
    <w:rsid w:val="007F653C"/>
    <w:rsid w:val="007F65F1"/>
    <w:rsid w:val="007F6731"/>
    <w:rsid w:val="007F6906"/>
    <w:rsid w:val="007F6914"/>
    <w:rsid w:val="007F6A0D"/>
    <w:rsid w:val="007F6B9E"/>
    <w:rsid w:val="007F6D65"/>
    <w:rsid w:val="007F6E36"/>
    <w:rsid w:val="007F7031"/>
    <w:rsid w:val="007F713C"/>
    <w:rsid w:val="007F720E"/>
    <w:rsid w:val="007F7257"/>
    <w:rsid w:val="007F7387"/>
    <w:rsid w:val="007F73F1"/>
    <w:rsid w:val="007F76E1"/>
    <w:rsid w:val="007F7716"/>
    <w:rsid w:val="007F7741"/>
    <w:rsid w:val="007F77C4"/>
    <w:rsid w:val="007F7A17"/>
    <w:rsid w:val="00800007"/>
    <w:rsid w:val="00800077"/>
    <w:rsid w:val="00800122"/>
    <w:rsid w:val="00800503"/>
    <w:rsid w:val="00800A32"/>
    <w:rsid w:val="00800BF5"/>
    <w:rsid w:val="00800FD6"/>
    <w:rsid w:val="00801032"/>
    <w:rsid w:val="008010AF"/>
    <w:rsid w:val="00801446"/>
    <w:rsid w:val="008017B3"/>
    <w:rsid w:val="008017CE"/>
    <w:rsid w:val="00801A69"/>
    <w:rsid w:val="00801B15"/>
    <w:rsid w:val="00801B81"/>
    <w:rsid w:val="00801D3C"/>
    <w:rsid w:val="00802521"/>
    <w:rsid w:val="0080262C"/>
    <w:rsid w:val="00802650"/>
    <w:rsid w:val="0080270C"/>
    <w:rsid w:val="0080294A"/>
    <w:rsid w:val="00802A08"/>
    <w:rsid w:val="00802AA8"/>
    <w:rsid w:val="00802D6A"/>
    <w:rsid w:val="00803139"/>
    <w:rsid w:val="0080328C"/>
    <w:rsid w:val="008032F5"/>
    <w:rsid w:val="00803417"/>
    <w:rsid w:val="008035EE"/>
    <w:rsid w:val="008038CE"/>
    <w:rsid w:val="00803A03"/>
    <w:rsid w:val="00803D6B"/>
    <w:rsid w:val="00803D71"/>
    <w:rsid w:val="00803DEA"/>
    <w:rsid w:val="0080443F"/>
    <w:rsid w:val="0080471A"/>
    <w:rsid w:val="008047B4"/>
    <w:rsid w:val="0080494C"/>
    <w:rsid w:val="008049A8"/>
    <w:rsid w:val="00804B5C"/>
    <w:rsid w:val="00804CB3"/>
    <w:rsid w:val="00804D20"/>
    <w:rsid w:val="008051DD"/>
    <w:rsid w:val="0080534D"/>
    <w:rsid w:val="00805663"/>
    <w:rsid w:val="008058AE"/>
    <w:rsid w:val="008058CF"/>
    <w:rsid w:val="0080593B"/>
    <w:rsid w:val="008059D9"/>
    <w:rsid w:val="008059DE"/>
    <w:rsid w:val="00805C73"/>
    <w:rsid w:val="00805DA1"/>
    <w:rsid w:val="0080602B"/>
    <w:rsid w:val="00806060"/>
    <w:rsid w:val="008061BF"/>
    <w:rsid w:val="008064A2"/>
    <w:rsid w:val="008064E7"/>
    <w:rsid w:val="00806630"/>
    <w:rsid w:val="00806773"/>
    <w:rsid w:val="00806B0D"/>
    <w:rsid w:val="00806CB6"/>
    <w:rsid w:val="008074C6"/>
    <w:rsid w:val="008074D1"/>
    <w:rsid w:val="008076E4"/>
    <w:rsid w:val="00810073"/>
    <w:rsid w:val="0081037B"/>
    <w:rsid w:val="008105D7"/>
    <w:rsid w:val="00810C24"/>
    <w:rsid w:val="00810C97"/>
    <w:rsid w:val="00810CF2"/>
    <w:rsid w:val="00810D06"/>
    <w:rsid w:val="00810F8F"/>
    <w:rsid w:val="00811796"/>
    <w:rsid w:val="00811F06"/>
    <w:rsid w:val="00812132"/>
    <w:rsid w:val="00812145"/>
    <w:rsid w:val="0081225B"/>
    <w:rsid w:val="008122E9"/>
    <w:rsid w:val="00812446"/>
    <w:rsid w:val="00812461"/>
    <w:rsid w:val="0081256A"/>
    <w:rsid w:val="00812653"/>
    <w:rsid w:val="0081279B"/>
    <w:rsid w:val="00812BB7"/>
    <w:rsid w:val="00812ED6"/>
    <w:rsid w:val="0081301C"/>
    <w:rsid w:val="008130E5"/>
    <w:rsid w:val="00813150"/>
    <w:rsid w:val="008132A8"/>
    <w:rsid w:val="00813847"/>
    <w:rsid w:val="00813C01"/>
    <w:rsid w:val="00813FB2"/>
    <w:rsid w:val="0081428B"/>
    <w:rsid w:val="00814365"/>
    <w:rsid w:val="0081445D"/>
    <w:rsid w:val="008149E3"/>
    <w:rsid w:val="00814B8C"/>
    <w:rsid w:val="00814D42"/>
    <w:rsid w:val="0081515D"/>
    <w:rsid w:val="008156A6"/>
    <w:rsid w:val="008157CA"/>
    <w:rsid w:val="00815916"/>
    <w:rsid w:val="00815AF4"/>
    <w:rsid w:val="00815E76"/>
    <w:rsid w:val="008161AF"/>
    <w:rsid w:val="0081636F"/>
    <w:rsid w:val="00816639"/>
    <w:rsid w:val="008166C1"/>
    <w:rsid w:val="008167E1"/>
    <w:rsid w:val="00816835"/>
    <w:rsid w:val="00816C3F"/>
    <w:rsid w:val="00816C9F"/>
    <w:rsid w:val="00816CB0"/>
    <w:rsid w:val="00816EEB"/>
    <w:rsid w:val="008173F4"/>
    <w:rsid w:val="0081753F"/>
    <w:rsid w:val="008175C8"/>
    <w:rsid w:val="0081781B"/>
    <w:rsid w:val="00817A48"/>
    <w:rsid w:val="00817EBE"/>
    <w:rsid w:val="00817FC3"/>
    <w:rsid w:val="00820535"/>
    <w:rsid w:val="008206AA"/>
    <w:rsid w:val="00820778"/>
    <w:rsid w:val="00820C09"/>
    <w:rsid w:val="008210AD"/>
    <w:rsid w:val="008213A1"/>
    <w:rsid w:val="008215A0"/>
    <w:rsid w:val="00821D38"/>
    <w:rsid w:val="008220D5"/>
    <w:rsid w:val="00822329"/>
    <w:rsid w:val="00822348"/>
    <w:rsid w:val="00822396"/>
    <w:rsid w:val="008223D2"/>
    <w:rsid w:val="00822535"/>
    <w:rsid w:val="008228F0"/>
    <w:rsid w:val="00822B99"/>
    <w:rsid w:val="00822BAD"/>
    <w:rsid w:val="00822C29"/>
    <w:rsid w:val="00822CC5"/>
    <w:rsid w:val="00822DE2"/>
    <w:rsid w:val="00822ED0"/>
    <w:rsid w:val="008230D7"/>
    <w:rsid w:val="0082312F"/>
    <w:rsid w:val="00823249"/>
    <w:rsid w:val="008233C8"/>
    <w:rsid w:val="00823725"/>
    <w:rsid w:val="00823F67"/>
    <w:rsid w:val="008241D6"/>
    <w:rsid w:val="00824208"/>
    <w:rsid w:val="008244C6"/>
    <w:rsid w:val="00824651"/>
    <w:rsid w:val="008247F6"/>
    <w:rsid w:val="00824A2B"/>
    <w:rsid w:val="00824C03"/>
    <w:rsid w:val="00824F1B"/>
    <w:rsid w:val="00824F58"/>
    <w:rsid w:val="00825238"/>
    <w:rsid w:val="00825346"/>
    <w:rsid w:val="00825642"/>
    <w:rsid w:val="00825776"/>
    <w:rsid w:val="00825818"/>
    <w:rsid w:val="0082585D"/>
    <w:rsid w:val="008258F7"/>
    <w:rsid w:val="00825946"/>
    <w:rsid w:val="00825A7E"/>
    <w:rsid w:val="00825B30"/>
    <w:rsid w:val="00825E07"/>
    <w:rsid w:val="00826006"/>
    <w:rsid w:val="0082601A"/>
    <w:rsid w:val="0082622E"/>
    <w:rsid w:val="00826238"/>
    <w:rsid w:val="008263CE"/>
    <w:rsid w:val="008264B1"/>
    <w:rsid w:val="008265AA"/>
    <w:rsid w:val="00826612"/>
    <w:rsid w:val="00826630"/>
    <w:rsid w:val="0082671D"/>
    <w:rsid w:val="00826934"/>
    <w:rsid w:val="0082693B"/>
    <w:rsid w:val="00826991"/>
    <w:rsid w:val="008269FC"/>
    <w:rsid w:val="00826B56"/>
    <w:rsid w:val="00826B5E"/>
    <w:rsid w:val="00826C59"/>
    <w:rsid w:val="00826E52"/>
    <w:rsid w:val="00827171"/>
    <w:rsid w:val="00827226"/>
    <w:rsid w:val="00827247"/>
    <w:rsid w:val="008276E3"/>
    <w:rsid w:val="0082775E"/>
    <w:rsid w:val="00827796"/>
    <w:rsid w:val="008277D4"/>
    <w:rsid w:val="00827AA6"/>
    <w:rsid w:val="00827B1D"/>
    <w:rsid w:val="00827D70"/>
    <w:rsid w:val="00827F48"/>
    <w:rsid w:val="00827F90"/>
    <w:rsid w:val="00830304"/>
    <w:rsid w:val="008303A9"/>
    <w:rsid w:val="0083047B"/>
    <w:rsid w:val="0083052F"/>
    <w:rsid w:val="00830676"/>
    <w:rsid w:val="00830753"/>
    <w:rsid w:val="0083077F"/>
    <w:rsid w:val="00830936"/>
    <w:rsid w:val="00830ADC"/>
    <w:rsid w:val="00830BB1"/>
    <w:rsid w:val="00830CF3"/>
    <w:rsid w:val="00830F29"/>
    <w:rsid w:val="008311B1"/>
    <w:rsid w:val="008313CA"/>
    <w:rsid w:val="008314E4"/>
    <w:rsid w:val="00831563"/>
    <w:rsid w:val="008315BE"/>
    <w:rsid w:val="008316E4"/>
    <w:rsid w:val="008317CD"/>
    <w:rsid w:val="008317EF"/>
    <w:rsid w:val="00831AC3"/>
    <w:rsid w:val="00831AE8"/>
    <w:rsid w:val="00831C04"/>
    <w:rsid w:val="00831C82"/>
    <w:rsid w:val="00831CED"/>
    <w:rsid w:val="00831D10"/>
    <w:rsid w:val="00832177"/>
    <w:rsid w:val="00832330"/>
    <w:rsid w:val="00832338"/>
    <w:rsid w:val="008324AB"/>
    <w:rsid w:val="0083268A"/>
    <w:rsid w:val="00832ED0"/>
    <w:rsid w:val="00833289"/>
    <w:rsid w:val="0083329E"/>
    <w:rsid w:val="00833541"/>
    <w:rsid w:val="0083365B"/>
    <w:rsid w:val="008339F7"/>
    <w:rsid w:val="00833D39"/>
    <w:rsid w:val="00833EE8"/>
    <w:rsid w:val="00833F19"/>
    <w:rsid w:val="0083411A"/>
    <w:rsid w:val="00834790"/>
    <w:rsid w:val="00834AF2"/>
    <w:rsid w:val="00834B6B"/>
    <w:rsid w:val="00834C9F"/>
    <w:rsid w:val="00834E4C"/>
    <w:rsid w:val="008350E4"/>
    <w:rsid w:val="00835111"/>
    <w:rsid w:val="008352AB"/>
    <w:rsid w:val="0083565B"/>
    <w:rsid w:val="008357E7"/>
    <w:rsid w:val="008358DB"/>
    <w:rsid w:val="00835E6A"/>
    <w:rsid w:val="00835E97"/>
    <w:rsid w:val="00835FE3"/>
    <w:rsid w:val="00836224"/>
    <w:rsid w:val="008363F7"/>
    <w:rsid w:val="0083674E"/>
    <w:rsid w:val="00836B43"/>
    <w:rsid w:val="00836BB2"/>
    <w:rsid w:val="00836DE3"/>
    <w:rsid w:val="00836FA8"/>
    <w:rsid w:val="0083741B"/>
    <w:rsid w:val="0083744C"/>
    <w:rsid w:val="00837542"/>
    <w:rsid w:val="008378AC"/>
    <w:rsid w:val="00837A99"/>
    <w:rsid w:val="00837BC0"/>
    <w:rsid w:val="00837DAC"/>
    <w:rsid w:val="00837EA2"/>
    <w:rsid w:val="00840264"/>
    <w:rsid w:val="00840271"/>
    <w:rsid w:val="0084035A"/>
    <w:rsid w:val="008405A1"/>
    <w:rsid w:val="00840694"/>
    <w:rsid w:val="008406E3"/>
    <w:rsid w:val="00840941"/>
    <w:rsid w:val="008409A8"/>
    <w:rsid w:val="008409C4"/>
    <w:rsid w:val="00840A40"/>
    <w:rsid w:val="00840B0C"/>
    <w:rsid w:val="00840C6B"/>
    <w:rsid w:val="00840E32"/>
    <w:rsid w:val="00840EE3"/>
    <w:rsid w:val="008411D8"/>
    <w:rsid w:val="00841259"/>
    <w:rsid w:val="00841661"/>
    <w:rsid w:val="0084166D"/>
    <w:rsid w:val="00841807"/>
    <w:rsid w:val="0084182C"/>
    <w:rsid w:val="008419F6"/>
    <w:rsid w:val="00841E8E"/>
    <w:rsid w:val="00841FB5"/>
    <w:rsid w:val="00842E2D"/>
    <w:rsid w:val="008432C0"/>
    <w:rsid w:val="008433B7"/>
    <w:rsid w:val="0084361E"/>
    <w:rsid w:val="00843A61"/>
    <w:rsid w:val="00843D70"/>
    <w:rsid w:val="00844104"/>
    <w:rsid w:val="00844249"/>
    <w:rsid w:val="00844335"/>
    <w:rsid w:val="00844343"/>
    <w:rsid w:val="008443FC"/>
    <w:rsid w:val="0084448F"/>
    <w:rsid w:val="0084465D"/>
    <w:rsid w:val="0084473C"/>
    <w:rsid w:val="00844778"/>
    <w:rsid w:val="00844C73"/>
    <w:rsid w:val="00844F38"/>
    <w:rsid w:val="00844FCC"/>
    <w:rsid w:val="00845041"/>
    <w:rsid w:val="0084531C"/>
    <w:rsid w:val="00845355"/>
    <w:rsid w:val="008454CC"/>
    <w:rsid w:val="008455B1"/>
    <w:rsid w:val="00845625"/>
    <w:rsid w:val="00845753"/>
    <w:rsid w:val="00845789"/>
    <w:rsid w:val="008457A4"/>
    <w:rsid w:val="00845B27"/>
    <w:rsid w:val="00845C20"/>
    <w:rsid w:val="00845C35"/>
    <w:rsid w:val="00845F97"/>
    <w:rsid w:val="0084620B"/>
    <w:rsid w:val="00846375"/>
    <w:rsid w:val="008466A5"/>
    <w:rsid w:val="008466C2"/>
    <w:rsid w:val="008467B9"/>
    <w:rsid w:val="00846E41"/>
    <w:rsid w:val="00847142"/>
    <w:rsid w:val="0084716D"/>
    <w:rsid w:val="0084742D"/>
    <w:rsid w:val="00847468"/>
    <w:rsid w:val="00847531"/>
    <w:rsid w:val="00847791"/>
    <w:rsid w:val="00847820"/>
    <w:rsid w:val="00847911"/>
    <w:rsid w:val="00847B8E"/>
    <w:rsid w:val="00847D5F"/>
    <w:rsid w:val="008501AD"/>
    <w:rsid w:val="008502C0"/>
    <w:rsid w:val="008502F6"/>
    <w:rsid w:val="008504A9"/>
    <w:rsid w:val="00850654"/>
    <w:rsid w:val="00850C86"/>
    <w:rsid w:val="00850DA3"/>
    <w:rsid w:val="008511B4"/>
    <w:rsid w:val="00851458"/>
    <w:rsid w:val="008514D8"/>
    <w:rsid w:val="00851631"/>
    <w:rsid w:val="0085198F"/>
    <w:rsid w:val="00851AE3"/>
    <w:rsid w:val="00851C51"/>
    <w:rsid w:val="00851CCB"/>
    <w:rsid w:val="00851E13"/>
    <w:rsid w:val="00851E50"/>
    <w:rsid w:val="0085222A"/>
    <w:rsid w:val="008527BF"/>
    <w:rsid w:val="00852C17"/>
    <w:rsid w:val="00853110"/>
    <w:rsid w:val="0085317A"/>
    <w:rsid w:val="0085320A"/>
    <w:rsid w:val="0085335E"/>
    <w:rsid w:val="0085360B"/>
    <w:rsid w:val="008536DC"/>
    <w:rsid w:val="0085376F"/>
    <w:rsid w:val="00853BCE"/>
    <w:rsid w:val="00853DFB"/>
    <w:rsid w:val="00853F79"/>
    <w:rsid w:val="008546E0"/>
    <w:rsid w:val="0085481A"/>
    <w:rsid w:val="008549AC"/>
    <w:rsid w:val="00854A95"/>
    <w:rsid w:val="00854E4C"/>
    <w:rsid w:val="00854E71"/>
    <w:rsid w:val="00855064"/>
    <w:rsid w:val="008550B3"/>
    <w:rsid w:val="008552FC"/>
    <w:rsid w:val="008556B8"/>
    <w:rsid w:val="00855715"/>
    <w:rsid w:val="00855C2A"/>
    <w:rsid w:val="00855F54"/>
    <w:rsid w:val="00855F82"/>
    <w:rsid w:val="00856142"/>
    <w:rsid w:val="0085615F"/>
    <w:rsid w:val="008565D6"/>
    <w:rsid w:val="00856911"/>
    <w:rsid w:val="008569B5"/>
    <w:rsid w:val="00856B3A"/>
    <w:rsid w:val="00856C0E"/>
    <w:rsid w:val="00856DDF"/>
    <w:rsid w:val="00857016"/>
    <w:rsid w:val="008571E4"/>
    <w:rsid w:val="00857207"/>
    <w:rsid w:val="00857284"/>
    <w:rsid w:val="00857405"/>
    <w:rsid w:val="00857526"/>
    <w:rsid w:val="008578C0"/>
    <w:rsid w:val="0085792F"/>
    <w:rsid w:val="00857CF9"/>
    <w:rsid w:val="00857DDF"/>
    <w:rsid w:val="00857E50"/>
    <w:rsid w:val="008600E4"/>
    <w:rsid w:val="008605DD"/>
    <w:rsid w:val="008606A3"/>
    <w:rsid w:val="00860748"/>
    <w:rsid w:val="00860A73"/>
    <w:rsid w:val="00860A86"/>
    <w:rsid w:val="00860D16"/>
    <w:rsid w:val="00860D8D"/>
    <w:rsid w:val="00860D97"/>
    <w:rsid w:val="008610C3"/>
    <w:rsid w:val="00861102"/>
    <w:rsid w:val="0086133D"/>
    <w:rsid w:val="008613FA"/>
    <w:rsid w:val="00861402"/>
    <w:rsid w:val="008615DF"/>
    <w:rsid w:val="00861925"/>
    <w:rsid w:val="0086192C"/>
    <w:rsid w:val="0086194E"/>
    <w:rsid w:val="00861CD4"/>
    <w:rsid w:val="00861D3D"/>
    <w:rsid w:val="00861D6D"/>
    <w:rsid w:val="008622BB"/>
    <w:rsid w:val="008623C9"/>
    <w:rsid w:val="008623D5"/>
    <w:rsid w:val="00862592"/>
    <w:rsid w:val="00862642"/>
    <w:rsid w:val="008626B1"/>
    <w:rsid w:val="008627CD"/>
    <w:rsid w:val="008628A4"/>
    <w:rsid w:val="008629EE"/>
    <w:rsid w:val="00862B3D"/>
    <w:rsid w:val="00863081"/>
    <w:rsid w:val="00863389"/>
    <w:rsid w:val="0086340E"/>
    <w:rsid w:val="008637EC"/>
    <w:rsid w:val="0086397A"/>
    <w:rsid w:val="00863AE3"/>
    <w:rsid w:val="00864347"/>
    <w:rsid w:val="008644A8"/>
    <w:rsid w:val="00864688"/>
    <w:rsid w:val="00864966"/>
    <w:rsid w:val="00864BE7"/>
    <w:rsid w:val="00864E32"/>
    <w:rsid w:val="008653B2"/>
    <w:rsid w:val="008653F0"/>
    <w:rsid w:val="0086547C"/>
    <w:rsid w:val="008654DE"/>
    <w:rsid w:val="008656CB"/>
    <w:rsid w:val="008656CC"/>
    <w:rsid w:val="00865A53"/>
    <w:rsid w:val="00865B2A"/>
    <w:rsid w:val="00865BD3"/>
    <w:rsid w:val="00865CBC"/>
    <w:rsid w:val="00865E00"/>
    <w:rsid w:val="00865E7E"/>
    <w:rsid w:val="00865FDB"/>
    <w:rsid w:val="008660C6"/>
    <w:rsid w:val="0086617B"/>
    <w:rsid w:val="0086617F"/>
    <w:rsid w:val="008664F8"/>
    <w:rsid w:val="008666D5"/>
    <w:rsid w:val="00866724"/>
    <w:rsid w:val="00866910"/>
    <w:rsid w:val="0086696B"/>
    <w:rsid w:val="00866A3B"/>
    <w:rsid w:val="00866CA2"/>
    <w:rsid w:val="00866D71"/>
    <w:rsid w:val="00866EB8"/>
    <w:rsid w:val="00867285"/>
    <w:rsid w:val="008675B9"/>
    <w:rsid w:val="008678E8"/>
    <w:rsid w:val="00867A7A"/>
    <w:rsid w:val="00867B1C"/>
    <w:rsid w:val="00867B88"/>
    <w:rsid w:val="00867FAD"/>
    <w:rsid w:val="0087032B"/>
    <w:rsid w:val="00870489"/>
    <w:rsid w:val="008704AB"/>
    <w:rsid w:val="00870515"/>
    <w:rsid w:val="008705E2"/>
    <w:rsid w:val="00870D2C"/>
    <w:rsid w:val="00870DE0"/>
    <w:rsid w:val="00870F49"/>
    <w:rsid w:val="0087116B"/>
    <w:rsid w:val="008714C4"/>
    <w:rsid w:val="00871B7C"/>
    <w:rsid w:val="00871C00"/>
    <w:rsid w:val="00871C1E"/>
    <w:rsid w:val="00871E33"/>
    <w:rsid w:val="00871E94"/>
    <w:rsid w:val="00871FFB"/>
    <w:rsid w:val="00872106"/>
    <w:rsid w:val="008722EC"/>
    <w:rsid w:val="0087263B"/>
    <w:rsid w:val="00872689"/>
    <w:rsid w:val="00872881"/>
    <w:rsid w:val="00872A4B"/>
    <w:rsid w:val="00872A8A"/>
    <w:rsid w:val="00872E7E"/>
    <w:rsid w:val="00873031"/>
    <w:rsid w:val="0087310F"/>
    <w:rsid w:val="008731DB"/>
    <w:rsid w:val="0087329B"/>
    <w:rsid w:val="0087356B"/>
    <w:rsid w:val="00873B09"/>
    <w:rsid w:val="00873B1F"/>
    <w:rsid w:val="00873B7F"/>
    <w:rsid w:val="00873C87"/>
    <w:rsid w:val="00873CE5"/>
    <w:rsid w:val="00873D2A"/>
    <w:rsid w:val="008740DB"/>
    <w:rsid w:val="008741D2"/>
    <w:rsid w:val="00874278"/>
    <w:rsid w:val="0087443F"/>
    <w:rsid w:val="008744F5"/>
    <w:rsid w:val="008746C4"/>
    <w:rsid w:val="00874A26"/>
    <w:rsid w:val="00874ABA"/>
    <w:rsid w:val="00874BC0"/>
    <w:rsid w:val="00875017"/>
    <w:rsid w:val="00875216"/>
    <w:rsid w:val="008752CC"/>
    <w:rsid w:val="0087537C"/>
    <w:rsid w:val="008753A1"/>
    <w:rsid w:val="008754A4"/>
    <w:rsid w:val="0087551B"/>
    <w:rsid w:val="0087571B"/>
    <w:rsid w:val="008757D8"/>
    <w:rsid w:val="00875883"/>
    <w:rsid w:val="008758EB"/>
    <w:rsid w:val="00875C84"/>
    <w:rsid w:val="00875F8D"/>
    <w:rsid w:val="00876215"/>
    <w:rsid w:val="008763F5"/>
    <w:rsid w:val="008765CA"/>
    <w:rsid w:val="008765CB"/>
    <w:rsid w:val="00876798"/>
    <w:rsid w:val="008768C7"/>
    <w:rsid w:val="00876D50"/>
    <w:rsid w:val="008770A0"/>
    <w:rsid w:val="008771BA"/>
    <w:rsid w:val="008771DF"/>
    <w:rsid w:val="00877314"/>
    <w:rsid w:val="00877401"/>
    <w:rsid w:val="0087762E"/>
    <w:rsid w:val="00877843"/>
    <w:rsid w:val="00877901"/>
    <w:rsid w:val="00877AF3"/>
    <w:rsid w:val="00877C7F"/>
    <w:rsid w:val="00880211"/>
    <w:rsid w:val="0088024D"/>
    <w:rsid w:val="008804AD"/>
    <w:rsid w:val="0088056B"/>
    <w:rsid w:val="008805E0"/>
    <w:rsid w:val="00880650"/>
    <w:rsid w:val="00880664"/>
    <w:rsid w:val="008806C9"/>
    <w:rsid w:val="0088079B"/>
    <w:rsid w:val="008808D1"/>
    <w:rsid w:val="00880AC2"/>
    <w:rsid w:val="00880D8D"/>
    <w:rsid w:val="00880E8F"/>
    <w:rsid w:val="00880FA9"/>
    <w:rsid w:val="00881081"/>
    <w:rsid w:val="008811E0"/>
    <w:rsid w:val="008814E5"/>
    <w:rsid w:val="008815BC"/>
    <w:rsid w:val="00881758"/>
    <w:rsid w:val="00881AD9"/>
    <w:rsid w:val="00881B1F"/>
    <w:rsid w:val="00881BE6"/>
    <w:rsid w:val="00881CDC"/>
    <w:rsid w:val="00881EA1"/>
    <w:rsid w:val="00881FB9"/>
    <w:rsid w:val="00882161"/>
    <w:rsid w:val="0088275C"/>
    <w:rsid w:val="008827A6"/>
    <w:rsid w:val="008830E7"/>
    <w:rsid w:val="00883816"/>
    <w:rsid w:val="00883A26"/>
    <w:rsid w:val="00883CBD"/>
    <w:rsid w:val="00883CD9"/>
    <w:rsid w:val="00883F68"/>
    <w:rsid w:val="00883FC9"/>
    <w:rsid w:val="00884093"/>
    <w:rsid w:val="008843C3"/>
    <w:rsid w:val="008843CE"/>
    <w:rsid w:val="00884542"/>
    <w:rsid w:val="0088469D"/>
    <w:rsid w:val="0088475C"/>
    <w:rsid w:val="00884813"/>
    <w:rsid w:val="00884873"/>
    <w:rsid w:val="008849A4"/>
    <w:rsid w:val="00884D8A"/>
    <w:rsid w:val="008850DE"/>
    <w:rsid w:val="008851DB"/>
    <w:rsid w:val="008854F5"/>
    <w:rsid w:val="00885B33"/>
    <w:rsid w:val="00885CC5"/>
    <w:rsid w:val="00886026"/>
    <w:rsid w:val="008868B9"/>
    <w:rsid w:val="008868DE"/>
    <w:rsid w:val="008869C7"/>
    <w:rsid w:val="00886D77"/>
    <w:rsid w:val="0088701D"/>
    <w:rsid w:val="00887102"/>
    <w:rsid w:val="00887141"/>
    <w:rsid w:val="00887560"/>
    <w:rsid w:val="008876B8"/>
    <w:rsid w:val="0088794B"/>
    <w:rsid w:val="0088796C"/>
    <w:rsid w:val="00887BC6"/>
    <w:rsid w:val="00887BDC"/>
    <w:rsid w:val="00887FF6"/>
    <w:rsid w:val="00890119"/>
    <w:rsid w:val="008901E9"/>
    <w:rsid w:val="0089080A"/>
    <w:rsid w:val="00890942"/>
    <w:rsid w:val="00890F23"/>
    <w:rsid w:val="0089102D"/>
    <w:rsid w:val="00891249"/>
    <w:rsid w:val="008914F7"/>
    <w:rsid w:val="00891C33"/>
    <w:rsid w:val="00891C64"/>
    <w:rsid w:val="00891E39"/>
    <w:rsid w:val="00891EE0"/>
    <w:rsid w:val="0089218D"/>
    <w:rsid w:val="008924E6"/>
    <w:rsid w:val="0089291B"/>
    <w:rsid w:val="00892D2C"/>
    <w:rsid w:val="00892D60"/>
    <w:rsid w:val="00892E4B"/>
    <w:rsid w:val="00893252"/>
    <w:rsid w:val="00893317"/>
    <w:rsid w:val="0089346D"/>
    <w:rsid w:val="008934D5"/>
    <w:rsid w:val="00893564"/>
    <w:rsid w:val="00893838"/>
    <w:rsid w:val="00893840"/>
    <w:rsid w:val="0089392F"/>
    <w:rsid w:val="00893A29"/>
    <w:rsid w:val="00893AE7"/>
    <w:rsid w:val="00893C46"/>
    <w:rsid w:val="00893E25"/>
    <w:rsid w:val="008947DF"/>
    <w:rsid w:val="00894913"/>
    <w:rsid w:val="008949A9"/>
    <w:rsid w:val="00894B92"/>
    <w:rsid w:val="00894DA4"/>
    <w:rsid w:val="00894EDA"/>
    <w:rsid w:val="00894F54"/>
    <w:rsid w:val="00894FA1"/>
    <w:rsid w:val="008951B5"/>
    <w:rsid w:val="0089552B"/>
    <w:rsid w:val="008958C4"/>
    <w:rsid w:val="00895D22"/>
    <w:rsid w:val="00895E2A"/>
    <w:rsid w:val="00896298"/>
    <w:rsid w:val="00896395"/>
    <w:rsid w:val="008963C7"/>
    <w:rsid w:val="008965CF"/>
    <w:rsid w:val="00896669"/>
    <w:rsid w:val="008966AC"/>
    <w:rsid w:val="00896926"/>
    <w:rsid w:val="008969D7"/>
    <w:rsid w:val="00896E3F"/>
    <w:rsid w:val="008972B0"/>
    <w:rsid w:val="008972FB"/>
    <w:rsid w:val="00897576"/>
    <w:rsid w:val="0089758D"/>
    <w:rsid w:val="00897B15"/>
    <w:rsid w:val="00897E48"/>
    <w:rsid w:val="008A00CA"/>
    <w:rsid w:val="008A0148"/>
    <w:rsid w:val="008A0179"/>
    <w:rsid w:val="008A03A4"/>
    <w:rsid w:val="008A064A"/>
    <w:rsid w:val="008A07EC"/>
    <w:rsid w:val="008A10F1"/>
    <w:rsid w:val="008A113B"/>
    <w:rsid w:val="008A1188"/>
    <w:rsid w:val="008A1406"/>
    <w:rsid w:val="008A1484"/>
    <w:rsid w:val="008A150B"/>
    <w:rsid w:val="008A16DC"/>
    <w:rsid w:val="008A1935"/>
    <w:rsid w:val="008A1CC3"/>
    <w:rsid w:val="008A1D57"/>
    <w:rsid w:val="008A1ED3"/>
    <w:rsid w:val="008A2120"/>
    <w:rsid w:val="008A2146"/>
    <w:rsid w:val="008A221B"/>
    <w:rsid w:val="008A2716"/>
    <w:rsid w:val="008A27F6"/>
    <w:rsid w:val="008A2A38"/>
    <w:rsid w:val="008A2B4D"/>
    <w:rsid w:val="008A2F93"/>
    <w:rsid w:val="008A2FF3"/>
    <w:rsid w:val="008A323C"/>
    <w:rsid w:val="008A3468"/>
    <w:rsid w:val="008A3496"/>
    <w:rsid w:val="008A3813"/>
    <w:rsid w:val="008A38B0"/>
    <w:rsid w:val="008A38DC"/>
    <w:rsid w:val="008A3E4D"/>
    <w:rsid w:val="008A3F05"/>
    <w:rsid w:val="008A4081"/>
    <w:rsid w:val="008A4092"/>
    <w:rsid w:val="008A433C"/>
    <w:rsid w:val="008A4CF0"/>
    <w:rsid w:val="008A4D47"/>
    <w:rsid w:val="008A504B"/>
    <w:rsid w:val="008A541C"/>
    <w:rsid w:val="008A566C"/>
    <w:rsid w:val="008A59FF"/>
    <w:rsid w:val="008A5AAB"/>
    <w:rsid w:val="008A5B2E"/>
    <w:rsid w:val="008A5D44"/>
    <w:rsid w:val="008A5D5D"/>
    <w:rsid w:val="008A61F9"/>
    <w:rsid w:val="008A6234"/>
    <w:rsid w:val="008A642B"/>
    <w:rsid w:val="008A66CE"/>
    <w:rsid w:val="008A6BAC"/>
    <w:rsid w:val="008A6C80"/>
    <w:rsid w:val="008A6D1E"/>
    <w:rsid w:val="008A6F89"/>
    <w:rsid w:val="008A70D4"/>
    <w:rsid w:val="008A7270"/>
    <w:rsid w:val="008A7516"/>
    <w:rsid w:val="008A764B"/>
    <w:rsid w:val="008A7834"/>
    <w:rsid w:val="008A7B0E"/>
    <w:rsid w:val="008A7B45"/>
    <w:rsid w:val="008A7D21"/>
    <w:rsid w:val="008A7DD0"/>
    <w:rsid w:val="008A7F0A"/>
    <w:rsid w:val="008A7F2D"/>
    <w:rsid w:val="008B0131"/>
    <w:rsid w:val="008B017D"/>
    <w:rsid w:val="008B02BF"/>
    <w:rsid w:val="008B040D"/>
    <w:rsid w:val="008B0576"/>
    <w:rsid w:val="008B058D"/>
    <w:rsid w:val="008B0AE8"/>
    <w:rsid w:val="008B0B65"/>
    <w:rsid w:val="008B0B6B"/>
    <w:rsid w:val="008B0D6C"/>
    <w:rsid w:val="008B0EB1"/>
    <w:rsid w:val="008B0EDE"/>
    <w:rsid w:val="008B0EE1"/>
    <w:rsid w:val="008B0FA4"/>
    <w:rsid w:val="008B1306"/>
    <w:rsid w:val="008B13DA"/>
    <w:rsid w:val="008B144F"/>
    <w:rsid w:val="008B1491"/>
    <w:rsid w:val="008B1722"/>
    <w:rsid w:val="008B1971"/>
    <w:rsid w:val="008B1CC9"/>
    <w:rsid w:val="008B1D82"/>
    <w:rsid w:val="008B2141"/>
    <w:rsid w:val="008B2220"/>
    <w:rsid w:val="008B2539"/>
    <w:rsid w:val="008B26C0"/>
    <w:rsid w:val="008B2717"/>
    <w:rsid w:val="008B2746"/>
    <w:rsid w:val="008B288B"/>
    <w:rsid w:val="008B28E0"/>
    <w:rsid w:val="008B29CA"/>
    <w:rsid w:val="008B2A63"/>
    <w:rsid w:val="008B2AEC"/>
    <w:rsid w:val="008B2D1A"/>
    <w:rsid w:val="008B2D40"/>
    <w:rsid w:val="008B2E39"/>
    <w:rsid w:val="008B2EDB"/>
    <w:rsid w:val="008B3370"/>
    <w:rsid w:val="008B356B"/>
    <w:rsid w:val="008B3BDF"/>
    <w:rsid w:val="008B3D1B"/>
    <w:rsid w:val="008B3E77"/>
    <w:rsid w:val="008B42F8"/>
    <w:rsid w:val="008B44CD"/>
    <w:rsid w:val="008B45D6"/>
    <w:rsid w:val="008B4B41"/>
    <w:rsid w:val="008B4C7E"/>
    <w:rsid w:val="008B4EDB"/>
    <w:rsid w:val="008B5267"/>
    <w:rsid w:val="008B5303"/>
    <w:rsid w:val="008B5570"/>
    <w:rsid w:val="008B5894"/>
    <w:rsid w:val="008B5D56"/>
    <w:rsid w:val="008B5DD1"/>
    <w:rsid w:val="008B5E7F"/>
    <w:rsid w:val="008B5EB3"/>
    <w:rsid w:val="008B5EF3"/>
    <w:rsid w:val="008B63CD"/>
    <w:rsid w:val="008B6662"/>
    <w:rsid w:val="008B6814"/>
    <w:rsid w:val="008B6B6B"/>
    <w:rsid w:val="008B6C99"/>
    <w:rsid w:val="008B6FB8"/>
    <w:rsid w:val="008B70D6"/>
    <w:rsid w:val="008B71B4"/>
    <w:rsid w:val="008B721C"/>
    <w:rsid w:val="008B754E"/>
    <w:rsid w:val="008B7566"/>
    <w:rsid w:val="008B767D"/>
    <w:rsid w:val="008B7800"/>
    <w:rsid w:val="008B7AEF"/>
    <w:rsid w:val="008B7E01"/>
    <w:rsid w:val="008B7E86"/>
    <w:rsid w:val="008B7EAB"/>
    <w:rsid w:val="008C0030"/>
    <w:rsid w:val="008C01B4"/>
    <w:rsid w:val="008C0225"/>
    <w:rsid w:val="008C028B"/>
    <w:rsid w:val="008C041A"/>
    <w:rsid w:val="008C0430"/>
    <w:rsid w:val="008C0871"/>
    <w:rsid w:val="008C08B5"/>
    <w:rsid w:val="008C0C56"/>
    <w:rsid w:val="008C0D4F"/>
    <w:rsid w:val="008C0F1D"/>
    <w:rsid w:val="008C125D"/>
    <w:rsid w:val="008C12ED"/>
    <w:rsid w:val="008C1970"/>
    <w:rsid w:val="008C1B8F"/>
    <w:rsid w:val="008C1B9F"/>
    <w:rsid w:val="008C1BCF"/>
    <w:rsid w:val="008C1C6B"/>
    <w:rsid w:val="008C1CA7"/>
    <w:rsid w:val="008C1D5D"/>
    <w:rsid w:val="008C21FE"/>
    <w:rsid w:val="008C2229"/>
    <w:rsid w:val="008C2263"/>
    <w:rsid w:val="008C2278"/>
    <w:rsid w:val="008C23B8"/>
    <w:rsid w:val="008C26DC"/>
    <w:rsid w:val="008C2728"/>
    <w:rsid w:val="008C2729"/>
    <w:rsid w:val="008C2751"/>
    <w:rsid w:val="008C2B55"/>
    <w:rsid w:val="008C2BF9"/>
    <w:rsid w:val="008C2C3B"/>
    <w:rsid w:val="008C2D73"/>
    <w:rsid w:val="008C2D83"/>
    <w:rsid w:val="008C2DEC"/>
    <w:rsid w:val="008C31B6"/>
    <w:rsid w:val="008C3239"/>
    <w:rsid w:val="008C3A58"/>
    <w:rsid w:val="008C3C4C"/>
    <w:rsid w:val="008C3E2B"/>
    <w:rsid w:val="008C3E71"/>
    <w:rsid w:val="008C3F77"/>
    <w:rsid w:val="008C4097"/>
    <w:rsid w:val="008C41E9"/>
    <w:rsid w:val="008C4205"/>
    <w:rsid w:val="008C43B8"/>
    <w:rsid w:val="008C46EF"/>
    <w:rsid w:val="008C48E3"/>
    <w:rsid w:val="008C4A1D"/>
    <w:rsid w:val="008C4B04"/>
    <w:rsid w:val="008C4BB6"/>
    <w:rsid w:val="008C4DF4"/>
    <w:rsid w:val="008C4EBB"/>
    <w:rsid w:val="008C5233"/>
    <w:rsid w:val="008C52EE"/>
    <w:rsid w:val="008C5367"/>
    <w:rsid w:val="008C544A"/>
    <w:rsid w:val="008C555F"/>
    <w:rsid w:val="008C57EE"/>
    <w:rsid w:val="008C58B5"/>
    <w:rsid w:val="008C5918"/>
    <w:rsid w:val="008C5AD4"/>
    <w:rsid w:val="008C5C75"/>
    <w:rsid w:val="008C5FC9"/>
    <w:rsid w:val="008C68E2"/>
    <w:rsid w:val="008C6AC4"/>
    <w:rsid w:val="008C6D88"/>
    <w:rsid w:val="008C7163"/>
    <w:rsid w:val="008C72C9"/>
    <w:rsid w:val="008C734B"/>
    <w:rsid w:val="008C7591"/>
    <w:rsid w:val="008C7668"/>
    <w:rsid w:val="008C76EC"/>
    <w:rsid w:val="008C7AB6"/>
    <w:rsid w:val="008C7B00"/>
    <w:rsid w:val="008C7BF5"/>
    <w:rsid w:val="008C7CAE"/>
    <w:rsid w:val="008C7D40"/>
    <w:rsid w:val="008D021E"/>
    <w:rsid w:val="008D03F1"/>
    <w:rsid w:val="008D0467"/>
    <w:rsid w:val="008D053D"/>
    <w:rsid w:val="008D0871"/>
    <w:rsid w:val="008D0A1C"/>
    <w:rsid w:val="008D0A50"/>
    <w:rsid w:val="008D114E"/>
    <w:rsid w:val="008D1195"/>
    <w:rsid w:val="008D13B3"/>
    <w:rsid w:val="008D14A3"/>
    <w:rsid w:val="008D1833"/>
    <w:rsid w:val="008D1941"/>
    <w:rsid w:val="008D1957"/>
    <w:rsid w:val="008D19C1"/>
    <w:rsid w:val="008D1B73"/>
    <w:rsid w:val="008D1CBC"/>
    <w:rsid w:val="008D1DD7"/>
    <w:rsid w:val="008D26CD"/>
    <w:rsid w:val="008D29F8"/>
    <w:rsid w:val="008D2E78"/>
    <w:rsid w:val="008D2EA2"/>
    <w:rsid w:val="008D3125"/>
    <w:rsid w:val="008D32E6"/>
    <w:rsid w:val="008D33F3"/>
    <w:rsid w:val="008D34AE"/>
    <w:rsid w:val="008D3623"/>
    <w:rsid w:val="008D3952"/>
    <w:rsid w:val="008D3C81"/>
    <w:rsid w:val="008D3CD7"/>
    <w:rsid w:val="008D3E98"/>
    <w:rsid w:val="008D4041"/>
    <w:rsid w:val="008D4077"/>
    <w:rsid w:val="008D40CA"/>
    <w:rsid w:val="008D4269"/>
    <w:rsid w:val="008D426D"/>
    <w:rsid w:val="008D4375"/>
    <w:rsid w:val="008D4389"/>
    <w:rsid w:val="008D44D8"/>
    <w:rsid w:val="008D4960"/>
    <w:rsid w:val="008D4D35"/>
    <w:rsid w:val="008D4E19"/>
    <w:rsid w:val="008D4E9E"/>
    <w:rsid w:val="008D4F93"/>
    <w:rsid w:val="008D5158"/>
    <w:rsid w:val="008D51EC"/>
    <w:rsid w:val="008D53C8"/>
    <w:rsid w:val="008D5479"/>
    <w:rsid w:val="008D54AF"/>
    <w:rsid w:val="008D54D0"/>
    <w:rsid w:val="008D5936"/>
    <w:rsid w:val="008D5AF2"/>
    <w:rsid w:val="008D5BA0"/>
    <w:rsid w:val="008D5F09"/>
    <w:rsid w:val="008D60A8"/>
    <w:rsid w:val="008D636F"/>
    <w:rsid w:val="008D63B0"/>
    <w:rsid w:val="008D64FB"/>
    <w:rsid w:val="008D6590"/>
    <w:rsid w:val="008D65ED"/>
    <w:rsid w:val="008D697A"/>
    <w:rsid w:val="008D6A98"/>
    <w:rsid w:val="008D7047"/>
    <w:rsid w:val="008D7411"/>
    <w:rsid w:val="008D7985"/>
    <w:rsid w:val="008D7AA2"/>
    <w:rsid w:val="008D7BBF"/>
    <w:rsid w:val="008D7CBD"/>
    <w:rsid w:val="008D7ED4"/>
    <w:rsid w:val="008E044D"/>
    <w:rsid w:val="008E06B1"/>
    <w:rsid w:val="008E07CE"/>
    <w:rsid w:val="008E0995"/>
    <w:rsid w:val="008E09E7"/>
    <w:rsid w:val="008E0F54"/>
    <w:rsid w:val="008E128C"/>
    <w:rsid w:val="008E12D2"/>
    <w:rsid w:val="008E1509"/>
    <w:rsid w:val="008E15C1"/>
    <w:rsid w:val="008E1930"/>
    <w:rsid w:val="008E1ADF"/>
    <w:rsid w:val="008E1B4D"/>
    <w:rsid w:val="008E1ED8"/>
    <w:rsid w:val="008E20DA"/>
    <w:rsid w:val="008E2193"/>
    <w:rsid w:val="008E23AB"/>
    <w:rsid w:val="008E281C"/>
    <w:rsid w:val="008E2AEF"/>
    <w:rsid w:val="008E2BFD"/>
    <w:rsid w:val="008E2C90"/>
    <w:rsid w:val="008E2CB3"/>
    <w:rsid w:val="008E2E42"/>
    <w:rsid w:val="008E30BD"/>
    <w:rsid w:val="008E313A"/>
    <w:rsid w:val="008E3181"/>
    <w:rsid w:val="008E31C8"/>
    <w:rsid w:val="008E3425"/>
    <w:rsid w:val="008E36FE"/>
    <w:rsid w:val="008E3C77"/>
    <w:rsid w:val="008E3E06"/>
    <w:rsid w:val="008E3EB0"/>
    <w:rsid w:val="008E40B8"/>
    <w:rsid w:val="008E4272"/>
    <w:rsid w:val="008E469B"/>
    <w:rsid w:val="008E484B"/>
    <w:rsid w:val="008E487F"/>
    <w:rsid w:val="008E48B2"/>
    <w:rsid w:val="008E4BD9"/>
    <w:rsid w:val="008E4CC7"/>
    <w:rsid w:val="008E511E"/>
    <w:rsid w:val="008E51D9"/>
    <w:rsid w:val="008E5356"/>
    <w:rsid w:val="008E5364"/>
    <w:rsid w:val="008E5446"/>
    <w:rsid w:val="008E54A3"/>
    <w:rsid w:val="008E5558"/>
    <w:rsid w:val="008E571D"/>
    <w:rsid w:val="008E57AE"/>
    <w:rsid w:val="008E5F19"/>
    <w:rsid w:val="008E6151"/>
    <w:rsid w:val="008E625F"/>
    <w:rsid w:val="008E638A"/>
    <w:rsid w:val="008E638C"/>
    <w:rsid w:val="008E641C"/>
    <w:rsid w:val="008E659B"/>
    <w:rsid w:val="008E67B0"/>
    <w:rsid w:val="008E6995"/>
    <w:rsid w:val="008E6A1C"/>
    <w:rsid w:val="008E6AEA"/>
    <w:rsid w:val="008E6B69"/>
    <w:rsid w:val="008E6DD8"/>
    <w:rsid w:val="008E6F03"/>
    <w:rsid w:val="008E70FF"/>
    <w:rsid w:val="008E733B"/>
    <w:rsid w:val="008E74BB"/>
    <w:rsid w:val="008E750E"/>
    <w:rsid w:val="008E75A3"/>
    <w:rsid w:val="008E7817"/>
    <w:rsid w:val="008E7960"/>
    <w:rsid w:val="008E7F35"/>
    <w:rsid w:val="008E7FB8"/>
    <w:rsid w:val="008F05E0"/>
    <w:rsid w:val="008F05F6"/>
    <w:rsid w:val="008F06EF"/>
    <w:rsid w:val="008F076D"/>
    <w:rsid w:val="008F08A2"/>
    <w:rsid w:val="008F09A2"/>
    <w:rsid w:val="008F0AD4"/>
    <w:rsid w:val="008F0B78"/>
    <w:rsid w:val="008F11E5"/>
    <w:rsid w:val="008F1CF8"/>
    <w:rsid w:val="008F1D5F"/>
    <w:rsid w:val="008F2099"/>
    <w:rsid w:val="008F2573"/>
    <w:rsid w:val="008F25D9"/>
    <w:rsid w:val="008F2617"/>
    <w:rsid w:val="008F270F"/>
    <w:rsid w:val="008F286E"/>
    <w:rsid w:val="008F2896"/>
    <w:rsid w:val="008F2B39"/>
    <w:rsid w:val="008F2C26"/>
    <w:rsid w:val="008F2FB1"/>
    <w:rsid w:val="008F3423"/>
    <w:rsid w:val="008F3426"/>
    <w:rsid w:val="008F3564"/>
    <w:rsid w:val="008F3635"/>
    <w:rsid w:val="008F396F"/>
    <w:rsid w:val="008F3BEC"/>
    <w:rsid w:val="008F3D1F"/>
    <w:rsid w:val="008F3DE5"/>
    <w:rsid w:val="008F3EDD"/>
    <w:rsid w:val="008F3F2B"/>
    <w:rsid w:val="008F3F57"/>
    <w:rsid w:val="008F4067"/>
    <w:rsid w:val="008F41DE"/>
    <w:rsid w:val="008F431C"/>
    <w:rsid w:val="008F43AA"/>
    <w:rsid w:val="008F44FD"/>
    <w:rsid w:val="008F4501"/>
    <w:rsid w:val="008F4A90"/>
    <w:rsid w:val="008F4DEB"/>
    <w:rsid w:val="008F4EB9"/>
    <w:rsid w:val="008F50F9"/>
    <w:rsid w:val="008F510F"/>
    <w:rsid w:val="008F59B9"/>
    <w:rsid w:val="008F5CFA"/>
    <w:rsid w:val="008F5DEF"/>
    <w:rsid w:val="008F5E5D"/>
    <w:rsid w:val="008F60FA"/>
    <w:rsid w:val="008F6637"/>
    <w:rsid w:val="008F68F2"/>
    <w:rsid w:val="008F69A4"/>
    <w:rsid w:val="008F6CD9"/>
    <w:rsid w:val="008F6EB2"/>
    <w:rsid w:val="008F7170"/>
    <w:rsid w:val="008F719E"/>
    <w:rsid w:val="008F7205"/>
    <w:rsid w:val="008F7253"/>
    <w:rsid w:val="008F746D"/>
    <w:rsid w:val="008F7761"/>
    <w:rsid w:val="008F7B21"/>
    <w:rsid w:val="00900331"/>
    <w:rsid w:val="0090066B"/>
    <w:rsid w:val="0090103F"/>
    <w:rsid w:val="00901087"/>
    <w:rsid w:val="0090140A"/>
    <w:rsid w:val="00901610"/>
    <w:rsid w:val="0090176C"/>
    <w:rsid w:val="0090187B"/>
    <w:rsid w:val="0090197A"/>
    <w:rsid w:val="009019AC"/>
    <w:rsid w:val="00901AFC"/>
    <w:rsid w:val="00901ED5"/>
    <w:rsid w:val="009025D5"/>
    <w:rsid w:val="009026A0"/>
    <w:rsid w:val="00902722"/>
    <w:rsid w:val="009028EA"/>
    <w:rsid w:val="0090296A"/>
    <w:rsid w:val="009029E5"/>
    <w:rsid w:val="00902B93"/>
    <w:rsid w:val="00902BC9"/>
    <w:rsid w:val="00902BE2"/>
    <w:rsid w:val="00902DF8"/>
    <w:rsid w:val="00902FEB"/>
    <w:rsid w:val="00902FF0"/>
    <w:rsid w:val="00903066"/>
    <w:rsid w:val="0090322A"/>
    <w:rsid w:val="0090339A"/>
    <w:rsid w:val="009033EE"/>
    <w:rsid w:val="0090363E"/>
    <w:rsid w:val="009038C3"/>
    <w:rsid w:val="009038D4"/>
    <w:rsid w:val="00903DC2"/>
    <w:rsid w:val="00904141"/>
    <w:rsid w:val="00904590"/>
    <w:rsid w:val="009046E9"/>
    <w:rsid w:val="0090473A"/>
    <w:rsid w:val="009048E9"/>
    <w:rsid w:val="00904B1B"/>
    <w:rsid w:val="00904B33"/>
    <w:rsid w:val="00904C72"/>
    <w:rsid w:val="00904ED7"/>
    <w:rsid w:val="0090504F"/>
    <w:rsid w:val="00905115"/>
    <w:rsid w:val="0090527E"/>
    <w:rsid w:val="00905297"/>
    <w:rsid w:val="0090539B"/>
    <w:rsid w:val="00905634"/>
    <w:rsid w:val="0090597B"/>
    <w:rsid w:val="00905998"/>
    <w:rsid w:val="00905A0B"/>
    <w:rsid w:val="00905B29"/>
    <w:rsid w:val="00905C45"/>
    <w:rsid w:val="00905D17"/>
    <w:rsid w:val="00906266"/>
    <w:rsid w:val="009065B2"/>
    <w:rsid w:val="00906747"/>
    <w:rsid w:val="00906A43"/>
    <w:rsid w:val="00906B28"/>
    <w:rsid w:val="00906D30"/>
    <w:rsid w:val="0090704C"/>
    <w:rsid w:val="009070F8"/>
    <w:rsid w:val="009071B7"/>
    <w:rsid w:val="00907349"/>
    <w:rsid w:val="00907354"/>
    <w:rsid w:val="0090756C"/>
    <w:rsid w:val="00907635"/>
    <w:rsid w:val="00907A61"/>
    <w:rsid w:val="00907B23"/>
    <w:rsid w:val="00907C77"/>
    <w:rsid w:val="00907DAA"/>
    <w:rsid w:val="00910492"/>
    <w:rsid w:val="00910602"/>
    <w:rsid w:val="00910719"/>
    <w:rsid w:val="00910765"/>
    <w:rsid w:val="00910778"/>
    <w:rsid w:val="009107E4"/>
    <w:rsid w:val="009108C1"/>
    <w:rsid w:val="009108F8"/>
    <w:rsid w:val="00911011"/>
    <w:rsid w:val="00911198"/>
    <w:rsid w:val="009112A9"/>
    <w:rsid w:val="0091143D"/>
    <w:rsid w:val="009115AB"/>
    <w:rsid w:val="00911626"/>
    <w:rsid w:val="00911B9F"/>
    <w:rsid w:val="00911BB7"/>
    <w:rsid w:val="00911C54"/>
    <w:rsid w:val="009120DA"/>
    <w:rsid w:val="00912148"/>
    <w:rsid w:val="0091229E"/>
    <w:rsid w:val="0091234E"/>
    <w:rsid w:val="0091258C"/>
    <w:rsid w:val="009127A9"/>
    <w:rsid w:val="00912D1B"/>
    <w:rsid w:val="00913001"/>
    <w:rsid w:val="00913630"/>
    <w:rsid w:val="009136D9"/>
    <w:rsid w:val="00913C6A"/>
    <w:rsid w:val="00913C77"/>
    <w:rsid w:val="00913FF2"/>
    <w:rsid w:val="00914135"/>
    <w:rsid w:val="009141FF"/>
    <w:rsid w:val="00914528"/>
    <w:rsid w:val="0091472B"/>
    <w:rsid w:val="009147C7"/>
    <w:rsid w:val="009148DE"/>
    <w:rsid w:val="00914A89"/>
    <w:rsid w:val="00914FFB"/>
    <w:rsid w:val="009151CE"/>
    <w:rsid w:val="009151F3"/>
    <w:rsid w:val="00915268"/>
    <w:rsid w:val="00915772"/>
    <w:rsid w:val="0091579B"/>
    <w:rsid w:val="00915906"/>
    <w:rsid w:val="00915A69"/>
    <w:rsid w:val="00915B2D"/>
    <w:rsid w:val="00915D91"/>
    <w:rsid w:val="009160E7"/>
    <w:rsid w:val="009165A4"/>
    <w:rsid w:val="00916958"/>
    <w:rsid w:val="00916A0A"/>
    <w:rsid w:val="009170C6"/>
    <w:rsid w:val="009175CF"/>
    <w:rsid w:val="009177BC"/>
    <w:rsid w:val="00917A29"/>
    <w:rsid w:val="00917A5A"/>
    <w:rsid w:val="00920107"/>
    <w:rsid w:val="00920121"/>
    <w:rsid w:val="00920601"/>
    <w:rsid w:val="0092067F"/>
    <w:rsid w:val="00920889"/>
    <w:rsid w:val="00920BE6"/>
    <w:rsid w:val="00920D62"/>
    <w:rsid w:val="00920E14"/>
    <w:rsid w:val="00921268"/>
    <w:rsid w:val="009212DC"/>
    <w:rsid w:val="0092134D"/>
    <w:rsid w:val="009214B1"/>
    <w:rsid w:val="009218B9"/>
    <w:rsid w:val="00921B77"/>
    <w:rsid w:val="00921D56"/>
    <w:rsid w:val="009220D3"/>
    <w:rsid w:val="009223A6"/>
    <w:rsid w:val="009227CE"/>
    <w:rsid w:val="00922841"/>
    <w:rsid w:val="00922970"/>
    <w:rsid w:val="00922995"/>
    <w:rsid w:val="00922B07"/>
    <w:rsid w:val="00922BF9"/>
    <w:rsid w:val="00922CD6"/>
    <w:rsid w:val="00922DFA"/>
    <w:rsid w:val="00922F56"/>
    <w:rsid w:val="009231E4"/>
    <w:rsid w:val="009232E8"/>
    <w:rsid w:val="009233A1"/>
    <w:rsid w:val="009233BD"/>
    <w:rsid w:val="009233CF"/>
    <w:rsid w:val="00923B98"/>
    <w:rsid w:val="00923CD4"/>
    <w:rsid w:val="00923EF3"/>
    <w:rsid w:val="00923F15"/>
    <w:rsid w:val="00924209"/>
    <w:rsid w:val="0092432E"/>
    <w:rsid w:val="0092441F"/>
    <w:rsid w:val="00924446"/>
    <w:rsid w:val="009246A1"/>
    <w:rsid w:val="009246B3"/>
    <w:rsid w:val="00924A5C"/>
    <w:rsid w:val="00924B4D"/>
    <w:rsid w:val="00924EB7"/>
    <w:rsid w:val="0092519E"/>
    <w:rsid w:val="009251AB"/>
    <w:rsid w:val="009251FA"/>
    <w:rsid w:val="009252B7"/>
    <w:rsid w:val="00925353"/>
    <w:rsid w:val="009257D2"/>
    <w:rsid w:val="00925F5B"/>
    <w:rsid w:val="00926006"/>
    <w:rsid w:val="00926062"/>
    <w:rsid w:val="009263D8"/>
    <w:rsid w:val="009266C8"/>
    <w:rsid w:val="00926781"/>
    <w:rsid w:val="009267B1"/>
    <w:rsid w:val="009269D1"/>
    <w:rsid w:val="00926AE5"/>
    <w:rsid w:val="00926E52"/>
    <w:rsid w:val="00927080"/>
    <w:rsid w:val="009272F2"/>
    <w:rsid w:val="009273CA"/>
    <w:rsid w:val="00927576"/>
    <w:rsid w:val="00927604"/>
    <w:rsid w:val="00927784"/>
    <w:rsid w:val="009278CF"/>
    <w:rsid w:val="0092797C"/>
    <w:rsid w:val="00927B47"/>
    <w:rsid w:val="00927B5D"/>
    <w:rsid w:val="00927DCC"/>
    <w:rsid w:val="00927E82"/>
    <w:rsid w:val="00927EFF"/>
    <w:rsid w:val="00927F2A"/>
    <w:rsid w:val="00927F39"/>
    <w:rsid w:val="00930061"/>
    <w:rsid w:val="009305BC"/>
    <w:rsid w:val="009306FF"/>
    <w:rsid w:val="00930A76"/>
    <w:rsid w:val="00930E3F"/>
    <w:rsid w:val="00930EB7"/>
    <w:rsid w:val="00931054"/>
    <w:rsid w:val="009310F6"/>
    <w:rsid w:val="009311B4"/>
    <w:rsid w:val="00931279"/>
    <w:rsid w:val="009312E9"/>
    <w:rsid w:val="00931447"/>
    <w:rsid w:val="00931547"/>
    <w:rsid w:val="0093155C"/>
    <w:rsid w:val="00931679"/>
    <w:rsid w:val="00931722"/>
    <w:rsid w:val="009317FC"/>
    <w:rsid w:val="0093188B"/>
    <w:rsid w:val="00931BAF"/>
    <w:rsid w:val="00931F29"/>
    <w:rsid w:val="00931FC8"/>
    <w:rsid w:val="009320E5"/>
    <w:rsid w:val="009323C0"/>
    <w:rsid w:val="00932431"/>
    <w:rsid w:val="0093253F"/>
    <w:rsid w:val="00932565"/>
    <w:rsid w:val="00932660"/>
    <w:rsid w:val="00932C49"/>
    <w:rsid w:val="00932D48"/>
    <w:rsid w:val="00932E8A"/>
    <w:rsid w:val="00932F7C"/>
    <w:rsid w:val="00932FBE"/>
    <w:rsid w:val="009331A8"/>
    <w:rsid w:val="00933520"/>
    <w:rsid w:val="009337CB"/>
    <w:rsid w:val="00933D3F"/>
    <w:rsid w:val="00933F07"/>
    <w:rsid w:val="00934083"/>
    <w:rsid w:val="00934234"/>
    <w:rsid w:val="00934345"/>
    <w:rsid w:val="00934352"/>
    <w:rsid w:val="00934378"/>
    <w:rsid w:val="009343B7"/>
    <w:rsid w:val="009343D5"/>
    <w:rsid w:val="00934759"/>
    <w:rsid w:val="009347B8"/>
    <w:rsid w:val="00934C38"/>
    <w:rsid w:val="00934D4B"/>
    <w:rsid w:val="00934DDB"/>
    <w:rsid w:val="0093503C"/>
    <w:rsid w:val="00935308"/>
    <w:rsid w:val="009353FB"/>
    <w:rsid w:val="009354C1"/>
    <w:rsid w:val="009355F1"/>
    <w:rsid w:val="0093580C"/>
    <w:rsid w:val="00935843"/>
    <w:rsid w:val="00935920"/>
    <w:rsid w:val="00935AD6"/>
    <w:rsid w:val="00935B57"/>
    <w:rsid w:val="00935C1D"/>
    <w:rsid w:val="009364AE"/>
    <w:rsid w:val="0093689C"/>
    <w:rsid w:val="009368DA"/>
    <w:rsid w:val="00936A5A"/>
    <w:rsid w:val="00936AED"/>
    <w:rsid w:val="00936B9F"/>
    <w:rsid w:val="00936D1A"/>
    <w:rsid w:val="00936D8A"/>
    <w:rsid w:val="00936F93"/>
    <w:rsid w:val="00937144"/>
    <w:rsid w:val="00937551"/>
    <w:rsid w:val="009375B2"/>
    <w:rsid w:val="0093774F"/>
    <w:rsid w:val="009377B0"/>
    <w:rsid w:val="009377FA"/>
    <w:rsid w:val="009401C9"/>
    <w:rsid w:val="009404A2"/>
    <w:rsid w:val="0094053F"/>
    <w:rsid w:val="00940683"/>
    <w:rsid w:val="00940E67"/>
    <w:rsid w:val="00940F1A"/>
    <w:rsid w:val="009411D8"/>
    <w:rsid w:val="0094152E"/>
    <w:rsid w:val="00941683"/>
    <w:rsid w:val="0094184C"/>
    <w:rsid w:val="00941A0D"/>
    <w:rsid w:val="00941A3E"/>
    <w:rsid w:val="00941A74"/>
    <w:rsid w:val="00941CB5"/>
    <w:rsid w:val="00941F0B"/>
    <w:rsid w:val="00941F28"/>
    <w:rsid w:val="009421FB"/>
    <w:rsid w:val="009422E8"/>
    <w:rsid w:val="00942703"/>
    <w:rsid w:val="0094270A"/>
    <w:rsid w:val="00942B49"/>
    <w:rsid w:val="00942F15"/>
    <w:rsid w:val="00943250"/>
    <w:rsid w:val="00943477"/>
    <w:rsid w:val="0094370E"/>
    <w:rsid w:val="009438B6"/>
    <w:rsid w:val="00943BD3"/>
    <w:rsid w:val="00943C82"/>
    <w:rsid w:val="00943D6B"/>
    <w:rsid w:val="00943DFE"/>
    <w:rsid w:val="0094420E"/>
    <w:rsid w:val="00944309"/>
    <w:rsid w:val="0094433F"/>
    <w:rsid w:val="00944B6D"/>
    <w:rsid w:val="00944DAB"/>
    <w:rsid w:val="00944EFB"/>
    <w:rsid w:val="0094526F"/>
    <w:rsid w:val="009453F0"/>
    <w:rsid w:val="009453F9"/>
    <w:rsid w:val="0094546A"/>
    <w:rsid w:val="00945541"/>
    <w:rsid w:val="0094582D"/>
    <w:rsid w:val="009458B4"/>
    <w:rsid w:val="00945941"/>
    <w:rsid w:val="0094596B"/>
    <w:rsid w:val="00945AAC"/>
    <w:rsid w:val="00945C49"/>
    <w:rsid w:val="00945EFC"/>
    <w:rsid w:val="00946090"/>
    <w:rsid w:val="00946106"/>
    <w:rsid w:val="0094610E"/>
    <w:rsid w:val="00946124"/>
    <w:rsid w:val="009463ED"/>
    <w:rsid w:val="009465A3"/>
    <w:rsid w:val="0094662D"/>
    <w:rsid w:val="00946944"/>
    <w:rsid w:val="00946A0E"/>
    <w:rsid w:val="00946A41"/>
    <w:rsid w:val="00946D1B"/>
    <w:rsid w:val="00946EAA"/>
    <w:rsid w:val="00946F09"/>
    <w:rsid w:val="0094740D"/>
    <w:rsid w:val="0094756C"/>
    <w:rsid w:val="009477F7"/>
    <w:rsid w:val="00947A01"/>
    <w:rsid w:val="00947BAD"/>
    <w:rsid w:val="00947E77"/>
    <w:rsid w:val="00947FF6"/>
    <w:rsid w:val="009501AA"/>
    <w:rsid w:val="009502DA"/>
    <w:rsid w:val="009504D6"/>
    <w:rsid w:val="0095068C"/>
    <w:rsid w:val="009506CA"/>
    <w:rsid w:val="009507A1"/>
    <w:rsid w:val="00950827"/>
    <w:rsid w:val="00950B99"/>
    <w:rsid w:val="00950BA1"/>
    <w:rsid w:val="00950BE5"/>
    <w:rsid w:val="00950BEC"/>
    <w:rsid w:val="00950F95"/>
    <w:rsid w:val="0095108F"/>
    <w:rsid w:val="009510F5"/>
    <w:rsid w:val="0095110E"/>
    <w:rsid w:val="009511FF"/>
    <w:rsid w:val="00951212"/>
    <w:rsid w:val="0095170B"/>
    <w:rsid w:val="00951820"/>
    <w:rsid w:val="00951909"/>
    <w:rsid w:val="00951993"/>
    <w:rsid w:val="009519E2"/>
    <w:rsid w:val="00951BAD"/>
    <w:rsid w:val="00951BE9"/>
    <w:rsid w:val="00951C85"/>
    <w:rsid w:val="00951C89"/>
    <w:rsid w:val="00951E2B"/>
    <w:rsid w:val="0095201E"/>
    <w:rsid w:val="00952574"/>
    <w:rsid w:val="00952806"/>
    <w:rsid w:val="0095291A"/>
    <w:rsid w:val="00952A14"/>
    <w:rsid w:val="00952A88"/>
    <w:rsid w:val="00952A9F"/>
    <w:rsid w:val="00952CC7"/>
    <w:rsid w:val="00952E17"/>
    <w:rsid w:val="009533F6"/>
    <w:rsid w:val="0095351D"/>
    <w:rsid w:val="0095366A"/>
    <w:rsid w:val="00953717"/>
    <w:rsid w:val="0095386B"/>
    <w:rsid w:val="00953C21"/>
    <w:rsid w:val="00953E9D"/>
    <w:rsid w:val="00954043"/>
    <w:rsid w:val="00954341"/>
    <w:rsid w:val="0095435F"/>
    <w:rsid w:val="0095448F"/>
    <w:rsid w:val="009544C8"/>
    <w:rsid w:val="0095458B"/>
    <w:rsid w:val="00954777"/>
    <w:rsid w:val="00954A08"/>
    <w:rsid w:val="00954AC7"/>
    <w:rsid w:val="00954D40"/>
    <w:rsid w:val="00954D4A"/>
    <w:rsid w:val="00954DC1"/>
    <w:rsid w:val="00954E8D"/>
    <w:rsid w:val="00954F07"/>
    <w:rsid w:val="009550FC"/>
    <w:rsid w:val="00955165"/>
    <w:rsid w:val="009552C2"/>
    <w:rsid w:val="009556C1"/>
    <w:rsid w:val="0095570F"/>
    <w:rsid w:val="009557EA"/>
    <w:rsid w:val="009557EC"/>
    <w:rsid w:val="00955986"/>
    <w:rsid w:val="00955A96"/>
    <w:rsid w:val="00955AC2"/>
    <w:rsid w:val="00955CBB"/>
    <w:rsid w:val="00955DC8"/>
    <w:rsid w:val="00955E18"/>
    <w:rsid w:val="00956313"/>
    <w:rsid w:val="00956322"/>
    <w:rsid w:val="00956330"/>
    <w:rsid w:val="00956783"/>
    <w:rsid w:val="0095699E"/>
    <w:rsid w:val="00956D35"/>
    <w:rsid w:val="00956D51"/>
    <w:rsid w:val="00956F06"/>
    <w:rsid w:val="00956FF0"/>
    <w:rsid w:val="00956FF2"/>
    <w:rsid w:val="0095728B"/>
    <w:rsid w:val="00957335"/>
    <w:rsid w:val="0095734F"/>
    <w:rsid w:val="00957475"/>
    <w:rsid w:val="009574ED"/>
    <w:rsid w:val="00957AF4"/>
    <w:rsid w:val="009603AC"/>
    <w:rsid w:val="00960410"/>
    <w:rsid w:val="0096043B"/>
    <w:rsid w:val="009604C3"/>
    <w:rsid w:val="009607D2"/>
    <w:rsid w:val="00960829"/>
    <w:rsid w:val="00960864"/>
    <w:rsid w:val="009608AC"/>
    <w:rsid w:val="00960A56"/>
    <w:rsid w:val="00960A99"/>
    <w:rsid w:val="00960B44"/>
    <w:rsid w:val="00960D11"/>
    <w:rsid w:val="00960DA4"/>
    <w:rsid w:val="00960DB5"/>
    <w:rsid w:val="00960ED0"/>
    <w:rsid w:val="00961392"/>
    <w:rsid w:val="009614C2"/>
    <w:rsid w:val="00961598"/>
    <w:rsid w:val="00961670"/>
    <w:rsid w:val="0096170A"/>
    <w:rsid w:val="00961AF2"/>
    <w:rsid w:val="00961FA1"/>
    <w:rsid w:val="00962089"/>
    <w:rsid w:val="00962145"/>
    <w:rsid w:val="00962329"/>
    <w:rsid w:val="00962370"/>
    <w:rsid w:val="009623F1"/>
    <w:rsid w:val="009624FE"/>
    <w:rsid w:val="0096255A"/>
    <w:rsid w:val="00962E43"/>
    <w:rsid w:val="00962F5E"/>
    <w:rsid w:val="00963050"/>
    <w:rsid w:val="00963264"/>
    <w:rsid w:val="0096348E"/>
    <w:rsid w:val="009636AC"/>
    <w:rsid w:val="00963803"/>
    <w:rsid w:val="009638D3"/>
    <w:rsid w:val="0096392F"/>
    <w:rsid w:val="00963A26"/>
    <w:rsid w:val="00963A27"/>
    <w:rsid w:val="00963C1A"/>
    <w:rsid w:val="00963C43"/>
    <w:rsid w:val="00963C78"/>
    <w:rsid w:val="00963CC6"/>
    <w:rsid w:val="00963FEA"/>
    <w:rsid w:val="00964225"/>
    <w:rsid w:val="0096453D"/>
    <w:rsid w:val="00964A97"/>
    <w:rsid w:val="00964E09"/>
    <w:rsid w:val="00964E1E"/>
    <w:rsid w:val="00964E7F"/>
    <w:rsid w:val="00964F8E"/>
    <w:rsid w:val="00964FC7"/>
    <w:rsid w:val="00965049"/>
    <w:rsid w:val="00965102"/>
    <w:rsid w:val="0096517F"/>
    <w:rsid w:val="0096535D"/>
    <w:rsid w:val="009653E5"/>
    <w:rsid w:val="00965FF4"/>
    <w:rsid w:val="00966574"/>
    <w:rsid w:val="009665B5"/>
    <w:rsid w:val="00966634"/>
    <w:rsid w:val="00966669"/>
    <w:rsid w:val="0096679F"/>
    <w:rsid w:val="00966931"/>
    <w:rsid w:val="0096696D"/>
    <w:rsid w:val="00966A23"/>
    <w:rsid w:val="00966A7C"/>
    <w:rsid w:val="00966C08"/>
    <w:rsid w:val="00966C36"/>
    <w:rsid w:val="00966C94"/>
    <w:rsid w:val="00966C98"/>
    <w:rsid w:val="00966D45"/>
    <w:rsid w:val="00966F49"/>
    <w:rsid w:val="009671AF"/>
    <w:rsid w:val="009675B3"/>
    <w:rsid w:val="00967927"/>
    <w:rsid w:val="00967DD6"/>
    <w:rsid w:val="00967EC0"/>
    <w:rsid w:val="00967ED1"/>
    <w:rsid w:val="00967F2F"/>
    <w:rsid w:val="00967FA2"/>
    <w:rsid w:val="00970827"/>
    <w:rsid w:val="00970B5F"/>
    <w:rsid w:val="00970C7B"/>
    <w:rsid w:val="00970D24"/>
    <w:rsid w:val="00970E63"/>
    <w:rsid w:val="00970FBC"/>
    <w:rsid w:val="00971011"/>
    <w:rsid w:val="00971235"/>
    <w:rsid w:val="009713E3"/>
    <w:rsid w:val="009715A2"/>
    <w:rsid w:val="00971850"/>
    <w:rsid w:val="0097196C"/>
    <w:rsid w:val="00971AE6"/>
    <w:rsid w:val="00971B4D"/>
    <w:rsid w:val="00971C20"/>
    <w:rsid w:val="00971C7C"/>
    <w:rsid w:val="00971D36"/>
    <w:rsid w:val="00972145"/>
    <w:rsid w:val="00972513"/>
    <w:rsid w:val="00972A02"/>
    <w:rsid w:val="00972A80"/>
    <w:rsid w:val="00972B57"/>
    <w:rsid w:val="00972BF0"/>
    <w:rsid w:val="00972CD2"/>
    <w:rsid w:val="00972D07"/>
    <w:rsid w:val="00972D43"/>
    <w:rsid w:val="00973166"/>
    <w:rsid w:val="00973368"/>
    <w:rsid w:val="009734D6"/>
    <w:rsid w:val="009738CB"/>
    <w:rsid w:val="00973D0E"/>
    <w:rsid w:val="00973E1D"/>
    <w:rsid w:val="009740A8"/>
    <w:rsid w:val="009741AF"/>
    <w:rsid w:val="00974248"/>
    <w:rsid w:val="009743A7"/>
    <w:rsid w:val="009743BE"/>
    <w:rsid w:val="00974C40"/>
    <w:rsid w:val="00974EAE"/>
    <w:rsid w:val="00975052"/>
    <w:rsid w:val="00975752"/>
    <w:rsid w:val="009758F0"/>
    <w:rsid w:val="0097590B"/>
    <w:rsid w:val="00975A1E"/>
    <w:rsid w:val="00975B2C"/>
    <w:rsid w:val="00975B8A"/>
    <w:rsid w:val="00975C89"/>
    <w:rsid w:val="00975E14"/>
    <w:rsid w:val="0097607E"/>
    <w:rsid w:val="009763A6"/>
    <w:rsid w:val="009763D5"/>
    <w:rsid w:val="0097641B"/>
    <w:rsid w:val="009766F2"/>
    <w:rsid w:val="0097679C"/>
    <w:rsid w:val="009768E2"/>
    <w:rsid w:val="00976917"/>
    <w:rsid w:val="00976A92"/>
    <w:rsid w:val="00976B2E"/>
    <w:rsid w:val="00976D73"/>
    <w:rsid w:val="00976D96"/>
    <w:rsid w:val="00977487"/>
    <w:rsid w:val="009775F4"/>
    <w:rsid w:val="009776A2"/>
    <w:rsid w:val="00977749"/>
    <w:rsid w:val="00977887"/>
    <w:rsid w:val="00977938"/>
    <w:rsid w:val="00977A11"/>
    <w:rsid w:val="00977AFC"/>
    <w:rsid w:val="00977B0B"/>
    <w:rsid w:val="00977B1D"/>
    <w:rsid w:val="00977E79"/>
    <w:rsid w:val="00977EC4"/>
    <w:rsid w:val="0098004D"/>
    <w:rsid w:val="00980381"/>
    <w:rsid w:val="0098039E"/>
    <w:rsid w:val="009805FF"/>
    <w:rsid w:val="0098077A"/>
    <w:rsid w:val="009807FF"/>
    <w:rsid w:val="00980BEF"/>
    <w:rsid w:val="00980DEF"/>
    <w:rsid w:val="00980F9B"/>
    <w:rsid w:val="00981057"/>
    <w:rsid w:val="00981130"/>
    <w:rsid w:val="009813F7"/>
    <w:rsid w:val="009819C6"/>
    <w:rsid w:val="00981B39"/>
    <w:rsid w:val="00981BBD"/>
    <w:rsid w:val="00981C6C"/>
    <w:rsid w:val="00981F92"/>
    <w:rsid w:val="0098251F"/>
    <w:rsid w:val="0098272C"/>
    <w:rsid w:val="0098285D"/>
    <w:rsid w:val="00982884"/>
    <w:rsid w:val="00982938"/>
    <w:rsid w:val="00982A32"/>
    <w:rsid w:val="00982A77"/>
    <w:rsid w:val="00982AC2"/>
    <w:rsid w:val="00982B15"/>
    <w:rsid w:val="00982B2E"/>
    <w:rsid w:val="00982B73"/>
    <w:rsid w:val="009834AE"/>
    <w:rsid w:val="009834FB"/>
    <w:rsid w:val="009836E5"/>
    <w:rsid w:val="00983747"/>
    <w:rsid w:val="00983C50"/>
    <w:rsid w:val="00983FA6"/>
    <w:rsid w:val="0098416B"/>
    <w:rsid w:val="009842B0"/>
    <w:rsid w:val="009842F4"/>
    <w:rsid w:val="00984625"/>
    <w:rsid w:val="00984862"/>
    <w:rsid w:val="009848AA"/>
    <w:rsid w:val="009848FC"/>
    <w:rsid w:val="009849E0"/>
    <w:rsid w:val="00985116"/>
    <w:rsid w:val="0098535D"/>
    <w:rsid w:val="009853AB"/>
    <w:rsid w:val="0098586A"/>
    <w:rsid w:val="0098588D"/>
    <w:rsid w:val="00985F6E"/>
    <w:rsid w:val="00986014"/>
    <w:rsid w:val="0098622F"/>
    <w:rsid w:val="009863DD"/>
    <w:rsid w:val="009863EB"/>
    <w:rsid w:val="00986521"/>
    <w:rsid w:val="009865D4"/>
    <w:rsid w:val="00986683"/>
    <w:rsid w:val="0098686E"/>
    <w:rsid w:val="009868B7"/>
    <w:rsid w:val="0098690C"/>
    <w:rsid w:val="00986D0D"/>
    <w:rsid w:val="00986D33"/>
    <w:rsid w:val="00986D3A"/>
    <w:rsid w:val="00986EC2"/>
    <w:rsid w:val="00986EE8"/>
    <w:rsid w:val="00986F65"/>
    <w:rsid w:val="0098725C"/>
    <w:rsid w:val="00987298"/>
    <w:rsid w:val="009872BB"/>
    <w:rsid w:val="009874E4"/>
    <w:rsid w:val="009879D9"/>
    <w:rsid w:val="00987A5C"/>
    <w:rsid w:val="00987F13"/>
    <w:rsid w:val="00990234"/>
    <w:rsid w:val="00990487"/>
    <w:rsid w:val="00990522"/>
    <w:rsid w:val="00990536"/>
    <w:rsid w:val="0099064B"/>
    <w:rsid w:val="00990813"/>
    <w:rsid w:val="0099086B"/>
    <w:rsid w:val="0099093F"/>
    <w:rsid w:val="00990CD3"/>
    <w:rsid w:val="00990CD6"/>
    <w:rsid w:val="00990E95"/>
    <w:rsid w:val="00990FDE"/>
    <w:rsid w:val="00991009"/>
    <w:rsid w:val="0099121C"/>
    <w:rsid w:val="0099170A"/>
    <w:rsid w:val="0099186E"/>
    <w:rsid w:val="00991C6A"/>
    <w:rsid w:val="00991CE4"/>
    <w:rsid w:val="00991E07"/>
    <w:rsid w:val="00991EA9"/>
    <w:rsid w:val="00992142"/>
    <w:rsid w:val="0099215E"/>
    <w:rsid w:val="0099229A"/>
    <w:rsid w:val="009922A7"/>
    <w:rsid w:val="00992391"/>
    <w:rsid w:val="0099250D"/>
    <w:rsid w:val="0099264C"/>
    <w:rsid w:val="009929AE"/>
    <w:rsid w:val="00992A88"/>
    <w:rsid w:val="00992C1C"/>
    <w:rsid w:val="00992DD4"/>
    <w:rsid w:val="00992F26"/>
    <w:rsid w:val="00993061"/>
    <w:rsid w:val="009933EF"/>
    <w:rsid w:val="0099342B"/>
    <w:rsid w:val="00993BE2"/>
    <w:rsid w:val="00993BFC"/>
    <w:rsid w:val="00993DE2"/>
    <w:rsid w:val="00994085"/>
    <w:rsid w:val="00994203"/>
    <w:rsid w:val="009942D0"/>
    <w:rsid w:val="00994B11"/>
    <w:rsid w:val="00994F5C"/>
    <w:rsid w:val="00995274"/>
    <w:rsid w:val="00995743"/>
    <w:rsid w:val="00995763"/>
    <w:rsid w:val="00995864"/>
    <w:rsid w:val="00995888"/>
    <w:rsid w:val="00995B2A"/>
    <w:rsid w:val="00995B53"/>
    <w:rsid w:val="00995E44"/>
    <w:rsid w:val="0099609B"/>
    <w:rsid w:val="009960C5"/>
    <w:rsid w:val="0099617D"/>
    <w:rsid w:val="009961AD"/>
    <w:rsid w:val="00996361"/>
    <w:rsid w:val="009965DD"/>
    <w:rsid w:val="0099672F"/>
    <w:rsid w:val="009967D4"/>
    <w:rsid w:val="009969D1"/>
    <w:rsid w:val="00996B71"/>
    <w:rsid w:val="00996CEA"/>
    <w:rsid w:val="00997060"/>
    <w:rsid w:val="009970FC"/>
    <w:rsid w:val="009971E6"/>
    <w:rsid w:val="0099740D"/>
    <w:rsid w:val="0099742D"/>
    <w:rsid w:val="0099747A"/>
    <w:rsid w:val="00997737"/>
    <w:rsid w:val="00997DA6"/>
    <w:rsid w:val="009A0165"/>
    <w:rsid w:val="009A04D8"/>
    <w:rsid w:val="009A053A"/>
    <w:rsid w:val="009A07CE"/>
    <w:rsid w:val="009A0939"/>
    <w:rsid w:val="009A0BC3"/>
    <w:rsid w:val="009A0BE3"/>
    <w:rsid w:val="009A0FD9"/>
    <w:rsid w:val="009A10D0"/>
    <w:rsid w:val="009A114F"/>
    <w:rsid w:val="009A11B4"/>
    <w:rsid w:val="009A131E"/>
    <w:rsid w:val="009A145A"/>
    <w:rsid w:val="009A160D"/>
    <w:rsid w:val="009A172D"/>
    <w:rsid w:val="009A1C1F"/>
    <w:rsid w:val="009A1E89"/>
    <w:rsid w:val="009A22B3"/>
    <w:rsid w:val="009A2327"/>
    <w:rsid w:val="009A251D"/>
    <w:rsid w:val="009A2562"/>
    <w:rsid w:val="009A26FD"/>
    <w:rsid w:val="009A2848"/>
    <w:rsid w:val="009A2943"/>
    <w:rsid w:val="009A2987"/>
    <w:rsid w:val="009A2D33"/>
    <w:rsid w:val="009A2D3F"/>
    <w:rsid w:val="009A2EC9"/>
    <w:rsid w:val="009A2F0C"/>
    <w:rsid w:val="009A34D8"/>
    <w:rsid w:val="009A354D"/>
    <w:rsid w:val="009A386D"/>
    <w:rsid w:val="009A3A9D"/>
    <w:rsid w:val="009A3B06"/>
    <w:rsid w:val="009A3C20"/>
    <w:rsid w:val="009A3D72"/>
    <w:rsid w:val="009A3E5B"/>
    <w:rsid w:val="009A40C7"/>
    <w:rsid w:val="009A427F"/>
    <w:rsid w:val="009A4365"/>
    <w:rsid w:val="009A4612"/>
    <w:rsid w:val="009A4670"/>
    <w:rsid w:val="009A4848"/>
    <w:rsid w:val="009A4970"/>
    <w:rsid w:val="009A49FC"/>
    <w:rsid w:val="009A4A4F"/>
    <w:rsid w:val="009A4A8C"/>
    <w:rsid w:val="009A4CF0"/>
    <w:rsid w:val="009A4D93"/>
    <w:rsid w:val="009A4E07"/>
    <w:rsid w:val="009A4E94"/>
    <w:rsid w:val="009A4EB4"/>
    <w:rsid w:val="009A4F61"/>
    <w:rsid w:val="009A4F8D"/>
    <w:rsid w:val="009A5611"/>
    <w:rsid w:val="009A5834"/>
    <w:rsid w:val="009A58ED"/>
    <w:rsid w:val="009A5AA4"/>
    <w:rsid w:val="009A5B04"/>
    <w:rsid w:val="009A5C03"/>
    <w:rsid w:val="009A5CDC"/>
    <w:rsid w:val="009A5DB2"/>
    <w:rsid w:val="009A5DC0"/>
    <w:rsid w:val="009A6366"/>
    <w:rsid w:val="009A64A3"/>
    <w:rsid w:val="009A686C"/>
    <w:rsid w:val="009A6B63"/>
    <w:rsid w:val="009A6B89"/>
    <w:rsid w:val="009A6D0D"/>
    <w:rsid w:val="009A7205"/>
    <w:rsid w:val="009A7490"/>
    <w:rsid w:val="009A763E"/>
    <w:rsid w:val="009A7797"/>
    <w:rsid w:val="009A77F0"/>
    <w:rsid w:val="009A78BF"/>
    <w:rsid w:val="009A78E1"/>
    <w:rsid w:val="009A7916"/>
    <w:rsid w:val="009A79A9"/>
    <w:rsid w:val="009A7FBF"/>
    <w:rsid w:val="009B0061"/>
    <w:rsid w:val="009B0189"/>
    <w:rsid w:val="009B03B1"/>
    <w:rsid w:val="009B057C"/>
    <w:rsid w:val="009B0910"/>
    <w:rsid w:val="009B0B41"/>
    <w:rsid w:val="009B101E"/>
    <w:rsid w:val="009B10C8"/>
    <w:rsid w:val="009B11B1"/>
    <w:rsid w:val="009B120D"/>
    <w:rsid w:val="009B13BB"/>
    <w:rsid w:val="009B1648"/>
    <w:rsid w:val="009B17A7"/>
    <w:rsid w:val="009B17F5"/>
    <w:rsid w:val="009B19A2"/>
    <w:rsid w:val="009B19C0"/>
    <w:rsid w:val="009B1B87"/>
    <w:rsid w:val="009B1BA2"/>
    <w:rsid w:val="009B20AA"/>
    <w:rsid w:val="009B2167"/>
    <w:rsid w:val="009B2B4F"/>
    <w:rsid w:val="009B2B97"/>
    <w:rsid w:val="009B2C0C"/>
    <w:rsid w:val="009B2C58"/>
    <w:rsid w:val="009B2C81"/>
    <w:rsid w:val="009B2D9D"/>
    <w:rsid w:val="009B2F88"/>
    <w:rsid w:val="009B3253"/>
    <w:rsid w:val="009B3375"/>
    <w:rsid w:val="009B33B1"/>
    <w:rsid w:val="009B33CB"/>
    <w:rsid w:val="009B3435"/>
    <w:rsid w:val="009B3446"/>
    <w:rsid w:val="009B3603"/>
    <w:rsid w:val="009B3902"/>
    <w:rsid w:val="009B3E74"/>
    <w:rsid w:val="009B41F7"/>
    <w:rsid w:val="009B4498"/>
    <w:rsid w:val="009B46D4"/>
    <w:rsid w:val="009B4748"/>
    <w:rsid w:val="009B47E2"/>
    <w:rsid w:val="009B4AB3"/>
    <w:rsid w:val="009B4D00"/>
    <w:rsid w:val="009B4F76"/>
    <w:rsid w:val="009B4F8F"/>
    <w:rsid w:val="009B50E6"/>
    <w:rsid w:val="009B556D"/>
    <w:rsid w:val="009B591A"/>
    <w:rsid w:val="009B5AB8"/>
    <w:rsid w:val="009B5BBC"/>
    <w:rsid w:val="009B5BDD"/>
    <w:rsid w:val="009B5C12"/>
    <w:rsid w:val="009B6048"/>
    <w:rsid w:val="009B62E4"/>
    <w:rsid w:val="009B6374"/>
    <w:rsid w:val="009B63FE"/>
    <w:rsid w:val="009B67ED"/>
    <w:rsid w:val="009B691A"/>
    <w:rsid w:val="009B69D8"/>
    <w:rsid w:val="009B6B8A"/>
    <w:rsid w:val="009B7403"/>
    <w:rsid w:val="009B7673"/>
    <w:rsid w:val="009B7805"/>
    <w:rsid w:val="009B7C90"/>
    <w:rsid w:val="009B7E06"/>
    <w:rsid w:val="009B7F47"/>
    <w:rsid w:val="009B7F9C"/>
    <w:rsid w:val="009C04AD"/>
    <w:rsid w:val="009C04EF"/>
    <w:rsid w:val="009C0B58"/>
    <w:rsid w:val="009C0BB6"/>
    <w:rsid w:val="009C0D28"/>
    <w:rsid w:val="009C0F68"/>
    <w:rsid w:val="009C0F80"/>
    <w:rsid w:val="009C1087"/>
    <w:rsid w:val="009C1397"/>
    <w:rsid w:val="009C1437"/>
    <w:rsid w:val="009C14BB"/>
    <w:rsid w:val="009C1614"/>
    <w:rsid w:val="009C1A64"/>
    <w:rsid w:val="009C1A75"/>
    <w:rsid w:val="009C1B98"/>
    <w:rsid w:val="009C1CA0"/>
    <w:rsid w:val="009C1DC0"/>
    <w:rsid w:val="009C1F33"/>
    <w:rsid w:val="009C2060"/>
    <w:rsid w:val="009C2146"/>
    <w:rsid w:val="009C219C"/>
    <w:rsid w:val="009C250A"/>
    <w:rsid w:val="009C2552"/>
    <w:rsid w:val="009C25B2"/>
    <w:rsid w:val="009C2628"/>
    <w:rsid w:val="009C2656"/>
    <w:rsid w:val="009C281B"/>
    <w:rsid w:val="009C2934"/>
    <w:rsid w:val="009C2968"/>
    <w:rsid w:val="009C2A9A"/>
    <w:rsid w:val="009C2C22"/>
    <w:rsid w:val="009C2C6F"/>
    <w:rsid w:val="009C2E86"/>
    <w:rsid w:val="009C2E8E"/>
    <w:rsid w:val="009C2ECC"/>
    <w:rsid w:val="009C2F28"/>
    <w:rsid w:val="009C3106"/>
    <w:rsid w:val="009C3412"/>
    <w:rsid w:val="009C3540"/>
    <w:rsid w:val="009C36EC"/>
    <w:rsid w:val="009C378C"/>
    <w:rsid w:val="009C3A96"/>
    <w:rsid w:val="009C3B68"/>
    <w:rsid w:val="009C3B92"/>
    <w:rsid w:val="009C3C7E"/>
    <w:rsid w:val="009C3F8C"/>
    <w:rsid w:val="009C4295"/>
    <w:rsid w:val="009C4371"/>
    <w:rsid w:val="009C437B"/>
    <w:rsid w:val="009C44C7"/>
    <w:rsid w:val="009C4661"/>
    <w:rsid w:val="009C46EE"/>
    <w:rsid w:val="009C481E"/>
    <w:rsid w:val="009C4B1A"/>
    <w:rsid w:val="009C4C41"/>
    <w:rsid w:val="009C4D8B"/>
    <w:rsid w:val="009C4FE5"/>
    <w:rsid w:val="009C53B9"/>
    <w:rsid w:val="009C549F"/>
    <w:rsid w:val="009C56EB"/>
    <w:rsid w:val="009C578A"/>
    <w:rsid w:val="009C595E"/>
    <w:rsid w:val="009C5CA0"/>
    <w:rsid w:val="009C5ED1"/>
    <w:rsid w:val="009C5EF5"/>
    <w:rsid w:val="009C6189"/>
    <w:rsid w:val="009C64AB"/>
    <w:rsid w:val="009C66F0"/>
    <w:rsid w:val="009C6D90"/>
    <w:rsid w:val="009C6EEA"/>
    <w:rsid w:val="009C6EF7"/>
    <w:rsid w:val="009C6EFA"/>
    <w:rsid w:val="009C71A3"/>
    <w:rsid w:val="009C740D"/>
    <w:rsid w:val="009C7454"/>
    <w:rsid w:val="009C7585"/>
    <w:rsid w:val="009C7CB6"/>
    <w:rsid w:val="009C7D59"/>
    <w:rsid w:val="009C7E05"/>
    <w:rsid w:val="009C7EA9"/>
    <w:rsid w:val="009C7F85"/>
    <w:rsid w:val="009D0005"/>
    <w:rsid w:val="009D039B"/>
    <w:rsid w:val="009D0475"/>
    <w:rsid w:val="009D054D"/>
    <w:rsid w:val="009D05BE"/>
    <w:rsid w:val="009D05F5"/>
    <w:rsid w:val="009D073C"/>
    <w:rsid w:val="009D078B"/>
    <w:rsid w:val="009D0812"/>
    <w:rsid w:val="009D0848"/>
    <w:rsid w:val="009D0B94"/>
    <w:rsid w:val="009D0EA4"/>
    <w:rsid w:val="009D13FF"/>
    <w:rsid w:val="009D1493"/>
    <w:rsid w:val="009D15C8"/>
    <w:rsid w:val="009D16CE"/>
    <w:rsid w:val="009D179A"/>
    <w:rsid w:val="009D181F"/>
    <w:rsid w:val="009D1921"/>
    <w:rsid w:val="009D19B7"/>
    <w:rsid w:val="009D1B0B"/>
    <w:rsid w:val="009D1EE3"/>
    <w:rsid w:val="009D2489"/>
    <w:rsid w:val="009D25E2"/>
    <w:rsid w:val="009D2711"/>
    <w:rsid w:val="009D2B07"/>
    <w:rsid w:val="009D2C09"/>
    <w:rsid w:val="009D2D83"/>
    <w:rsid w:val="009D2DD3"/>
    <w:rsid w:val="009D3023"/>
    <w:rsid w:val="009D32C7"/>
    <w:rsid w:val="009D32E1"/>
    <w:rsid w:val="009D344B"/>
    <w:rsid w:val="009D360F"/>
    <w:rsid w:val="009D3665"/>
    <w:rsid w:val="009D36D3"/>
    <w:rsid w:val="009D3861"/>
    <w:rsid w:val="009D3A5B"/>
    <w:rsid w:val="009D3A89"/>
    <w:rsid w:val="009D3B03"/>
    <w:rsid w:val="009D3C59"/>
    <w:rsid w:val="009D3CA5"/>
    <w:rsid w:val="009D3D37"/>
    <w:rsid w:val="009D3FAC"/>
    <w:rsid w:val="009D3FED"/>
    <w:rsid w:val="009D4194"/>
    <w:rsid w:val="009D4378"/>
    <w:rsid w:val="009D4709"/>
    <w:rsid w:val="009D4837"/>
    <w:rsid w:val="009D487F"/>
    <w:rsid w:val="009D48EA"/>
    <w:rsid w:val="009D4A58"/>
    <w:rsid w:val="009D4BCC"/>
    <w:rsid w:val="009D4EA4"/>
    <w:rsid w:val="009D4EE7"/>
    <w:rsid w:val="009D55DE"/>
    <w:rsid w:val="009D56CF"/>
    <w:rsid w:val="009D5809"/>
    <w:rsid w:val="009D5892"/>
    <w:rsid w:val="009D5F21"/>
    <w:rsid w:val="009D6272"/>
    <w:rsid w:val="009D6474"/>
    <w:rsid w:val="009D669F"/>
    <w:rsid w:val="009D688C"/>
    <w:rsid w:val="009D69B4"/>
    <w:rsid w:val="009D69BB"/>
    <w:rsid w:val="009D6A73"/>
    <w:rsid w:val="009D6BB1"/>
    <w:rsid w:val="009D6BCC"/>
    <w:rsid w:val="009D6D78"/>
    <w:rsid w:val="009D6E0D"/>
    <w:rsid w:val="009D7184"/>
    <w:rsid w:val="009D7294"/>
    <w:rsid w:val="009D737D"/>
    <w:rsid w:val="009D7447"/>
    <w:rsid w:val="009D76C0"/>
    <w:rsid w:val="009D786A"/>
    <w:rsid w:val="009D78D1"/>
    <w:rsid w:val="009D7ACF"/>
    <w:rsid w:val="009D7BED"/>
    <w:rsid w:val="009D7EF8"/>
    <w:rsid w:val="009E018E"/>
    <w:rsid w:val="009E01A9"/>
    <w:rsid w:val="009E01C6"/>
    <w:rsid w:val="009E024F"/>
    <w:rsid w:val="009E0346"/>
    <w:rsid w:val="009E0594"/>
    <w:rsid w:val="009E0672"/>
    <w:rsid w:val="009E081B"/>
    <w:rsid w:val="009E0879"/>
    <w:rsid w:val="009E0A6E"/>
    <w:rsid w:val="009E0CA3"/>
    <w:rsid w:val="009E0CB2"/>
    <w:rsid w:val="009E0CEA"/>
    <w:rsid w:val="009E0E69"/>
    <w:rsid w:val="009E0FD5"/>
    <w:rsid w:val="009E108A"/>
    <w:rsid w:val="009E10B2"/>
    <w:rsid w:val="009E122D"/>
    <w:rsid w:val="009E13FB"/>
    <w:rsid w:val="009E141B"/>
    <w:rsid w:val="009E1502"/>
    <w:rsid w:val="009E156A"/>
    <w:rsid w:val="009E1907"/>
    <w:rsid w:val="009E197D"/>
    <w:rsid w:val="009E1CD8"/>
    <w:rsid w:val="009E21A6"/>
    <w:rsid w:val="009E223F"/>
    <w:rsid w:val="009E2522"/>
    <w:rsid w:val="009E2645"/>
    <w:rsid w:val="009E2C8F"/>
    <w:rsid w:val="009E2E71"/>
    <w:rsid w:val="009E319E"/>
    <w:rsid w:val="009E33CD"/>
    <w:rsid w:val="009E366E"/>
    <w:rsid w:val="009E389E"/>
    <w:rsid w:val="009E3911"/>
    <w:rsid w:val="009E3C5F"/>
    <w:rsid w:val="009E4333"/>
    <w:rsid w:val="009E43A4"/>
    <w:rsid w:val="009E47C6"/>
    <w:rsid w:val="009E483E"/>
    <w:rsid w:val="009E4C11"/>
    <w:rsid w:val="009E4DA3"/>
    <w:rsid w:val="009E5263"/>
    <w:rsid w:val="009E52C8"/>
    <w:rsid w:val="009E549E"/>
    <w:rsid w:val="009E553D"/>
    <w:rsid w:val="009E5829"/>
    <w:rsid w:val="009E588D"/>
    <w:rsid w:val="009E6326"/>
    <w:rsid w:val="009E6595"/>
    <w:rsid w:val="009E6721"/>
    <w:rsid w:val="009E6907"/>
    <w:rsid w:val="009E6953"/>
    <w:rsid w:val="009E6AB2"/>
    <w:rsid w:val="009E6B27"/>
    <w:rsid w:val="009E6C52"/>
    <w:rsid w:val="009E6C62"/>
    <w:rsid w:val="009E6DA7"/>
    <w:rsid w:val="009E6EC8"/>
    <w:rsid w:val="009E6FAC"/>
    <w:rsid w:val="009E7035"/>
    <w:rsid w:val="009E74F1"/>
    <w:rsid w:val="009E76AE"/>
    <w:rsid w:val="009E7846"/>
    <w:rsid w:val="009E7906"/>
    <w:rsid w:val="009E7A5B"/>
    <w:rsid w:val="009E7D02"/>
    <w:rsid w:val="009E7E11"/>
    <w:rsid w:val="009E7EEB"/>
    <w:rsid w:val="009F02E2"/>
    <w:rsid w:val="009F07F2"/>
    <w:rsid w:val="009F088F"/>
    <w:rsid w:val="009F0A5A"/>
    <w:rsid w:val="009F0AC2"/>
    <w:rsid w:val="009F0AEE"/>
    <w:rsid w:val="009F0C5A"/>
    <w:rsid w:val="009F0CE9"/>
    <w:rsid w:val="009F0FFB"/>
    <w:rsid w:val="009F10D1"/>
    <w:rsid w:val="009F137C"/>
    <w:rsid w:val="009F1509"/>
    <w:rsid w:val="009F1665"/>
    <w:rsid w:val="009F170E"/>
    <w:rsid w:val="009F17D2"/>
    <w:rsid w:val="009F18CA"/>
    <w:rsid w:val="009F1AF3"/>
    <w:rsid w:val="009F1C54"/>
    <w:rsid w:val="009F220D"/>
    <w:rsid w:val="009F22F2"/>
    <w:rsid w:val="009F2344"/>
    <w:rsid w:val="009F253B"/>
    <w:rsid w:val="009F25DF"/>
    <w:rsid w:val="009F2809"/>
    <w:rsid w:val="009F284A"/>
    <w:rsid w:val="009F29E2"/>
    <w:rsid w:val="009F2A37"/>
    <w:rsid w:val="009F2BB8"/>
    <w:rsid w:val="009F2E57"/>
    <w:rsid w:val="009F30B8"/>
    <w:rsid w:val="009F3126"/>
    <w:rsid w:val="009F33B1"/>
    <w:rsid w:val="009F33C6"/>
    <w:rsid w:val="009F372E"/>
    <w:rsid w:val="009F39A4"/>
    <w:rsid w:val="009F39B3"/>
    <w:rsid w:val="009F3E0D"/>
    <w:rsid w:val="009F3FA2"/>
    <w:rsid w:val="009F4126"/>
    <w:rsid w:val="009F422D"/>
    <w:rsid w:val="009F488C"/>
    <w:rsid w:val="009F49E4"/>
    <w:rsid w:val="009F4A7C"/>
    <w:rsid w:val="009F4CC1"/>
    <w:rsid w:val="009F4E2A"/>
    <w:rsid w:val="009F4E59"/>
    <w:rsid w:val="009F4EB6"/>
    <w:rsid w:val="009F4F95"/>
    <w:rsid w:val="009F5069"/>
    <w:rsid w:val="009F53C0"/>
    <w:rsid w:val="009F5555"/>
    <w:rsid w:val="009F5B57"/>
    <w:rsid w:val="009F5BBB"/>
    <w:rsid w:val="009F5C18"/>
    <w:rsid w:val="009F5D6D"/>
    <w:rsid w:val="009F5DBF"/>
    <w:rsid w:val="009F5FAF"/>
    <w:rsid w:val="009F6302"/>
    <w:rsid w:val="009F63ED"/>
    <w:rsid w:val="009F6787"/>
    <w:rsid w:val="009F68D9"/>
    <w:rsid w:val="009F6CB6"/>
    <w:rsid w:val="009F6CEA"/>
    <w:rsid w:val="009F6FD2"/>
    <w:rsid w:val="009F7746"/>
    <w:rsid w:val="009F7846"/>
    <w:rsid w:val="009F7BC8"/>
    <w:rsid w:val="009F7C04"/>
    <w:rsid w:val="009F7E7C"/>
    <w:rsid w:val="009F7E9F"/>
    <w:rsid w:val="009F7F05"/>
    <w:rsid w:val="00A0025C"/>
    <w:rsid w:val="00A0030D"/>
    <w:rsid w:val="00A0043B"/>
    <w:rsid w:val="00A00573"/>
    <w:rsid w:val="00A005F2"/>
    <w:rsid w:val="00A01147"/>
    <w:rsid w:val="00A011C7"/>
    <w:rsid w:val="00A0133B"/>
    <w:rsid w:val="00A014EF"/>
    <w:rsid w:val="00A01B48"/>
    <w:rsid w:val="00A01C27"/>
    <w:rsid w:val="00A01D77"/>
    <w:rsid w:val="00A01D91"/>
    <w:rsid w:val="00A01DA9"/>
    <w:rsid w:val="00A02051"/>
    <w:rsid w:val="00A0233A"/>
    <w:rsid w:val="00A02629"/>
    <w:rsid w:val="00A027C0"/>
    <w:rsid w:val="00A02899"/>
    <w:rsid w:val="00A03036"/>
    <w:rsid w:val="00A03092"/>
    <w:rsid w:val="00A03095"/>
    <w:rsid w:val="00A030E9"/>
    <w:rsid w:val="00A031D8"/>
    <w:rsid w:val="00A0323F"/>
    <w:rsid w:val="00A03287"/>
    <w:rsid w:val="00A03488"/>
    <w:rsid w:val="00A0357A"/>
    <w:rsid w:val="00A03622"/>
    <w:rsid w:val="00A036F1"/>
    <w:rsid w:val="00A036F9"/>
    <w:rsid w:val="00A03805"/>
    <w:rsid w:val="00A039A9"/>
    <w:rsid w:val="00A03B43"/>
    <w:rsid w:val="00A03FD6"/>
    <w:rsid w:val="00A04011"/>
    <w:rsid w:val="00A041F6"/>
    <w:rsid w:val="00A04497"/>
    <w:rsid w:val="00A0461A"/>
    <w:rsid w:val="00A046FA"/>
    <w:rsid w:val="00A048C0"/>
    <w:rsid w:val="00A048C3"/>
    <w:rsid w:val="00A04B06"/>
    <w:rsid w:val="00A04B0C"/>
    <w:rsid w:val="00A04B1C"/>
    <w:rsid w:val="00A04C0A"/>
    <w:rsid w:val="00A04CE2"/>
    <w:rsid w:val="00A04FE4"/>
    <w:rsid w:val="00A052B1"/>
    <w:rsid w:val="00A0551F"/>
    <w:rsid w:val="00A057D6"/>
    <w:rsid w:val="00A05934"/>
    <w:rsid w:val="00A05AE5"/>
    <w:rsid w:val="00A05B41"/>
    <w:rsid w:val="00A05BA1"/>
    <w:rsid w:val="00A06268"/>
    <w:rsid w:val="00A062EB"/>
    <w:rsid w:val="00A06944"/>
    <w:rsid w:val="00A06A07"/>
    <w:rsid w:val="00A06DF1"/>
    <w:rsid w:val="00A06F6F"/>
    <w:rsid w:val="00A07220"/>
    <w:rsid w:val="00A075B9"/>
    <w:rsid w:val="00A07955"/>
    <w:rsid w:val="00A07A5B"/>
    <w:rsid w:val="00A07A66"/>
    <w:rsid w:val="00A07ACE"/>
    <w:rsid w:val="00A07AFE"/>
    <w:rsid w:val="00A07B0E"/>
    <w:rsid w:val="00A07B9A"/>
    <w:rsid w:val="00A07BC6"/>
    <w:rsid w:val="00A07CFE"/>
    <w:rsid w:val="00A07DCE"/>
    <w:rsid w:val="00A07E41"/>
    <w:rsid w:val="00A10079"/>
    <w:rsid w:val="00A10398"/>
    <w:rsid w:val="00A1051E"/>
    <w:rsid w:val="00A106F4"/>
    <w:rsid w:val="00A108D3"/>
    <w:rsid w:val="00A10944"/>
    <w:rsid w:val="00A10B11"/>
    <w:rsid w:val="00A10D0C"/>
    <w:rsid w:val="00A11015"/>
    <w:rsid w:val="00A11082"/>
    <w:rsid w:val="00A110C3"/>
    <w:rsid w:val="00A11123"/>
    <w:rsid w:val="00A111A0"/>
    <w:rsid w:val="00A1169E"/>
    <w:rsid w:val="00A116DB"/>
    <w:rsid w:val="00A11A3F"/>
    <w:rsid w:val="00A11FF9"/>
    <w:rsid w:val="00A12058"/>
    <w:rsid w:val="00A120D3"/>
    <w:rsid w:val="00A120EE"/>
    <w:rsid w:val="00A12104"/>
    <w:rsid w:val="00A12224"/>
    <w:rsid w:val="00A1223B"/>
    <w:rsid w:val="00A122AA"/>
    <w:rsid w:val="00A1240E"/>
    <w:rsid w:val="00A12801"/>
    <w:rsid w:val="00A12816"/>
    <w:rsid w:val="00A1293F"/>
    <w:rsid w:val="00A12A76"/>
    <w:rsid w:val="00A13591"/>
    <w:rsid w:val="00A13677"/>
    <w:rsid w:val="00A137EE"/>
    <w:rsid w:val="00A13B85"/>
    <w:rsid w:val="00A13C25"/>
    <w:rsid w:val="00A13CCA"/>
    <w:rsid w:val="00A13CF3"/>
    <w:rsid w:val="00A13D1C"/>
    <w:rsid w:val="00A13F03"/>
    <w:rsid w:val="00A13F68"/>
    <w:rsid w:val="00A13FC4"/>
    <w:rsid w:val="00A14134"/>
    <w:rsid w:val="00A1459C"/>
    <w:rsid w:val="00A14641"/>
    <w:rsid w:val="00A1473E"/>
    <w:rsid w:val="00A14947"/>
    <w:rsid w:val="00A149AC"/>
    <w:rsid w:val="00A14F23"/>
    <w:rsid w:val="00A1507C"/>
    <w:rsid w:val="00A15914"/>
    <w:rsid w:val="00A15A3B"/>
    <w:rsid w:val="00A15AC6"/>
    <w:rsid w:val="00A15C93"/>
    <w:rsid w:val="00A15F56"/>
    <w:rsid w:val="00A15FCD"/>
    <w:rsid w:val="00A1603E"/>
    <w:rsid w:val="00A16111"/>
    <w:rsid w:val="00A165AD"/>
    <w:rsid w:val="00A16A13"/>
    <w:rsid w:val="00A16A70"/>
    <w:rsid w:val="00A16B26"/>
    <w:rsid w:val="00A16DB4"/>
    <w:rsid w:val="00A16E78"/>
    <w:rsid w:val="00A1720C"/>
    <w:rsid w:val="00A17414"/>
    <w:rsid w:val="00A17536"/>
    <w:rsid w:val="00A176C5"/>
    <w:rsid w:val="00A17714"/>
    <w:rsid w:val="00A17841"/>
    <w:rsid w:val="00A17CCF"/>
    <w:rsid w:val="00A17E2F"/>
    <w:rsid w:val="00A2000E"/>
    <w:rsid w:val="00A200B1"/>
    <w:rsid w:val="00A206EA"/>
    <w:rsid w:val="00A20848"/>
    <w:rsid w:val="00A20DCF"/>
    <w:rsid w:val="00A20F00"/>
    <w:rsid w:val="00A20F07"/>
    <w:rsid w:val="00A20FC4"/>
    <w:rsid w:val="00A20FD6"/>
    <w:rsid w:val="00A21673"/>
    <w:rsid w:val="00A21748"/>
    <w:rsid w:val="00A21760"/>
    <w:rsid w:val="00A21BC7"/>
    <w:rsid w:val="00A21C68"/>
    <w:rsid w:val="00A21CEA"/>
    <w:rsid w:val="00A21D33"/>
    <w:rsid w:val="00A21DC7"/>
    <w:rsid w:val="00A21E17"/>
    <w:rsid w:val="00A21ED6"/>
    <w:rsid w:val="00A223CF"/>
    <w:rsid w:val="00A22473"/>
    <w:rsid w:val="00A22535"/>
    <w:rsid w:val="00A227D6"/>
    <w:rsid w:val="00A22937"/>
    <w:rsid w:val="00A2298B"/>
    <w:rsid w:val="00A22C70"/>
    <w:rsid w:val="00A22D2A"/>
    <w:rsid w:val="00A22ED5"/>
    <w:rsid w:val="00A2309B"/>
    <w:rsid w:val="00A234B8"/>
    <w:rsid w:val="00A2360E"/>
    <w:rsid w:val="00A23830"/>
    <w:rsid w:val="00A238C4"/>
    <w:rsid w:val="00A23917"/>
    <w:rsid w:val="00A23B20"/>
    <w:rsid w:val="00A23B7C"/>
    <w:rsid w:val="00A23CEA"/>
    <w:rsid w:val="00A2440E"/>
    <w:rsid w:val="00A244BA"/>
    <w:rsid w:val="00A2459E"/>
    <w:rsid w:val="00A24646"/>
    <w:rsid w:val="00A24D94"/>
    <w:rsid w:val="00A25066"/>
    <w:rsid w:val="00A25288"/>
    <w:rsid w:val="00A2551E"/>
    <w:rsid w:val="00A25679"/>
    <w:rsid w:val="00A2589D"/>
    <w:rsid w:val="00A25B5A"/>
    <w:rsid w:val="00A25B69"/>
    <w:rsid w:val="00A25D87"/>
    <w:rsid w:val="00A25D99"/>
    <w:rsid w:val="00A2602D"/>
    <w:rsid w:val="00A26101"/>
    <w:rsid w:val="00A264E1"/>
    <w:rsid w:val="00A266DE"/>
    <w:rsid w:val="00A26881"/>
    <w:rsid w:val="00A26E34"/>
    <w:rsid w:val="00A270A6"/>
    <w:rsid w:val="00A27121"/>
    <w:rsid w:val="00A27230"/>
    <w:rsid w:val="00A272E8"/>
    <w:rsid w:val="00A273F6"/>
    <w:rsid w:val="00A278C8"/>
    <w:rsid w:val="00A278F0"/>
    <w:rsid w:val="00A27A5A"/>
    <w:rsid w:val="00A27B5E"/>
    <w:rsid w:val="00A27BFF"/>
    <w:rsid w:val="00A27F52"/>
    <w:rsid w:val="00A30165"/>
    <w:rsid w:val="00A30180"/>
    <w:rsid w:val="00A305B5"/>
    <w:rsid w:val="00A30686"/>
    <w:rsid w:val="00A308F7"/>
    <w:rsid w:val="00A31300"/>
    <w:rsid w:val="00A31572"/>
    <w:rsid w:val="00A31604"/>
    <w:rsid w:val="00A3163B"/>
    <w:rsid w:val="00A3168B"/>
    <w:rsid w:val="00A316CA"/>
    <w:rsid w:val="00A31740"/>
    <w:rsid w:val="00A317CF"/>
    <w:rsid w:val="00A31918"/>
    <w:rsid w:val="00A320CE"/>
    <w:rsid w:val="00A32691"/>
    <w:rsid w:val="00A32CBB"/>
    <w:rsid w:val="00A32D2E"/>
    <w:rsid w:val="00A331C8"/>
    <w:rsid w:val="00A333CE"/>
    <w:rsid w:val="00A33688"/>
    <w:rsid w:val="00A3389B"/>
    <w:rsid w:val="00A339FA"/>
    <w:rsid w:val="00A33A64"/>
    <w:rsid w:val="00A33B47"/>
    <w:rsid w:val="00A33BD8"/>
    <w:rsid w:val="00A33D62"/>
    <w:rsid w:val="00A34430"/>
    <w:rsid w:val="00A34522"/>
    <w:rsid w:val="00A346DE"/>
    <w:rsid w:val="00A347AA"/>
    <w:rsid w:val="00A34C42"/>
    <w:rsid w:val="00A34F17"/>
    <w:rsid w:val="00A34F19"/>
    <w:rsid w:val="00A34F87"/>
    <w:rsid w:val="00A351F3"/>
    <w:rsid w:val="00A35275"/>
    <w:rsid w:val="00A354E0"/>
    <w:rsid w:val="00A356B5"/>
    <w:rsid w:val="00A3581A"/>
    <w:rsid w:val="00A358A4"/>
    <w:rsid w:val="00A358F0"/>
    <w:rsid w:val="00A358FA"/>
    <w:rsid w:val="00A35C20"/>
    <w:rsid w:val="00A35CAB"/>
    <w:rsid w:val="00A35D86"/>
    <w:rsid w:val="00A363B9"/>
    <w:rsid w:val="00A36461"/>
    <w:rsid w:val="00A36572"/>
    <w:rsid w:val="00A365C6"/>
    <w:rsid w:val="00A366AB"/>
    <w:rsid w:val="00A366E3"/>
    <w:rsid w:val="00A36733"/>
    <w:rsid w:val="00A36AEC"/>
    <w:rsid w:val="00A36B21"/>
    <w:rsid w:val="00A36C4B"/>
    <w:rsid w:val="00A36D4F"/>
    <w:rsid w:val="00A370CA"/>
    <w:rsid w:val="00A37124"/>
    <w:rsid w:val="00A3764E"/>
    <w:rsid w:val="00A3766B"/>
    <w:rsid w:val="00A37776"/>
    <w:rsid w:val="00A379E1"/>
    <w:rsid w:val="00A37B61"/>
    <w:rsid w:val="00A37CBD"/>
    <w:rsid w:val="00A37FB7"/>
    <w:rsid w:val="00A40209"/>
    <w:rsid w:val="00A40221"/>
    <w:rsid w:val="00A40234"/>
    <w:rsid w:val="00A4045D"/>
    <w:rsid w:val="00A40758"/>
    <w:rsid w:val="00A409A0"/>
    <w:rsid w:val="00A411EF"/>
    <w:rsid w:val="00A41236"/>
    <w:rsid w:val="00A4126C"/>
    <w:rsid w:val="00A41516"/>
    <w:rsid w:val="00A415C4"/>
    <w:rsid w:val="00A41931"/>
    <w:rsid w:val="00A419E6"/>
    <w:rsid w:val="00A41DDA"/>
    <w:rsid w:val="00A41FAD"/>
    <w:rsid w:val="00A41FE8"/>
    <w:rsid w:val="00A4248F"/>
    <w:rsid w:val="00A42627"/>
    <w:rsid w:val="00A426D0"/>
    <w:rsid w:val="00A42763"/>
    <w:rsid w:val="00A428C9"/>
    <w:rsid w:val="00A42BF9"/>
    <w:rsid w:val="00A42DE9"/>
    <w:rsid w:val="00A42F4F"/>
    <w:rsid w:val="00A42F78"/>
    <w:rsid w:val="00A42FB4"/>
    <w:rsid w:val="00A42FC1"/>
    <w:rsid w:val="00A431D0"/>
    <w:rsid w:val="00A4321F"/>
    <w:rsid w:val="00A435DB"/>
    <w:rsid w:val="00A436BD"/>
    <w:rsid w:val="00A43802"/>
    <w:rsid w:val="00A439A4"/>
    <w:rsid w:val="00A43DA3"/>
    <w:rsid w:val="00A44016"/>
    <w:rsid w:val="00A44030"/>
    <w:rsid w:val="00A440D0"/>
    <w:rsid w:val="00A441FE"/>
    <w:rsid w:val="00A44396"/>
    <w:rsid w:val="00A44407"/>
    <w:rsid w:val="00A44677"/>
    <w:rsid w:val="00A4477B"/>
    <w:rsid w:val="00A447C2"/>
    <w:rsid w:val="00A447C4"/>
    <w:rsid w:val="00A448A0"/>
    <w:rsid w:val="00A448BD"/>
    <w:rsid w:val="00A44AA2"/>
    <w:rsid w:val="00A44B8E"/>
    <w:rsid w:val="00A44D1D"/>
    <w:rsid w:val="00A45012"/>
    <w:rsid w:val="00A45385"/>
    <w:rsid w:val="00A45741"/>
    <w:rsid w:val="00A457A8"/>
    <w:rsid w:val="00A45BB2"/>
    <w:rsid w:val="00A45DBA"/>
    <w:rsid w:val="00A45E4F"/>
    <w:rsid w:val="00A46291"/>
    <w:rsid w:val="00A4643D"/>
    <w:rsid w:val="00A466D7"/>
    <w:rsid w:val="00A4672B"/>
    <w:rsid w:val="00A469D4"/>
    <w:rsid w:val="00A46B19"/>
    <w:rsid w:val="00A46E1A"/>
    <w:rsid w:val="00A474A7"/>
    <w:rsid w:val="00A474B7"/>
    <w:rsid w:val="00A4786C"/>
    <w:rsid w:val="00A47D31"/>
    <w:rsid w:val="00A47E58"/>
    <w:rsid w:val="00A47E6D"/>
    <w:rsid w:val="00A47EDF"/>
    <w:rsid w:val="00A47F4A"/>
    <w:rsid w:val="00A5017F"/>
    <w:rsid w:val="00A5020C"/>
    <w:rsid w:val="00A502EF"/>
    <w:rsid w:val="00A50674"/>
    <w:rsid w:val="00A5093D"/>
    <w:rsid w:val="00A50A1C"/>
    <w:rsid w:val="00A50AFB"/>
    <w:rsid w:val="00A50C9B"/>
    <w:rsid w:val="00A5104F"/>
    <w:rsid w:val="00A51131"/>
    <w:rsid w:val="00A51642"/>
    <w:rsid w:val="00A51927"/>
    <w:rsid w:val="00A5195A"/>
    <w:rsid w:val="00A519D8"/>
    <w:rsid w:val="00A519FE"/>
    <w:rsid w:val="00A523A2"/>
    <w:rsid w:val="00A52578"/>
    <w:rsid w:val="00A5291E"/>
    <w:rsid w:val="00A52F53"/>
    <w:rsid w:val="00A53007"/>
    <w:rsid w:val="00A530EF"/>
    <w:rsid w:val="00A532CD"/>
    <w:rsid w:val="00A5346E"/>
    <w:rsid w:val="00A535B5"/>
    <w:rsid w:val="00A536B6"/>
    <w:rsid w:val="00A53B32"/>
    <w:rsid w:val="00A53CFB"/>
    <w:rsid w:val="00A53D81"/>
    <w:rsid w:val="00A53F0E"/>
    <w:rsid w:val="00A53F67"/>
    <w:rsid w:val="00A53FFE"/>
    <w:rsid w:val="00A540C9"/>
    <w:rsid w:val="00A540E4"/>
    <w:rsid w:val="00A54346"/>
    <w:rsid w:val="00A545B9"/>
    <w:rsid w:val="00A546FF"/>
    <w:rsid w:val="00A54B54"/>
    <w:rsid w:val="00A54B5D"/>
    <w:rsid w:val="00A54F1A"/>
    <w:rsid w:val="00A55043"/>
    <w:rsid w:val="00A550B1"/>
    <w:rsid w:val="00A5547A"/>
    <w:rsid w:val="00A55871"/>
    <w:rsid w:val="00A55889"/>
    <w:rsid w:val="00A5593D"/>
    <w:rsid w:val="00A55B46"/>
    <w:rsid w:val="00A55B6F"/>
    <w:rsid w:val="00A55BF9"/>
    <w:rsid w:val="00A55CB9"/>
    <w:rsid w:val="00A55E5B"/>
    <w:rsid w:val="00A55E80"/>
    <w:rsid w:val="00A55FB2"/>
    <w:rsid w:val="00A561B3"/>
    <w:rsid w:val="00A56305"/>
    <w:rsid w:val="00A563B7"/>
    <w:rsid w:val="00A56639"/>
    <w:rsid w:val="00A56774"/>
    <w:rsid w:val="00A5694C"/>
    <w:rsid w:val="00A56CB5"/>
    <w:rsid w:val="00A56E8E"/>
    <w:rsid w:val="00A57287"/>
    <w:rsid w:val="00A57467"/>
    <w:rsid w:val="00A5757F"/>
    <w:rsid w:val="00A57634"/>
    <w:rsid w:val="00A579E5"/>
    <w:rsid w:val="00A57AEB"/>
    <w:rsid w:val="00A57D18"/>
    <w:rsid w:val="00A57EF1"/>
    <w:rsid w:val="00A57FD0"/>
    <w:rsid w:val="00A57FDD"/>
    <w:rsid w:val="00A602E0"/>
    <w:rsid w:val="00A60473"/>
    <w:rsid w:val="00A6065C"/>
    <w:rsid w:val="00A608D3"/>
    <w:rsid w:val="00A609B0"/>
    <w:rsid w:val="00A60BD5"/>
    <w:rsid w:val="00A60C20"/>
    <w:rsid w:val="00A60C87"/>
    <w:rsid w:val="00A60DAC"/>
    <w:rsid w:val="00A61313"/>
    <w:rsid w:val="00A6137D"/>
    <w:rsid w:val="00A61729"/>
    <w:rsid w:val="00A61735"/>
    <w:rsid w:val="00A61A99"/>
    <w:rsid w:val="00A61B9B"/>
    <w:rsid w:val="00A61FE9"/>
    <w:rsid w:val="00A62103"/>
    <w:rsid w:val="00A6210A"/>
    <w:rsid w:val="00A62164"/>
    <w:rsid w:val="00A6251C"/>
    <w:rsid w:val="00A62676"/>
    <w:rsid w:val="00A62D37"/>
    <w:rsid w:val="00A62E0F"/>
    <w:rsid w:val="00A62EB0"/>
    <w:rsid w:val="00A62EEA"/>
    <w:rsid w:val="00A62FA1"/>
    <w:rsid w:val="00A630E4"/>
    <w:rsid w:val="00A63183"/>
    <w:rsid w:val="00A631CF"/>
    <w:rsid w:val="00A63348"/>
    <w:rsid w:val="00A6351A"/>
    <w:rsid w:val="00A637EC"/>
    <w:rsid w:val="00A637FC"/>
    <w:rsid w:val="00A638C7"/>
    <w:rsid w:val="00A6394C"/>
    <w:rsid w:val="00A63A27"/>
    <w:rsid w:val="00A63C90"/>
    <w:rsid w:val="00A63CB1"/>
    <w:rsid w:val="00A640F5"/>
    <w:rsid w:val="00A64104"/>
    <w:rsid w:val="00A644D4"/>
    <w:rsid w:val="00A644EE"/>
    <w:rsid w:val="00A646C0"/>
    <w:rsid w:val="00A648E2"/>
    <w:rsid w:val="00A64988"/>
    <w:rsid w:val="00A64B96"/>
    <w:rsid w:val="00A64E18"/>
    <w:rsid w:val="00A64E9F"/>
    <w:rsid w:val="00A64F29"/>
    <w:rsid w:val="00A65152"/>
    <w:rsid w:val="00A652E7"/>
    <w:rsid w:val="00A654B1"/>
    <w:rsid w:val="00A65769"/>
    <w:rsid w:val="00A65785"/>
    <w:rsid w:val="00A65911"/>
    <w:rsid w:val="00A65967"/>
    <w:rsid w:val="00A65A27"/>
    <w:rsid w:val="00A65A77"/>
    <w:rsid w:val="00A65B78"/>
    <w:rsid w:val="00A65BBB"/>
    <w:rsid w:val="00A65C9C"/>
    <w:rsid w:val="00A65E72"/>
    <w:rsid w:val="00A65EA9"/>
    <w:rsid w:val="00A65F4B"/>
    <w:rsid w:val="00A65F4C"/>
    <w:rsid w:val="00A6621B"/>
    <w:rsid w:val="00A66546"/>
    <w:rsid w:val="00A668D3"/>
    <w:rsid w:val="00A66A26"/>
    <w:rsid w:val="00A66A5D"/>
    <w:rsid w:val="00A66BD5"/>
    <w:rsid w:val="00A66BDF"/>
    <w:rsid w:val="00A66DA1"/>
    <w:rsid w:val="00A66DB6"/>
    <w:rsid w:val="00A66DBF"/>
    <w:rsid w:val="00A66DD3"/>
    <w:rsid w:val="00A66EC2"/>
    <w:rsid w:val="00A6701E"/>
    <w:rsid w:val="00A67175"/>
    <w:rsid w:val="00A671A7"/>
    <w:rsid w:val="00A67A6C"/>
    <w:rsid w:val="00A67AF1"/>
    <w:rsid w:val="00A67B94"/>
    <w:rsid w:val="00A67BAD"/>
    <w:rsid w:val="00A67DE1"/>
    <w:rsid w:val="00A70076"/>
    <w:rsid w:val="00A700B7"/>
    <w:rsid w:val="00A701BE"/>
    <w:rsid w:val="00A70234"/>
    <w:rsid w:val="00A7027B"/>
    <w:rsid w:val="00A70316"/>
    <w:rsid w:val="00A70360"/>
    <w:rsid w:val="00A70706"/>
    <w:rsid w:val="00A70B10"/>
    <w:rsid w:val="00A7103B"/>
    <w:rsid w:val="00A71126"/>
    <w:rsid w:val="00A71246"/>
    <w:rsid w:val="00A713B0"/>
    <w:rsid w:val="00A7143B"/>
    <w:rsid w:val="00A7158B"/>
    <w:rsid w:val="00A71734"/>
    <w:rsid w:val="00A719A0"/>
    <w:rsid w:val="00A71AE6"/>
    <w:rsid w:val="00A71B7B"/>
    <w:rsid w:val="00A71B9D"/>
    <w:rsid w:val="00A71C35"/>
    <w:rsid w:val="00A71E4C"/>
    <w:rsid w:val="00A72296"/>
    <w:rsid w:val="00A722F5"/>
    <w:rsid w:val="00A72496"/>
    <w:rsid w:val="00A7250F"/>
    <w:rsid w:val="00A72696"/>
    <w:rsid w:val="00A72B8E"/>
    <w:rsid w:val="00A72BBB"/>
    <w:rsid w:val="00A72E9F"/>
    <w:rsid w:val="00A7308E"/>
    <w:rsid w:val="00A73180"/>
    <w:rsid w:val="00A731BA"/>
    <w:rsid w:val="00A7335A"/>
    <w:rsid w:val="00A7336D"/>
    <w:rsid w:val="00A73DB0"/>
    <w:rsid w:val="00A73DE8"/>
    <w:rsid w:val="00A73F68"/>
    <w:rsid w:val="00A74002"/>
    <w:rsid w:val="00A741B5"/>
    <w:rsid w:val="00A74872"/>
    <w:rsid w:val="00A749D6"/>
    <w:rsid w:val="00A749E8"/>
    <w:rsid w:val="00A7541A"/>
    <w:rsid w:val="00A75464"/>
    <w:rsid w:val="00A75468"/>
    <w:rsid w:val="00A7579D"/>
    <w:rsid w:val="00A75882"/>
    <w:rsid w:val="00A75A8D"/>
    <w:rsid w:val="00A75AAB"/>
    <w:rsid w:val="00A75DAF"/>
    <w:rsid w:val="00A76181"/>
    <w:rsid w:val="00A76AA9"/>
    <w:rsid w:val="00A76D56"/>
    <w:rsid w:val="00A76F92"/>
    <w:rsid w:val="00A7752E"/>
    <w:rsid w:val="00A77598"/>
    <w:rsid w:val="00A775C6"/>
    <w:rsid w:val="00A775EB"/>
    <w:rsid w:val="00A7774E"/>
    <w:rsid w:val="00A7794B"/>
    <w:rsid w:val="00A77B3F"/>
    <w:rsid w:val="00A8000A"/>
    <w:rsid w:val="00A80040"/>
    <w:rsid w:val="00A8027A"/>
    <w:rsid w:val="00A805B3"/>
    <w:rsid w:val="00A80ABA"/>
    <w:rsid w:val="00A80E4E"/>
    <w:rsid w:val="00A80FF6"/>
    <w:rsid w:val="00A81128"/>
    <w:rsid w:val="00A8186F"/>
    <w:rsid w:val="00A81AFE"/>
    <w:rsid w:val="00A82055"/>
    <w:rsid w:val="00A82091"/>
    <w:rsid w:val="00A820C2"/>
    <w:rsid w:val="00A8217C"/>
    <w:rsid w:val="00A82317"/>
    <w:rsid w:val="00A82435"/>
    <w:rsid w:val="00A82581"/>
    <w:rsid w:val="00A825DF"/>
    <w:rsid w:val="00A82639"/>
    <w:rsid w:val="00A82714"/>
    <w:rsid w:val="00A8276D"/>
    <w:rsid w:val="00A82864"/>
    <w:rsid w:val="00A828BA"/>
    <w:rsid w:val="00A82A3A"/>
    <w:rsid w:val="00A82A7E"/>
    <w:rsid w:val="00A82B84"/>
    <w:rsid w:val="00A82C4A"/>
    <w:rsid w:val="00A82D24"/>
    <w:rsid w:val="00A8305B"/>
    <w:rsid w:val="00A83257"/>
    <w:rsid w:val="00A8332A"/>
    <w:rsid w:val="00A83379"/>
    <w:rsid w:val="00A8361F"/>
    <w:rsid w:val="00A8382A"/>
    <w:rsid w:val="00A83B80"/>
    <w:rsid w:val="00A83C80"/>
    <w:rsid w:val="00A83E01"/>
    <w:rsid w:val="00A8421E"/>
    <w:rsid w:val="00A843D9"/>
    <w:rsid w:val="00A84427"/>
    <w:rsid w:val="00A845F9"/>
    <w:rsid w:val="00A84639"/>
    <w:rsid w:val="00A84A08"/>
    <w:rsid w:val="00A84BDD"/>
    <w:rsid w:val="00A84BE0"/>
    <w:rsid w:val="00A84CDD"/>
    <w:rsid w:val="00A85093"/>
    <w:rsid w:val="00A85327"/>
    <w:rsid w:val="00A85767"/>
    <w:rsid w:val="00A8580E"/>
    <w:rsid w:val="00A85B3D"/>
    <w:rsid w:val="00A85EDC"/>
    <w:rsid w:val="00A85EF9"/>
    <w:rsid w:val="00A862A7"/>
    <w:rsid w:val="00A8633B"/>
    <w:rsid w:val="00A8638B"/>
    <w:rsid w:val="00A86397"/>
    <w:rsid w:val="00A86486"/>
    <w:rsid w:val="00A867AD"/>
    <w:rsid w:val="00A86823"/>
    <w:rsid w:val="00A86B48"/>
    <w:rsid w:val="00A86E7F"/>
    <w:rsid w:val="00A86F69"/>
    <w:rsid w:val="00A87543"/>
    <w:rsid w:val="00A875A1"/>
    <w:rsid w:val="00A876E6"/>
    <w:rsid w:val="00A87747"/>
    <w:rsid w:val="00A87C69"/>
    <w:rsid w:val="00A87C76"/>
    <w:rsid w:val="00A87DC6"/>
    <w:rsid w:val="00A90160"/>
    <w:rsid w:val="00A90291"/>
    <w:rsid w:val="00A902F7"/>
    <w:rsid w:val="00A90378"/>
    <w:rsid w:val="00A905C0"/>
    <w:rsid w:val="00A90B85"/>
    <w:rsid w:val="00A90C53"/>
    <w:rsid w:val="00A90D3E"/>
    <w:rsid w:val="00A90D70"/>
    <w:rsid w:val="00A90D85"/>
    <w:rsid w:val="00A9161D"/>
    <w:rsid w:val="00A91662"/>
    <w:rsid w:val="00A917A7"/>
    <w:rsid w:val="00A91967"/>
    <w:rsid w:val="00A92029"/>
    <w:rsid w:val="00A9227A"/>
    <w:rsid w:val="00A922F9"/>
    <w:rsid w:val="00A9248D"/>
    <w:rsid w:val="00A924A4"/>
    <w:rsid w:val="00A928A6"/>
    <w:rsid w:val="00A928F9"/>
    <w:rsid w:val="00A929D4"/>
    <w:rsid w:val="00A92AF2"/>
    <w:rsid w:val="00A92AFC"/>
    <w:rsid w:val="00A92BFB"/>
    <w:rsid w:val="00A92C13"/>
    <w:rsid w:val="00A93204"/>
    <w:rsid w:val="00A937B4"/>
    <w:rsid w:val="00A93BFC"/>
    <w:rsid w:val="00A93EC0"/>
    <w:rsid w:val="00A93F45"/>
    <w:rsid w:val="00A94204"/>
    <w:rsid w:val="00A94280"/>
    <w:rsid w:val="00A94770"/>
    <w:rsid w:val="00A94A3D"/>
    <w:rsid w:val="00A94BC3"/>
    <w:rsid w:val="00A953AF"/>
    <w:rsid w:val="00A95603"/>
    <w:rsid w:val="00A95644"/>
    <w:rsid w:val="00A9582F"/>
    <w:rsid w:val="00A959E1"/>
    <w:rsid w:val="00A95AC9"/>
    <w:rsid w:val="00A95B89"/>
    <w:rsid w:val="00A95C24"/>
    <w:rsid w:val="00A95C87"/>
    <w:rsid w:val="00A95D6D"/>
    <w:rsid w:val="00A9608B"/>
    <w:rsid w:val="00A967A7"/>
    <w:rsid w:val="00A967C7"/>
    <w:rsid w:val="00A96C71"/>
    <w:rsid w:val="00A97006"/>
    <w:rsid w:val="00A9723F"/>
    <w:rsid w:val="00A972ED"/>
    <w:rsid w:val="00A97704"/>
    <w:rsid w:val="00A97759"/>
    <w:rsid w:val="00A977E5"/>
    <w:rsid w:val="00A9785A"/>
    <w:rsid w:val="00A97B03"/>
    <w:rsid w:val="00A97CBD"/>
    <w:rsid w:val="00A97D88"/>
    <w:rsid w:val="00A97F7E"/>
    <w:rsid w:val="00A97FA4"/>
    <w:rsid w:val="00AA007C"/>
    <w:rsid w:val="00AA00DD"/>
    <w:rsid w:val="00AA01FD"/>
    <w:rsid w:val="00AA0330"/>
    <w:rsid w:val="00AA0A77"/>
    <w:rsid w:val="00AA0AFC"/>
    <w:rsid w:val="00AA0C76"/>
    <w:rsid w:val="00AA0FB4"/>
    <w:rsid w:val="00AA12D9"/>
    <w:rsid w:val="00AA13D6"/>
    <w:rsid w:val="00AA140D"/>
    <w:rsid w:val="00AA152C"/>
    <w:rsid w:val="00AA15CD"/>
    <w:rsid w:val="00AA179C"/>
    <w:rsid w:val="00AA1A1D"/>
    <w:rsid w:val="00AA1FBE"/>
    <w:rsid w:val="00AA2069"/>
    <w:rsid w:val="00AA28A3"/>
    <w:rsid w:val="00AA2BC9"/>
    <w:rsid w:val="00AA2DF6"/>
    <w:rsid w:val="00AA2FEF"/>
    <w:rsid w:val="00AA3391"/>
    <w:rsid w:val="00AA3481"/>
    <w:rsid w:val="00AA360E"/>
    <w:rsid w:val="00AA37A3"/>
    <w:rsid w:val="00AA3A37"/>
    <w:rsid w:val="00AA3DDB"/>
    <w:rsid w:val="00AA420E"/>
    <w:rsid w:val="00AA423D"/>
    <w:rsid w:val="00AA4678"/>
    <w:rsid w:val="00AA46BF"/>
    <w:rsid w:val="00AA47D5"/>
    <w:rsid w:val="00AA488F"/>
    <w:rsid w:val="00AA4A81"/>
    <w:rsid w:val="00AA4C40"/>
    <w:rsid w:val="00AA4F02"/>
    <w:rsid w:val="00AA5056"/>
    <w:rsid w:val="00AA50B6"/>
    <w:rsid w:val="00AA50E0"/>
    <w:rsid w:val="00AA50FF"/>
    <w:rsid w:val="00AA516B"/>
    <w:rsid w:val="00AA532C"/>
    <w:rsid w:val="00AA54A3"/>
    <w:rsid w:val="00AA569A"/>
    <w:rsid w:val="00AA56FD"/>
    <w:rsid w:val="00AA58E5"/>
    <w:rsid w:val="00AA593A"/>
    <w:rsid w:val="00AA5BAE"/>
    <w:rsid w:val="00AA5D2A"/>
    <w:rsid w:val="00AA5ECB"/>
    <w:rsid w:val="00AA60AB"/>
    <w:rsid w:val="00AA61B2"/>
    <w:rsid w:val="00AA64DE"/>
    <w:rsid w:val="00AA666B"/>
    <w:rsid w:val="00AA6899"/>
    <w:rsid w:val="00AA6A83"/>
    <w:rsid w:val="00AA6AA7"/>
    <w:rsid w:val="00AA6AEF"/>
    <w:rsid w:val="00AA6CD7"/>
    <w:rsid w:val="00AA7197"/>
    <w:rsid w:val="00AA76C4"/>
    <w:rsid w:val="00AA786A"/>
    <w:rsid w:val="00AA795E"/>
    <w:rsid w:val="00AA79EB"/>
    <w:rsid w:val="00AA7E0D"/>
    <w:rsid w:val="00AB0225"/>
    <w:rsid w:val="00AB03C5"/>
    <w:rsid w:val="00AB04FE"/>
    <w:rsid w:val="00AB0520"/>
    <w:rsid w:val="00AB098B"/>
    <w:rsid w:val="00AB09A0"/>
    <w:rsid w:val="00AB0B11"/>
    <w:rsid w:val="00AB0B6A"/>
    <w:rsid w:val="00AB0BC3"/>
    <w:rsid w:val="00AB0D24"/>
    <w:rsid w:val="00AB0E88"/>
    <w:rsid w:val="00AB106C"/>
    <w:rsid w:val="00AB12BE"/>
    <w:rsid w:val="00AB134A"/>
    <w:rsid w:val="00AB1370"/>
    <w:rsid w:val="00AB13A7"/>
    <w:rsid w:val="00AB1407"/>
    <w:rsid w:val="00AB1487"/>
    <w:rsid w:val="00AB1601"/>
    <w:rsid w:val="00AB1A34"/>
    <w:rsid w:val="00AB1C16"/>
    <w:rsid w:val="00AB1C71"/>
    <w:rsid w:val="00AB1C7D"/>
    <w:rsid w:val="00AB1EC7"/>
    <w:rsid w:val="00AB1F37"/>
    <w:rsid w:val="00AB2028"/>
    <w:rsid w:val="00AB227C"/>
    <w:rsid w:val="00AB231D"/>
    <w:rsid w:val="00AB245E"/>
    <w:rsid w:val="00AB2534"/>
    <w:rsid w:val="00AB25E6"/>
    <w:rsid w:val="00AB2688"/>
    <w:rsid w:val="00AB26DF"/>
    <w:rsid w:val="00AB2832"/>
    <w:rsid w:val="00AB2C12"/>
    <w:rsid w:val="00AB2C62"/>
    <w:rsid w:val="00AB2EA2"/>
    <w:rsid w:val="00AB311A"/>
    <w:rsid w:val="00AB31CD"/>
    <w:rsid w:val="00AB3205"/>
    <w:rsid w:val="00AB327A"/>
    <w:rsid w:val="00AB34AD"/>
    <w:rsid w:val="00AB35C1"/>
    <w:rsid w:val="00AB35CA"/>
    <w:rsid w:val="00AB3927"/>
    <w:rsid w:val="00AB3A29"/>
    <w:rsid w:val="00AB3CB9"/>
    <w:rsid w:val="00AB3EAC"/>
    <w:rsid w:val="00AB4319"/>
    <w:rsid w:val="00AB46D3"/>
    <w:rsid w:val="00AB471E"/>
    <w:rsid w:val="00AB4A33"/>
    <w:rsid w:val="00AB4BB2"/>
    <w:rsid w:val="00AB4C24"/>
    <w:rsid w:val="00AB4D09"/>
    <w:rsid w:val="00AB4E20"/>
    <w:rsid w:val="00AB4F95"/>
    <w:rsid w:val="00AB501A"/>
    <w:rsid w:val="00AB52D4"/>
    <w:rsid w:val="00AB5596"/>
    <w:rsid w:val="00AB5628"/>
    <w:rsid w:val="00AB56EB"/>
    <w:rsid w:val="00AB5822"/>
    <w:rsid w:val="00AB5BCA"/>
    <w:rsid w:val="00AB5C97"/>
    <w:rsid w:val="00AB5D2A"/>
    <w:rsid w:val="00AB5F36"/>
    <w:rsid w:val="00AB615D"/>
    <w:rsid w:val="00AB6172"/>
    <w:rsid w:val="00AB62A9"/>
    <w:rsid w:val="00AB65AF"/>
    <w:rsid w:val="00AB686B"/>
    <w:rsid w:val="00AB691E"/>
    <w:rsid w:val="00AB6C08"/>
    <w:rsid w:val="00AB6C14"/>
    <w:rsid w:val="00AB6CDC"/>
    <w:rsid w:val="00AB6DA9"/>
    <w:rsid w:val="00AB6DB3"/>
    <w:rsid w:val="00AB6F26"/>
    <w:rsid w:val="00AB7316"/>
    <w:rsid w:val="00AB73AB"/>
    <w:rsid w:val="00AB7526"/>
    <w:rsid w:val="00AB757F"/>
    <w:rsid w:val="00AB76D1"/>
    <w:rsid w:val="00AB76EB"/>
    <w:rsid w:val="00AB7B23"/>
    <w:rsid w:val="00AB7BC7"/>
    <w:rsid w:val="00AB7CE9"/>
    <w:rsid w:val="00AB7DCA"/>
    <w:rsid w:val="00AB7E07"/>
    <w:rsid w:val="00AB7EDD"/>
    <w:rsid w:val="00AB7FF1"/>
    <w:rsid w:val="00AC01DC"/>
    <w:rsid w:val="00AC059F"/>
    <w:rsid w:val="00AC07EE"/>
    <w:rsid w:val="00AC08CE"/>
    <w:rsid w:val="00AC0BA4"/>
    <w:rsid w:val="00AC0C9C"/>
    <w:rsid w:val="00AC130B"/>
    <w:rsid w:val="00AC1324"/>
    <w:rsid w:val="00AC13D1"/>
    <w:rsid w:val="00AC1BAE"/>
    <w:rsid w:val="00AC1EBA"/>
    <w:rsid w:val="00AC1EF6"/>
    <w:rsid w:val="00AC2098"/>
    <w:rsid w:val="00AC21A3"/>
    <w:rsid w:val="00AC2251"/>
    <w:rsid w:val="00AC26C8"/>
    <w:rsid w:val="00AC27A5"/>
    <w:rsid w:val="00AC308B"/>
    <w:rsid w:val="00AC3091"/>
    <w:rsid w:val="00AC331A"/>
    <w:rsid w:val="00AC341E"/>
    <w:rsid w:val="00AC3424"/>
    <w:rsid w:val="00AC35B6"/>
    <w:rsid w:val="00AC3786"/>
    <w:rsid w:val="00AC3894"/>
    <w:rsid w:val="00AC3904"/>
    <w:rsid w:val="00AC3A56"/>
    <w:rsid w:val="00AC3CEF"/>
    <w:rsid w:val="00AC3F64"/>
    <w:rsid w:val="00AC40C4"/>
    <w:rsid w:val="00AC46D7"/>
    <w:rsid w:val="00AC4978"/>
    <w:rsid w:val="00AC4ABF"/>
    <w:rsid w:val="00AC4ADF"/>
    <w:rsid w:val="00AC4B02"/>
    <w:rsid w:val="00AC4C62"/>
    <w:rsid w:val="00AC4E3D"/>
    <w:rsid w:val="00AC4F0B"/>
    <w:rsid w:val="00AC4F2A"/>
    <w:rsid w:val="00AC4F5B"/>
    <w:rsid w:val="00AC4F84"/>
    <w:rsid w:val="00AC54F3"/>
    <w:rsid w:val="00AC559B"/>
    <w:rsid w:val="00AC55DE"/>
    <w:rsid w:val="00AC56C2"/>
    <w:rsid w:val="00AC56EA"/>
    <w:rsid w:val="00AC5BE3"/>
    <w:rsid w:val="00AC5CB9"/>
    <w:rsid w:val="00AC5DAD"/>
    <w:rsid w:val="00AC5E5C"/>
    <w:rsid w:val="00AC6042"/>
    <w:rsid w:val="00AC61C0"/>
    <w:rsid w:val="00AC628E"/>
    <w:rsid w:val="00AC62D0"/>
    <w:rsid w:val="00AC62DC"/>
    <w:rsid w:val="00AC632A"/>
    <w:rsid w:val="00AC635C"/>
    <w:rsid w:val="00AC63C3"/>
    <w:rsid w:val="00AC660D"/>
    <w:rsid w:val="00AC678F"/>
    <w:rsid w:val="00AC6AF5"/>
    <w:rsid w:val="00AC708A"/>
    <w:rsid w:val="00AC75FF"/>
    <w:rsid w:val="00AC76A8"/>
    <w:rsid w:val="00AC7704"/>
    <w:rsid w:val="00AC787D"/>
    <w:rsid w:val="00AC799D"/>
    <w:rsid w:val="00AC7ACF"/>
    <w:rsid w:val="00AC7BE8"/>
    <w:rsid w:val="00AC7C82"/>
    <w:rsid w:val="00AC7D31"/>
    <w:rsid w:val="00AC7EE2"/>
    <w:rsid w:val="00AC7FE9"/>
    <w:rsid w:val="00AD0278"/>
    <w:rsid w:val="00AD02A4"/>
    <w:rsid w:val="00AD0611"/>
    <w:rsid w:val="00AD0720"/>
    <w:rsid w:val="00AD0800"/>
    <w:rsid w:val="00AD0A28"/>
    <w:rsid w:val="00AD0AB2"/>
    <w:rsid w:val="00AD0B1E"/>
    <w:rsid w:val="00AD0D32"/>
    <w:rsid w:val="00AD0F96"/>
    <w:rsid w:val="00AD0FA5"/>
    <w:rsid w:val="00AD104A"/>
    <w:rsid w:val="00AD11F5"/>
    <w:rsid w:val="00AD1984"/>
    <w:rsid w:val="00AD1A09"/>
    <w:rsid w:val="00AD1B0D"/>
    <w:rsid w:val="00AD1C46"/>
    <w:rsid w:val="00AD2217"/>
    <w:rsid w:val="00AD23B1"/>
    <w:rsid w:val="00AD2536"/>
    <w:rsid w:val="00AD25B5"/>
    <w:rsid w:val="00AD2712"/>
    <w:rsid w:val="00AD2737"/>
    <w:rsid w:val="00AD2983"/>
    <w:rsid w:val="00AD29A0"/>
    <w:rsid w:val="00AD29C0"/>
    <w:rsid w:val="00AD2B66"/>
    <w:rsid w:val="00AD2BE1"/>
    <w:rsid w:val="00AD2FC9"/>
    <w:rsid w:val="00AD3263"/>
    <w:rsid w:val="00AD3452"/>
    <w:rsid w:val="00AD37AE"/>
    <w:rsid w:val="00AD37ED"/>
    <w:rsid w:val="00AD39A7"/>
    <w:rsid w:val="00AD3C27"/>
    <w:rsid w:val="00AD3C32"/>
    <w:rsid w:val="00AD3C5D"/>
    <w:rsid w:val="00AD40A4"/>
    <w:rsid w:val="00AD41B2"/>
    <w:rsid w:val="00AD4457"/>
    <w:rsid w:val="00AD4470"/>
    <w:rsid w:val="00AD4663"/>
    <w:rsid w:val="00AD47C0"/>
    <w:rsid w:val="00AD4A00"/>
    <w:rsid w:val="00AD4EB5"/>
    <w:rsid w:val="00AD4EB7"/>
    <w:rsid w:val="00AD4F76"/>
    <w:rsid w:val="00AD52CD"/>
    <w:rsid w:val="00AD5484"/>
    <w:rsid w:val="00AD56E2"/>
    <w:rsid w:val="00AD5771"/>
    <w:rsid w:val="00AD587F"/>
    <w:rsid w:val="00AD59FA"/>
    <w:rsid w:val="00AD5B25"/>
    <w:rsid w:val="00AD5CEC"/>
    <w:rsid w:val="00AD5E0A"/>
    <w:rsid w:val="00AD5E13"/>
    <w:rsid w:val="00AD5EFF"/>
    <w:rsid w:val="00AD61C6"/>
    <w:rsid w:val="00AD61E9"/>
    <w:rsid w:val="00AD6260"/>
    <w:rsid w:val="00AD65E8"/>
    <w:rsid w:val="00AD6A79"/>
    <w:rsid w:val="00AD6C27"/>
    <w:rsid w:val="00AD6C69"/>
    <w:rsid w:val="00AD6E24"/>
    <w:rsid w:val="00AD6F5C"/>
    <w:rsid w:val="00AD70C3"/>
    <w:rsid w:val="00AD70D0"/>
    <w:rsid w:val="00AD749E"/>
    <w:rsid w:val="00AD74F2"/>
    <w:rsid w:val="00AD76BB"/>
    <w:rsid w:val="00AD7781"/>
    <w:rsid w:val="00AD7844"/>
    <w:rsid w:val="00AD7BA5"/>
    <w:rsid w:val="00AD7C0B"/>
    <w:rsid w:val="00AD7D59"/>
    <w:rsid w:val="00AD7DFE"/>
    <w:rsid w:val="00AD7FCE"/>
    <w:rsid w:val="00AE02EF"/>
    <w:rsid w:val="00AE030B"/>
    <w:rsid w:val="00AE0379"/>
    <w:rsid w:val="00AE0462"/>
    <w:rsid w:val="00AE0513"/>
    <w:rsid w:val="00AE06A9"/>
    <w:rsid w:val="00AE06B7"/>
    <w:rsid w:val="00AE09D9"/>
    <w:rsid w:val="00AE0A4D"/>
    <w:rsid w:val="00AE0AB0"/>
    <w:rsid w:val="00AE0ACD"/>
    <w:rsid w:val="00AE0B64"/>
    <w:rsid w:val="00AE0BA9"/>
    <w:rsid w:val="00AE0C1A"/>
    <w:rsid w:val="00AE0CDF"/>
    <w:rsid w:val="00AE102E"/>
    <w:rsid w:val="00AE1400"/>
    <w:rsid w:val="00AE14F0"/>
    <w:rsid w:val="00AE163B"/>
    <w:rsid w:val="00AE1748"/>
    <w:rsid w:val="00AE177F"/>
    <w:rsid w:val="00AE17BB"/>
    <w:rsid w:val="00AE17F6"/>
    <w:rsid w:val="00AE188D"/>
    <w:rsid w:val="00AE18E4"/>
    <w:rsid w:val="00AE18EF"/>
    <w:rsid w:val="00AE190B"/>
    <w:rsid w:val="00AE1A4E"/>
    <w:rsid w:val="00AE1CD9"/>
    <w:rsid w:val="00AE2011"/>
    <w:rsid w:val="00AE2253"/>
    <w:rsid w:val="00AE23ED"/>
    <w:rsid w:val="00AE2584"/>
    <w:rsid w:val="00AE2DB7"/>
    <w:rsid w:val="00AE349A"/>
    <w:rsid w:val="00AE3633"/>
    <w:rsid w:val="00AE3988"/>
    <w:rsid w:val="00AE3AC3"/>
    <w:rsid w:val="00AE3F81"/>
    <w:rsid w:val="00AE4025"/>
    <w:rsid w:val="00AE4417"/>
    <w:rsid w:val="00AE4CDF"/>
    <w:rsid w:val="00AE4D31"/>
    <w:rsid w:val="00AE4E55"/>
    <w:rsid w:val="00AE4F90"/>
    <w:rsid w:val="00AE512E"/>
    <w:rsid w:val="00AE5175"/>
    <w:rsid w:val="00AE52F1"/>
    <w:rsid w:val="00AE53C6"/>
    <w:rsid w:val="00AE5642"/>
    <w:rsid w:val="00AE578D"/>
    <w:rsid w:val="00AE5972"/>
    <w:rsid w:val="00AE59AA"/>
    <w:rsid w:val="00AE5A61"/>
    <w:rsid w:val="00AE5F94"/>
    <w:rsid w:val="00AE601A"/>
    <w:rsid w:val="00AE6101"/>
    <w:rsid w:val="00AE62EF"/>
    <w:rsid w:val="00AE632F"/>
    <w:rsid w:val="00AE65D0"/>
    <w:rsid w:val="00AE6605"/>
    <w:rsid w:val="00AE6761"/>
    <w:rsid w:val="00AE6966"/>
    <w:rsid w:val="00AE6C49"/>
    <w:rsid w:val="00AE6D64"/>
    <w:rsid w:val="00AE70DA"/>
    <w:rsid w:val="00AE7284"/>
    <w:rsid w:val="00AE736C"/>
    <w:rsid w:val="00AE7370"/>
    <w:rsid w:val="00AE7601"/>
    <w:rsid w:val="00AE76BB"/>
    <w:rsid w:val="00AE76F4"/>
    <w:rsid w:val="00AE7731"/>
    <w:rsid w:val="00AE77EC"/>
    <w:rsid w:val="00AE78BD"/>
    <w:rsid w:val="00AE78DC"/>
    <w:rsid w:val="00AE7EF2"/>
    <w:rsid w:val="00AF0117"/>
    <w:rsid w:val="00AF0174"/>
    <w:rsid w:val="00AF019D"/>
    <w:rsid w:val="00AF01BA"/>
    <w:rsid w:val="00AF05E4"/>
    <w:rsid w:val="00AF05FD"/>
    <w:rsid w:val="00AF0CF5"/>
    <w:rsid w:val="00AF0DE2"/>
    <w:rsid w:val="00AF0E40"/>
    <w:rsid w:val="00AF0F99"/>
    <w:rsid w:val="00AF0FF1"/>
    <w:rsid w:val="00AF1340"/>
    <w:rsid w:val="00AF14AA"/>
    <w:rsid w:val="00AF159F"/>
    <w:rsid w:val="00AF178C"/>
    <w:rsid w:val="00AF1897"/>
    <w:rsid w:val="00AF1A09"/>
    <w:rsid w:val="00AF1A14"/>
    <w:rsid w:val="00AF1A59"/>
    <w:rsid w:val="00AF1B00"/>
    <w:rsid w:val="00AF1B07"/>
    <w:rsid w:val="00AF1B64"/>
    <w:rsid w:val="00AF1CA7"/>
    <w:rsid w:val="00AF1CCE"/>
    <w:rsid w:val="00AF1ED0"/>
    <w:rsid w:val="00AF21BB"/>
    <w:rsid w:val="00AF225F"/>
    <w:rsid w:val="00AF2619"/>
    <w:rsid w:val="00AF2650"/>
    <w:rsid w:val="00AF2682"/>
    <w:rsid w:val="00AF2AAA"/>
    <w:rsid w:val="00AF2AEC"/>
    <w:rsid w:val="00AF2CA1"/>
    <w:rsid w:val="00AF2FCF"/>
    <w:rsid w:val="00AF32C7"/>
    <w:rsid w:val="00AF3308"/>
    <w:rsid w:val="00AF346C"/>
    <w:rsid w:val="00AF3CF0"/>
    <w:rsid w:val="00AF3F30"/>
    <w:rsid w:val="00AF3FF6"/>
    <w:rsid w:val="00AF420C"/>
    <w:rsid w:val="00AF42E4"/>
    <w:rsid w:val="00AF435E"/>
    <w:rsid w:val="00AF4384"/>
    <w:rsid w:val="00AF478D"/>
    <w:rsid w:val="00AF4880"/>
    <w:rsid w:val="00AF4A37"/>
    <w:rsid w:val="00AF4AB7"/>
    <w:rsid w:val="00AF4D7E"/>
    <w:rsid w:val="00AF4E33"/>
    <w:rsid w:val="00AF4FC2"/>
    <w:rsid w:val="00AF5057"/>
    <w:rsid w:val="00AF53E7"/>
    <w:rsid w:val="00AF55C2"/>
    <w:rsid w:val="00AF55F5"/>
    <w:rsid w:val="00AF5649"/>
    <w:rsid w:val="00AF573A"/>
    <w:rsid w:val="00AF5801"/>
    <w:rsid w:val="00AF5E07"/>
    <w:rsid w:val="00AF5E0B"/>
    <w:rsid w:val="00AF5E3D"/>
    <w:rsid w:val="00AF62A9"/>
    <w:rsid w:val="00AF6342"/>
    <w:rsid w:val="00AF6467"/>
    <w:rsid w:val="00AF6500"/>
    <w:rsid w:val="00AF669E"/>
    <w:rsid w:val="00AF69DE"/>
    <w:rsid w:val="00AF6A6E"/>
    <w:rsid w:val="00AF6AD8"/>
    <w:rsid w:val="00AF6B8A"/>
    <w:rsid w:val="00AF6B9E"/>
    <w:rsid w:val="00AF6D1D"/>
    <w:rsid w:val="00AF6F92"/>
    <w:rsid w:val="00AF6FB1"/>
    <w:rsid w:val="00AF7311"/>
    <w:rsid w:val="00AF753E"/>
    <w:rsid w:val="00AF7582"/>
    <w:rsid w:val="00AF75E2"/>
    <w:rsid w:val="00AF7622"/>
    <w:rsid w:val="00AF7937"/>
    <w:rsid w:val="00AF795C"/>
    <w:rsid w:val="00AF7B53"/>
    <w:rsid w:val="00AF7C6D"/>
    <w:rsid w:val="00AF7F8A"/>
    <w:rsid w:val="00AF7FD8"/>
    <w:rsid w:val="00B00093"/>
    <w:rsid w:val="00B00360"/>
    <w:rsid w:val="00B004BD"/>
    <w:rsid w:val="00B004FD"/>
    <w:rsid w:val="00B005FC"/>
    <w:rsid w:val="00B009D6"/>
    <w:rsid w:val="00B00DC7"/>
    <w:rsid w:val="00B00E63"/>
    <w:rsid w:val="00B00E7A"/>
    <w:rsid w:val="00B0104F"/>
    <w:rsid w:val="00B0110B"/>
    <w:rsid w:val="00B0158C"/>
    <w:rsid w:val="00B017D4"/>
    <w:rsid w:val="00B0189A"/>
    <w:rsid w:val="00B01A5E"/>
    <w:rsid w:val="00B01AF6"/>
    <w:rsid w:val="00B01E7C"/>
    <w:rsid w:val="00B0218C"/>
    <w:rsid w:val="00B0219E"/>
    <w:rsid w:val="00B021BF"/>
    <w:rsid w:val="00B022A9"/>
    <w:rsid w:val="00B023D3"/>
    <w:rsid w:val="00B02597"/>
    <w:rsid w:val="00B027D9"/>
    <w:rsid w:val="00B02B12"/>
    <w:rsid w:val="00B02CFB"/>
    <w:rsid w:val="00B02D1F"/>
    <w:rsid w:val="00B02FB8"/>
    <w:rsid w:val="00B03267"/>
    <w:rsid w:val="00B03549"/>
    <w:rsid w:val="00B03789"/>
    <w:rsid w:val="00B03802"/>
    <w:rsid w:val="00B03C1D"/>
    <w:rsid w:val="00B03C46"/>
    <w:rsid w:val="00B03E5F"/>
    <w:rsid w:val="00B040C4"/>
    <w:rsid w:val="00B04482"/>
    <w:rsid w:val="00B0469F"/>
    <w:rsid w:val="00B0490E"/>
    <w:rsid w:val="00B04B7F"/>
    <w:rsid w:val="00B0526F"/>
    <w:rsid w:val="00B056D8"/>
    <w:rsid w:val="00B05A1A"/>
    <w:rsid w:val="00B05DA6"/>
    <w:rsid w:val="00B05DF5"/>
    <w:rsid w:val="00B05F19"/>
    <w:rsid w:val="00B06179"/>
    <w:rsid w:val="00B06286"/>
    <w:rsid w:val="00B065A5"/>
    <w:rsid w:val="00B0672E"/>
    <w:rsid w:val="00B06B57"/>
    <w:rsid w:val="00B06BAD"/>
    <w:rsid w:val="00B06E50"/>
    <w:rsid w:val="00B06FD6"/>
    <w:rsid w:val="00B074C6"/>
    <w:rsid w:val="00B074EF"/>
    <w:rsid w:val="00B075AB"/>
    <w:rsid w:val="00B07626"/>
    <w:rsid w:val="00B079BD"/>
    <w:rsid w:val="00B07AA6"/>
    <w:rsid w:val="00B07B96"/>
    <w:rsid w:val="00B07BEF"/>
    <w:rsid w:val="00B07C2C"/>
    <w:rsid w:val="00B1027D"/>
    <w:rsid w:val="00B102C2"/>
    <w:rsid w:val="00B1031B"/>
    <w:rsid w:val="00B10459"/>
    <w:rsid w:val="00B105C3"/>
    <w:rsid w:val="00B10EFC"/>
    <w:rsid w:val="00B10F9C"/>
    <w:rsid w:val="00B1128C"/>
    <w:rsid w:val="00B11A22"/>
    <w:rsid w:val="00B11BA8"/>
    <w:rsid w:val="00B11D75"/>
    <w:rsid w:val="00B11FC1"/>
    <w:rsid w:val="00B12009"/>
    <w:rsid w:val="00B121B9"/>
    <w:rsid w:val="00B1220D"/>
    <w:rsid w:val="00B124A0"/>
    <w:rsid w:val="00B124F1"/>
    <w:rsid w:val="00B126F9"/>
    <w:rsid w:val="00B127FA"/>
    <w:rsid w:val="00B12ADA"/>
    <w:rsid w:val="00B12F8C"/>
    <w:rsid w:val="00B1316B"/>
    <w:rsid w:val="00B1335E"/>
    <w:rsid w:val="00B135B4"/>
    <w:rsid w:val="00B1370C"/>
    <w:rsid w:val="00B138A9"/>
    <w:rsid w:val="00B13AC0"/>
    <w:rsid w:val="00B1406D"/>
    <w:rsid w:val="00B143FA"/>
    <w:rsid w:val="00B146CA"/>
    <w:rsid w:val="00B14962"/>
    <w:rsid w:val="00B14C7B"/>
    <w:rsid w:val="00B14F5A"/>
    <w:rsid w:val="00B15047"/>
    <w:rsid w:val="00B15179"/>
    <w:rsid w:val="00B151C0"/>
    <w:rsid w:val="00B15352"/>
    <w:rsid w:val="00B154A9"/>
    <w:rsid w:val="00B15536"/>
    <w:rsid w:val="00B158F7"/>
    <w:rsid w:val="00B15EBB"/>
    <w:rsid w:val="00B15F06"/>
    <w:rsid w:val="00B15F2B"/>
    <w:rsid w:val="00B161CF"/>
    <w:rsid w:val="00B16242"/>
    <w:rsid w:val="00B16572"/>
    <w:rsid w:val="00B165BC"/>
    <w:rsid w:val="00B167F7"/>
    <w:rsid w:val="00B16C5C"/>
    <w:rsid w:val="00B1710F"/>
    <w:rsid w:val="00B171A2"/>
    <w:rsid w:val="00B17231"/>
    <w:rsid w:val="00B17858"/>
    <w:rsid w:val="00B178CC"/>
    <w:rsid w:val="00B17A1F"/>
    <w:rsid w:val="00B17AAF"/>
    <w:rsid w:val="00B17ADD"/>
    <w:rsid w:val="00B17C8F"/>
    <w:rsid w:val="00B17CBD"/>
    <w:rsid w:val="00B17CF7"/>
    <w:rsid w:val="00B17F71"/>
    <w:rsid w:val="00B2009D"/>
    <w:rsid w:val="00B200A8"/>
    <w:rsid w:val="00B200A9"/>
    <w:rsid w:val="00B20230"/>
    <w:rsid w:val="00B20295"/>
    <w:rsid w:val="00B20612"/>
    <w:rsid w:val="00B207BB"/>
    <w:rsid w:val="00B208F2"/>
    <w:rsid w:val="00B2093C"/>
    <w:rsid w:val="00B209C7"/>
    <w:rsid w:val="00B20BD5"/>
    <w:rsid w:val="00B20BFA"/>
    <w:rsid w:val="00B20E61"/>
    <w:rsid w:val="00B20E62"/>
    <w:rsid w:val="00B20E9F"/>
    <w:rsid w:val="00B2189B"/>
    <w:rsid w:val="00B21BD7"/>
    <w:rsid w:val="00B21EE3"/>
    <w:rsid w:val="00B220D3"/>
    <w:rsid w:val="00B221E4"/>
    <w:rsid w:val="00B2266B"/>
    <w:rsid w:val="00B229C2"/>
    <w:rsid w:val="00B22D7E"/>
    <w:rsid w:val="00B22EF1"/>
    <w:rsid w:val="00B22F99"/>
    <w:rsid w:val="00B22FF2"/>
    <w:rsid w:val="00B233E7"/>
    <w:rsid w:val="00B23486"/>
    <w:rsid w:val="00B23B54"/>
    <w:rsid w:val="00B23CB9"/>
    <w:rsid w:val="00B24121"/>
    <w:rsid w:val="00B242B0"/>
    <w:rsid w:val="00B242D4"/>
    <w:rsid w:val="00B242E4"/>
    <w:rsid w:val="00B24542"/>
    <w:rsid w:val="00B245A6"/>
    <w:rsid w:val="00B24ADD"/>
    <w:rsid w:val="00B24AE7"/>
    <w:rsid w:val="00B24AF0"/>
    <w:rsid w:val="00B24CC0"/>
    <w:rsid w:val="00B24EA1"/>
    <w:rsid w:val="00B25040"/>
    <w:rsid w:val="00B2532E"/>
    <w:rsid w:val="00B25367"/>
    <w:rsid w:val="00B253AE"/>
    <w:rsid w:val="00B25486"/>
    <w:rsid w:val="00B25529"/>
    <w:rsid w:val="00B256B3"/>
    <w:rsid w:val="00B2581E"/>
    <w:rsid w:val="00B2587D"/>
    <w:rsid w:val="00B25952"/>
    <w:rsid w:val="00B25B98"/>
    <w:rsid w:val="00B25D45"/>
    <w:rsid w:val="00B260AC"/>
    <w:rsid w:val="00B261B0"/>
    <w:rsid w:val="00B26280"/>
    <w:rsid w:val="00B26364"/>
    <w:rsid w:val="00B2636C"/>
    <w:rsid w:val="00B265F6"/>
    <w:rsid w:val="00B26625"/>
    <w:rsid w:val="00B267EA"/>
    <w:rsid w:val="00B268F7"/>
    <w:rsid w:val="00B26971"/>
    <w:rsid w:val="00B26ADB"/>
    <w:rsid w:val="00B26FCD"/>
    <w:rsid w:val="00B27126"/>
    <w:rsid w:val="00B2715A"/>
    <w:rsid w:val="00B2718C"/>
    <w:rsid w:val="00B27BF2"/>
    <w:rsid w:val="00B27DAC"/>
    <w:rsid w:val="00B30022"/>
    <w:rsid w:val="00B300BB"/>
    <w:rsid w:val="00B300D1"/>
    <w:rsid w:val="00B300EA"/>
    <w:rsid w:val="00B30602"/>
    <w:rsid w:val="00B3075B"/>
    <w:rsid w:val="00B30D5C"/>
    <w:rsid w:val="00B31155"/>
    <w:rsid w:val="00B3116C"/>
    <w:rsid w:val="00B3141B"/>
    <w:rsid w:val="00B31914"/>
    <w:rsid w:val="00B31A6C"/>
    <w:rsid w:val="00B31A9A"/>
    <w:rsid w:val="00B31D13"/>
    <w:rsid w:val="00B31E96"/>
    <w:rsid w:val="00B32029"/>
    <w:rsid w:val="00B3207A"/>
    <w:rsid w:val="00B3213D"/>
    <w:rsid w:val="00B3223B"/>
    <w:rsid w:val="00B3232D"/>
    <w:rsid w:val="00B32731"/>
    <w:rsid w:val="00B3294E"/>
    <w:rsid w:val="00B32AAA"/>
    <w:rsid w:val="00B32DB2"/>
    <w:rsid w:val="00B32E7C"/>
    <w:rsid w:val="00B32F1A"/>
    <w:rsid w:val="00B33137"/>
    <w:rsid w:val="00B33162"/>
    <w:rsid w:val="00B331E2"/>
    <w:rsid w:val="00B331F7"/>
    <w:rsid w:val="00B33279"/>
    <w:rsid w:val="00B334B8"/>
    <w:rsid w:val="00B3357F"/>
    <w:rsid w:val="00B33731"/>
    <w:rsid w:val="00B33874"/>
    <w:rsid w:val="00B339B8"/>
    <w:rsid w:val="00B33BA3"/>
    <w:rsid w:val="00B33D60"/>
    <w:rsid w:val="00B34378"/>
    <w:rsid w:val="00B34458"/>
    <w:rsid w:val="00B34517"/>
    <w:rsid w:val="00B3455C"/>
    <w:rsid w:val="00B3459E"/>
    <w:rsid w:val="00B348EF"/>
    <w:rsid w:val="00B34A68"/>
    <w:rsid w:val="00B34B76"/>
    <w:rsid w:val="00B34CCB"/>
    <w:rsid w:val="00B34D0D"/>
    <w:rsid w:val="00B34D82"/>
    <w:rsid w:val="00B3520C"/>
    <w:rsid w:val="00B3557D"/>
    <w:rsid w:val="00B35664"/>
    <w:rsid w:val="00B356A5"/>
    <w:rsid w:val="00B35BA1"/>
    <w:rsid w:val="00B35E68"/>
    <w:rsid w:val="00B3606E"/>
    <w:rsid w:val="00B361CD"/>
    <w:rsid w:val="00B3657D"/>
    <w:rsid w:val="00B366EC"/>
    <w:rsid w:val="00B3674A"/>
    <w:rsid w:val="00B3677C"/>
    <w:rsid w:val="00B36909"/>
    <w:rsid w:val="00B36977"/>
    <w:rsid w:val="00B36CA0"/>
    <w:rsid w:val="00B36D13"/>
    <w:rsid w:val="00B36D53"/>
    <w:rsid w:val="00B36DF0"/>
    <w:rsid w:val="00B36E23"/>
    <w:rsid w:val="00B37169"/>
    <w:rsid w:val="00B372A3"/>
    <w:rsid w:val="00B372A4"/>
    <w:rsid w:val="00B375BA"/>
    <w:rsid w:val="00B37943"/>
    <w:rsid w:val="00B37A47"/>
    <w:rsid w:val="00B37BC4"/>
    <w:rsid w:val="00B37C1A"/>
    <w:rsid w:val="00B37CFE"/>
    <w:rsid w:val="00B37F95"/>
    <w:rsid w:val="00B4009A"/>
    <w:rsid w:val="00B40AE6"/>
    <w:rsid w:val="00B40DC3"/>
    <w:rsid w:val="00B40E54"/>
    <w:rsid w:val="00B40EC3"/>
    <w:rsid w:val="00B41398"/>
    <w:rsid w:val="00B413B3"/>
    <w:rsid w:val="00B41541"/>
    <w:rsid w:val="00B4185A"/>
    <w:rsid w:val="00B41908"/>
    <w:rsid w:val="00B41A27"/>
    <w:rsid w:val="00B41D12"/>
    <w:rsid w:val="00B41E5D"/>
    <w:rsid w:val="00B41F17"/>
    <w:rsid w:val="00B42295"/>
    <w:rsid w:val="00B4265A"/>
    <w:rsid w:val="00B428F8"/>
    <w:rsid w:val="00B4316E"/>
    <w:rsid w:val="00B431D9"/>
    <w:rsid w:val="00B432FD"/>
    <w:rsid w:val="00B433C7"/>
    <w:rsid w:val="00B435BB"/>
    <w:rsid w:val="00B43630"/>
    <w:rsid w:val="00B43657"/>
    <w:rsid w:val="00B43790"/>
    <w:rsid w:val="00B43CB0"/>
    <w:rsid w:val="00B43DFB"/>
    <w:rsid w:val="00B43E76"/>
    <w:rsid w:val="00B43EDA"/>
    <w:rsid w:val="00B43FE6"/>
    <w:rsid w:val="00B4411F"/>
    <w:rsid w:val="00B443CF"/>
    <w:rsid w:val="00B446E9"/>
    <w:rsid w:val="00B447B0"/>
    <w:rsid w:val="00B44CB7"/>
    <w:rsid w:val="00B44F2C"/>
    <w:rsid w:val="00B4512C"/>
    <w:rsid w:val="00B45147"/>
    <w:rsid w:val="00B45180"/>
    <w:rsid w:val="00B45237"/>
    <w:rsid w:val="00B45399"/>
    <w:rsid w:val="00B453E8"/>
    <w:rsid w:val="00B4568A"/>
    <w:rsid w:val="00B458C5"/>
    <w:rsid w:val="00B459D5"/>
    <w:rsid w:val="00B45CEB"/>
    <w:rsid w:val="00B45E8C"/>
    <w:rsid w:val="00B4651B"/>
    <w:rsid w:val="00B465E0"/>
    <w:rsid w:val="00B46652"/>
    <w:rsid w:val="00B46679"/>
    <w:rsid w:val="00B467BA"/>
    <w:rsid w:val="00B46D57"/>
    <w:rsid w:val="00B47219"/>
    <w:rsid w:val="00B47291"/>
    <w:rsid w:val="00B4746A"/>
    <w:rsid w:val="00B4783A"/>
    <w:rsid w:val="00B47A00"/>
    <w:rsid w:val="00B47B5E"/>
    <w:rsid w:val="00B47D4A"/>
    <w:rsid w:val="00B47D50"/>
    <w:rsid w:val="00B47D6A"/>
    <w:rsid w:val="00B501DA"/>
    <w:rsid w:val="00B50367"/>
    <w:rsid w:val="00B5043D"/>
    <w:rsid w:val="00B5072D"/>
    <w:rsid w:val="00B50D59"/>
    <w:rsid w:val="00B50D91"/>
    <w:rsid w:val="00B50DCA"/>
    <w:rsid w:val="00B50E35"/>
    <w:rsid w:val="00B50E9B"/>
    <w:rsid w:val="00B5107B"/>
    <w:rsid w:val="00B51097"/>
    <w:rsid w:val="00B510C0"/>
    <w:rsid w:val="00B51213"/>
    <w:rsid w:val="00B514C7"/>
    <w:rsid w:val="00B5152E"/>
    <w:rsid w:val="00B5162C"/>
    <w:rsid w:val="00B516C3"/>
    <w:rsid w:val="00B5178B"/>
    <w:rsid w:val="00B5187A"/>
    <w:rsid w:val="00B518D3"/>
    <w:rsid w:val="00B51C92"/>
    <w:rsid w:val="00B51D4E"/>
    <w:rsid w:val="00B51E18"/>
    <w:rsid w:val="00B51EBF"/>
    <w:rsid w:val="00B51F00"/>
    <w:rsid w:val="00B51F7C"/>
    <w:rsid w:val="00B52118"/>
    <w:rsid w:val="00B52146"/>
    <w:rsid w:val="00B522A7"/>
    <w:rsid w:val="00B522D3"/>
    <w:rsid w:val="00B522D8"/>
    <w:rsid w:val="00B5236E"/>
    <w:rsid w:val="00B524C6"/>
    <w:rsid w:val="00B524CD"/>
    <w:rsid w:val="00B5298C"/>
    <w:rsid w:val="00B52CDE"/>
    <w:rsid w:val="00B52EEF"/>
    <w:rsid w:val="00B52F1B"/>
    <w:rsid w:val="00B5371C"/>
    <w:rsid w:val="00B537ED"/>
    <w:rsid w:val="00B53819"/>
    <w:rsid w:val="00B53940"/>
    <w:rsid w:val="00B53CE9"/>
    <w:rsid w:val="00B53F1C"/>
    <w:rsid w:val="00B54014"/>
    <w:rsid w:val="00B54111"/>
    <w:rsid w:val="00B54314"/>
    <w:rsid w:val="00B54362"/>
    <w:rsid w:val="00B5436C"/>
    <w:rsid w:val="00B54615"/>
    <w:rsid w:val="00B547E1"/>
    <w:rsid w:val="00B5483A"/>
    <w:rsid w:val="00B55206"/>
    <w:rsid w:val="00B55413"/>
    <w:rsid w:val="00B55544"/>
    <w:rsid w:val="00B5563A"/>
    <w:rsid w:val="00B556DA"/>
    <w:rsid w:val="00B557AE"/>
    <w:rsid w:val="00B55891"/>
    <w:rsid w:val="00B558FD"/>
    <w:rsid w:val="00B5596F"/>
    <w:rsid w:val="00B55BE6"/>
    <w:rsid w:val="00B561C9"/>
    <w:rsid w:val="00B56235"/>
    <w:rsid w:val="00B56605"/>
    <w:rsid w:val="00B566D6"/>
    <w:rsid w:val="00B56A6D"/>
    <w:rsid w:val="00B56A99"/>
    <w:rsid w:val="00B56B97"/>
    <w:rsid w:val="00B56C2B"/>
    <w:rsid w:val="00B56D4C"/>
    <w:rsid w:val="00B56D83"/>
    <w:rsid w:val="00B56DD3"/>
    <w:rsid w:val="00B5708E"/>
    <w:rsid w:val="00B571DD"/>
    <w:rsid w:val="00B5749A"/>
    <w:rsid w:val="00B57553"/>
    <w:rsid w:val="00B5779A"/>
    <w:rsid w:val="00B577FE"/>
    <w:rsid w:val="00B57BF7"/>
    <w:rsid w:val="00B57CB4"/>
    <w:rsid w:val="00B57D07"/>
    <w:rsid w:val="00B57D22"/>
    <w:rsid w:val="00B57F33"/>
    <w:rsid w:val="00B57FA6"/>
    <w:rsid w:val="00B57FE2"/>
    <w:rsid w:val="00B6052A"/>
    <w:rsid w:val="00B6052D"/>
    <w:rsid w:val="00B60682"/>
    <w:rsid w:val="00B609E1"/>
    <w:rsid w:val="00B60AE7"/>
    <w:rsid w:val="00B60CE4"/>
    <w:rsid w:val="00B60D37"/>
    <w:rsid w:val="00B60D9E"/>
    <w:rsid w:val="00B61034"/>
    <w:rsid w:val="00B61122"/>
    <w:rsid w:val="00B61205"/>
    <w:rsid w:val="00B6121F"/>
    <w:rsid w:val="00B61624"/>
    <w:rsid w:val="00B61737"/>
    <w:rsid w:val="00B617A8"/>
    <w:rsid w:val="00B61872"/>
    <w:rsid w:val="00B61D4A"/>
    <w:rsid w:val="00B61F92"/>
    <w:rsid w:val="00B623D3"/>
    <w:rsid w:val="00B62484"/>
    <w:rsid w:val="00B62656"/>
    <w:rsid w:val="00B62681"/>
    <w:rsid w:val="00B626A3"/>
    <w:rsid w:val="00B62A01"/>
    <w:rsid w:val="00B62BEB"/>
    <w:rsid w:val="00B62C55"/>
    <w:rsid w:val="00B635D5"/>
    <w:rsid w:val="00B63756"/>
    <w:rsid w:val="00B638B4"/>
    <w:rsid w:val="00B63AB4"/>
    <w:rsid w:val="00B63C6C"/>
    <w:rsid w:val="00B63D2B"/>
    <w:rsid w:val="00B640CD"/>
    <w:rsid w:val="00B64178"/>
    <w:rsid w:val="00B64304"/>
    <w:rsid w:val="00B647F7"/>
    <w:rsid w:val="00B64896"/>
    <w:rsid w:val="00B64B28"/>
    <w:rsid w:val="00B64C26"/>
    <w:rsid w:val="00B64CE7"/>
    <w:rsid w:val="00B64D79"/>
    <w:rsid w:val="00B64E34"/>
    <w:rsid w:val="00B64E96"/>
    <w:rsid w:val="00B652D6"/>
    <w:rsid w:val="00B652F0"/>
    <w:rsid w:val="00B65339"/>
    <w:rsid w:val="00B65489"/>
    <w:rsid w:val="00B65701"/>
    <w:rsid w:val="00B658F2"/>
    <w:rsid w:val="00B659FE"/>
    <w:rsid w:val="00B65A41"/>
    <w:rsid w:val="00B65BDC"/>
    <w:rsid w:val="00B65D9E"/>
    <w:rsid w:val="00B65FBB"/>
    <w:rsid w:val="00B66101"/>
    <w:rsid w:val="00B663BD"/>
    <w:rsid w:val="00B6646D"/>
    <w:rsid w:val="00B66570"/>
    <w:rsid w:val="00B666D7"/>
    <w:rsid w:val="00B6680C"/>
    <w:rsid w:val="00B66817"/>
    <w:rsid w:val="00B66BA9"/>
    <w:rsid w:val="00B66E5F"/>
    <w:rsid w:val="00B66F46"/>
    <w:rsid w:val="00B66F81"/>
    <w:rsid w:val="00B670C0"/>
    <w:rsid w:val="00B671C5"/>
    <w:rsid w:val="00B67319"/>
    <w:rsid w:val="00B674C7"/>
    <w:rsid w:val="00B67595"/>
    <w:rsid w:val="00B6762F"/>
    <w:rsid w:val="00B6795F"/>
    <w:rsid w:val="00B67CAF"/>
    <w:rsid w:val="00B67D96"/>
    <w:rsid w:val="00B70057"/>
    <w:rsid w:val="00B703F9"/>
    <w:rsid w:val="00B70459"/>
    <w:rsid w:val="00B704B3"/>
    <w:rsid w:val="00B704BF"/>
    <w:rsid w:val="00B7079D"/>
    <w:rsid w:val="00B70A5E"/>
    <w:rsid w:val="00B70D20"/>
    <w:rsid w:val="00B70F1B"/>
    <w:rsid w:val="00B71564"/>
    <w:rsid w:val="00B71765"/>
    <w:rsid w:val="00B718D2"/>
    <w:rsid w:val="00B71994"/>
    <w:rsid w:val="00B71A84"/>
    <w:rsid w:val="00B71EE7"/>
    <w:rsid w:val="00B71EEB"/>
    <w:rsid w:val="00B71EFA"/>
    <w:rsid w:val="00B72525"/>
    <w:rsid w:val="00B72555"/>
    <w:rsid w:val="00B725CC"/>
    <w:rsid w:val="00B72704"/>
    <w:rsid w:val="00B72812"/>
    <w:rsid w:val="00B72A68"/>
    <w:rsid w:val="00B72BAB"/>
    <w:rsid w:val="00B72DDD"/>
    <w:rsid w:val="00B72E7A"/>
    <w:rsid w:val="00B72EE0"/>
    <w:rsid w:val="00B72F85"/>
    <w:rsid w:val="00B72FF5"/>
    <w:rsid w:val="00B733C0"/>
    <w:rsid w:val="00B73669"/>
    <w:rsid w:val="00B737CB"/>
    <w:rsid w:val="00B73811"/>
    <w:rsid w:val="00B73F5A"/>
    <w:rsid w:val="00B7407D"/>
    <w:rsid w:val="00B742F3"/>
    <w:rsid w:val="00B74320"/>
    <w:rsid w:val="00B7455C"/>
    <w:rsid w:val="00B74571"/>
    <w:rsid w:val="00B745DE"/>
    <w:rsid w:val="00B7482F"/>
    <w:rsid w:val="00B7485E"/>
    <w:rsid w:val="00B74938"/>
    <w:rsid w:val="00B7495D"/>
    <w:rsid w:val="00B749E8"/>
    <w:rsid w:val="00B74A5D"/>
    <w:rsid w:val="00B74B05"/>
    <w:rsid w:val="00B74DDF"/>
    <w:rsid w:val="00B74E13"/>
    <w:rsid w:val="00B74E34"/>
    <w:rsid w:val="00B74F1F"/>
    <w:rsid w:val="00B74FDF"/>
    <w:rsid w:val="00B75AD5"/>
    <w:rsid w:val="00B75BCA"/>
    <w:rsid w:val="00B75C2F"/>
    <w:rsid w:val="00B75CA0"/>
    <w:rsid w:val="00B75CCB"/>
    <w:rsid w:val="00B75E4B"/>
    <w:rsid w:val="00B7606A"/>
    <w:rsid w:val="00B76246"/>
    <w:rsid w:val="00B7638C"/>
    <w:rsid w:val="00B76619"/>
    <w:rsid w:val="00B76714"/>
    <w:rsid w:val="00B76752"/>
    <w:rsid w:val="00B76951"/>
    <w:rsid w:val="00B76AD9"/>
    <w:rsid w:val="00B76BB3"/>
    <w:rsid w:val="00B76C96"/>
    <w:rsid w:val="00B76EB1"/>
    <w:rsid w:val="00B77025"/>
    <w:rsid w:val="00B77109"/>
    <w:rsid w:val="00B773E3"/>
    <w:rsid w:val="00B774BF"/>
    <w:rsid w:val="00B776B5"/>
    <w:rsid w:val="00B777BC"/>
    <w:rsid w:val="00B77B0D"/>
    <w:rsid w:val="00B77E40"/>
    <w:rsid w:val="00B77EBD"/>
    <w:rsid w:val="00B80255"/>
    <w:rsid w:val="00B804F2"/>
    <w:rsid w:val="00B80632"/>
    <w:rsid w:val="00B80875"/>
    <w:rsid w:val="00B80894"/>
    <w:rsid w:val="00B808FA"/>
    <w:rsid w:val="00B8094E"/>
    <w:rsid w:val="00B809B6"/>
    <w:rsid w:val="00B80A5D"/>
    <w:rsid w:val="00B80CC9"/>
    <w:rsid w:val="00B80CFF"/>
    <w:rsid w:val="00B80DA6"/>
    <w:rsid w:val="00B810D1"/>
    <w:rsid w:val="00B810FC"/>
    <w:rsid w:val="00B8115E"/>
    <w:rsid w:val="00B81211"/>
    <w:rsid w:val="00B81371"/>
    <w:rsid w:val="00B81744"/>
    <w:rsid w:val="00B81823"/>
    <w:rsid w:val="00B81C1D"/>
    <w:rsid w:val="00B81D05"/>
    <w:rsid w:val="00B81DBD"/>
    <w:rsid w:val="00B82145"/>
    <w:rsid w:val="00B825BC"/>
    <w:rsid w:val="00B825F1"/>
    <w:rsid w:val="00B826C4"/>
    <w:rsid w:val="00B828F1"/>
    <w:rsid w:val="00B82D22"/>
    <w:rsid w:val="00B82DD8"/>
    <w:rsid w:val="00B82FE2"/>
    <w:rsid w:val="00B8307E"/>
    <w:rsid w:val="00B8309B"/>
    <w:rsid w:val="00B83136"/>
    <w:rsid w:val="00B833A7"/>
    <w:rsid w:val="00B8346D"/>
    <w:rsid w:val="00B834B8"/>
    <w:rsid w:val="00B83600"/>
    <w:rsid w:val="00B8386D"/>
    <w:rsid w:val="00B83AAD"/>
    <w:rsid w:val="00B83C09"/>
    <w:rsid w:val="00B83F8B"/>
    <w:rsid w:val="00B83F95"/>
    <w:rsid w:val="00B83FCE"/>
    <w:rsid w:val="00B83FF2"/>
    <w:rsid w:val="00B840BA"/>
    <w:rsid w:val="00B8431F"/>
    <w:rsid w:val="00B84620"/>
    <w:rsid w:val="00B847BC"/>
    <w:rsid w:val="00B84A73"/>
    <w:rsid w:val="00B84BE6"/>
    <w:rsid w:val="00B84F8E"/>
    <w:rsid w:val="00B85127"/>
    <w:rsid w:val="00B858AD"/>
    <w:rsid w:val="00B85E38"/>
    <w:rsid w:val="00B85F5B"/>
    <w:rsid w:val="00B8635A"/>
    <w:rsid w:val="00B863FA"/>
    <w:rsid w:val="00B86490"/>
    <w:rsid w:val="00B86E54"/>
    <w:rsid w:val="00B8732F"/>
    <w:rsid w:val="00B87453"/>
    <w:rsid w:val="00B87749"/>
    <w:rsid w:val="00B87899"/>
    <w:rsid w:val="00B87E3A"/>
    <w:rsid w:val="00B87EFF"/>
    <w:rsid w:val="00B87F97"/>
    <w:rsid w:val="00B87FFE"/>
    <w:rsid w:val="00B90208"/>
    <w:rsid w:val="00B905F0"/>
    <w:rsid w:val="00B906CC"/>
    <w:rsid w:val="00B90774"/>
    <w:rsid w:val="00B9078E"/>
    <w:rsid w:val="00B908E7"/>
    <w:rsid w:val="00B90AEC"/>
    <w:rsid w:val="00B90B87"/>
    <w:rsid w:val="00B91024"/>
    <w:rsid w:val="00B9127A"/>
    <w:rsid w:val="00B913FB"/>
    <w:rsid w:val="00B9163F"/>
    <w:rsid w:val="00B917CC"/>
    <w:rsid w:val="00B91D85"/>
    <w:rsid w:val="00B91EB0"/>
    <w:rsid w:val="00B91FFB"/>
    <w:rsid w:val="00B92016"/>
    <w:rsid w:val="00B92170"/>
    <w:rsid w:val="00B921EC"/>
    <w:rsid w:val="00B92432"/>
    <w:rsid w:val="00B92552"/>
    <w:rsid w:val="00B92840"/>
    <w:rsid w:val="00B928AE"/>
    <w:rsid w:val="00B9299B"/>
    <w:rsid w:val="00B92A35"/>
    <w:rsid w:val="00B92DB4"/>
    <w:rsid w:val="00B92E69"/>
    <w:rsid w:val="00B92FDF"/>
    <w:rsid w:val="00B930A9"/>
    <w:rsid w:val="00B936C4"/>
    <w:rsid w:val="00B936D9"/>
    <w:rsid w:val="00B936FE"/>
    <w:rsid w:val="00B93B52"/>
    <w:rsid w:val="00B940BF"/>
    <w:rsid w:val="00B9412F"/>
    <w:rsid w:val="00B94240"/>
    <w:rsid w:val="00B944F0"/>
    <w:rsid w:val="00B94518"/>
    <w:rsid w:val="00B947CD"/>
    <w:rsid w:val="00B9481C"/>
    <w:rsid w:val="00B94A67"/>
    <w:rsid w:val="00B94A7B"/>
    <w:rsid w:val="00B94CE8"/>
    <w:rsid w:val="00B94E0C"/>
    <w:rsid w:val="00B94E77"/>
    <w:rsid w:val="00B94FDF"/>
    <w:rsid w:val="00B950AF"/>
    <w:rsid w:val="00B950FA"/>
    <w:rsid w:val="00B95161"/>
    <w:rsid w:val="00B9517E"/>
    <w:rsid w:val="00B9547C"/>
    <w:rsid w:val="00B95824"/>
    <w:rsid w:val="00B958B4"/>
    <w:rsid w:val="00B95E08"/>
    <w:rsid w:val="00B95E23"/>
    <w:rsid w:val="00B9605B"/>
    <w:rsid w:val="00B96250"/>
    <w:rsid w:val="00B96262"/>
    <w:rsid w:val="00B9656F"/>
    <w:rsid w:val="00B96657"/>
    <w:rsid w:val="00B96756"/>
    <w:rsid w:val="00B96932"/>
    <w:rsid w:val="00B96989"/>
    <w:rsid w:val="00B969CC"/>
    <w:rsid w:val="00B96DB1"/>
    <w:rsid w:val="00B96DCE"/>
    <w:rsid w:val="00B97068"/>
    <w:rsid w:val="00B97278"/>
    <w:rsid w:val="00B9728E"/>
    <w:rsid w:val="00B97305"/>
    <w:rsid w:val="00B974AB"/>
    <w:rsid w:val="00B976A9"/>
    <w:rsid w:val="00B97A08"/>
    <w:rsid w:val="00B97B55"/>
    <w:rsid w:val="00B97E24"/>
    <w:rsid w:val="00B97E3C"/>
    <w:rsid w:val="00B97FD2"/>
    <w:rsid w:val="00BA01D5"/>
    <w:rsid w:val="00BA0284"/>
    <w:rsid w:val="00BA0436"/>
    <w:rsid w:val="00BA0530"/>
    <w:rsid w:val="00BA05D8"/>
    <w:rsid w:val="00BA0690"/>
    <w:rsid w:val="00BA08FB"/>
    <w:rsid w:val="00BA0A1B"/>
    <w:rsid w:val="00BA0A96"/>
    <w:rsid w:val="00BA0DA2"/>
    <w:rsid w:val="00BA0EE7"/>
    <w:rsid w:val="00BA12B3"/>
    <w:rsid w:val="00BA15B7"/>
    <w:rsid w:val="00BA1742"/>
    <w:rsid w:val="00BA175A"/>
    <w:rsid w:val="00BA189A"/>
    <w:rsid w:val="00BA1966"/>
    <w:rsid w:val="00BA19F0"/>
    <w:rsid w:val="00BA1B2E"/>
    <w:rsid w:val="00BA1BB5"/>
    <w:rsid w:val="00BA1DEA"/>
    <w:rsid w:val="00BA2787"/>
    <w:rsid w:val="00BA2B3D"/>
    <w:rsid w:val="00BA2D3A"/>
    <w:rsid w:val="00BA3263"/>
    <w:rsid w:val="00BA3304"/>
    <w:rsid w:val="00BA3575"/>
    <w:rsid w:val="00BA36AA"/>
    <w:rsid w:val="00BA39A1"/>
    <w:rsid w:val="00BA39AF"/>
    <w:rsid w:val="00BA3CD4"/>
    <w:rsid w:val="00BA41FF"/>
    <w:rsid w:val="00BA4497"/>
    <w:rsid w:val="00BA450A"/>
    <w:rsid w:val="00BA4AD2"/>
    <w:rsid w:val="00BA4B5F"/>
    <w:rsid w:val="00BA4B99"/>
    <w:rsid w:val="00BA521A"/>
    <w:rsid w:val="00BA5233"/>
    <w:rsid w:val="00BA553A"/>
    <w:rsid w:val="00BA55B2"/>
    <w:rsid w:val="00BA55E4"/>
    <w:rsid w:val="00BA5971"/>
    <w:rsid w:val="00BA5A1B"/>
    <w:rsid w:val="00BA5BD2"/>
    <w:rsid w:val="00BA5E27"/>
    <w:rsid w:val="00BA6023"/>
    <w:rsid w:val="00BA6164"/>
    <w:rsid w:val="00BA6174"/>
    <w:rsid w:val="00BA6261"/>
    <w:rsid w:val="00BA63C0"/>
    <w:rsid w:val="00BA66CE"/>
    <w:rsid w:val="00BA67FC"/>
    <w:rsid w:val="00BA68A1"/>
    <w:rsid w:val="00BA6D6B"/>
    <w:rsid w:val="00BA70BA"/>
    <w:rsid w:val="00BA729A"/>
    <w:rsid w:val="00BA73B0"/>
    <w:rsid w:val="00BA742A"/>
    <w:rsid w:val="00BA75AC"/>
    <w:rsid w:val="00BA7853"/>
    <w:rsid w:val="00BA78DE"/>
    <w:rsid w:val="00BA794F"/>
    <w:rsid w:val="00BA7E41"/>
    <w:rsid w:val="00BB01D2"/>
    <w:rsid w:val="00BB04E6"/>
    <w:rsid w:val="00BB06EA"/>
    <w:rsid w:val="00BB0B7F"/>
    <w:rsid w:val="00BB0CEA"/>
    <w:rsid w:val="00BB0EA7"/>
    <w:rsid w:val="00BB109F"/>
    <w:rsid w:val="00BB1126"/>
    <w:rsid w:val="00BB1448"/>
    <w:rsid w:val="00BB151C"/>
    <w:rsid w:val="00BB1539"/>
    <w:rsid w:val="00BB18F0"/>
    <w:rsid w:val="00BB197A"/>
    <w:rsid w:val="00BB1B63"/>
    <w:rsid w:val="00BB1E8A"/>
    <w:rsid w:val="00BB2012"/>
    <w:rsid w:val="00BB204F"/>
    <w:rsid w:val="00BB21C3"/>
    <w:rsid w:val="00BB2238"/>
    <w:rsid w:val="00BB2754"/>
    <w:rsid w:val="00BB2899"/>
    <w:rsid w:val="00BB2910"/>
    <w:rsid w:val="00BB2982"/>
    <w:rsid w:val="00BB2A78"/>
    <w:rsid w:val="00BB2AA7"/>
    <w:rsid w:val="00BB2D4F"/>
    <w:rsid w:val="00BB2F68"/>
    <w:rsid w:val="00BB2FD4"/>
    <w:rsid w:val="00BB31DC"/>
    <w:rsid w:val="00BB3300"/>
    <w:rsid w:val="00BB33A6"/>
    <w:rsid w:val="00BB33E5"/>
    <w:rsid w:val="00BB356D"/>
    <w:rsid w:val="00BB3613"/>
    <w:rsid w:val="00BB36D7"/>
    <w:rsid w:val="00BB3C8F"/>
    <w:rsid w:val="00BB3E46"/>
    <w:rsid w:val="00BB40BD"/>
    <w:rsid w:val="00BB449D"/>
    <w:rsid w:val="00BB4FA4"/>
    <w:rsid w:val="00BB50A3"/>
    <w:rsid w:val="00BB5223"/>
    <w:rsid w:val="00BB52D3"/>
    <w:rsid w:val="00BB5300"/>
    <w:rsid w:val="00BB5769"/>
    <w:rsid w:val="00BB57A9"/>
    <w:rsid w:val="00BB57FE"/>
    <w:rsid w:val="00BB582A"/>
    <w:rsid w:val="00BB59E2"/>
    <w:rsid w:val="00BB5F12"/>
    <w:rsid w:val="00BB5F73"/>
    <w:rsid w:val="00BB615A"/>
    <w:rsid w:val="00BB6335"/>
    <w:rsid w:val="00BB65FF"/>
    <w:rsid w:val="00BB6603"/>
    <w:rsid w:val="00BB661A"/>
    <w:rsid w:val="00BB66C9"/>
    <w:rsid w:val="00BB6784"/>
    <w:rsid w:val="00BB689E"/>
    <w:rsid w:val="00BB6AFD"/>
    <w:rsid w:val="00BB6DB5"/>
    <w:rsid w:val="00BB6F47"/>
    <w:rsid w:val="00BB6F6B"/>
    <w:rsid w:val="00BB7141"/>
    <w:rsid w:val="00BB72A2"/>
    <w:rsid w:val="00BB737E"/>
    <w:rsid w:val="00BB73BE"/>
    <w:rsid w:val="00BB7605"/>
    <w:rsid w:val="00BB7719"/>
    <w:rsid w:val="00BB77D7"/>
    <w:rsid w:val="00BB78C3"/>
    <w:rsid w:val="00BB7A7F"/>
    <w:rsid w:val="00BB7B95"/>
    <w:rsid w:val="00BB7C1D"/>
    <w:rsid w:val="00BB7C39"/>
    <w:rsid w:val="00BB7D72"/>
    <w:rsid w:val="00BB7E74"/>
    <w:rsid w:val="00BB7FB9"/>
    <w:rsid w:val="00BC003A"/>
    <w:rsid w:val="00BC018D"/>
    <w:rsid w:val="00BC01F0"/>
    <w:rsid w:val="00BC01FA"/>
    <w:rsid w:val="00BC0459"/>
    <w:rsid w:val="00BC058B"/>
    <w:rsid w:val="00BC0635"/>
    <w:rsid w:val="00BC0726"/>
    <w:rsid w:val="00BC08DD"/>
    <w:rsid w:val="00BC0A0F"/>
    <w:rsid w:val="00BC0E0B"/>
    <w:rsid w:val="00BC0EE8"/>
    <w:rsid w:val="00BC0FEF"/>
    <w:rsid w:val="00BC1583"/>
    <w:rsid w:val="00BC16FC"/>
    <w:rsid w:val="00BC1A23"/>
    <w:rsid w:val="00BC1D7C"/>
    <w:rsid w:val="00BC1DF3"/>
    <w:rsid w:val="00BC227F"/>
    <w:rsid w:val="00BC24EB"/>
    <w:rsid w:val="00BC2620"/>
    <w:rsid w:val="00BC2913"/>
    <w:rsid w:val="00BC29A1"/>
    <w:rsid w:val="00BC29A3"/>
    <w:rsid w:val="00BC2A07"/>
    <w:rsid w:val="00BC2BB6"/>
    <w:rsid w:val="00BC2C98"/>
    <w:rsid w:val="00BC2DFE"/>
    <w:rsid w:val="00BC2EA0"/>
    <w:rsid w:val="00BC30F1"/>
    <w:rsid w:val="00BC3ADD"/>
    <w:rsid w:val="00BC3B0E"/>
    <w:rsid w:val="00BC3D2B"/>
    <w:rsid w:val="00BC3D50"/>
    <w:rsid w:val="00BC4003"/>
    <w:rsid w:val="00BC40BF"/>
    <w:rsid w:val="00BC44BA"/>
    <w:rsid w:val="00BC45F6"/>
    <w:rsid w:val="00BC4745"/>
    <w:rsid w:val="00BC4DEC"/>
    <w:rsid w:val="00BC5253"/>
    <w:rsid w:val="00BC52BE"/>
    <w:rsid w:val="00BC5415"/>
    <w:rsid w:val="00BC5447"/>
    <w:rsid w:val="00BC5565"/>
    <w:rsid w:val="00BC568A"/>
    <w:rsid w:val="00BC56AC"/>
    <w:rsid w:val="00BC59A7"/>
    <w:rsid w:val="00BC62B2"/>
    <w:rsid w:val="00BC674A"/>
    <w:rsid w:val="00BC6754"/>
    <w:rsid w:val="00BC6897"/>
    <w:rsid w:val="00BC68EF"/>
    <w:rsid w:val="00BC6982"/>
    <w:rsid w:val="00BC6AD6"/>
    <w:rsid w:val="00BC6C9B"/>
    <w:rsid w:val="00BC6F4D"/>
    <w:rsid w:val="00BC6FA6"/>
    <w:rsid w:val="00BC70B7"/>
    <w:rsid w:val="00BC74D9"/>
    <w:rsid w:val="00BC7501"/>
    <w:rsid w:val="00BC7571"/>
    <w:rsid w:val="00BC76C4"/>
    <w:rsid w:val="00BC78CF"/>
    <w:rsid w:val="00BC7B56"/>
    <w:rsid w:val="00BC7C56"/>
    <w:rsid w:val="00BC7DAC"/>
    <w:rsid w:val="00BC7E0C"/>
    <w:rsid w:val="00BC7E2E"/>
    <w:rsid w:val="00BC7E42"/>
    <w:rsid w:val="00BC7E6A"/>
    <w:rsid w:val="00BC7F6F"/>
    <w:rsid w:val="00BC7F83"/>
    <w:rsid w:val="00BD06A6"/>
    <w:rsid w:val="00BD06C7"/>
    <w:rsid w:val="00BD07EC"/>
    <w:rsid w:val="00BD08E3"/>
    <w:rsid w:val="00BD0CDE"/>
    <w:rsid w:val="00BD0F18"/>
    <w:rsid w:val="00BD10CD"/>
    <w:rsid w:val="00BD10D5"/>
    <w:rsid w:val="00BD1262"/>
    <w:rsid w:val="00BD12D0"/>
    <w:rsid w:val="00BD14BB"/>
    <w:rsid w:val="00BD16D0"/>
    <w:rsid w:val="00BD1880"/>
    <w:rsid w:val="00BD1AF3"/>
    <w:rsid w:val="00BD1B32"/>
    <w:rsid w:val="00BD20AA"/>
    <w:rsid w:val="00BD21FB"/>
    <w:rsid w:val="00BD25DF"/>
    <w:rsid w:val="00BD283A"/>
    <w:rsid w:val="00BD2874"/>
    <w:rsid w:val="00BD293A"/>
    <w:rsid w:val="00BD2C2F"/>
    <w:rsid w:val="00BD2D35"/>
    <w:rsid w:val="00BD2E30"/>
    <w:rsid w:val="00BD2F8B"/>
    <w:rsid w:val="00BD2F9A"/>
    <w:rsid w:val="00BD3040"/>
    <w:rsid w:val="00BD3049"/>
    <w:rsid w:val="00BD30EA"/>
    <w:rsid w:val="00BD329F"/>
    <w:rsid w:val="00BD32E1"/>
    <w:rsid w:val="00BD3399"/>
    <w:rsid w:val="00BD33B1"/>
    <w:rsid w:val="00BD3496"/>
    <w:rsid w:val="00BD349B"/>
    <w:rsid w:val="00BD369D"/>
    <w:rsid w:val="00BD372D"/>
    <w:rsid w:val="00BD37B9"/>
    <w:rsid w:val="00BD38BE"/>
    <w:rsid w:val="00BD3CCD"/>
    <w:rsid w:val="00BD3CE6"/>
    <w:rsid w:val="00BD3D5B"/>
    <w:rsid w:val="00BD3F39"/>
    <w:rsid w:val="00BD40C6"/>
    <w:rsid w:val="00BD440A"/>
    <w:rsid w:val="00BD456B"/>
    <w:rsid w:val="00BD4911"/>
    <w:rsid w:val="00BD4A13"/>
    <w:rsid w:val="00BD4BDD"/>
    <w:rsid w:val="00BD4BF3"/>
    <w:rsid w:val="00BD4F36"/>
    <w:rsid w:val="00BD4F4D"/>
    <w:rsid w:val="00BD5039"/>
    <w:rsid w:val="00BD5407"/>
    <w:rsid w:val="00BD54B2"/>
    <w:rsid w:val="00BD5500"/>
    <w:rsid w:val="00BD55D0"/>
    <w:rsid w:val="00BD56BF"/>
    <w:rsid w:val="00BD5902"/>
    <w:rsid w:val="00BD5DB1"/>
    <w:rsid w:val="00BD60E8"/>
    <w:rsid w:val="00BD61AD"/>
    <w:rsid w:val="00BD631E"/>
    <w:rsid w:val="00BD6540"/>
    <w:rsid w:val="00BD6678"/>
    <w:rsid w:val="00BD6799"/>
    <w:rsid w:val="00BD6890"/>
    <w:rsid w:val="00BD6A53"/>
    <w:rsid w:val="00BD7114"/>
    <w:rsid w:val="00BD720B"/>
    <w:rsid w:val="00BD7563"/>
    <w:rsid w:val="00BD7598"/>
    <w:rsid w:val="00BD78A6"/>
    <w:rsid w:val="00BD7A9B"/>
    <w:rsid w:val="00BD7ACE"/>
    <w:rsid w:val="00BD7C51"/>
    <w:rsid w:val="00BD7D50"/>
    <w:rsid w:val="00BD7F06"/>
    <w:rsid w:val="00BE01C9"/>
    <w:rsid w:val="00BE043F"/>
    <w:rsid w:val="00BE0917"/>
    <w:rsid w:val="00BE0E19"/>
    <w:rsid w:val="00BE10AF"/>
    <w:rsid w:val="00BE12F3"/>
    <w:rsid w:val="00BE1423"/>
    <w:rsid w:val="00BE14B8"/>
    <w:rsid w:val="00BE1F55"/>
    <w:rsid w:val="00BE212F"/>
    <w:rsid w:val="00BE22D3"/>
    <w:rsid w:val="00BE2346"/>
    <w:rsid w:val="00BE24CD"/>
    <w:rsid w:val="00BE257E"/>
    <w:rsid w:val="00BE2970"/>
    <w:rsid w:val="00BE2979"/>
    <w:rsid w:val="00BE2D27"/>
    <w:rsid w:val="00BE30D4"/>
    <w:rsid w:val="00BE313A"/>
    <w:rsid w:val="00BE3254"/>
    <w:rsid w:val="00BE331A"/>
    <w:rsid w:val="00BE331B"/>
    <w:rsid w:val="00BE3626"/>
    <w:rsid w:val="00BE3963"/>
    <w:rsid w:val="00BE3C6D"/>
    <w:rsid w:val="00BE3D8C"/>
    <w:rsid w:val="00BE3E38"/>
    <w:rsid w:val="00BE3F2B"/>
    <w:rsid w:val="00BE4136"/>
    <w:rsid w:val="00BE44BC"/>
    <w:rsid w:val="00BE48D1"/>
    <w:rsid w:val="00BE4A41"/>
    <w:rsid w:val="00BE4B97"/>
    <w:rsid w:val="00BE4F44"/>
    <w:rsid w:val="00BE5293"/>
    <w:rsid w:val="00BE536F"/>
    <w:rsid w:val="00BE556B"/>
    <w:rsid w:val="00BE58CD"/>
    <w:rsid w:val="00BE5D6F"/>
    <w:rsid w:val="00BE61B6"/>
    <w:rsid w:val="00BE636B"/>
    <w:rsid w:val="00BE6670"/>
    <w:rsid w:val="00BE66F5"/>
    <w:rsid w:val="00BE6792"/>
    <w:rsid w:val="00BE6D10"/>
    <w:rsid w:val="00BE6F72"/>
    <w:rsid w:val="00BE732D"/>
    <w:rsid w:val="00BE7342"/>
    <w:rsid w:val="00BE755C"/>
    <w:rsid w:val="00BE78B5"/>
    <w:rsid w:val="00BE7B5E"/>
    <w:rsid w:val="00BE7D1E"/>
    <w:rsid w:val="00BF0115"/>
    <w:rsid w:val="00BF0764"/>
    <w:rsid w:val="00BF0C2A"/>
    <w:rsid w:val="00BF0FDA"/>
    <w:rsid w:val="00BF11DF"/>
    <w:rsid w:val="00BF13C9"/>
    <w:rsid w:val="00BF16C0"/>
    <w:rsid w:val="00BF1777"/>
    <w:rsid w:val="00BF184A"/>
    <w:rsid w:val="00BF1901"/>
    <w:rsid w:val="00BF1BBF"/>
    <w:rsid w:val="00BF1CAE"/>
    <w:rsid w:val="00BF1D7D"/>
    <w:rsid w:val="00BF1DA3"/>
    <w:rsid w:val="00BF208F"/>
    <w:rsid w:val="00BF260F"/>
    <w:rsid w:val="00BF26DB"/>
    <w:rsid w:val="00BF2781"/>
    <w:rsid w:val="00BF2A26"/>
    <w:rsid w:val="00BF2DFE"/>
    <w:rsid w:val="00BF2E29"/>
    <w:rsid w:val="00BF2F2B"/>
    <w:rsid w:val="00BF2FE9"/>
    <w:rsid w:val="00BF3684"/>
    <w:rsid w:val="00BF370B"/>
    <w:rsid w:val="00BF3861"/>
    <w:rsid w:val="00BF3A50"/>
    <w:rsid w:val="00BF3A7D"/>
    <w:rsid w:val="00BF3BFF"/>
    <w:rsid w:val="00BF3C05"/>
    <w:rsid w:val="00BF3F40"/>
    <w:rsid w:val="00BF4408"/>
    <w:rsid w:val="00BF44B8"/>
    <w:rsid w:val="00BF458D"/>
    <w:rsid w:val="00BF471E"/>
    <w:rsid w:val="00BF4C3C"/>
    <w:rsid w:val="00BF4CB7"/>
    <w:rsid w:val="00BF4D33"/>
    <w:rsid w:val="00BF4EB7"/>
    <w:rsid w:val="00BF4FF8"/>
    <w:rsid w:val="00BF511D"/>
    <w:rsid w:val="00BF51E6"/>
    <w:rsid w:val="00BF528E"/>
    <w:rsid w:val="00BF536B"/>
    <w:rsid w:val="00BF5602"/>
    <w:rsid w:val="00BF5637"/>
    <w:rsid w:val="00BF5E59"/>
    <w:rsid w:val="00BF624B"/>
    <w:rsid w:val="00BF6AFB"/>
    <w:rsid w:val="00BF6B42"/>
    <w:rsid w:val="00BF732E"/>
    <w:rsid w:val="00BF7702"/>
    <w:rsid w:val="00BF79A8"/>
    <w:rsid w:val="00BF7AEB"/>
    <w:rsid w:val="00BF7B99"/>
    <w:rsid w:val="00BF7BA1"/>
    <w:rsid w:val="00BF7D4A"/>
    <w:rsid w:val="00C00540"/>
    <w:rsid w:val="00C00541"/>
    <w:rsid w:val="00C0061F"/>
    <w:rsid w:val="00C0085D"/>
    <w:rsid w:val="00C00877"/>
    <w:rsid w:val="00C00929"/>
    <w:rsid w:val="00C0093D"/>
    <w:rsid w:val="00C00A32"/>
    <w:rsid w:val="00C00B6F"/>
    <w:rsid w:val="00C00C41"/>
    <w:rsid w:val="00C00C86"/>
    <w:rsid w:val="00C00D0E"/>
    <w:rsid w:val="00C00F30"/>
    <w:rsid w:val="00C012D5"/>
    <w:rsid w:val="00C012EC"/>
    <w:rsid w:val="00C01300"/>
    <w:rsid w:val="00C01389"/>
    <w:rsid w:val="00C014CA"/>
    <w:rsid w:val="00C01774"/>
    <w:rsid w:val="00C01A2D"/>
    <w:rsid w:val="00C01A6E"/>
    <w:rsid w:val="00C02120"/>
    <w:rsid w:val="00C0249E"/>
    <w:rsid w:val="00C02551"/>
    <w:rsid w:val="00C0257C"/>
    <w:rsid w:val="00C02800"/>
    <w:rsid w:val="00C0284F"/>
    <w:rsid w:val="00C0288C"/>
    <w:rsid w:val="00C02909"/>
    <w:rsid w:val="00C029D0"/>
    <w:rsid w:val="00C02DAE"/>
    <w:rsid w:val="00C02E50"/>
    <w:rsid w:val="00C0301C"/>
    <w:rsid w:val="00C0333A"/>
    <w:rsid w:val="00C0336B"/>
    <w:rsid w:val="00C03450"/>
    <w:rsid w:val="00C034F9"/>
    <w:rsid w:val="00C03547"/>
    <w:rsid w:val="00C03553"/>
    <w:rsid w:val="00C0363E"/>
    <w:rsid w:val="00C03831"/>
    <w:rsid w:val="00C03C25"/>
    <w:rsid w:val="00C03C3A"/>
    <w:rsid w:val="00C03CC2"/>
    <w:rsid w:val="00C03EA6"/>
    <w:rsid w:val="00C03F70"/>
    <w:rsid w:val="00C0443F"/>
    <w:rsid w:val="00C04450"/>
    <w:rsid w:val="00C04521"/>
    <w:rsid w:val="00C04531"/>
    <w:rsid w:val="00C045A9"/>
    <w:rsid w:val="00C0470D"/>
    <w:rsid w:val="00C04A4F"/>
    <w:rsid w:val="00C04ACA"/>
    <w:rsid w:val="00C04AF1"/>
    <w:rsid w:val="00C050ED"/>
    <w:rsid w:val="00C05419"/>
    <w:rsid w:val="00C056A7"/>
    <w:rsid w:val="00C056CD"/>
    <w:rsid w:val="00C05994"/>
    <w:rsid w:val="00C05B31"/>
    <w:rsid w:val="00C05B3B"/>
    <w:rsid w:val="00C05B3F"/>
    <w:rsid w:val="00C060D9"/>
    <w:rsid w:val="00C062CC"/>
    <w:rsid w:val="00C062F0"/>
    <w:rsid w:val="00C068E5"/>
    <w:rsid w:val="00C06D29"/>
    <w:rsid w:val="00C06FF8"/>
    <w:rsid w:val="00C072ED"/>
    <w:rsid w:val="00C07326"/>
    <w:rsid w:val="00C073F7"/>
    <w:rsid w:val="00C073FC"/>
    <w:rsid w:val="00C07964"/>
    <w:rsid w:val="00C07AD6"/>
    <w:rsid w:val="00C07B8D"/>
    <w:rsid w:val="00C07C11"/>
    <w:rsid w:val="00C07D03"/>
    <w:rsid w:val="00C07DAC"/>
    <w:rsid w:val="00C07E54"/>
    <w:rsid w:val="00C07FEC"/>
    <w:rsid w:val="00C101B5"/>
    <w:rsid w:val="00C101C1"/>
    <w:rsid w:val="00C10204"/>
    <w:rsid w:val="00C10219"/>
    <w:rsid w:val="00C10434"/>
    <w:rsid w:val="00C10792"/>
    <w:rsid w:val="00C10B16"/>
    <w:rsid w:val="00C10C59"/>
    <w:rsid w:val="00C10D0A"/>
    <w:rsid w:val="00C10DB5"/>
    <w:rsid w:val="00C11037"/>
    <w:rsid w:val="00C11205"/>
    <w:rsid w:val="00C11242"/>
    <w:rsid w:val="00C117CB"/>
    <w:rsid w:val="00C117D6"/>
    <w:rsid w:val="00C11BCC"/>
    <w:rsid w:val="00C11CC2"/>
    <w:rsid w:val="00C1220D"/>
    <w:rsid w:val="00C12532"/>
    <w:rsid w:val="00C12542"/>
    <w:rsid w:val="00C12747"/>
    <w:rsid w:val="00C12962"/>
    <w:rsid w:val="00C12A72"/>
    <w:rsid w:val="00C12A77"/>
    <w:rsid w:val="00C12B07"/>
    <w:rsid w:val="00C12C63"/>
    <w:rsid w:val="00C12F60"/>
    <w:rsid w:val="00C1349B"/>
    <w:rsid w:val="00C13739"/>
    <w:rsid w:val="00C1395C"/>
    <w:rsid w:val="00C13D69"/>
    <w:rsid w:val="00C13E8E"/>
    <w:rsid w:val="00C1401D"/>
    <w:rsid w:val="00C1406C"/>
    <w:rsid w:val="00C1423D"/>
    <w:rsid w:val="00C143F5"/>
    <w:rsid w:val="00C14511"/>
    <w:rsid w:val="00C1463D"/>
    <w:rsid w:val="00C1464A"/>
    <w:rsid w:val="00C147F8"/>
    <w:rsid w:val="00C1480F"/>
    <w:rsid w:val="00C14A5C"/>
    <w:rsid w:val="00C14AC9"/>
    <w:rsid w:val="00C14AEB"/>
    <w:rsid w:val="00C14C84"/>
    <w:rsid w:val="00C14DA9"/>
    <w:rsid w:val="00C14FC3"/>
    <w:rsid w:val="00C1508C"/>
    <w:rsid w:val="00C15132"/>
    <w:rsid w:val="00C151B6"/>
    <w:rsid w:val="00C15AD0"/>
    <w:rsid w:val="00C15C74"/>
    <w:rsid w:val="00C15CF5"/>
    <w:rsid w:val="00C15D57"/>
    <w:rsid w:val="00C15E39"/>
    <w:rsid w:val="00C15F4A"/>
    <w:rsid w:val="00C16114"/>
    <w:rsid w:val="00C16136"/>
    <w:rsid w:val="00C16204"/>
    <w:rsid w:val="00C16279"/>
    <w:rsid w:val="00C162B8"/>
    <w:rsid w:val="00C16481"/>
    <w:rsid w:val="00C16693"/>
    <w:rsid w:val="00C166C3"/>
    <w:rsid w:val="00C17104"/>
    <w:rsid w:val="00C172FA"/>
    <w:rsid w:val="00C1735C"/>
    <w:rsid w:val="00C17682"/>
    <w:rsid w:val="00C17806"/>
    <w:rsid w:val="00C17D37"/>
    <w:rsid w:val="00C17E7B"/>
    <w:rsid w:val="00C17EB3"/>
    <w:rsid w:val="00C17F2D"/>
    <w:rsid w:val="00C2006A"/>
    <w:rsid w:val="00C20191"/>
    <w:rsid w:val="00C2026B"/>
    <w:rsid w:val="00C207E5"/>
    <w:rsid w:val="00C20A9D"/>
    <w:rsid w:val="00C20C3F"/>
    <w:rsid w:val="00C20DB3"/>
    <w:rsid w:val="00C20F60"/>
    <w:rsid w:val="00C21099"/>
    <w:rsid w:val="00C21660"/>
    <w:rsid w:val="00C21EB7"/>
    <w:rsid w:val="00C221DB"/>
    <w:rsid w:val="00C2229D"/>
    <w:rsid w:val="00C226F6"/>
    <w:rsid w:val="00C227CE"/>
    <w:rsid w:val="00C22844"/>
    <w:rsid w:val="00C22A80"/>
    <w:rsid w:val="00C231FE"/>
    <w:rsid w:val="00C2364E"/>
    <w:rsid w:val="00C23668"/>
    <w:rsid w:val="00C23742"/>
    <w:rsid w:val="00C2385F"/>
    <w:rsid w:val="00C23E38"/>
    <w:rsid w:val="00C23E8D"/>
    <w:rsid w:val="00C241FC"/>
    <w:rsid w:val="00C2430B"/>
    <w:rsid w:val="00C24579"/>
    <w:rsid w:val="00C24707"/>
    <w:rsid w:val="00C247BF"/>
    <w:rsid w:val="00C24916"/>
    <w:rsid w:val="00C24D0D"/>
    <w:rsid w:val="00C2504E"/>
    <w:rsid w:val="00C25303"/>
    <w:rsid w:val="00C25731"/>
    <w:rsid w:val="00C2575D"/>
    <w:rsid w:val="00C259AB"/>
    <w:rsid w:val="00C25A03"/>
    <w:rsid w:val="00C25B14"/>
    <w:rsid w:val="00C25DF0"/>
    <w:rsid w:val="00C25F2C"/>
    <w:rsid w:val="00C26249"/>
    <w:rsid w:val="00C262D3"/>
    <w:rsid w:val="00C2679B"/>
    <w:rsid w:val="00C267F8"/>
    <w:rsid w:val="00C26B7E"/>
    <w:rsid w:val="00C26D16"/>
    <w:rsid w:val="00C26E4B"/>
    <w:rsid w:val="00C26E67"/>
    <w:rsid w:val="00C27060"/>
    <w:rsid w:val="00C271AF"/>
    <w:rsid w:val="00C27492"/>
    <w:rsid w:val="00C27C83"/>
    <w:rsid w:val="00C27C92"/>
    <w:rsid w:val="00C27CCD"/>
    <w:rsid w:val="00C27D05"/>
    <w:rsid w:val="00C30215"/>
    <w:rsid w:val="00C30261"/>
    <w:rsid w:val="00C30266"/>
    <w:rsid w:val="00C30280"/>
    <w:rsid w:val="00C30292"/>
    <w:rsid w:val="00C3035C"/>
    <w:rsid w:val="00C304EB"/>
    <w:rsid w:val="00C305F0"/>
    <w:rsid w:val="00C3086F"/>
    <w:rsid w:val="00C30ACB"/>
    <w:rsid w:val="00C30C9F"/>
    <w:rsid w:val="00C30D48"/>
    <w:rsid w:val="00C30E09"/>
    <w:rsid w:val="00C31035"/>
    <w:rsid w:val="00C314CA"/>
    <w:rsid w:val="00C3153D"/>
    <w:rsid w:val="00C315DB"/>
    <w:rsid w:val="00C31682"/>
    <w:rsid w:val="00C3178A"/>
    <w:rsid w:val="00C317DA"/>
    <w:rsid w:val="00C31819"/>
    <w:rsid w:val="00C31994"/>
    <w:rsid w:val="00C31A83"/>
    <w:rsid w:val="00C3226B"/>
    <w:rsid w:val="00C322B9"/>
    <w:rsid w:val="00C323BB"/>
    <w:rsid w:val="00C32441"/>
    <w:rsid w:val="00C326D9"/>
    <w:rsid w:val="00C32841"/>
    <w:rsid w:val="00C32996"/>
    <w:rsid w:val="00C32B40"/>
    <w:rsid w:val="00C32B85"/>
    <w:rsid w:val="00C32BB7"/>
    <w:rsid w:val="00C32CBF"/>
    <w:rsid w:val="00C32E19"/>
    <w:rsid w:val="00C32FAC"/>
    <w:rsid w:val="00C33040"/>
    <w:rsid w:val="00C33079"/>
    <w:rsid w:val="00C3319D"/>
    <w:rsid w:val="00C33259"/>
    <w:rsid w:val="00C332CA"/>
    <w:rsid w:val="00C33333"/>
    <w:rsid w:val="00C33615"/>
    <w:rsid w:val="00C336B0"/>
    <w:rsid w:val="00C337CC"/>
    <w:rsid w:val="00C33906"/>
    <w:rsid w:val="00C33980"/>
    <w:rsid w:val="00C33D1F"/>
    <w:rsid w:val="00C345AD"/>
    <w:rsid w:val="00C34858"/>
    <w:rsid w:val="00C348BD"/>
    <w:rsid w:val="00C34BEF"/>
    <w:rsid w:val="00C34DFC"/>
    <w:rsid w:val="00C35324"/>
    <w:rsid w:val="00C353F7"/>
    <w:rsid w:val="00C358FD"/>
    <w:rsid w:val="00C35993"/>
    <w:rsid w:val="00C35C82"/>
    <w:rsid w:val="00C35F7F"/>
    <w:rsid w:val="00C36364"/>
    <w:rsid w:val="00C3653E"/>
    <w:rsid w:val="00C36660"/>
    <w:rsid w:val="00C366EA"/>
    <w:rsid w:val="00C36901"/>
    <w:rsid w:val="00C36A11"/>
    <w:rsid w:val="00C36DD0"/>
    <w:rsid w:val="00C36EAB"/>
    <w:rsid w:val="00C3748E"/>
    <w:rsid w:val="00C374CC"/>
    <w:rsid w:val="00C3763D"/>
    <w:rsid w:val="00C37A89"/>
    <w:rsid w:val="00C37AFC"/>
    <w:rsid w:val="00C37B77"/>
    <w:rsid w:val="00C37C3E"/>
    <w:rsid w:val="00C37ED9"/>
    <w:rsid w:val="00C4010F"/>
    <w:rsid w:val="00C40406"/>
    <w:rsid w:val="00C4056F"/>
    <w:rsid w:val="00C406C0"/>
    <w:rsid w:val="00C4077F"/>
    <w:rsid w:val="00C40892"/>
    <w:rsid w:val="00C40996"/>
    <w:rsid w:val="00C40E95"/>
    <w:rsid w:val="00C413F4"/>
    <w:rsid w:val="00C41566"/>
    <w:rsid w:val="00C4156E"/>
    <w:rsid w:val="00C4166F"/>
    <w:rsid w:val="00C41758"/>
    <w:rsid w:val="00C418B4"/>
    <w:rsid w:val="00C41ADD"/>
    <w:rsid w:val="00C41B3D"/>
    <w:rsid w:val="00C41FFE"/>
    <w:rsid w:val="00C42283"/>
    <w:rsid w:val="00C42313"/>
    <w:rsid w:val="00C424F2"/>
    <w:rsid w:val="00C425DB"/>
    <w:rsid w:val="00C42679"/>
    <w:rsid w:val="00C42A7D"/>
    <w:rsid w:val="00C42B25"/>
    <w:rsid w:val="00C42CC9"/>
    <w:rsid w:val="00C42D88"/>
    <w:rsid w:val="00C43138"/>
    <w:rsid w:val="00C4403A"/>
    <w:rsid w:val="00C441A7"/>
    <w:rsid w:val="00C441CE"/>
    <w:rsid w:val="00C44374"/>
    <w:rsid w:val="00C444B6"/>
    <w:rsid w:val="00C4456A"/>
    <w:rsid w:val="00C4479B"/>
    <w:rsid w:val="00C447D8"/>
    <w:rsid w:val="00C447E8"/>
    <w:rsid w:val="00C44B7B"/>
    <w:rsid w:val="00C44BB7"/>
    <w:rsid w:val="00C44F80"/>
    <w:rsid w:val="00C45209"/>
    <w:rsid w:val="00C45212"/>
    <w:rsid w:val="00C45249"/>
    <w:rsid w:val="00C45762"/>
    <w:rsid w:val="00C457FD"/>
    <w:rsid w:val="00C458B7"/>
    <w:rsid w:val="00C458BB"/>
    <w:rsid w:val="00C4597F"/>
    <w:rsid w:val="00C45C90"/>
    <w:rsid w:val="00C45FAD"/>
    <w:rsid w:val="00C461E2"/>
    <w:rsid w:val="00C463CE"/>
    <w:rsid w:val="00C4694A"/>
    <w:rsid w:val="00C46A18"/>
    <w:rsid w:val="00C46EBB"/>
    <w:rsid w:val="00C47129"/>
    <w:rsid w:val="00C4757A"/>
    <w:rsid w:val="00C475DA"/>
    <w:rsid w:val="00C47707"/>
    <w:rsid w:val="00C47834"/>
    <w:rsid w:val="00C47925"/>
    <w:rsid w:val="00C47A81"/>
    <w:rsid w:val="00C47B17"/>
    <w:rsid w:val="00C47CDA"/>
    <w:rsid w:val="00C5028E"/>
    <w:rsid w:val="00C5062A"/>
    <w:rsid w:val="00C508A0"/>
    <w:rsid w:val="00C508D3"/>
    <w:rsid w:val="00C50BC9"/>
    <w:rsid w:val="00C50E6C"/>
    <w:rsid w:val="00C5125E"/>
    <w:rsid w:val="00C51526"/>
    <w:rsid w:val="00C51647"/>
    <w:rsid w:val="00C51679"/>
    <w:rsid w:val="00C516AF"/>
    <w:rsid w:val="00C51AB2"/>
    <w:rsid w:val="00C51B82"/>
    <w:rsid w:val="00C51C2E"/>
    <w:rsid w:val="00C51C8D"/>
    <w:rsid w:val="00C52162"/>
    <w:rsid w:val="00C522FE"/>
    <w:rsid w:val="00C523E3"/>
    <w:rsid w:val="00C52491"/>
    <w:rsid w:val="00C526CB"/>
    <w:rsid w:val="00C52822"/>
    <w:rsid w:val="00C529EA"/>
    <w:rsid w:val="00C529FA"/>
    <w:rsid w:val="00C52F63"/>
    <w:rsid w:val="00C531C3"/>
    <w:rsid w:val="00C531D9"/>
    <w:rsid w:val="00C532F3"/>
    <w:rsid w:val="00C53381"/>
    <w:rsid w:val="00C5371D"/>
    <w:rsid w:val="00C539A5"/>
    <w:rsid w:val="00C53DAB"/>
    <w:rsid w:val="00C53E0C"/>
    <w:rsid w:val="00C54310"/>
    <w:rsid w:val="00C54725"/>
    <w:rsid w:val="00C54954"/>
    <w:rsid w:val="00C549AE"/>
    <w:rsid w:val="00C54E5D"/>
    <w:rsid w:val="00C54E9D"/>
    <w:rsid w:val="00C54EB5"/>
    <w:rsid w:val="00C54FCF"/>
    <w:rsid w:val="00C55480"/>
    <w:rsid w:val="00C5555E"/>
    <w:rsid w:val="00C55588"/>
    <w:rsid w:val="00C55816"/>
    <w:rsid w:val="00C55A36"/>
    <w:rsid w:val="00C55A3D"/>
    <w:rsid w:val="00C564DD"/>
    <w:rsid w:val="00C568B4"/>
    <w:rsid w:val="00C568D8"/>
    <w:rsid w:val="00C569C0"/>
    <w:rsid w:val="00C56AA5"/>
    <w:rsid w:val="00C56C02"/>
    <w:rsid w:val="00C56CE4"/>
    <w:rsid w:val="00C56E54"/>
    <w:rsid w:val="00C570DC"/>
    <w:rsid w:val="00C57313"/>
    <w:rsid w:val="00C5744B"/>
    <w:rsid w:val="00C57488"/>
    <w:rsid w:val="00C57629"/>
    <w:rsid w:val="00C57A8A"/>
    <w:rsid w:val="00C57B44"/>
    <w:rsid w:val="00C57C8C"/>
    <w:rsid w:val="00C57D5E"/>
    <w:rsid w:val="00C57E9B"/>
    <w:rsid w:val="00C57ECF"/>
    <w:rsid w:val="00C60118"/>
    <w:rsid w:val="00C601DD"/>
    <w:rsid w:val="00C602FC"/>
    <w:rsid w:val="00C60486"/>
    <w:rsid w:val="00C6077C"/>
    <w:rsid w:val="00C60900"/>
    <w:rsid w:val="00C60CD8"/>
    <w:rsid w:val="00C60DB8"/>
    <w:rsid w:val="00C60FA4"/>
    <w:rsid w:val="00C60FB6"/>
    <w:rsid w:val="00C612CF"/>
    <w:rsid w:val="00C61357"/>
    <w:rsid w:val="00C6144A"/>
    <w:rsid w:val="00C61707"/>
    <w:rsid w:val="00C61731"/>
    <w:rsid w:val="00C61758"/>
    <w:rsid w:val="00C61760"/>
    <w:rsid w:val="00C61818"/>
    <w:rsid w:val="00C6187E"/>
    <w:rsid w:val="00C618E1"/>
    <w:rsid w:val="00C618E4"/>
    <w:rsid w:val="00C619E5"/>
    <w:rsid w:val="00C61B4F"/>
    <w:rsid w:val="00C61B6D"/>
    <w:rsid w:val="00C61CC8"/>
    <w:rsid w:val="00C61D1F"/>
    <w:rsid w:val="00C61E7C"/>
    <w:rsid w:val="00C61EFA"/>
    <w:rsid w:val="00C620DD"/>
    <w:rsid w:val="00C6210F"/>
    <w:rsid w:val="00C6211C"/>
    <w:rsid w:val="00C622D0"/>
    <w:rsid w:val="00C62448"/>
    <w:rsid w:val="00C624B5"/>
    <w:rsid w:val="00C62599"/>
    <w:rsid w:val="00C625A2"/>
    <w:rsid w:val="00C62699"/>
    <w:rsid w:val="00C626E0"/>
    <w:rsid w:val="00C627C7"/>
    <w:rsid w:val="00C62803"/>
    <w:rsid w:val="00C62DAE"/>
    <w:rsid w:val="00C62E1B"/>
    <w:rsid w:val="00C62F71"/>
    <w:rsid w:val="00C62FAD"/>
    <w:rsid w:val="00C633E9"/>
    <w:rsid w:val="00C63515"/>
    <w:rsid w:val="00C636A0"/>
    <w:rsid w:val="00C637C2"/>
    <w:rsid w:val="00C63A6E"/>
    <w:rsid w:val="00C63B08"/>
    <w:rsid w:val="00C63B48"/>
    <w:rsid w:val="00C63C48"/>
    <w:rsid w:val="00C63D4A"/>
    <w:rsid w:val="00C6408D"/>
    <w:rsid w:val="00C64854"/>
    <w:rsid w:val="00C64A5A"/>
    <w:rsid w:val="00C64A9F"/>
    <w:rsid w:val="00C64ABC"/>
    <w:rsid w:val="00C64B7C"/>
    <w:rsid w:val="00C64C0E"/>
    <w:rsid w:val="00C64C90"/>
    <w:rsid w:val="00C650CC"/>
    <w:rsid w:val="00C65188"/>
    <w:rsid w:val="00C651D6"/>
    <w:rsid w:val="00C65333"/>
    <w:rsid w:val="00C654CE"/>
    <w:rsid w:val="00C65535"/>
    <w:rsid w:val="00C65567"/>
    <w:rsid w:val="00C65861"/>
    <w:rsid w:val="00C65A87"/>
    <w:rsid w:val="00C65ABF"/>
    <w:rsid w:val="00C65AE9"/>
    <w:rsid w:val="00C65C95"/>
    <w:rsid w:val="00C65CE0"/>
    <w:rsid w:val="00C6611B"/>
    <w:rsid w:val="00C661FF"/>
    <w:rsid w:val="00C662B1"/>
    <w:rsid w:val="00C6678D"/>
    <w:rsid w:val="00C667C0"/>
    <w:rsid w:val="00C66BD0"/>
    <w:rsid w:val="00C66D52"/>
    <w:rsid w:val="00C66DA0"/>
    <w:rsid w:val="00C6710A"/>
    <w:rsid w:val="00C67305"/>
    <w:rsid w:val="00C67610"/>
    <w:rsid w:val="00C6764D"/>
    <w:rsid w:val="00C67926"/>
    <w:rsid w:val="00C679BB"/>
    <w:rsid w:val="00C67A39"/>
    <w:rsid w:val="00C67DA2"/>
    <w:rsid w:val="00C7013D"/>
    <w:rsid w:val="00C70637"/>
    <w:rsid w:val="00C706B0"/>
    <w:rsid w:val="00C7085D"/>
    <w:rsid w:val="00C708F8"/>
    <w:rsid w:val="00C70968"/>
    <w:rsid w:val="00C70E21"/>
    <w:rsid w:val="00C7108D"/>
    <w:rsid w:val="00C712F5"/>
    <w:rsid w:val="00C71342"/>
    <w:rsid w:val="00C71617"/>
    <w:rsid w:val="00C71839"/>
    <w:rsid w:val="00C71DAB"/>
    <w:rsid w:val="00C71E9D"/>
    <w:rsid w:val="00C720E8"/>
    <w:rsid w:val="00C7225F"/>
    <w:rsid w:val="00C722F9"/>
    <w:rsid w:val="00C723BB"/>
    <w:rsid w:val="00C72535"/>
    <w:rsid w:val="00C727BB"/>
    <w:rsid w:val="00C72895"/>
    <w:rsid w:val="00C729FB"/>
    <w:rsid w:val="00C72A91"/>
    <w:rsid w:val="00C72B9E"/>
    <w:rsid w:val="00C72DA6"/>
    <w:rsid w:val="00C72EFA"/>
    <w:rsid w:val="00C7302E"/>
    <w:rsid w:val="00C730A2"/>
    <w:rsid w:val="00C73340"/>
    <w:rsid w:val="00C73656"/>
    <w:rsid w:val="00C736CC"/>
    <w:rsid w:val="00C73A9C"/>
    <w:rsid w:val="00C73B08"/>
    <w:rsid w:val="00C73CB3"/>
    <w:rsid w:val="00C73CFD"/>
    <w:rsid w:val="00C73E6E"/>
    <w:rsid w:val="00C73EF6"/>
    <w:rsid w:val="00C74157"/>
    <w:rsid w:val="00C742C8"/>
    <w:rsid w:val="00C74504"/>
    <w:rsid w:val="00C746B4"/>
    <w:rsid w:val="00C7485B"/>
    <w:rsid w:val="00C74B9F"/>
    <w:rsid w:val="00C7516C"/>
    <w:rsid w:val="00C752ED"/>
    <w:rsid w:val="00C75583"/>
    <w:rsid w:val="00C7568D"/>
    <w:rsid w:val="00C75B15"/>
    <w:rsid w:val="00C75D07"/>
    <w:rsid w:val="00C75E52"/>
    <w:rsid w:val="00C75FFE"/>
    <w:rsid w:val="00C76221"/>
    <w:rsid w:val="00C76369"/>
    <w:rsid w:val="00C76549"/>
    <w:rsid w:val="00C766AB"/>
    <w:rsid w:val="00C76907"/>
    <w:rsid w:val="00C7691B"/>
    <w:rsid w:val="00C7697A"/>
    <w:rsid w:val="00C76995"/>
    <w:rsid w:val="00C76B04"/>
    <w:rsid w:val="00C76B24"/>
    <w:rsid w:val="00C76EB8"/>
    <w:rsid w:val="00C76FEB"/>
    <w:rsid w:val="00C77653"/>
    <w:rsid w:val="00C77713"/>
    <w:rsid w:val="00C7774F"/>
    <w:rsid w:val="00C77913"/>
    <w:rsid w:val="00C779AA"/>
    <w:rsid w:val="00C77A28"/>
    <w:rsid w:val="00C77A9C"/>
    <w:rsid w:val="00C77C63"/>
    <w:rsid w:val="00C77D38"/>
    <w:rsid w:val="00C77D39"/>
    <w:rsid w:val="00C77EAF"/>
    <w:rsid w:val="00C80010"/>
    <w:rsid w:val="00C800CC"/>
    <w:rsid w:val="00C80581"/>
    <w:rsid w:val="00C805ED"/>
    <w:rsid w:val="00C80945"/>
    <w:rsid w:val="00C80D9B"/>
    <w:rsid w:val="00C810FB"/>
    <w:rsid w:val="00C8135D"/>
    <w:rsid w:val="00C813CC"/>
    <w:rsid w:val="00C815F6"/>
    <w:rsid w:val="00C81615"/>
    <w:rsid w:val="00C8170F"/>
    <w:rsid w:val="00C818EF"/>
    <w:rsid w:val="00C81A9F"/>
    <w:rsid w:val="00C81B61"/>
    <w:rsid w:val="00C81C60"/>
    <w:rsid w:val="00C8240F"/>
    <w:rsid w:val="00C8248F"/>
    <w:rsid w:val="00C824D6"/>
    <w:rsid w:val="00C826DE"/>
    <w:rsid w:val="00C82821"/>
    <w:rsid w:val="00C82C80"/>
    <w:rsid w:val="00C82EBE"/>
    <w:rsid w:val="00C83028"/>
    <w:rsid w:val="00C83158"/>
    <w:rsid w:val="00C832FC"/>
    <w:rsid w:val="00C8331B"/>
    <w:rsid w:val="00C835D1"/>
    <w:rsid w:val="00C8384A"/>
    <w:rsid w:val="00C83C29"/>
    <w:rsid w:val="00C83D7F"/>
    <w:rsid w:val="00C84007"/>
    <w:rsid w:val="00C840E7"/>
    <w:rsid w:val="00C84173"/>
    <w:rsid w:val="00C842ED"/>
    <w:rsid w:val="00C84368"/>
    <w:rsid w:val="00C84748"/>
    <w:rsid w:val="00C84903"/>
    <w:rsid w:val="00C84C5E"/>
    <w:rsid w:val="00C84CD0"/>
    <w:rsid w:val="00C84CD5"/>
    <w:rsid w:val="00C84E5F"/>
    <w:rsid w:val="00C8504C"/>
    <w:rsid w:val="00C8519B"/>
    <w:rsid w:val="00C85309"/>
    <w:rsid w:val="00C853E5"/>
    <w:rsid w:val="00C85544"/>
    <w:rsid w:val="00C85617"/>
    <w:rsid w:val="00C85D0A"/>
    <w:rsid w:val="00C85E06"/>
    <w:rsid w:val="00C8633C"/>
    <w:rsid w:val="00C86379"/>
    <w:rsid w:val="00C864D4"/>
    <w:rsid w:val="00C8672B"/>
    <w:rsid w:val="00C867F8"/>
    <w:rsid w:val="00C86B45"/>
    <w:rsid w:val="00C86B75"/>
    <w:rsid w:val="00C86B95"/>
    <w:rsid w:val="00C870EF"/>
    <w:rsid w:val="00C8737D"/>
    <w:rsid w:val="00C877FE"/>
    <w:rsid w:val="00C87E43"/>
    <w:rsid w:val="00C900C4"/>
    <w:rsid w:val="00C9034D"/>
    <w:rsid w:val="00C905A4"/>
    <w:rsid w:val="00C906A8"/>
    <w:rsid w:val="00C9070D"/>
    <w:rsid w:val="00C90724"/>
    <w:rsid w:val="00C909CB"/>
    <w:rsid w:val="00C90AE1"/>
    <w:rsid w:val="00C90CF8"/>
    <w:rsid w:val="00C90E51"/>
    <w:rsid w:val="00C90EFE"/>
    <w:rsid w:val="00C9103E"/>
    <w:rsid w:val="00C91085"/>
    <w:rsid w:val="00C911EC"/>
    <w:rsid w:val="00C91346"/>
    <w:rsid w:val="00C9155A"/>
    <w:rsid w:val="00C91588"/>
    <w:rsid w:val="00C915FA"/>
    <w:rsid w:val="00C91A5B"/>
    <w:rsid w:val="00C91BCF"/>
    <w:rsid w:val="00C91C70"/>
    <w:rsid w:val="00C91D6A"/>
    <w:rsid w:val="00C91E60"/>
    <w:rsid w:val="00C91F13"/>
    <w:rsid w:val="00C91F5E"/>
    <w:rsid w:val="00C92118"/>
    <w:rsid w:val="00C923C6"/>
    <w:rsid w:val="00C929FB"/>
    <w:rsid w:val="00C92CF6"/>
    <w:rsid w:val="00C931CA"/>
    <w:rsid w:val="00C93256"/>
    <w:rsid w:val="00C935AE"/>
    <w:rsid w:val="00C93808"/>
    <w:rsid w:val="00C93942"/>
    <w:rsid w:val="00C93976"/>
    <w:rsid w:val="00C93B26"/>
    <w:rsid w:val="00C93C3F"/>
    <w:rsid w:val="00C93CF6"/>
    <w:rsid w:val="00C93DAC"/>
    <w:rsid w:val="00C93EB3"/>
    <w:rsid w:val="00C94084"/>
    <w:rsid w:val="00C940C6"/>
    <w:rsid w:val="00C940F9"/>
    <w:rsid w:val="00C9440F"/>
    <w:rsid w:val="00C945CA"/>
    <w:rsid w:val="00C946CA"/>
    <w:rsid w:val="00C948F2"/>
    <w:rsid w:val="00C9496A"/>
    <w:rsid w:val="00C94A25"/>
    <w:rsid w:val="00C94B96"/>
    <w:rsid w:val="00C94BDE"/>
    <w:rsid w:val="00C94C06"/>
    <w:rsid w:val="00C94C39"/>
    <w:rsid w:val="00C95346"/>
    <w:rsid w:val="00C954EF"/>
    <w:rsid w:val="00C956C0"/>
    <w:rsid w:val="00C95881"/>
    <w:rsid w:val="00C95AF8"/>
    <w:rsid w:val="00C95CD0"/>
    <w:rsid w:val="00C95EEA"/>
    <w:rsid w:val="00C961C6"/>
    <w:rsid w:val="00C962BF"/>
    <w:rsid w:val="00C965CE"/>
    <w:rsid w:val="00C9664C"/>
    <w:rsid w:val="00C96A41"/>
    <w:rsid w:val="00C96A70"/>
    <w:rsid w:val="00C96BFD"/>
    <w:rsid w:val="00C96C21"/>
    <w:rsid w:val="00C96C2A"/>
    <w:rsid w:val="00C96C50"/>
    <w:rsid w:val="00C96CEB"/>
    <w:rsid w:val="00C96DC4"/>
    <w:rsid w:val="00C96F6D"/>
    <w:rsid w:val="00C97169"/>
    <w:rsid w:val="00C972C6"/>
    <w:rsid w:val="00C974AA"/>
    <w:rsid w:val="00C97666"/>
    <w:rsid w:val="00C9791E"/>
    <w:rsid w:val="00C97A65"/>
    <w:rsid w:val="00C97FAE"/>
    <w:rsid w:val="00CA004C"/>
    <w:rsid w:val="00CA06D6"/>
    <w:rsid w:val="00CA0788"/>
    <w:rsid w:val="00CA09F7"/>
    <w:rsid w:val="00CA0B45"/>
    <w:rsid w:val="00CA0E10"/>
    <w:rsid w:val="00CA0F3F"/>
    <w:rsid w:val="00CA1227"/>
    <w:rsid w:val="00CA14E7"/>
    <w:rsid w:val="00CA1514"/>
    <w:rsid w:val="00CA18EE"/>
    <w:rsid w:val="00CA19D1"/>
    <w:rsid w:val="00CA1A94"/>
    <w:rsid w:val="00CA1C8B"/>
    <w:rsid w:val="00CA1EB8"/>
    <w:rsid w:val="00CA1F04"/>
    <w:rsid w:val="00CA1FD2"/>
    <w:rsid w:val="00CA212F"/>
    <w:rsid w:val="00CA23E0"/>
    <w:rsid w:val="00CA2463"/>
    <w:rsid w:val="00CA24B3"/>
    <w:rsid w:val="00CA262B"/>
    <w:rsid w:val="00CA286A"/>
    <w:rsid w:val="00CA2A64"/>
    <w:rsid w:val="00CA2A9B"/>
    <w:rsid w:val="00CA2B73"/>
    <w:rsid w:val="00CA2E09"/>
    <w:rsid w:val="00CA3249"/>
    <w:rsid w:val="00CA32BC"/>
    <w:rsid w:val="00CA32C2"/>
    <w:rsid w:val="00CA349F"/>
    <w:rsid w:val="00CA34A0"/>
    <w:rsid w:val="00CA3AD2"/>
    <w:rsid w:val="00CA3BF6"/>
    <w:rsid w:val="00CA3C27"/>
    <w:rsid w:val="00CA3C4F"/>
    <w:rsid w:val="00CA3DC8"/>
    <w:rsid w:val="00CA3F1B"/>
    <w:rsid w:val="00CA4215"/>
    <w:rsid w:val="00CA44AC"/>
    <w:rsid w:val="00CA44D6"/>
    <w:rsid w:val="00CA4576"/>
    <w:rsid w:val="00CA478A"/>
    <w:rsid w:val="00CA4870"/>
    <w:rsid w:val="00CA4C10"/>
    <w:rsid w:val="00CA4C96"/>
    <w:rsid w:val="00CA4CA3"/>
    <w:rsid w:val="00CA4E27"/>
    <w:rsid w:val="00CA4EE0"/>
    <w:rsid w:val="00CA5128"/>
    <w:rsid w:val="00CA5434"/>
    <w:rsid w:val="00CA5CA7"/>
    <w:rsid w:val="00CA5F86"/>
    <w:rsid w:val="00CA614C"/>
    <w:rsid w:val="00CA619C"/>
    <w:rsid w:val="00CA629A"/>
    <w:rsid w:val="00CA6420"/>
    <w:rsid w:val="00CA651E"/>
    <w:rsid w:val="00CA6672"/>
    <w:rsid w:val="00CA668F"/>
    <w:rsid w:val="00CA66D4"/>
    <w:rsid w:val="00CA6830"/>
    <w:rsid w:val="00CA6A10"/>
    <w:rsid w:val="00CA6A97"/>
    <w:rsid w:val="00CA6B58"/>
    <w:rsid w:val="00CA6BE1"/>
    <w:rsid w:val="00CA6DDB"/>
    <w:rsid w:val="00CA722F"/>
    <w:rsid w:val="00CA7808"/>
    <w:rsid w:val="00CA7877"/>
    <w:rsid w:val="00CA7958"/>
    <w:rsid w:val="00CA7F45"/>
    <w:rsid w:val="00CB009A"/>
    <w:rsid w:val="00CB00D3"/>
    <w:rsid w:val="00CB022E"/>
    <w:rsid w:val="00CB0242"/>
    <w:rsid w:val="00CB0268"/>
    <w:rsid w:val="00CB0481"/>
    <w:rsid w:val="00CB0691"/>
    <w:rsid w:val="00CB06A9"/>
    <w:rsid w:val="00CB0A71"/>
    <w:rsid w:val="00CB0B06"/>
    <w:rsid w:val="00CB0C75"/>
    <w:rsid w:val="00CB0D6B"/>
    <w:rsid w:val="00CB0EE5"/>
    <w:rsid w:val="00CB0FCD"/>
    <w:rsid w:val="00CB1042"/>
    <w:rsid w:val="00CB10A5"/>
    <w:rsid w:val="00CB10C9"/>
    <w:rsid w:val="00CB1620"/>
    <w:rsid w:val="00CB164A"/>
    <w:rsid w:val="00CB1780"/>
    <w:rsid w:val="00CB1861"/>
    <w:rsid w:val="00CB189C"/>
    <w:rsid w:val="00CB19CA"/>
    <w:rsid w:val="00CB1AE6"/>
    <w:rsid w:val="00CB1B78"/>
    <w:rsid w:val="00CB1DDF"/>
    <w:rsid w:val="00CB1F1D"/>
    <w:rsid w:val="00CB20B7"/>
    <w:rsid w:val="00CB221E"/>
    <w:rsid w:val="00CB2477"/>
    <w:rsid w:val="00CB24CF"/>
    <w:rsid w:val="00CB251F"/>
    <w:rsid w:val="00CB25DD"/>
    <w:rsid w:val="00CB2608"/>
    <w:rsid w:val="00CB26CB"/>
    <w:rsid w:val="00CB2935"/>
    <w:rsid w:val="00CB293E"/>
    <w:rsid w:val="00CB2B20"/>
    <w:rsid w:val="00CB311C"/>
    <w:rsid w:val="00CB3435"/>
    <w:rsid w:val="00CB37ED"/>
    <w:rsid w:val="00CB3A5B"/>
    <w:rsid w:val="00CB3B12"/>
    <w:rsid w:val="00CB3C12"/>
    <w:rsid w:val="00CB3E17"/>
    <w:rsid w:val="00CB3E75"/>
    <w:rsid w:val="00CB3EC7"/>
    <w:rsid w:val="00CB3F9D"/>
    <w:rsid w:val="00CB4085"/>
    <w:rsid w:val="00CB421D"/>
    <w:rsid w:val="00CB4423"/>
    <w:rsid w:val="00CB44AB"/>
    <w:rsid w:val="00CB46D4"/>
    <w:rsid w:val="00CB480E"/>
    <w:rsid w:val="00CB4C3F"/>
    <w:rsid w:val="00CB50BF"/>
    <w:rsid w:val="00CB5244"/>
    <w:rsid w:val="00CB53C4"/>
    <w:rsid w:val="00CB5419"/>
    <w:rsid w:val="00CB55E3"/>
    <w:rsid w:val="00CB5A33"/>
    <w:rsid w:val="00CB5A36"/>
    <w:rsid w:val="00CB5A42"/>
    <w:rsid w:val="00CB5B5D"/>
    <w:rsid w:val="00CB5CDE"/>
    <w:rsid w:val="00CB5D79"/>
    <w:rsid w:val="00CB5EDE"/>
    <w:rsid w:val="00CB6410"/>
    <w:rsid w:val="00CB657E"/>
    <w:rsid w:val="00CB673C"/>
    <w:rsid w:val="00CB67D9"/>
    <w:rsid w:val="00CB6B1F"/>
    <w:rsid w:val="00CB7607"/>
    <w:rsid w:val="00CB7A0F"/>
    <w:rsid w:val="00CB7C5B"/>
    <w:rsid w:val="00CB7ED6"/>
    <w:rsid w:val="00CC0194"/>
    <w:rsid w:val="00CC01E0"/>
    <w:rsid w:val="00CC05A4"/>
    <w:rsid w:val="00CC07A4"/>
    <w:rsid w:val="00CC08BF"/>
    <w:rsid w:val="00CC0940"/>
    <w:rsid w:val="00CC0D8F"/>
    <w:rsid w:val="00CC0E98"/>
    <w:rsid w:val="00CC0F51"/>
    <w:rsid w:val="00CC0F74"/>
    <w:rsid w:val="00CC1166"/>
    <w:rsid w:val="00CC1259"/>
    <w:rsid w:val="00CC12AA"/>
    <w:rsid w:val="00CC155A"/>
    <w:rsid w:val="00CC161D"/>
    <w:rsid w:val="00CC1984"/>
    <w:rsid w:val="00CC1B0F"/>
    <w:rsid w:val="00CC1D3D"/>
    <w:rsid w:val="00CC1E58"/>
    <w:rsid w:val="00CC1FA2"/>
    <w:rsid w:val="00CC2003"/>
    <w:rsid w:val="00CC2008"/>
    <w:rsid w:val="00CC20D2"/>
    <w:rsid w:val="00CC2120"/>
    <w:rsid w:val="00CC239B"/>
    <w:rsid w:val="00CC27CB"/>
    <w:rsid w:val="00CC291D"/>
    <w:rsid w:val="00CC296F"/>
    <w:rsid w:val="00CC2A1B"/>
    <w:rsid w:val="00CC2A54"/>
    <w:rsid w:val="00CC2DF4"/>
    <w:rsid w:val="00CC2F58"/>
    <w:rsid w:val="00CC2FE3"/>
    <w:rsid w:val="00CC309B"/>
    <w:rsid w:val="00CC32FF"/>
    <w:rsid w:val="00CC33CF"/>
    <w:rsid w:val="00CC353C"/>
    <w:rsid w:val="00CC36C8"/>
    <w:rsid w:val="00CC39AA"/>
    <w:rsid w:val="00CC3ADA"/>
    <w:rsid w:val="00CC3D5B"/>
    <w:rsid w:val="00CC3DAE"/>
    <w:rsid w:val="00CC401A"/>
    <w:rsid w:val="00CC4198"/>
    <w:rsid w:val="00CC435A"/>
    <w:rsid w:val="00CC43CA"/>
    <w:rsid w:val="00CC4840"/>
    <w:rsid w:val="00CC4C1A"/>
    <w:rsid w:val="00CC4CA0"/>
    <w:rsid w:val="00CC4E0F"/>
    <w:rsid w:val="00CC515A"/>
    <w:rsid w:val="00CC56DC"/>
    <w:rsid w:val="00CC5C70"/>
    <w:rsid w:val="00CC5C7F"/>
    <w:rsid w:val="00CC6217"/>
    <w:rsid w:val="00CC6506"/>
    <w:rsid w:val="00CC6628"/>
    <w:rsid w:val="00CC6670"/>
    <w:rsid w:val="00CC672E"/>
    <w:rsid w:val="00CC68B5"/>
    <w:rsid w:val="00CC6A2F"/>
    <w:rsid w:val="00CC6B7F"/>
    <w:rsid w:val="00CC6D08"/>
    <w:rsid w:val="00CC6F9C"/>
    <w:rsid w:val="00CC70E2"/>
    <w:rsid w:val="00CC7219"/>
    <w:rsid w:val="00CC767F"/>
    <w:rsid w:val="00CC78A0"/>
    <w:rsid w:val="00CD010F"/>
    <w:rsid w:val="00CD019D"/>
    <w:rsid w:val="00CD04A2"/>
    <w:rsid w:val="00CD0570"/>
    <w:rsid w:val="00CD0684"/>
    <w:rsid w:val="00CD0777"/>
    <w:rsid w:val="00CD0808"/>
    <w:rsid w:val="00CD0979"/>
    <w:rsid w:val="00CD09A2"/>
    <w:rsid w:val="00CD09B7"/>
    <w:rsid w:val="00CD0C08"/>
    <w:rsid w:val="00CD0E1D"/>
    <w:rsid w:val="00CD0FC1"/>
    <w:rsid w:val="00CD11A3"/>
    <w:rsid w:val="00CD11B9"/>
    <w:rsid w:val="00CD126B"/>
    <w:rsid w:val="00CD13B8"/>
    <w:rsid w:val="00CD140D"/>
    <w:rsid w:val="00CD16A7"/>
    <w:rsid w:val="00CD1854"/>
    <w:rsid w:val="00CD18BA"/>
    <w:rsid w:val="00CD19C2"/>
    <w:rsid w:val="00CD1D2D"/>
    <w:rsid w:val="00CD1D5C"/>
    <w:rsid w:val="00CD20AA"/>
    <w:rsid w:val="00CD2164"/>
    <w:rsid w:val="00CD245F"/>
    <w:rsid w:val="00CD2546"/>
    <w:rsid w:val="00CD27BC"/>
    <w:rsid w:val="00CD2E61"/>
    <w:rsid w:val="00CD2EBD"/>
    <w:rsid w:val="00CD2F77"/>
    <w:rsid w:val="00CD3AFA"/>
    <w:rsid w:val="00CD3C9F"/>
    <w:rsid w:val="00CD3D23"/>
    <w:rsid w:val="00CD3E7E"/>
    <w:rsid w:val="00CD3FD0"/>
    <w:rsid w:val="00CD4600"/>
    <w:rsid w:val="00CD46B6"/>
    <w:rsid w:val="00CD4910"/>
    <w:rsid w:val="00CD4C35"/>
    <w:rsid w:val="00CD519B"/>
    <w:rsid w:val="00CD51F2"/>
    <w:rsid w:val="00CD5549"/>
    <w:rsid w:val="00CD5B52"/>
    <w:rsid w:val="00CD6155"/>
    <w:rsid w:val="00CD6357"/>
    <w:rsid w:val="00CD6AE1"/>
    <w:rsid w:val="00CD6D37"/>
    <w:rsid w:val="00CD6DAB"/>
    <w:rsid w:val="00CD6E8B"/>
    <w:rsid w:val="00CD6EB4"/>
    <w:rsid w:val="00CD6EC0"/>
    <w:rsid w:val="00CD7092"/>
    <w:rsid w:val="00CD72C3"/>
    <w:rsid w:val="00CD7498"/>
    <w:rsid w:val="00CD74EE"/>
    <w:rsid w:val="00CD7837"/>
    <w:rsid w:val="00CD7870"/>
    <w:rsid w:val="00CD7984"/>
    <w:rsid w:val="00CD7A81"/>
    <w:rsid w:val="00CD7EDC"/>
    <w:rsid w:val="00CD7EEA"/>
    <w:rsid w:val="00CD7FE8"/>
    <w:rsid w:val="00CE0299"/>
    <w:rsid w:val="00CE0539"/>
    <w:rsid w:val="00CE05E8"/>
    <w:rsid w:val="00CE0626"/>
    <w:rsid w:val="00CE0903"/>
    <w:rsid w:val="00CE09B8"/>
    <w:rsid w:val="00CE0AF6"/>
    <w:rsid w:val="00CE0D89"/>
    <w:rsid w:val="00CE0F0B"/>
    <w:rsid w:val="00CE0F9F"/>
    <w:rsid w:val="00CE1226"/>
    <w:rsid w:val="00CE1250"/>
    <w:rsid w:val="00CE1280"/>
    <w:rsid w:val="00CE13FD"/>
    <w:rsid w:val="00CE1459"/>
    <w:rsid w:val="00CE14D4"/>
    <w:rsid w:val="00CE1556"/>
    <w:rsid w:val="00CE1890"/>
    <w:rsid w:val="00CE1C77"/>
    <w:rsid w:val="00CE2032"/>
    <w:rsid w:val="00CE2380"/>
    <w:rsid w:val="00CE270C"/>
    <w:rsid w:val="00CE279A"/>
    <w:rsid w:val="00CE291F"/>
    <w:rsid w:val="00CE2A2F"/>
    <w:rsid w:val="00CE2C99"/>
    <w:rsid w:val="00CE2C9B"/>
    <w:rsid w:val="00CE2CDE"/>
    <w:rsid w:val="00CE3077"/>
    <w:rsid w:val="00CE3308"/>
    <w:rsid w:val="00CE3338"/>
    <w:rsid w:val="00CE3345"/>
    <w:rsid w:val="00CE340D"/>
    <w:rsid w:val="00CE346E"/>
    <w:rsid w:val="00CE37DB"/>
    <w:rsid w:val="00CE3885"/>
    <w:rsid w:val="00CE3887"/>
    <w:rsid w:val="00CE3981"/>
    <w:rsid w:val="00CE398F"/>
    <w:rsid w:val="00CE3BBA"/>
    <w:rsid w:val="00CE3BD9"/>
    <w:rsid w:val="00CE3C42"/>
    <w:rsid w:val="00CE423E"/>
    <w:rsid w:val="00CE45F5"/>
    <w:rsid w:val="00CE4673"/>
    <w:rsid w:val="00CE4779"/>
    <w:rsid w:val="00CE48F3"/>
    <w:rsid w:val="00CE4BEB"/>
    <w:rsid w:val="00CE4EA3"/>
    <w:rsid w:val="00CE50D2"/>
    <w:rsid w:val="00CE517F"/>
    <w:rsid w:val="00CE557F"/>
    <w:rsid w:val="00CE5ABE"/>
    <w:rsid w:val="00CE5AC9"/>
    <w:rsid w:val="00CE5B47"/>
    <w:rsid w:val="00CE5C50"/>
    <w:rsid w:val="00CE6989"/>
    <w:rsid w:val="00CE6A6B"/>
    <w:rsid w:val="00CE6AAE"/>
    <w:rsid w:val="00CE7050"/>
    <w:rsid w:val="00CE71CD"/>
    <w:rsid w:val="00CE720A"/>
    <w:rsid w:val="00CE753A"/>
    <w:rsid w:val="00CE7A8C"/>
    <w:rsid w:val="00CE7AD6"/>
    <w:rsid w:val="00CE7CD5"/>
    <w:rsid w:val="00CE7CF4"/>
    <w:rsid w:val="00CE7F5C"/>
    <w:rsid w:val="00CF00B8"/>
    <w:rsid w:val="00CF00F2"/>
    <w:rsid w:val="00CF01FF"/>
    <w:rsid w:val="00CF0522"/>
    <w:rsid w:val="00CF052C"/>
    <w:rsid w:val="00CF083F"/>
    <w:rsid w:val="00CF0A06"/>
    <w:rsid w:val="00CF0C47"/>
    <w:rsid w:val="00CF0D5E"/>
    <w:rsid w:val="00CF0EBC"/>
    <w:rsid w:val="00CF0F46"/>
    <w:rsid w:val="00CF107A"/>
    <w:rsid w:val="00CF1212"/>
    <w:rsid w:val="00CF12BE"/>
    <w:rsid w:val="00CF176F"/>
    <w:rsid w:val="00CF17B4"/>
    <w:rsid w:val="00CF17E2"/>
    <w:rsid w:val="00CF18A3"/>
    <w:rsid w:val="00CF1957"/>
    <w:rsid w:val="00CF197D"/>
    <w:rsid w:val="00CF1AC7"/>
    <w:rsid w:val="00CF1C99"/>
    <w:rsid w:val="00CF1D24"/>
    <w:rsid w:val="00CF1DA8"/>
    <w:rsid w:val="00CF1E33"/>
    <w:rsid w:val="00CF1FD3"/>
    <w:rsid w:val="00CF20EC"/>
    <w:rsid w:val="00CF2255"/>
    <w:rsid w:val="00CF22D3"/>
    <w:rsid w:val="00CF241A"/>
    <w:rsid w:val="00CF2602"/>
    <w:rsid w:val="00CF264D"/>
    <w:rsid w:val="00CF2718"/>
    <w:rsid w:val="00CF294E"/>
    <w:rsid w:val="00CF296D"/>
    <w:rsid w:val="00CF298E"/>
    <w:rsid w:val="00CF2B68"/>
    <w:rsid w:val="00CF2D4C"/>
    <w:rsid w:val="00CF2EB8"/>
    <w:rsid w:val="00CF2F1C"/>
    <w:rsid w:val="00CF3224"/>
    <w:rsid w:val="00CF3228"/>
    <w:rsid w:val="00CF335A"/>
    <w:rsid w:val="00CF35D4"/>
    <w:rsid w:val="00CF37A0"/>
    <w:rsid w:val="00CF3A00"/>
    <w:rsid w:val="00CF3A54"/>
    <w:rsid w:val="00CF3B69"/>
    <w:rsid w:val="00CF3C89"/>
    <w:rsid w:val="00CF3D99"/>
    <w:rsid w:val="00CF3E7D"/>
    <w:rsid w:val="00CF3F07"/>
    <w:rsid w:val="00CF4017"/>
    <w:rsid w:val="00CF402B"/>
    <w:rsid w:val="00CF46E3"/>
    <w:rsid w:val="00CF4834"/>
    <w:rsid w:val="00CF4B52"/>
    <w:rsid w:val="00CF4B53"/>
    <w:rsid w:val="00CF4E34"/>
    <w:rsid w:val="00CF4FB3"/>
    <w:rsid w:val="00CF546E"/>
    <w:rsid w:val="00CF5597"/>
    <w:rsid w:val="00CF583A"/>
    <w:rsid w:val="00CF5979"/>
    <w:rsid w:val="00CF5B68"/>
    <w:rsid w:val="00CF5C6C"/>
    <w:rsid w:val="00CF64A1"/>
    <w:rsid w:val="00CF659E"/>
    <w:rsid w:val="00CF6621"/>
    <w:rsid w:val="00CF6A6B"/>
    <w:rsid w:val="00CF6F27"/>
    <w:rsid w:val="00CF7029"/>
    <w:rsid w:val="00CF7147"/>
    <w:rsid w:val="00CF7173"/>
    <w:rsid w:val="00CF72C5"/>
    <w:rsid w:val="00CF73EE"/>
    <w:rsid w:val="00CF7571"/>
    <w:rsid w:val="00CF76A4"/>
    <w:rsid w:val="00CF771B"/>
    <w:rsid w:val="00CF77C1"/>
    <w:rsid w:val="00CF7B55"/>
    <w:rsid w:val="00CF7BAD"/>
    <w:rsid w:val="00CF7C2F"/>
    <w:rsid w:val="00CF7E91"/>
    <w:rsid w:val="00CF7F4C"/>
    <w:rsid w:val="00D0013A"/>
    <w:rsid w:val="00D0051D"/>
    <w:rsid w:val="00D00889"/>
    <w:rsid w:val="00D008A3"/>
    <w:rsid w:val="00D00925"/>
    <w:rsid w:val="00D00B0D"/>
    <w:rsid w:val="00D00B4F"/>
    <w:rsid w:val="00D00E31"/>
    <w:rsid w:val="00D00F29"/>
    <w:rsid w:val="00D00FCB"/>
    <w:rsid w:val="00D015B8"/>
    <w:rsid w:val="00D017E7"/>
    <w:rsid w:val="00D01C16"/>
    <w:rsid w:val="00D01C1F"/>
    <w:rsid w:val="00D01C74"/>
    <w:rsid w:val="00D01D2A"/>
    <w:rsid w:val="00D01EE3"/>
    <w:rsid w:val="00D02234"/>
    <w:rsid w:val="00D02291"/>
    <w:rsid w:val="00D02491"/>
    <w:rsid w:val="00D024CD"/>
    <w:rsid w:val="00D0261D"/>
    <w:rsid w:val="00D0295F"/>
    <w:rsid w:val="00D02A33"/>
    <w:rsid w:val="00D02C08"/>
    <w:rsid w:val="00D02DF8"/>
    <w:rsid w:val="00D02FDA"/>
    <w:rsid w:val="00D0303E"/>
    <w:rsid w:val="00D03336"/>
    <w:rsid w:val="00D0346A"/>
    <w:rsid w:val="00D0361F"/>
    <w:rsid w:val="00D036A4"/>
    <w:rsid w:val="00D038BF"/>
    <w:rsid w:val="00D0392B"/>
    <w:rsid w:val="00D0418A"/>
    <w:rsid w:val="00D04452"/>
    <w:rsid w:val="00D04B8E"/>
    <w:rsid w:val="00D04C38"/>
    <w:rsid w:val="00D051FC"/>
    <w:rsid w:val="00D054DB"/>
    <w:rsid w:val="00D05506"/>
    <w:rsid w:val="00D0554C"/>
    <w:rsid w:val="00D056FD"/>
    <w:rsid w:val="00D05735"/>
    <w:rsid w:val="00D05828"/>
    <w:rsid w:val="00D05885"/>
    <w:rsid w:val="00D05F57"/>
    <w:rsid w:val="00D05FA5"/>
    <w:rsid w:val="00D05FC4"/>
    <w:rsid w:val="00D06017"/>
    <w:rsid w:val="00D06357"/>
    <w:rsid w:val="00D064C5"/>
    <w:rsid w:val="00D06535"/>
    <w:rsid w:val="00D0686E"/>
    <w:rsid w:val="00D06960"/>
    <w:rsid w:val="00D069D0"/>
    <w:rsid w:val="00D06D4D"/>
    <w:rsid w:val="00D0713C"/>
    <w:rsid w:val="00D072EC"/>
    <w:rsid w:val="00D07426"/>
    <w:rsid w:val="00D0751C"/>
    <w:rsid w:val="00D0762F"/>
    <w:rsid w:val="00D07693"/>
    <w:rsid w:val="00D07BBB"/>
    <w:rsid w:val="00D07C8D"/>
    <w:rsid w:val="00D07D9A"/>
    <w:rsid w:val="00D07F83"/>
    <w:rsid w:val="00D07FA9"/>
    <w:rsid w:val="00D10175"/>
    <w:rsid w:val="00D102A1"/>
    <w:rsid w:val="00D10607"/>
    <w:rsid w:val="00D106D3"/>
    <w:rsid w:val="00D10823"/>
    <w:rsid w:val="00D1084E"/>
    <w:rsid w:val="00D10CF7"/>
    <w:rsid w:val="00D10F10"/>
    <w:rsid w:val="00D10FBC"/>
    <w:rsid w:val="00D111A0"/>
    <w:rsid w:val="00D11226"/>
    <w:rsid w:val="00D11538"/>
    <w:rsid w:val="00D1172C"/>
    <w:rsid w:val="00D11748"/>
    <w:rsid w:val="00D118A4"/>
    <w:rsid w:val="00D11B10"/>
    <w:rsid w:val="00D12190"/>
    <w:rsid w:val="00D123F1"/>
    <w:rsid w:val="00D12467"/>
    <w:rsid w:val="00D12679"/>
    <w:rsid w:val="00D126A0"/>
    <w:rsid w:val="00D12DB5"/>
    <w:rsid w:val="00D12EA9"/>
    <w:rsid w:val="00D12F40"/>
    <w:rsid w:val="00D13074"/>
    <w:rsid w:val="00D1307C"/>
    <w:rsid w:val="00D131EF"/>
    <w:rsid w:val="00D13323"/>
    <w:rsid w:val="00D136CE"/>
    <w:rsid w:val="00D1375A"/>
    <w:rsid w:val="00D139AA"/>
    <w:rsid w:val="00D13A8B"/>
    <w:rsid w:val="00D13C8A"/>
    <w:rsid w:val="00D13E0A"/>
    <w:rsid w:val="00D14169"/>
    <w:rsid w:val="00D141E0"/>
    <w:rsid w:val="00D143C4"/>
    <w:rsid w:val="00D14612"/>
    <w:rsid w:val="00D147BA"/>
    <w:rsid w:val="00D14961"/>
    <w:rsid w:val="00D14DF1"/>
    <w:rsid w:val="00D150FD"/>
    <w:rsid w:val="00D15363"/>
    <w:rsid w:val="00D15470"/>
    <w:rsid w:val="00D1555C"/>
    <w:rsid w:val="00D15620"/>
    <w:rsid w:val="00D15932"/>
    <w:rsid w:val="00D15E3B"/>
    <w:rsid w:val="00D15EEE"/>
    <w:rsid w:val="00D1608A"/>
    <w:rsid w:val="00D16126"/>
    <w:rsid w:val="00D16775"/>
    <w:rsid w:val="00D16821"/>
    <w:rsid w:val="00D168CB"/>
    <w:rsid w:val="00D16A95"/>
    <w:rsid w:val="00D16AD8"/>
    <w:rsid w:val="00D16D1E"/>
    <w:rsid w:val="00D16D1F"/>
    <w:rsid w:val="00D16D27"/>
    <w:rsid w:val="00D17127"/>
    <w:rsid w:val="00D17253"/>
    <w:rsid w:val="00D17370"/>
    <w:rsid w:val="00D1746F"/>
    <w:rsid w:val="00D17587"/>
    <w:rsid w:val="00D1778C"/>
    <w:rsid w:val="00D205AC"/>
    <w:rsid w:val="00D20733"/>
    <w:rsid w:val="00D20831"/>
    <w:rsid w:val="00D20855"/>
    <w:rsid w:val="00D20928"/>
    <w:rsid w:val="00D20A20"/>
    <w:rsid w:val="00D20B01"/>
    <w:rsid w:val="00D20B46"/>
    <w:rsid w:val="00D20B4E"/>
    <w:rsid w:val="00D20DF5"/>
    <w:rsid w:val="00D20E81"/>
    <w:rsid w:val="00D211F7"/>
    <w:rsid w:val="00D216D5"/>
    <w:rsid w:val="00D21AAD"/>
    <w:rsid w:val="00D21BC7"/>
    <w:rsid w:val="00D21CB2"/>
    <w:rsid w:val="00D21ED7"/>
    <w:rsid w:val="00D22187"/>
    <w:rsid w:val="00D222F4"/>
    <w:rsid w:val="00D224AE"/>
    <w:rsid w:val="00D2269A"/>
    <w:rsid w:val="00D226E2"/>
    <w:rsid w:val="00D228BB"/>
    <w:rsid w:val="00D22ACC"/>
    <w:rsid w:val="00D22FDB"/>
    <w:rsid w:val="00D22FF4"/>
    <w:rsid w:val="00D235BD"/>
    <w:rsid w:val="00D23A3E"/>
    <w:rsid w:val="00D23B78"/>
    <w:rsid w:val="00D23EEB"/>
    <w:rsid w:val="00D23FB0"/>
    <w:rsid w:val="00D24007"/>
    <w:rsid w:val="00D24153"/>
    <w:rsid w:val="00D2463C"/>
    <w:rsid w:val="00D24779"/>
    <w:rsid w:val="00D2492E"/>
    <w:rsid w:val="00D24CEC"/>
    <w:rsid w:val="00D24DD2"/>
    <w:rsid w:val="00D24F73"/>
    <w:rsid w:val="00D25233"/>
    <w:rsid w:val="00D253AE"/>
    <w:rsid w:val="00D253F1"/>
    <w:rsid w:val="00D25450"/>
    <w:rsid w:val="00D25642"/>
    <w:rsid w:val="00D25868"/>
    <w:rsid w:val="00D259AA"/>
    <w:rsid w:val="00D259B4"/>
    <w:rsid w:val="00D25C27"/>
    <w:rsid w:val="00D2625D"/>
    <w:rsid w:val="00D2658B"/>
    <w:rsid w:val="00D266F9"/>
    <w:rsid w:val="00D2682C"/>
    <w:rsid w:val="00D2699F"/>
    <w:rsid w:val="00D26E47"/>
    <w:rsid w:val="00D270DA"/>
    <w:rsid w:val="00D27245"/>
    <w:rsid w:val="00D27256"/>
    <w:rsid w:val="00D272CD"/>
    <w:rsid w:val="00D276CB"/>
    <w:rsid w:val="00D27714"/>
    <w:rsid w:val="00D2791F"/>
    <w:rsid w:val="00D27B83"/>
    <w:rsid w:val="00D27C16"/>
    <w:rsid w:val="00D27C2F"/>
    <w:rsid w:val="00D27CC4"/>
    <w:rsid w:val="00D27F64"/>
    <w:rsid w:val="00D3013C"/>
    <w:rsid w:val="00D3013D"/>
    <w:rsid w:val="00D30523"/>
    <w:rsid w:val="00D3068E"/>
    <w:rsid w:val="00D30727"/>
    <w:rsid w:val="00D3078D"/>
    <w:rsid w:val="00D30BA2"/>
    <w:rsid w:val="00D310A4"/>
    <w:rsid w:val="00D3116F"/>
    <w:rsid w:val="00D31295"/>
    <w:rsid w:val="00D3134C"/>
    <w:rsid w:val="00D3142C"/>
    <w:rsid w:val="00D31938"/>
    <w:rsid w:val="00D3193A"/>
    <w:rsid w:val="00D3194D"/>
    <w:rsid w:val="00D3199B"/>
    <w:rsid w:val="00D31A44"/>
    <w:rsid w:val="00D31B44"/>
    <w:rsid w:val="00D32307"/>
    <w:rsid w:val="00D323EA"/>
    <w:rsid w:val="00D32420"/>
    <w:rsid w:val="00D32497"/>
    <w:rsid w:val="00D32680"/>
    <w:rsid w:val="00D328B3"/>
    <w:rsid w:val="00D3310E"/>
    <w:rsid w:val="00D334D6"/>
    <w:rsid w:val="00D337F4"/>
    <w:rsid w:val="00D33F56"/>
    <w:rsid w:val="00D34172"/>
    <w:rsid w:val="00D3422D"/>
    <w:rsid w:val="00D343B4"/>
    <w:rsid w:val="00D348CE"/>
    <w:rsid w:val="00D34E32"/>
    <w:rsid w:val="00D34E46"/>
    <w:rsid w:val="00D34E8C"/>
    <w:rsid w:val="00D34F12"/>
    <w:rsid w:val="00D354B5"/>
    <w:rsid w:val="00D3555B"/>
    <w:rsid w:val="00D358FD"/>
    <w:rsid w:val="00D359DE"/>
    <w:rsid w:val="00D35B8C"/>
    <w:rsid w:val="00D36261"/>
    <w:rsid w:val="00D36420"/>
    <w:rsid w:val="00D36885"/>
    <w:rsid w:val="00D36908"/>
    <w:rsid w:val="00D36932"/>
    <w:rsid w:val="00D3698C"/>
    <w:rsid w:val="00D36BAC"/>
    <w:rsid w:val="00D36C17"/>
    <w:rsid w:val="00D36F37"/>
    <w:rsid w:val="00D36F58"/>
    <w:rsid w:val="00D36F84"/>
    <w:rsid w:val="00D3722C"/>
    <w:rsid w:val="00D37286"/>
    <w:rsid w:val="00D37399"/>
    <w:rsid w:val="00D374BB"/>
    <w:rsid w:val="00D37598"/>
    <w:rsid w:val="00D377BE"/>
    <w:rsid w:val="00D377D9"/>
    <w:rsid w:val="00D378CC"/>
    <w:rsid w:val="00D37971"/>
    <w:rsid w:val="00D37C99"/>
    <w:rsid w:val="00D37D8E"/>
    <w:rsid w:val="00D37E2E"/>
    <w:rsid w:val="00D37E8D"/>
    <w:rsid w:val="00D37F01"/>
    <w:rsid w:val="00D37F75"/>
    <w:rsid w:val="00D4003E"/>
    <w:rsid w:val="00D401F4"/>
    <w:rsid w:val="00D402C1"/>
    <w:rsid w:val="00D4057D"/>
    <w:rsid w:val="00D405C4"/>
    <w:rsid w:val="00D407E7"/>
    <w:rsid w:val="00D408BA"/>
    <w:rsid w:val="00D40998"/>
    <w:rsid w:val="00D4103F"/>
    <w:rsid w:val="00D41284"/>
    <w:rsid w:val="00D41395"/>
    <w:rsid w:val="00D41557"/>
    <w:rsid w:val="00D41669"/>
    <w:rsid w:val="00D41A7D"/>
    <w:rsid w:val="00D41B12"/>
    <w:rsid w:val="00D41B8B"/>
    <w:rsid w:val="00D41C5E"/>
    <w:rsid w:val="00D41CF5"/>
    <w:rsid w:val="00D41D5C"/>
    <w:rsid w:val="00D41F93"/>
    <w:rsid w:val="00D41FCC"/>
    <w:rsid w:val="00D42024"/>
    <w:rsid w:val="00D420E5"/>
    <w:rsid w:val="00D42171"/>
    <w:rsid w:val="00D4219D"/>
    <w:rsid w:val="00D42206"/>
    <w:rsid w:val="00D423C0"/>
    <w:rsid w:val="00D424EA"/>
    <w:rsid w:val="00D4252D"/>
    <w:rsid w:val="00D426BD"/>
    <w:rsid w:val="00D42893"/>
    <w:rsid w:val="00D42CBC"/>
    <w:rsid w:val="00D42E7F"/>
    <w:rsid w:val="00D4302A"/>
    <w:rsid w:val="00D43448"/>
    <w:rsid w:val="00D43477"/>
    <w:rsid w:val="00D43527"/>
    <w:rsid w:val="00D4384E"/>
    <w:rsid w:val="00D438E0"/>
    <w:rsid w:val="00D43B24"/>
    <w:rsid w:val="00D43E25"/>
    <w:rsid w:val="00D43E3E"/>
    <w:rsid w:val="00D43E5C"/>
    <w:rsid w:val="00D43F08"/>
    <w:rsid w:val="00D442A7"/>
    <w:rsid w:val="00D442AC"/>
    <w:rsid w:val="00D44538"/>
    <w:rsid w:val="00D44A31"/>
    <w:rsid w:val="00D44ABD"/>
    <w:rsid w:val="00D44AFC"/>
    <w:rsid w:val="00D44BAB"/>
    <w:rsid w:val="00D44CC5"/>
    <w:rsid w:val="00D457B5"/>
    <w:rsid w:val="00D458EA"/>
    <w:rsid w:val="00D45AE1"/>
    <w:rsid w:val="00D460C2"/>
    <w:rsid w:val="00D461AE"/>
    <w:rsid w:val="00D4623D"/>
    <w:rsid w:val="00D46453"/>
    <w:rsid w:val="00D46591"/>
    <w:rsid w:val="00D46775"/>
    <w:rsid w:val="00D46799"/>
    <w:rsid w:val="00D4683B"/>
    <w:rsid w:val="00D46987"/>
    <w:rsid w:val="00D469A2"/>
    <w:rsid w:val="00D46B21"/>
    <w:rsid w:val="00D46CF7"/>
    <w:rsid w:val="00D46DBD"/>
    <w:rsid w:val="00D46DBE"/>
    <w:rsid w:val="00D47494"/>
    <w:rsid w:val="00D474AD"/>
    <w:rsid w:val="00D476BF"/>
    <w:rsid w:val="00D476F8"/>
    <w:rsid w:val="00D477BA"/>
    <w:rsid w:val="00D477DE"/>
    <w:rsid w:val="00D47DC2"/>
    <w:rsid w:val="00D50658"/>
    <w:rsid w:val="00D506BF"/>
    <w:rsid w:val="00D506FC"/>
    <w:rsid w:val="00D5081E"/>
    <w:rsid w:val="00D50963"/>
    <w:rsid w:val="00D50BF2"/>
    <w:rsid w:val="00D50C62"/>
    <w:rsid w:val="00D50DC9"/>
    <w:rsid w:val="00D50DDC"/>
    <w:rsid w:val="00D51138"/>
    <w:rsid w:val="00D5116B"/>
    <w:rsid w:val="00D51301"/>
    <w:rsid w:val="00D51596"/>
    <w:rsid w:val="00D51916"/>
    <w:rsid w:val="00D51B07"/>
    <w:rsid w:val="00D51BFA"/>
    <w:rsid w:val="00D51D04"/>
    <w:rsid w:val="00D52187"/>
    <w:rsid w:val="00D52227"/>
    <w:rsid w:val="00D524E3"/>
    <w:rsid w:val="00D525D4"/>
    <w:rsid w:val="00D52743"/>
    <w:rsid w:val="00D52BAD"/>
    <w:rsid w:val="00D52DE9"/>
    <w:rsid w:val="00D52EA9"/>
    <w:rsid w:val="00D530F6"/>
    <w:rsid w:val="00D53102"/>
    <w:rsid w:val="00D5329E"/>
    <w:rsid w:val="00D533B2"/>
    <w:rsid w:val="00D533FE"/>
    <w:rsid w:val="00D53462"/>
    <w:rsid w:val="00D535BD"/>
    <w:rsid w:val="00D53734"/>
    <w:rsid w:val="00D53C0B"/>
    <w:rsid w:val="00D542DE"/>
    <w:rsid w:val="00D543FD"/>
    <w:rsid w:val="00D549A0"/>
    <w:rsid w:val="00D549F3"/>
    <w:rsid w:val="00D54AA2"/>
    <w:rsid w:val="00D54C69"/>
    <w:rsid w:val="00D54F99"/>
    <w:rsid w:val="00D5518F"/>
    <w:rsid w:val="00D554DC"/>
    <w:rsid w:val="00D55683"/>
    <w:rsid w:val="00D55720"/>
    <w:rsid w:val="00D55755"/>
    <w:rsid w:val="00D557FD"/>
    <w:rsid w:val="00D55B85"/>
    <w:rsid w:val="00D562CD"/>
    <w:rsid w:val="00D568DB"/>
    <w:rsid w:val="00D56D3D"/>
    <w:rsid w:val="00D57124"/>
    <w:rsid w:val="00D5752D"/>
    <w:rsid w:val="00D57632"/>
    <w:rsid w:val="00D576DD"/>
    <w:rsid w:val="00D57799"/>
    <w:rsid w:val="00D57903"/>
    <w:rsid w:val="00D579DC"/>
    <w:rsid w:val="00D57B03"/>
    <w:rsid w:val="00D57D1F"/>
    <w:rsid w:val="00D60296"/>
    <w:rsid w:val="00D6037A"/>
    <w:rsid w:val="00D60509"/>
    <w:rsid w:val="00D60594"/>
    <w:rsid w:val="00D605DA"/>
    <w:rsid w:val="00D6067D"/>
    <w:rsid w:val="00D608F0"/>
    <w:rsid w:val="00D60B1B"/>
    <w:rsid w:val="00D60CE4"/>
    <w:rsid w:val="00D60E04"/>
    <w:rsid w:val="00D61315"/>
    <w:rsid w:val="00D6166A"/>
    <w:rsid w:val="00D616DB"/>
    <w:rsid w:val="00D61B08"/>
    <w:rsid w:val="00D61B0A"/>
    <w:rsid w:val="00D61D30"/>
    <w:rsid w:val="00D6214E"/>
    <w:rsid w:val="00D621B0"/>
    <w:rsid w:val="00D622C5"/>
    <w:rsid w:val="00D622F6"/>
    <w:rsid w:val="00D6256E"/>
    <w:rsid w:val="00D625DC"/>
    <w:rsid w:val="00D625EA"/>
    <w:rsid w:val="00D6264F"/>
    <w:rsid w:val="00D62687"/>
    <w:rsid w:val="00D628F4"/>
    <w:rsid w:val="00D62CDE"/>
    <w:rsid w:val="00D62FFB"/>
    <w:rsid w:val="00D63287"/>
    <w:rsid w:val="00D63359"/>
    <w:rsid w:val="00D633FA"/>
    <w:rsid w:val="00D6362D"/>
    <w:rsid w:val="00D63738"/>
    <w:rsid w:val="00D63744"/>
    <w:rsid w:val="00D63752"/>
    <w:rsid w:val="00D637E4"/>
    <w:rsid w:val="00D63CA3"/>
    <w:rsid w:val="00D63ED2"/>
    <w:rsid w:val="00D64282"/>
    <w:rsid w:val="00D645A1"/>
    <w:rsid w:val="00D645B3"/>
    <w:rsid w:val="00D64643"/>
    <w:rsid w:val="00D64926"/>
    <w:rsid w:val="00D649CA"/>
    <w:rsid w:val="00D64AD2"/>
    <w:rsid w:val="00D64C40"/>
    <w:rsid w:val="00D64EC7"/>
    <w:rsid w:val="00D65090"/>
    <w:rsid w:val="00D650FB"/>
    <w:rsid w:val="00D6531A"/>
    <w:rsid w:val="00D653E4"/>
    <w:rsid w:val="00D655C9"/>
    <w:rsid w:val="00D65732"/>
    <w:rsid w:val="00D65846"/>
    <w:rsid w:val="00D659C1"/>
    <w:rsid w:val="00D65AD5"/>
    <w:rsid w:val="00D65C4A"/>
    <w:rsid w:val="00D65E0C"/>
    <w:rsid w:val="00D66004"/>
    <w:rsid w:val="00D660A0"/>
    <w:rsid w:val="00D661A5"/>
    <w:rsid w:val="00D6623D"/>
    <w:rsid w:val="00D665E6"/>
    <w:rsid w:val="00D667A2"/>
    <w:rsid w:val="00D6682D"/>
    <w:rsid w:val="00D6690C"/>
    <w:rsid w:val="00D66BAD"/>
    <w:rsid w:val="00D66CD6"/>
    <w:rsid w:val="00D67129"/>
    <w:rsid w:val="00D671C9"/>
    <w:rsid w:val="00D6749F"/>
    <w:rsid w:val="00D6761D"/>
    <w:rsid w:val="00D679A5"/>
    <w:rsid w:val="00D679E2"/>
    <w:rsid w:val="00D67BB8"/>
    <w:rsid w:val="00D67D7E"/>
    <w:rsid w:val="00D67F7B"/>
    <w:rsid w:val="00D67F86"/>
    <w:rsid w:val="00D700C3"/>
    <w:rsid w:val="00D701E5"/>
    <w:rsid w:val="00D70396"/>
    <w:rsid w:val="00D703F5"/>
    <w:rsid w:val="00D704F1"/>
    <w:rsid w:val="00D706E8"/>
    <w:rsid w:val="00D707D7"/>
    <w:rsid w:val="00D708C3"/>
    <w:rsid w:val="00D708E9"/>
    <w:rsid w:val="00D70938"/>
    <w:rsid w:val="00D71255"/>
    <w:rsid w:val="00D713C1"/>
    <w:rsid w:val="00D713EB"/>
    <w:rsid w:val="00D71428"/>
    <w:rsid w:val="00D71449"/>
    <w:rsid w:val="00D714B6"/>
    <w:rsid w:val="00D71697"/>
    <w:rsid w:val="00D71703"/>
    <w:rsid w:val="00D7175B"/>
    <w:rsid w:val="00D7176D"/>
    <w:rsid w:val="00D71A41"/>
    <w:rsid w:val="00D71C6F"/>
    <w:rsid w:val="00D71D47"/>
    <w:rsid w:val="00D71F1C"/>
    <w:rsid w:val="00D71F43"/>
    <w:rsid w:val="00D721CF"/>
    <w:rsid w:val="00D7229D"/>
    <w:rsid w:val="00D7232E"/>
    <w:rsid w:val="00D723BE"/>
    <w:rsid w:val="00D72BED"/>
    <w:rsid w:val="00D72C0D"/>
    <w:rsid w:val="00D72FC4"/>
    <w:rsid w:val="00D7324C"/>
    <w:rsid w:val="00D73423"/>
    <w:rsid w:val="00D736E4"/>
    <w:rsid w:val="00D7375F"/>
    <w:rsid w:val="00D738DE"/>
    <w:rsid w:val="00D73984"/>
    <w:rsid w:val="00D73E61"/>
    <w:rsid w:val="00D73EE5"/>
    <w:rsid w:val="00D741B5"/>
    <w:rsid w:val="00D7456B"/>
    <w:rsid w:val="00D749EE"/>
    <w:rsid w:val="00D74A33"/>
    <w:rsid w:val="00D74E6E"/>
    <w:rsid w:val="00D75039"/>
    <w:rsid w:val="00D750D6"/>
    <w:rsid w:val="00D751BA"/>
    <w:rsid w:val="00D75402"/>
    <w:rsid w:val="00D7568A"/>
    <w:rsid w:val="00D756FC"/>
    <w:rsid w:val="00D75732"/>
    <w:rsid w:val="00D76035"/>
    <w:rsid w:val="00D76143"/>
    <w:rsid w:val="00D762CF"/>
    <w:rsid w:val="00D76317"/>
    <w:rsid w:val="00D7653B"/>
    <w:rsid w:val="00D768F6"/>
    <w:rsid w:val="00D76D92"/>
    <w:rsid w:val="00D76E69"/>
    <w:rsid w:val="00D77092"/>
    <w:rsid w:val="00D772E3"/>
    <w:rsid w:val="00D775CB"/>
    <w:rsid w:val="00D779C5"/>
    <w:rsid w:val="00D77C31"/>
    <w:rsid w:val="00D77EAB"/>
    <w:rsid w:val="00D80096"/>
    <w:rsid w:val="00D80324"/>
    <w:rsid w:val="00D80408"/>
    <w:rsid w:val="00D80638"/>
    <w:rsid w:val="00D80668"/>
    <w:rsid w:val="00D80893"/>
    <w:rsid w:val="00D80CCB"/>
    <w:rsid w:val="00D80FCC"/>
    <w:rsid w:val="00D81161"/>
    <w:rsid w:val="00D811A1"/>
    <w:rsid w:val="00D813D6"/>
    <w:rsid w:val="00D8183A"/>
    <w:rsid w:val="00D81A2A"/>
    <w:rsid w:val="00D81C18"/>
    <w:rsid w:val="00D81E78"/>
    <w:rsid w:val="00D81F95"/>
    <w:rsid w:val="00D82116"/>
    <w:rsid w:val="00D82159"/>
    <w:rsid w:val="00D82297"/>
    <w:rsid w:val="00D8236C"/>
    <w:rsid w:val="00D8241E"/>
    <w:rsid w:val="00D8274D"/>
    <w:rsid w:val="00D827DB"/>
    <w:rsid w:val="00D82881"/>
    <w:rsid w:val="00D828D8"/>
    <w:rsid w:val="00D82A37"/>
    <w:rsid w:val="00D82DAD"/>
    <w:rsid w:val="00D82DE1"/>
    <w:rsid w:val="00D82EBF"/>
    <w:rsid w:val="00D836BC"/>
    <w:rsid w:val="00D83B39"/>
    <w:rsid w:val="00D83B8E"/>
    <w:rsid w:val="00D840B1"/>
    <w:rsid w:val="00D8414E"/>
    <w:rsid w:val="00D842A7"/>
    <w:rsid w:val="00D844FD"/>
    <w:rsid w:val="00D84532"/>
    <w:rsid w:val="00D845D8"/>
    <w:rsid w:val="00D847EF"/>
    <w:rsid w:val="00D84B37"/>
    <w:rsid w:val="00D84CAF"/>
    <w:rsid w:val="00D84D3E"/>
    <w:rsid w:val="00D84D57"/>
    <w:rsid w:val="00D84E05"/>
    <w:rsid w:val="00D851E5"/>
    <w:rsid w:val="00D85205"/>
    <w:rsid w:val="00D852AE"/>
    <w:rsid w:val="00D852D0"/>
    <w:rsid w:val="00D853F4"/>
    <w:rsid w:val="00D8547F"/>
    <w:rsid w:val="00D854B3"/>
    <w:rsid w:val="00D85506"/>
    <w:rsid w:val="00D8574F"/>
    <w:rsid w:val="00D857B6"/>
    <w:rsid w:val="00D857EF"/>
    <w:rsid w:val="00D85B2B"/>
    <w:rsid w:val="00D85CEC"/>
    <w:rsid w:val="00D86044"/>
    <w:rsid w:val="00D86079"/>
    <w:rsid w:val="00D861F5"/>
    <w:rsid w:val="00D863EB"/>
    <w:rsid w:val="00D863F7"/>
    <w:rsid w:val="00D86462"/>
    <w:rsid w:val="00D86540"/>
    <w:rsid w:val="00D8654C"/>
    <w:rsid w:val="00D867E0"/>
    <w:rsid w:val="00D86994"/>
    <w:rsid w:val="00D86C86"/>
    <w:rsid w:val="00D86CF2"/>
    <w:rsid w:val="00D86DAB"/>
    <w:rsid w:val="00D870AA"/>
    <w:rsid w:val="00D8719E"/>
    <w:rsid w:val="00D876F7"/>
    <w:rsid w:val="00D87834"/>
    <w:rsid w:val="00D87BE8"/>
    <w:rsid w:val="00D87D77"/>
    <w:rsid w:val="00D90096"/>
    <w:rsid w:val="00D9011B"/>
    <w:rsid w:val="00D902CA"/>
    <w:rsid w:val="00D9047E"/>
    <w:rsid w:val="00D905C2"/>
    <w:rsid w:val="00D9092E"/>
    <w:rsid w:val="00D90B2B"/>
    <w:rsid w:val="00D90B78"/>
    <w:rsid w:val="00D91391"/>
    <w:rsid w:val="00D917ED"/>
    <w:rsid w:val="00D919B3"/>
    <w:rsid w:val="00D91DAC"/>
    <w:rsid w:val="00D91E8E"/>
    <w:rsid w:val="00D91F29"/>
    <w:rsid w:val="00D91F45"/>
    <w:rsid w:val="00D91FFF"/>
    <w:rsid w:val="00D9232A"/>
    <w:rsid w:val="00D923BF"/>
    <w:rsid w:val="00D924AE"/>
    <w:rsid w:val="00D924F6"/>
    <w:rsid w:val="00D9261F"/>
    <w:rsid w:val="00D92693"/>
    <w:rsid w:val="00D92729"/>
    <w:rsid w:val="00D927BD"/>
    <w:rsid w:val="00D92802"/>
    <w:rsid w:val="00D9281C"/>
    <w:rsid w:val="00D92888"/>
    <w:rsid w:val="00D928D6"/>
    <w:rsid w:val="00D92954"/>
    <w:rsid w:val="00D929F9"/>
    <w:rsid w:val="00D92D05"/>
    <w:rsid w:val="00D92D48"/>
    <w:rsid w:val="00D92FF7"/>
    <w:rsid w:val="00D93421"/>
    <w:rsid w:val="00D93477"/>
    <w:rsid w:val="00D934CA"/>
    <w:rsid w:val="00D93752"/>
    <w:rsid w:val="00D93A7C"/>
    <w:rsid w:val="00D93CBD"/>
    <w:rsid w:val="00D9407D"/>
    <w:rsid w:val="00D940E6"/>
    <w:rsid w:val="00D94377"/>
    <w:rsid w:val="00D945C2"/>
    <w:rsid w:val="00D9462E"/>
    <w:rsid w:val="00D9469C"/>
    <w:rsid w:val="00D94BC7"/>
    <w:rsid w:val="00D94FBE"/>
    <w:rsid w:val="00D94FE6"/>
    <w:rsid w:val="00D95170"/>
    <w:rsid w:val="00D95519"/>
    <w:rsid w:val="00D956A3"/>
    <w:rsid w:val="00D95E1D"/>
    <w:rsid w:val="00D96459"/>
    <w:rsid w:val="00D96F7A"/>
    <w:rsid w:val="00D970D2"/>
    <w:rsid w:val="00D97288"/>
    <w:rsid w:val="00D97369"/>
    <w:rsid w:val="00D973DB"/>
    <w:rsid w:val="00D97587"/>
    <w:rsid w:val="00D9759D"/>
    <w:rsid w:val="00D97677"/>
    <w:rsid w:val="00D97ADA"/>
    <w:rsid w:val="00D97BD1"/>
    <w:rsid w:val="00D97C1A"/>
    <w:rsid w:val="00D97E1C"/>
    <w:rsid w:val="00D97FD1"/>
    <w:rsid w:val="00DA028F"/>
    <w:rsid w:val="00DA046C"/>
    <w:rsid w:val="00DA0770"/>
    <w:rsid w:val="00DA077F"/>
    <w:rsid w:val="00DA081C"/>
    <w:rsid w:val="00DA0879"/>
    <w:rsid w:val="00DA0AC7"/>
    <w:rsid w:val="00DA0D5A"/>
    <w:rsid w:val="00DA0D91"/>
    <w:rsid w:val="00DA0E27"/>
    <w:rsid w:val="00DA1057"/>
    <w:rsid w:val="00DA10AA"/>
    <w:rsid w:val="00DA126A"/>
    <w:rsid w:val="00DA154B"/>
    <w:rsid w:val="00DA155D"/>
    <w:rsid w:val="00DA1592"/>
    <w:rsid w:val="00DA18E7"/>
    <w:rsid w:val="00DA1933"/>
    <w:rsid w:val="00DA1C7D"/>
    <w:rsid w:val="00DA1E81"/>
    <w:rsid w:val="00DA2006"/>
    <w:rsid w:val="00DA21D2"/>
    <w:rsid w:val="00DA228F"/>
    <w:rsid w:val="00DA25B9"/>
    <w:rsid w:val="00DA26CD"/>
    <w:rsid w:val="00DA2A7E"/>
    <w:rsid w:val="00DA2A94"/>
    <w:rsid w:val="00DA2B4B"/>
    <w:rsid w:val="00DA2BF7"/>
    <w:rsid w:val="00DA309B"/>
    <w:rsid w:val="00DA3112"/>
    <w:rsid w:val="00DA332A"/>
    <w:rsid w:val="00DA3331"/>
    <w:rsid w:val="00DA33AF"/>
    <w:rsid w:val="00DA33B3"/>
    <w:rsid w:val="00DA33FD"/>
    <w:rsid w:val="00DA352A"/>
    <w:rsid w:val="00DA36C6"/>
    <w:rsid w:val="00DA383E"/>
    <w:rsid w:val="00DA3E00"/>
    <w:rsid w:val="00DA3E0F"/>
    <w:rsid w:val="00DA430B"/>
    <w:rsid w:val="00DA432E"/>
    <w:rsid w:val="00DA48B5"/>
    <w:rsid w:val="00DA4B83"/>
    <w:rsid w:val="00DA4DB0"/>
    <w:rsid w:val="00DA53FE"/>
    <w:rsid w:val="00DA5511"/>
    <w:rsid w:val="00DA5596"/>
    <w:rsid w:val="00DA589E"/>
    <w:rsid w:val="00DA5971"/>
    <w:rsid w:val="00DA5A4D"/>
    <w:rsid w:val="00DA5D6C"/>
    <w:rsid w:val="00DA5E68"/>
    <w:rsid w:val="00DA6002"/>
    <w:rsid w:val="00DA60A6"/>
    <w:rsid w:val="00DA60ED"/>
    <w:rsid w:val="00DA62FE"/>
    <w:rsid w:val="00DA682F"/>
    <w:rsid w:val="00DA6ACF"/>
    <w:rsid w:val="00DA6AFD"/>
    <w:rsid w:val="00DA6CFB"/>
    <w:rsid w:val="00DA6EE4"/>
    <w:rsid w:val="00DA6EFD"/>
    <w:rsid w:val="00DA6FD5"/>
    <w:rsid w:val="00DA7098"/>
    <w:rsid w:val="00DA721E"/>
    <w:rsid w:val="00DA72B6"/>
    <w:rsid w:val="00DA775D"/>
    <w:rsid w:val="00DA78B9"/>
    <w:rsid w:val="00DA78FA"/>
    <w:rsid w:val="00DA79C5"/>
    <w:rsid w:val="00DA7B72"/>
    <w:rsid w:val="00DA7CD6"/>
    <w:rsid w:val="00DA7D16"/>
    <w:rsid w:val="00DA7DA6"/>
    <w:rsid w:val="00DA7ED5"/>
    <w:rsid w:val="00DB00BD"/>
    <w:rsid w:val="00DB0338"/>
    <w:rsid w:val="00DB0565"/>
    <w:rsid w:val="00DB067F"/>
    <w:rsid w:val="00DB06F8"/>
    <w:rsid w:val="00DB075F"/>
    <w:rsid w:val="00DB08B3"/>
    <w:rsid w:val="00DB091B"/>
    <w:rsid w:val="00DB0B47"/>
    <w:rsid w:val="00DB0F02"/>
    <w:rsid w:val="00DB0FA1"/>
    <w:rsid w:val="00DB1079"/>
    <w:rsid w:val="00DB12C0"/>
    <w:rsid w:val="00DB14B1"/>
    <w:rsid w:val="00DB189B"/>
    <w:rsid w:val="00DB1932"/>
    <w:rsid w:val="00DB1933"/>
    <w:rsid w:val="00DB19D5"/>
    <w:rsid w:val="00DB1C71"/>
    <w:rsid w:val="00DB2078"/>
    <w:rsid w:val="00DB21EA"/>
    <w:rsid w:val="00DB23EA"/>
    <w:rsid w:val="00DB29D2"/>
    <w:rsid w:val="00DB2B4E"/>
    <w:rsid w:val="00DB2E8D"/>
    <w:rsid w:val="00DB34BE"/>
    <w:rsid w:val="00DB373F"/>
    <w:rsid w:val="00DB38E9"/>
    <w:rsid w:val="00DB3974"/>
    <w:rsid w:val="00DB3ED0"/>
    <w:rsid w:val="00DB3EF5"/>
    <w:rsid w:val="00DB407F"/>
    <w:rsid w:val="00DB418C"/>
    <w:rsid w:val="00DB42DE"/>
    <w:rsid w:val="00DB4364"/>
    <w:rsid w:val="00DB4791"/>
    <w:rsid w:val="00DB5192"/>
    <w:rsid w:val="00DB5233"/>
    <w:rsid w:val="00DB55E6"/>
    <w:rsid w:val="00DB5967"/>
    <w:rsid w:val="00DB5A25"/>
    <w:rsid w:val="00DB5AD0"/>
    <w:rsid w:val="00DB5BDC"/>
    <w:rsid w:val="00DB5C9A"/>
    <w:rsid w:val="00DB64AC"/>
    <w:rsid w:val="00DB653F"/>
    <w:rsid w:val="00DB672D"/>
    <w:rsid w:val="00DB6A11"/>
    <w:rsid w:val="00DB6E09"/>
    <w:rsid w:val="00DB6E78"/>
    <w:rsid w:val="00DB6F4F"/>
    <w:rsid w:val="00DB71FD"/>
    <w:rsid w:val="00DB75CA"/>
    <w:rsid w:val="00DB7AF0"/>
    <w:rsid w:val="00DB7C10"/>
    <w:rsid w:val="00DB7D8C"/>
    <w:rsid w:val="00DB7F5D"/>
    <w:rsid w:val="00DC0063"/>
    <w:rsid w:val="00DC040B"/>
    <w:rsid w:val="00DC0547"/>
    <w:rsid w:val="00DC0634"/>
    <w:rsid w:val="00DC0639"/>
    <w:rsid w:val="00DC0BE4"/>
    <w:rsid w:val="00DC0C92"/>
    <w:rsid w:val="00DC0E55"/>
    <w:rsid w:val="00DC131F"/>
    <w:rsid w:val="00DC14D8"/>
    <w:rsid w:val="00DC1AE7"/>
    <w:rsid w:val="00DC1D64"/>
    <w:rsid w:val="00DC1E14"/>
    <w:rsid w:val="00DC1E5A"/>
    <w:rsid w:val="00DC1ED1"/>
    <w:rsid w:val="00DC200A"/>
    <w:rsid w:val="00DC2125"/>
    <w:rsid w:val="00DC2769"/>
    <w:rsid w:val="00DC290E"/>
    <w:rsid w:val="00DC2989"/>
    <w:rsid w:val="00DC29F9"/>
    <w:rsid w:val="00DC2D30"/>
    <w:rsid w:val="00DC2E50"/>
    <w:rsid w:val="00DC3167"/>
    <w:rsid w:val="00DC33C8"/>
    <w:rsid w:val="00DC35DD"/>
    <w:rsid w:val="00DC36B3"/>
    <w:rsid w:val="00DC36BD"/>
    <w:rsid w:val="00DC3704"/>
    <w:rsid w:val="00DC379C"/>
    <w:rsid w:val="00DC3F06"/>
    <w:rsid w:val="00DC408F"/>
    <w:rsid w:val="00DC41E0"/>
    <w:rsid w:val="00DC4288"/>
    <w:rsid w:val="00DC441A"/>
    <w:rsid w:val="00DC46A8"/>
    <w:rsid w:val="00DC4871"/>
    <w:rsid w:val="00DC48A0"/>
    <w:rsid w:val="00DC48E0"/>
    <w:rsid w:val="00DC4B6A"/>
    <w:rsid w:val="00DC4F31"/>
    <w:rsid w:val="00DC5036"/>
    <w:rsid w:val="00DC5174"/>
    <w:rsid w:val="00DC5214"/>
    <w:rsid w:val="00DC52A5"/>
    <w:rsid w:val="00DC538D"/>
    <w:rsid w:val="00DC5393"/>
    <w:rsid w:val="00DC5818"/>
    <w:rsid w:val="00DC59E8"/>
    <w:rsid w:val="00DC5CD7"/>
    <w:rsid w:val="00DC5EA7"/>
    <w:rsid w:val="00DC5F07"/>
    <w:rsid w:val="00DC600D"/>
    <w:rsid w:val="00DC653B"/>
    <w:rsid w:val="00DC6653"/>
    <w:rsid w:val="00DC677F"/>
    <w:rsid w:val="00DC6B8B"/>
    <w:rsid w:val="00DC6C29"/>
    <w:rsid w:val="00DC70FD"/>
    <w:rsid w:val="00DC72BE"/>
    <w:rsid w:val="00DC72DA"/>
    <w:rsid w:val="00DC73C6"/>
    <w:rsid w:val="00DC7432"/>
    <w:rsid w:val="00DC7433"/>
    <w:rsid w:val="00DC74E7"/>
    <w:rsid w:val="00DC7A34"/>
    <w:rsid w:val="00DC7A93"/>
    <w:rsid w:val="00DC7B44"/>
    <w:rsid w:val="00DC7BFF"/>
    <w:rsid w:val="00DC7C04"/>
    <w:rsid w:val="00DD00B0"/>
    <w:rsid w:val="00DD00C7"/>
    <w:rsid w:val="00DD0146"/>
    <w:rsid w:val="00DD09BE"/>
    <w:rsid w:val="00DD0D76"/>
    <w:rsid w:val="00DD0EA0"/>
    <w:rsid w:val="00DD0F0A"/>
    <w:rsid w:val="00DD10B1"/>
    <w:rsid w:val="00DD10D2"/>
    <w:rsid w:val="00DD126C"/>
    <w:rsid w:val="00DD1591"/>
    <w:rsid w:val="00DD1774"/>
    <w:rsid w:val="00DD1787"/>
    <w:rsid w:val="00DD17E9"/>
    <w:rsid w:val="00DD1A55"/>
    <w:rsid w:val="00DD1F19"/>
    <w:rsid w:val="00DD1F38"/>
    <w:rsid w:val="00DD1F99"/>
    <w:rsid w:val="00DD1FFC"/>
    <w:rsid w:val="00DD2246"/>
    <w:rsid w:val="00DD22F0"/>
    <w:rsid w:val="00DD2519"/>
    <w:rsid w:val="00DD258D"/>
    <w:rsid w:val="00DD28DC"/>
    <w:rsid w:val="00DD293D"/>
    <w:rsid w:val="00DD2943"/>
    <w:rsid w:val="00DD298C"/>
    <w:rsid w:val="00DD299A"/>
    <w:rsid w:val="00DD2A48"/>
    <w:rsid w:val="00DD2AA7"/>
    <w:rsid w:val="00DD2ACD"/>
    <w:rsid w:val="00DD2BE3"/>
    <w:rsid w:val="00DD2DAF"/>
    <w:rsid w:val="00DD2F60"/>
    <w:rsid w:val="00DD3035"/>
    <w:rsid w:val="00DD31B8"/>
    <w:rsid w:val="00DD31CA"/>
    <w:rsid w:val="00DD33A3"/>
    <w:rsid w:val="00DD34DE"/>
    <w:rsid w:val="00DD36C5"/>
    <w:rsid w:val="00DD389C"/>
    <w:rsid w:val="00DD39DD"/>
    <w:rsid w:val="00DD3B81"/>
    <w:rsid w:val="00DD3ECC"/>
    <w:rsid w:val="00DD421C"/>
    <w:rsid w:val="00DD437D"/>
    <w:rsid w:val="00DD45A2"/>
    <w:rsid w:val="00DD48CC"/>
    <w:rsid w:val="00DD4985"/>
    <w:rsid w:val="00DD4B34"/>
    <w:rsid w:val="00DD4D5E"/>
    <w:rsid w:val="00DD4EB6"/>
    <w:rsid w:val="00DD4EE9"/>
    <w:rsid w:val="00DD500B"/>
    <w:rsid w:val="00DD5708"/>
    <w:rsid w:val="00DD59CF"/>
    <w:rsid w:val="00DD5D15"/>
    <w:rsid w:val="00DD60C4"/>
    <w:rsid w:val="00DD627A"/>
    <w:rsid w:val="00DD62D1"/>
    <w:rsid w:val="00DD62E4"/>
    <w:rsid w:val="00DD63C7"/>
    <w:rsid w:val="00DD6899"/>
    <w:rsid w:val="00DD6BF5"/>
    <w:rsid w:val="00DD6D1F"/>
    <w:rsid w:val="00DD6D76"/>
    <w:rsid w:val="00DD6E5B"/>
    <w:rsid w:val="00DD6E6A"/>
    <w:rsid w:val="00DD6EF7"/>
    <w:rsid w:val="00DD6FAE"/>
    <w:rsid w:val="00DD7464"/>
    <w:rsid w:val="00DD7995"/>
    <w:rsid w:val="00DD7BB1"/>
    <w:rsid w:val="00DD7BF8"/>
    <w:rsid w:val="00DD7C8D"/>
    <w:rsid w:val="00DD7D4F"/>
    <w:rsid w:val="00DD7F64"/>
    <w:rsid w:val="00DE0208"/>
    <w:rsid w:val="00DE046A"/>
    <w:rsid w:val="00DE04F1"/>
    <w:rsid w:val="00DE0604"/>
    <w:rsid w:val="00DE0708"/>
    <w:rsid w:val="00DE0782"/>
    <w:rsid w:val="00DE07A8"/>
    <w:rsid w:val="00DE0B04"/>
    <w:rsid w:val="00DE0CDF"/>
    <w:rsid w:val="00DE0FA6"/>
    <w:rsid w:val="00DE0FBB"/>
    <w:rsid w:val="00DE125B"/>
    <w:rsid w:val="00DE18E5"/>
    <w:rsid w:val="00DE19AD"/>
    <w:rsid w:val="00DE235C"/>
    <w:rsid w:val="00DE273B"/>
    <w:rsid w:val="00DE274C"/>
    <w:rsid w:val="00DE2891"/>
    <w:rsid w:val="00DE2911"/>
    <w:rsid w:val="00DE2A4B"/>
    <w:rsid w:val="00DE2E84"/>
    <w:rsid w:val="00DE2F50"/>
    <w:rsid w:val="00DE32CE"/>
    <w:rsid w:val="00DE3345"/>
    <w:rsid w:val="00DE346F"/>
    <w:rsid w:val="00DE351E"/>
    <w:rsid w:val="00DE354A"/>
    <w:rsid w:val="00DE38F9"/>
    <w:rsid w:val="00DE3B07"/>
    <w:rsid w:val="00DE3B64"/>
    <w:rsid w:val="00DE3CD1"/>
    <w:rsid w:val="00DE3D08"/>
    <w:rsid w:val="00DE3F26"/>
    <w:rsid w:val="00DE42CC"/>
    <w:rsid w:val="00DE4467"/>
    <w:rsid w:val="00DE4521"/>
    <w:rsid w:val="00DE48BC"/>
    <w:rsid w:val="00DE4911"/>
    <w:rsid w:val="00DE4963"/>
    <w:rsid w:val="00DE49E9"/>
    <w:rsid w:val="00DE4AD6"/>
    <w:rsid w:val="00DE4C7E"/>
    <w:rsid w:val="00DE4DFB"/>
    <w:rsid w:val="00DE5029"/>
    <w:rsid w:val="00DE5096"/>
    <w:rsid w:val="00DE5126"/>
    <w:rsid w:val="00DE53EE"/>
    <w:rsid w:val="00DE55D2"/>
    <w:rsid w:val="00DE565E"/>
    <w:rsid w:val="00DE5A00"/>
    <w:rsid w:val="00DE5C0E"/>
    <w:rsid w:val="00DE5C23"/>
    <w:rsid w:val="00DE68D5"/>
    <w:rsid w:val="00DE6AA2"/>
    <w:rsid w:val="00DE6DCA"/>
    <w:rsid w:val="00DE6F04"/>
    <w:rsid w:val="00DE6F26"/>
    <w:rsid w:val="00DE7284"/>
    <w:rsid w:val="00DE7359"/>
    <w:rsid w:val="00DE735B"/>
    <w:rsid w:val="00DE73A3"/>
    <w:rsid w:val="00DE7517"/>
    <w:rsid w:val="00DE7713"/>
    <w:rsid w:val="00DE774E"/>
    <w:rsid w:val="00DE78EF"/>
    <w:rsid w:val="00DE7A46"/>
    <w:rsid w:val="00DE7CC6"/>
    <w:rsid w:val="00DE7CF6"/>
    <w:rsid w:val="00DE7DFC"/>
    <w:rsid w:val="00DE7F73"/>
    <w:rsid w:val="00DF0086"/>
    <w:rsid w:val="00DF00DC"/>
    <w:rsid w:val="00DF0408"/>
    <w:rsid w:val="00DF0453"/>
    <w:rsid w:val="00DF0494"/>
    <w:rsid w:val="00DF06B2"/>
    <w:rsid w:val="00DF07EB"/>
    <w:rsid w:val="00DF0C43"/>
    <w:rsid w:val="00DF0D0C"/>
    <w:rsid w:val="00DF1078"/>
    <w:rsid w:val="00DF120F"/>
    <w:rsid w:val="00DF13A4"/>
    <w:rsid w:val="00DF178B"/>
    <w:rsid w:val="00DF1813"/>
    <w:rsid w:val="00DF1841"/>
    <w:rsid w:val="00DF1B32"/>
    <w:rsid w:val="00DF1BC1"/>
    <w:rsid w:val="00DF1E30"/>
    <w:rsid w:val="00DF1F73"/>
    <w:rsid w:val="00DF259A"/>
    <w:rsid w:val="00DF2617"/>
    <w:rsid w:val="00DF2900"/>
    <w:rsid w:val="00DF2AFD"/>
    <w:rsid w:val="00DF2C34"/>
    <w:rsid w:val="00DF2D6F"/>
    <w:rsid w:val="00DF30EA"/>
    <w:rsid w:val="00DF316A"/>
    <w:rsid w:val="00DF3403"/>
    <w:rsid w:val="00DF345B"/>
    <w:rsid w:val="00DF35C0"/>
    <w:rsid w:val="00DF3643"/>
    <w:rsid w:val="00DF38F7"/>
    <w:rsid w:val="00DF3992"/>
    <w:rsid w:val="00DF3D43"/>
    <w:rsid w:val="00DF3DF1"/>
    <w:rsid w:val="00DF3F68"/>
    <w:rsid w:val="00DF3F82"/>
    <w:rsid w:val="00DF40A0"/>
    <w:rsid w:val="00DF40C8"/>
    <w:rsid w:val="00DF415B"/>
    <w:rsid w:val="00DF44EA"/>
    <w:rsid w:val="00DF471C"/>
    <w:rsid w:val="00DF4833"/>
    <w:rsid w:val="00DF486C"/>
    <w:rsid w:val="00DF4D6F"/>
    <w:rsid w:val="00DF5329"/>
    <w:rsid w:val="00DF54BF"/>
    <w:rsid w:val="00DF5541"/>
    <w:rsid w:val="00DF558E"/>
    <w:rsid w:val="00DF55FC"/>
    <w:rsid w:val="00DF5874"/>
    <w:rsid w:val="00DF58DE"/>
    <w:rsid w:val="00DF5A15"/>
    <w:rsid w:val="00DF5A26"/>
    <w:rsid w:val="00DF5A2C"/>
    <w:rsid w:val="00DF5A71"/>
    <w:rsid w:val="00DF5A94"/>
    <w:rsid w:val="00DF5AF9"/>
    <w:rsid w:val="00DF5C23"/>
    <w:rsid w:val="00DF5CD9"/>
    <w:rsid w:val="00DF5D0B"/>
    <w:rsid w:val="00DF5F2B"/>
    <w:rsid w:val="00DF60A3"/>
    <w:rsid w:val="00DF6280"/>
    <w:rsid w:val="00DF6335"/>
    <w:rsid w:val="00DF650F"/>
    <w:rsid w:val="00DF652F"/>
    <w:rsid w:val="00DF65F2"/>
    <w:rsid w:val="00DF66D6"/>
    <w:rsid w:val="00DF67DF"/>
    <w:rsid w:val="00DF69B8"/>
    <w:rsid w:val="00DF6ACE"/>
    <w:rsid w:val="00DF6C9F"/>
    <w:rsid w:val="00DF6D18"/>
    <w:rsid w:val="00DF6DE8"/>
    <w:rsid w:val="00DF6E9B"/>
    <w:rsid w:val="00DF6FE8"/>
    <w:rsid w:val="00DF799C"/>
    <w:rsid w:val="00DF7A03"/>
    <w:rsid w:val="00DF7AB2"/>
    <w:rsid w:val="00DF7B27"/>
    <w:rsid w:val="00DF7C36"/>
    <w:rsid w:val="00DF7EF0"/>
    <w:rsid w:val="00E00B39"/>
    <w:rsid w:val="00E00D49"/>
    <w:rsid w:val="00E01162"/>
    <w:rsid w:val="00E013D9"/>
    <w:rsid w:val="00E01520"/>
    <w:rsid w:val="00E01810"/>
    <w:rsid w:val="00E01A7A"/>
    <w:rsid w:val="00E01C0F"/>
    <w:rsid w:val="00E01EFD"/>
    <w:rsid w:val="00E02023"/>
    <w:rsid w:val="00E0204D"/>
    <w:rsid w:val="00E020F9"/>
    <w:rsid w:val="00E0226C"/>
    <w:rsid w:val="00E023BB"/>
    <w:rsid w:val="00E02436"/>
    <w:rsid w:val="00E02698"/>
    <w:rsid w:val="00E02817"/>
    <w:rsid w:val="00E029FF"/>
    <w:rsid w:val="00E02A89"/>
    <w:rsid w:val="00E02AB2"/>
    <w:rsid w:val="00E0322E"/>
    <w:rsid w:val="00E037CB"/>
    <w:rsid w:val="00E0389F"/>
    <w:rsid w:val="00E03A16"/>
    <w:rsid w:val="00E03BF3"/>
    <w:rsid w:val="00E03BF7"/>
    <w:rsid w:val="00E03FE5"/>
    <w:rsid w:val="00E040ED"/>
    <w:rsid w:val="00E0415B"/>
    <w:rsid w:val="00E0423D"/>
    <w:rsid w:val="00E043FF"/>
    <w:rsid w:val="00E04417"/>
    <w:rsid w:val="00E044A0"/>
    <w:rsid w:val="00E0457E"/>
    <w:rsid w:val="00E049EF"/>
    <w:rsid w:val="00E04C11"/>
    <w:rsid w:val="00E04E09"/>
    <w:rsid w:val="00E05025"/>
    <w:rsid w:val="00E0526C"/>
    <w:rsid w:val="00E05353"/>
    <w:rsid w:val="00E066F0"/>
    <w:rsid w:val="00E06DED"/>
    <w:rsid w:val="00E06FC3"/>
    <w:rsid w:val="00E073E4"/>
    <w:rsid w:val="00E07834"/>
    <w:rsid w:val="00E1007D"/>
    <w:rsid w:val="00E10392"/>
    <w:rsid w:val="00E10591"/>
    <w:rsid w:val="00E105B1"/>
    <w:rsid w:val="00E10764"/>
    <w:rsid w:val="00E10AD3"/>
    <w:rsid w:val="00E10E52"/>
    <w:rsid w:val="00E10E64"/>
    <w:rsid w:val="00E10E9D"/>
    <w:rsid w:val="00E11089"/>
    <w:rsid w:val="00E111DD"/>
    <w:rsid w:val="00E11303"/>
    <w:rsid w:val="00E113B5"/>
    <w:rsid w:val="00E11702"/>
    <w:rsid w:val="00E11909"/>
    <w:rsid w:val="00E11A08"/>
    <w:rsid w:val="00E11A27"/>
    <w:rsid w:val="00E11B2B"/>
    <w:rsid w:val="00E11C96"/>
    <w:rsid w:val="00E11DDF"/>
    <w:rsid w:val="00E1200E"/>
    <w:rsid w:val="00E1205D"/>
    <w:rsid w:val="00E12203"/>
    <w:rsid w:val="00E123BE"/>
    <w:rsid w:val="00E12548"/>
    <w:rsid w:val="00E126BC"/>
    <w:rsid w:val="00E1270E"/>
    <w:rsid w:val="00E12717"/>
    <w:rsid w:val="00E1271F"/>
    <w:rsid w:val="00E1280C"/>
    <w:rsid w:val="00E12921"/>
    <w:rsid w:val="00E129A0"/>
    <w:rsid w:val="00E12AE0"/>
    <w:rsid w:val="00E12D06"/>
    <w:rsid w:val="00E13331"/>
    <w:rsid w:val="00E138D5"/>
    <w:rsid w:val="00E139AE"/>
    <w:rsid w:val="00E139B0"/>
    <w:rsid w:val="00E1416D"/>
    <w:rsid w:val="00E14246"/>
    <w:rsid w:val="00E1447B"/>
    <w:rsid w:val="00E1448B"/>
    <w:rsid w:val="00E1464D"/>
    <w:rsid w:val="00E14829"/>
    <w:rsid w:val="00E14B4F"/>
    <w:rsid w:val="00E14C2C"/>
    <w:rsid w:val="00E15099"/>
    <w:rsid w:val="00E151CB"/>
    <w:rsid w:val="00E1523B"/>
    <w:rsid w:val="00E15244"/>
    <w:rsid w:val="00E1546C"/>
    <w:rsid w:val="00E1556A"/>
    <w:rsid w:val="00E1559D"/>
    <w:rsid w:val="00E15604"/>
    <w:rsid w:val="00E15692"/>
    <w:rsid w:val="00E15B9A"/>
    <w:rsid w:val="00E15D45"/>
    <w:rsid w:val="00E1628C"/>
    <w:rsid w:val="00E1641E"/>
    <w:rsid w:val="00E167AE"/>
    <w:rsid w:val="00E16B8E"/>
    <w:rsid w:val="00E17111"/>
    <w:rsid w:val="00E17279"/>
    <w:rsid w:val="00E176E1"/>
    <w:rsid w:val="00E17A02"/>
    <w:rsid w:val="00E17D9F"/>
    <w:rsid w:val="00E17F6F"/>
    <w:rsid w:val="00E17FBC"/>
    <w:rsid w:val="00E20251"/>
    <w:rsid w:val="00E20668"/>
    <w:rsid w:val="00E206A8"/>
    <w:rsid w:val="00E20A96"/>
    <w:rsid w:val="00E20CBB"/>
    <w:rsid w:val="00E2103A"/>
    <w:rsid w:val="00E211E7"/>
    <w:rsid w:val="00E21241"/>
    <w:rsid w:val="00E212E6"/>
    <w:rsid w:val="00E2143F"/>
    <w:rsid w:val="00E21563"/>
    <w:rsid w:val="00E215B6"/>
    <w:rsid w:val="00E21770"/>
    <w:rsid w:val="00E219ED"/>
    <w:rsid w:val="00E21B45"/>
    <w:rsid w:val="00E21B6D"/>
    <w:rsid w:val="00E21D70"/>
    <w:rsid w:val="00E21DDC"/>
    <w:rsid w:val="00E21E06"/>
    <w:rsid w:val="00E21E9C"/>
    <w:rsid w:val="00E22121"/>
    <w:rsid w:val="00E221A0"/>
    <w:rsid w:val="00E2252C"/>
    <w:rsid w:val="00E22728"/>
    <w:rsid w:val="00E22977"/>
    <w:rsid w:val="00E22AB4"/>
    <w:rsid w:val="00E22C46"/>
    <w:rsid w:val="00E22D8D"/>
    <w:rsid w:val="00E2354D"/>
    <w:rsid w:val="00E2355D"/>
    <w:rsid w:val="00E236FA"/>
    <w:rsid w:val="00E23B2E"/>
    <w:rsid w:val="00E23FCA"/>
    <w:rsid w:val="00E24085"/>
    <w:rsid w:val="00E242BD"/>
    <w:rsid w:val="00E24858"/>
    <w:rsid w:val="00E2486D"/>
    <w:rsid w:val="00E2487D"/>
    <w:rsid w:val="00E2495E"/>
    <w:rsid w:val="00E24AE6"/>
    <w:rsid w:val="00E24C16"/>
    <w:rsid w:val="00E24C89"/>
    <w:rsid w:val="00E24E06"/>
    <w:rsid w:val="00E250B7"/>
    <w:rsid w:val="00E2520C"/>
    <w:rsid w:val="00E252E1"/>
    <w:rsid w:val="00E252E8"/>
    <w:rsid w:val="00E25402"/>
    <w:rsid w:val="00E254CF"/>
    <w:rsid w:val="00E25505"/>
    <w:rsid w:val="00E25A6F"/>
    <w:rsid w:val="00E25C1B"/>
    <w:rsid w:val="00E25CE8"/>
    <w:rsid w:val="00E25EDB"/>
    <w:rsid w:val="00E25EF2"/>
    <w:rsid w:val="00E261F3"/>
    <w:rsid w:val="00E26598"/>
    <w:rsid w:val="00E26687"/>
    <w:rsid w:val="00E26A3E"/>
    <w:rsid w:val="00E26AF0"/>
    <w:rsid w:val="00E26D56"/>
    <w:rsid w:val="00E27137"/>
    <w:rsid w:val="00E272B6"/>
    <w:rsid w:val="00E274A9"/>
    <w:rsid w:val="00E274EB"/>
    <w:rsid w:val="00E27546"/>
    <w:rsid w:val="00E276DC"/>
    <w:rsid w:val="00E276EF"/>
    <w:rsid w:val="00E279A4"/>
    <w:rsid w:val="00E27C54"/>
    <w:rsid w:val="00E27F9B"/>
    <w:rsid w:val="00E3014C"/>
    <w:rsid w:val="00E30234"/>
    <w:rsid w:val="00E30272"/>
    <w:rsid w:val="00E3054B"/>
    <w:rsid w:val="00E30660"/>
    <w:rsid w:val="00E30848"/>
    <w:rsid w:val="00E308C7"/>
    <w:rsid w:val="00E309FA"/>
    <w:rsid w:val="00E30A0C"/>
    <w:rsid w:val="00E30BB7"/>
    <w:rsid w:val="00E30C47"/>
    <w:rsid w:val="00E31003"/>
    <w:rsid w:val="00E3153D"/>
    <w:rsid w:val="00E316F6"/>
    <w:rsid w:val="00E316FB"/>
    <w:rsid w:val="00E317DD"/>
    <w:rsid w:val="00E3190E"/>
    <w:rsid w:val="00E31F05"/>
    <w:rsid w:val="00E31FB6"/>
    <w:rsid w:val="00E31FC6"/>
    <w:rsid w:val="00E3208B"/>
    <w:rsid w:val="00E324E7"/>
    <w:rsid w:val="00E326DA"/>
    <w:rsid w:val="00E32BFA"/>
    <w:rsid w:val="00E331A5"/>
    <w:rsid w:val="00E333B1"/>
    <w:rsid w:val="00E337B1"/>
    <w:rsid w:val="00E3381E"/>
    <w:rsid w:val="00E3384D"/>
    <w:rsid w:val="00E33918"/>
    <w:rsid w:val="00E33924"/>
    <w:rsid w:val="00E33BD6"/>
    <w:rsid w:val="00E33FA1"/>
    <w:rsid w:val="00E34142"/>
    <w:rsid w:val="00E34171"/>
    <w:rsid w:val="00E34310"/>
    <w:rsid w:val="00E344A0"/>
    <w:rsid w:val="00E34636"/>
    <w:rsid w:val="00E3479C"/>
    <w:rsid w:val="00E34C92"/>
    <w:rsid w:val="00E34CD8"/>
    <w:rsid w:val="00E34E43"/>
    <w:rsid w:val="00E353E1"/>
    <w:rsid w:val="00E354DD"/>
    <w:rsid w:val="00E3560C"/>
    <w:rsid w:val="00E364E0"/>
    <w:rsid w:val="00E36513"/>
    <w:rsid w:val="00E3697C"/>
    <w:rsid w:val="00E3699B"/>
    <w:rsid w:val="00E36A14"/>
    <w:rsid w:val="00E36AD3"/>
    <w:rsid w:val="00E36C54"/>
    <w:rsid w:val="00E36E94"/>
    <w:rsid w:val="00E37172"/>
    <w:rsid w:val="00E37189"/>
    <w:rsid w:val="00E37933"/>
    <w:rsid w:val="00E379E2"/>
    <w:rsid w:val="00E400C0"/>
    <w:rsid w:val="00E4015E"/>
    <w:rsid w:val="00E4028C"/>
    <w:rsid w:val="00E40368"/>
    <w:rsid w:val="00E40478"/>
    <w:rsid w:val="00E406EA"/>
    <w:rsid w:val="00E408DC"/>
    <w:rsid w:val="00E40965"/>
    <w:rsid w:val="00E40A46"/>
    <w:rsid w:val="00E40BC0"/>
    <w:rsid w:val="00E40DBC"/>
    <w:rsid w:val="00E41011"/>
    <w:rsid w:val="00E41047"/>
    <w:rsid w:val="00E410BB"/>
    <w:rsid w:val="00E41106"/>
    <w:rsid w:val="00E41275"/>
    <w:rsid w:val="00E413DD"/>
    <w:rsid w:val="00E4161F"/>
    <w:rsid w:val="00E4192E"/>
    <w:rsid w:val="00E419EC"/>
    <w:rsid w:val="00E41A03"/>
    <w:rsid w:val="00E41A29"/>
    <w:rsid w:val="00E41A8B"/>
    <w:rsid w:val="00E41D25"/>
    <w:rsid w:val="00E41E46"/>
    <w:rsid w:val="00E4209A"/>
    <w:rsid w:val="00E4218F"/>
    <w:rsid w:val="00E42193"/>
    <w:rsid w:val="00E426ED"/>
    <w:rsid w:val="00E42ABD"/>
    <w:rsid w:val="00E42D3B"/>
    <w:rsid w:val="00E4328C"/>
    <w:rsid w:val="00E434DE"/>
    <w:rsid w:val="00E434FA"/>
    <w:rsid w:val="00E437A5"/>
    <w:rsid w:val="00E43914"/>
    <w:rsid w:val="00E4397F"/>
    <w:rsid w:val="00E43CDB"/>
    <w:rsid w:val="00E43F8A"/>
    <w:rsid w:val="00E441B4"/>
    <w:rsid w:val="00E4448B"/>
    <w:rsid w:val="00E4469D"/>
    <w:rsid w:val="00E44A98"/>
    <w:rsid w:val="00E44D53"/>
    <w:rsid w:val="00E452FA"/>
    <w:rsid w:val="00E45379"/>
    <w:rsid w:val="00E45436"/>
    <w:rsid w:val="00E45841"/>
    <w:rsid w:val="00E45B2E"/>
    <w:rsid w:val="00E45C73"/>
    <w:rsid w:val="00E45F3A"/>
    <w:rsid w:val="00E463D0"/>
    <w:rsid w:val="00E4645B"/>
    <w:rsid w:val="00E46B97"/>
    <w:rsid w:val="00E46CE8"/>
    <w:rsid w:val="00E46F87"/>
    <w:rsid w:val="00E472A2"/>
    <w:rsid w:val="00E47C4D"/>
    <w:rsid w:val="00E47F0C"/>
    <w:rsid w:val="00E5006B"/>
    <w:rsid w:val="00E503A5"/>
    <w:rsid w:val="00E503E6"/>
    <w:rsid w:val="00E50549"/>
    <w:rsid w:val="00E505DD"/>
    <w:rsid w:val="00E505EA"/>
    <w:rsid w:val="00E50BE6"/>
    <w:rsid w:val="00E50F40"/>
    <w:rsid w:val="00E51300"/>
    <w:rsid w:val="00E514B4"/>
    <w:rsid w:val="00E5160E"/>
    <w:rsid w:val="00E5172E"/>
    <w:rsid w:val="00E517FF"/>
    <w:rsid w:val="00E51A64"/>
    <w:rsid w:val="00E51B9F"/>
    <w:rsid w:val="00E51C3C"/>
    <w:rsid w:val="00E51DDA"/>
    <w:rsid w:val="00E51EE2"/>
    <w:rsid w:val="00E52012"/>
    <w:rsid w:val="00E5208D"/>
    <w:rsid w:val="00E5222A"/>
    <w:rsid w:val="00E52282"/>
    <w:rsid w:val="00E52500"/>
    <w:rsid w:val="00E5258A"/>
    <w:rsid w:val="00E52EA3"/>
    <w:rsid w:val="00E530F9"/>
    <w:rsid w:val="00E531DE"/>
    <w:rsid w:val="00E532B6"/>
    <w:rsid w:val="00E53556"/>
    <w:rsid w:val="00E53587"/>
    <w:rsid w:val="00E5360A"/>
    <w:rsid w:val="00E536F3"/>
    <w:rsid w:val="00E53A06"/>
    <w:rsid w:val="00E53A6B"/>
    <w:rsid w:val="00E53C5C"/>
    <w:rsid w:val="00E53D13"/>
    <w:rsid w:val="00E53D4C"/>
    <w:rsid w:val="00E53DBE"/>
    <w:rsid w:val="00E53E73"/>
    <w:rsid w:val="00E54768"/>
    <w:rsid w:val="00E54825"/>
    <w:rsid w:val="00E5485D"/>
    <w:rsid w:val="00E54B94"/>
    <w:rsid w:val="00E54EF0"/>
    <w:rsid w:val="00E55000"/>
    <w:rsid w:val="00E55024"/>
    <w:rsid w:val="00E5519D"/>
    <w:rsid w:val="00E554DF"/>
    <w:rsid w:val="00E55671"/>
    <w:rsid w:val="00E5579C"/>
    <w:rsid w:val="00E55B72"/>
    <w:rsid w:val="00E55D66"/>
    <w:rsid w:val="00E56711"/>
    <w:rsid w:val="00E56715"/>
    <w:rsid w:val="00E5674F"/>
    <w:rsid w:val="00E568B9"/>
    <w:rsid w:val="00E56ABB"/>
    <w:rsid w:val="00E56B84"/>
    <w:rsid w:val="00E56FEB"/>
    <w:rsid w:val="00E570DC"/>
    <w:rsid w:val="00E5712D"/>
    <w:rsid w:val="00E57179"/>
    <w:rsid w:val="00E57369"/>
    <w:rsid w:val="00E57607"/>
    <w:rsid w:val="00E57804"/>
    <w:rsid w:val="00E579DC"/>
    <w:rsid w:val="00E57E3A"/>
    <w:rsid w:val="00E57F8F"/>
    <w:rsid w:val="00E6042F"/>
    <w:rsid w:val="00E60480"/>
    <w:rsid w:val="00E60594"/>
    <w:rsid w:val="00E60762"/>
    <w:rsid w:val="00E608FC"/>
    <w:rsid w:val="00E60928"/>
    <w:rsid w:val="00E60B58"/>
    <w:rsid w:val="00E60BA1"/>
    <w:rsid w:val="00E60C1D"/>
    <w:rsid w:val="00E60FCC"/>
    <w:rsid w:val="00E61137"/>
    <w:rsid w:val="00E612C9"/>
    <w:rsid w:val="00E612FD"/>
    <w:rsid w:val="00E614A4"/>
    <w:rsid w:val="00E614F4"/>
    <w:rsid w:val="00E61614"/>
    <w:rsid w:val="00E619BF"/>
    <w:rsid w:val="00E61A8D"/>
    <w:rsid w:val="00E61C96"/>
    <w:rsid w:val="00E61F43"/>
    <w:rsid w:val="00E61F94"/>
    <w:rsid w:val="00E620F6"/>
    <w:rsid w:val="00E62238"/>
    <w:rsid w:val="00E626C1"/>
    <w:rsid w:val="00E62B24"/>
    <w:rsid w:val="00E62D83"/>
    <w:rsid w:val="00E62E7B"/>
    <w:rsid w:val="00E63024"/>
    <w:rsid w:val="00E63087"/>
    <w:rsid w:val="00E630B1"/>
    <w:rsid w:val="00E632F7"/>
    <w:rsid w:val="00E6339B"/>
    <w:rsid w:val="00E6369A"/>
    <w:rsid w:val="00E636B7"/>
    <w:rsid w:val="00E636BA"/>
    <w:rsid w:val="00E63BDE"/>
    <w:rsid w:val="00E63C7C"/>
    <w:rsid w:val="00E64005"/>
    <w:rsid w:val="00E642C6"/>
    <w:rsid w:val="00E64400"/>
    <w:rsid w:val="00E644E9"/>
    <w:rsid w:val="00E648A9"/>
    <w:rsid w:val="00E64B0C"/>
    <w:rsid w:val="00E6531F"/>
    <w:rsid w:val="00E6574F"/>
    <w:rsid w:val="00E65856"/>
    <w:rsid w:val="00E659D5"/>
    <w:rsid w:val="00E65A5B"/>
    <w:rsid w:val="00E65AEF"/>
    <w:rsid w:val="00E65C8B"/>
    <w:rsid w:val="00E65C8E"/>
    <w:rsid w:val="00E65CC1"/>
    <w:rsid w:val="00E65D5D"/>
    <w:rsid w:val="00E6673D"/>
    <w:rsid w:val="00E668D7"/>
    <w:rsid w:val="00E669BF"/>
    <w:rsid w:val="00E66BCE"/>
    <w:rsid w:val="00E66C1E"/>
    <w:rsid w:val="00E66D68"/>
    <w:rsid w:val="00E66D88"/>
    <w:rsid w:val="00E66ED2"/>
    <w:rsid w:val="00E675B6"/>
    <w:rsid w:val="00E676EE"/>
    <w:rsid w:val="00E6786B"/>
    <w:rsid w:val="00E6786E"/>
    <w:rsid w:val="00E6795B"/>
    <w:rsid w:val="00E67C81"/>
    <w:rsid w:val="00E67DFC"/>
    <w:rsid w:val="00E703C5"/>
    <w:rsid w:val="00E705A7"/>
    <w:rsid w:val="00E707B7"/>
    <w:rsid w:val="00E70946"/>
    <w:rsid w:val="00E710BF"/>
    <w:rsid w:val="00E710CB"/>
    <w:rsid w:val="00E71467"/>
    <w:rsid w:val="00E7149F"/>
    <w:rsid w:val="00E715DD"/>
    <w:rsid w:val="00E71704"/>
    <w:rsid w:val="00E71BC3"/>
    <w:rsid w:val="00E71C4D"/>
    <w:rsid w:val="00E71E90"/>
    <w:rsid w:val="00E71EFE"/>
    <w:rsid w:val="00E71F58"/>
    <w:rsid w:val="00E72293"/>
    <w:rsid w:val="00E72487"/>
    <w:rsid w:val="00E725D7"/>
    <w:rsid w:val="00E726D5"/>
    <w:rsid w:val="00E72760"/>
    <w:rsid w:val="00E72875"/>
    <w:rsid w:val="00E72A6A"/>
    <w:rsid w:val="00E72BB6"/>
    <w:rsid w:val="00E72E30"/>
    <w:rsid w:val="00E72F54"/>
    <w:rsid w:val="00E72F64"/>
    <w:rsid w:val="00E72F95"/>
    <w:rsid w:val="00E7312C"/>
    <w:rsid w:val="00E7337A"/>
    <w:rsid w:val="00E733E7"/>
    <w:rsid w:val="00E73602"/>
    <w:rsid w:val="00E73AAB"/>
    <w:rsid w:val="00E73F02"/>
    <w:rsid w:val="00E73FB0"/>
    <w:rsid w:val="00E73FD0"/>
    <w:rsid w:val="00E742BC"/>
    <w:rsid w:val="00E74391"/>
    <w:rsid w:val="00E743B5"/>
    <w:rsid w:val="00E743CE"/>
    <w:rsid w:val="00E7441D"/>
    <w:rsid w:val="00E7445A"/>
    <w:rsid w:val="00E744FC"/>
    <w:rsid w:val="00E74696"/>
    <w:rsid w:val="00E7479A"/>
    <w:rsid w:val="00E74A4D"/>
    <w:rsid w:val="00E74C53"/>
    <w:rsid w:val="00E74E0C"/>
    <w:rsid w:val="00E74E19"/>
    <w:rsid w:val="00E752D6"/>
    <w:rsid w:val="00E75471"/>
    <w:rsid w:val="00E75537"/>
    <w:rsid w:val="00E757E9"/>
    <w:rsid w:val="00E7591B"/>
    <w:rsid w:val="00E75953"/>
    <w:rsid w:val="00E759B6"/>
    <w:rsid w:val="00E75A2D"/>
    <w:rsid w:val="00E75D14"/>
    <w:rsid w:val="00E75DEC"/>
    <w:rsid w:val="00E75F72"/>
    <w:rsid w:val="00E764E4"/>
    <w:rsid w:val="00E765BB"/>
    <w:rsid w:val="00E766E8"/>
    <w:rsid w:val="00E7696C"/>
    <w:rsid w:val="00E769F5"/>
    <w:rsid w:val="00E76AFD"/>
    <w:rsid w:val="00E76B85"/>
    <w:rsid w:val="00E76D2B"/>
    <w:rsid w:val="00E76E89"/>
    <w:rsid w:val="00E77097"/>
    <w:rsid w:val="00E77142"/>
    <w:rsid w:val="00E7739A"/>
    <w:rsid w:val="00E773FE"/>
    <w:rsid w:val="00E77423"/>
    <w:rsid w:val="00E77506"/>
    <w:rsid w:val="00E77650"/>
    <w:rsid w:val="00E77E45"/>
    <w:rsid w:val="00E77EB5"/>
    <w:rsid w:val="00E801B2"/>
    <w:rsid w:val="00E801C5"/>
    <w:rsid w:val="00E803C3"/>
    <w:rsid w:val="00E80674"/>
    <w:rsid w:val="00E806D6"/>
    <w:rsid w:val="00E806F0"/>
    <w:rsid w:val="00E809F8"/>
    <w:rsid w:val="00E80B95"/>
    <w:rsid w:val="00E80B9E"/>
    <w:rsid w:val="00E80C3C"/>
    <w:rsid w:val="00E80C6A"/>
    <w:rsid w:val="00E81168"/>
    <w:rsid w:val="00E81894"/>
    <w:rsid w:val="00E81CD0"/>
    <w:rsid w:val="00E81F1A"/>
    <w:rsid w:val="00E8208C"/>
    <w:rsid w:val="00E82242"/>
    <w:rsid w:val="00E82375"/>
    <w:rsid w:val="00E823BF"/>
    <w:rsid w:val="00E827B0"/>
    <w:rsid w:val="00E828D3"/>
    <w:rsid w:val="00E82962"/>
    <w:rsid w:val="00E829B5"/>
    <w:rsid w:val="00E82CA2"/>
    <w:rsid w:val="00E82F64"/>
    <w:rsid w:val="00E83397"/>
    <w:rsid w:val="00E835B8"/>
    <w:rsid w:val="00E835BC"/>
    <w:rsid w:val="00E836C0"/>
    <w:rsid w:val="00E83A30"/>
    <w:rsid w:val="00E83B50"/>
    <w:rsid w:val="00E83B74"/>
    <w:rsid w:val="00E83CB7"/>
    <w:rsid w:val="00E83CC6"/>
    <w:rsid w:val="00E83E87"/>
    <w:rsid w:val="00E840B2"/>
    <w:rsid w:val="00E8412B"/>
    <w:rsid w:val="00E841B3"/>
    <w:rsid w:val="00E842A1"/>
    <w:rsid w:val="00E842A2"/>
    <w:rsid w:val="00E843E4"/>
    <w:rsid w:val="00E84682"/>
    <w:rsid w:val="00E84923"/>
    <w:rsid w:val="00E84988"/>
    <w:rsid w:val="00E84A2A"/>
    <w:rsid w:val="00E84DB5"/>
    <w:rsid w:val="00E84E79"/>
    <w:rsid w:val="00E84F1C"/>
    <w:rsid w:val="00E84F4F"/>
    <w:rsid w:val="00E8503C"/>
    <w:rsid w:val="00E85377"/>
    <w:rsid w:val="00E85393"/>
    <w:rsid w:val="00E85470"/>
    <w:rsid w:val="00E855FB"/>
    <w:rsid w:val="00E858F3"/>
    <w:rsid w:val="00E85C8B"/>
    <w:rsid w:val="00E85CC4"/>
    <w:rsid w:val="00E861B2"/>
    <w:rsid w:val="00E861D3"/>
    <w:rsid w:val="00E86574"/>
    <w:rsid w:val="00E865D8"/>
    <w:rsid w:val="00E86996"/>
    <w:rsid w:val="00E86A68"/>
    <w:rsid w:val="00E86B75"/>
    <w:rsid w:val="00E86C15"/>
    <w:rsid w:val="00E86E1E"/>
    <w:rsid w:val="00E86F6E"/>
    <w:rsid w:val="00E87016"/>
    <w:rsid w:val="00E87208"/>
    <w:rsid w:val="00E873EE"/>
    <w:rsid w:val="00E8748C"/>
    <w:rsid w:val="00E87638"/>
    <w:rsid w:val="00E87761"/>
    <w:rsid w:val="00E87962"/>
    <w:rsid w:val="00E87D45"/>
    <w:rsid w:val="00E87E1D"/>
    <w:rsid w:val="00E87F37"/>
    <w:rsid w:val="00E904D4"/>
    <w:rsid w:val="00E90681"/>
    <w:rsid w:val="00E907DA"/>
    <w:rsid w:val="00E90B9A"/>
    <w:rsid w:val="00E90D17"/>
    <w:rsid w:val="00E90F08"/>
    <w:rsid w:val="00E9133C"/>
    <w:rsid w:val="00E9146F"/>
    <w:rsid w:val="00E9173F"/>
    <w:rsid w:val="00E91898"/>
    <w:rsid w:val="00E91A20"/>
    <w:rsid w:val="00E91CAF"/>
    <w:rsid w:val="00E91D2D"/>
    <w:rsid w:val="00E91F93"/>
    <w:rsid w:val="00E9222D"/>
    <w:rsid w:val="00E922C2"/>
    <w:rsid w:val="00E92777"/>
    <w:rsid w:val="00E9277B"/>
    <w:rsid w:val="00E92835"/>
    <w:rsid w:val="00E9293D"/>
    <w:rsid w:val="00E92F06"/>
    <w:rsid w:val="00E9363E"/>
    <w:rsid w:val="00E93973"/>
    <w:rsid w:val="00E93E74"/>
    <w:rsid w:val="00E93FA8"/>
    <w:rsid w:val="00E93FE1"/>
    <w:rsid w:val="00E93FF9"/>
    <w:rsid w:val="00E941E3"/>
    <w:rsid w:val="00E94243"/>
    <w:rsid w:val="00E943BE"/>
    <w:rsid w:val="00E9451B"/>
    <w:rsid w:val="00E94735"/>
    <w:rsid w:val="00E94744"/>
    <w:rsid w:val="00E94936"/>
    <w:rsid w:val="00E94975"/>
    <w:rsid w:val="00E94B50"/>
    <w:rsid w:val="00E94C14"/>
    <w:rsid w:val="00E94F8E"/>
    <w:rsid w:val="00E954F2"/>
    <w:rsid w:val="00E9580B"/>
    <w:rsid w:val="00E9580F"/>
    <w:rsid w:val="00E9593A"/>
    <w:rsid w:val="00E95B7C"/>
    <w:rsid w:val="00E960AA"/>
    <w:rsid w:val="00E96374"/>
    <w:rsid w:val="00E96572"/>
    <w:rsid w:val="00E965FC"/>
    <w:rsid w:val="00E969B6"/>
    <w:rsid w:val="00E96A24"/>
    <w:rsid w:val="00E96A55"/>
    <w:rsid w:val="00E96EB2"/>
    <w:rsid w:val="00E970BA"/>
    <w:rsid w:val="00E97275"/>
    <w:rsid w:val="00E97385"/>
    <w:rsid w:val="00E97728"/>
    <w:rsid w:val="00E97A61"/>
    <w:rsid w:val="00E97AC9"/>
    <w:rsid w:val="00E97D15"/>
    <w:rsid w:val="00E97E30"/>
    <w:rsid w:val="00E97FC4"/>
    <w:rsid w:val="00EA0164"/>
    <w:rsid w:val="00EA03F2"/>
    <w:rsid w:val="00EA047A"/>
    <w:rsid w:val="00EA0961"/>
    <w:rsid w:val="00EA0AB5"/>
    <w:rsid w:val="00EA136B"/>
    <w:rsid w:val="00EA1597"/>
    <w:rsid w:val="00EA195C"/>
    <w:rsid w:val="00EA198B"/>
    <w:rsid w:val="00EA1A92"/>
    <w:rsid w:val="00EA1AD3"/>
    <w:rsid w:val="00EA1CCD"/>
    <w:rsid w:val="00EA1E00"/>
    <w:rsid w:val="00EA1E5F"/>
    <w:rsid w:val="00EA1EC4"/>
    <w:rsid w:val="00EA1FE8"/>
    <w:rsid w:val="00EA2585"/>
    <w:rsid w:val="00EA2891"/>
    <w:rsid w:val="00EA289B"/>
    <w:rsid w:val="00EA2A99"/>
    <w:rsid w:val="00EA2CE9"/>
    <w:rsid w:val="00EA2DFF"/>
    <w:rsid w:val="00EA2F58"/>
    <w:rsid w:val="00EA2FA2"/>
    <w:rsid w:val="00EA3178"/>
    <w:rsid w:val="00EA31C3"/>
    <w:rsid w:val="00EA3323"/>
    <w:rsid w:val="00EA33AC"/>
    <w:rsid w:val="00EA3541"/>
    <w:rsid w:val="00EA360B"/>
    <w:rsid w:val="00EA36C4"/>
    <w:rsid w:val="00EA37BC"/>
    <w:rsid w:val="00EA3963"/>
    <w:rsid w:val="00EA3AAD"/>
    <w:rsid w:val="00EA3AD1"/>
    <w:rsid w:val="00EA3C51"/>
    <w:rsid w:val="00EA3E09"/>
    <w:rsid w:val="00EA3EB0"/>
    <w:rsid w:val="00EA420C"/>
    <w:rsid w:val="00EA4313"/>
    <w:rsid w:val="00EA438B"/>
    <w:rsid w:val="00EA4CEE"/>
    <w:rsid w:val="00EA4F5E"/>
    <w:rsid w:val="00EA4FA5"/>
    <w:rsid w:val="00EA51BA"/>
    <w:rsid w:val="00EA52AD"/>
    <w:rsid w:val="00EA5696"/>
    <w:rsid w:val="00EA577F"/>
    <w:rsid w:val="00EA5890"/>
    <w:rsid w:val="00EA5B87"/>
    <w:rsid w:val="00EA5C75"/>
    <w:rsid w:val="00EA5D73"/>
    <w:rsid w:val="00EA5FED"/>
    <w:rsid w:val="00EA6123"/>
    <w:rsid w:val="00EA656B"/>
    <w:rsid w:val="00EA682E"/>
    <w:rsid w:val="00EA68D2"/>
    <w:rsid w:val="00EA6931"/>
    <w:rsid w:val="00EA6BE3"/>
    <w:rsid w:val="00EA6C03"/>
    <w:rsid w:val="00EA6C43"/>
    <w:rsid w:val="00EA6E10"/>
    <w:rsid w:val="00EA70CC"/>
    <w:rsid w:val="00EA712B"/>
    <w:rsid w:val="00EA71E6"/>
    <w:rsid w:val="00EA74C0"/>
    <w:rsid w:val="00EA7519"/>
    <w:rsid w:val="00EA7570"/>
    <w:rsid w:val="00EA75C2"/>
    <w:rsid w:val="00EA75FF"/>
    <w:rsid w:val="00EA762F"/>
    <w:rsid w:val="00EB0039"/>
    <w:rsid w:val="00EB02EF"/>
    <w:rsid w:val="00EB043E"/>
    <w:rsid w:val="00EB047B"/>
    <w:rsid w:val="00EB04FD"/>
    <w:rsid w:val="00EB05AD"/>
    <w:rsid w:val="00EB06CF"/>
    <w:rsid w:val="00EB07CB"/>
    <w:rsid w:val="00EB0906"/>
    <w:rsid w:val="00EB0D40"/>
    <w:rsid w:val="00EB0EB4"/>
    <w:rsid w:val="00EB0EF3"/>
    <w:rsid w:val="00EB1149"/>
    <w:rsid w:val="00EB1218"/>
    <w:rsid w:val="00EB1287"/>
    <w:rsid w:val="00EB1386"/>
    <w:rsid w:val="00EB1733"/>
    <w:rsid w:val="00EB1A15"/>
    <w:rsid w:val="00EB1A7D"/>
    <w:rsid w:val="00EB1D75"/>
    <w:rsid w:val="00EB1ED1"/>
    <w:rsid w:val="00EB1F0A"/>
    <w:rsid w:val="00EB1F0F"/>
    <w:rsid w:val="00EB2349"/>
    <w:rsid w:val="00EB248A"/>
    <w:rsid w:val="00EB2609"/>
    <w:rsid w:val="00EB27AF"/>
    <w:rsid w:val="00EB2A1D"/>
    <w:rsid w:val="00EB2BA1"/>
    <w:rsid w:val="00EB2C80"/>
    <w:rsid w:val="00EB2CB2"/>
    <w:rsid w:val="00EB2E2F"/>
    <w:rsid w:val="00EB2F17"/>
    <w:rsid w:val="00EB3108"/>
    <w:rsid w:val="00EB3508"/>
    <w:rsid w:val="00EB3656"/>
    <w:rsid w:val="00EB3803"/>
    <w:rsid w:val="00EB38C1"/>
    <w:rsid w:val="00EB3C7A"/>
    <w:rsid w:val="00EB3F5D"/>
    <w:rsid w:val="00EB402B"/>
    <w:rsid w:val="00EB40D3"/>
    <w:rsid w:val="00EB419C"/>
    <w:rsid w:val="00EB4220"/>
    <w:rsid w:val="00EB44C9"/>
    <w:rsid w:val="00EB451B"/>
    <w:rsid w:val="00EB4537"/>
    <w:rsid w:val="00EB45CE"/>
    <w:rsid w:val="00EB467B"/>
    <w:rsid w:val="00EB47A7"/>
    <w:rsid w:val="00EB4B55"/>
    <w:rsid w:val="00EB4C7C"/>
    <w:rsid w:val="00EB4CA2"/>
    <w:rsid w:val="00EB4E6D"/>
    <w:rsid w:val="00EB4EDD"/>
    <w:rsid w:val="00EB4EF0"/>
    <w:rsid w:val="00EB500B"/>
    <w:rsid w:val="00EB504B"/>
    <w:rsid w:val="00EB50D0"/>
    <w:rsid w:val="00EB51FA"/>
    <w:rsid w:val="00EB55DD"/>
    <w:rsid w:val="00EB5731"/>
    <w:rsid w:val="00EB5785"/>
    <w:rsid w:val="00EB587C"/>
    <w:rsid w:val="00EB5B8B"/>
    <w:rsid w:val="00EB5C5E"/>
    <w:rsid w:val="00EB60DC"/>
    <w:rsid w:val="00EB6229"/>
    <w:rsid w:val="00EB6300"/>
    <w:rsid w:val="00EB64AC"/>
    <w:rsid w:val="00EB65F7"/>
    <w:rsid w:val="00EB6919"/>
    <w:rsid w:val="00EB6AA5"/>
    <w:rsid w:val="00EB6FCE"/>
    <w:rsid w:val="00EB71D0"/>
    <w:rsid w:val="00EB725E"/>
    <w:rsid w:val="00EB72D6"/>
    <w:rsid w:val="00EB73EC"/>
    <w:rsid w:val="00EB7417"/>
    <w:rsid w:val="00EB742E"/>
    <w:rsid w:val="00EB7431"/>
    <w:rsid w:val="00EB76D3"/>
    <w:rsid w:val="00EB77C0"/>
    <w:rsid w:val="00EB7C22"/>
    <w:rsid w:val="00EB7D5B"/>
    <w:rsid w:val="00EB7F0D"/>
    <w:rsid w:val="00EC04D8"/>
    <w:rsid w:val="00EC05AA"/>
    <w:rsid w:val="00EC086D"/>
    <w:rsid w:val="00EC08DC"/>
    <w:rsid w:val="00EC0BD4"/>
    <w:rsid w:val="00EC1205"/>
    <w:rsid w:val="00EC12DC"/>
    <w:rsid w:val="00EC12FB"/>
    <w:rsid w:val="00EC1308"/>
    <w:rsid w:val="00EC1323"/>
    <w:rsid w:val="00EC14F2"/>
    <w:rsid w:val="00EC1590"/>
    <w:rsid w:val="00EC1852"/>
    <w:rsid w:val="00EC1880"/>
    <w:rsid w:val="00EC18A2"/>
    <w:rsid w:val="00EC18F4"/>
    <w:rsid w:val="00EC1C02"/>
    <w:rsid w:val="00EC1DAD"/>
    <w:rsid w:val="00EC1E22"/>
    <w:rsid w:val="00EC1EAB"/>
    <w:rsid w:val="00EC21D1"/>
    <w:rsid w:val="00EC2798"/>
    <w:rsid w:val="00EC2874"/>
    <w:rsid w:val="00EC2DE0"/>
    <w:rsid w:val="00EC32B8"/>
    <w:rsid w:val="00EC3492"/>
    <w:rsid w:val="00EC351F"/>
    <w:rsid w:val="00EC3553"/>
    <w:rsid w:val="00EC362A"/>
    <w:rsid w:val="00EC392A"/>
    <w:rsid w:val="00EC3A4B"/>
    <w:rsid w:val="00EC3FA2"/>
    <w:rsid w:val="00EC43DF"/>
    <w:rsid w:val="00EC4561"/>
    <w:rsid w:val="00EC4594"/>
    <w:rsid w:val="00EC4669"/>
    <w:rsid w:val="00EC4832"/>
    <w:rsid w:val="00EC4935"/>
    <w:rsid w:val="00EC498C"/>
    <w:rsid w:val="00EC4DD4"/>
    <w:rsid w:val="00EC4F59"/>
    <w:rsid w:val="00EC5566"/>
    <w:rsid w:val="00EC5584"/>
    <w:rsid w:val="00EC5701"/>
    <w:rsid w:val="00EC5789"/>
    <w:rsid w:val="00EC58D5"/>
    <w:rsid w:val="00EC5C88"/>
    <w:rsid w:val="00EC5DE8"/>
    <w:rsid w:val="00EC5E33"/>
    <w:rsid w:val="00EC60AC"/>
    <w:rsid w:val="00EC6195"/>
    <w:rsid w:val="00EC6220"/>
    <w:rsid w:val="00EC636F"/>
    <w:rsid w:val="00EC6779"/>
    <w:rsid w:val="00EC6918"/>
    <w:rsid w:val="00EC6978"/>
    <w:rsid w:val="00EC6B0D"/>
    <w:rsid w:val="00EC6B3A"/>
    <w:rsid w:val="00EC6B53"/>
    <w:rsid w:val="00EC6D51"/>
    <w:rsid w:val="00EC6F02"/>
    <w:rsid w:val="00EC7030"/>
    <w:rsid w:val="00EC70CF"/>
    <w:rsid w:val="00EC71FF"/>
    <w:rsid w:val="00EC7239"/>
    <w:rsid w:val="00EC723B"/>
    <w:rsid w:val="00EC78C4"/>
    <w:rsid w:val="00EC79B2"/>
    <w:rsid w:val="00EC7BED"/>
    <w:rsid w:val="00EC7D50"/>
    <w:rsid w:val="00EC7F13"/>
    <w:rsid w:val="00EC7F9E"/>
    <w:rsid w:val="00ED062D"/>
    <w:rsid w:val="00ED067C"/>
    <w:rsid w:val="00ED1011"/>
    <w:rsid w:val="00ED1023"/>
    <w:rsid w:val="00ED1031"/>
    <w:rsid w:val="00ED1229"/>
    <w:rsid w:val="00ED14E9"/>
    <w:rsid w:val="00ED17BF"/>
    <w:rsid w:val="00ED19F0"/>
    <w:rsid w:val="00ED1A3D"/>
    <w:rsid w:val="00ED1B1B"/>
    <w:rsid w:val="00ED1C37"/>
    <w:rsid w:val="00ED1CCA"/>
    <w:rsid w:val="00ED20FE"/>
    <w:rsid w:val="00ED2148"/>
    <w:rsid w:val="00ED24AA"/>
    <w:rsid w:val="00ED25C0"/>
    <w:rsid w:val="00ED25E9"/>
    <w:rsid w:val="00ED2818"/>
    <w:rsid w:val="00ED286F"/>
    <w:rsid w:val="00ED28EE"/>
    <w:rsid w:val="00ED2B28"/>
    <w:rsid w:val="00ED2F2C"/>
    <w:rsid w:val="00ED2F82"/>
    <w:rsid w:val="00ED30EB"/>
    <w:rsid w:val="00ED34A6"/>
    <w:rsid w:val="00ED3821"/>
    <w:rsid w:val="00ED3A0D"/>
    <w:rsid w:val="00ED3D3B"/>
    <w:rsid w:val="00ED3F9C"/>
    <w:rsid w:val="00ED400A"/>
    <w:rsid w:val="00ED410E"/>
    <w:rsid w:val="00ED4190"/>
    <w:rsid w:val="00ED4251"/>
    <w:rsid w:val="00ED42BD"/>
    <w:rsid w:val="00ED43FE"/>
    <w:rsid w:val="00ED4534"/>
    <w:rsid w:val="00ED45C2"/>
    <w:rsid w:val="00ED4609"/>
    <w:rsid w:val="00ED4652"/>
    <w:rsid w:val="00ED4675"/>
    <w:rsid w:val="00ED48DC"/>
    <w:rsid w:val="00ED4CC8"/>
    <w:rsid w:val="00ED4D1F"/>
    <w:rsid w:val="00ED4D49"/>
    <w:rsid w:val="00ED4F83"/>
    <w:rsid w:val="00ED5137"/>
    <w:rsid w:val="00ED54D2"/>
    <w:rsid w:val="00ED54D4"/>
    <w:rsid w:val="00ED585E"/>
    <w:rsid w:val="00ED5B5A"/>
    <w:rsid w:val="00ED5C8E"/>
    <w:rsid w:val="00ED5CED"/>
    <w:rsid w:val="00ED5E1A"/>
    <w:rsid w:val="00ED6027"/>
    <w:rsid w:val="00ED619E"/>
    <w:rsid w:val="00ED6235"/>
    <w:rsid w:val="00ED6616"/>
    <w:rsid w:val="00ED6748"/>
    <w:rsid w:val="00ED6A44"/>
    <w:rsid w:val="00ED6B3D"/>
    <w:rsid w:val="00ED6E34"/>
    <w:rsid w:val="00ED6EB2"/>
    <w:rsid w:val="00ED6FEE"/>
    <w:rsid w:val="00ED6FFE"/>
    <w:rsid w:val="00ED7161"/>
    <w:rsid w:val="00ED7423"/>
    <w:rsid w:val="00ED75D3"/>
    <w:rsid w:val="00ED78F7"/>
    <w:rsid w:val="00ED7ACF"/>
    <w:rsid w:val="00ED7DB3"/>
    <w:rsid w:val="00ED7FDC"/>
    <w:rsid w:val="00ED7FFB"/>
    <w:rsid w:val="00EE02D2"/>
    <w:rsid w:val="00EE04E6"/>
    <w:rsid w:val="00EE064C"/>
    <w:rsid w:val="00EE08E9"/>
    <w:rsid w:val="00EE096D"/>
    <w:rsid w:val="00EE0A7F"/>
    <w:rsid w:val="00EE14A6"/>
    <w:rsid w:val="00EE14DB"/>
    <w:rsid w:val="00EE165B"/>
    <w:rsid w:val="00EE1BDF"/>
    <w:rsid w:val="00EE1DD7"/>
    <w:rsid w:val="00EE1F28"/>
    <w:rsid w:val="00EE1FF2"/>
    <w:rsid w:val="00EE206C"/>
    <w:rsid w:val="00EE237D"/>
    <w:rsid w:val="00EE24B2"/>
    <w:rsid w:val="00EE25BE"/>
    <w:rsid w:val="00EE26DC"/>
    <w:rsid w:val="00EE2709"/>
    <w:rsid w:val="00EE2A2B"/>
    <w:rsid w:val="00EE2B5B"/>
    <w:rsid w:val="00EE2BD3"/>
    <w:rsid w:val="00EE301B"/>
    <w:rsid w:val="00EE33E4"/>
    <w:rsid w:val="00EE341A"/>
    <w:rsid w:val="00EE39F4"/>
    <w:rsid w:val="00EE3C96"/>
    <w:rsid w:val="00EE411F"/>
    <w:rsid w:val="00EE41CC"/>
    <w:rsid w:val="00EE4309"/>
    <w:rsid w:val="00EE4932"/>
    <w:rsid w:val="00EE4AAB"/>
    <w:rsid w:val="00EE4BEC"/>
    <w:rsid w:val="00EE4C99"/>
    <w:rsid w:val="00EE4CA3"/>
    <w:rsid w:val="00EE4DDC"/>
    <w:rsid w:val="00EE4EB2"/>
    <w:rsid w:val="00EE4EC8"/>
    <w:rsid w:val="00EE519E"/>
    <w:rsid w:val="00EE527D"/>
    <w:rsid w:val="00EE5322"/>
    <w:rsid w:val="00EE53A2"/>
    <w:rsid w:val="00EE53C0"/>
    <w:rsid w:val="00EE5476"/>
    <w:rsid w:val="00EE5844"/>
    <w:rsid w:val="00EE59DE"/>
    <w:rsid w:val="00EE5C08"/>
    <w:rsid w:val="00EE5D7D"/>
    <w:rsid w:val="00EE5DB5"/>
    <w:rsid w:val="00EE5FA7"/>
    <w:rsid w:val="00EE61A7"/>
    <w:rsid w:val="00EE623C"/>
    <w:rsid w:val="00EE6577"/>
    <w:rsid w:val="00EE6715"/>
    <w:rsid w:val="00EE67F4"/>
    <w:rsid w:val="00EE68E8"/>
    <w:rsid w:val="00EE6DA5"/>
    <w:rsid w:val="00EE6DB7"/>
    <w:rsid w:val="00EE6DF6"/>
    <w:rsid w:val="00EE6FEF"/>
    <w:rsid w:val="00EE7229"/>
    <w:rsid w:val="00EE74FB"/>
    <w:rsid w:val="00EE7514"/>
    <w:rsid w:val="00EE763A"/>
    <w:rsid w:val="00EE7759"/>
    <w:rsid w:val="00EE7813"/>
    <w:rsid w:val="00EE7992"/>
    <w:rsid w:val="00EE7ABF"/>
    <w:rsid w:val="00EE7ADD"/>
    <w:rsid w:val="00EE7B27"/>
    <w:rsid w:val="00EF0034"/>
    <w:rsid w:val="00EF00CC"/>
    <w:rsid w:val="00EF00EA"/>
    <w:rsid w:val="00EF017F"/>
    <w:rsid w:val="00EF0271"/>
    <w:rsid w:val="00EF0486"/>
    <w:rsid w:val="00EF09DE"/>
    <w:rsid w:val="00EF0BCE"/>
    <w:rsid w:val="00EF10F1"/>
    <w:rsid w:val="00EF12B9"/>
    <w:rsid w:val="00EF1483"/>
    <w:rsid w:val="00EF1633"/>
    <w:rsid w:val="00EF17A2"/>
    <w:rsid w:val="00EF1993"/>
    <w:rsid w:val="00EF1A22"/>
    <w:rsid w:val="00EF1B1A"/>
    <w:rsid w:val="00EF1C1C"/>
    <w:rsid w:val="00EF1E67"/>
    <w:rsid w:val="00EF1EAB"/>
    <w:rsid w:val="00EF2007"/>
    <w:rsid w:val="00EF2128"/>
    <w:rsid w:val="00EF2396"/>
    <w:rsid w:val="00EF23A5"/>
    <w:rsid w:val="00EF272D"/>
    <w:rsid w:val="00EF27D2"/>
    <w:rsid w:val="00EF2926"/>
    <w:rsid w:val="00EF2A1A"/>
    <w:rsid w:val="00EF2B0B"/>
    <w:rsid w:val="00EF2B53"/>
    <w:rsid w:val="00EF2D28"/>
    <w:rsid w:val="00EF2FF0"/>
    <w:rsid w:val="00EF3005"/>
    <w:rsid w:val="00EF31AB"/>
    <w:rsid w:val="00EF31C0"/>
    <w:rsid w:val="00EF33F2"/>
    <w:rsid w:val="00EF356D"/>
    <w:rsid w:val="00EF39C5"/>
    <w:rsid w:val="00EF3A3F"/>
    <w:rsid w:val="00EF3A64"/>
    <w:rsid w:val="00EF3A88"/>
    <w:rsid w:val="00EF3B77"/>
    <w:rsid w:val="00EF3E3D"/>
    <w:rsid w:val="00EF4088"/>
    <w:rsid w:val="00EF43B2"/>
    <w:rsid w:val="00EF4513"/>
    <w:rsid w:val="00EF479C"/>
    <w:rsid w:val="00EF488C"/>
    <w:rsid w:val="00EF49A2"/>
    <w:rsid w:val="00EF4B2C"/>
    <w:rsid w:val="00EF4CD9"/>
    <w:rsid w:val="00EF4E68"/>
    <w:rsid w:val="00EF50B0"/>
    <w:rsid w:val="00EF515A"/>
    <w:rsid w:val="00EF51D3"/>
    <w:rsid w:val="00EF52E5"/>
    <w:rsid w:val="00EF541E"/>
    <w:rsid w:val="00EF5687"/>
    <w:rsid w:val="00EF5869"/>
    <w:rsid w:val="00EF5931"/>
    <w:rsid w:val="00EF5BD8"/>
    <w:rsid w:val="00EF5CA8"/>
    <w:rsid w:val="00EF5CF3"/>
    <w:rsid w:val="00EF60F5"/>
    <w:rsid w:val="00EF6187"/>
    <w:rsid w:val="00EF6479"/>
    <w:rsid w:val="00EF6AE5"/>
    <w:rsid w:val="00EF6B08"/>
    <w:rsid w:val="00EF6DEA"/>
    <w:rsid w:val="00EF6F0A"/>
    <w:rsid w:val="00EF6F42"/>
    <w:rsid w:val="00EF703E"/>
    <w:rsid w:val="00EF713D"/>
    <w:rsid w:val="00EF71F3"/>
    <w:rsid w:val="00EF7FE5"/>
    <w:rsid w:val="00F0027C"/>
    <w:rsid w:val="00F003D6"/>
    <w:rsid w:val="00F006C0"/>
    <w:rsid w:val="00F00EE3"/>
    <w:rsid w:val="00F0126C"/>
    <w:rsid w:val="00F012AF"/>
    <w:rsid w:val="00F01538"/>
    <w:rsid w:val="00F0157E"/>
    <w:rsid w:val="00F0175C"/>
    <w:rsid w:val="00F01CD5"/>
    <w:rsid w:val="00F02163"/>
    <w:rsid w:val="00F0218B"/>
    <w:rsid w:val="00F02382"/>
    <w:rsid w:val="00F023FD"/>
    <w:rsid w:val="00F02454"/>
    <w:rsid w:val="00F027E9"/>
    <w:rsid w:val="00F029C1"/>
    <w:rsid w:val="00F02BFF"/>
    <w:rsid w:val="00F02D5C"/>
    <w:rsid w:val="00F02ED3"/>
    <w:rsid w:val="00F02F1B"/>
    <w:rsid w:val="00F02F5B"/>
    <w:rsid w:val="00F02F6D"/>
    <w:rsid w:val="00F0309E"/>
    <w:rsid w:val="00F033FC"/>
    <w:rsid w:val="00F03649"/>
    <w:rsid w:val="00F03853"/>
    <w:rsid w:val="00F03CA4"/>
    <w:rsid w:val="00F03D61"/>
    <w:rsid w:val="00F03EE4"/>
    <w:rsid w:val="00F03F19"/>
    <w:rsid w:val="00F0434E"/>
    <w:rsid w:val="00F0438A"/>
    <w:rsid w:val="00F04414"/>
    <w:rsid w:val="00F045AD"/>
    <w:rsid w:val="00F046F9"/>
    <w:rsid w:val="00F04740"/>
    <w:rsid w:val="00F049C9"/>
    <w:rsid w:val="00F04D79"/>
    <w:rsid w:val="00F04E62"/>
    <w:rsid w:val="00F04E8B"/>
    <w:rsid w:val="00F04E98"/>
    <w:rsid w:val="00F051EE"/>
    <w:rsid w:val="00F0526F"/>
    <w:rsid w:val="00F052E3"/>
    <w:rsid w:val="00F05332"/>
    <w:rsid w:val="00F0547C"/>
    <w:rsid w:val="00F05704"/>
    <w:rsid w:val="00F05947"/>
    <w:rsid w:val="00F05B6F"/>
    <w:rsid w:val="00F05BB1"/>
    <w:rsid w:val="00F060FE"/>
    <w:rsid w:val="00F06140"/>
    <w:rsid w:val="00F06590"/>
    <w:rsid w:val="00F06763"/>
    <w:rsid w:val="00F068B8"/>
    <w:rsid w:val="00F06971"/>
    <w:rsid w:val="00F06982"/>
    <w:rsid w:val="00F069E9"/>
    <w:rsid w:val="00F06B72"/>
    <w:rsid w:val="00F06D9F"/>
    <w:rsid w:val="00F06DBE"/>
    <w:rsid w:val="00F0748C"/>
    <w:rsid w:val="00F07552"/>
    <w:rsid w:val="00F0756B"/>
    <w:rsid w:val="00F078E9"/>
    <w:rsid w:val="00F07943"/>
    <w:rsid w:val="00F07980"/>
    <w:rsid w:val="00F07987"/>
    <w:rsid w:val="00F07EE9"/>
    <w:rsid w:val="00F10216"/>
    <w:rsid w:val="00F1039C"/>
    <w:rsid w:val="00F1051C"/>
    <w:rsid w:val="00F10648"/>
    <w:rsid w:val="00F1066B"/>
    <w:rsid w:val="00F10740"/>
    <w:rsid w:val="00F10ACE"/>
    <w:rsid w:val="00F11345"/>
    <w:rsid w:val="00F114A7"/>
    <w:rsid w:val="00F11664"/>
    <w:rsid w:val="00F11688"/>
    <w:rsid w:val="00F11804"/>
    <w:rsid w:val="00F1189D"/>
    <w:rsid w:val="00F11B96"/>
    <w:rsid w:val="00F11E52"/>
    <w:rsid w:val="00F11EA7"/>
    <w:rsid w:val="00F11FEE"/>
    <w:rsid w:val="00F12087"/>
    <w:rsid w:val="00F120FC"/>
    <w:rsid w:val="00F122DC"/>
    <w:rsid w:val="00F12342"/>
    <w:rsid w:val="00F12398"/>
    <w:rsid w:val="00F123C7"/>
    <w:rsid w:val="00F12814"/>
    <w:rsid w:val="00F12908"/>
    <w:rsid w:val="00F1295B"/>
    <w:rsid w:val="00F12ECD"/>
    <w:rsid w:val="00F12F68"/>
    <w:rsid w:val="00F12FF2"/>
    <w:rsid w:val="00F13279"/>
    <w:rsid w:val="00F1336B"/>
    <w:rsid w:val="00F1413A"/>
    <w:rsid w:val="00F14203"/>
    <w:rsid w:val="00F142AA"/>
    <w:rsid w:val="00F142CF"/>
    <w:rsid w:val="00F14417"/>
    <w:rsid w:val="00F1453A"/>
    <w:rsid w:val="00F14654"/>
    <w:rsid w:val="00F146DF"/>
    <w:rsid w:val="00F14A7C"/>
    <w:rsid w:val="00F14ADE"/>
    <w:rsid w:val="00F14B10"/>
    <w:rsid w:val="00F14B2A"/>
    <w:rsid w:val="00F14BDB"/>
    <w:rsid w:val="00F151C1"/>
    <w:rsid w:val="00F151F7"/>
    <w:rsid w:val="00F15202"/>
    <w:rsid w:val="00F152F4"/>
    <w:rsid w:val="00F15573"/>
    <w:rsid w:val="00F155AA"/>
    <w:rsid w:val="00F155B1"/>
    <w:rsid w:val="00F15808"/>
    <w:rsid w:val="00F159F1"/>
    <w:rsid w:val="00F15AC8"/>
    <w:rsid w:val="00F15EA5"/>
    <w:rsid w:val="00F15EE0"/>
    <w:rsid w:val="00F15F82"/>
    <w:rsid w:val="00F162A8"/>
    <w:rsid w:val="00F166A3"/>
    <w:rsid w:val="00F16793"/>
    <w:rsid w:val="00F167CF"/>
    <w:rsid w:val="00F16995"/>
    <w:rsid w:val="00F16A83"/>
    <w:rsid w:val="00F16ADD"/>
    <w:rsid w:val="00F16B9C"/>
    <w:rsid w:val="00F16FA5"/>
    <w:rsid w:val="00F1714C"/>
    <w:rsid w:val="00F177E3"/>
    <w:rsid w:val="00F1781C"/>
    <w:rsid w:val="00F17A63"/>
    <w:rsid w:val="00F17BC4"/>
    <w:rsid w:val="00F17CC3"/>
    <w:rsid w:val="00F17E06"/>
    <w:rsid w:val="00F17E80"/>
    <w:rsid w:val="00F17ED9"/>
    <w:rsid w:val="00F17FE1"/>
    <w:rsid w:val="00F20230"/>
    <w:rsid w:val="00F202D6"/>
    <w:rsid w:val="00F20319"/>
    <w:rsid w:val="00F208CB"/>
    <w:rsid w:val="00F20B5B"/>
    <w:rsid w:val="00F20EFA"/>
    <w:rsid w:val="00F21011"/>
    <w:rsid w:val="00F21159"/>
    <w:rsid w:val="00F213BF"/>
    <w:rsid w:val="00F2151D"/>
    <w:rsid w:val="00F21621"/>
    <w:rsid w:val="00F21628"/>
    <w:rsid w:val="00F218B2"/>
    <w:rsid w:val="00F21BB8"/>
    <w:rsid w:val="00F21D0F"/>
    <w:rsid w:val="00F21F2F"/>
    <w:rsid w:val="00F21F53"/>
    <w:rsid w:val="00F22363"/>
    <w:rsid w:val="00F2242B"/>
    <w:rsid w:val="00F22BF9"/>
    <w:rsid w:val="00F22E4E"/>
    <w:rsid w:val="00F2326D"/>
    <w:rsid w:val="00F233E8"/>
    <w:rsid w:val="00F23409"/>
    <w:rsid w:val="00F2375A"/>
    <w:rsid w:val="00F23AAE"/>
    <w:rsid w:val="00F23AC9"/>
    <w:rsid w:val="00F23C38"/>
    <w:rsid w:val="00F23C7F"/>
    <w:rsid w:val="00F23ED7"/>
    <w:rsid w:val="00F24188"/>
    <w:rsid w:val="00F244BD"/>
    <w:rsid w:val="00F24533"/>
    <w:rsid w:val="00F24595"/>
    <w:rsid w:val="00F2485F"/>
    <w:rsid w:val="00F24920"/>
    <w:rsid w:val="00F24B62"/>
    <w:rsid w:val="00F24CB6"/>
    <w:rsid w:val="00F24D25"/>
    <w:rsid w:val="00F24E92"/>
    <w:rsid w:val="00F24F32"/>
    <w:rsid w:val="00F250F2"/>
    <w:rsid w:val="00F253F8"/>
    <w:rsid w:val="00F25400"/>
    <w:rsid w:val="00F255C1"/>
    <w:rsid w:val="00F25A8F"/>
    <w:rsid w:val="00F260E4"/>
    <w:rsid w:val="00F2616F"/>
    <w:rsid w:val="00F26998"/>
    <w:rsid w:val="00F26B16"/>
    <w:rsid w:val="00F26B4C"/>
    <w:rsid w:val="00F26C25"/>
    <w:rsid w:val="00F273E2"/>
    <w:rsid w:val="00F27798"/>
    <w:rsid w:val="00F2793A"/>
    <w:rsid w:val="00F27CB1"/>
    <w:rsid w:val="00F27D73"/>
    <w:rsid w:val="00F302C7"/>
    <w:rsid w:val="00F3041B"/>
    <w:rsid w:val="00F30815"/>
    <w:rsid w:val="00F30A38"/>
    <w:rsid w:val="00F30BE4"/>
    <w:rsid w:val="00F310DB"/>
    <w:rsid w:val="00F31418"/>
    <w:rsid w:val="00F31547"/>
    <w:rsid w:val="00F316A4"/>
    <w:rsid w:val="00F316CA"/>
    <w:rsid w:val="00F3194D"/>
    <w:rsid w:val="00F31A3A"/>
    <w:rsid w:val="00F31ACA"/>
    <w:rsid w:val="00F31B06"/>
    <w:rsid w:val="00F31E09"/>
    <w:rsid w:val="00F31FAA"/>
    <w:rsid w:val="00F32044"/>
    <w:rsid w:val="00F3216C"/>
    <w:rsid w:val="00F32322"/>
    <w:rsid w:val="00F32496"/>
    <w:rsid w:val="00F32538"/>
    <w:rsid w:val="00F32545"/>
    <w:rsid w:val="00F326DE"/>
    <w:rsid w:val="00F329D6"/>
    <w:rsid w:val="00F32D9D"/>
    <w:rsid w:val="00F32ED9"/>
    <w:rsid w:val="00F33139"/>
    <w:rsid w:val="00F33151"/>
    <w:rsid w:val="00F33714"/>
    <w:rsid w:val="00F337BE"/>
    <w:rsid w:val="00F338C0"/>
    <w:rsid w:val="00F3395C"/>
    <w:rsid w:val="00F33B00"/>
    <w:rsid w:val="00F33C01"/>
    <w:rsid w:val="00F33C47"/>
    <w:rsid w:val="00F33DBE"/>
    <w:rsid w:val="00F34050"/>
    <w:rsid w:val="00F340A5"/>
    <w:rsid w:val="00F3418A"/>
    <w:rsid w:val="00F344EF"/>
    <w:rsid w:val="00F34511"/>
    <w:rsid w:val="00F347A4"/>
    <w:rsid w:val="00F34C8D"/>
    <w:rsid w:val="00F34CEC"/>
    <w:rsid w:val="00F34D8B"/>
    <w:rsid w:val="00F3509F"/>
    <w:rsid w:val="00F35273"/>
    <w:rsid w:val="00F35846"/>
    <w:rsid w:val="00F3587F"/>
    <w:rsid w:val="00F35965"/>
    <w:rsid w:val="00F35C36"/>
    <w:rsid w:val="00F360DB"/>
    <w:rsid w:val="00F36214"/>
    <w:rsid w:val="00F36223"/>
    <w:rsid w:val="00F36537"/>
    <w:rsid w:val="00F3675E"/>
    <w:rsid w:val="00F367EC"/>
    <w:rsid w:val="00F36B75"/>
    <w:rsid w:val="00F37025"/>
    <w:rsid w:val="00F373DE"/>
    <w:rsid w:val="00F3743B"/>
    <w:rsid w:val="00F3747C"/>
    <w:rsid w:val="00F3797C"/>
    <w:rsid w:val="00F37B78"/>
    <w:rsid w:val="00F37D4D"/>
    <w:rsid w:val="00F37DE4"/>
    <w:rsid w:val="00F37ECB"/>
    <w:rsid w:val="00F37FB1"/>
    <w:rsid w:val="00F400A2"/>
    <w:rsid w:val="00F4031D"/>
    <w:rsid w:val="00F405D0"/>
    <w:rsid w:val="00F409F9"/>
    <w:rsid w:val="00F40A6C"/>
    <w:rsid w:val="00F40BB1"/>
    <w:rsid w:val="00F40BDB"/>
    <w:rsid w:val="00F40FCC"/>
    <w:rsid w:val="00F41008"/>
    <w:rsid w:val="00F41165"/>
    <w:rsid w:val="00F41258"/>
    <w:rsid w:val="00F41452"/>
    <w:rsid w:val="00F41664"/>
    <w:rsid w:val="00F41670"/>
    <w:rsid w:val="00F417FC"/>
    <w:rsid w:val="00F4183D"/>
    <w:rsid w:val="00F418A1"/>
    <w:rsid w:val="00F41A92"/>
    <w:rsid w:val="00F41C2A"/>
    <w:rsid w:val="00F41C4F"/>
    <w:rsid w:val="00F41DFB"/>
    <w:rsid w:val="00F41E33"/>
    <w:rsid w:val="00F421A7"/>
    <w:rsid w:val="00F423D8"/>
    <w:rsid w:val="00F428DA"/>
    <w:rsid w:val="00F42ACD"/>
    <w:rsid w:val="00F42BD5"/>
    <w:rsid w:val="00F42CAA"/>
    <w:rsid w:val="00F42E00"/>
    <w:rsid w:val="00F4367C"/>
    <w:rsid w:val="00F436A9"/>
    <w:rsid w:val="00F43A3F"/>
    <w:rsid w:val="00F43CAE"/>
    <w:rsid w:val="00F43D25"/>
    <w:rsid w:val="00F43EE1"/>
    <w:rsid w:val="00F4402A"/>
    <w:rsid w:val="00F442BE"/>
    <w:rsid w:val="00F44397"/>
    <w:rsid w:val="00F443F3"/>
    <w:rsid w:val="00F44544"/>
    <w:rsid w:val="00F44621"/>
    <w:rsid w:val="00F446DE"/>
    <w:rsid w:val="00F448DF"/>
    <w:rsid w:val="00F44955"/>
    <w:rsid w:val="00F449C2"/>
    <w:rsid w:val="00F44AA9"/>
    <w:rsid w:val="00F44CCF"/>
    <w:rsid w:val="00F44E2B"/>
    <w:rsid w:val="00F44ED3"/>
    <w:rsid w:val="00F453FE"/>
    <w:rsid w:val="00F453FF"/>
    <w:rsid w:val="00F45432"/>
    <w:rsid w:val="00F45587"/>
    <w:rsid w:val="00F458D7"/>
    <w:rsid w:val="00F459AF"/>
    <w:rsid w:val="00F459CC"/>
    <w:rsid w:val="00F45B45"/>
    <w:rsid w:val="00F45C4D"/>
    <w:rsid w:val="00F461A7"/>
    <w:rsid w:val="00F4640F"/>
    <w:rsid w:val="00F465D9"/>
    <w:rsid w:val="00F4685D"/>
    <w:rsid w:val="00F46A76"/>
    <w:rsid w:val="00F46DA0"/>
    <w:rsid w:val="00F46F41"/>
    <w:rsid w:val="00F47742"/>
    <w:rsid w:val="00F47A46"/>
    <w:rsid w:val="00F47BA2"/>
    <w:rsid w:val="00F47CB8"/>
    <w:rsid w:val="00F47D3B"/>
    <w:rsid w:val="00F47D9B"/>
    <w:rsid w:val="00F47FA2"/>
    <w:rsid w:val="00F5039C"/>
    <w:rsid w:val="00F507F9"/>
    <w:rsid w:val="00F50847"/>
    <w:rsid w:val="00F50D09"/>
    <w:rsid w:val="00F50DEA"/>
    <w:rsid w:val="00F50E21"/>
    <w:rsid w:val="00F50FD5"/>
    <w:rsid w:val="00F5103A"/>
    <w:rsid w:val="00F5105A"/>
    <w:rsid w:val="00F515BA"/>
    <w:rsid w:val="00F51BFF"/>
    <w:rsid w:val="00F51E05"/>
    <w:rsid w:val="00F51E6A"/>
    <w:rsid w:val="00F52151"/>
    <w:rsid w:val="00F5228F"/>
    <w:rsid w:val="00F524BF"/>
    <w:rsid w:val="00F526C3"/>
    <w:rsid w:val="00F5279B"/>
    <w:rsid w:val="00F52802"/>
    <w:rsid w:val="00F529F4"/>
    <w:rsid w:val="00F52C0B"/>
    <w:rsid w:val="00F52ED8"/>
    <w:rsid w:val="00F530F4"/>
    <w:rsid w:val="00F531E8"/>
    <w:rsid w:val="00F5331C"/>
    <w:rsid w:val="00F5350E"/>
    <w:rsid w:val="00F53838"/>
    <w:rsid w:val="00F538DE"/>
    <w:rsid w:val="00F53DB1"/>
    <w:rsid w:val="00F53EB5"/>
    <w:rsid w:val="00F54137"/>
    <w:rsid w:val="00F541BF"/>
    <w:rsid w:val="00F5428C"/>
    <w:rsid w:val="00F54616"/>
    <w:rsid w:val="00F54740"/>
    <w:rsid w:val="00F54B0B"/>
    <w:rsid w:val="00F54C23"/>
    <w:rsid w:val="00F54F69"/>
    <w:rsid w:val="00F55012"/>
    <w:rsid w:val="00F55B13"/>
    <w:rsid w:val="00F55D6D"/>
    <w:rsid w:val="00F55D73"/>
    <w:rsid w:val="00F55E37"/>
    <w:rsid w:val="00F55EF8"/>
    <w:rsid w:val="00F55F2D"/>
    <w:rsid w:val="00F55F30"/>
    <w:rsid w:val="00F566A2"/>
    <w:rsid w:val="00F56777"/>
    <w:rsid w:val="00F5697B"/>
    <w:rsid w:val="00F56CC9"/>
    <w:rsid w:val="00F56EA5"/>
    <w:rsid w:val="00F56EC4"/>
    <w:rsid w:val="00F56F07"/>
    <w:rsid w:val="00F570EB"/>
    <w:rsid w:val="00F5714B"/>
    <w:rsid w:val="00F571E2"/>
    <w:rsid w:val="00F571F2"/>
    <w:rsid w:val="00F57248"/>
    <w:rsid w:val="00F57409"/>
    <w:rsid w:val="00F575C0"/>
    <w:rsid w:val="00F57BCB"/>
    <w:rsid w:val="00F57D6B"/>
    <w:rsid w:val="00F57DDD"/>
    <w:rsid w:val="00F603D9"/>
    <w:rsid w:val="00F60714"/>
    <w:rsid w:val="00F60777"/>
    <w:rsid w:val="00F60A8F"/>
    <w:rsid w:val="00F60E13"/>
    <w:rsid w:val="00F60E37"/>
    <w:rsid w:val="00F61109"/>
    <w:rsid w:val="00F6112A"/>
    <w:rsid w:val="00F611FE"/>
    <w:rsid w:val="00F61326"/>
    <w:rsid w:val="00F61461"/>
    <w:rsid w:val="00F615BF"/>
    <w:rsid w:val="00F61AB8"/>
    <w:rsid w:val="00F61B15"/>
    <w:rsid w:val="00F61B27"/>
    <w:rsid w:val="00F61B3F"/>
    <w:rsid w:val="00F61BD0"/>
    <w:rsid w:val="00F61EED"/>
    <w:rsid w:val="00F61F39"/>
    <w:rsid w:val="00F61F63"/>
    <w:rsid w:val="00F62231"/>
    <w:rsid w:val="00F623AF"/>
    <w:rsid w:val="00F623C9"/>
    <w:rsid w:val="00F6242D"/>
    <w:rsid w:val="00F62801"/>
    <w:rsid w:val="00F629D9"/>
    <w:rsid w:val="00F62A8D"/>
    <w:rsid w:val="00F62C71"/>
    <w:rsid w:val="00F62D6D"/>
    <w:rsid w:val="00F62EF1"/>
    <w:rsid w:val="00F62F8A"/>
    <w:rsid w:val="00F62F97"/>
    <w:rsid w:val="00F63049"/>
    <w:rsid w:val="00F630BC"/>
    <w:rsid w:val="00F63442"/>
    <w:rsid w:val="00F637B6"/>
    <w:rsid w:val="00F639D6"/>
    <w:rsid w:val="00F63AEB"/>
    <w:rsid w:val="00F63CBD"/>
    <w:rsid w:val="00F63DF4"/>
    <w:rsid w:val="00F63EE7"/>
    <w:rsid w:val="00F64357"/>
    <w:rsid w:val="00F643A8"/>
    <w:rsid w:val="00F64497"/>
    <w:rsid w:val="00F64B2A"/>
    <w:rsid w:val="00F64B67"/>
    <w:rsid w:val="00F64CEF"/>
    <w:rsid w:val="00F64E76"/>
    <w:rsid w:val="00F65483"/>
    <w:rsid w:val="00F654A0"/>
    <w:rsid w:val="00F65686"/>
    <w:rsid w:val="00F656A0"/>
    <w:rsid w:val="00F657D8"/>
    <w:rsid w:val="00F65D1B"/>
    <w:rsid w:val="00F65F61"/>
    <w:rsid w:val="00F6618B"/>
    <w:rsid w:val="00F663D4"/>
    <w:rsid w:val="00F665E9"/>
    <w:rsid w:val="00F66942"/>
    <w:rsid w:val="00F66980"/>
    <w:rsid w:val="00F66B82"/>
    <w:rsid w:val="00F67146"/>
    <w:rsid w:val="00F674C5"/>
    <w:rsid w:val="00F67634"/>
    <w:rsid w:val="00F676B2"/>
    <w:rsid w:val="00F676E4"/>
    <w:rsid w:val="00F67738"/>
    <w:rsid w:val="00F67892"/>
    <w:rsid w:val="00F67949"/>
    <w:rsid w:val="00F67AC1"/>
    <w:rsid w:val="00F67C32"/>
    <w:rsid w:val="00F67D44"/>
    <w:rsid w:val="00F67EC2"/>
    <w:rsid w:val="00F701F9"/>
    <w:rsid w:val="00F7023F"/>
    <w:rsid w:val="00F704B0"/>
    <w:rsid w:val="00F7077C"/>
    <w:rsid w:val="00F707C1"/>
    <w:rsid w:val="00F70B2C"/>
    <w:rsid w:val="00F70CB4"/>
    <w:rsid w:val="00F70CBF"/>
    <w:rsid w:val="00F70E9B"/>
    <w:rsid w:val="00F70F16"/>
    <w:rsid w:val="00F71262"/>
    <w:rsid w:val="00F712A6"/>
    <w:rsid w:val="00F71433"/>
    <w:rsid w:val="00F715C2"/>
    <w:rsid w:val="00F71778"/>
    <w:rsid w:val="00F717A1"/>
    <w:rsid w:val="00F71B26"/>
    <w:rsid w:val="00F71C6D"/>
    <w:rsid w:val="00F71CE3"/>
    <w:rsid w:val="00F71E8E"/>
    <w:rsid w:val="00F71F79"/>
    <w:rsid w:val="00F71FE9"/>
    <w:rsid w:val="00F7203D"/>
    <w:rsid w:val="00F720ED"/>
    <w:rsid w:val="00F72122"/>
    <w:rsid w:val="00F72140"/>
    <w:rsid w:val="00F72439"/>
    <w:rsid w:val="00F724CA"/>
    <w:rsid w:val="00F729C7"/>
    <w:rsid w:val="00F72A4D"/>
    <w:rsid w:val="00F72B01"/>
    <w:rsid w:val="00F72BCF"/>
    <w:rsid w:val="00F72BE2"/>
    <w:rsid w:val="00F72DB1"/>
    <w:rsid w:val="00F72E77"/>
    <w:rsid w:val="00F73922"/>
    <w:rsid w:val="00F73A30"/>
    <w:rsid w:val="00F73A79"/>
    <w:rsid w:val="00F73DAE"/>
    <w:rsid w:val="00F74085"/>
    <w:rsid w:val="00F7412B"/>
    <w:rsid w:val="00F74171"/>
    <w:rsid w:val="00F74191"/>
    <w:rsid w:val="00F74218"/>
    <w:rsid w:val="00F7426A"/>
    <w:rsid w:val="00F742A4"/>
    <w:rsid w:val="00F742F8"/>
    <w:rsid w:val="00F74590"/>
    <w:rsid w:val="00F74692"/>
    <w:rsid w:val="00F747BB"/>
    <w:rsid w:val="00F74813"/>
    <w:rsid w:val="00F74A88"/>
    <w:rsid w:val="00F74A8D"/>
    <w:rsid w:val="00F74ADC"/>
    <w:rsid w:val="00F74D75"/>
    <w:rsid w:val="00F74D90"/>
    <w:rsid w:val="00F74EEE"/>
    <w:rsid w:val="00F750F0"/>
    <w:rsid w:val="00F75139"/>
    <w:rsid w:val="00F7547B"/>
    <w:rsid w:val="00F754C5"/>
    <w:rsid w:val="00F75678"/>
    <w:rsid w:val="00F757CE"/>
    <w:rsid w:val="00F75886"/>
    <w:rsid w:val="00F75B86"/>
    <w:rsid w:val="00F75D10"/>
    <w:rsid w:val="00F75EEA"/>
    <w:rsid w:val="00F76015"/>
    <w:rsid w:val="00F761E1"/>
    <w:rsid w:val="00F762D8"/>
    <w:rsid w:val="00F76562"/>
    <w:rsid w:val="00F7666D"/>
    <w:rsid w:val="00F768C1"/>
    <w:rsid w:val="00F76BDC"/>
    <w:rsid w:val="00F77176"/>
    <w:rsid w:val="00F77437"/>
    <w:rsid w:val="00F77651"/>
    <w:rsid w:val="00F776D6"/>
    <w:rsid w:val="00F779DF"/>
    <w:rsid w:val="00F77AB5"/>
    <w:rsid w:val="00F77C42"/>
    <w:rsid w:val="00F77DED"/>
    <w:rsid w:val="00F77ECF"/>
    <w:rsid w:val="00F80018"/>
    <w:rsid w:val="00F801EE"/>
    <w:rsid w:val="00F80237"/>
    <w:rsid w:val="00F8039D"/>
    <w:rsid w:val="00F8049A"/>
    <w:rsid w:val="00F805F3"/>
    <w:rsid w:val="00F80683"/>
    <w:rsid w:val="00F80B13"/>
    <w:rsid w:val="00F80E27"/>
    <w:rsid w:val="00F80F55"/>
    <w:rsid w:val="00F81420"/>
    <w:rsid w:val="00F8196C"/>
    <w:rsid w:val="00F81987"/>
    <w:rsid w:val="00F81ACE"/>
    <w:rsid w:val="00F81B02"/>
    <w:rsid w:val="00F81C0B"/>
    <w:rsid w:val="00F81C80"/>
    <w:rsid w:val="00F81D9D"/>
    <w:rsid w:val="00F81FFA"/>
    <w:rsid w:val="00F82028"/>
    <w:rsid w:val="00F82216"/>
    <w:rsid w:val="00F8234A"/>
    <w:rsid w:val="00F823E3"/>
    <w:rsid w:val="00F82880"/>
    <w:rsid w:val="00F82C0F"/>
    <w:rsid w:val="00F82C92"/>
    <w:rsid w:val="00F82D72"/>
    <w:rsid w:val="00F837B1"/>
    <w:rsid w:val="00F83A4A"/>
    <w:rsid w:val="00F83ABC"/>
    <w:rsid w:val="00F83B6C"/>
    <w:rsid w:val="00F83C9C"/>
    <w:rsid w:val="00F83E53"/>
    <w:rsid w:val="00F83EB3"/>
    <w:rsid w:val="00F84076"/>
    <w:rsid w:val="00F84107"/>
    <w:rsid w:val="00F8416B"/>
    <w:rsid w:val="00F8432B"/>
    <w:rsid w:val="00F84350"/>
    <w:rsid w:val="00F844F5"/>
    <w:rsid w:val="00F84530"/>
    <w:rsid w:val="00F84919"/>
    <w:rsid w:val="00F8496A"/>
    <w:rsid w:val="00F84A7B"/>
    <w:rsid w:val="00F84AF0"/>
    <w:rsid w:val="00F84BBD"/>
    <w:rsid w:val="00F84F36"/>
    <w:rsid w:val="00F84FD8"/>
    <w:rsid w:val="00F85002"/>
    <w:rsid w:val="00F85116"/>
    <w:rsid w:val="00F851E6"/>
    <w:rsid w:val="00F855A0"/>
    <w:rsid w:val="00F856BD"/>
    <w:rsid w:val="00F856EB"/>
    <w:rsid w:val="00F8578D"/>
    <w:rsid w:val="00F85992"/>
    <w:rsid w:val="00F85CAD"/>
    <w:rsid w:val="00F86285"/>
    <w:rsid w:val="00F868BF"/>
    <w:rsid w:val="00F86AA7"/>
    <w:rsid w:val="00F86B25"/>
    <w:rsid w:val="00F86F4B"/>
    <w:rsid w:val="00F87381"/>
    <w:rsid w:val="00F874BA"/>
    <w:rsid w:val="00F875CB"/>
    <w:rsid w:val="00F8761A"/>
    <w:rsid w:val="00F87673"/>
    <w:rsid w:val="00F87793"/>
    <w:rsid w:val="00F878F2"/>
    <w:rsid w:val="00F87972"/>
    <w:rsid w:val="00F87C64"/>
    <w:rsid w:val="00F87F26"/>
    <w:rsid w:val="00F87F70"/>
    <w:rsid w:val="00F9005B"/>
    <w:rsid w:val="00F902A8"/>
    <w:rsid w:val="00F9042D"/>
    <w:rsid w:val="00F90774"/>
    <w:rsid w:val="00F90837"/>
    <w:rsid w:val="00F90895"/>
    <w:rsid w:val="00F913B0"/>
    <w:rsid w:val="00F91B17"/>
    <w:rsid w:val="00F91B77"/>
    <w:rsid w:val="00F91D68"/>
    <w:rsid w:val="00F91DA1"/>
    <w:rsid w:val="00F91F34"/>
    <w:rsid w:val="00F92043"/>
    <w:rsid w:val="00F924FC"/>
    <w:rsid w:val="00F92641"/>
    <w:rsid w:val="00F92AFF"/>
    <w:rsid w:val="00F92BA6"/>
    <w:rsid w:val="00F92FBB"/>
    <w:rsid w:val="00F930BE"/>
    <w:rsid w:val="00F930D2"/>
    <w:rsid w:val="00F930F8"/>
    <w:rsid w:val="00F93877"/>
    <w:rsid w:val="00F93895"/>
    <w:rsid w:val="00F93983"/>
    <w:rsid w:val="00F93BAF"/>
    <w:rsid w:val="00F944EE"/>
    <w:rsid w:val="00F9469C"/>
    <w:rsid w:val="00F946D0"/>
    <w:rsid w:val="00F94751"/>
    <w:rsid w:val="00F9477A"/>
    <w:rsid w:val="00F94D9C"/>
    <w:rsid w:val="00F94E44"/>
    <w:rsid w:val="00F94EEC"/>
    <w:rsid w:val="00F95100"/>
    <w:rsid w:val="00F95781"/>
    <w:rsid w:val="00F95B47"/>
    <w:rsid w:val="00F95BB7"/>
    <w:rsid w:val="00F95C52"/>
    <w:rsid w:val="00F96227"/>
    <w:rsid w:val="00F9645E"/>
    <w:rsid w:val="00F9684E"/>
    <w:rsid w:val="00F96BB5"/>
    <w:rsid w:val="00F96CA4"/>
    <w:rsid w:val="00F96EB3"/>
    <w:rsid w:val="00F97039"/>
    <w:rsid w:val="00F97522"/>
    <w:rsid w:val="00F97526"/>
    <w:rsid w:val="00F977B2"/>
    <w:rsid w:val="00F979FE"/>
    <w:rsid w:val="00F97E93"/>
    <w:rsid w:val="00F97F31"/>
    <w:rsid w:val="00F97F7A"/>
    <w:rsid w:val="00FA01D1"/>
    <w:rsid w:val="00FA01EA"/>
    <w:rsid w:val="00FA02F6"/>
    <w:rsid w:val="00FA0342"/>
    <w:rsid w:val="00FA089B"/>
    <w:rsid w:val="00FA0D8E"/>
    <w:rsid w:val="00FA0DF2"/>
    <w:rsid w:val="00FA0F21"/>
    <w:rsid w:val="00FA0FA8"/>
    <w:rsid w:val="00FA107C"/>
    <w:rsid w:val="00FA10BA"/>
    <w:rsid w:val="00FA10E9"/>
    <w:rsid w:val="00FA116A"/>
    <w:rsid w:val="00FA11CC"/>
    <w:rsid w:val="00FA135A"/>
    <w:rsid w:val="00FA18AC"/>
    <w:rsid w:val="00FA2172"/>
    <w:rsid w:val="00FA250A"/>
    <w:rsid w:val="00FA283F"/>
    <w:rsid w:val="00FA2E32"/>
    <w:rsid w:val="00FA3196"/>
    <w:rsid w:val="00FA3458"/>
    <w:rsid w:val="00FA34A5"/>
    <w:rsid w:val="00FA3811"/>
    <w:rsid w:val="00FA3890"/>
    <w:rsid w:val="00FA3E08"/>
    <w:rsid w:val="00FA3E82"/>
    <w:rsid w:val="00FA3EEC"/>
    <w:rsid w:val="00FA3F1A"/>
    <w:rsid w:val="00FA42E9"/>
    <w:rsid w:val="00FA479F"/>
    <w:rsid w:val="00FA489B"/>
    <w:rsid w:val="00FA4BEB"/>
    <w:rsid w:val="00FA4D87"/>
    <w:rsid w:val="00FA4E5B"/>
    <w:rsid w:val="00FA5273"/>
    <w:rsid w:val="00FA56C4"/>
    <w:rsid w:val="00FA58B3"/>
    <w:rsid w:val="00FA58E2"/>
    <w:rsid w:val="00FA5B7A"/>
    <w:rsid w:val="00FA5C9E"/>
    <w:rsid w:val="00FA5D29"/>
    <w:rsid w:val="00FA5D84"/>
    <w:rsid w:val="00FA63DE"/>
    <w:rsid w:val="00FA65AF"/>
    <w:rsid w:val="00FA6632"/>
    <w:rsid w:val="00FA66CD"/>
    <w:rsid w:val="00FA682B"/>
    <w:rsid w:val="00FA6958"/>
    <w:rsid w:val="00FA69C0"/>
    <w:rsid w:val="00FA6A29"/>
    <w:rsid w:val="00FA6A3A"/>
    <w:rsid w:val="00FA6DF2"/>
    <w:rsid w:val="00FA6E06"/>
    <w:rsid w:val="00FA708F"/>
    <w:rsid w:val="00FA70BA"/>
    <w:rsid w:val="00FA7159"/>
    <w:rsid w:val="00FA72CD"/>
    <w:rsid w:val="00FA734B"/>
    <w:rsid w:val="00FA749A"/>
    <w:rsid w:val="00FA765D"/>
    <w:rsid w:val="00FA7D5B"/>
    <w:rsid w:val="00FA7FB5"/>
    <w:rsid w:val="00FB01BC"/>
    <w:rsid w:val="00FB0317"/>
    <w:rsid w:val="00FB054F"/>
    <w:rsid w:val="00FB05C9"/>
    <w:rsid w:val="00FB0621"/>
    <w:rsid w:val="00FB0B2E"/>
    <w:rsid w:val="00FB0FDE"/>
    <w:rsid w:val="00FB111A"/>
    <w:rsid w:val="00FB111D"/>
    <w:rsid w:val="00FB1238"/>
    <w:rsid w:val="00FB12DA"/>
    <w:rsid w:val="00FB13F7"/>
    <w:rsid w:val="00FB148D"/>
    <w:rsid w:val="00FB15FD"/>
    <w:rsid w:val="00FB1ABA"/>
    <w:rsid w:val="00FB1DDD"/>
    <w:rsid w:val="00FB1E16"/>
    <w:rsid w:val="00FB1E3D"/>
    <w:rsid w:val="00FB1FEF"/>
    <w:rsid w:val="00FB22A5"/>
    <w:rsid w:val="00FB22C5"/>
    <w:rsid w:val="00FB22EF"/>
    <w:rsid w:val="00FB234E"/>
    <w:rsid w:val="00FB2575"/>
    <w:rsid w:val="00FB2A6D"/>
    <w:rsid w:val="00FB2B15"/>
    <w:rsid w:val="00FB2BBE"/>
    <w:rsid w:val="00FB2D7A"/>
    <w:rsid w:val="00FB2DBA"/>
    <w:rsid w:val="00FB2E0E"/>
    <w:rsid w:val="00FB2EF3"/>
    <w:rsid w:val="00FB3025"/>
    <w:rsid w:val="00FB3077"/>
    <w:rsid w:val="00FB3089"/>
    <w:rsid w:val="00FB3097"/>
    <w:rsid w:val="00FB3120"/>
    <w:rsid w:val="00FB314B"/>
    <w:rsid w:val="00FB315F"/>
    <w:rsid w:val="00FB345A"/>
    <w:rsid w:val="00FB34AB"/>
    <w:rsid w:val="00FB37EA"/>
    <w:rsid w:val="00FB39A9"/>
    <w:rsid w:val="00FB39F3"/>
    <w:rsid w:val="00FB3AEA"/>
    <w:rsid w:val="00FB3D8D"/>
    <w:rsid w:val="00FB3E1A"/>
    <w:rsid w:val="00FB4048"/>
    <w:rsid w:val="00FB414E"/>
    <w:rsid w:val="00FB41E1"/>
    <w:rsid w:val="00FB420B"/>
    <w:rsid w:val="00FB45AE"/>
    <w:rsid w:val="00FB46F1"/>
    <w:rsid w:val="00FB498F"/>
    <w:rsid w:val="00FB4A13"/>
    <w:rsid w:val="00FB4ACE"/>
    <w:rsid w:val="00FB4C28"/>
    <w:rsid w:val="00FB4E03"/>
    <w:rsid w:val="00FB50B0"/>
    <w:rsid w:val="00FB50F1"/>
    <w:rsid w:val="00FB5290"/>
    <w:rsid w:val="00FB52CC"/>
    <w:rsid w:val="00FB52E5"/>
    <w:rsid w:val="00FB52EB"/>
    <w:rsid w:val="00FB5363"/>
    <w:rsid w:val="00FB581D"/>
    <w:rsid w:val="00FB5A0E"/>
    <w:rsid w:val="00FB609E"/>
    <w:rsid w:val="00FB62C8"/>
    <w:rsid w:val="00FB64BA"/>
    <w:rsid w:val="00FB67FB"/>
    <w:rsid w:val="00FB6888"/>
    <w:rsid w:val="00FB69C2"/>
    <w:rsid w:val="00FB6AE8"/>
    <w:rsid w:val="00FB6D47"/>
    <w:rsid w:val="00FB6D60"/>
    <w:rsid w:val="00FB6DC2"/>
    <w:rsid w:val="00FB6E86"/>
    <w:rsid w:val="00FB6EA9"/>
    <w:rsid w:val="00FB70D3"/>
    <w:rsid w:val="00FB723A"/>
    <w:rsid w:val="00FB7263"/>
    <w:rsid w:val="00FB7342"/>
    <w:rsid w:val="00FB74D9"/>
    <w:rsid w:val="00FB759F"/>
    <w:rsid w:val="00FC05D1"/>
    <w:rsid w:val="00FC06AF"/>
    <w:rsid w:val="00FC0862"/>
    <w:rsid w:val="00FC097B"/>
    <w:rsid w:val="00FC0AA8"/>
    <w:rsid w:val="00FC1191"/>
    <w:rsid w:val="00FC1222"/>
    <w:rsid w:val="00FC1391"/>
    <w:rsid w:val="00FC198F"/>
    <w:rsid w:val="00FC1A70"/>
    <w:rsid w:val="00FC1B38"/>
    <w:rsid w:val="00FC1E4D"/>
    <w:rsid w:val="00FC1F3F"/>
    <w:rsid w:val="00FC208A"/>
    <w:rsid w:val="00FC2108"/>
    <w:rsid w:val="00FC21B3"/>
    <w:rsid w:val="00FC2220"/>
    <w:rsid w:val="00FC2321"/>
    <w:rsid w:val="00FC25B3"/>
    <w:rsid w:val="00FC2836"/>
    <w:rsid w:val="00FC28B2"/>
    <w:rsid w:val="00FC2A45"/>
    <w:rsid w:val="00FC2B28"/>
    <w:rsid w:val="00FC301F"/>
    <w:rsid w:val="00FC3317"/>
    <w:rsid w:val="00FC38B3"/>
    <w:rsid w:val="00FC39A4"/>
    <w:rsid w:val="00FC3B7F"/>
    <w:rsid w:val="00FC3C47"/>
    <w:rsid w:val="00FC3DEC"/>
    <w:rsid w:val="00FC4035"/>
    <w:rsid w:val="00FC444E"/>
    <w:rsid w:val="00FC451A"/>
    <w:rsid w:val="00FC45CB"/>
    <w:rsid w:val="00FC45D2"/>
    <w:rsid w:val="00FC4932"/>
    <w:rsid w:val="00FC4AA5"/>
    <w:rsid w:val="00FC4B3B"/>
    <w:rsid w:val="00FC4C5D"/>
    <w:rsid w:val="00FC4C7E"/>
    <w:rsid w:val="00FC4CDE"/>
    <w:rsid w:val="00FC4E87"/>
    <w:rsid w:val="00FC50B4"/>
    <w:rsid w:val="00FC567B"/>
    <w:rsid w:val="00FC580C"/>
    <w:rsid w:val="00FC587D"/>
    <w:rsid w:val="00FC5B0F"/>
    <w:rsid w:val="00FC5B6D"/>
    <w:rsid w:val="00FC5EF7"/>
    <w:rsid w:val="00FC5FB0"/>
    <w:rsid w:val="00FC600D"/>
    <w:rsid w:val="00FC618B"/>
    <w:rsid w:val="00FC635B"/>
    <w:rsid w:val="00FC6394"/>
    <w:rsid w:val="00FC68E1"/>
    <w:rsid w:val="00FC6988"/>
    <w:rsid w:val="00FC6E19"/>
    <w:rsid w:val="00FC717D"/>
    <w:rsid w:val="00FC7236"/>
    <w:rsid w:val="00FC729D"/>
    <w:rsid w:val="00FC7449"/>
    <w:rsid w:val="00FC7626"/>
    <w:rsid w:val="00FC7839"/>
    <w:rsid w:val="00FC7A55"/>
    <w:rsid w:val="00FC7B9A"/>
    <w:rsid w:val="00FC7E0C"/>
    <w:rsid w:val="00FC7FEB"/>
    <w:rsid w:val="00FD00DE"/>
    <w:rsid w:val="00FD01FB"/>
    <w:rsid w:val="00FD0398"/>
    <w:rsid w:val="00FD0975"/>
    <w:rsid w:val="00FD0A43"/>
    <w:rsid w:val="00FD0C88"/>
    <w:rsid w:val="00FD0F78"/>
    <w:rsid w:val="00FD1130"/>
    <w:rsid w:val="00FD11B7"/>
    <w:rsid w:val="00FD1237"/>
    <w:rsid w:val="00FD123C"/>
    <w:rsid w:val="00FD1622"/>
    <w:rsid w:val="00FD1814"/>
    <w:rsid w:val="00FD1B6E"/>
    <w:rsid w:val="00FD1E21"/>
    <w:rsid w:val="00FD1E69"/>
    <w:rsid w:val="00FD1F5D"/>
    <w:rsid w:val="00FD249B"/>
    <w:rsid w:val="00FD2889"/>
    <w:rsid w:val="00FD2A04"/>
    <w:rsid w:val="00FD2A59"/>
    <w:rsid w:val="00FD3244"/>
    <w:rsid w:val="00FD326D"/>
    <w:rsid w:val="00FD33FC"/>
    <w:rsid w:val="00FD354E"/>
    <w:rsid w:val="00FD3551"/>
    <w:rsid w:val="00FD37DB"/>
    <w:rsid w:val="00FD387E"/>
    <w:rsid w:val="00FD3C62"/>
    <w:rsid w:val="00FD3C70"/>
    <w:rsid w:val="00FD3C9D"/>
    <w:rsid w:val="00FD3D46"/>
    <w:rsid w:val="00FD3E5A"/>
    <w:rsid w:val="00FD41F8"/>
    <w:rsid w:val="00FD4362"/>
    <w:rsid w:val="00FD45E9"/>
    <w:rsid w:val="00FD469F"/>
    <w:rsid w:val="00FD47A5"/>
    <w:rsid w:val="00FD487B"/>
    <w:rsid w:val="00FD4B35"/>
    <w:rsid w:val="00FD4EB5"/>
    <w:rsid w:val="00FD4FFB"/>
    <w:rsid w:val="00FD5177"/>
    <w:rsid w:val="00FD52B6"/>
    <w:rsid w:val="00FD5719"/>
    <w:rsid w:val="00FD5822"/>
    <w:rsid w:val="00FD5CF4"/>
    <w:rsid w:val="00FD602D"/>
    <w:rsid w:val="00FD60AE"/>
    <w:rsid w:val="00FD65E2"/>
    <w:rsid w:val="00FD678D"/>
    <w:rsid w:val="00FD687A"/>
    <w:rsid w:val="00FD692A"/>
    <w:rsid w:val="00FD6B18"/>
    <w:rsid w:val="00FD6B57"/>
    <w:rsid w:val="00FD6CB8"/>
    <w:rsid w:val="00FD7060"/>
    <w:rsid w:val="00FD711C"/>
    <w:rsid w:val="00FD718B"/>
    <w:rsid w:val="00FD719E"/>
    <w:rsid w:val="00FD7512"/>
    <w:rsid w:val="00FD76E0"/>
    <w:rsid w:val="00FD77AC"/>
    <w:rsid w:val="00FD7920"/>
    <w:rsid w:val="00FD7955"/>
    <w:rsid w:val="00FD7FC9"/>
    <w:rsid w:val="00FE0028"/>
    <w:rsid w:val="00FE003B"/>
    <w:rsid w:val="00FE00CD"/>
    <w:rsid w:val="00FE0135"/>
    <w:rsid w:val="00FE021C"/>
    <w:rsid w:val="00FE047F"/>
    <w:rsid w:val="00FE0642"/>
    <w:rsid w:val="00FE0ABF"/>
    <w:rsid w:val="00FE0BB0"/>
    <w:rsid w:val="00FE10D3"/>
    <w:rsid w:val="00FE1187"/>
    <w:rsid w:val="00FE132D"/>
    <w:rsid w:val="00FE1341"/>
    <w:rsid w:val="00FE13E9"/>
    <w:rsid w:val="00FE14E1"/>
    <w:rsid w:val="00FE1502"/>
    <w:rsid w:val="00FE1627"/>
    <w:rsid w:val="00FE1825"/>
    <w:rsid w:val="00FE18E2"/>
    <w:rsid w:val="00FE1945"/>
    <w:rsid w:val="00FE19E8"/>
    <w:rsid w:val="00FE1F68"/>
    <w:rsid w:val="00FE2337"/>
    <w:rsid w:val="00FE27FF"/>
    <w:rsid w:val="00FE28BF"/>
    <w:rsid w:val="00FE2A29"/>
    <w:rsid w:val="00FE2BE0"/>
    <w:rsid w:val="00FE30CC"/>
    <w:rsid w:val="00FE33D0"/>
    <w:rsid w:val="00FE3452"/>
    <w:rsid w:val="00FE35F4"/>
    <w:rsid w:val="00FE36E0"/>
    <w:rsid w:val="00FE39BB"/>
    <w:rsid w:val="00FE3A0C"/>
    <w:rsid w:val="00FE3B20"/>
    <w:rsid w:val="00FE3CCF"/>
    <w:rsid w:val="00FE3F33"/>
    <w:rsid w:val="00FE422E"/>
    <w:rsid w:val="00FE4465"/>
    <w:rsid w:val="00FE44FB"/>
    <w:rsid w:val="00FE4541"/>
    <w:rsid w:val="00FE4771"/>
    <w:rsid w:val="00FE49B0"/>
    <w:rsid w:val="00FE4A5B"/>
    <w:rsid w:val="00FE4CF4"/>
    <w:rsid w:val="00FE4D17"/>
    <w:rsid w:val="00FE4D36"/>
    <w:rsid w:val="00FE4D4C"/>
    <w:rsid w:val="00FE4DEB"/>
    <w:rsid w:val="00FE4E84"/>
    <w:rsid w:val="00FE4FCB"/>
    <w:rsid w:val="00FE512D"/>
    <w:rsid w:val="00FE5143"/>
    <w:rsid w:val="00FE5260"/>
    <w:rsid w:val="00FE52A0"/>
    <w:rsid w:val="00FE52D7"/>
    <w:rsid w:val="00FE5604"/>
    <w:rsid w:val="00FE570D"/>
    <w:rsid w:val="00FE5878"/>
    <w:rsid w:val="00FE5B5C"/>
    <w:rsid w:val="00FE5F20"/>
    <w:rsid w:val="00FE60F2"/>
    <w:rsid w:val="00FE6271"/>
    <w:rsid w:val="00FE67C3"/>
    <w:rsid w:val="00FE68F9"/>
    <w:rsid w:val="00FE6A4C"/>
    <w:rsid w:val="00FE6C07"/>
    <w:rsid w:val="00FE6DF5"/>
    <w:rsid w:val="00FE7033"/>
    <w:rsid w:val="00FE7063"/>
    <w:rsid w:val="00FE739B"/>
    <w:rsid w:val="00FE7510"/>
    <w:rsid w:val="00FE7760"/>
    <w:rsid w:val="00FE777B"/>
    <w:rsid w:val="00FE7787"/>
    <w:rsid w:val="00FE7946"/>
    <w:rsid w:val="00FE7CB4"/>
    <w:rsid w:val="00FE7DB0"/>
    <w:rsid w:val="00FE7EE2"/>
    <w:rsid w:val="00FE7F81"/>
    <w:rsid w:val="00FF0149"/>
    <w:rsid w:val="00FF01C0"/>
    <w:rsid w:val="00FF05DF"/>
    <w:rsid w:val="00FF07DB"/>
    <w:rsid w:val="00FF0A1C"/>
    <w:rsid w:val="00FF0FB7"/>
    <w:rsid w:val="00FF0FF2"/>
    <w:rsid w:val="00FF115B"/>
    <w:rsid w:val="00FF129D"/>
    <w:rsid w:val="00FF1308"/>
    <w:rsid w:val="00FF1384"/>
    <w:rsid w:val="00FF15E9"/>
    <w:rsid w:val="00FF1641"/>
    <w:rsid w:val="00FF179D"/>
    <w:rsid w:val="00FF17CF"/>
    <w:rsid w:val="00FF180A"/>
    <w:rsid w:val="00FF1C39"/>
    <w:rsid w:val="00FF1CFC"/>
    <w:rsid w:val="00FF1D8D"/>
    <w:rsid w:val="00FF215F"/>
    <w:rsid w:val="00FF2173"/>
    <w:rsid w:val="00FF22A7"/>
    <w:rsid w:val="00FF2338"/>
    <w:rsid w:val="00FF236A"/>
    <w:rsid w:val="00FF24B5"/>
    <w:rsid w:val="00FF2729"/>
    <w:rsid w:val="00FF2896"/>
    <w:rsid w:val="00FF29FC"/>
    <w:rsid w:val="00FF2FDE"/>
    <w:rsid w:val="00FF30CA"/>
    <w:rsid w:val="00FF32EE"/>
    <w:rsid w:val="00FF34AA"/>
    <w:rsid w:val="00FF3830"/>
    <w:rsid w:val="00FF3E09"/>
    <w:rsid w:val="00FF3FA8"/>
    <w:rsid w:val="00FF4243"/>
    <w:rsid w:val="00FF42AF"/>
    <w:rsid w:val="00FF43AD"/>
    <w:rsid w:val="00FF448C"/>
    <w:rsid w:val="00FF4656"/>
    <w:rsid w:val="00FF4BB6"/>
    <w:rsid w:val="00FF5017"/>
    <w:rsid w:val="00FF50F5"/>
    <w:rsid w:val="00FF5138"/>
    <w:rsid w:val="00FF518D"/>
    <w:rsid w:val="00FF5303"/>
    <w:rsid w:val="00FF55DF"/>
    <w:rsid w:val="00FF5709"/>
    <w:rsid w:val="00FF5743"/>
    <w:rsid w:val="00FF574A"/>
    <w:rsid w:val="00FF5AF9"/>
    <w:rsid w:val="00FF5F13"/>
    <w:rsid w:val="00FF6097"/>
    <w:rsid w:val="00FF6111"/>
    <w:rsid w:val="00FF6162"/>
    <w:rsid w:val="00FF6484"/>
    <w:rsid w:val="00FF6577"/>
    <w:rsid w:val="00FF66ED"/>
    <w:rsid w:val="00FF6736"/>
    <w:rsid w:val="00FF687F"/>
    <w:rsid w:val="00FF6A6B"/>
    <w:rsid w:val="00FF6AE8"/>
    <w:rsid w:val="00FF6CE8"/>
    <w:rsid w:val="00FF73CB"/>
    <w:rsid w:val="00FF74C1"/>
    <w:rsid w:val="011F0884"/>
    <w:rsid w:val="01A082B3"/>
    <w:rsid w:val="01F91837"/>
    <w:rsid w:val="0222536D"/>
    <w:rsid w:val="02DCF4DB"/>
    <w:rsid w:val="04E4AC08"/>
    <w:rsid w:val="05A9EE8B"/>
    <w:rsid w:val="063D17BF"/>
    <w:rsid w:val="07C88C3F"/>
    <w:rsid w:val="082E8929"/>
    <w:rsid w:val="0853D8EE"/>
    <w:rsid w:val="0ADA6766"/>
    <w:rsid w:val="0D3110AC"/>
    <w:rsid w:val="0E3417DF"/>
    <w:rsid w:val="0E724E02"/>
    <w:rsid w:val="0E75D900"/>
    <w:rsid w:val="0E78742F"/>
    <w:rsid w:val="0FB71AE4"/>
    <w:rsid w:val="0FB762DE"/>
    <w:rsid w:val="0FE86249"/>
    <w:rsid w:val="10CEFF33"/>
    <w:rsid w:val="120B6047"/>
    <w:rsid w:val="131F7628"/>
    <w:rsid w:val="134D789E"/>
    <w:rsid w:val="137797D1"/>
    <w:rsid w:val="14BEDF96"/>
    <w:rsid w:val="14D46B7B"/>
    <w:rsid w:val="188AC5FE"/>
    <w:rsid w:val="190CED2D"/>
    <w:rsid w:val="1B0541A3"/>
    <w:rsid w:val="1BA26BAC"/>
    <w:rsid w:val="1C56AF4D"/>
    <w:rsid w:val="1C9103B9"/>
    <w:rsid w:val="1DA02733"/>
    <w:rsid w:val="1E5D6712"/>
    <w:rsid w:val="1F2A6560"/>
    <w:rsid w:val="2084C4F7"/>
    <w:rsid w:val="2120F6FA"/>
    <w:rsid w:val="22C300C3"/>
    <w:rsid w:val="22D92D60"/>
    <w:rsid w:val="22DA6C94"/>
    <w:rsid w:val="24209923"/>
    <w:rsid w:val="24B6711A"/>
    <w:rsid w:val="251608BF"/>
    <w:rsid w:val="26AC0FCA"/>
    <w:rsid w:val="2722335A"/>
    <w:rsid w:val="27EADDCD"/>
    <w:rsid w:val="28F18391"/>
    <w:rsid w:val="296613E3"/>
    <w:rsid w:val="2A6F2C85"/>
    <w:rsid w:val="2A914762"/>
    <w:rsid w:val="2B31F4BD"/>
    <w:rsid w:val="2B412F36"/>
    <w:rsid w:val="2BCCE88E"/>
    <w:rsid w:val="2CF3992B"/>
    <w:rsid w:val="2E004E2F"/>
    <w:rsid w:val="2E2FF910"/>
    <w:rsid w:val="2EAF8643"/>
    <w:rsid w:val="2F7609D6"/>
    <w:rsid w:val="3037C402"/>
    <w:rsid w:val="305EC596"/>
    <w:rsid w:val="3228FF27"/>
    <w:rsid w:val="32823E00"/>
    <w:rsid w:val="33D5AE64"/>
    <w:rsid w:val="33F33BE1"/>
    <w:rsid w:val="34072E3F"/>
    <w:rsid w:val="357F8B21"/>
    <w:rsid w:val="3634F6F2"/>
    <w:rsid w:val="37DC0DCB"/>
    <w:rsid w:val="39456BE6"/>
    <w:rsid w:val="39A06BD8"/>
    <w:rsid w:val="39ED3F31"/>
    <w:rsid w:val="3A8B0CF1"/>
    <w:rsid w:val="3AF2677A"/>
    <w:rsid w:val="3CD2371B"/>
    <w:rsid w:val="3E0CA64A"/>
    <w:rsid w:val="3F71851C"/>
    <w:rsid w:val="40353CCD"/>
    <w:rsid w:val="40D03213"/>
    <w:rsid w:val="426C21DC"/>
    <w:rsid w:val="4297660F"/>
    <w:rsid w:val="4323D18F"/>
    <w:rsid w:val="43FB9C28"/>
    <w:rsid w:val="4738B017"/>
    <w:rsid w:val="476C7976"/>
    <w:rsid w:val="48C0512B"/>
    <w:rsid w:val="49076B89"/>
    <w:rsid w:val="4A188080"/>
    <w:rsid w:val="4A4ADAEC"/>
    <w:rsid w:val="4B409C7B"/>
    <w:rsid w:val="4B8ED788"/>
    <w:rsid w:val="4B9CD036"/>
    <w:rsid w:val="4D93B2CE"/>
    <w:rsid w:val="4DB25D1F"/>
    <w:rsid w:val="4E9DF056"/>
    <w:rsid w:val="4EAFC725"/>
    <w:rsid w:val="4EBEB2E3"/>
    <w:rsid w:val="4F1FF1BC"/>
    <w:rsid w:val="504B0A8A"/>
    <w:rsid w:val="51E2B023"/>
    <w:rsid w:val="523D308F"/>
    <w:rsid w:val="526D8B37"/>
    <w:rsid w:val="53468FD1"/>
    <w:rsid w:val="538151A3"/>
    <w:rsid w:val="545DB993"/>
    <w:rsid w:val="54623588"/>
    <w:rsid w:val="548CF7AE"/>
    <w:rsid w:val="5517F2CA"/>
    <w:rsid w:val="564F13C8"/>
    <w:rsid w:val="57CE4F2A"/>
    <w:rsid w:val="5ABE4BA5"/>
    <w:rsid w:val="5B9EC66B"/>
    <w:rsid w:val="5BB88691"/>
    <w:rsid w:val="5BFA0827"/>
    <w:rsid w:val="5C3E0638"/>
    <w:rsid w:val="5D35CD4F"/>
    <w:rsid w:val="5DB8AE67"/>
    <w:rsid w:val="5DE526F9"/>
    <w:rsid w:val="5FA06511"/>
    <w:rsid w:val="5FE27994"/>
    <w:rsid w:val="6139E693"/>
    <w:rsid w:val="61D904E7"/>
    <w:rsid w:val="62034E9C"/>
    <w:rsid w:val="62790556"/>
    <w:rsid w:val="63091DFD"/>
    <w:rsid w:val="63B0D096"/>
    <w:rsid w:val="6664B0DF"/>
    <w:rsid w:val="69474978"/>
    <w:rsid w:val="6BD701AC"/>
    <w:rsid w:val="6C593F4A"/>
    <w:rsid w:val="6CCC1C44"/>
    <w:rsid w:val="6E533D18"/>
    <w:rsid w:val="6E64B082"/>
    <w:rsid w:val="6F03CAF0"/>
    <w:rsid w:val="6F469FDC"/>
    <w:rsid w:val="6F89890B"/>
    <w:rsid w:val="70686700"/>
    <w:rsid w:val="70C8B960"/>
    <w:rsid w:val="713D127F"/>
    <w:rsid w:val="71525CC0"/>
    <w:rsid w:val="72A2FE45"/>
    <w:rsid w:val="73728AD5"/>
    <w:rsid w:val="748D2FF3"/>
    <w:rsid w:val="74C3D4C9"/>
    <w:rsid w:val="75746AEA"/>
    <w:rsid w:val="7D3659A6"/>
    <w:rsid w:val="7F0FC70F"/>
    <w:rsid w:val="7FB7A4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97307"/>
  <w15:chartTrackingRefBased/>
  <w15:docId w15:val="{BFA32CB4-F091-43D2-804B-972096A82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16"/>
    <w:lsdException w:name="footer" w:uiPriority="16"/>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0"/>
    <w:lsdException w:name="List Bullet 3" w:semiHidden="1" w:unhideWhenUsed="1"/>
    <w:lsdException w:name="List Bullet 4" w:semiHidden="1" w:unhideWhenUsed="1"/>
    <w:lsdException w:name="List Bullet 5" w:semiHidden="1" w:unhideWhenUsed="1"/>
    <w:lsdException w:name="List Number 2" w:uiPriority="10"/>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37" w:unhideWhenUsed="1" w:qFormat="1"/>
    <w:lsdException w:name="Intense Emphasis" w:uiPriority="21"/>
    <w:lsdException w:name="Subtle Reference" w:uiPriority="31" w:qFormat="1"/>
    <w:lsdException w:name="Intense Reference" w:semiHidden="1" w:uiPriority="37" w:unhideWhenUsed="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C71"/>
    <w:rPr>
      <w:rFonts w:asciiTheme="minorHAnsi" w:hAnsiTheme="minorHAnsi"/>
      <w:sz w:val="24"/>
    </w:rPr>
  </w:style>
  <w:style w:type="paragraph" w:styleId="Heading1">
    <w:name w:val="heading 1"/>
    <w:basedOn w:val="Normal"/>
    <w:next w:val="Normal"/>
    <w:link w:val="Heading1Char"/>
    <w:uiPriority w:val="9"/>
    <w:qFormat/>
    <w:rsid w:val="00855F54"/>
    <w:pPr>
      <w:keepNext/>
      <w:keepLines/>
      <w:numPr>
        <w:numId w:val="6"/>
      </w:numPr>
      <w:spacing w:before="120"/>
      <w:outlineLvl w:val="0"/>
    </w:pPr>
    <w:rPr>
      <w:rFonts w:eastAsiaTheme="majorEastAsia" w:cstheme="majorBidi"/>
      <w:b/>
      <w:color w:val="26890D" w:themeColor="accent3"/>
      <w:sz w:val="26"/>
      <w:szCs w:val="32"/>
    </w:rPr>
  </w:style>
  <w:style w:type="paragraph" w:styleId="Heading2">
    <w:name w:val="heading 2"/>
    <w:basedOn w:val="Normal"/>
    <w:next w:val="Normal"/>
    <w:link w:val="Heading2Char"/>
    <w:uiPriority w:val="9"/>
    <w:qFormat/>
    <w:rsid w:val="002159DE"/>
    <w:pPr>
      <w:keepNext/>
      <w:keepLines/>
      <w:numPr>
        <w:ilvl w:val="1"/>
        <w:numId w:val="6"/>
      </w:numPr>
      <w:spacing w:before="12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qFormat/>
    <w:rsid w:val="001B031B"/>
    <w:pPr>
      <w:keepNext/>
      <w:keepLines/>
      <w:numPr>
        <w:ilvl w:val="2"/>
        <w:numId w:val="6"/>
      </w:numPr>
      <w:outlineLvl w:val="2"/>
    </w:pPr>
    <w:rPr>
      <w:rFonts w:eastAsiaTheme="majorEastAsia" w:cstheme="majorBidi"/>
      <w:color w:val="000000" w:themeColor="text1"/>
      <w:sz w:val="22"/>
      <w:szCs w:val="24"/>
    </w:rPr>
  </w:style>
  <w:style w:type="paragraph" w:styleId="Heading4">
    <w:name w:val="heading 4"/>
    <w:basedOn w:val="Normal"/>
    <w:next w:val="Normal"/>
    <w:link w:val="Heading4Char"/>
    <w:uiPriority w:val="9"/>
    <w:qFormat/>
    <w:rsid w:val="002159DE"/>
    <w:pPr>
      <w:keepNext/>
      <w:keepLines/>
      <w:numPr>
        <w:ilvl w:val="3"/>
        <w:numId w:val="6"/>
      </w:numPr>
      <w:spacing w:before="40"/>
      <w:outlineLvl w:val="3"/>
    </w:pPr>
    <w:rPr>
      <w:rFonts w:eastAsiaTheme="majorEastAsia" w:cstheme="majorBidi"/>
      <w:i/>
      <w:iCs/>
      <w:color w:val="638C1B" w:themeColor="accent1" w:themeShade="BF"/>
    </w:rPr>
  </w:style>
  <w:style w:type="paragraph" w:styleId="Heading5">
    <w:name w:val="heading 5"/>
    <w:basedOn w:val="Normal"/>
    <w:next w:val="Normal"/>
    <w:link w:val="Heading5Char"/>
    <w:uiPriority w:val="9"/>
    <w:semiHidden/>
    <w:unhideWhenUsed/>
    <w:qFormat/>
    <w:rsid w:val="002159DE"/>
    <w:pPr>
      <w:keepNext/>
      <w:keepLines/>
      <w:numPr>
        <w:ilvl w:val="4"/>
        <w:numId w:val="6"/>
      </w:numPr>
      <w:spacing w:before="40"/>
      <w:outlineLvl w:val="4"/>
    </w:pPr>
    <w:rPr>
      <w:rFonts w:eastAsiaTheme="majorEastAsia" w:cstheme="majorBidi"/>
      <w:color w:val="638C1B" w:themeColor="accent1" w:themeShade="BF"/>
    </w:rPr>
  </w:style>
  <w:style w:type="paragraph" w:styleId="Heading6">
    <w:name w:val="heading 6"/>
    <w:basedOn w:val="Normal"/>
    <w:next w:val="Normal"/>
    <w:link w:val="Heading6Char"/>
    <w:uiPriority w:val="9"/>
    <w:semiHidden/>
    <w:unhideWhenUsed/>
    <w:qFormat/>
    <w:rsid w:val="002159DE"/>
    <w:pPr>
      <w:keepNext/>
      <w:keepLines/>
      <w:numPr>
        <w:ilvl w:val="5"/>
        <w:numId w:val="6"/>
      </w:numPr>
      <w:spacing w:before="40"/>
      <w:outlineLvl w:val="5"/>
    </w:pPr>
    <w:rPr>
      <w:rFonts w:eastAsiaTheme="majorEastAsia" w:cstheme="majorBidi"/>
      <w:color w:val="425D12" w:themeColor="accent1" w:themeShade="7F"/>
    </w:rPr>
  </w:style>
  <w:style w:type="paragraph" w:styleId="Heading7">
    <w:name w:val="heading 7"/>
    <w:basedOn w:val="Normal"/>
    <w:next w:val="Normal"/>
    <w:link w:val="Heading7Char"/>
    <w:uiPriority w:val="9"/>
    <w:semiHidden/>
    <w:unhideWhenUsed/>
    <w:qFormat/>
    <w:rsid w:val="002159DE"/>
    <w:pPr>
      <w:keepNext/>
      <w:keepLines/>
      <w:numPr>
        <w:ilvl w:val="6"/>
        <w:numId w:val="6"/>
      </w:numPr>
      <w:spacing w:before="40"/>
      <w:outlineLvl w:val="6"/>
    </w:pPr>
    <w:rPr>
      <w:rFonts w:eastAsiaTheme="majorEastAsia" w:cstheme="majorBidi"/>
      <w:i/>
      <w:iCs/>
      <w:color w:val="425D12" w:themeColor="accent1" w:themeShade="7F"/>
    </w:rPr>
  </w:style>
  <w:style w:type="paragraph" w:styleId="Heading8">
    <w:name w:val="heading 8"/>
    <w:basedOn w:val="Normal"/>
    <w:next w:val="Normal"/>
    <w:link w:val="Heading8Char"/>
    <w:uiPriority w:val="9"/>
    <w:semiHidden/>
    <w:unhideWhenUsed/>
    <w:qFormat/>
    <w:rsid w:val="002159DE"/>
    <w:pPr>
      <w:keepNext/>
      <w:keepLines/>
      <w:numPr>
        <w:ilvl w:val="7"/>
        <w:numId w:val="6"/>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59DE"/>
    <w:pPr>
      <w:keepNext/>
      <w:keepLines/>
      <w:numPr>
        <w:ilvl w:val="8"/>
        <w:numId w:val="6"/>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F54"/>
    <w:rPr>
      <w:rFonts w:asciiTheme="minorHAnsi" w:eastAsiaTheme="majorEastAsia" w:hAnsiTheme="minorHAnsi" w:cstheme="majorBidi"/>
      <w:b/>
      <w:color w:val="26890D" w:themeColor="accent3"/>
      <w:sz w:val="26"/>
      <w:szCs w:val="32"/>
    </w:rPr>
  </w:style>
  <w:style w:type="character" w:customStyle="1" w:styleId="Heading2Char">
    <w:name w:val="Heading 2 Char"/>
    <w:basedOn w:val="DefaultParagraphFont"/>
    <w:link w:val="Heading2"/>
    <w:uiPriority w:val="9"/>
    <w:rsid w:val="00122F6F"/>
    <w:rPr>
      <w:rFonts w:asciiTheme="minorHAnsi" w:eastAsiaTheme="majorEastAsia" w:hAnsiTheme="minorHAnsi" w:cstheme="majorBidi"/>
      <w:b/>
      <w:color w:val="000000" w:themeColor="text1"/>
      <w:sz w:val="24"/>
      <w:szCs w:val="26"/>
    </w:rPr>
  </w:style>
  <w:style w:type="character" w:customStyle="1" w:styleId="Heading3Char">
    <w:name w:val="Heading 3 Char"/>
    <w:basedOn w:val="DefaultParagraphFont"/>
    <w:link w:val="Heading3"/>
    <w:uiPriority w:val="9"/>
    <w:rsid w:val="001B031B"/>
    <w:rPr>
      <w:rFonts w:asciiTheme="minorHAnsi" w:eastAsiaTheme="majorEastAsia" w:hAnsiTheme="minorHAnsi" w:cstheme="majorBidi"/>
      <w:color w:val="000000" w:themeColor="text1"/>
      <w:szCs w:val="24"/>
    </w:rPr>
  </w:style>
  <w:style w:type="character" w:customStyle="1" w:styleId="Heading4Char">
    <w:name w:val="Heading 4 Char"/>
    <w:basedOn w:val="DefaultParagraphFont"/>
    <w:link w:val="Heading4"/>
    <w:uiPriority w:val="9"/>
    <w:rsid w:val="00122F6F"/>
    <w:rPr>
      <w:rFonts w:asciiTheme="minorHAnsi" w:eastAsiaTheme="majorEastAsia" w:hAnsiTheme="minorHAnsi" w:cstheme="majorBidi"/>
      <w:i/>
      <w:iCs/>
      <w:color w:val="638C1B" w:themeColor="accent1" w:themeShade="BF"/>
      <w:sz w:val="24"/>
    </w:rPr>
  </w:style>
  <w:style w:type="character" w:customStyle="1" w:styleId="Heading5Char">
    <w:name w:val="Heading 5 Char"/>
    <w:basedOn w:val="DefaultParagraphFont"/>
    <w:link w:val="Heading5"/>
    <w:uiPriority w:val="9"/>
    <w:semiHidden/>
    <w:rsid w:val="00122F6F"/>
    <w:rPr>
      <w:rFonts w:asciiTheme="minorHAnsi" w:eastAsiaTheme="majorEastAsia" w:hAnsiTheme="minorHAnsi" w:cstheme="majorBidi"/>
      <w:color w:val="638C1B" w:themeColor="accent1" w:themeShade="BF"/>
      <w:sz w:val="24"/>
    </w:rPr>
  </w:style>
  <w:style w:type="character" w:customStyle="1" w:styleId="Heading6Char">
    <w:name w:val="Heading 6 Char"/>
    <w:basedOn w:val="DefaultParagraphFont"/>
    <w:link w:val="Heading6"/>
    <w:uiPriority w:val="9"/>
    <w:semiHidden/>
    <w:rsid w:val="005F7094"/>
    <w:rPr>
      <w:rFonts w:asciiTheme="minorHAnsi" w:eastAsiaTheme="majorEastAsia" w:hAnsiTheme="minorHAnsi" w:cstheme="majorBidi"/>
      <w:color w:val="425D12" w:themeColor="accent1" w:themeShade="7F"/>
      <w:sz w:val="24"/>
    </w:rPr>
  </w:style>
  <w:style w:type="character" w:customStyle="1" w:styleId="Heading7Char">
    <w:name w:val="Heading 7 Char"/>
    <w:basedOn w:val="DefaultParagraphFont"/>
    <w:link w:val="Heading7"/>
    <w:uiPriority w:val="9"/>
    <w:semiHidden/>
    <w:rsid w:val="005F7094"/>
    <w:rPr>
      <w:rFonts w:asciiTheme="minorHAnsi" w:eastAsiaTheme="majorEastAsia" w:hAnsiTheme="minorHAnsi" w:cstheme="majorBidi"/>
      <w:i/>
      <w:iCs/>
      <w:color w:val="425D12" w:themeColor="accent1" w:themeShade="7F"/>
      <w:sz w:val="24"/>
    </w:rPr>
  </w:style>
  <w:style w:type="character" w:customStyle="1" w:styleId="Heading8Char">
    <w:name w:val="Heading 8 Char"/>
    <w:basedOn w:val="DefaultParagraphFont"/>
    <w:link w:val="Heading8"/>
    <w:uiPriority w:val="9"/>
    <w:semiHidden/>
    <w:rsid w:val="005F7094"/>
    <w:rPr>
      <w:rFonts w:asciiTheme="minorHAnsi" w:eastAsiaTheme="majorEastAsia" w:hAnsiTheme="min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F7094"/>
    <w:rPr>
      <w:rFonts w:asciiTheme="minorHAnsi" w:eastAsiaTheme="majorEastAsia" w:hAnsiTheme="minorHAnsi" w:cstheme="majorBidi"/>
      <w:i/>
      <w:iCs/>
      <w:color w:val="272727" w:themeColor="text1" w:themeTint="D8"/>
      <w:sz w:val="21"/>
      <w:szCs w:val="21"/>
    </w:rPr>
  </w:style>
  <w:style w:type="paragraph" w:styleId="Title">
    <w:name w:val="Title"/>
    <w:basedOn w:val="Normal"/>
    <w:next w:val="Normal"/>
    <w:link w:val="TitleChar"/>
    <w:uiPriority w:val="1"/>
    <w:rsid w:val="005F7094"/>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
    <w:rsid w:val="00122F6F"/>
    <w:rPr>
      <w:rFonts w:eastAsiaTheme="majorEastAsia" w:cstheme="majorBidi"/>
      <w:spacing w:val="-10"/>
      <w:kern w:val="28"/>
      <w:sz w:val="56"/>
      <w:szCs w:val="56"/>
    </w:rPr>
  </w:style>
  <w:style w:type="paragraph" w:styleId="Subtitle">
    <w:name w:val="Subtitle"/>
    <w:basedOn w:val="Normal"/>
    <w:next w:val="Normal"/>
    <w:link w:val="SubtitleChar"/>
    <w:uiPriority w:val="2"/>
    <w:qFormat/>
    <w:rsid w:val="008317E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2"/>
    <w:rsid w:val="00122F6F"/>
    <w:rPr>
      <w:rFonts w:eastAsiaTheme="minorEastAsia"/>
      <w:color w:val="5A5A5A" w:themeColor="text1" w:themeTint="A5"/>
      <w:spacing w:val="15"/>
    </w:rPr>
  </w:style>
  <w:style w:type="table" w:styleId="TableGrid">
    <w:name w:val="Table Grid"/>
    <w:basedOn w:val="TableNormal"/>
    <w:rsid w:val="008317EF"/>
    <w:tblPr>
      <w:tblInd w:w="0" w:type="nil"/>
      <w:tblCellMar>
        <w:left w:w="0" w:type="dxa"/>
        <w:right w:w="0" w:type="dxa"/>
      </w:tblCellMar>
    </w:tblPr>
  </w:style>
  <w:style w:type="paragraph" w:styleId="TOCHeading">
    <w:name w:val="TOC Heading"/>
    <w:basedOn w:val="Heading1"/>
    <w:next w:val="Normal"/>
    <w:uiPriority w:val="39"/>
    <w:unhideWhenUsed/>
    <w:qFormat/>
    <w:rsid w:val="005F7094"/>
    <w:pPr>
      <w:spacing w:before="240"/>
      <w:outlineLvl w:val="9"/>
    </w:pPr>
    <w:rPr>
      <w:b w:val="0"/>
      <w:color w:val="638C1B" w:themeColor="accent1" w:themeShade="BF"/>
      <w:sz w:val="32"/>
    </w:rPr>
  </w:style>
  <w:style w:type="table" w:styleId="TableGridLight">
    <w:name w:val="Grid Table Light"/>
    <w:basedOn w:val="TableNormal"/>
    <w:uiPriority w:val="40"/>
    <w:rsid w:val="005F7094"/>
    <w:tblPr>
      <w:tblInd w:w="0" w:type="nil"/>
      <w:tblCellMar>
        <w:left w:w="0" w:type="dxa"/>
        <w:right w:w="0" w:type="dxa"/>
      </w:tblCellMar>
    </w:tblPr>
  </w:style>
  <w:style w:type="table" w:styleId="PlainTable1">
    <w:name w:val="Plain Table 1"/>
    <w:basedOn w:val="TableNormal"/>
    <w:uiPriority w:val="41"/>
    <w:rsid w:val="005F7094"/>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styleId="PlainTable2">
    <w:name w:val="Plain Table 2"/>
    <w:basedOn w:val="TableNormal"/>
    <w:rsid w:val="005F7094"/>
    <w:tblPr>
      <w:tblStyleRowBandSize w:val="1"/>
      <w:tblStyleColBandSize w:val="1"/>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F7094"/>
    <w:tblPr>
      <w:tblStyleRowBandSize w:val="1"/>
      <w:tblStyleColBandSize w:val="1"/>
      <w:tblInd w:w="0" w:type="nil"/>
      <w:tblCellMar>
        <w:left w:w="0" w:type="dxa"/>
        <w:right w:w="0" w:type="dxa"/>
      </w:tblCellMar>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F7094"/>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5F7094"/>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5F7094"/>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F7094"/>
    <w:tblPr>
      <w:tblStyleRowBandSize w:val="1"/>
      <w:tblStyleColBandSize w:val="1"/>
    </w:tblPr>
    <w:tblStylePr w:type="firstRow">
      <w:rPr>
        <w:b/>
        <w:bCs/>
      </w:rPr>
      <w:tblPr/>
      <w:tcPr>
        <w:tcBorders>
          <w:bottom w:val="single" w:sz="12" w:space="0" w:color="B9E370" w:themeColor="accent1" w:themeTint="99"/>
        </w:tcBorders>
      </w:tcPr>
    </w:tblStylePr>
    <w:tblStylePr w:type="lastRow">
      <w:rPr>
        <w:b/>
        <w:bCs/>
      </w:rPr>
      <w:tblPr/>
      <w:tcPr>
        <w:tcBorders>
          <w:top w:val="double" w:sz="2" w:space="0" w:color="B9E37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F7094"/>
    <w:tblPr>
      <w:tblStyleRowBandSize w:val="1"/>
      <w:tblStyleColBandSize w:val="1"/>
    </w:tblPr>
    <w:tblStylePr w:type="firstRow">
      <w:rPr>
        <w:b/>
        <w:bCs/>
      </w:rPr>
      <w:tblPr/>
      <w:tcPr>
        <w:tcBorders>
          <w:bottom w:val="single" w:sz="12" w:space="0" w:color="85DD71" w:themeColor="accent2" w:themeTint="99"/>
        </w:tcBorders>
      </w:tcPr>
    </w:tblStylePr>
    <w:tblStylePr w:type="lastRow">
      <w:rPr>
        <w:b/>
        <w:bCs/>
      </w:rPr>
      <w:tblPr/>
      <w:tcPr>
        <w:tcBorders>
          <w:top w:val="double" w:sz="2" w:space="0" w:color="85DD71"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F7094"/>
    <w:tblPr>
      <w:tblStyleRowBandSize w:val="1"/>
      <w:tblStyleColBandSize w:val="1"/>
    </w:tblPr>
    <w:tblStylePr w:type="firstRow">
      <w:rPr>
        <w:b/>
        <w:bCs/>
      </w:rPr>
      <w:tblPr/>
      <w:tcPr>
        <w:tcBorders>
          <w:bottom w:val="single" w:sz="12" w:space="0" w:color="5DEC39" w:themeColor="accent3" w:themeTint="99"/>
        </w:tcBorders>
      </w:tcPr>
    </w:tblStylePr>
    <w:tblStylePr w:type="lastRow">
      <w:rPr>
        <w:b/>
        <w:bCs/>
      </w:rPr>
      <w:tblPr/>
      <w:tcPr>
        <w:tcBorders>
          <w:top w:val="double" w:sz="2" w:space="0" w:color="5DEC3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F7094"/>
    <w:tblPr>
      <w:tblStyleRowBandSize w:val="1"/>
      <w:tblStyleColBandSize w:val="1"/>
    </w:tblPr>
    <w:tblStylePr w:type="firstRow">
      <w:rPr>
        <w:b/>
        <w:bCs/>
      </w:rPr>
      <w:tblPr/>
      <w:tcPr>
        <w:tcBorders>
          <w:bottom w:val="single" w:sz="12" w:space="0" w:color="17F689" w:themeColor="accent4" w:themeTint="99"/>
        </w:tcBorders>
      </w:tcPr>
    </w:tblStylePr>
    <w:tblStylePr w:type="lastRow">
      <w:rPr>
        <w:b/>
        <w:bCs/>
      </w:rPr>
      <w:tblPr/>
      <w:tcPr>
        <w:tcBorders>
          <w:top w:val="double" w:sz="2" w:space="0" w:color="17F689" w:themeColor="accent4" w:themeTint="99"/>
        </w:tcBorders>
      </w:tcPr>
    </w:tblStylePr>
    <w:tblStylePr w:type="firstCol">
      <w:rPr>
        <w:b/>
        <w:bCs/>
      </w:rPr>
    </w:tblStylePr>
    <w:tblStylePr w:type="lastCol">
      <w:rPr>
        <w:b/>
        <w:bCs/>
      </w:rPr>
    </w:tblStylePr>
  </w:style>
  <w:style w:type="table" w:styleId="MediumList2">
    <w:name w:val="Medium List 2"/>
    <w:basedOn w:val="TableNormal"/>
    <w:uiPriority w:val="66"/>
    <w:semiHidden/>
    <w:unhideWhenUsed/>
    <w:rsid w:val="005F7094"/>
    <w:rPr>
      <w:rFonts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F7094"/>
    <w:rPr>
      <w:rFonts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sz="24" w:space="0" w:color="86BC25" w:themeColor="accent1"/>
          <w:right w:val="nil"/>
          <w:insideH w:val="nil"/>
          <w:insideV w:val="nil"/>
        </w:tcBorders>
        <w:shd w:val="clear" w:color="auto" w:fill="FFFFFF" w:themeFill="background1"/>
      </w:tcPr>
    </w:tblStylePr>
    <w:tblStylePr w:type="lastRow">
      <w:tblPr/>
      <w:tcPr>
        <w:tcBorders>
          <w:top w:val="single" w:sz="8" w:space="0" w:color="86BC2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BC25" w:themeColor="accent1"/>
          <w:insideH w:val="nil"/>
          <w:insideV w:val="nil"/>
        </w:tcBorders>
        <w:shd w:val="clear" w:color="auto" w:fill="FFFFFF" w:themeFill="background1"/>
      </w:tcPr>
    </w:tblStylePr>
    <w:tblStylePr w:type="lastCol">
      <w:tblPr/>
      <w:tcPr>
        <w:tcBorders>
          <w:top w:val="nil"/>
          <w:left w:val="single" w:sz="8" w:space="0" w:color="86BC2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F3C3" w:themeFill="accent1" w:themeFillTint="3F"/>
      </w:tcPr>
    </w:tblStylePr>
    <w:tblStylePr w:type="band1Horz">
      <w:tblPr/>
      <w:tcPr>
        <w:tcBorders>
          <w:top w:val="nil"/>
          <w:bottom w:val="nil"/>
          <w:insideH w:val="nil"/>
          <w:insideV w:val="nil"/>
        </w:tcBorders>
        <w:shd w:val="clear" w:color="auto" w:fill="E2F3C3"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F7094"/>
    <w:rPr>
      <w:rFonts w:eastAsiaTheme="majorEastAsia" w:cstheme="majorBidi"/>
      <w:color w:val="000000" w:themeColor="text1"/>
    </w:rPr>
    <w:tblPr>
      <w:tblStyleRowBandSize w:val="1"/>
      <w:tblStyleColBandSize w:val="1"/>
      <w:tblInd w:w="0" w:type="nil"/>
      <w:tblCellMar>
        <w:left w:w="0" w:type="dxa"/>
        <w:right w:w="0" w:type="dxa"/>
      </w:tblCellMar>
    </w:tblPr>
    <w:tcPr>
      <w:tcBorders>
        <w:top w:val="nil"/>
        <w:bottom w:val="nil"/>
      </w:tcBorders>
      <w:shd w:val="clear" w:color="auto" w:fill="CCF1C4" w:themeFill="accent2" w:themeFillTint="3F"/>
    </w:tcPr>
    <w:tblStylePr w:type="firstRow">
      <w:rPr>
        <w:sz w:val="24"/>
        <w:szCs w:val="24"/>
      </w:rPr>
      <w:tblPr/>
      <w:tcPr>
        <w:tcBorders>
          <w:top w:val="nil"/>
          <w:left w:val="nil"/>
          <w:bottom w:val="single" w:sz="24" w:space="0" w:color="43B02A" w:themeColor="accent2"/>
          <w:right w:val="nil"/>
          <w:insideH w:val="nil"/>
          <w:insideV w:val="nil"/>
        </w:tcBorders>
        <w:shd w:val="clear" w:color="auto" w:fill="FFFFFF" w:themeFill="background1"/>
      </w:tcPr>
    </w:tblStylePr>
    <w:tblStylePr w:type="lastRow">
      <w:tblPr/>
      <w:tcPr>
        <w:tcBorders>
          <w:top w:val="single" w:sz="8" w:space="0" w:color="43B02A"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43B02A" w:themeColor="accent2"/>
          <w:insideH w:val="nil"/>
          <w:insideV w:val="nil"/>
        </w:tcBorders>
        <w:shd w:val="clear" w:color="auto" w:fill="FFFFFF" w:themeFill="background1"/>
      </w:tcPr>
    </w:tblStylePr>
    <w:tblStylePr w:type="lastCol">
      <w:tblPr/>
      <w:tcPr>
        <w:tcBorders>
          <w:top w:val="nil"/>
          <w:left w:val="single" w:sz="8" w:space="0" w:color="43B02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F1C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F7094"/>
    <w:rPr>
      <w:rFonts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sz="24" w:space="0" w:color="26890D" w:themeColor="accent3"/>
          <w:right w:val="nil"/>
          <w:insideH w:val="nil"/>
          <w:insideV w:val="nil"/>
        </w:tcBorders>
        <w:shd w:val="clear" w:color="auto" w:fill="FFFFFF" w:themeFill="background1"/>
      </w:tcPr>
    </w:tblStylePr>
    <w:tblStylePr w:type="lastRow">
      <w:tblPr/>
      <w:tcPr>
        <w:tcBorders>
          <w:top w:val="single" w:sz="8" w:space="0" w:color="26890D"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90D" w:themeColor="accent3"/>
          <w:insideH w:val="nil"/>
          <w:insideV w:val="nil"/>
        </w:tcBorders>
        <w:shd w:val="clear" w:color="auto" w:fill="FFFFFF" w:themeFill="background1"/>
      </w:tcPr>
    </w:tblStylePr>
    <w:tblStylePr w:type="lastCol">
      <w:tblPr/>
      <w:tcPr>
        <w:tcBorders>
          <w:top w:val="nil"/>
          <w:left w:val="single" w:sz="8" w:space="0" w:color="26890D"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F7AD" w:themeFill="accent3" w:themeFillTint="3F"/>
      </w:tcPr>
    </w:tblStylePr>
    <w:tblStylePr w:type="band1Horz">
      <w:tblPr/>
      <w:tcPr>
        <w:tcBorders>
          <w:top w:val="nil"/>
          <w:bottom w:val="nil"/>
          <w:insideH w:val="nil"/>
          <w:insideV w:val="nil"/>
        </w:tcBorders>
        <w:shd w:val="clear" w:color="auto" w:fill="BCF7A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F7094"/>
    <w:rPr>
      <w:rFonts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sz="24" w:space="0" w:color="046A38" w:themeColor="accent4"/>
          <w:right w:val="nil"/>
          <w:insideH w:val="nil"/>
          <w:insideV w:val="nil"/>
        </w:tcBorders>
        <w:shd w:val="clear" w:color="auto" w:fill="FFFFFF" w:themeFill="background1"/>
      </w:tcPr>
    </w:tblStylePr>
    <w:tblStylePr w:type="lastRow">
      <w:tblPr/>
      <w:tcPr>
        <w:tcBorders>
          <w:top w:val="single" w:sz="8" w:space="0" w:color="046A38"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46A38" w:themeColor="accent4"/>
          <w:insideH w:val="nil"/>
          <w:insideV w:val="nil"/>
        </w:tcBorders>
        <w:shd w:val="clear" w:color="auto" w:fill="FFFFFF" w:themeFill="background1"/>
      </w:tcPr>
    </w:tblStylePr>
    <w:tblStylePr w:type="lastCol">
      <w:tblPr/>
      <w:tcPr>
        <w:tcBorders>
          <w:top w:val="nil"/>
          <w:left w:val="single" w:sz="8" w:space="0" w:color="046A3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FFBCE" w:themeFill="accent4" w:themeFillTint="3F"/>
      </w:tcPr>
    </w:tblStylePr>
    <w:tblStylePr w:type="band1Horz">
      <w:tblPr/>
      <w:tcPr>
        <w:tcBorders>
          <w:top w:val="nil"/>
          <w:bottom w:val="nil"/>
          <w:insideH w:val="nil"/>
          <w:insideV w:val="nil"/>
        </w:tcBorders>
        <w:shd w:val="clear" w:color="auto" w:fill="9FFB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F7094"/>
    <w:rPr>
      <w:rFonts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sz="24" w:space="0" w:color="0D8390" w:themeColor="accent5"/>
          <w:right w:val="nil"/>
          <w:insideH w:val="nil"/>
          <w:insideV w:val="nil"/>
        </w:tcBorders>
        <w:shd w:val="clear" w:color="auto" w:fill="FFFFFF" w:themeFill="background1"/>
      </w:tcPr>
    </w:tblStylePr>
    <w:tblStylePr w:type="lastRow">
      <w:tblPr/>
      <w:tcPr>
        <w:tcBorders>
          <w:top w:val="single" w:sz="8" w:space="0" w:color="0D839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D8390" w:themeColor="accent5"/>
          <w:insideH w:val="nil"/>
          <w:insideV w:val="nil"/>
        </w:tcBorders>
        <w:shd w:val="clear" w:color="auto" w:fill="FFFFFF" w:themeFill="background1"/>
      </w:tcPr>
    </w:tblStylePr>
    <w:tblStylePr w:type="lastCol">
      <w:tblPr/>
      <w:tcPr>
        <w:tcBorders>
          <w:top w:val="nil"/>
          <w:left w:val="single" w:sz="8" w:space="0" w:color="0D839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EF0F7" w:themeFill="accent5" w:themeFillTint="3F"/>
      </w:tcPr>
    </w:tblStylePr>
    <w:tblStylePr w:type="band1Horz">
      <w:tblPr/>
      <w:tcPr>
        <w:tcBorders>
          <w:top w:val="nil"/>
          <w:bottom w:val="nil"/>
          <w:insideH w:val="nil"/>
          <w:insideV w:val="nil"/>
        </w:tcBorders>
        <w:shd w:val="clear" w:color="auto" w:fill="AEF0F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F7094"/>
    <w:rPr>
      <w:rFonts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sz="24" w:space="0" w:color="007CB0" w:themeColor="accent6"/>
          <w:right w:val="nil"/>
          <w:insideH w:val="nil"/>
          <w:insideV w:val="nil"/>
        </w:tcBorders>
        <w:shd w:val="clear" w:color="auto" w:fill="FFFFFF" w:themeFill="background1"/>
      </w:tcPr>
    </w:tblStylePr>
    <w:tblStylePr w:type="lastRow">
      <w:tblPr/>
      <w:tcPr>
        <w:tcBorders>
          <w:top w:val="single" w:sz="8" w:space="0" w:color="007CB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CB0" w:themeColor="accent6"/>
          <w:insideH w:val="nil"/>
          <w:insideV w:val="nil"/>
        </w:tcBorders>
        <w:shd w:val="clear" w:color="auto" w:fill="FFFFFF" w:themeFill="background1"/>
      </w:tcPr>
    </w:tblStylePr>
    <w:tblStylePr w:type="lastCol">
      <w:tblPr/>
      <w:tcPr>
        <w:tcBorders>
          <w:top w:val="nil"/>
          <w:left w:val="single" w:sz="8" w:space="0" w:color="007CB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CE6FF" w:themeFill="accent6" w:themeFillTint="3F"/>
      </w:tcPr>
    </w:tblStylePr>
    <w:tblStylePr w:type="band1Horz">
      <w:tblPr/>
      <w:tcPr>
        <w:tcBorders>
          <w:top w:val="nil"/>
          <w:bottom w:val="nil"/>
          <w:insideH w:val="nil"/>
          <w:insideV w:val="nil"/>
        </w:tcBorders>
        <w:shd w:val="clear" w:color="auto" w:fill="ACE6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semiHidden/>
    <w:unhideWhenUsed/>
    <w:rsid w:val="005F7094"/>
    <w:rPr>
      <w:rFonts w:eastAsiaTheme="majorEastAsia" w:cstheme="majorBidi"/>
      <w:color w:val="000000" w:themeColor="text1"/>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F7094"/>
    <w:rPr>
      <w:rFonts w:eastAsiaTheme="majorEastAsia" w:cstheme="majorBidi"/>
      <w:color w:val="000000" w:themeColor="text1"/>
    </w:rPr>
    <w:tblPr>
      <w:tblStyleRowBandSize w:val="1"/>
      <w:tblStyleColBandSize w:val="1"/>
    </w:tblPr>
    <w:tcPr>
      <w:shd w:val="clear" w:color="auto" w:fill="E2F3C3" w:themeFill="accent1" w:themeFillTint="3F"/>
    </w:tcPr>
    <w:tblStylePr w:type="firstRow">
      <w:rPr>
        <w:b/>
        <w:bCs/>
        <w:color w:val="000000" w:themeColor="text1"/>
      </w:rPr>
      <w:tblPr/>
      <w:tcPr>
        <w:shd w:val="clear" w:color="auto" w:fill="F3FA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7F5CF" w:themeFill="accent1" w:themeFillTint="33"/>
      </w:tcPr>
    </w:tblStylePr>
    <w:tblStylePr w:type="band1Vert">
      <w:tblPr/>
      <w:tcPr>
        <w:shd w:val="clear" w:color="auto" w:fill="C5E788" w:themeFill="accent1" w:themeFillTint="7F"/>
      </w:tcPr>
    </w:tblStylePr>
    <w:tblStylePr w:type="band1Horz">
      <w:tblPr/>
      <w:tcPr>
        <w:tcBorders>
          <w:insideH w:val="single" w:sz="6" w:space="0" w:color="86BC25" w:themeColor="accent1"/>
          <w:insideV w:val="single" w:sz="6" w:space="0" w:color="86BC25" w:themeColor="accent1"/>
        </w:tcBorders>
        <w:shd w:val="clear" w:color="auto" w:fill="C5E78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F7094"/>
    <w:rPr>
      <w:rFonts w:eastAsiaTheme="majorEastAsia" w:cstheme="majorBidi"/>
      <w:color w:val="000000" w:themeColor="text1"/>
    </w:rPr>
    <w:tblPr>
      <w:tblStyleRowBandSize w:val="1"/>
      <w:tblStyleColBandSize w:val="1"/>
    </w:tblPr>
    <w:tcPr>
      <w:shd w:val="clear" w:color="auto" w:fill="CCF1C4" w:themeFill="accent2" w:themeFillTint="3F"/>
    </w:tcPr>
    <w:tblStylePr w:type="firstRow">
      <w:rPr>
        <w:b/>
        <w:bCs/>
        <w:color w:val="000000" w:themeColor="text1"/>
      </w:rPr>
      <w:tblPr/>
      <w:tcPr>
        <w:shd w:val="clear" w:color="auto" w:fill="EBF9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6F3CF" w:themeFill="accent2" w:themeFillTint="33"/>
      </w:tcPr>
    </w:tblStylePr>
    <w:tblStylePr w:type="band1Vert">
      <w:tblPr/>
      <w:tcPr>
        <w:shd w:val="clear" w:color="auto" w:fill="99E389" w:themeFill="accent2" w:themeFillTint="7F"/>
      </w:tcPr>
    </w:tblStylePr>
    <w:tblStylePr w:type="band1Horz">
      <w:tblPr/>
      <w:tcPr>
        <w:tcBorders>
          <w:insideH w:val="single" w:sz="6" w:space="0" w:color="43B02A" w:themeColor="accent2"/>
          <w:insideV w:val="single" w:sz="6" w:space="0" w:color="43B02A" w:themeColor="accent2"/>
        </w:tcBorders>
        <w:shd w:val="clear" w:color="auto" w:fill="99E38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F7094"/>
    <w:rPr>
      <w:rFonts w:eastAsiaTheme="majorEastAsia" w:cstheme="majorBidi"/>
      <w:color w:val="000000" w:themeColor="text1"/>
    </w:rPr>
    <w:tblPr>
      <w:tblStyleRowBandSize w:val="1"/>
      <w:tblStyleColBandSize w:val="1"/>
    </w:tblPr>
    <w:tcPr>
      <w:shd w:val="clear" w:color="auto" w:fill="BCF7AD" w:themeFill="accent3" w:themeFillTint="3F"/>
    </w:tcPr>
    <w:tblStylePr w:type="firstRow">
      <w:rPr>
        <w:b/>
        <w:bCs/>
        <w:color w:val="000000" w:themeColor="text1"/>
      </w:rPr>
      <w:tblPr/>
      <w:tcPr>
        <w:shd w:val="clear" w:color="auto" w:fill="E4FCD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8BD" w:themeFill="accent3" w:themeFillTint="33"/>
      </w:tcPr>
    </w:tblStylePr>
    <w:tblStylePr w:type="band1Vert">
      <w:tblPr/>
      <w:tcPr>
        <w:shd w:val="clear" w:color="auto" w:fill="78EF5B" w:themeFill="accent3" w:themeFillTint="7F"/>
      </w:tcPr>
    </w:tblStylePr>
    <w:tblStylePr w:type="band1Horz">
      <w:tblPr/>
      <w:tcPr>
        <w:tcBorders>
          <w:insideH w:val="single" w:sz="6" w:space="0" w:color="26890D" w:themeColor="accent3"/>
          <w:insideV w:val="single" w:sz="6" w:space="0" w:color="26890D" w:themeColor="accent3"/>
        </w:tcBorders>
        <w:shd w:val="clear" w:color="auto" w:fill="78EF5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F7094"/>
    <w:rPr>
      <w:rFonts w:eastAsiaTheme="majorEastAsia" w:cstheme="majorBidi"/>
      <w:color w:val="000000" w:themeColor="text1"/>
    </w:rPr>
    <w:tblPr>
      <w:tblStyleRowBandSize w:val="1"/>
      <w:tblStyleColBandSize w:val="1"/>
    </w:tblPr>
    <w:tcPr>
      <w:shd w:val="clear" w:color="auto" w:fill="9FFBCE" w:themeFill="accent4" w:themeFillTint="3F"/>
    </w:tcPr>
    <w:tblStylePr w:type="firstRow">
      <w:rPr>
        <w:b/>
        <w:bCs/>
        <w:color w:val="000000" w:themeColor="text1"/>
      </w:rPr>
      <w:tblPr/>
      <w:tcPr>
        <w:shd w:val="clear" w:color="auto" w:fill="D9FD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1FCD7" w:themeFill="accent4" w:themeFillTint="33"/>
      </w:tcPr>
    </w:tblStylePr>
    <w:tblStylePr w:type="band1Vert">
      <w:tblPr/>
      <w:tcPr>
        <w:shd w:val="clear" w:color="auto" w:fill="3EF79D" w:themeFill="accent4" w:themeFillTint="7F"/>
      </w:tcPr>
    </w:tblStylePr>
    <w:tblStylePr w:type="band1Horz">
      <w:tblPr/>
      <w:tcPr>
        <w:tcBorders>
          <w:insideH w:val="single" w:sz="6" w:space="0" w:color="046A38" w:themeColor="accent4"/>
          <w:insideV w:val="single" w:sz="6" w:space="0" w:color="046A38" w:themeColor="accent4"/>
        </w:tcBorders>
        <w:shd w:val="clear" w:color="auto" w:fill="3EF79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F7094"/>
    <w:rPr>
      <w:rFonts w:eastAsiaTheme="majorEastAsia" w:cstheme="majorBidi"/>
      <w:color w:val="000000" w:themeColor="text1"/>
    </w:rPr>
    <w:tblPr>
      <w:tblStyleRowBandSize w:val="1"/>
      <w:tblStyleColBandSize w:val="1"/>
    </w:tblPr>
    <w:tcPr>
      <w:shd w:val="clear" w:color="auto" w:fill="AEF0F7" w:themeFill="accent5" w:themeFillTint="3F"/>
    </w:tcPr>
    <w:tblStylePr w:type="firstRow">
      <w:rPr>
        <w:b/>
        <w:bCs/>
        <w:color w:val="000000" w:themeColor="text1"/>
      </w:rPr>
      <w:tblPr/>
      <w:tcPr>
        <w:shd w:val="clear" w:color="auto" w:fill="DFF9F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F3F9" w:themeFill="accent5" w:themeFillTint="33"/>
      </w:tcPr>
    </w:tblStylePr>
    <w:tblStylePr w:type="band1Vert">
      <w:tblPr/>
      <w:tcPr>
        <w:shd w:val="clear" w:color="auto" w:fill="5DE1F0" w:themeFill="accent5" w:themeFillTint="7F"/>
      </w:tcPr>
    </w:tblStylePr>
    <w:tblStylePr w:type="band1Horz">
      <w:tblPr/>
      <w:tcPr>
        <w:tcBorders>
          <w:insideH w:val="single" w:sz="6" w:space="0" w:color="0D8390" w:themeColor="accent5"/>
          <w:insideV w:val="single" w:sz="6" w:space="0" w:color="0D8390" w:themeColor="accent5"/>
        </w:tcBorders>
        <w:shd w:val="clear" w:color="auto" w:fill="5DE1F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F7094"/>
    <w:rPr>
      <w:rFonts w:eastAsiaTheme="majorEastAsia" w:cstheme="majorBidi"/>
      <w:color w:val="000000" w:themeColor="text1"/>
    </w:rPr>
    <w:tblPr>
      <w:tblStyleRowBandSize w:val="1"/>
      <w:tblStyleColBandSize w:val="1"/>
    </w:tblPr>
    <w:tcPr>
      <w:shd w:val="clear" w:color="auto" w:fill="ACE6FF" w:themeFill="accent6" w:themeFillTint="3F"/>
    </w:tcPr>
    <w:tblStylePr w:type="firstRow">
      <w:rPr>
        <w:b/>
        <w:bCs/>
        <w:color w:val="000000" w:themeColor="text1"/>
      </w:rPr>
      <w:tblPr/>
      <w:tcPr>
        <w:shd w:val="clear" w:color="auto" w:fill="DEF5FF"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CEBFF" w:themeFill="accent6" w:themeFillTint="33"/>
      </w:tcPr>
    </w:tblStylePr>
    <w:tblStylePr w:type="band1Vert">
      <w:tblPr/>
      <w:tcPr>
        <w:shd w:val="clear" w:color="auto" w:fill="58CDFF" w:themeFill="accent6" w:themeFillTint="7F"/>
      </w:tcPr>
    </w:tblStylePr>
    <w:tblStylePr w:type="band1Horz">
      <w:tblPr/>
      <w:tcPr>
        <w:tcBorders>
          <w:insideH w:val="single" w:sz="6" w:space="0" w:color="007CB0" w:themeColor="accent6"/>
          <w:insideV w:val="single" w:sz="6" w:space="0" w:color="007CB0" w:themeColor="accent6"/>
        </w:tcBorders>
        <w:shd w:val="clear" w:color="auto" w:fill="58CDFF" w:themeFill="accent6" w:themeFillTint="7F"/>
      </w:tcPr>
    </w:tblStylePr>
    <w:tblStylePr w:type="nwCell">
      <w:tblPr/>
      <w:tcPr>
        <w:shd w:val="clear" w:color="auto" w:fill="FFFFFF" w:themeFill="background1"/>
      </w:tcPr>
    </w:tblStylePr>
  </w:style>
  <w:style w:type="paragraph" w:styleId="BlockText">
    <w:name w:val="Block Text"/>
    <w:basedOn w:val="Normal"/>
    <w:uiPriority w:val="99"/>
    <w:semiHidden/>
    <w:unhideWhenUsed/>
    <w:rsid w:val="005F7094"/>
    <w:pPr>
      <w:pBdr>
        <w:top w:val="single" w:sz="2" w:space="10" w:color="86BC25" w:themeColor="accent1"/>
        <w:left w:val="single" w:sz="2" w:space="10" w:color="86BC25" w:themeColor="accent1"/>
        <w:bottom w:val="single" w:sz="2" w:space="10" w:color="86BC25" w:themeColor="accent1"/>
        <w:right w:val="single" w:sz="2" w:space="10" w:color="86BC25" w:themeColor="accent1"/>
      </w:pBdr>
      <w:ind w:left="1152" w:right="1152"/>
    </w:pPr>
    <w:rPr>
      <w:rFonts w:eastAsiaTheme="minorEastAsia"/>
      <w:i/>
      <w:iCs/>
      <w:color w:val="86BC25" w:themeColor="accent1"/>
    </w:rPr>
  </w:style>
  <w:style w:type="paragraph" w:styleId="EnvelopeAddress">
    <w:name w:val="envelope address"/>
    <w:basedOn w:val="Normal"/>
    <w:uiPriority w:val="99"/>
    <w:semiHidden/>
    <w:unhideWhenUsed/>
    <w:rsid w:val="005F7094"/>
    <w:pPr>
      <w:framePr w:w="7920" w:h="1980" w:hRule="exact" w:hSpace="180" w:wrap="auto" w:hAnchor="page" w:xAlign="center" w:yAlign="bottom"/>
      <w:ind w:left="2880"/>
    </w:pPr>
    <w:rPr>
      <w:rFonts w:eastAsiaTheme="majorEastAsia" w:cstheme="majorBidi"/>
      <w:szCs w:val="24"/>
    </w:rPr>
  </w:style>
  <w:style w:type="paragraph" w:styleId="EnvelopeReturn">
    <w:name w:val="envelope return"/>
    <w:basedOn w:val="Normal"/>
    <w:uiPriority w:val="99"/>
    <w:semiHidden/>
    <w:unhideWhenUsed/>
    <w:rsid w:val="005F7094"/>
    <w:rPr>
      <w:rFonts w:eastAsiaTheme="majorEastAsia" w:cstheme="majorBidi"/>
      <w:sz w:val="20"/>
      <w:szCs w:val="20"/>
    </w:rPr>
  </w:style>
  <w:style w:type="paragraph" w:styleId="Index1">
    <w:name w:val="index 1"/>
    <w:basedOn w:val="Normal"/>
    <w:next w:val="Normal"/>
    <w:autoRedefine/>
    <w:uiPriority w:val="99"/>
    <w:semiHidden/>
    <w:unhideWhenUsed/>
    <w:rsid w:val="005F7094"/>
    <w:pPr>
      <w:ind w:left="220" w:hanging="220"/>
    </w:pPr>
  </w:style>
  <w:style w:type="paragraph" w:styleId="IndexHeading">
    <w:name w:val="index heading"/>
    <w:basedOn w:val="Normal"/>
    <w:next w:val="Index1"/>
    <w:uiPriority w:val="99"/>
    <w:semiHidden/>
    <w:unhideWhenUsed/>
    <w:rsid w:val="005F7094"/>
    <w:rPr>
      <w:rFonts w:eastAsiaTheme="majorEastAsia" w:cstheme="majorBidi"/>
      <w:b/>
      <w:bCs/>
    </w:rPr>
  </w:style>
  <w:style w:type="paragraph" w:styleId="MessageHeader">
    <w:name w:val="Message Header"/>
    <w:basedOn w:val="Normal"/>
    <w:link w:val="MessageHeaderChar"/>
    <w:uiPriority w:val="99"/>
    <w:semiHidden/>
    <w:unhideWhenUsed/>
    <w:rsid w:val="005F7094"/>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szCs w:val="24"/>
    </w:rPr>
  </w:style>
  <w:style w:type="character" w:customStyle="1" w:styleId="MessageHeaderChar">
    <w:name w:val="Message Header Char"/>
    <w:basedOn w:val="DefaultParagraphFont"/>
    <w:link w:val="MessageHeader"/>
    <w:uiPriority w:val="99"/>
    <w:semiHidden/>
    <w:rsid w:val="005F7094"/>
    <w:rPr>
      <w:rFonts w:eastAsiaTheme="majorEastAsia" w:cstheme="majorBidi"/>
      <w:sz w:val="24"/>
      <w:szCs w:val="24"/>
      <w:shd w:val="pct20" w:color="auto" w:fill="auto"/>
    </w:rPr>
  </w:style>
  <w:style w:type="paragraph" w:styleId="TOAHeading">
    <w:name w:val="toa heading"/>
    <w:basedOn w:val="Normal"/>
    <w:next w:val="Normal"/>
    <w:uiPriority w:val="99"/>
    <w:semiHidden/>
    <w:unhideWhenUsed/>
    <w:rsid w:val="005F7094"/>
    <w:pPr>
      <w:spacing w:before="120"/>
    </w:pPr>
    <w:rPr>
      <w:rFonts w:eastAsiaTheme="majorEastAsia" w:cstheme="majorBidi"/>
      <w:b/>
      <w:bCs/>
      <w:szCs w:val="24"/>
    </w:rPr>
  </w:style>
  <w:style w:type="paragraph" w:styleId="NoSpacing">
    <w:name w:val="No Spacing"/>
    <w:unhideWhenUsed/>
    <w:rsid w:val="008317EF"/>
  </w:style>
  <w:style w:type="character" w:styleId="Emphasis">
    <w:name w:val="Emphasis"/>
    <w:basedOn w:val="DefaultParagraphFont"/>
    <w:uiPriority w:val="24"/>
    <w:qFormat/>
    <w:rsid w:val="002159DE"/>
    <w:rPr>
      <w:i/>
      <w:iCs/>
    </w:rPr>
  </w:style>
  <w:style w:type="character" w:styleId="IntenseEmphasis">
    <w:name w:val="Intense Emphasis"/>
    <w:basedOn w:val="DefaultParagraphFont"/>
    <w:uiPriority w:val="37"/>
    <w:unhideWhenUsed/>
    <w:rsid w:val="002159DE"/>
    <w:rPr>
      <w:i/>
      <w:iCs/>
      <w:color w:val="86BC25" w:themeColor="accent1"/>
    </w:rPr>
  </w:style>
  <w:style w:type="character" w:styleId="Strong">
    <w:name w:val="Strong"/>
    <w:basedOn w:val="DefaultParagraphFont"/>
    <w:uiPriority w:val="22"/>
    <w:qFormat/>
    <w:rsid w:val="002159DE"/>
    <w:rPr>
      <w:b/>
      <w:bCs/>
    </w:rPr>
  </w:style>
  <w:style w:type="paragraph" w:styleId="Quote">
    <w:name w:val="Quote"/>
    <w:basedOn w:val="Normal"/>
    <w:next w:val="Normal"/>
    <w:link w:val="QuoteChar"/>
    <w:uiPriority w:val="29"/>
    <w:qFormat/>
    <w:rsid w:val="002159D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159DE"/>
    <w:rPr>
      <w:i/>
      <w:iCs/>
      <w:color w:val="404040" w:themeColor="text1" w:themeTint="BF"/>
    </w:rPr>
  </w:style>
  <w:style w:type="paragraph" w:styleId="IntenseQuote">
    <w:name w:val="Intense Quote"/>
    <w:basedOn w:val="Normal"/>
    <w:next w:val="Normal"/>
    <w:link w:val="IntenseQuoteChar"/>
    <w:uiPriority w:val="37"/>
    <w:unhideWhenUsed/>
    <w:rsid w:val="002159DE"/>
    <w:pPr>
      <w:pBdr>
        <w:top w:val="single" w:sz="4" w:space="10" w:color="86BC25" w:themeColor="accent1"/>
        <w:bottom w:val="single" w:sz="4" w:space="10" w:color="86BC25" w:themeColor="accent1"/>
      </w:pBdr>
      <w:spacing w:before="360" w:after="360"/>
      <w:ind w:left="864" w:right="864"/>
      <w:jc w:val="center"/>
    </w:pPr>
    <w:rPr>
      <w:i/>
      <w:iCs/>
      <w:color w:val="86BC25" w:themeColor="accent1"/>
    </w:rPr>
  </w:style>
  <w:style w:type="character" w:customStyle="1" w:styleId="IntenseQuoteChar">
    <w:name w:val="Intense Quote Char"/>
    <w:basedOn w:val="DefaultParagraphFont"/>
    <w:link w:val="IntenseQuote"/>
    <w:uiPriority w:val="37"/>
    <w:rsid w:val="008A27F6"/>
    <w:rPr>
      <w:i/>
      <w:iCs/>
      <w:color w:val="86BC25" w:themeColor="accent1"/>
    </w:rPr>
  </w:style>
  <w:style w:type="character" w:styleId="SubtleReference">
    <w:name w:val="Subtle Reference"/>
    <w:basedOn w:val="DefaultParagraphFont"/>
    <w:uiPriority w:val="37"/>
    <w:unhideWhenUsed/>
    <w:qFormat/>
    <w:rsid w:val="002159DE"/>
    <w:rPr>
      <w:smallCaps/>
      <w:color w:val="5A5A5A" w:themeColor="text1" w:themeTint="A5"/>
    </w:rPr>
  </w:style>
  <w:style w:type="character" w:styleId="BookTitle">
    <w:name w:val="Book Title"/>
    <w:basedOn w:val="DefaultParagraphFont"/>
    <w:uiPriority w:val="37"/>
    <w:unhideWhenUsed/>
    <w:rsid w:val="002159DE"/>
    <w:rPr>
      <w:b/>
      <w:bCs/>
      <w:i/>
      <w:iCs/>
      <w:spacing w:val="5"/>
    </w:rPr>
  </w:style>
  <w:style w:type="paragraph" w:styleId="ListParagraph">
    <w:name w:val="List Paragraph"/>
    <w:basedOn w:val="Normal"/>
    <w:uiPriority w:val="37"/>
    <w:unhideWhenUsed/>
    <w:qFormat/>
    <w:rsid w:val="00372EC9"/>
    <w:pPr>
      <w:spacing w:before="120" w:after="120"/>
      <w:ind w:left="720"/>
      <w:contextualSpacing/>
    </w:pPr>
  </w:style>
  <w:style w:type="paragraph" w:styleId="Caption">
    <w:name w:val="caption"/>
    <w:basedOn w:val="Normal"/>
    <w:next w:val="Normal"/>
    <w:uiPriority w:val="35"/>
    <w:qFormat/>
    <w:rsid w:val="002159DE"/>
    <w:rPr>
      <w:i/>
      <w:iCs/>
      <w:color w:val="53565A" w:themeColor="text2"/>
      <w:sz w:val="18"/>
      <w:szCs w:val="18"/>
    </w:rPr>
  </w:style>
  <w:style w:type="paragraph" w:styleId="Bibliography">
    <w:name w:val="Bibliography"/>
    <w:basedOn w:val="Normal"/>
    <w:next w:val="Normal"/>
    <w:uiPriority w:val="37"/>
    <w:semiHidden/>
    <w:unhideWhenUsed/>
    <w:rsid w:val="002159DE"/>
  </w:style>
  <w:style w:type="paragraph" w:customStyle="1" w:styleId="Contentstitle">
    <w:name w:val="Contents title"/>
    <w:basedOn w:val="Normal"/>
    <w:next w:val="Normal"/>
    <w:uiPriority w:val="7"/>
    <w:qFormat/>
    <w:rsid w:val="00935843"/>
    <w:pPr>
      <w:spacing w:after="480" w:line="720" w:lineRule="atLeast"/>
    </w:pPr>
    <w:rPr>
      <w:kern w:val="0"/>
      <w:sz w:val="60"/>
      <w14:ligatures w14:val="none"/>
    </w:rPr>
  </w:style>
  <w:style w:type="paragraph" w:customStyle="1" w:styleId="Documenttitle">
    <w:name w:val="Document title"/>
    <w:next w:val="Normal"/>
    <w:uiPriority w:val="3"/>
    <w:qFormat/>
    <w:rsid w:val="00935843"/>
    <w:pPr>
      <w:spacing w:after="240" w:line="580" w:lineRule="atLeast"/>
    </w:pPr>
    <w:rPr>
      <w:rFonts w:eastAsiaTheme="majorEastAsia" w:cstheme="majorBidi"/>
      <w:bCs/>
      <w:color w:val="26890D" w:themeColor="accent3"/>
      <w:kern w:val="0"/>
      <w:sz w:val="42"/>
      <w:szCs w:val="28"/>
      <w14:ligatures w14:val="none"/>
    </w:rPr>
  </w:style>
  <w:style w:type="paragraph" w:customStyle="1" w:styleId="Contactus">
    <w:name w:val="Contact us"/>
    <w:basedOn w:val="Normal"/>
    <w:next w:val="Normal"/>
    <w:uiPriority w:val="15"/>
    <w:qFormat/>
    <w:rsid w:val="00935843"/>
    <w:pPr>
      <w:spacing w:after="240" w:line="340" w:lineRule="atLeast"/>
    </w:pPr>
    <w:rPr>
      <w:kern w:val="0"/>
      <w:sz w:val="28"/>
      <w14:ligatures w14:val="none"/>
    </w:rPr>
  </w:style>
  <w:style w:type="paragraph" w:customStyle="1" w:styleId="Contacttext">
    <w:name w:val="Contact text"/>
    <w:basedOn w:val="Normal"/>
    <w:uiPriority w:val="15"/>
    <w:qFormat/>
    <w:rsid w:val="00935843"/>
    <w:rPr>
      <w:kern w:val="0"/>
      <w14:ligatures w14:val="none"/>
    </w:rPr>
  </w:style>
  <w:style w:type="paragraph" w:customStyle="1" w:styleId="Documentdate">
    <w:name w:val="Document date"/>
    <w:uiPriority w:val="6"/>
    <w:qFormat/>
    <w:rsid w:val="00935843"/>
    <w:pPr>
      <w:spacing w:line="240" w:lineRule="atLeast"/>
    </w:pPr>
    <w:rPr>
      <w:kern w:val="0"/>
      <w:sz w:val="18"/>
      <w14:ligatures w14:val="none"/>
    </w:rPr>
  </w:style>
  <w:style w:type="paragraph" w:customStyle="1" w:styleId="Documentsubtitle">
    <w:name w:val="Document subtitle"/>
    <w:basedOn w:val="Normal"/>
    <w:uiPriority w:val="5"/>
    <w:qFormat/>
    <w:rsid w:val="00935843"/>
    <w:pPr>
      <w:spacing w:after="120" w:line="440" w:lineRule="atLeast"/>
    </w:pPr>
    <w:rPr>
      <w:kern w:val="0"/>
      <w:sz w:val="36"/>
      <w14:ligatures w14:val="none"/>
    </w:rPr>
  </w:style>
  <w:style w:type="paragraph" w:customStyle="1" w:styleId="Legaltext">
    <w:name w:val="Legal text"/>
    <w:basedOn w:val="Normal"/>
    <w:uiPriority w:val="10"/>
    <w:qFormat/>
    <w:rsid w:val="00693289"/>
    <w:pPr>
      <w:spacing w:after="120" w:line="180" w:lineRule="atLeast"/>
    </w:pPr>
    <w:rPr>
      <w:kern w:val="0"/>
      <w:sz w:val="14"/>
      <w14:ligatures w14:val="none"/>
    </w:rPr>
  </w:style>
  <w:style w:type="paragraph" w:customStyle="1" w:styleId="PulloutBlue">
    <w:name w:val="Pullout Blue"/>
    <w:basedOn w:val="Normal"/>
    <w:next w:val="Normal"/>
    <w:uiPriority w:val="18"/>
    <w:qFormat/>
    <w:rsid w:val="00693289"/>
    <w:pPr>
      <w:spacing w:line="360" w:lineRule="atLeast"/>
    </w:pPr>
    <w:rPr>
      <w:color w:val="007CB0" w:themeColor="accent6"/>
      <w:kern w:val="0"/>
      <w:sz w:val="28"/>
      <w14:ligatures w14:val="none"/>
    </w:rPr>
  </w:style>
  <w:style w:type="paragraph" w:customStyle="1" w:styleId="PulloutGreen">
    <w:name w:val="Pullout Green"/>
    <w:basedOn w:val="PulloutBlue"/>
    <w:next w:val="Normal"/>
    <w:uiPriority w:val="18"/>
    <w:qFormat/>
    <w:rsid w:val="00693289"/>
    <w:rPr>
      <w:color w:val="43B02A" w:themeColor="accent2"/>
    </w:rPr>
  </w:style>
  <w:style w:type="paragraph" w:customStyle="1" w:styleId="Sectiontitle">
    <w:name w:val="Section title"/>
    <w:basedOn w:val="Normal"/>
    <w:next w:val="Normal"/>
    <w:uiPriority w:val="7"/>
    <w:qFormat/>
    <w:rsid w:val="00693289"/>
    <w:pPr>
      <w:spacing w:after="480" w:line="720" w:lineRule="atLeast"/>
    </w:pPr>
    <w:rPr>
      <w:kern w:val="0"/>
      <w:sz w:val="60"/>
      <w14:ligatures w14:val="none"/>
    </w:rPr>
  </w:style>
  <w:style w:type="paragraph" w:customStyle="1" w:styleId="Sectionintro">
    <w:name w:val="Section intro"/>
    <w:basedOn w:val="Normal"/>
    <w:next w:val="Normal"/>
    <w:uiPriority w:val="8"/>
    <w:qFormat/>
    <w:rsid w:val="00693289"/>
    <w:pPr>
      <w:spacing w:line="360" w:lineRule="atLeast"/>
    </w:pPr>
    <w:rPr>
      <w:kern w:val="0"/>
      <w:sz w:val="28"/>
      <w14:ligatures w14:val="none"/>
    </w:rPr>
  </w:style>
  <w:style w:type="paragraph" w:customStyle="1" w:styleId="Statustext">
    <w:name w:val="Status text"/>
    <w:basedOn w:val="Normal"/>
    <w:uiPriority w:val="14"/>
    <w:qFormat/>
    <w:rsid w:val="00693289"/>
    <w:rPr>
      <w:color w:val="7F7F7F" w:themeColor="text1" w:themeTint="80"/>
      <w:kern w:val="0"/>
      <w:sz w:val="14"/>
      <w:szCs w:val="24"/>
      <w14:ligatures w14:val="none"/>
    </w:rPr>
  </w:style>
  <w:style w:type="paragraph" w:customStyle="1" w:styleId="Subheading">
    <w:name w:val="Subheading"/>
    <w:basedOn w:val="Normal"/>
    <w:next w:val="Normal"/>
    <w:semiHidden/>
    <w:qFormat/>
    <w:rsid w:val="00693289"/>
    <w:rPr>
      <w:rFonts w:asciiTheme="majorHAnsi" w:eastAsiaTheme="majorEastAsia" w:hAnsiTheme="majorHAnsi" w:cstheme="majorBidi"/>
      <w:b/>
      <w:bCs/>
      <w:iCs/>
      <w:color w:val="000000" w:themeColor="text1"/>
      <w:kern w:val="0"/>
      <w14:ligatures w14:val="none"/>
    </w:rPr>
  </w:style>
  <w:style w:type="paragraph" w:customStyle="1" w:styleId="QuotesourceBlue">
    <w:name w:val="Quote source Blue"/>
    <w:basedOn w:val="Normal"/>
    <w:next w:val="Normal"/>
    <w:uiPriority w:val="19"/>
    <w:qFormat/>
    <w:rsid w:val="00693289"/>
    <w:pPr>
      <w:spacing w:line="200" w:lineRule="atLeast"/>
      <w:contextualSpacing/>
    </w:pPr>
    <w:rPr>
      <w:b/>
      <w:color w:val="26890D" w:themeColor="accent3"/>
      <w:kern w:val="0"/>
      <w:sz w:val="17"/>
      <w14:ligatures w14:val="none"/>
    </w:rPr>
  </w:style>
  <w:style w:type="paragraph" w:customStyle="1" w:styleId="QuotesourceGreen">
    <w:name w:val="Quote source Green"/>
    <w:basedOn w:val="QuotesourceBlue"/>
    <w:next w:val="Normal"/>
    <w:uiPriority w:val="19"/>
    <w:qFormat/>
    <w:rsid w:val="00693289"/>
  </w:style>
  <w:style w:type="paragraph" w:customStyle="1" w:styleId="Quotetext">
    <w:name w:val="Quote text"/>
    <w:basedOn w:val="PulloutBlue"/>
    <w:uiPriority w:val="19"/>
    <w:qFormat/>
    <w:rsid w:val="00693289"/>
    <w:pPr>
      <w:spacing w:line="720" w:lineRule="atLeast"/>
    </w:pPr>
    <w:rPr>
      <w:color w:val="FFFFFF" w:themeColor="background1"/>
      <w:sz w:val="60"/>
    </w:rPr>
  </w:style>
  <w:style w:type="paragraph" w:styleId="ListBullet">
    <w:name w:val="List Bullet"/>
    <w:basedOn w:val="Normal"/>
    <w:uiPriority w:val="10"/>
    <w:qFormat/>
    <w:rsid w:val="005F6865"/>
    <w:pPr>
      <w:numPr>
        <w:numId w:val="1"/>
      </w:numPr>
      <w:contextualSpacing/>
    </w:pPr>
  </w:style>
  <w:style w:type="paragraph" w:styleId="ListNumber">
    <w:name w:val="List Number"/>
    <w:basedOn w:val="Normal"/>
    <w:uiPriority w:val="10"/>
    <w:qFormat/>
    <w:rsid w:val="005F6865"/>
    <w:pPr>
      <w:numPr>
        <w:numId w:val="2"/>
      </w:numPr>
      <w:contextualSpacing/>
    </w:pPr>
  </w:style>
  <w:style w:type="paragraph" w:customStyle="1" w:styleId="Tablebullets">
    <w:name w:val="Table bullets"/>
    <w:basedOn w:val="Tabletext"/>
    <w:uiPriority w:val="11"/>
    <w:qFormat/>
    <w:rsid w:val="005F6865"/>
    <w:pPr>
      <w:numPr>
        <w:numId w:val="3"/>
      </w:numPr>
    </w:pPr>
  </w:style>
  <w:style w:type="paragraph" w:customStyle="1" w:styleId="Tablenumbered">
    <w:name w:val="Table numbered"/>
    <w:basedOn w:val="Tablebullets"/>
    <w:uiPriority w:val="11"/>
    <w:qFormat/>
    <w:rsid w:val="008317EF"/>
    <w:pPr>
      <w:keepNext/>
      <w:keepLines/>
      <w:numPr>
        <w:numId w:val="4"/>
      </w:numPr>
      <w:spacing w:before="120"/>
      <w:ind w:left="714" w:hanging="357"/>
      <w:outlineLvl w:val="0"/>
    </w:pPr>
    <w:rPr>
      <w:rFonts w:eastAsiaTheme="majorEastAsia" w:cstheme="majorBidi"/>
      <w:kern w:val="2"/>
      <w:szCs w:val="32"/>
      <w14:ligatures w14:val="standardContextual"/>
    </w:rPr>
  </w:style>
  <w:style w:type="numbering" w:styleId="111111">
    <w:name w:val="Outline List 2"/>
    <w:basedOn w:val="NoList"/>
    <w:uiPriority w:val="99"/>
    <w:semiHidden/>
    <w:unhideWhenUsed/>
    <w:rsid w:val="008317EF"/>
  </w:style>
  <w:style w:type="paragraph" w:customStyle="1" w:styleId="Tabletext">
    <w:name w:val="Table text"/>
    <w:basedOn w:val="Normal"/>
    <w:uiPriority w:val="10"/>
    <w:qFormat/>
    <w:rsid w:val="008317EF"/>
    <w:rPr>
      <w:kern w:val="0"/>
      <w:sz w:val="18"/>
      <w14:ligatures w14:val="none"/>
    </w:rPr>
  </w:style>
  <w:style w:type="paragraph" w:styleId="Header">
    <w:name w:val="header"/>
    <w:basedOn w:val="Normal"/>
    <w:link w:val="HeaderChar"/>
    <w:uiPriority w:val="16"/>
    <w:rsid w:val="008317EF"/>
    <w:pPr>
      <w:tabs>
        <w:tab w:val="center" w:pos="4513"/>
        <w:tab w:val="right" w:pos="9026"/>
      </w:tabs>
    </w:pPr>
  </w:style>
  <w:style w:type="character" w:customStyle="1" w:styleId="HeaderChar">
    <w:name w:val="Header Char"/>
    <w:basedOn w:val="DefaultParagraphFont"/>
    <w:link w:val="Header"/>
    <w:uiPriority w:val="16"/>
    <w:rsid w:val="008317EF"/>
  </w:style>
  <w:style w:type="paragraph" w:styleId="ListNumber2">
    <w:name w:val="List Number 2"/>
    <w:basedOn w:val="Normal"/>
    <w:uiPriority w:val="10"/>
    <w:rsid w:val="008317EF"/>
    <w:pPr>
      <w:numPr>
        <w:numId w:val="5"/>
      </w:numPr>
      <w:contextualSpacing/>
    </w:pPr>
  </w:style>
  <w:style w:type="paragraph" w:styleId="Footer">
    <w:name w:val="footer"/>
    <w:basedOn w:val="Normal"/>
    <w:link w:val="FooterChar"/>
    <w:uiPriority w:val="16"/>
    <w:rsid w:val="000E70A9"/>
    <w:pPr>
      <w:tabs>
        <w:tab w:val="center" w:pos="4513"/>
        <w:tab w:val="right" w:pos="9026"/>
      </w:tabs>
    </w:pPr>
  </w:style>
  <w:style w:type="character" w:customStyle="1" w:styleId="FooterChar">
    <w:name w:val="Footer Char"/>
    <w:basedOn w:val="DefaultParagraphFont"/>
    <w:link w:val="Footer"/>
    <w:uiPriority w:val="16"/>
    <w:rsid w:val="000E70A9"/>
  </w:style>
  <w:style w:type="paragraph" w:customStyle="1" w:styleId="InlineHeading1">
    <w:name w:val="Inline Heading 1"/>
    <w:basedOn w:val="Normal"/>
    <w:uiPriority w:val="9"/>
    <w:qFormat/>
    <w:rsid w:val="00E2486D"/>
    <w:pPr>
      <w:spacing w:after="120"/>
    </w:pPr>
    <w:rPr>
      <w:color w:val="26890D" w:themeColor="accent3"/>
      <w:kern w:val="0"/>
      <w:sz w:val="36"/>
      <w14:ligatures w14:val="none"/>
    </w:rPr>
  </w:style>
  <w:style w:type="paragraph" w:customStyle="1" w:styleId="InlineHeading2">
    <w:name w:val="Inline Heading 2"/>
    <w:basedOn w:val="InlineHeading1"/>
    <w:uiPriority w:val="9"/>
    <w:qFormat/>
    <w:rsid w:val="00C345AD"/>
    <w:rPr>
      <w:color w:val="000000" w:themeColor="text1"/>
      <w:sz w:val="28"/>
    </w:rPr>
  </w:style>
  <w:style w:type="paragraph" w:customStyle="1" w:styleId="InlineHeading3">
    <w:name w:val="Inline Heading 3"/>
    <w:basedOn w:val="Normal"/>
    <w:uiPriority w:val="9"/>
    <w:qFormat/>
    <w:rsid w:val="00E2486D"/>
    <w:pPr>
      <w:spacing w:after="120"/>
    </w:pPr>
    <w:rPr>
      <w:b/>
      <w:i/>
      <w:color w:val="000000" w:themeColor="text1"/>
      <w:kern w:val="0"/>
      <w14:ligatures w14:val="none"/>
    </w:rPr>
  </w:style>
  <w:style w:type="paragraph" w:styleId="BodyText">
    <w:name w:val="Body Text"/>
    <w:basedOn w:val="Normal"/>
    <w:link w:val="BodyTextChar"/>
    <w:qFormat/>
    <w:rsid w:val="006F7096"/>
    <w:pPr>
      <w:spacing w:before="180" w:after="180"/>
    </w:pPr>
    <w:rPr>
      <w:kern w:val="0"/>
      <w:szCs w:val="24"/>
      <w:lang w:val="en-US"/>
      <w14:ligatures w14:val="none"/>
    </w:rPr>
  </w:style>
  <w:style w:type="character" w:customStyle="1" w:styleId="BodyTextChar">
    <w:name w:val="Body Text Char"/>
    <w:basedOn w:val="DefaultParagraphFont"/>
    <w:link w:val="BodyText"/>
    <w:rsid w:val="006F7096"/>
    <w:rPr>
      <w:rFonts w:asciiTheme="minorHAnsi" w:hAnsiTheme="minorHAnsi"/>
      <w:kern w:val="0"/>
      <w:sz w:val="24"/>
      <w:szCs w:val="24"/>
      <w:lang w:val="en-US"/>
      <w14:ligatures w14:val="none"/>
    </w:rPr>
  </w:style>
  <w:style w:type="paragraph" w:customStyle="1" w:styleId="FirstParagraph">
    <w:name w:val="First Paragraph"/>
    <w:basedOn w:val="BodyText"/>
    <w:next w:val="BodyText"/>
    <w:qFormat/>
    <w:rsid w:val="00CB164A"/>
  </w:style>
  <w:style w:type="paragraph" w:customStyle="1" w:styleId="Compact">
    <w:name w:val="Compact"/>
    <w:basedOn w:val="BodyText"/>
    <w:qFormat/>
    <w:rsid w:val="007578D7"/>
    <w:pPr>
      <w:spacing w:before="36" w:after="36"/>
    </w:pPr>
  </w:style>
  <w:style w:type="paragraph" w:styleId="TOC1">
    <w:name w:val="toc 1"/>
    <w:basedOn w:val="Normal"/>
    <w:next w:val="Normal"/>
    <w:autoRedefine/>
    <w:uiPriority w:val="39"/>
    <w:unhideWhenUsed/>
    <w:rsid w:val="00313D12"/>
    <w:pPr>
      <w:spacing w:after="100"/>
    </w:pPr>
  </w:style>
  <w:style w:type="paragraph" w:styleId="TOC2">
    <w:name w:val="toc 2"/>
    <w:basedOn w:val="Normal"/>
    <w:next w:val="Normal"/>
    <w:autoRedefine/>
    <w:uiPriority w:val="39"/>
    <w:unhideWhenUsed/>
    <w:rsid w:val="00313D12"/>
    <w:pPr>
      <w:spacing w:after="100"/>
      <w:ind w:left="240"/>
    </w:pPr>
  </w:style>
  <w:style w:type="paragraph" w:styleId="TOC3">
    <w:name w:val="toc 3"/>
    <w:basedOn w:val="Normal"/>
    <w:next w:val="Normal"/>
    <w:autoRedefine/>
    <w:uiPriority w:val="39"/>
    <w:unhideWhenUsed/>
    <w:rsid w:val="00313D12"/>
    <w:pPr>
      <w:spacing w:after="100"/>
      <w:ind w:left="480"/>
    </w:pPr>
  </w:style>
  <w:style w:type="paragraph" w:styleId="TOC4">
    <w:name w:val="toc 4"/>
    <w:basedOn w:val="Normal"/>
    <w:next w:val="Normal"/>
    <w:autoRedefine/>
    <w:uiPriority w:val="39"/>
    <w:unhideWhenUsed/>
    <w:rsid w:val="00313D12"/>
    <w:pPr>
      <w:spacing w:after="100" w:line="278" w:lineRule="auto"/>
      <w:ind w:left="720"/>
    </w:pPr>
    <w:rPr>
      <w:rFonts w:eastAsiaTheme="minorEastAsia"/>
      <w:szCs w:val="24"/>
      <w:lang w:val="en-US"/>
    </w:rPr>
  </w:style>
  <w:style w:type="paragraph" w:styleId="TOC5">
    <w:name w:val="toc 5"/>
    <w:basedOn w:val="Normal"/>
    <w:next w:val="Normal"/>
    <w:autoRedefine/>
    <w:uiPriority w:val="39"/>
    <w:unhideWhenUsed/>
    <w:rsid w:val="00313D12"/>
    <w:pPr>
      <w:spacing w:after="100" w:line="278" w:lineRule="auto"/>
      <w:ind w:left="960"/>
    </w:pPr>
    <w:rPr>
      <w:rFonts w:eastAsiaTheme="minorEastAsia"/>
      <w:szCs w:val="24"/>
      <w:lang w:val="en-US"/>
    </w:rPr>
  </w:style>
  <w:style w:type="paragraph" w:styleId="TOC6">
    <w:name w:val="toc 6"/>
    <w:basedOn w:val="Normal"/>
    <w:next w:val="Normal"/>
    <w:autoRedefine/>
    <w:uiPriority w:val="39"/>
    <w:unhideWhenUsed/>
    <w:rsid w:val="00313D12"/>
    <w:pPr>
      <w:spacing w:after="100" w:line="278" w:lineRule="auto"/>
      <w:ind w:left="1200"/>
    </w:pPr>
    <w:rPr>
      <w:rFonts w:eastAsiaTheme="minorEastAsia"/>
      <w:szCs w:val="24"/>
      <w:lang w:val="en-US"/>
    </w:rPr>
  </w:style>
  <w:style w:type="paragraph" w:styleId="TOC7">
    <w:name w:val="toc 7"/>
    <w:basedOn w:val="Normal"/>
    <w:next w:val="Normal"/>
    <w:autoRedefine/>
    <w:uiPriority w:val="39"/>
    <w:unhideWhenUsed/>
    <w:rsid w:val="00313D12"/>
    <w:pPr>
      <w:spacing w:after="100" w:line="278" w:lineRule="auto"/>
      <w:ind w:left="1440"/>
    </w:pPr>
    <w:rPr>
      <w:rFonts w:eastAsiaTheme="minorEastAsia"/>
      <w:szCs w:val="24"/>
      <w:lang w:val="en-US"/>
    </w:rPr>
  </w:style>
  <w:style w:type="paragraph" w:styleId="TOC8">
    <w:name w:val="toc 8"/>
    <w:basedOn w:val="Normal"/>
    <w:next w:val="Normal"/>
    <w:autoRedefine/>
    <w:uiPriority w:val="39"/>
    <w:unhideWhenUsed/>
    <w:rsid w:val="00313D12"/>
    <w:pPr>
      <w:spacing w:after="100" w:line="278" w:lineRule="auto"/>
      <w:ind w:left="1680"/>
    </w:pPr>
    <w:rPr>
      <w:rFonts w:eastAsiaTheme="minorEastAsia"/>
      <w:szCs w:val="24"/>
      <w:lang w:val="en-US"/>
    </w:rPr>
  </w:style>
  <w:style w:type="paragraph" w:styleId="TOC9">
    <w:name w:val="toc 9"/>
    <w:basedOn w:val="Normal"/>
    <w:next w:val="Normal"/>
    <w:autoRedefine/>
    <w:uiPriority w:val="39"/>
    <w:unhideWhenUsed/>
    <w:rsid w:val="00313D12"/>
    <w:pPr>
      <w:spacing w:after="100" w:line="278" w:lineRule="auto"/>
      <w:ind w:left="1920"/>
    </w:pPr>
    <w:rPr>
      <w:rFonts w:eastAsiaTheme="minorEastAsia"/>
      <w:szCs w:val="24"/>
      <w:lang w:val="en-US"/>
    </w:rPr>
  </w:style>
  <w:style w:type="character" w:styleId="Hyperlink">
    <w:name w:val="Hyperlink"/>
    <w:basedOn w:val="DefaultParagraphFont"/>
    <w:uiPriority w:val="99"/>
    <w:unhideWhenUsed/>
    <w:rsid w:val="00313D12"/>
    <w:rPr>
      <w:color w:val="00A3E0" w:themeColor="hyperlink"/>
      <w:u w:val="single"/>
    </w:rPr>
  </w:style>
  <w:style w:type="character" w:styleId="UnresolvedMention">
    <w:name w:val="Unresolved Mention"/>
    <w:basedOn w:val="DefaultParagraphFont"/>
    <w:uiPriority w:val="99"/>
    <w:semiHidden/>
    <w:unhideWhenUsed/>
    <w:rsid w:val="00313D12"/>
    <w:rPr>
      <w:color w:val="605E5C"/>
      <w:shd w:val="clear" w:color="auto" w:fill="E1DFDD"/>
    </w:rPr>
  </w:style>
  <w:style w:type="character" w:styleId="CommentReference">
    <w:name w:val="annotation reference"/>
    <w:basedOn w:val="DefaultParagraphFont"/>
    <w:uiPriority w:val="99"/>
    <w:semiHidden/>
    <w:unhideWhenUsed/>
    <w:rsid w:val="00886026"/>
    <w:rPr>
      <w:sz w:val="16"/>
      <w:szCs w:val="16"/>
    </w:rPr>
  </w:style>
  <w:style w:type="paragraph" w:styleId="CommentText">
    <w:name w:val="annotation text"/>
    <w:basedOn w:val="Normal"/>
    <w:link w:val="CommentTextChar"/>
    <w:uiPriority w:val="99"/>
    <w:unhideWhenUsed/>
    <w:rsid w:val="00886026"/>
    <w:rPr>
      <w:sz w:val="20"/>
      <w:szCs w:val="20"/>
    </w:rPr>
  </w:style>
  <w:style w:type="character" w:customStyle="1" w:styleId="CommentTextChar">
    <w:name w:val="Comment Text Char"/>
    <w:basedOn w:val="DefaultParagraphFont"/>
    <w:link w:val="CommentText"/>
    <w:uiPriority w:val="99"/>
    <w:rsid w:val="00886026"/>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886026"/>
    <w:rPr>
      <w:b/>
      <w:bCs/>
    </w:rPr>
  </w:style>
  <w:style w:type="character" w:customStyle="1" w:styleId="CommentSubjectChar">
    <w:name w:val="Comment Subject Char"/>
    <w:basedOn w:val="CommentTextChar"/>
    <w:link w:val="CommentSubject"/>
    <w:uiPriority w:val="99"/>
    <w:semiHidden/>
    <w:rsid w:val="00886026"/>
    <w:rPr>
      <w:rFonts w:asciiTheme="minorHAnsi" w:hAnsiTheme="minorHAnsi"/>
      <w:b/>
      <w:bCs/>
      <w:sz w:val="20"/>
      <w:szCs w:val="20"/>
    </w:rPr>
  </w:style>
  <w:style w:type="paragraph" w:styleId="Revision">
    <w:name w:val="Revision"/>
    <w:hidden/>
    <w:uiPriority w:val="99"/>
    <w:semiHidden/>
    <w:rsid w:val="00186D88"/>
    <w:rPr>
      <w:rFonts w:asciiTheme="minorHAnsi" w:hAnsiTheme="minorHAnsi"/>
      <w:sz w:val="24"/>
    </w:rPr>
  </w:style>
  <w:style w:type="paragraph" w:styleId="NormalWeb">
    <w:name w:val="Normal (Web)"/>
    <w:basedOn w:val="Normal"/>
    <w:uiPriority w:val="99"/>
    <w:semiHidden/>
    <w:unhideWhenUsed/>
    <w:rsid w:val="00E1007D"/>
    <w:pPr>
      <w:spacing w:before="100" w:beforeAutospacing="1" w:after="100" w:afterAutospacing="1"/>
    </w:pPr>
    <w:rPr>
      <w:rFonts w:ascii="Times New Roman" w:eastAsia="Times New Roman" w:hAnsi="Times New Roman" w:cs="Times New Roman"/>
      <w:kern w:val="0"/>
      <w:szCs w:val="24"/>
      <w:lang w:val="it-IT" w:eastAsia="it-IT"/>
      <w14:ligatures w14:val="none"/>
    </w:rPr>
  </w:style>
  <w:style w:type="character" w:styleId="FollowedHyperlink">
    <w:name w:val="FollowedHyperlink"/>
    <w:basedOn w:val="DefaultParagraphFont"/>
    <w:uiPriority w:val="99"/>
    <w:semiHidden/>
    <w:unhideWhenUsed/>
    <w:rsid w:val="00A94A3D"/>
    <w:rPr>
      <w:color w:val="96607D"/>
      <w:u w:val="single"/>
    </w:rPr>
  </w:style>
  <w:style w:type="paragraph" w:customStyle="1" w:styleId="msonormal0">
    <w:name w:val="msonormal"/>
    <w:basedOn w:val="Normal"/>
    <w:rsid w:val="00A94A3D"/>
    <w:pPr>
      <w:spacing w:before="100" w:beforeAutospacing="1" w:after="100" w:afterAutospacing="1"/>
    </w:pPr>
    <w:rPr>
      <w:rFonts w:ascii="Times New Roman" w:eastAsia="Times New Roman" w:hAnsi="Times New Roman" w:cs="Times New Roman"/>
      <w:kern w:val="0"/>
      <w:szCs w:val="24"/>
      <w:lang w:val="it-IT" w:eastAsia="it-IT"/>
      <w14:ligatures w14:val="none"/>
    </w:rPr>
  </w:style>
  <w:style w:type="paragraph" w:customStyle="1" w:styleId="xl65">
    <w:name w:val="xl65"/>
    <w:basedOn w:val="Normal"/>
    <w:rsid w:val="00A94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kern w:val="0"/>
      <w:szCs w:val="24"/>
      <w:lang w:val="it-IT" w:eastAsia="it-IT"/>
      <w14:ligatures w14:val="none"/>
    </w:rPr>
  </w:style>
  <w:style w:type="paragraph" w:styleId="FootnoteText">
    <w:name w:val="footnote text"/>
    <w:basedOn w:val="Normal"/>
    <w:link w:val="FootnoteTextChar"/>
    <w:uiPriority w:val="99"/>
    <w:semiHidden/>
    <w:unhideWhenUsed/>
    <w:rsid w:val="0027237B"/>
    <w:rPr>
      <w:sz w:val="20"/>
      <w:szCs w:val="20"/>
    </w:rPr>
  </w:style>
  <w:style w:type="character" w:customStyle="1" w:styleId="FootnoteTextChar">
    <w:name w:val="Footnote Text Char"/>
    <w:basedOn w:val="DefaultParagraphFont"/>
    <w:link w:val="FootnoteText"/>
    <w:uiPriority w:val="99"/>
    <w:semiHidden/>
    <w:rsid w:val="0027237B"/>
    <w:rPr>
      <w:rFonts w:asciiTheme="minorHAnsi" w:hAnsiTheme="minorHAnsi"/>
      <w:sz w:val="20"/>
      <w:szCs w:val="20"/>
    </w:rPr>
  </w:style>
  <w:style w:type="character" w:styleId="FootnoteReference">
    <w:name w:val="footnote reference"/>
    <w:basedOn w:val="DefaultParagraphFont"/>
    <w:uiPriority w:val="99"/>
    <w:semiHidden/>
    <w:unhideWhenUsed/>
    <w:rsid w:val="0027237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0230">
      <w:bodyDiv w:val="1"/>
      <w:marLeft w:val="0"/>
      <w:marRight w:val="0"/>
      <w:marTop w:val="0"/>
      <w:marBottom w:val="0"/>
      <w:divBdr>
        <w:top w:val="none" w:sz="0" w:space="0" w:color="auto"/>
        <w:left w:val="none" w:sz="0" w:space="0" w:color="auto"/>
        <w:bottom w:val="none" w:sz="0" w:space="0" w:color="auto"/>
        <w:right w:val="none" w:sz="0" w:space="0" w:color="auto"/>
      </w:divBdr>
    </w:div>
    <w:div w:id="19820306">
      <w:bodyDiv w:val="1"/>
      <w:marLeft w:val="0"/>
      <w:marRight w:val="0"/>
      <w:marTop w:val="0"/>
      <w:marBottom w:val="0"/>
      <w:divBdr>
        <w:top w:val="none" w:sz="0" w:space="0" w:color="auto"/>
        <w:left w:val="none" w:sz="0" w:space="0" w:color="auto"/>
        <w:bottom w:val="none" w:sz="0" w:space="0" w:color="auto"/>
        <w:right w:val="none" w:sz="0" w:space="0" w:color="auto"/>
      </w:divBdr>
    </w:div>
    <w:div w:id="33316841">
      <w:bodyDiv w:val="1"/>
      <w:marLeft w:val="0"/>
      <w:marRight w:val="0"/>
      <w:marTop w:val="0"/>
      <w:marBottom w:val="0"/>
      <w:divBdr>
        <w:top w:val="none" w:sz="0" w:space="0" w:color="auto"/>
        <w:left w:val="none" w:sz="0" w:space="0" w:color="auto"/>
        <w:bottom w:val="none" w:sz="0" w:space="0" w:color="auto"/>
        <w:right w:val="none" w:sz="0" w:space="0" w:color="auto"/>
      </w:divBdr>
    </w:div>
    <w:div w:id="69232297">
      <w:bodyDiv w:val="1"/>
      <w:marLeft w:val="0"/>
      <w:marRight w:val="0"/>
      <w:marTop w:val="0"/>
      <w:marBottom w:val="0"/>
      <w:divBdr>
        <w:top w:val="none" w:sz="0" w:space="0" w:color="auto"/>
        <w:left w:val="none" w:sz="0" w:space="0" w:color="auto"/>
        <w:bottom w:val="none" w:sz="0" w:space="0" w:color="auto"/>
        <w:right w:val="none" w:sz="0" w:space="0" w:color="auto"/>
      </w:divBdr>
    </w:div>
    <w:div w:id="69281256">
      <w:bodyDiv w:val="1"/>
      <w:marLeft w:val="0"/>
      <w:marRight w:val="0"/>
      <w:marTop w:val="0"/>
      <w:marBottom w:val="0"/>
      <w:divBdr>
        <w:top w:val="none" w:sz="0" w:space="0" w:color="auto"/>
        <w:left w:val="none" w:sz="0" w:space="0" w:color="auto"/>
        <w:bottom w:val="none" w:sz="0" w:space="0" w:color="auto"/>
        <w:right w:val="none" w:sz="0" w:space="0" w:color="auto"/>
      </w:divBdr>
    </w:div>
    <w:div w:id="79982984">
      <w:bodyDiv w:val="1"/>
      <w:marLeft w:val="0"/>
      <w:marRight w:val="0"/>
      <w:marTop w:val="0"/>
      <w:marBottom w:val="0"/>
      <w:divBdr>
        <w:top w:val="none" w:sz="0" w:space="0" w:color="auto"/>
        <w:left w:val="none" w:sz="0" w:space="0" w:color="auto"/>
        <w:bottom w:val="none" w:sz="0" w:space="0" w:color="auto"/>
        <w:right w:val="none" w:sz="0" w:space="0" w:color="auto"/>
      </w:divBdr>
    </w:div>
    <w:div w:id="107748003">
      <w:bodyDiv w:val="1"/>
      <w:marLeft w:val="0"/>
      <w:marRight w:val="0"/>
      <w:marTop w:val="0"/>
      <w:marBottom w:val="0"/>
      <w:divBdr>
        <w:top w:val="none" w:sz="0" w:space="0" w:color="auto"/>
        <w:left w:val="none" w:sz="0" w:space="0" w:color="auto"/>
        <w:bottom w:val="none" w:sz="0" w:space="0" w:color="auto"/>
        <w:right w:val="none" w:sz="0" w:space="0" w:color="auto"/>
      </w:divBdr>
    </w:div>
    <w:div w:id="108286290">
      <w:bodyDiv w:val="1"/>
      <w:marLeft w:val="0"/>
      <w:marRight w:val="0"/>
      <w:marTop w:val="0"/>
      <w:marBottom w:val="0"/>
      <w:divBdr>
        <w:top w:val="none" w:sz="0" w:space="0" w:color="auto"/>
        <w:left w:val="none" w:sz="0" w:space="0" w:color="auto"/>
        <w:bottom w:val="none" w:sz="0" w:space="0" w:color="auto"/>
        <w:right w:val="none" w:sz="0" w:space="0" w:color="auto"/>
      </w:divBdr>
    </w:div>
    <w:div w:id="116415258">
      <w:bodyDiv w:val="1"/>
      <w:marLeft w:val="0"/>
      <w:marRight w:val="0"/>
      <w:marTop w:val="0"/>
      <w:marBottom w:val="0"/>
      <w:divBdr>
        <w:top w:val="none" w:sz="0" w:space="0" w:color="auto"/>
        <w:left w:val="none" w:sz="0" w:space="0" w:color="auto"/>
        <w:bottom w:val="none" w:sz="0" w:space="0" w:color="auto"/>
        <w:right w:val="none" w:sz="0" w:space="0" w:color="auto"/>
      </w:divBdr>
    </w:div>
    <w:div w:id="185023303">
      <w:bodyDiv w:val="1"/>
      <w:marLeft w:val="0"/>
      <w:marRight w:val="0"/>
      <w:marTop w:val="0"/>
      <w:marBottom w:val="0"/>
      <w:divBdr>
        <w:top w:val="none" w:sz="0" w:space="0" w:color="auto"/>
        <w:left w:val="none" w:sz="0" w:space="0" w:color="auto"/>
        <w:bottom w:val="none" w:sz="0" w:space="0" w:color="auto"/>
        <w:right w:val="none" w:sz="0" w:space="0" w:color="auto"/>
      </w:divBdr>
    </w:div>
    <w:div w:id="260453226">
      <w:bodyDiv w:val="1"/>
      <w:marLeft w:val="0"/>
      <w:marRight w:val="0"/>
      <w:marTop w:val="0"/>
      <w:marBottom w:val="0"/>
      <w:divBdr>
        <w:top w:val="none" w:sz="0" w:space="0" w:color="auto"/>
        <w:left w:val="none" w:sz="0" w:space="0" w:color="auto"/>
        <w:bottom w:val="none" w:sz="0" w:space="0" w:color="auto"/>
        <w:right w:val="none" w:sz="0" w:space="0" w:color="auto"/>
      </w:divBdr>
    </w:div>
    <w:div w:id="274597566">
      <w:bodyDiv w:val="1"/>
      <w:marLeft w:val="0"/>
      <w:marRight w:val="0"/>
      <w:marTop w:val="0"/>
      <w:marBottom w:val="0"/>
      <w:divBdr>
        <w:top w:val="none" w:sz="0" w:space="0" w:color="auto"/>
        <w:left w:val="none" w:sz="0" w:space="0" w:color="auto"/>
        <w:bottom w:val="none" w:sz="0" w:space="0" w:color="auto"/>
        <w:right w:val="none" w:sz="0" w:space="0" w:color="auto"/>
      </w:divBdr>
    </w:div>
    <w:div w:id="275017294">
      <w:bodyDiv w:val="1"/>
      <w:marLeft w:val="0"/>
      <w:marRight w:val="0"/>
      <w:marTop w:val="0"/>
      <w:marBottom w:val="0"/>
      <w:divBdr>
        <w:top w:val="none" w:sz="0" w:space="0" w:color="auto"/>
        <w:left w:val="none" w:sz="0" w:space="0" w:color="auto"/>
        <w:bottom w:val="none" w:sz="0" w:space="0" w:color="auto"/>
        <w:right w:val="none" w:sz="0" w:space="0" w:color="auto"/>
      </w:divBdr>
    </w:div>
    <w:div w:id="317346948">
      <w:bodyDiv w:val="1"/>
      <w:marLeft w:val="0"/>
      <w:marRight w:val="0"/>
      <w:marTop w:val="0"/>
      <w:marBottom w:val="0"/>
      <w:divBdr>
        <w:top w:val="none" w:sz="0" w:space="0" w:color="auto"/>
        <w:left w:val="none" w:sz="0" w:space="0" w:color="auto"/>
        <w:bottom w:val="none" w:sz="0" w:space="0" w:color="auto"/>
        <w:right w:val="none" w:sz="0" w:space="0" w:color="auto"/>
      </w:divBdr>
    </w:div>
    <w:div w:id="321667462">
      <w:bodyDiv w:val="1"/>
      <w:marLeft w:val="0"/>
      <w:marRight w:val="0"/>
      <w:marTop w:val="0"/>
      <w:marBottom w:val="0"/>
      <w:divBdr>
        <w:top w:val="none" w:sz="0" w:space="0" w:color="auto"/>
        <w:left w:val="none" w:sz="0" w:space="0" w:color="auto"/>
        <w:bottom w:val="none" w:sz="0" w:space="0" w:color="auto"/>
        <w:right w:val="none" w:sz="0" w:space="0" w:color="auto"/>
      </w:divBdr>
    </w:div>
    <w:div w:id="422796550">
      <w:bodyDiv w:val="1"/>
      <w:marLeft w:val="0"/>
      <w:marRight w:val="0"/>
      <w:marTop w:val="0"/>
      <w:marBottom w:val="0"/>
      <w:divBdr>
        <w:top w:val="none" w:sz="0" w:space="0" w:color="auto"/>
        <w:left w:val="none" w:sz="0" w:space="0" w:color="auto"/>
        <w:bottom w:val="none" w:sz="0" w:space="0" w:color="auto"/>
        <w:right w:val="none" w:sz="0" w:space="0" w:color="auto"/>
      </w:divBdr>
    </w:div>
    <w:div w:id="452091833">
      <w:bodyDiv w:val="1"/>
      <w:marLeft w:val="0"/>
      <w:marRight w:val="0"/>
      <w:marTop w:val="0"/>
      <w:marBottom w:val="0"/>
      <w:divBdr>
        <w:top w:val="none" w:sz="0" w:space="0" w:color="auto"/>
        <w:left w:val="none" w:sz="0" w:space="0" w:color="auto"/>
        <w:bottom w:val="none" w:sz="0" w:space="0" w:color="auto"/>
        <w:right w:val="none" w:sz="0" w:space="0" w:color="auto"/>
      </w:divBdr>
    </w:div>
    <w:div w:id="460155956">
      <w:bodyDiv w:val="1"/>
      <w:marLeft w:val="0"/>
      <w:marRight w:val="0"/>
      <w:marTop w:val="0"/>
      <w:marBottom w:val="0"/>
      <w:divBdr>
        <w:top w:val="none" w:sz="0" w:space="0" w:color="auto"/>
        <w:left w:val="none" w:sz="0" w:space="0" w:color="auto"/>
        <w:bottom w:val="none" w:sz="0" w:space="0" w:color="auto"/>
        <w:right w:val="none" w:sz="0" w:space="0" w:color="auto"/>
      </w:divBdr>
    </w:div>
    <w:div w:id="463741626">
      <w:bodyDiv w:val="1"/>
      <w:marLeft w:val="0"/>
      <w:marRight w:val="0"/>
      <w:marTop w:val="0"/>
      <w:marBottom w:val="0"/>
      <w:divBdr>
        <w:top w:val="none" w:sz="0" w:space="0" w:color="auto"/>
        <w:left w:val="none" w:sz="0" w:space="0" w:color="auto"/>
        <w:bottom w:val="none" w:sz="0" w:space="0" w:color="auto"/>
        <w:right w:val="none" w:sz="0" w:space="0" w:color="auto"/>
      </w:divBdr>
    </w:div>
    <w:div w:id="489641978">
      <w:bodyDiv w:val="1"/>
      <w:marLeft w:val="0"/>
      <w:marRight w:val="0"/>
      <w:marTop w:val="0"/>
      <w:marBottom w:val="0"/>
      <w:divBdr>
        <w:top w:val="none" w:sz="0" w:space="0" w:color="auto"/>
        <w:left w:val="none" w:sz="0" w:space="0" w:color="auto"/>
        <w:bottom w:val="none" w:sz="0" w:space="0" w:color="auto"/>
        <w:right w:val="none" w:sz="0" w:space="0" w:color="auto"/>
      </w:divBdr>
    </w:div>
    <w:div w:id="499659793">
      <w:bodyDiv w:val="1"/>
      <w:marLeft w:val="0"/>
      <w:marRight w:val="0"/>
      <w:marTop w:val="0"/>
      <w:marBottom w:val="0"/>
      <w:divBdr>
        <w:top w:val="none" w:sz="0" w:space="0" w:color="auto"/>
        <w:left w:val="none" w:sz="0" w:space="0" w:color="auto"/>
        <w:bottom w:val="none" w:sz="0" w:space="0" w:color="auto"/>
        <w:right w:val="none" w:sz="0" w:space="0" w:color="auto"/>
      </w:divBdr>
    </w:div>
    <w:div w:id="507595172">
      <w:bodyDiv w:val="1"/>
      <w:marLeft w:val="0"/>
      <w:marRight w:val="0"/>
      <w:marTop w:val="0"/>
      <w:marBottom w:val="0"/>
      <w:divBdr>
        <w:top w:val="none" w:sz="0" w:space="0" w:color="auto"/>
        <w:left w:val="none" w:sz="0" w:space="0" w:color="auto"/>
        <w:bottom w:val="none" w:sz="0" w:space="0" w:color="auto"/>
        <w:right w:val="none" w:sz="0" w:space="0" w:color="auto"/>
      </w:divBdr>
    </w:div>
    <w:div w:id="508523986">
      <w:bodyDiv w:val="1"/>
      <w:marLeft w:val="0"/>
      <w:marRight w:val="0"/>
      <w:marTop w:val="0"/>
      <w:marBottom w:val="0"/>
      <w:divBdr>
        <w:top w:val="none" w:sz="0" w:space="0" w:color="auto"/>
        <w:left w:val="none" w:sz="0" w:space="0" w:color="auto"/>
        <w:bottom w:val="none" w:sz="0" w:space="0" w:color="auto"/>
        <w:right w:val="none" w:sz="0" w:space="0" w:color="auto"/>
      </w:divBdr>
    </w:div>
    <w:div w:id="508954533">
      <w:bodyDiv w:val="1"/>
      <w:marLeft w:val="0"/>
      <w:marRight w:val="0"/>
      <w:marTop w:val="0"/>
      <w:marBottom w:val="0"/>
      <w:divBdr>
        <w:top w:val="none" w:sz="0" w:space="0" w:color="auto"/>
        <w:left w:val="none" w:sz="0" w:space="0" w:color="auto"/>
        <w:bottom w:val="none" w:sz="0" w:space="0" w:color="auto"/>
        <w:right w:val="none" w:sz="0" w:space="0" w:color="auto"/>
      </w:divBdr>
    </w:div>
    <w:div w:id="517427365">
      <w:bodyDiv w:val="1"/>
      <w:marLeft w:val="0"/>
      <w:marRight w:val="0"/>
      <w:marTop w:val="0"/>
      <w:marBottom w:val="0"/>
      <w:divBdr>
        <w:top w:val="none" w:sz="0" w:space="0" w:color="auto"/>
        <w:left w:val="none" w:sz="0" w:space="0" w:color="auto"/>
        <w:bottom w:val="none" w:sz="0" w:space="0" w:color="auto"/>
        <w:right w:val="none" w:sz="0" w:space="0" w:color="auto"/>
      </w:divBdr>
    </w:div>
    <w:div w:id="573323668">
      <w:bodyDiv w:val="1"/>
      <w:marLeft w:val="0"/>
      <w:marRight w:val="0"/>
      <w:marTop w:val="0"/>
      <w:marBottom w:val="0"/>
      <w:divBdr>
        <w:top w:val="none" w:sz="0" w:space="0" w:color="auto"/>
        <w:left w:val="none" w:sz="0" w:space="0" w:color="auto"/>
        <w:bottom w:val="none" w:sz="0" w:space="0" w:color="auto"/>
        <w:right w:val="none" w:sz="0" w:space="0" w:color="auto"/>
      </w:divBdr>
    </w:div>
    <w:div w:id="597520172">
      <w:bodyDiv w:val="1"/>
      <w:marLeft w:val="0"/>
      <w:marRight w:val="0"/>
      <w:marTop w:val="0"/>
      <w:marBottom w:val="0"/>
      <w:divBdr>
        <w:top w:val="none" w:sz="0" w:space="0" w:color="auto"/>
        <w:left w:val="none" w:sz="0" w:space="0" w:color="auto"/>
        <w:bottom w:val="none" w:sz="0" w:space="0" w:color="auto"/>
        <w:right w:val="none" w:sz="0" w:space="0" w:color="auto"/>
      </w:divBdr>
    </w:div>
    <w:div w:id="628517092">
      <w:bodyDiv w:val="1"/>
      <w:marLeft w:val="0"/>
      <w:marRight w:val="0"/>
      <w:marTop w:val="0"/>
      <w:marBottom w:val="0"/>
      <w:divBdr>
        <w:top w:val="none" w:sz="0" w:space="0" w:color="auto"/>
        <w:left w:val="none" w:sz="0" w:space="0" w:color="auto"/>
        <w:bottom w:val="none" w:sz="0" w:space="0" w:color="auto"/>
        <w:right w:val="none" w:sz="0" w:space="0" w:color="auto"/>
      </w:divBdr>
    </w:div>
    <w:div w:id="629626757">
      <w:bodyDiv w:val="1"/>
      <w:marLeft w:val="0"/>
      <w:marRight w:val="0"/>
      <w:marTop w:val="0"/>
      <w:marBottom w:val="0"/>
      <w:divBdr>
        <w:top w:val="none" w:sz="0" w:space="0" w:color="auto"/>
        <w:left w:val="none" w:sz="0" w:space="0" w:color="auto"/>
        <w:bottom w:val="none" w:sz="0" w:space="0" w:color="auto"/>
        <w:right w:val="none" w:sz="0" w:space="0" w:color="auto"/>
      </w:divBdr>
    </w:div>
    <w:div w:id="664167067">
      <w:bodyDiv w:val="1"/>
      <w:marLeft w:val="0"/>
      <w:marRight w:val="0"/>
      <w:marTop w:val="0"/>
      <w:marBottom w:val="0"/>
      <w:divBdr>
        <w:top w:val="none" w:sz="0" w:space="0" w:color="auto"/>
        <w:left w:val="none" w:sz="0" w:space="0" w:color="auto"/>
        <w:bottom w:val="none" w:sz="0" w:space="0" w:color="auto"/>
        <w:right w:val="none" w:sz="0" w:space="0" w:color="auto"/>
      </w:divBdr>
    </w:div>
    <w:div w:id="674038851">
      <w:bodyDiv w:val="1"/>
      <w:marLeft w:val="0"/>
      <w:marRight w:val="0"/>
      <w:marTop w:val="0"/>
      <w:marBottom w:val="0"/>
      <w:divBdr>
        <w:top w:val="none" w:sz="0" w:space="0" w:color="auto"/>
        <w:left w:val="none" w:sz="0" w:space="0" w:color="auto"/>
        <w:bottom w:val="none" w:sz="0" w:space="0" w:color="auto"/>
        <w:right w:val="none" w:sz="0" w:space="0" w:color="auto"/>
      </w:divBdr>
    </w:div>
    <w:div w:id="675348557">
      <w:bodyDiv w:val="1"/>
      <w:marLeft w:val="0"/>
      <w:marRight w:val="0"/>
      <w:marTop w:val="0"/>
      <w:marBottom w:val="0"/>
      <w:divBdr>
        <w:top w:val="none" w:sz="0" w:space="0" w:color="auto"/>
        <w:left w:val="none" w:sz="0" w:space="0" w:color="auto"/>
        <w:bottom w:val="none" w:sz="0" w:space="0" w:color="auto"/>
        <w:right w:val="none" w:sz="0" w:space="0" w:color="auto"/>
      </w:divBdr>
    </w:div>
    <w:div w:id="682632570">
      <w:bodyDiv w:val="1"/>
      <w:marLeft w:val="0"/>
      <w:marRight w:val="0"/>
      <w:marTop w:val="0"/>
      <w:marBottom w:val="0"/>
      <w:divBdr>
        <w:top w:val="none" w:sz="0" w:space="0" w:color="auto"/>
        <w:left w:val="none" w:sz="0" w:space="0" w:color="auto"/>
        <w:bottom w:val="none" w:sz="0" w:space="0" w:color="auto"/>
        <w:right w:val="none" w:sz="0" w:space="0" w:color="auto"/>
      </w:divBdr>
    </w:div>
    <w:div w:id="686373725">
      <w:bodyDiv w:val="1"/>
      <w:marLeft w:val="0"/>
      <w:marRight w:val="0"/>
      <w:marTop w:val="0"/>
      <w:marBottom w:val="0"/>
      <w:divBdr>
        <w:top w:val="none" w:sz="0" w:space="0" w:color="auto"/>
        <w:left w:val="none" w:sz="0" w:space="0" w:color="auto"/>
        <w:bottom w:val="none" w:sz="0" w:space="0" w:color="auto"/>
        <w:right w:val="none" w:sz="0" w:space="0" w:color="auto"/>
      </w:divBdr>
    </w:div>
    <w:div w:id="710376818">
      <w:bodyDiv w:val="1"/>
      <w:marLeft w:val="0"/>
      <w:marRight w:val="0"/>
      <w:marTop w:val="0"/>
      <w:marBottom w:val="0"/>
      <w:divBdr>
        <w:top w:val="none" w:sz="0" w:space="0" w:color="auto"/>
        <w:left w:val="none" w:sz="0" w:space="0" w:color="auto"/>
        <w:bottom w:val="none" w:sz="0" w:space="0" w:color="auto"/>
        <w:right w:val="none" w:sz="0" w:space="0" w:color="auto"/>
      </w:divBdr>
    </w:div>
    <w:div w:id="714348778">
      <w:bodyDiv w:val="1"/>
      <w:marLeft w:val="0"/>
      <w:marRight w:val="0"/>
      <w:marTop w:val="0"/>
      <w:marBottom w:val="0"/>
      <w:divBdr>
        <w:top w:val="none" w:sz="0" w:space="0" w:color="auto"/>
        <w:left w:val="none" w:sz="0" w:space="0" w:color="auto"/>
        <w:bottom w:val="none" w:sz="0" w:space="0" w:color="auto"/>
        <w:right w:val="none" w:sz="0" w:space="0" w:color="auto"/>
      </w:divBdr>
    </w:div>
    <w:div w:id="729882202">
      <w:bodyDiv w:val="1"/>
      <w:marLeft w:val="0"/>
      <w:marRight w:val="0"/>
      <w:marTop w:val="0"/>
      <w:marBottom w:val="0"/>
      <w:divBdr>
        <w:top w:val="none" w:sz="0" w:space="0" w:color="auto"/>
        <w:left w:val="none" w:sz="0" w:space="0" w:color="auto"/>
        <w:bottom w:val="none" w:sz="0" w:space="0" w:color="auto"/>
        <w:right w:val="none" w:sz="0" w:space="0" w:color="auto"/>
      </w:divBdr>
    </w:div>
    <w:div w:id="790056471">
      <w:bodyDiv w:val="1"/>
      <w:marLeft w:val="0"/>
      <w:marRight w:val="0"/>
      <w:marTop w:val="0"/>
      <w:marBottom w:val="0"/>
      <w:divBdr>
        <w:top w:val="none" w:sz="0" w:space="0" w:color="auto"/>
        <w:left w:val="none" w:sz="0" w:space="0" w:color="auto"/>
        <w:bottom w:val="none" w:sz="0" w:space="0" w:color="auto"/>
        <w:right w:val="none" w:sz="0" w:space="0" w:color="auto"/>
      </w:divBdr>
    </w:div>
    <w:div w:id="806583029">
      <w:bodyDiv w:val="1"/>
      <w:marLeft w:val="0"/>
      <w:marRight w:val="0"/>
      <w:marTop w:val="0"/>
      <w:marBottom w:val="0"/>
      <w:divBdr>
        <w:top w:val="none" w:sz="0" w:space="0" w:color="auto"/>
        <w:left w:val="none" w:sz="0" w:space="0" w:color="auto"/>
        <w:bottom w:val="none" w:sz="0" w:space="0" w:color="auto"/>
        <w:right w:val="none" w:sz="0" w:space="0" w:color="auto"/>
      </w:divBdr>
    </w:div>
    <w:div w:id="859471456">
      <w:bodyDiv w:val="1"/>
      <w:marLeft w:val="0"/>
      <w:marRight w:val="0"/>
      <w:marTop w:val="0"/>
      <w:marBottom w:val="0"/>
      <w:divBdr>
        <w:top w:val="none" w:sz="0" w:space="0" w:color="auto"/>
        <w:left w:val="none" w:sz="0" w:space="0" w:color="auto"/>
        <w:bottom w:val="none" w:sz="0" w:space="0" w:color="auto"/>
        <w:right w:val="none" w:sz="0" w:space="0" w:color="auto"/>
      </w:divBdr>
    </w:div>
    <w:div w:id="880240572">
      <w:bodyDiv w:val="1"/>
      <w:marLeft w:val="0"/>
      <w:marRight w:val="0"/>
      <w:marTop w:val="0"/>
      <w:marBottom w:val="0"/>
      <w:divBdr>
        <w:top w:val="none" w:sz="0" w:space="0" w:color="auto"/>
        <w:left w:val="none" w:sz="0" w:space="0" w:color="auto"/>
        <w:bottom w:val="none" w:sz="0" w:space="0" w:color="auto"/>
        <w:right w:val="none" w:sz="0" w:space="0" w:color="auto"/>
      </w:divBdr>
    </w:div>
    <w:div w:id="902713286">
      <w:bodyDiv w:val="1"/>
      <w:marLeft w:val="0"/>
      <w:marRight w:val="0"/>
      <w:marTop w:val="0"/>
      <w:marBottom w:val="0"/>
      <w:divBdr>
        <w:top w:val="none" w:sz="0" w:space="0" w:color="auto"/>
        <w:left w:val="none" w:sz="0" w:space="0" w:color="auto"/>
        <w:bottom w:val="none" w:sz="0" w:space="0" w:color="auto"/>
        <w:right w:val="none" w:sz="0" w:space="0" w:color="auto"/>
      </w:divBdr>
    </w:div>
    <w:div w:id="911160968">
      <w:bodyDiv w:val="1"/>
      <w:marLeft w:val="0"/>
      <w:marRight w:val="0"/>
      <w:marTop w:val="0"/>
      <w:marBottom w:val="0"/>
      <w:divBdr>
        <w:top w:val="none" w:sz="0" w:space="0" w:color="auto"/>
        <w:left w:val="none" w:sz="0" w:space="0" w:color="auto"/>
        <w:bottom w:val="none" w:sz="0" w:space="0" w:color="auto"/>
        <w:right w:val="none" w:sz="0" w:space="0" w:color="auto"/>
      </w:divBdr>
    </w:div>
    <w:div w:id="916091102">
      <w:bodyDiv w:val="1"/>
      <w:marLeft w:val="0"/>
      <w:marRight w:val="0"/>
      <w:marTop w:val="0"/>
      <w:marBottom w:val="0"/>
      <w:divBdr>
        <w:top w:val="none" w:sz="0" w:space="0" w:color="auto"/>
        <w:left w:val="none" w:sz="0" w:space="0" w:color="auto"/>
        <w:bottom w:val="none" w:sz="0" w:space="0" w:color="auto"/>
        <w:right w:val="none" w:sz="0" w:space="0" w:color="auto"/>
      </w:divBdr>
    </w:div>
    <w:div w:id="930087390">
      <w:bodyDiv w:val="1"/>
      <w:marLeft w:val="0"/>
      <w:marRight w:val="0"/>
      <w:marTop w:val="0"/>
      <w:marBottom w:val="0"/>
      <w:divBdr>
        <w:top w:val="none" w:sz="0" w:space="0" w:color="auto"/>
        <w:left w:val="none" w:sz="0" w:space="0" w:color="auto"/>
        <w:bottom w:val="none" w:sz="0" w:space="0" w:color="auto"/>
        <w:right w:val="none" w:sz="0" w:space="0" w:color="auto"/>
      </w:divBdr>
    </w:div>
    <w:div w:id="932013274">
      <w:bodyDiv w:val="1"/>
      <w:marLeft w:val="0"/>
      <w:marRight w:val="0"/>
      <w:marTop w:val="0"/>
      <w:marBottom w:val="0"/>
      <w:divBdr>
        <w:top w:val="none" w:sz="0" w:space="0" w:color="auto"/>
        <w:left w:val="none" w:sz="0" w:space="0" w:color="auto"/>
        <w:bottom w:val="none" w:sz="0" w:space="0" w:color="auto"/>
        <w:right w:val="none" w:sz="0" w:space="0" w:color="auto"/>
      </w:divBdr>
    </w:div>
    <w:div w:id="934748847">
      <w:bodyDiv w:val="1"/>
      <w:marLeft w:val="0"/>
      <w:marRight w:val="0"/>
      <w:marTop w:val="0"/>
      <w:marBottom w:val="0"/>
      <w:divBdr>
        <w:top w:val="none" w:sz="0" w:space="0" w:color="auto"/>
        <w:left w:val="none" w:sz="0" w:space="0" w:color="auto"/>
        <w:bottom w:val="none" w:sz="0" w:space="0" w:color="auto"/>
        <w:right w:val="none" w:sz="0" w:space="0" w:color="auto"/>
      </w:divBdr>
    </w:div>
    <w:div w:id="955138380">
      <w:bodyDiv w:val="1"/>
      <w:marLeft w:val="0"/>
      <w:marRight w:val="0"/>
      <w:marTop w:val="0"/>
      <w:marBottom w:val="0"/>
      <w:divBdr>
        <w:top w:val="none" w:sz="0" w:space="0" w:color="auto"/>
        <w:left w:val="none" w:sz="0" w:space="0" w:color="auto"/>
        <w:bottom w:val="none" w:sz="0" w:space="0" w:color="auto"/>
        <w:right w:val="none" w:sz="0" w:space="0" w:color="auto"/>
      </w:divBdr>
    </w:div>
    <w:div w:id="964821208">
      <w:bodyDiv w:val="1"/>
      <w:marLeft w:val="0"/>
      <w:marRight w:val="0"/>
      <w:marTop w:val="0"/>
      <w:marBottom w:val="0"/>
      <w:divBdr>
        <w:top w:val="none" w:sz="0" w:space="0" w:color="auto"/>
        <w:left w:val="none" w:sz="0" w:space="0" w:color="auto"/>
        <w:bottom w:val="none" w:sz="0" w:space="0" w:color="auto"/>
        <w:right w:val="none" w:sz="0" w:space="0" w:color="auto"/>
      </w:divBdr>
    </w:div>
    <w:div w:id="1005861444">
      <w:bodyDiv w:val="1"/>
      <w:marLeft w:val="0"/>
      <w:marRight w:val="0"/>
      <w:marTop w:val="0"/>
      <w:marBottom w:val="0"/>
      <w:divBdr>
        <w:top w:val="none" w:sz="0" w:space="0" w:color="auto"/>
        <w:left w:val="none" w:sz="0" w:space="0" w:color="auto"/>
        <w:bottom w:val="none" w:sz="0" w:space="0" w:color="auto"/>
        <w:right w:val="none" w:sz="0" w:space="0" w:color="auto"/>
      </w:divBdr>
    </w:div>
    <w:div w:id="1017849782">
      <w:bodyDiv w:val="1"/>
      <w:marLeft w:val="0"/>
      <w:marRight w:val="0"/>
      <w:marTop w:val="0"/>
      <w:marBottom w:val="0"/>
      <w:divBdr>
        <w:top w:val="none" w:sz="0" w:space="0" w:color="auto"/>
        <w:left w:val="none" w:sz="0" w:space="0" w:color="auto"/>
        <w:bottom w:val="none" w:sz="0" w:space="0" w:color="auto"/>
        <w:right w:val="none" w:sz="0" w:space="0" w:color="auto"/>
      </w:divBdr>
    </w:div>
    <w:div w:id="1024478706">
      <w:bodyDiv w:val="1"/>
      <w:marLeft w:val="0"/>
      <w:marRight w:val="0"/>
      <w:marTop w:val="0"/>
      <w:marBottom w:val="0"/>
      <w:divBdr>
        <w:top w:val="none" w:sz="0" w:space="0" w:color="auto"/>
        <w:left w:val="none" w:sz="0" w:space="0" w:color="auto"/>
        <w:bottom w:val="none" w:sz="0" w:space="0" w:color="auto"/>
        <w:right w:val="none" w:sz="0" w:space="0" w:color="auto"/>
      </w:divBdr>
    </w:div>
    <w:div w:id="1113791615">
      <w:bodyDiv w:val="1"/>
      <w:marLeft w:val="0"/>
      <w:marRight w:val="0"/>
      <w:marTop w:val="0"/>
      <w:marBottom w:val="0"/>
      <w:divBdr>
        <w:top w:val="none" w:sz="0" w:space="0" w:color="auto"/>
        <w:left w:val="none" w:sz="0" w:space="0" w:color="auto"/>
        <w:bottom w:val="none" w:sz="0" w:space="0" w:color="auto"/>
        <w:right w:val="none" w:sz="0" w:space="0" w:color="auto"/>
      </w:divBdr>
    </w:div>
    <w:div w:id="1122961617">
      <w:bodyDiv w:val="1"/>
      <w:marLeft w:val="0"/>
      <w:marRight w:val="0"/>
      <w:marTop w:val="0"/>
      <w:marBottom w:val="0"/>
      <w:divBdr>
        <w:top w:val="none" w:sz="0" w:space="0" w:color="auto"/>
        <w:left w:val="none" w:sz="0" w:space="0" w:color="auto"/>
        <w:bottom w:val="none" w:sz="0" w:space="0" w:color="auto"/>
        <w:right w:val="none" w:sz="0" w:space="0" w:color="auto"/>
      </w:divBdr>
    </w:div>
    <w:div w:id="1167556591">
      <w:bodyDiv w:val="1"/>
      <w:marLeft w:val="0"/>
      <w:marRight w:val="0"/>
      <w:marTop w:val="0"/>
      <w:marBottom w:val="0"/>
      <w:divBdr>
        <w:top w:val="none" w:sz="0" w:space="0" w:color="auto"/>
        <w:left w:val="none" w:sz="0" w:space="0" w:color="auto"/>
        <w:bottom w:val="none" w:sz="0" w:space="0" w:color="auto"/>
        <w:right w:val="none" w:sz="0" w:space="0" w:color="auto"/>
      </w:divBdr>
    </w:div>
    <w:div w:id="1183974749">
      <w:bodyDiv w:val="1"/>
      <w:marLeft w:val="0"/>
      <w:marRight w:val="0"/>
      <w:marTop w:val="0"/>
      <w:marBottom w:val="0"/>
      <w:divBdr>
        <w:top w:val="none" w:sz="0" w:space="0" w:color="auto"/>
        <w:left w:val="none" w:sz="0" w:space="0" w:color="auto"/>
        <w:bottom w:val="none" w:sz="0" w:space="0" w:color="auto"/>
        <w:right w:val="none" w:sz="0" w:space="0" w:color="auto"/>
      </w:divBdr>
    </w:div>
    <w:div w:id="1192258692">
      <w:bodyDiv w:val="1"/>
      <w:marLeft w:val="0"/>
      <w:marRight w:val="0"/>
      <w:marTop w:val="0"/>
      <w:marBottom w:val="0"/>
      <w:divBdr>
        <w:top w:val="none" w:sz="0" w:space="0" w:color="auto"/>
        <w:left w:val="none" w:sz="0" w:space="0" w:color="auto"/>
        <w:bottom w:val="none" w:sz="0" w:space="0" w:color="auto"/>
        <w:right w:val="none" w:sz="0" w:space="0" w:color="auto"/>
      </w:divBdr>
    </w:div>
    <w:div w:id="1193497136">
      <w:bodyDiv w:val="1"/>
      <w:marLeft w:val="0"/>
      <w:marRight w:val="0"/>
      <w:marTop w:val="0"/>
      <w:marBottom w:val="0"/>
      <w:divBdr>
        <w:top w:val="none" w:sz="0" w:space="0" w:color="auto"/>
        <w:left w:val="none" w:sz="0" w:space="0" w:color="auto"/>
        <w:bottom w:val="none" w:sz="0" w:space="0" w:color="auto"/>
        <w:right w:val="none" w:sz="0" w:space="0" w:color="auto"/>
      </w:divBdr>
    </w:div>
    <w:div w:id="1203984529">
      <w:bodyDiv w:val="1"/>
      <w:marLeft w:val="0"/>
      <w:marRight w:val="0"/>
      <w:marTop w:val="0"/>
      <w:marBottom w:val="0"/>
      <w:divBdr>
        <w:top w:val="none" w:sz="0" w:space="0" w:color="auto"/>
        <w:left w:val="none" w:sz="0" w:space="0" w:color="auto"/>
        <w:bottom w:val="none" w:sz="0" w:space="0" w:color="auto"/>
        <w:right w:val="none" w:sz="0" w:space="0" w:color="auto"/>
      </w:divBdr>
    </w:div>
    <w:div w:id="1227380147">
      <w:bodyDiv w:val="1"/>
      <w:marLeft w:val="0"/>
      <w:marRight w:val="0"/>
      <w:marTop w:val="0"/>
      <w:marBottom w:val="0"/>
      <w:divBdr>
        <w:top w:val="none" w:sz="0" w:space="0" w:color="auto"/>
        <w:left w:val="none" w:sz="0" w:space="0" w:color="auto"/>
        <w:bottom w:val="none" w:sz="0" w:space="0" w:color="auto"/>
        <w:right w:val="none" w:sz="0" w:space="0" w:color="auto"/>
      </w:divBdr>
    </w:div>
    <w:div w:id="1241059303">
      <w:bodyDiv w:val="1"/>
      <w:marLeft w:val="0"/>
      <w:marRight w:val="0"/>
      <w:marTop w:val="0"/>
      <w:marBottom w:val="0"/>
      <w:divBdr>
        <w:top w:val="none" w:sz="0" w:space="0" w:color="auto"/>
        <w:left w:val="none" w:sz="0" w:space="0" w:color="auto"/>
        <w:bottom w:val="none" w:sz="0" w:space="0" w:color="auto"/>
        <w:right w:val="none" w:sz="0" w:space="0" w:color="auto"/>
      </w:divBdr>
    </w:div>
    <w:div w:id="1280066530">
      <w:bodyDiv w:val="1"/>
      <w:marLeft w:val="0"/>
      <w:marRight w:val="0"/>
      <w:marTop w:val="0"/>
      <w:marBottom w:val="0"/>
      <w:divBdr>
        <w:top w:val="none" w:sz="0" w:space="0" w:color="auto"/>
        <w:left w:val="none" w:sz="0" w:space="0" w:color="auto"/>
        <w:bottom w:val="none" w:sz="0" w:space="0" w:color="auto"/>
        <w:right w:val="none" w:sz="0" w:space="0" w:color="auto"/>
      </w:divBdr>
    </w:div>
    <w:div w:id="1332829047">
      <w:bodyDiv w:val="1"/>
      <w:marLeft w:val="0"/>
      <w:marRight w:val="0"/>
      <w:marTop w:val="0"/>
      <w:marBottom w:val="0"/>
      <w:divBdr>
        <w:top w:val="none" w:sz="0" w:space="0" w:color="auto"/>
        <w:left w:val="none" w:sz="0" w:space="0" w:color="auto"/>
        <w:bottom w:val="none" w:sz="0" w:space="0" w:color="auto"/>
        <w:right w:val="none" w:sz="0" w:space="0" w:color="auto"/>
      </w:divBdr>
    </w:div>
    <w:div w:id="1333027414">
      <w:bodyDiv w:val="1"/>
      <w:marLeft w:val="0"/>
      <w:marRight w:val="0"/>
      <w:marTop w:val="0"/>
      <w:marBottom w:val="0"/>
      <w:divBdr>
        <w:top w:val="none" w:sz="0" w:space="0" w:color="auto"/>
        <w:left w:val="none" w:sz="0" w:space="0" w:color="auto"/>
        <w:bottom w:val="none" w:sz="0" w:space="0" w:color="auto"/>
        <w:right w:val="none" w:sz="0" w:space="0" w:color="auto"/>
      </w:divBdr>
    </w:div>
    <w:div w:id="1373650411">
      <w:bodyDiv w:val="1"/>
      <w:marLeft w:val="0"/>
      <w:marRight w:val="0"/>
      <w:marTop w:val="0"/>
      <w:marBottom w:val="0"/>
      <w:divBdr>
        <w:top w:val="none" w:sz="0" w:space="0" w:color="auto"/>
        <w:left w:val="none" w:sz="0" w:space="0" w:color="auto"/>
        <w:bottom w:val="none" w:sz="0" w:space="0" w:color="auto"/>
        <w:right w:val="none" w:sz="0" w:space="0" w:color="auto"/>
      </w:divBdr>
    </w:div>
    <w:div w:id="1378816318">
      <w:bodyDiv w:val="1"/>
      <w:marLeft w:val="0"/>
      <w:marRight w:val="0"/>
      <w:marTop w:val="0"/>
      <w:marBottom w:val="0"/>
      <w:divBdr>
        <w:top w:val="none" w:sz="0" w:space="0" w:color="auto"/>
        <w:left w:val="none" w:sz="0" w:space="0" w:color="auto"/>
        <w:bottom w:val="none" w:sz="0" w:space="0" w:color="auto"/>
        <w:right w:val="none" w:sz="0" w:space="0" w:color="auto"/>
      </w:divBdr>
    </w:div>
    <w:div w:id="1382050524">
      <w:bodyDiv w:val="1"/>
      <w:marLeft w:val="0"/>
      <w:marRight w:val="0"/>
      <w:marTop w:val="0"/>
      <w:marBottom w:val="0"/>
      <w:divBdr>
        <w:top w:val="none" w:sz="0" w:space="0" w:color="auto"/>
        <w:left w:val="none" w:sz="0" w:space="0" w:color="auto"/>
        <w:bottom w:val="none" w:sz="0" w:space="0" w:color="auto"/>
        <w:right w:val="none" w:sz="0" w:space="0" w:color="auto"/>
      </w:divBdr>
    </w:div>
    <w:div w:id="1402026932">
      <w:bodyDiv w:val="1"/>
      <w:marLeft w:val="0"/>
      <w:marRight w:val="0"/>
      <w:marTop w:val="0"/>
      <w:marBottom w:val="0"/>
      <w:divBdr>
        <w:top w:val="none" w:sz="0" w:space="0" w:color="auto"/>
        <w:left w:val="none" w:sz="0" w:space="0" w:color="auto"/>
        <w:bottom w:val="none" w:sz="0" w:space="0" w:color="auto"/>
        <w:right w:val="none" w:sz="0" w:space="0" w:color="auto"/>
      </w:divBdr>
    </w:div>
    <w:div w:id="1481078496">
      <w:bodyDiv w:val="1"/>
      <w:marLeft w:val="0"/>
      <w:marRight w:val="0"/>
      <w:marTop w:val="0"/>
      <w:marBottom w:val="0"/>
      <w:divBdr>
        <w:top w:val="none" w:sz="0" w:space="0" w:color="auto"/>
        <w:left w:val="none" w:sz="0" w:space="0" w:color="auto"/>
        <w:bottom w:val="none" w:sz="0" w:space="0" w:color="auto"/>
        <w:right w:val="none" w:sz="0" w:space="0" w:color="auto"/>
      </w:divBdr>
    </w:div>
    <w:div w:id="1508401328">
      <w:bodyDiv w:val="1"/>
      <w:marLeft w:val="0"/>
      <w:marRight w:val="0"/>
      <w:marTop w:val="0"/>
      <w:marBottom w:val="0"/>
      <w:divBdr>
        <w:top w:val="none" w:sz="0" w:space="0" w:color="auto"/>
        <w:left w:val="none" w:sz="0" w:space="0" w:color="auto"/>
        <w:bottom w:val="none" w:sz="0" w:space="0" w:color="auto"/>
        <w:right w:val="none" w:sz="0" w:space="0" w:color="auto"/>
      </w:divBdr>
    </w:div>
    <w:div w:id="1510365775">
      <w:bodyDiv w:val="1"/>
      <w:marLeft w:val="0"/>
      <w:marRight w:val="0"/>
      <w:marTop w:val="0"/>
      <w:marBottom w:val="0"/>
      <w:divBdr>
        <w:top w:val="none" w:sz="0" w:space="0" w:color="auto"/>
        <w:left w:val="none" w:sz="0" w:space="0" w:color="auto"/>
        <w:bottom w:val="none" w:sz="0" w:space="0" w:color="auto"/>
        <w:right w:val="none" w:sz="0" w:space="0" w:color="auto"/>
      </w:divBdr>
    </w:div>
    <w:div w:id="1569999503">
      <w:bodyDiv w:val="1"/>
      <w:marLeft w:val="0"/>
      <w:marRight w:val="0"/>
      <w:marTop w:val="0"/>
      <w:marBottom w:val="0"/>
      <w:divBdr>
        <w:top w:val="none" w:sz="0" w:space="0" w:color="auto"/>
        <w:left w:val="none" w:sz="0" w:space="0" w:color="auto"/>
        <w:bottom w:val="none" w:sz="0" w:space="0" w:color="auto"/>
        <w:right w:val="none" w:sz="0" w:space="0" w:color="auto"/>
      </w:divBdr>
    </w:div>
    <w:div w:id="1666544837">
      <w:bodyDiv w:val="1"/>
      <w:marLeft w:val="0"/>
      <w:marRight w:val="0"/>
      <w:marTop w:val="0"/>
      <w:marBottom w:val="0"/>
      <w:divBdr>
        <w:top w:val="none" w:sz="0" w:space="0" w:color="auto"/>
        <w:left w:val="none" w:sz="0" w:space="0" w:color="auto"/>
        <w:bottom w:val="none" w:sz="0" w:space="0" w:color="auto"/>
        <w:right w:val="none" w:sz="0" w:space="0" w:color="auto"/>
      </w:divBdr>
    </w:div>
    <w:div w:id="1688674981">
      <w:bodyDiv w:val="1"/>
      <w:marLeft w:val="0"/>
      <w:marRight w:val="0"/>
      <w:marTop w:val="0"/>
      <w:marBottom w:val="0"/>
      <w:divBdr>
        <w:top w:val="none" w:sz="0" w:space="0" w:color="auto"/>
        <w:left w:val="none" w:sz="0" w:space="0" w:color="auto"/>
        <w:bottom w:val="none" w:sz="0" w:space="0" w:color="auto"/>
        <w:right w:val="none" w:sz="0" w:space="0" w:color="auto"/>
      </w:divBdr>
    </w:div>
    <w:div w:id="1721201849">
      <w:bodyDiv w:val="1"/>
      <w:marLeft w:val="0"/>
      <w:marRight w:val="0"/>
      <w:marTop w:val="0"/>
      <w:marBottom w:val="0"/>
      <w:divBdr>
        <w:top w:val="none" w:sz="0" w:space="0" w:color="auto"/>
        <w:left w:val="none" w:sz="0" w:space="0" w:color="auto"/>
        <w:bottom w:val="none" w:sz="0" w:space="0" w:color="auto"/>
        <w:right w:val="none" w:sz="0" w:space="0" w:color="auto"/>
      </w:divBdr>
    </w:div>
    <w:div w:id="1723820003">
      <w:bodyDiv w:val="1"/>
      <w:marLeft w:val="0"/>
      <w:marRight w:val="0"/>
      <w:marTop w:val="0"/>
      <w:marBottom w:val="0"/>
      <w:divBdr>
        <w:top w:val="none" w:sz="0" w:space="0" w:color="auto"/>
        <w:left w:val="none" w:sz="0" w:space="0" w:color="auto"/>
        <w:bottom w:val="none" w:sz="0" w:space="0" w:color="auto"/>
        <w:right w:val="none" w:sz="0" w:space="0" w:color="auto"/>
      </w:divBdr>
    </w:div>
    <w:div w:id="1744058010">
      <w:bodyDiv w:val="1"/>
      <w:marLeft w:val="0"/>
      <w:marRight w:val="0"/>
      <w:marTop w:val="0"/>
      <w:marBottom w:val="0"/>
      <w:divBdr>
        <w:top w:val="none" w:sz="0" w:space="0" w:color="auto"/>
        <w:left w:val="none" w:sz="0" w:space="0" w:color="auto"/>
        <w:bottom w:val="none" w:sz="0" w:space="0" w:color="auto"/>
        <w:right w:val="none" w:sz="0" w:space="0" w:color="auto"/>
      </w:divBdr>
    </w:div>
    <w:div w:id="1761679992">
      <w:bodyDiv w:val="1"/>
      <w:marLeft w:val="0"/>
      <w:marRight w:val="0"/>
      <w:marTop w:val="0"/>
      <w:marBottom w:val="0"/>
      <w:divBdr>
        <w:top w:val="none" w:sz="0" w:space="0" w:color="auto"/>
        <w:left w:val="none" w:sz="0" w:space="0" w:color="auto"/>
        <w:bottom w:val="none" w:sz="0" w:space="0" w:color="auto"/>
        <w:right w:val="none" w:sz="0" w:space="0" w:color="auto"/>
      </w:divBdr>
    </w:div>
    <w:div w:id="1761944779">
      <w:bodyDiv w:val="1"/>
      <w:marLeft w:val="0"/>
      <w:marRight w:val="0"/>
      <w:marTop w:val="0"/>
      <w:marBottom w:val="0"/>
      <w:divBdr>
        <w:top w:val="none" w:sz="0" w:space="0" w:color="auto"/>
        <w:left w:val="none" w:sz="0" w:space="0" w:color="auto"/>
        <w:bottom w:val="none" w:sz="0" w:space="0" w:color="auto"/>
        <w:right w:val="none" w:sz="0" w:space="0" w:color="auto"/>
      </w:divBdr>
    </w:div>
    <w:div w:id="1805193708">
      <w:bodyDiv w:val="1"/>
      <w:marLeft w:val="0"/>
      <w:marRight w:val="0"/>
      <w:marTop w:val="0"/>
      <w:marBottom w:val="0"/>
      <w:divBdr>
        <w:top w:val="none" w:sz="0" w:space="0" w:color="auto"/>
        <w:left w:val="none" w:sz="0" w:space="0" w:color="auto"/>
        <w:bottom w:val="none" w:sz="0" w:space="0" w:color="auto"/>
        <w:right w:val="none" w:sz="0" w:space="0" w:color="auto"/>
      </w:divBdr>
    </w:div>
    <w:div w:id="1820610838">
      <w:bodyDiv w:val="1"/>
      <w:marLeft w:val="0"/>
      <w:marRight w:val="0"/>
      <w:marTop w:val="0"/>
      <w:marBottom w:val="0"/>
      <w:divBdr>
        <w:top w:val="none" w:sz="0" w:space="0" w:color="auto"/>
        <w:left w:val="none" w:sz="0" w:space="0" w:color="auto"/>
        <w:bottom w:val="none" w:sz="0" w:space="0" w:color="auto"/>
        <w:right w:val="none" w:sz="0" w:space="0" w:color="auto"/>
      </w:divBdr>
    </w:div>
    <w:div w:id="1824464093">
      <w:bodyDiv w:val="1"/>
      <w:marLeft w:val="0"/>
      <w:marRight w:val="0"/>
      <w:marTop w:val="0"/>
      <w:marBottom w:val="0"/>
      <w:divBdr>
        <w:top w:val="none" w:sz="0" w:space="0" w:color="auto"/>
        <w:left w:val="none" w:sz="0" w:space="0" w:color="auto"/>
        <w:bottom w:val="none" w:sz="0" w:space="0" w:color="auto"/>
        <w:right w:val="none" w:sz="0" w:space="0" w:color="auto"/>
      </w:divBdr>
    </w:div>
    <w:div w:id="1834879519">
      <w:bodyDiv w:val="1"/>
      <w:marLeft w:val="0"/>
      <w:marRight w:val="0"/>
      <w:marTop w:val="0"/>
      <w:marBottom w:val="0"/>
      <w:divBdr>
        <w:top w:val="none" w:sz="0" w:space="0" w:color="auto"/>
        <w:left w:val="none" w:sz="0" w:space="0" w:color="auto"/>
        <w:bottom w:val="none" w:sz="0" w:space="0" w:color="auto"/>
        <w:right w:val="none" w:sz="0" w:space="0" w:color="auto"/>
      </w:divBdr>
    </w:div>
    <w:div w:id="1861579909">
      <w:bodyDiv w:val="1"/>
      <w:marLeft w:val="0"/>
      <w:marRight w:val="0"/>
      <w:marTop w:val="0"/>
      <w:marBottom w:val="0"/>
      <w:divBdr>
        <w:top w:val="none" w:sz="0" w:space="0" w:color="auto"/>
        <w:left w:val="none" w:sz="0" w:space="0" w:color="auto"/>
        <w:bottom w:val="none" w:sz="0" w:space="0" w:color="auto"/>
        <w:right w:val="none" w:sz="0" w:space="0" w:color="auto"/>
      </w:divBdr>
    </w:div>
    <w:div w:id="1863854431">
      <w:bodyDiv w:val="1"/>
      <w:marLeft w:val="0"/>
      <w:marRight w:val="0"/>
      <w:marTop w:val="0"/>
      <w:marBottom w:val="0"/>
      <w:divBdr>
        <w:top w:val="none" w:sz="0" w:space="0" w:color="auto"/>
        <w:left w:val="none" w:sz="0" w:space="0" w:color="auto"/>
        <w:bottom w:val="none" w:sz="0" w:space="0" w:color="auto"/>
        <w:right w:val="none" w:sz="0" w:space="0" w:color="auto"/>
      </w:divBdr>
    </w:div>
    <w:div w:id="1872106937">
      <w:bodyDiv w:val="1"/>
      <w:marLeft w:val="0"/>
      <w:marRight w:val="0"/>
      <w:marTop w:val="0"/>
      <w:marBottom w:val="0"/>
      <w:divBdr>
        <w:top w:val="none" w:sz="0" w:space="0" w:color="auto"/>
        <w:left w:val="none" w:sz="0" w:space="0" w:color="auto"/>
        <w:bottom w:val="none" w:sz="0" w:space="0" w:color="auto"/>
        <w:right w:val="none" w:sz="0" w:space="0" w:color="auto"/>
      </w:divBdr>
    </w:div>
    <w:div w:id="1879783673">
      <w:bodyDiv w:val="1"/>
      <w:marLeft w:val="0"/>
      <w:marRight w:val="0"/>
      <w:marTop w:val="0"/>
      <w:marBottom w:val="0"/>
      <w:divBdr>
        <w:top w:val="none" w:sz="0" w:space="0" w:color="auto"/>
        <w:left w:val="none" w:sz="0" w:space="0" w:color="auto"/>
        <w:bottom w:val="none" w:sz="0" w:space="0" w:color="auto"/>
        <w:right w:val="none" w:sz="0" w:space="0" w:color="auto"/>
      </w:divBdr>
    </w:div>
    <w:div w:id="1902592249">
      <w:bodyDiv w:val="1"/>
      <w:marLeft w:val="0"/>
      <w:marRight w:val="0"/>
      <w:marTop w:val="0"/>
      <w:marBottom w:val="0"/>
      <w:divBdr>
        <w:top w:val="none" w:sz="0" w:space="0" w:color="auto"/>
        <w:left w:val="none" w:sz="0" w:space="0" w:color="auto"/>
        <w:bottom w:val="none" w:sz="0" w:space="0" w:color="auto"/>
        <w:right w:val="none" w:sz="0" w:space="0" w:color="auto"/>
      </w:divBdr>
    </w:div>
    <w:div w:id="1908614379">
      <w:bodyDiv w:val="1"/>
      <w:marLeft w:val="0"/>
      <w:marRight w:val="0"/>
      <w:marTop w:val="0"/>
      <w:marBottom w:val="0"/>
      <w:divBdr>
        <w:top w:val="none" w:sz="0" w:space="0" w:color="auto"/>
        <w:left w:val="none" w:sz="0" w:space="0" w:color="auto"/>
        <w:bottom w:val="none" w:sz="0" w:space="0" w:color="auto"/>
        <w:right w:val="none" w:sz="0" w:space="0" w:color="auto"/>
      </w:divBdr>
    </w:div>
    <w:div w:id="1911189790">
      <w:bodyDiv w:val="1"/>
      <w:marLeft w:val="0"/>
      <w:marRight w:val="0"/>
      <w:marTop w:val="0"/>
      <w:marBottom w:val="0"/>
      <w:divBdr>
        <w:top w:val="none" w:sz="0" w:space="0" w:color="auto"/>
        <w:left w:val="none" w:sz="0" w:space="0" w:color="auto"/>
        <w:bottom w:val="none" w:sz="0" w:space="0" w:color="auto"/>
        <w:right w:val="none" w:sz="0" w:space="0" w:color="auto"/>
      </w:divBdr>
    </w:div>
    <w:div w:id="1922058556">
      <w:bodyDiv w:val="1"/>
      <w:marLeft w:val="0"/>
      <w:marRight w:val="0"/>
      <w:marTop w:val="0"/>
      <w:marBottom w:val="0"/>
      <w:divBdr>
        <w:top w:val="none" w:sz="0" w:space="0" w:color="auto"/>
        <w:left w:val="none" w:sz="0" w:space="0" w:color="auto"/>
        <w:bottom w:val="none" w:sz="0" w:space="0" w:color="auto"/>
        <w:right w:val="none" w:sz="0" w:space="0" w:color="auto"/>
      </w:divBdr>
    </w:div>
    <w:div w:id="1950041600">
      <w:bodyDiv w:val="1"/>
      <w:marLeft w:val="0"/>
      <w:marRight w:val="0"/>
      <w:marTop w:val="0"/>
      <w:marBottom w:val="0"/>
      <w:divBdr>
        <w:top w:val="none" w:sz="0" w:space="0" w:color="auto"/>
        <w:left w:val="none" w:sz="0" w:space="0" w:color="auto"/>
        <w:bottom w:val="none" w:sz="0" w:space="0" w:color="auto"/>
        <w:right w:val="none" w:sz="0" w:space="0" w:color="auto"/>
      </w:divBdr>
    </w:div>
    <w:div w:id="1956935411">
      <w:bodyDiv w:val="1"/>
      <w:marLeft w:val="0"/>
      <w:marRight w:val="0"/>
      <w:marTop w:val="0"/>
      <w:marBottom w:val="0"/>
      <w:divBdr>
        <w:top w:val="none" w:sz="0" w:space="0" w:color="auto"/>
        <w:left w:val="none" w:sz="0" w:space="0" w:color="auto"/>
        <w:bottom w:val="none" w:sz="0" w:space="0" w:color="auto"/>
        <w:right w:val="none" w:sz="0" w:space="0" w:color="auto"/>
      </w:divBdr>
    </w:div>
    <w:div w:id="1980185252">
      <w:bodyDiv w:val="1"/>
      <w:marLeft w:val="0"/>
      <w:marRight w:val="0"/>
      <w:marTop w:val="0"/>
      <w:marBottom w:val="0"/>
      <w:divBdr>
        <w:top w:val="none" w:sz="0" w:space="0" w:color="auto"/>
        <w:left w:val="none" w:sz="0" w:space="0" w:color="auto"/>
        <w:bottom w:val="none" w:sz="0" w:space="0" w:color="auto"/>
        <w:right w:val="none" w:sz="0" w:space="0" w:color="auto"/>
      </w:divBdr>
    </w:div>
    <w:div w:id="2032029065">
      <w:bodyDiv w:val="1"/>
      <w:marLeft w:val="0"/>
      <w:marRight w:val="0"/>
      <w:marTop w:val="0"/>
      <w:marBottom w:val="0"/>
      <w:divBdr>
        <w:top w:val="none" w:sz="0" w:space="0" w:color="auto"/>
        <w:left w:val="none" w:sz="0" w:space="0" w:color="auto"/>
        <w:bottom w:val="none" w:sz="0" w:space="0" w:color="auto"/>
        <w:right w:val="none" w:sz="0" w:space="0" w:color="auto"/>
      </w:divBdr>
    </w:div>
    <w:div w:id="2037342331">
      <w:bodyDiv w:val="1"/>
      <w:marLeft w:val="0"/>
      <w:marRight w:val="0"/>
      <w:marTop w:val="0"/>
      <w:marBottom w:val="0"/>
      <w:divBdr>
        <w:top w:val="none" w:sz="0" w:space="0" w:color="auto"/>
        <w:left w:val="none" w:sz="0" w:space="0" w:color="auto"/>
        <w:bottom w:val="none" w:sz="0" w:space="0" w:color="auto"/>
        <w:right w:val="none" w:sz="0" w:space="0" w:color="auto"/>
      </w:divBdr>
    </w:div>
    <w:div w:id="2041205555">
      <w:bodyDiv w:val="1"/>
      <w:marLeft w:val="0"/>
      <w:marRight w:val="0"/>
      <w:marTop w:val="0"/>
      <w:marBottom w:val="0"/>
      <w:divBdr>
        <w:top w:val="none" w:sz="0" w:space="0" w:color="auto"/>
        <w:left w:val="none" w:sz="0" w:space="0" w:color="auto"/>
        <w:bottom w:val="none" w:sz="0" w:space="0" w:color="auto"/>
        <w:right w:val="none" w:sz="0" w:space="0" w:color="auto"/>
      </w:divBdr>
    </w:div>
    <w:div w:id="2078237873">
      <w:bodyDiv w:val="1"/>
      <w:marLeft w:val="0"/>
      <w:marRight w:val="0"/>
      <w:marTop w:val="0"/>
      <w:marBottom w:val="0"/>
      <w:divBdr>
        <w:top w:val="none" w:sz="0" w:space="0" w:color="auto"/>
        <w:left w:val="none" w:sz="0" w:space="0" w:color="auto"/>
        <w:bottom w:val="none" w:sz="0" w:space="0" w:color="auto"/>
        <w:right w:val="none" w:sz="0" w:space="0" w:color="auto"/>
      </w:divBdr>
    </w:div>
    <w:div w:id="2087681725">
      <w:bodyDiv w:val="1"/>
      <w:marLeft w:val="0"/>
      <w:marRight w:val="0"/>
      <w:marTop w:val="0"/>
      <w:marBottom w:val="0"/>
      <w:divBdr>
        <w:top w:val="none" w:sz="0" w:space="0" w:color="auto"/>
        <w:left w:val="none" w:sz="0" w:space="0" w:color="auto"/>
        <w:bottom w:val="none" w:sz="0" w:space="0" w:color="auto"/>
        <w:right w:val="none" w:sz="0" w:space="0" w:color="auto"/>
      </w:divBdr>
    </w:div>
    <w:div w:id="2102482843">
      <w:bodyDiv w:val="1"/>
      <w:marLeft w:val="0"/>
      <w:marRight w:val="0"/>
      <w:marTop w:val="0"/>
      <w:marBottom w:val="0"/>
      <w:divBdr>
        <w:top w:val="none" w:sz="0" w:space="0" w:color="auto"/>
        <w:left w:val="none" w:sz="0" w:space="0" w:color="auto"/>
        <w:bottom w:val="none" w:sz="0" w:space="0" w:color="auto"/>
        <w:right w:val="none" w:sz="0" w:space="0" w:color="auto"/>
      </w:divBdr>
    </w:div>
    <w:div w:id="2108035093">
      <w:bodyDiv w:val="1"/>
      <w:marLeft w:val="0"/>
      <w:marRight w:val="0"/>
      <w:marTop w:val="0"/>
      <w:marBottom w:val="0"/>
      <w:divBdr>
        <w:top w:val="none" w:sz="0" w:space="0" w:color="auto"/>
        <w:left w:val="none" w:sz="0" w:space="0" w:color="auto"/>
        <w:bottom w:val="none" w:sz="0" w:space="0" w:color="auto"/>
        <w:right w:val="none" w:sz="0" w:space="0" w:color="auto"/>
      </w:divBdr>
    </w:div>
    <w:div w:id="2111587725">
      <w:bodyDiv w:val="1"/>
      <w:marLeft w:val="0"/>
      <w:marRight w:val="0"/>
      <w:marTop w:val="0"/>
      <w:marBottom w:val="0"/>
      <w:divBdr>
        <w:top w:val="none" w:sz="0" w:space="0" w:color="auto"/>
        <w:left w:val="none" w:sz="0" w:space="0" w:color="auto"/>
        <w:bottom w:val="none" w:sz="0" w:space="0" w:color="auto"/>
        <w:right w:val="none" w:sz="0" w:space="0" w:color="auto"/>
      </w:divBdr>
    </w:div>
    <w:div w:id="213293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igma.com/design/rajESMi82nht6QVZLIFhnq/Retail-%7C-Sprint-1-%7C-CONDIVISIONE?node-id=490-13070&amp;p=f&amp;t=NJXEgZktltNY2Wus-0" TargetMode="External"/><Relationship Id="rId21" Type="http://schemas.openxmlformats.org/officeDocument/2006/relationships/hyperlink" Target="https://www.figma.com/design/rajESMi82nht6QVZLIFhnq/Retail-%7C-Sprint-1-%7C-CONDIVISIONE?node-id=490-13070&amp;p=f&amp;t=NJXEgZktltNY2Wus-0" TargetMode="External"/><Relationship Id="rId42" Type="http://schemas.openxmlformats.org/officeDocument/2006/relationships/image" Target="media/image14.png"/><Relationship Id="rId47" Type="http://schemas.openxmlformats.org/officeDocument/2006/relationships/image" Target="media/image17.png"/><Relationship Id="rId63" Type="http://schemas.openxmlformats.org/officeDocument/2006/relationships/hyperlink" Target="https://www.figma.com/design/rajESMi82nht6QVZLIFhnq/Retail-%7C-Sprint-1-%7C-CONDIVISIONE?node-id=490-34540&amp;t=swoJnPKKqjNAxPJV-0" TargetMode="External"/><Relationship Id="rId68" Type="http://schemas.openxmlformats.org/officeDocument/2006/relationships/image" Target="media/image33.png"/><Relationship Id="rId84" Type="http://schemas.openxmlformats.org/officeDocument/2006/relationships/image" Target="media/image47.png"/><Relationship Id="rId89" Type="http://schemas.openxmlformats.org/officeDocument/2006/relationships/footer" Target="footer2.xml"/><Relationship Id="rId16" Type="http://schemas.openxmlformats.org/officeDocument/2006/relationships/image" Target="cid:image001.png@01DC498A.5F14DEB0" TargetMode="External"/><Relationship Id="rId11" Type="http://schemas.openxmlformats.org/officeDocument/2006/relationships/footnotes" Target="footnotes.xml"/><Relationship Id="rId32" Type="http://schemas.openxmlformats.org/officeDocument/2006/relationships/hyperlink" Target="https://resources.deloitte.com/sites/CreditAgricole-CDPproject-CRM/Shared%20Documents/CRM/17_MVP0/Retail%20e%20CS/af/Viste%20salvate" TargetMode="External"/><Relationship Id="rId37" Type="http://schemas.openxmlformats.org/officeDocument/2006/relationships/image" Target="media/image12.png"/><Relationship Id="rId53" Type="http://schemas.openxmlformats.org/officeDocument/2006/relationships/image" Target="media/image20.png"/><Relationship Id="rId58" Type="http://schemas.openxmlformats.org/officeDocument/2006/relationships/image" Target="media/image25.png"/><Relationship Id="rId74" Type="http://schemas.openxmlformats.org/officeDocument/2006/relationships/image" Target="media/image39.png"/><Relationship Id="rId79" Type="http://schemas.openxmlformats.org/officeDocument/2006/relationships/hyperlink" Target="https://www.figma.com/design/rajESMi82nht6QVZLIFhnq/Retail-%7C-Sprint-1-%7C-CONDIVISIONE?node-id=490-13070&amp;p=f&amp;t=swoJnPKKqjNAxPJV-0" TargetMode="External"/><Relationship Id="rId5" Type="http://schemas.openxmlformats.org/officeDocument/2006/relationships/customXml" Target="../customXml/item5.xml"/><Relationship Id="rId90"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hyperlink" Target="https://www.figma.com/design/rajESMi82nht6QVZLIFhnq/Retail-%7C-Sprint-1-%7C-CONDIVISIONE?node-id=490-13070&amp;p=f&amp;t=NJXEgZktltNY2Wus-0" TargetMode="External"/><Relationship Id="rId43" Type="http://schemas.openxmlformats.org/officeDocument/2006/relationships/hyperlink" Target="https://www.figma.com/design/rajESMi82nht6QVZLIFhnq/Retail-%7C-Sprint-1-%7C-CONDIVISIONE?node-id=490-34540&amp;t=swoJnPKKqjNAxPJV-0" TargetMode="External"/><Relationship Id="rId48" Type="http://schemas.openxmlformats.org/officeDocument/2006/relationships/image" Target="media/image18.png"/><Relationship Id="rId64" Type="http://schemas.openxmlformats.org/officeDocument/2006/relationships/image" Target="media/image29.png"/><Relationship Id="rId69" Type="http://schemas.openxmlformats.org/officeDocument/2006/relationships/image" Target="media/image34.png"/><Relationship Id="rId8" Type="http://schemas.openxmlformats.org/officeDocument/2006/relationships/styles" Target="styles.xml"/><Relationship Id="rId51" Type="http://schemas.openxmlformats.org/officeDocument/2006/relationships/hyperlink" Target="https://www.figma.com/design/rajESMi82nht6QVZLIFhnq/Retail-%7C-Sprint-1-%7C-CONDIVISIONE?node-id=490-34540&amp;t=swoJnPKKqjNAxPJV-0" TargetMode="External"/><Relationship Id="rId72" Type="http://schemas.openxmlformats.org/officeDocument/2006/relationships/image" Target="media/image37.png"/><Relationship Id="rId80" Type="http://schemas.openxmlformats.org/officeDocument/2006/relationships/image" Target="media/image44.png"/><Relationship Id="rId85" Type="http://schemas.openxmlformats.org/officeDocument/2006/relationships/image" Target="media/image48.png"/><Relationship Id="rId93" Type="http://schemas.microsoft.com/office/2011/relationships/people" Target="people.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image" Target="media/image7.png"/><Relationship Id="rId33" Type="http://schemas.openxmlformats.org/officeDocument/2006/relationships/hyperlink" Target="https://resources.deloitte.com/sites/CreditAgricole-CDPproject-CRM/Shared%20Documents/CRM/17_MVP0/Retail%20e%20CS/af/Viste%20salvate" TargetMode="External"/><Relationship Id="rId38" Type="http://schemas.openxmlformats.org/officeDocument/2006/relationships/hyperlink" Target="https://www.figma.com/design/rajESMi82nht6QVZLIFhnq/Retail-%7C-Sprint-1-%7C-CONDIVISIONE?node-id=490-34540&amp;t=swoJnPKKqjNAxPJV-0" TargetMode="External"/><Relationship Id="rId46" Type="http://schemas.openxmlformats.org/officeDocument/2006/relationships/image" Target="media/image16.png"/><Relationship Id="rId59" Type="http://schemas.openxmlformats.org/officeDocument/2006/relationships/image" Target="media/image26.png"/><Relationship Id="rId67" Type="http://schemas.openxmlformats.org/officeDocument/2006/relationships/image" Target="media/image32.png"/><Relationship Id="rId20" Type="http://schemas.openxmlformats.org/officeDocument/2006/relationships/hyperlink" Target="https://www.figma.com/design/rajESMi82nht6QVZLIFhnq/Retail-%7C-Sprint-1-%7C-CONDIVISIONE?node-id=490-13070&amp;p=f&amp;t=NJXEgZktltNY2Wus-0" TargetMode="External"/><Relationship Id="rId41" Type="http://schemas.openxmlformats.org/officeDocument/2006/relationships/image" Target="media/image13.png"/><Relationship Id="rId54" Type="http://schemas.openxmlformats.org/officeDocument/2006/relationships/image" Target="media/image21.png"/><Relationship Id="rId62" Type="http://schemas.openxmlformats.org/officeDocument/2006/relationships/hyperlink" Target="https://www.figma.com/design/rajESMi82nht6QVZLIFhnq/Retail-%7C-Sprint-1-%7C-CONDIVISIONE?node-id=490-34540&amp;t=swoJnPKKqjNAxPJV-0" TargetMode="External"/><Relationship Id="rId70" Type="http://schemas.openxmlformats.org/officeDocument/2006/relationships/image" Target="media/image35.png"/><Relationship Id="rId75" Type="http://schemas.openxmlformats.org/officeDocument/2006/relationships/image" Target="media/image40.png"/><Relationship Id="rId83" Type="http://schemas.openxmlformats.org/officeDocument/2006/relationships/hyperlink" Target="https://www.figma.com/design/rajESMi82nht6QVZLIFhnq/Retail-%7C-Sprint-1-%7C-CONDIVISIONE?node-id=490-13070&amp;p=f&amp;t=swoJnPKKqjNAxPJV-0" TargetMode="External"/><Relationship Id="rId88" Type="http://schemas.openxmlformats.org/officeDocument/2006/relationships/footer" Target="footer1.xml"/><Relationship Id="rId9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3.png"/><Relationship Id="rId23" Type="http://schemas.openxmlformats.org/officeDocument/2006/relationships/hyperlink" Target="https://www.figma.com/design/rajESMi82nht6QVZLIFhnq/Retail-%7C-Sprint-1-%7C-CONDIVISIONE?node-id=490-13070&amp;p=f&amp;t=NJXEgZktltNY2Wus-0" TargetMode="External"/><Relationship Id="rId28" Type="http://schemas.openxmlformats.org/officeDocument/2006/relationships/image" Target="media/image8.png"/><Relationship Id="rId36" Type="http://schemas.openxmlformats.org/officeDocument/2006/relationships/hyperlink" Target="https://www.figma.com/design/rajESMi82nht6QVZLIFhnq/Retail-%7C-Sprint-1-%7C-CONDIVISIONE?node-id=490-13070&amp;p=f&amp;t=2AuxNnNHMRjfQnU4-0" TargetMode="External"/><Relationship Id="rId49" Type="http://schemas.openxmlformats.org/officeDocument/2006/relationships/hyperlink" Target="https://www.figma.com/design/rajESMi82nht6QVZLIFhnq/Retail-%7C-Sprint-1-%7C-CONDIVISIONE?node-id=490-34540&amp;t=swoJnPKKqjNAxPJV-0" TargetMode="External"/><Relationship Id="rId57" Type="http://schemas.openxmlformats.org/officeDocument/2006/relationships/image" Target="media/image24.png"/><Relationship Id="rId10" Type="http://schemas.openxmlformats.org/officeDocument/2006/relationships/webSettings" Target="webSettings.xml"/><Relationship Id="rId31" Type="http://schemas.openxmlformats.org/officeDocument/2006/relationships/image" Target="media/image9.png"/><Relationship Id="rId44" Type="http://schemas.openxmlformats.org/officeDocument/2006/relationships/hyperlink" Target="https://www.figma.com/design/rajESMi82nht6QVZLIFhnq/Retail-%7C-Sprint-1-%7C-CONDIVISIONE?node-id=490-34540&amp;t=swoJnPKKqjNAxPJV-0" TargetMode="External"/><Relationship Id="rId52" Type="http://schemas.openxmlformats.org/officeDocument/2006/relationships/image" Target="media/image19.png"/><Relationship Id="rId60" Type="http://schemas.openxmlformats.org/officeDocument/2006/relationships/image" Target="media/image27.png"/><Relationship Id="rId65" Type="http://schemas.openxmlformats.org/officeDocument/2006/relationships/image" Target="media/image30.png"/><Relationship Id="rId73" Type="http://schemas.openxmlformats.org/officeDocument/2006/relationships/image" Target="media/image38.png"/><Relationship Id="rId78" Type="http://schemas.openxmlformats.org/officeDocument/2006/relationships/image" Target="media/image43.png"/><Relationship Id="rId81" Type="http://schemas.openxmlformats.org/officeDocument/2006/relationships/image" Target="media/image45.png"/><Relationship Id="rId86" Type="http://schemas.openxmlformats.org/officeDocument/2006/relationships/hyperlink" Target="https://www.figma.com/design/rajESMi82nht6QVZLIFhnq/Retail-%7C-Sprint-1-%7C-CONDIVISIONE?node-id=490-13070&amp;p=f&amp;t=swoJnPKKqjNAxPJV-0" TargetMode="External"/><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cid:image002.png@01DC498A.092D23E0" TargetMode="External"/><Relationship Id="rId34" Type="http://schemas.openxmlformats.org/officeDocument/2006/relationships/image" Target="media/image10.png"/><Relationship Id="rId50" Type="http://schemas.openxmlformats.org/officeDocument/2006/relationships/hyperlink" Target="https://www.figma.com/design/rajESMi82nht6QVZLIFhnq/Retail-%7C-Sprint-1-%7C-CONDIVISIONE?node-id=490-34540&amp;t=swoJnPKKqjNAxPJV-0" TargetMode="External"/><Relationship Id="rId55" Type="http://schemas.openxmlformats.org/officeDocument/2006/relationships/image" Target="media/image22.png"/><Relationship Id="rId76" Type="http://schemas.openxmlformats.org/officeDocument/2006/relationships/image" Target="media/image41.png"/><Relationship Id="rId7" Type="http://schemas.openxmlformats.org/officeDocument/2006/relationships/numbering" Target="numbering.xml"/><Relationship Id="rId71" Type="http://schemas.openxmlformats.org/officeDocument/2006/relationships/image" Target="media/image36.png"/><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s://resources.deloitte.com/sites/CreditAgricole-CDPproject-CRM/Shared%20Documents/CRM/17_MVP0/Retail%20e%20CS/af/Viste%20salvate" TargetMode="External"/><Relationship Id="rId24" Type="http://schemas.openxmlformats.org/officeDocument/2006/relationships/hyperlink" Target="https://www.figma.com/design/rajESMi82nht6QVZLIFhnq/Retail-%7C-Sprint-1-%7C-CONDIVISIONE?node-id=490-13070&amp;p=f&amp;t=NJXEgZktltNY2Wus-0" TargetMode="External"/><Relationship Id="rId40" Type="http://schemas.openxmlformats.org/officeDocument/2006/relationships/hyperlink" Target="https://www.figma.com/design/rajESMi82nht6QVZLIFhnq/Retail-%7C-Sprint-1-%7C-CONDIVISIONE?node-id=490-34540&amp;t=swoJnPKKqjNAxPJV-0" TargetMode="External"/><Relationship Id="rId45" Type="http://schemas.openxmlformats.org/officeDocument/2006/relationships/image" Target="media/image15.png"/><Relationship Id="rId66" Type="http://schemas.openxmlformats.org/officeDocument/2006/relationships/image" Target="media/image31.png"/><Relationship Id="rId87" Type="http://schemas.openxmlformats.org/officeDocument/2006/relationships/header" Target="header1.xml"/><Relationship Id="rId61" Type="http://schemas.openxmlformats.org/officeDocument/2006/relationships/image" Target="media/image28.png"/><Relationship Id="rId82" Type="http://schemas.openxmlformats.org/officeDocument/2006/relationships/image" Target="media/image46.png"/><Relationship Id="rId19" Type="http://schemas.openxmlformats.org/officeDocument/2006/relationships/image" Target="media/image5.png"/><Relationship Id="rId14" Type="http://schemas.openxmlformats.org/officeDocument/2006/relationships/image" Target="media/image2.png"/><Relationship Id="rId30" Type="http://schemas.openxmlformats.org/officeDocument/2006/relationships/hyperlink" Target="https://resources.deloitte.com/sites/CreditAgricole-CDPproject-CRM/Shared%20Documents/CRM/17_MVP0/Retail%20e%20CS/af/Viste%20salvate" TargetMode="External"/><Relationship Id="rId35" Type="http://schemas.openxmlformats.org/officeDocument/2006/relationships/image" Target="media/image11.png"/><Relationship Id="rId56" Type="http://schemas.openxmlformats.org/officeDocument/2006/relationships/image" Target="media/image23.png"/><Relationship Id="rId77" Type="http://schemas.openxmlformats.org/officeDocument/2006/relationships/image" Target="media/image4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ortogallo\AppData\Local\Temp\Templafy\WordVsto\jroc31by.dotx" TargetMode="External"/></Relationships>
</file>

<file path=word/theme/theme1.xml><?xml version="1.0" encoding="utf-8"?>
<a:theme xmlns:a="http://schemas.openxmlformats.org/drawingml/2006/main" name="Deloitte_Brand_Theme_uk">
  <a:themeElements>
    <a:clrScheme name="Custom 3">
      <a:dk1>
        <a:sysClr val="windowText" lastClr="000000"/>
      </a:dk1>
      <a:lt1>
        <a:sysClr val="window" lastClr="FFFFFF"/>
      </a:lt1>
      <a:dk2>
        <a:srgbClr val="53565A"/>
      </a:dk2>
      <a:lt2>
        <a:srgbClr val="D0D0CE"/>
      </a:lt2>
      <a:accent1>
        <a:srgbClr val="86BC25"/>
      </a:accent1>
      <a:accent2>
        <a:srgbClr val="43B02A"/>
      </a:accent2>
      <a:accent3>
        <a:srgbClr val="26890D"/>
      </a:accent3>
      <a:accent4>
        <a:srgbClr val="046A38"/>
      </a:accent4>
      <a:accent5>
        <a:srgbClr val="0D8390"/>
      </a:accent5>
      <a:accent6>
        <a:srgbClr val="007CB0"/>
      </a:accent6>
      <a:hlink>
        <a:srgbClr val="00A3E0"/>
      </a:hlink>
      <a:folHlink>
        <a:srgbClr val="7F7F7F"/>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Brand_Theme_uk" id="{3113A46F-0299-46C9-B616-982F076E906C}" vid="{B0DB14F4-58B6-4FC3-A8FA-3B3C49A759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TemplafyFormConfiguration><![CDATA[{"formFields":[],"formDataEntries":[]}]]></TemplafyFormConfiguration>
</file>

<file path=customXml/item3.xml><?xml version="1.0" encoding="utf-8"?>
<p:properties xmlns:p="http://schemas.microsoft.com/office/2006/metadata/properties" xmlns:xsi="http://www.w3.org/2001/XMLSchema-instance" xmlns:pc="http://schemas.microsoft.com/office/infopath/2007/PartnerControls">
  <documentManagement>
    <TaxCatchAll xmlns="2a9d0bd0-bf65-437b-9801-67e9893ab653" xsi:nil="true"/>
    <lcf76f155ced4ddcb4097134ff3c332f xmlns="3ea46f9e-6a36-434f-bb35-299b9a7df84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98724C55E5BB54C989EC9B0E0C42335" ma:contentTypeVersion="13" ma:contentTypeDescription="Creare un nuovo documento." ma:contentTypeScope="" ma:versionID="2202e6c39e485b7844ca3ac723d57d83">
  <xsd:schema xmlns:xsd="http://www.w3.org/2001/XMLSchema" xmlns:xs="http://www.w3.org/2001/XMLSchema" xmlns:p="http://schemas.microsoft.com/office/2006/metadata/properties" xmlns:ns2="3ea46f9e-6a36-434f-bb35-299b9a7df84a" xmlns:ns3="2a9d0bd0-bf65-437b-9801-67e9893ab653" targetNamespace="http://schemas.microsoft.com/office/2006/metadata/properties" ma:root="true" ma:fieldsID="0f0dae4728198ccb9607cafee9aa5a7a" ns2:_="" ns3:_="">
    <xsd:import namespace="3ea46f9e-6a36-434f-bb35-299b9a7df84a"/>
    <xsd:import namespace="2a9d0bd0-bf65-437b-9801-67e9893ab6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a46f9e-6a36-434f-bb35-299b9a7df8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ag immagine" ma:readOnly="false" ma:fieldId="{5cf76f15-5ced-4ddc-b409-7134ff3c332f}" ma:taxonomyMulti="true" ma:sspId="1217ff2e-1616-4146-8372-4640400776c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9d0bd0-bf65-437b-9801-67e9893ab65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f7a45d3-c0d7-4748-bcde-8b2eec3b9644}" ma:internalName="TaxCatchAll" ma:showField="CatchAllData" ma:web="2a9d0bd0-bf65-437b-9801-67e9893ab6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TemplafyTemplateConfiguration><![CDATA[{"elementsMetadata":[],"transformationConfigurations":[],"templateName":"Normal-2025","templateDescription":"","enableDocumentContentUpdater":false,"version":"2.0"}]]></TemplafyTemplateConfiguration>
</file>

<file path=customXml/itemProps1.xml><?xml version="1.0" encoding="utf-8"?>
<ds:datastoreItem xmlns:ds="http://schemas.openxmlformats.org/officeDocument/2006/customXml" ds:itemID="{094B6E58-1A4E-4EE5-86A8-21FB2CA2546A}">
  <ds:schemaRefs>
    <ds:schemaRef ds:uri="http://schemas.microsoft.com/sharepoint/v3/contenttype/forms"/>
  </ds:schemaRefs>
</ds:datastoreItem>
</file>

<file path=customXml/itemProps2.xml><?xml version="1.0" encoding="utf-8"?>
<ds:datastoreItem xmlns:ds="http://schemas.openxmlformats.org/officeDocument/2006/customXml" ds:itemID="{1C0B4F7F-FF3F-4C4C-A704-C314F00B2937}">
  <ds:schemaRefs/>
</ds:datastoreItem>
</file>

<file path=customXml/itemProps3.xml><?xml version="1.0" encoding="utf-8"?>
<ds:datastoreItem xmlns:ds="http://schemas.openxmlformats.org/officeDocument/2006/customXml" ds:itemID="{AAFBC4B9-F9BC-4B93-B0AF-34CF88A46FE6}">
  <ds:schemaRefs>
    <ds:schemaRef ds:uri="http://schemas.microsoft.com/office/2006/metadata/properties"/>
    <ds:schemaRef ds:uri="http://schemas.microsoft.com/office/infopath/2007/PartnerControls"/>
    <ds:schemaRef ds:uri="2a9d0bd0-bf65-437b-9801-67e9893ab653"/>
    <ds:schemaRef ds:uri="3ea46f9e-6a36-434f-bb35-299b9a7df84a"/>
  </ds:schemaRefs>
</ds:datastoreItem>
</file>

<file path=customXml/itemProps4.xml><?xml version="1.0" encoding="utf-8"?>
<ds:datastoreItem xmlns:ds="http://schemas.openxmlformats.org/officeDocument/2006/customXml" ds:itemID="{3D9363BD-B403-4CAF-9CEC-4352579761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a46f9e-6a36-434f-bb35-299b9a7df84a"/>
    <ds:schemaRef ds:uri="2a9d0bd0-bf65-437b-9801-67e9893ab6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6F295CE-3066-44E2-AAD3-2974ED6E0B7D}">
  <ds:schemaRefs>
    <ds:schemaRef ds:uri="http://schemas.openxmlformats.org/officeDocument/2006/bibliography"/>
  </ds:schemaRefs>
</ds:datastoreItem>
</file>

<file path=customXml/itemProps6.xml><?xml version="1.0" encoding="utf-8"?>
<ds:datastoreItem xmlns:ds="http://schemas.openxmlformats.org/officeDocument/2006/customXml" ds:itemID="{A46AAC3C-852B-4644-BCA3-7D527058D111}">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jroc31by.dotx</Template>
  <TotalTime>54</TotalTime>
  <Pages>58</Pages>
  <Words>20921</Words>
  <Characters>118000</Characters>
  <Application>Microsoft Office Word</Application>
  <DocSecurity>0</DocSecurity>
  <Lines>8428</Lines>
  <Paragraphs>4630</Paragraphs>
  <ScaleCrop>false</ScaleCrop>
  <Company/>
  <LinksUpToDate>false</LinksUpToDate>
  <CharactersWithSpaces>134291</CharactersWithSpaces>
  <SharedDoc>false</SharedDoc>
  <HLinks>
    <vt:vector size="426" baseType="variant">
      <vt:variant>
        <vt:i4>6357107</vt:i4>
      </vt:variant>
      <vt:variant>
        <vt:i4>492</vt:i4>
      </vt:variant>
      <vt:variant>
        <vt:i4>0</vt:i4>
      </vt:variant>
      <vt:variant>
        <vt:i4>5</vt:i4>
      </vt:variant>
      <vt:variant>
        <vt:lpwstr>https://www.figma.com/design/rajESMi82nht6QVZLIFhnq/Retail-%7C-Sprint-1-%7C-CONDIVISIONE?node-id=490-13070&amp;p=f&amp;t=swoJnPKKqjNAxPJV-0</vt:lpwstr>
      </vt:variant>
      <vt:variant>
        <vt:lpwstr/>
      </vt:variant>
      <vt:variant>
        <vt:i4>6357107</vt:i4>
      </vt:variant>
      <vt:variant>
        <vt:i4>489</vt:i4>
      </vt:variant>
      <vt:variant>
        <vt:i4>0</vt:i4>
      </vt:variant>
      <vt:variant>
        <vt:i4>5</vt:i4>
      </vt:variant>
      <vt:variant>
        <vt:lpwstr>https://www.figma.com/design/rajESMi82nht6QVZLIFhnq/Retail-%7C-Sprint-1-%7C-CONDIVISIONE?node-id=490-13070&amp;p=f&amp;t=swoJnPKKqjNAxPJV-0</vt:lpwstr>
      </vt:variant>
      <vt:variant>
        <vt:lpwstr/>
      </vt:variant>
      <vt:variant>
        <vt:i4>6357107</vt:i4>
      </vt:variant>
      <vt:variant>
        <vt:i4>480</vt:i4>
      </vt:variant>
      <vt:variant>
        <vt:i4>0</vt:i4>
      </vt:variant>
      <vt:variant>
        <vt:i4>5</vt:i4>
      </vt:variant>
      <vt:variant>
        <vt:lpwstr>https://www.figma.com/design/rajESMi82nht6QVZLIFhnq/Retail-%7C-Sprint-1-%7C-CONDIVISIONE?node-id=490-13070&amp;p=f&amp;t=swoJnPKKqjNAxPJV-0</vt:lpwstr>
      </vt:variant>
      <vt:variant>
        <vt:lpwstr/>
      </vt:variant>
      <vt:variant>
        <vt:i4>2752624</vt:i4>
      </vt:variant>
      <vt:variant>
        <vt:i4>474</vt:i4>
      </vt:variant>
      <vt:variant>
        <vt:i4>0</vt:i4>
      </vt:variant>
      <vt:variant>
        <vt:i4>5</vt:i4>
      </vt:variant>
      <vt:variant>
        <vt:lpwstr>https://www.figma.com/design/rajESMi82nht6QVZLIFhnq/Retail-%7C-Sprint-1-%7C-CONDIVISIONE?node-id=490-13070&amp;p=f&amp;t=NJXEgZktltNY2Wus-0</vt:lpwstr>
      </vt:variant>
      <vt:variant>
        <vt:lpwstr/>
      </vt:variant>
      <vt:variant>
        <vt:i4>2752624</vt:i4>
      </vt:variant>
      <vt:variant>
        <vt:i4>471</vt:i4>
      </vt:variant>
      <vt:variant>
        <vt:i4>0</vt:i4>
      </vt:variant>
      <vt:variant>
        <vt:i4>5</vt:i4>
      </vt:variant>
      <vt:variant>
        <vt:lpwstr>https://www.figma.com/design/rajESMi82nht6QVZLIFhnq/Retail-%7C-Sprint-1-%7C-CONDIVISIONE?node-id=490-13070&amp;p=f&amp;t=NJXEgZktltNY2Wus-0</vt:lpwstr>
      </vt:variant>
      <vt:variant>
        <vt:lpwstr/>
      </vt:variant>
      <vt:variant>
        <vt:i4>7340140</vt:i4>
      </vt:variant>
      <vt:variant>
        <vt:i4>378</vt:i4>
      </vt:variant>
      <vt:variant>
        <vt:i4>0</vt:i4>
      </vt:variant>
      <vt:variant>
        <vt:i4>5</vt:i4>
      </vt:variant>
      <vt:variant>
        <vt:lpwstr>https://www.figma.com/design/rajESMi82nht6QVZLIFhnq/Retail-%7C-Sprint-1-%7C-CONDIVISIONE?node-id=490-34540&amp;t=swoJnPKKqjNAxPJV-0</vt:lpwstr>
      </vt:variant>
      <vt:variant>
        <vt:lpwstr/>
      </vt:variant>
      <vt:variant>
        <vt:i4>4522079</vt:i4>
      </vt:variant>
      <vt:variant>
        <vt:i4>360</vt:i4>
      </vt:variant>
      <vt:variant>
        <vt:i4>0</vt:i4>
      </vt:variant>
      <vt:variant>
        <vt:i4>5</vt:i4>
      </vt:variant>
      <vt:variant>
        <vt:lpwstr>https://www.figma.com/design/pSxAh1oVgzJWdgTso5BUPW/FREE---UX-Guidelines?node-id=1812-38704&amp;p=f&amp;t=UBtaEbulrAgx8TaQ-0</vt:lpwstr>
      </vt:variant>
      <vt:variant>
        <vt:lpwstr/>
      </vt:variant>
      <vt:variant>
        <vt:i4>4522079</vt:i4>
      </vt:variant>
      <vt:variant>
        <vt:i4>354</vt:i4>
      </vt:variant>
      <vt:variant>
        <vt:i4>0</vt:i4>
      </vt:variant>
      <vt:variant>
        <vt:i4>5</vt:i4>
      </vt:variant>
      <vt:variant>
        <vt:lpwstr>https://www.figma.com/design/pSxAh1oVgzJWdgTso5BUPW/FREE---UX-Guidelines?node-id=1812-38704&amp;p=f&amp;t=UBtaEbulrAgx8TaQ-0</vt:lpwstr>
      </vt:variant>
      <vt:variant>
        <vt:lpwstr/>
      </vt:variant>
      <vt:variant>
        <vt:i4>4522079</vt:i4>
      </vt:variant>
      <vt:variant>
        <vt:i4>336</vt:i4>
      </vt:variant>
      <vt:variant>
        <vt:i4>0</vt:i4>
      </vt:variant>
      <vt:variant>
        <vt:i4>5</vt:i4>
      </vt:variant>
      <vt:variant>
        <vt:lpwstr>https://www.figma.com/design/pSxAh1oVgzJWdgTso5BUPW/FREE---UX-Guidelines?node-id=1812-38704&amp;p=f&amp;t=UBtaEbulrAgx8TaQ-0</vt:lpwstr>
      </vt:variant>
      <vt:variant>
        <vt:lpwstr/>
      </vt:variant>
      <vt:variant>
        <vt:i4>3211305</vt:i4>
      </vt:variant>
      <vt:variant>
        <vt:i4>324</vt:i4>
      </vt:variant>
      <vt:variant>
        <vt:i4>0</vt:i4>
      </vt:variant>
      <vt:variant>
        <vt:i4>5</vt:i4>
      </vt:variant>
      <vt:variant>
        <vt:lpwstr>https://www.figma.com/design/rajESMi82nht6QVZLIFhnq/Retail-%7C-Sprint-1-%7C-CONDIVISIONE?node-id=490-13070&amp;p=f&amp;t=2AuxNnNHMRjfQnU4-0</vt:lpwstr>
      </vt:variant>
      <vt:variant>
        <vt:lpwstr/>
      </vt:variant>
      <vt:variant>
        <vt:i4>2752624</vt:i4>
      </vt:variant>
      <vt:variant>
        <vt:i4>321</vt:i4>
      </vt:variant>
      <vt:variant>
        <vt:i4>0</vt:i4>
      </vt:variant>
      <vt:variant>
        <vt:i4>5</vt:i4>
      </vt:variant>
      <vt:variant>
        <vt:lpwstr>https://www.figma.com/design/rajESMi82nht6QVZLIFhnq/Retail-%7C-Sprint-1-%7C-CONDIVISIONE?node-id=490-13070&amp;p=f&amp;t=NJXEgZktltNY2Wus-0</vt:lpwstr>
      </vt:variant>
      <vt:variant>
        <vt:lpwstr/>
      </vt:variant>
      <vt:variant>
        <vt:i4>4522079</vt:i4>
      </vt:variant>
      <vt:variant>
        <vt:i4>303</vt:i4>
      </vt:variant>
      <vt:variant>
        <vt:i4>0</vt:i4>
      </vt:variant>
      <vt:variant>
        <vt:i4>5</vt:i4>
      </vt:variant>
      <vt:variant>
        <vt:lpwstr>https://www.figma.com/design/pSxAh1oVgzJWdgTso5BUPW/FREE---UX-Guidelines?node-id=1812-38704&amp;p=f&amp;t=UBtaEbulrAgx8TaQ-0</vt:lpwstr>
      </vt:variant>
      <vt:variant>
        <vt:lpwstr/>
      </vt:variant>
      <vt:variant>
        <vt:i4>3014671</vt:i4>
      </vt:variant>
      <vt:variant>
        <vt:i4>296</vt:i4>
      </vt:variant>
      <vt:variant>
        <vt:i4>0</vt:i4>
      </vt:variant>
      <vt:variant>
        <vt:i4>5</vt:i4>
      </vt:variant>
      <vt:variant>
        <vt:lpwstr/>
      </vt:variant>
      <vt:variant>
        <vt:lpwstr>_Toc1589785845</vt:lpwstr>
      </vt:variant>
      <vt:variant>
        <vt:i4>2818049</vt:i4>
      </vt:variant>
      <vt:variant>
        <vt:i4>290</vt:i4>
      </vt:variant>
      <vt:variant>
        <vt:i4>0</vt:i4>
      </vt:variant>
      <vt:variant>
        <vt:i4>5</vt:i4>
      </vt:variant>
      <vt:variant>
        <vt:lpwstr/>
      </vt:variant>
      <vt:variant>
        <vt:lpwstr>_Toc1488202888</vt:lpwstr>
      </vt:variant>
      <vt:variant>
        <vt:i4>1245242</vt:i4>
      </vt:variant>
      <vt:variant>
        <vt:i4>284</vt:i4>
      </vt:variant>
      <vt:variant>
        <vt:i4>0</vt:i4>
      </vt:variant>
      <vt:variant>
        <vt:i4>5</vt:i4>
      </vt:variant>
      <vt:variant>
        <vt:lpwstr/>
      </vt:variant>
      <vt:variant>
        <vt:lpwstr>_Toc109508293</vt:lpwstr>
      </vt:variant>
      <vt:variant>
        <vt:i4>1769524</vt:i4>
      </vt:variant>
      <vt:variant>
        <vt:i4>278</vt:i4>
      </vt:variant>
      <vt:variant>
        <vt:i4>0</vt:i4>
      </vt:variant>
      <vt:variant>
        <vt:i4>5</vt:i4>
      </vt:variant>
      <vt:variant>
        <vt:lpwstr/>
      </vt:variant>
      <vt:variant>
        <vt:lpwstr>_Toc784521509</vt:lpwstr>
      </vt:variant>
      <vt:variant>
        <vt:i4>1572914</vt:i4>
      </vt:variant>
      <vt:variant>
        <vt:i4>272</vt:i4>
      </vt:variant>
      <vt:variant>
        <vt:i4>0</vt:i4>
      </vt:variant>
      <vt:variant>
        <vt:i4>5</vt:i4>
      </vt:variant>
      <vt:variant>
        <vt:lpwstr/>
      </vt:variant>
      <vt:variant>
        <vt:lpwstr>_Toc843904960</vt:lpwstr>
      </vt:variant>
      <vt:variant>
        <vt:i4>2490381</vt:i4>
      </vt:variant>
      <vt:variant>
        <vt:i4>266</vt:i4>
      </vt:variant>
      <vt:variant>
        <vt:i4>0</vt:i4>
      </vt:variant>
      <vt:variant>
        <vt:i4>5</vt:i4>
      </vt:variant>
      <vt:variant>
        <vt:lpwstr/>
      </vt:variant>
      <vt:variant>
        <vt:lpwstr>_Toc1846994157</vt:lpwstr>
      </vt:variant>
      <vt:variant>
        <vt:i4>2031679</vt:i4>
      </vt:variant>
      <vt:variant>
        <vt:i4>260</vt:i4>
      </vt:variant>
      <vt:variant>
        <vt:i4>0</vt:i4>
      </vt:variant>
      <vt:variant>
        <vt:i4>5</vt:i4>
      </vt:variant>
      <vt:variant>
        <vt:lpwstr/>
      </vt:variant>
      <vt:variant>
        <vt:lpwstr>_Toc891565019</vt:lpwstr>
      </vt:variant>
      <vt:variant>
        <vt:i4>2555910</vt:i4>
      </vt:variant>
      <vt:variant>
        <vt:i4>254</vt:i4>
      </vt:variant>
      <vt:variant>
        <vt:i4>0</vt:i4>
      </vt:variant>
      <vt:variant>
        <vt:i4>5</vt:i4>
      </vt:variant>
      <vt:variant>
        <vt:lpwstr/>
      </vt:variant>
      <vt:variant>
        <vt:lpwstr>_Toc1872500359</vt:lpwstr>
      </vt:variant>
      <vt:variant>
        <vt:i4>2162698</vt:i4>
      </vt:variant>
      <vt:variant>
        <vt:i4>248</vt:i4>
      </vt:variant>
      <vt:variant>
        <vt:i4>0</vt:i4>
      </vt:variant>
      <vt:variant>
        <vt:i4>5</vt:i4>
      </vt:variant>
      <vt:variant>
        <vt:lpwstr/>
      </vt:variant>
      <vt:variant>
        <vt:lpwstr>_Toc2145208163</vt:lpwstr>
      </vt:variant>
      <vt:variant>
        <vt:i4>2097164</vt:i4>
      </vt:variant>
      <vt:variant>
        <vt:i4>242</vt:i4>
      </vt:variant>
      <vt:variant>
        <vt:i4>0</vt:i4>
      </vt:variant>
      <vt:variant>
        <vt:i4>5</vt:i4>
      </vt:variant>
      <vt:variant>
        <vt:lpwstr/>
      </vt:variant>
      <vt:variant>
        <vt:lpwstr>_Toc1286275024</vt:lpwstr>
      </vt:variant>
      <vt:variant>
        <vt:i4>3014671</vt:i4>
      </vt:variant>
      <vt:variant>
        <vt:i4>236</vt:i4>
      </vt:variant>
      <vt:variant>
        <vt:i4>0</vt:i4>
      </vt:variant>
      <vt:variant>
        <vt:i4>5</vt:i4>
      </vt:variant>
      <vt:variant>
        <vt:lpwstr/>
      </vt:variant>
      <vt:variant>
        <vt:lpwstr>_Toc1788021276</vt:lpwstr>
      </vt:variant>
      <vt:variant>
        <vt:i4>2621447</vt:i4>
      </vt:variant>
      <vt:variant>
        <vt:i4>230</vt:i4>
      </vt:variant>
      <vt:variant>
        <vt:i4>0</vt:i4>
      </vt:variant>
      <vt:variant>
        <vt:i4>5</vt:i4>
      </vt:variant>
      <vt:variant>
        <vt:lpwstr/>
      </vt:variant>
      <vt:variant>
        <vt:lpwstr>_Toc1842423354</vt:lpwstr>
      </vt:variant>
      <vt:variant>
        <vt:i4>1835059</vt:i4>
      </vt:variant>
      <vt:variant>
        <vt:i4>224</vt:i4>
      </vt:variant>
      <vt:variant>
        <vt:i4>0</vt:i4>
      </vt:variant>
      <vt:variant>
        <vt:i4>5</vt:i4>
      </vt:variant>
      <vt:variant>
        <vt:lpwstr/>
      </vt:variant>
      <vt:variant>
        <vt:lpwstr>_Toc882795019</vt:lpwstr>
      </vt:variant>
      <vt:variant>
        <vt:i4>3014669</vt:i4>
      </vt:variant>
      <vt:variant>
        <vt:i4>218</vt:i4>
      </vt:variant>
      <vt:variant>
        <vt:i4>0</vt:i4>
      </vt:variant>
      <vt:variant>
        <vt:i4>5</vt:i4>
      </vt:variant>
      <vt:variant>
        <vt:lpwstr/>
      </vt:variant>
      <vt:variant>
        <vt:lpwstr>_Toc1885094805</vt:lpwstr>
      </vt:variant>
      <vt:variant>
        <vt:i4>2949127</vt:i4>
      </vt:variant>
      <vt:variant>
        <vt:i4>212</vt:i4>
      </vt:variant>
      <vt:variant>
        <vt:i4>0</vt:i4>
      </vt:variant>
      <vt:variant>
        <vt:i4>5</vt:i4>
      </vt:variant>
      <vt:variant>
        <vt:lpwstr/>
      </vt:variant>
      <vt:variant>
        <vt:lpwstr>_Toc1511297621</vt:lpwstr>
      </vt:variant>
      <vt:variant>
        <vt:i4>1835065</vt:i4>
      </vt:variant>
      <vt:variant>
        <vt:i4>206</vt:i4>
      </vt:variant>
      <vt:variant>
        <vt:i4>0</vt:i4>
      </vt:variant>
      <vt:variant>
        <vt:i4>5</vt:i4>
      </vt:variant>
      <vt:variant>
        <vt:lpwstr/>
      </vt:variant>
      <vt:variant>
        <vt:lpwstr>_Toc845068273</vt:lpwstr>
      </vt:variant>
      <vt:variant>
        <vt:i4>3080200</vt:i4>
      </vt:variant>
      <vt:variant>
        <vt:i4>200</vt:i4>
      </vt:variant>
      <vt:variant>
        <vt:i4>0</vt:i4>
      </vt:variant>
      <vt:variant>
        <vt:i4>5</vt:i4>
      </vt:variant>
      <vt:variant>
        <vt:lpwstr/>
      </vt:variant>
      <vt:variant>
        <vt:lpwstr>_Toc2125579843</vt:lpwstr>
      </vt:variant>
      <vt:variant>
        <vt:i4>2490373</vt:i4>
      </vt:variant>
      <vt:variant>
        <vt:i4>194</vt:i4>
      </vt:variant>
      <vt:variant>
        <vt:i4>0</vt:i4>
      </vt:variant>
      <vt:variant>
        <vt:i4>5</vt:i4>
      </vt:variant>
      <vt:variant>
        <vt:lpwstr/>
      </vt:variant>
      <vt:variant>
        <vt:lpwstr>_Toc1944212805</vt:lpwstr>
      </vt:variant>
      <vt:variant>
        <vt:i4>1769523</vt:i4>
      </vt:variant>
      <vt:variant>
        <vt:i4>188</vt:i4>
      </vt:variant>
      <vt:variant>
        <vt:i4>0</vt:i4>
      </vt:variant>
      <vt:variant>
        <vt:i4>5</vt:i4>
      </vt:variant>
      <vt:variant>
        <vt:lpwstr/>
      </vt:variant>
      <vt:variant>
        <vt:lpwstr>_Toc487955585</vt:lpwstr>
      </vt:variant>
      <vt:variant>
        <vt:i4>2162698</vt:i4>
      </vt:variant>
      <vt:variant>
        <vt:i4>182</vt:i4>
      </vt:variant>
      <vt:variant>
        <vt:i4>0</vt:i4>
      </vt:variant>
      <vt:variant>
        <vt:i4>5</vt:i4>
      </vt:variant>
      <vt:variant>
        <vt:lpwstr/>
      </vt:variant>
      <vt:variant>
        <vt:lpwstr>_Toc1282272736</vt:lpwstr>
      </vt:variant>
      <vt:variant>
        <vt:i4>1900598</vt:i4>
      </vt:variant>
      <vt:variant>
        <vt:i4>176</vt:i4>
      </vt:variant>
      <vt:variant>
        <vt:i4>0</vt:i4>
      </vt:variant>
      <vt:variant>
        <vt:i4>5</vt:i4>
      </vt:variant>
      <vt:variant>
        <vt:lpwstr/>
      </vt:variant>
      <vt:variant>
        <vt:lpwstr>_Toc687513649</vt:lpwstr>
      </vt:variant>
      <vt:variant>
        <vt:i4>1900593</vt:i4>
      </vt:variant>
      <vt:variant>
        <vt:i4>170</vt:i4>
      </vt:variant>
      <vt:variant>
        <vt:i4>0</vt:i4>
      </vt:variant>
      <vt:variant>
        <vt:i4>5</vt:i4>
      </vt:variant>
      <vt:variant>
        <vt:lpwstr/>
      </vt:variant>
      <vt:variant>
        <vt:lpwstr>_Toc300536190</vt:lpwstr>
      </vt:variant>
      <vt:variant>
        <vt:i4>1114168</vt:i4>
      </vt:variant>
      <vt:variant>
        <vt:i4>164</vt:i4>
      </vt:variant>
      <vt:variant>
        <vt:i4>0</vt:i4>
      </vt:variant>
      <vt:variant>
        <vt:i4>5</vt:i4>
      </vt:variant>
      <vt:variant>
        <vt:lpwstr/>
      </vt:variant>
      <vt:variant>
        <vt:lpwstr>_Toc619276033</vt:lpwstr>
      </vt:variant>
      <vt:variant>
        <vt:i4>3080194</vt:i4>
      </vt:variant>
      <vt:variant>
        <vt:i4>158</vt:i4>
      </vt:variant>
      <vt:variant>
        <vt:i4>0</vt:i4>
      </vt:variant>
      <vt:variant>
        <vt:i4>5</vt:i4>
      </vt:variant>
      <vt:variant>
        <vt:lpwstr/>
      </vt:variant>
      <vt:variant>
        <vt:lpwstr>_Toc2494987</vt:lpwstr>
      </vt:variant>
      <vt:variant>
        <vt:i4>2424841</vt:i4>
      </vt:variant>
      <vt:variant>
        <vt:i4>152</vt:i4>
      </vt:variant>
      <vt:variant>
        <vt:i4>0</vt:i4>
      </vt:variant>
      <vt:variant>
        <vt:i4>5</vt:i4>
      </vt:variant>
      <vt:variant>
        <vt:lpwstr/>
      </vt:variant>
      <vt:variant>
        <vt:lpwstr>_Toc1281112232</vt:lpwstr>
      </vt:variant>
      <vt:variant>
        <vt:i4>1900607</vt:i4>
      </vt:variant>
      <vt:variant>
        <vt:i4>146</vt:i4>
      </vt:variant>
      <vt:variant>
        <vt:i4>0</vt:i4>
      </vt:variant>
      <vt:variant>
        <vt:i4>5</vt:i4>
      </vt:variant>
      <vt:variant>
        <vt:lpwstr/>
      </vt:variant>
      <vt:variant>
        <vt:lpwstr>_Toc112685489</vt:lpwstr>
      </vt:variant>
      <vt:variant>
        <vt:i4>2621442</vt:i4>
      </vt:variant>
      <vt:variant>
        <vt:i4>140</vt:i4>
      </vt:variant>
      <vt:variant>
        <vt:i4>0</vt:i4>
      </vt:variant>
      <vt:variant>
        <vt:i4>5</vt:i4>
      </vt:variant>
      <vt:variant>
        <vt:lpwstr/>
      </vt:variant>
      <vt:variant>
        <vt:lpwstr>_Toc1219441777</vt:lpwstr>
      </vt:variant>
      <vt:variant>
        <vt:i4>2424847</vt:i4>
      </vt:variant>
      <vt:variant>
        <vt:i4>134</vt:i4>
      </vt:variant>
      <vt:variant>
        <vt:i4>0</vt:i4>
      </vt:variant>
      <vt:variant>
        <vt:i4>5</vt:i4>
      </vt:variant>
      <vt:variant>
        <vt:lpwstr/>
      </vt:variant>
      <vt:variant>
        <vt:lpwstr>_Toc1488262860</vt:lpwstr>
      </vt:variant>
      <vt:variant>
        <vt:i4>2949121</vt:i4>
      </vt:variant>
      <vt:variant>
        <vt:i4>128</vt:i4>
      </vt:variant>
      <vt:variant>
        <vt:i4>0</vt:i4>
      </vt:variant>
      <vt:variant>
        <vt:i4>5</vt:i4>
      </vt:variant>
      <vt:variant>
        <vt:lpwstr/>
      </vt:variant>
      <vt:variant>
        <vt:lpwstr>_Toc1949586270</vt:lpwstr>
      </vt:variant>
      <vt:variant>
        <vt:i4>1310781</vt:i4>
      </vt:variant>
      <vt:variant>
        <vt:i4>122</vt:i4>
      </vt:variant>
      <vt:variant>
        <vt:i4>0</vt:i4>
      </vt:variant>
      <vt:variant>
        <vt:i4>5</vt:i4>
      </vt:variant>
      <vt:variant>
        <vt:lpwstr/>
      </vt:variant>
      <vt:variant>
        <vt:lpwstr>_Toc187699245</vt:lpwstr>
      </vt:variant>
      <vt:variant>
        <vt:i4>1638458</vt:i4>
      </vt:variant>
      <vt:variant>
        <vt:i4>116</vt:i4>
      </vt:variant>
      <vt:variant>
        <vt:i4>0</vt:i4>
      </vt:variant>
      <vt:variant>
        <vt:i4>5</vt:i4>
      </vt:variant>
      <vt:variant>
        <vt:lpwstr/>
      </vt:variant>
      <vt:variant>
        <vt:lpwstr>_Toc680752939</vt:lpwstr>
      </vt:variant>
      <vt:variant>
        <vt:i4>1245232</vt:i4>
      </vt:variant>
      <vt:variant>
        <vt:i4>110</vt:i4>
      </vt:variant>
      <vt:variant>
        <vt:i4>0</vt:i4>
      </vt:variant>
      <vt:variant>
        <vt:i4>5</vt:i4>
      </vt:variant>
      <vt:variant>
        <vt:lpwstr/>
      </vt:variant>
      <vt:variant>
        <vt:lpwstr>_Toc884952979</vt:lpwstr>
      </vt:variant>
      <vt:variant>
        <vt:i4>1703992</vt:i4>
      </vt:variant>
      <vt:variant>
        <vt:i4>104</vt:i4>
      </vt:variant>
      <vt:variant>
        <vt:i4>0</vt:i4>
      </vt:variant>
      <vt:variant>
        <vt:i4>5</vt:i4>
      </vt:variant>
      <vt:variant>
        <vt:lpwstr/>
      </vt:variant>
      <vt:variant>
        <vt:lpwstr>_Toc545415983</vt:lpwstr>
      </vt:variant>
      <vt:variant>
        <vt:i4>2162693</vt:i4>
      </vt:variant>
      <vt:variant>
        <vt:i4>98</vt:i4>
      </vt:variant>
      <vt:variant>
        <vt:i4>0</vt:i4>
      </vt:variant>
      <vt:variant>
        <vt:i4>5</vt:i4>
      </vt:variant>
      <vt:variant>
        <vt:lpwstr/>
      </vt:variant>
      <vt:variant>
        <vt:lpwstr>_Toc1091875505</vt:lpwstr>
      </vt:variant>
      <vt:variant>
        <vt:i4>1572914</vt:i4>
      </vt:variant>
      <vt:variant>
        <vt:i4>92</vt:i4>
      </vt:variant>
      <vt:variant>
        <vt:i4>0</vt:i4>
      </vt:variant>
      <vt:variant>
        <vt:i4>5</vt:i4>
      </vt:variant>
      <vt:variant>
        <vt:lpwstr/>
      </vt:variant>
      <vt:variant>
        <vt:lpwstr>_Toc422904401</vt:lpwstr>
      </vt:variant>
      <vt:variant>
        <vt:i4>1572919</vt:i4>
      </vt:variant>
      <vt:variant>
        <vt:i4>86</vt:i4>
      </vt:variant>
      <vt:variant>
        <vt:i4>0</vt:i4>
      </vt:variant>
      <vt:variant>
        <vt:i4>5</vt:i4>
      </vt:variant>
      <vt:variant>
        <vt:lpwstr/>
      </vt:variant>
      <vt:variant>
        <vt:lpwstr>_Toc463788864</vt:lpwstr>
      </vt:variant>
      <vt:variant>
        <vt:i4>1179707</vt:i4>
      </vt:variant>
      <vt:variant>
        <vt:i4>80</vt:i4>
      </vt:variant>
      <vt:variant>
        <vt:i4>0</vt:i4>
      </vt:variant>
      <vt:variant>
        <vt:i4>5</vt:i4>
      </vt:variant>
      <vt:variant>
        <vt:lpwstr/>
      </vt:variant>
      <vt:variant>
        <vt:lpwstr>_Toc527807985</vt:lpwstr>
      </vt:variant>
      <vt:variant>
        <vt:i4>1310778</vt:i4>
      </vt:variant>
      <vt:variant>
        <vt:i4>74</vt:i4>
      </vt:variant>
      <vt:variant>
        <vt:i4>0</vt:i4>
      </vt:variant>
      <vt:variant>
        <vt:i4>5</vt:i4>
      </vt:variant>
      <vt:variant>
        <vt:lpwstr/>
      </vt:variant>
      <vt:variant>
        <vt:lpwstr>_Toc971525042</vt:lpwstr>
      </vt:variant>
      <vt:variant>
        <vt:i4>1507377</vt:i4>
      </vt:variant>
      <vt:variant>
        <vt:i4>68</vt:i4>
      </vt:variant>
      <vt:variant>
        <vt:i4>0</vt:i4>
      </vt:variant>
      <vt:variant>
        <vt:i4>5</vt:i4>
      </vt:variant>
      <vt:variant>
        <vt:lpwstr/>
      </vt:variant>
      <vt:variant>
        <vt:lpwstr>_Toc542525448</vt:lpwstr>
      </vt:variant>
      <vt:variant>
        <vt:i4>2686976</vt:i4>
      </vt:variant>
      <vt:variant>
        <vt:i4>62</vt:i4>
      </vt:variant>
      <vt:variant>
        <vt:i4>0</vt:i4>
      </vt:variant>
      <vt:variant>
        <vt:i4>5</vt:i4>
      </vt:variant>
      <vt:variant>
        <vt:lpwstr/>
      </vt:variant>
      <vt:variant>
        <vt:lpwstr>_Toc1609535113</vt:lpwstr>
      </vt:variant>
      <vt:variant>
        <vt:i4>2228229</vt:i4>
      </vt:variant>
      <vt:variant>
        <vt:i4>56</vt:i4>
      </vt:variant>
      <vt:variant>
        <vt:i4>0</vt:i4>
      </vt:variant>
      <vt:variant>
        <vt:i4>5</vt:i4>
      </vt:variant>
      <vt:variant>
        <vt:lpwstr/>
      </vt:variant>
      <vt:variant>
        <vt:lpwstr>_Toc2024633406</vt:lpwstr>
      </vt:variant>
      <vt:variant>
        <vt:i4>2097158</vt:i4>
      </vt:variant>
      <vt:variant>
        <vt:i4>50</vt:i4>
      </vt:variant>
      <vt:variant>
        <vt:i4>0</vt:i4>
      </vt:variant>
      <vt:variant>
        <vt:i4>5</vt:i4>
      </vt:variant>
      <vt:variant>
        <vt:lpwstr/>
      </vt:variant>
      <vt:variant>
        <vt:lpwstr>_Toc1079472069</vt:lpwstr>
      </vt:variant>
      <vt:variant>
        <vt:i4>2490376</vt:i4>
      </vt:variant>
      <vt:variant>
        <vt:i4>44</vt:i4>
      </vt:variant>
      <vt:variant>
        <vt:i4>0</vt:i4>
      </vt:variant>
      <vt:variant>
        <vt:i4>5</vt:i4>
      </vt:variant>
      <vt:variant>
        <vt:lpwstr/>
      </vt:variant>
      <vt:variant>
        <vt:lpwstr>_Toc1580316346</vt:lpwstr>
      </vt:variant>
      <vt:variant>
        <vt:i4>1507390</vt:i4>
      </vt:variant>
      <vt:variant>
        <vt:i4>38</vt:i4>
      </vt:variant>
      <vt:variant>
        <vt:i4>0</vt:i4>
      </vt:variant>
      <vt:variant>
        <vt:i4>5</vt:i4>
      </vt:variant>
      <vt:variant>
        <vt:lpwstr/>
      </vt:variant>
      <vt:variant>
        <vt:lpwstr>_Toc970642335</vt:lpwstr>
      </vt:variant>
      <vt:variant>
        <vt:i4>2949122</vt:i4>
      </vt:variant>
      <vt:variant>
        <vt:i4>32</vt:i4>
      </vt:variant>
      <vt:variant>
        <vt:i4>0</vt:i4>
      </vt:variant>
      <vt:variant>
        <vt:i4>5</vt:i4>
      </vt:variant>
      <vt:variant>
        <vt:lpwstr/>
      </vt:variant>
      <vt:variant>
        <vt:lpwstr>_Toc1518288986</vt:lpwstr>
      </vt:variant>
      <vt:variant>
        <vt:i4>1376305</vt:i4>
      </vt:variant>
      <vt:variant>
        <vt:i4>26</vt:i4>
      </vt:variant>
      <vt:variant>
        <vt:i4>0</vt:i4>
      </vt:variant>
      <vt:variant>
        <vt:i4>5</vt:i4>
      </vt:variant>
      <vt:variant>
        <vt:lpwstr/>
      </vt:variant>
      <vt:variant>
        <vt:lpwstr>_Toc537270437</vt:lpwstr>
      </vt:variant>
      <vt:variant>
        <vt:i4>1638456</vt:i4>
      </vt:variant>
      <vt:variant>
        <vt:i4>20</vt:i4>
      </vt:variant>
      <vt:variant>
        <vt:i4>0</vt:i4>
      </vt:variant>
      <vt:variant>
        <vt:i4>5</vt:i4>
      </vt:variant>
      <vt:variant>
        <vt:lpwstr/>
      </vt:variant>
      <vt:variant>
        <vt:lpwstr>_Toc427396296</vt:lpwstr>
      </vt:variant>
      <vt:variant>
        <vt:i4>2883589</vt:i4>
      </vt:variant>
      <vt:variant>
        <vt:i4>14</vt:i4>
      </vt:variant>
      <vt:variant>
        <vt:i4>0</vt:i4>
      </vt:variant>
      <vt:variant>
        <vt:i4>5</vt:i4>
      </vt:variant>
      <vt:variant>
        <vt:lpwstr/>
      </vt:variant>
      <vt:variant>
        <vt:lpwstr>_Toc1171697220</vt:lpwstr>
      </vt:variant>
      <vt:variant>
        <vt:i4>3014659</vt:i4>
      </vt:variant>
      <vt:variant>
        <vt:i4>8</vt:i4>
      </vt:variant>
      <vt:variant>
        <vt:i4>0</vt:i4>
      </vt:variant>
      <vt:variant>
        <vt:i4>5</vt:i4>
      </vt:variant>
      <vt:variant>
        <vt:lpwstr/>
      </vt:variant>
      <vt:variant>
        <vt:lpwstr>_Toc1023888301</vt:lpwstr>
      </vt:variant>
      <vt:variant>
        <vt:i4>2883588</vt:i4>
      </vt:variant>
      <vt:variant>
        <vt:i4>2</vt:i4>
      </vt:variant>
      <vt:variant>
        <vt:i4>0</vt:i4>
      </vt:variant>
      <vt:variant>
        <vt:i4>5</vt:i4>
      </vt:variant>
      <vt:variant>
        <vt:lpwstr/>
      </vt:variant>
      <vt:variant>
        <vt:lpwstr>_Toc2018431828</vt:lpwstr>
      </vt:variant>
      <vt:variant>
        <vt:i4>7340140</vt:i4>
      </vt:variant>
      <vt:variant>
        <vt:i4>27</vt:i4>
      </vt:variant>
      <vt:variant>
        <vt:i4>0</vt:i4>
      </vt:variant>
      <vt:variant>
        <vt:i4>5</vt:i4>
      </vt:variant>
      <vt:variant>
        <vt:lpwstr>https://www.figma.com/design/rajESMi82nht6QVZLIFhnq/Retail-%7C-Sprint-1-%7C-CONDIVISIONE?node-id=490-34540&amp;t=swoJnPKKqjNAxPJV-0</vt:lpwstr>
      </vt:variant>
      <vt:variant>
        <vt:lpwstr/>
      </vt:variant>
      <vt:variant>
        <vt:i4>7340140</vt:i4>
      </vt:variant>
      <vt:variant>
        <vt:i4>24</vt:i4>
      </vt:variant>
      <vt:variant>
        <vt:i4>0</vt:i4>
      </vt:variant>
      <vt:variant>
        <vt:i4>5</vt:i4>
      </vt:variant>
      <vt:variant>
        <vt:lpwstr>https://www.figma.com/design/rajESMi82nht6QVZLIFhnq/Retail-%7C-Sprint-1-%7C-CONDIVISIONE?node-id=490-34540&amp;t=swoJnPKKqjNAxPJV-0</vt:lpwstr>
      </vt:variant>
      <vt:variant>
        <vt:lpwstr/>
      </vt:variant>
      <vt:variant>
        <vt:i4>7340140</vt:i4>
      </vt:variant>
      <vt:variant>
        <vt:i4>21</vt:i4>
      </vt:variant>
      <vt:variant>
        <vt:i4>0</vt:i4>
      </vt:variant>
      <vt:variant>
        <vt:i4>5</vt:i4>
      </vt:variant>
      <vt:variant>
        <vt:lpwstr>https://www.figma.com/design/rajESMi82nht6QVZLIFhnq/Retail-%7C-Sprint-1-%7C-CONDIVISIONE?node-id=490-34540&amp;t=swoJnPKKqjNAxPJV-0</vt:lpwstr>
      </vt:variant>
      <vt:variant>
        <vt:lpwstr/>
      </vt:variant>
      <vt:variant>
        <vt:i4>7340140</vt:i4>
      </vt:variant>
      <vt:variant>
        <vt:i4>18</vt:i4>
      </vt:variant>
      <vt:variant>
        <vt:i4>0</vt:i4>
      </vt:variant>
      <vt:variant>
        <vt:i4>5</vt:i4>
      </vt:variant>
      <vt:variant>
        <vt:lpwstr>https://www.figma.com/design/rajESMi82nht6QVZLIFhnq/Retail-%7C-Sprint-1-%7C-CONDIVISIONE?node-id=490-34540&amp;t=swoJnPKKqjNAxPJV-0</vt:lpwstr>
      </vt:variant>
      <vt:variant>
        <vt:lpwstr/>
      </vt:variant>
      <vt:variant>
        <vt:i4>917537</vt:i4>
      </vt:variant>
      <vt:variant>
        <vt:i4>15</vt:i4>
      </vt:variant>
      <vt:variant>
        <vt:i4>0</vt:i4>
      </vt:variant>
      <vt:variant>
        <vt:i4>5</vt:i4>
      </vt:variant>
      <vt:variant>
        <vt:lpwstr>https://resources.deloitte.com/sites/CreditAgricole-CDPproject-CRM/Shared Documents/CRM/17_MVP0/Retail e CS/af/Viste salvate</vt:lpwstr>
      </vt:variant>
      <vt:variant>
        <vt:lpwstr/>
      </vt:variant>
      <vt:variant>
        <vt:i4>917537</vt:i4>
      </vt:variant>
      <vt:variant>
        <vt:i4>12</vt:i4>
      </vt:variant>
      <vt:variant>
        <vt:i4>0</vt:i4>
      </vt:variant>
      <vt:variant>
        <vt:i4>5</vt:i4>
      </vt:variant>
      <vt:variant>
        <vt:lpwstr>https://resources.deloitte.com/sites/CreditAgricole-CDPproject-CRM/Shared Documents/CRM/17_MVP0/Retail e CS/af/Viste salvate</vt:lpwstr>
      </vt:variant>
      <vt:variant>
        <vt:lpwstr/>
      </vt:variant>
      <vt:variant>
        <vt:i4>2752624</vt:i4>
      </vt:variant>
      <vt:variant>
        <vt:i4>9</vt:i4>
      </vt:variant>
      <vt:variant>
        <vt:i4>0</vt:i4>
      </vt:variant>
      <vt:variant>
        <vt:i4>5</vt:i4>
      </vt:variant>
      <vt:variant>
        <vt:lpwstr>https://www.figma.com/design/rajESMi82nht6QVZLIFhnq/Retail-%7C-Sprint-1-%7C-CONDIVISIONE?node-id=490-13070&amp;p=f&amp;t=NJXEgZktltNY2Wus-0</vt:lpwstr>
      </vt:variant>
      <vt:variant>
        <vt:lpwstr/>
      </vt:variant>
      <vt:variant>
        <vt:i4>2752624</vt:i4>
      </vt:variant>
      <vt:variant>
        <vt:i4>6</vt:i4>
      </vt:variant>
      <vt:variant>
        <vt:i4>0</vt:i4>
      </vt:variant>
      <vt:variant>
        <vt:i4>5</vt:i4>
      </vt:variant>
      <vt:variant>
        <vt:lpwstr>https://www.figma.com/design/rajESMi82nht6QVZLIFhnq/Retail-%7C-Sprint-1-%7C-CONDIVISIONE?node-id=490-13070&amp;p=f&amp;t=NJXEgZktltNY2Wus-0</vt:lpwstr>
      </vt:variant>
      <vt:variant>
        <vt:lpwstr/>
      </vt:variant>
      <vt:variant>
        <vt:i4>2752624</vt:i4>
      </vt:variant>
      <vt:variant>
        <vt:i4>3</vt:i4>
      </vt:variant>
      <vt:variant>
        <vt:i4>0</vt:i4>
      </vt:variant>
      <vt:variant>
        <vt:i4>5</vt:i4>
      </vt:variant>
      <vt:variant>
        <vt:lpwstr>https://www.figma.com/design/rajESMi82nht6QVZLIFhnq/Retail-%7C-Sprint-1-%7C-CONDIVISIONE?node-id=490-13070&amp;p=f&amp;t=NJXEgZktltNY2Wus-0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Portogallo, Sara</dc:creator>
  <cp:keywords/>
  <dc:description/>
  <cp:lastModifiedBy>Andrea Nucci</cp:lastModifiedBy>
  <cp:revision>182</cp:revision>
  <dcterms:created xsi:type="dcterms:W3CDTF">2025-12-24T10:01:00Z</dcterms:created>
  <dcterms:modified xsi:type="dcterms:W3CDTF">2026-04-22T08:36:00Z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2025-01-08T15:31:57Z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93899f89-8ac1-4a2e-8052-96164abd2e29</vt:lpwstr>
  </property>
  <property fmtid="{D5CDD505-2E9C-101B-9397-08002B2CF9AE}" pid="8" name="MSIP_Label_ea60d57e-af5b-4752-ac57-3e4f28ca11dc_ContentBits">
    <vt:lpwstr>0</vt:lpwstr>
  </property>
  <property fmtid="{D5CDD505-2E9C-101B-9397-08002B2CF9AE}" pid="9" name="TemplafyTenantId">
    <vt:lpwstr>deloittecm</vt:lpwstr>
  </property>
  <property fmtid="{D5CDD505-2E9C-101B-9397-08002B2CF9AE}" pid="10" name="TemplafyTemplateId">
    <vt:lpwstr>1143252932024861322</vt:lpwstr>
  </property>
  <property fmtid="{D5CDD505-2E9C-101B-9397-08002B2CF9AE}" pid="11" name="TemplafyUserProfileId">
    <vt:lpwstr>1129899870132375941</vt:lpwstr>
  </property>
  <property fmtid="{D5CDD505-2E9C-101B-9397-08002B2CF9AE}" pid="12" name="TemplafyFromBlank">
    <vt:bool>true</vt:bool>
  </property>
  <property fmtid="{D5CDD505-2E9C-101B-9397-08002B2CF9AE}" pid="13" name="ContentTypeId">
    <vt:lpwstr>0x010100798724C55E5BB54C989EC9B0E0C42335</vt:lpwstr>
  </property>
  <property fmtid="{D5CDD505-2E9C-101B-9397-08002B2CF9AE}" pid="14" name="MediaServiceImageTags">
    <vt:lpwstr/>
  </property>
  <property fmtid="{D5CDD505-2E9C-101B-9397-08002B2CF9AE}" pid="15" name="docLang">
    <vt:lpwstr>it</vt:lpwstr>
  </property>
</Properties>
</file>
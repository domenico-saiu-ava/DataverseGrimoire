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5167" w14:textId="77777777" w:rsidR="003C0FCD" w:rsidRDefault="003C0FCD">
      <w:pPr>
        <w:jc w:val="both"/>
        <w:rPr>
          <w:rFonts w:cstheme="minorHAnsi"/>
          <w:b/>
          <w:bCs/>
          <w:sz w:val="56"/>
          <w:szCs w:val="56"/>
          <w:lang w:val="it-IT"/>
        </w:rPr>
        <w:pPrChange w:id="0" w:author="Campanale Gianfranco" w:date="2026-04-01T12:44:00Z">
          <w:pPr>
            <w:jc w:val="center"/>
          </w:pPr>
        </w:pPrChange>
      </w:pPr>
    </w:p>
    <w:p w14:paraId="64F8D099" w14:textId="77777777" w:rsidR="003C0FCD" w:rsidRDefault="003C0FCD" w:rsidP="00A11FF9">
      <w:pPr>
        <w:jc w:val="center"/>
        <w:rPr>
          <w:rFonts w:cstheme="minorHAnsi"/>
          <w:b/>
          <w:bCs/>
          <w:sz w:val="56"/>
          <w:szCs w:val="56"/>
          <w:lang w:val="it-IT"/>
        </w:rPr>
      </w:pPr>
    </w:p>
    <w:p w14:paraId="749C41D6" w14:textId="77777777" w:rsidR="003C0FCD" w:rsidRDefault="003C0FCD" w:rsidP="00A11FF9">
      <w:pPr>
        <w:jc w:val="center"/>
        <w:rPr>
          <w:rFonts w:cstheme="minorHAnsi"/>
          <w:b/>
          <w:bCs/>
          <w:sz w:val="56"/>
          <w:szCs w:val="56"/>
          <w:lang w:val="it-IT"/>
        </w:rPr>
      </w:pPr>
    </w:p>
    <w:p w14:paraId="135AFBE8" w14:textId="77777777" w:rsidR="003C0FCD" w:rsidRDefault="003C0FCD" w:rsidP="00A11FF9">
      <w:pPr>
        <w:jc w:val="center"/>
        <w:rPr>
          <w:rFonts w:cstheme="minorHAnsi"/>
          <w:b/>
          <w:bCs/>
          <w:sz w:val="56"/>
          <w:szCs w:val="56"/>
          <w:lang w:val="it-IT"/>
        </w:rPr>
      </w:pPr>
    </w:p>
    <w:p w14:paraId="288B60C4" w14:textId="77777777" w:rsidR="003C0FCD" w:rsidRDefault="003C0FCD" w:rsidP="00A11FF9">
      <w:pPr>
        <w:jc w:val="center"/>
        <w:rPr>
          <w:rFonts w:cstheme="minorHAnsi"/>
          <w:b/>
          <w:bCs/>
          <w:sz w:val="56"/>
          <w:szCs w:val="56"/>
          <w:lang w:val="it-IT"/>
        </w:rPr>
      </w:pPr>
    </w:p>
    <w:p w14:paraId="1424A67B" w14:textId="77777777" w:rsidR="003C0FCD" w:rsidRDefault="003C0FCD" w:rsidP="00A11FF9">
      <w:pPr>
        <w:jc w:val="center"/>
        <w:rPr>
          <w:rFonts w:cstheme="minorHAnsi"/>
          <w:b/>
          <w:bCs/>
          <w:sz w:val="56"/>
          <w:szCs w:val="56"/>
          <w:lang w:val="it-IT"/>
        </w:rPr>
      </w:pPr>
    </w:p>
    <w:p w14:paraId="5269586B" w14:textId="3E3ADA7F" w:rsidR="005E697B" w:rsidRPr="00456209" w:rsidRDefault="00FE4DEB" w:rsidP="00A11FF9">
      <w:pPr>
        <w:jc w:val="center"/>
        <w:rPr>
          <w:rFonts w:cstheme="minorHAnsi"/>
          <w:b/>
          <w:sz w:val="56"/>
          <w:szCs w:val="56"/>
          <w:lang w:val="it-IT"/>
        </w:rPr>
      </w:pPr>
      <w:r w:rsidRPr="00456209">
        <w:rPr>
          <w:rFonts w:cstheme="minorHAnsi"/>
          <w:b/>
          <w:sz w:val="56"/>
          <w:szCs w:val="56"/>
          <w:lang w:val="it-IT"/>
        </w:rPr>
        <w:t xml:space="preserve">CRM CRÉDIT AGRICOLE </w:t>
      </w:r>
    </w:p>
    <w:p w14:paraId="48D258C6" w14:textId="5BFBD541" w:rsidR="00FE4DEB" w:rsidRPr="00456209" w:rsidRDefault="00FE4DEB" w:rsidP="00A11FF9">
      <w:pPr>
        <w:jc w:val="center"/>
        <w:rPr>
          <w:rFonts w:cstheme="minorHAnsi"/>
          <w:sz w:val="44"/>
          <w:szCs w:val="44"/>
          <w:lang w:val="it-IT"/>
        </w:rPr>
      </w:pPr>
      <w:r w:rsidRPr="00456209">
        <w:rPr>
          <w:rFonts w:cstheme="minorHAnsi"/>
          <w:sz w:val="44"/>
          <w:szCs w:val="44"/>
          <w:lang w:val="it-IT"/>
        </w:rPr>
        <w:t xml:space="preserve"> </w:t>
      </w:r>
      <w:r w:rsidR="00606E4F" w:rsidRPr="00456209">
        <w:rPr>
          <w:rFonts w:cstheme="minorHAnsi"/>
          <w:sz w:val="44"/>
          <w:szCs w:val="44"/>
          <w:lang w:val="it-IT"/>
        </w:rPr>
        <w:t xml:space="preserve">Analisi Funzionale </w:t>
      </w:r>
      <w:r w:rsidR="003B2EC6" w:rsidRPr="00456209">
        <w:rPr>
          <w:rFonts w:cstheme="minorHAnsi"/>
          <w:sz w:val="44"/>
          <w:szCs w:val="44"/>
          <w:lang w:val="it-IT"/>
        </w:rPr>
        <w:t>MVP0</w:t>
      </w:r>
      <w:r w:rsidR="00606E4F" w:rsidRPr="00456209">
        <w:rPr>
          <w:rFonts w:cstheme="minorHAnsi"/>
          <w:sz w:val="44"/>
          <w:szCs w:val="44"/>
          <w:lang w:val="it-IT"/>
        </w:rPr>
        <w:t xml:space="preserve"> | Sprint 1</w:t>
      </w:r>
    </w:p>
    <w:p w14:paraId="4248AD67" w14:textId="6A62EE06" w:rsidR="003C0FCD" w:rsidRPr="003C0FCD" w:rsidRDefault="005764D7" w:rsidP="00A11FF9">
      <w:pPr>
        <w:jc w:val="center"/>
        <w:rPr>
          <w:rFonts w:cstheme="minorHAnsi"/>
          <w:sz w:val="32"/>
          <w:szCs w:val="32"/>
          <w:lang w:val="it-IT"/>
        </w:rPr>
      </w:pPr>
      <w:r>
        <w:rPr>
          <w:rFonts w:cstheme="minorHAnsi"/>
          <w:sz w:val="32"/>
          <w:szCs w:val="32"/>
          <w:lang w:val="it-IT"/>
        </w:rPr>
        <w:t>Servizio Clienti</w:t>
      </w:r>
    </w:p>
    <w:p w14:paraId="26A158E9" w14:textId="77777777" w:rsidR="003B2EC6" w:rsidRPr="003C0FCD" w:rsidRDefault="003B2EC6" w:rsidP="00A11FF9">
      <w:pPr>
        <w:rPr>
          <w:rFonts w:cstheme="minorHAnsi"/>
          <w:sz w:val="32"/>
          <w:szCs w:val="32"/>
          <w:lang w:val="it-IT"/>
        </w:rPr>
      </w:pPr>
    </w:p>
    <w:p w14:paraId="36836D3B" w14:textId="77777777" w:rsidR="003B2EC6" w:rsidRDefault="003B2EC6" w:rsidP="00A11FF9">
      <w:pPr>
        <w:rPr>
          <w:rFonts w:cstheme="minorHAnsi"/>
          <w:b/>
          <w:bCs/>
          <w:szCs w:val="24"/>
          <w:lang w:val="it-IT"/>
        </w:rPr>
      </w:pPr>
    </w:p>
    <w:p w14:paraId="4F16B190" w14:textId="77777777" w:rsidR="003B2EC6" w:rsidRDefault="003B2EC6" w:rsidP="00A11FF9">
      <w:pPr>
        <w:rPr>
          <w:rFonts w:cstheme="minorHAnsi"/>
          <w:b/>
          <w:bCs/>
          <w:szCs w:val="24"/>
          <w:lang w:val="it-IT"/>
        </w:rPr>
      </w:pPr>
    </w:p>
    <w:p w14:paraId="7B219BF1" w14:textId="77777777" w:rsidR="003B2EC6" w:rsidRDefault="003B2EC6" w:rsidP="00A11FF9">
      <w:pPr>
        <w:rPr>
          <w:rFonts w:cstheme="minorHAnsi"/>
          <w:b/>
          <w:bCs/>
          <w:szCs w:val="24"/>
          <w:lang w:val="it-IT"/>
        </w:rPr>
      </w:pPr>
    </w:p>
    <w:p w14:paraId="65A2D692" w14:textId="77777777" w:rsidR="003B2EC6" w:rsidRDefault="003B2EC6" w:rsidP="00A11FF9">
      <w:pPr>
        <w:rPr>
          <w:rFonts w:cstheme="minorHAnsi"/>
          <w:b/>
          <w:bCs/>
          <w:szCs w:val="24"/>
          <w:lang w:val="it-IT"/>
        </w:rPr>
      </w:pPr>
    </w:p>
    <w:p w14:paraId="4D5A003F" w14:textId="77777777" w:rsidR="003B2EC6" w:rsidRDefault="003B2EC6" w:rsidP="00A11FF9">
      <w:pPr>
        <w:rPr>
          <w:rFonts w:cstheme="minorHAnsi"/>
          <w:b/>
          <w:bCs/>
          <w:szCs w:val="24"/>
          <w:lang w:val="it-IT"/>
        </w:rPr>
      </w:pPr>
    </w:p>
    <w:p w14:paraId="6F0731D1" w14:textId="77777777" w:rsidR="003B2EC6" w:rsidRDefault="003B2EC6" w:rsidP="00BB5ED5">
      <w:pPr>
        <w:jc w:val="both"/>
        <w:rPr>
          <w:rFonts w:cstheme="minorHAnsi"/>
          <w:b/>
          <w:bCs/>
          <w:szCs w:val="24"/>
          <w:lang w:val="it-IT"/>
        </w:rPr>
      </w:pPr>
    </w:p>
    <w:p w14:paraId="180D7377" w14:textId="77777777" w:rsidR="003B2EC6" w:rsidRDefault="003B2EC6" w:rsidP="00A11FF9">
      <w:pPr>
        <w:rPr>
          <w:rFonts w:cstheme="minorHAnsi"/>
          <w:b/>
          <w:bCs/>
          <w:szCs w:val="24"/>
          <w:lang w:val="it-IT"/>
        </w:rPr>
      </w:pPr>
    </w:p>
    <w:p w14:paraId="1E7AB22D" w14:textId="77777777" w:rsidR="003B2EC6" w:rsidRDefault="003B2EC6" w:rsidP="00A11FF9">
      <w:pPr>
        <w:rPr>
          <w:rFonts w:cstheme="minorHAnsi"/>
          <w:b/>
          <w:bCs/>
          <w:szCs w:val="24"/>
          <w:lang w:val="it-IT"/>
        </w:rPr>
      </w:pPr>
    </w:p>
    <w:p w14:paraId="288B1F41" w14:textId="77777777" w:rsidR="003B2EC6" w:rsidRDefault="003B2EC6" w:rsidP="00A11FF9">
      <w:pPr>
        <w:rPr>
          <w:rFonts w:cstheme="minorHAnsi"/>
          <w:b/>
          <w:bCs/>
          <w:szCs w:val="24"/>
          <w:lang w:val="it-IT"/>
        </w:rPr>
      </w:pPr>
    </w:p>
    <w:p w14:paraId="751B5101" w14:textId="77777777" w:rsidR="003B2EC6" w:rsidRDefault="003B2EC6" w:rsidP="00A11FF9">
      <w:pPr>
        <w:rPr>
          <w:rFonts w:cstheme="minorHAnsi"/>
          <w:b/>
          <w:bCs/>
          <w:szCs w:val="24"/>
          <w:lang w:val="it-IT"/>
        </w:rPr>
      </w:pPr>
    </w:p>
    <w:p w14:paraId="6E097C37" w14:textId="77777777" w:rsidR="003B2EC6" w:rsidRDefault="003B2EC6" w:rsidP="00A11FF9">
      <w:pPr>
        <w:rPr>
          <w:rFonts w:cstheme="minorHAnsi"/>
          <w:b/>
          <w:bCs/>
          <w:szCs w:val="24"/>
          <w:lang w:val="it-IT"/>
        </w:rPr>
      </w:pPr>
    </w:p>
    <w:p w14:paraId="7FF881AE" w14:textId="77777777" w:rsidR="003B2EC6" w:rsidRDefault="003B2EC6" w:rsidP="00A11FF9">
      <w:pPr>
        <w:rPr>
          <w:rFonts w:cstheme="minorHAnsi"/>
          <w:b/>
          <w:bCs/>
          <w:szCs w:val="24"/>
          <w:lang w:val="it-IT"/>
        </w:rPr>
      </w:pPr>
    </w:p>
    <w:p w14:paraId="76EAD3B3" w14:textId="77777777" w:rsidR="003B2EC6" w:rsidRDefault="003B2EC6" w:rsidP="00A11FF9">
      <w:pPr>
        <w:rPr>
          <w:rFonts w:cstheme="minorHAnsi"/>
          <w:b/>
          <w:bCs/>
          <w:szCs w:val="24"/>
          <w:lang w:val="it-IT"/>
        </w:rPr>
      </w:pPr>
    </w:p>
    <w:p w14:paraId="07B32177" w14:textId="77777777" w:rsidR="003B2EC6" w:rsidRDefault="003B2EC6" w:rsidP="00A11FF9">
      <w:pPr>
        <w:rPr>
          <w:rFonts w:cstheme="minorHAnsi"/>
          <w:b/>
          <w:bCs/>
          <w:szCs w:val="24"/>
          <w:lang w:val="it-IT"/>
        </w:rPr>
      </w:pPr>
    </w:p>
    <w:p w14:paraId="6740649F" w14:textId="77777777" w:rsidR="003B2EC6" w:rsidRDefault="003B2EC6" w:rsidP="00A11FF9">
      <w:pPr>
        <w:rPr>
          <w:rFonts w:cstheme="minorHAnsi"/>
          <w:b/>
          <w:bCs/>
          <w:szCs w:val="24"/>
          <w:lang w:val="it-IT"/>
        </w:rPr>
      </w:pPr>
    </w:p>
    <w:p w14:paraId="2538CC90" w14:textId="77777777" w:rsidR="003B2EC6" w:rsidRDefault="003B2EC6" w:rsidP="00A11FF9">
      <w:pPr>
        <w:rPr>
          <w:rFonts w:cstheme="minorHAnsi"/>
          <w:b/>
          <w:bCs/>
          <w:szCs w:val="24"/>
          <w:lang w:val="it-IT"/>
        </w:rPr>
      </w:pPr>
    </w:p>
    <w:p w14:paraId="69DB885D" w14:textId="77777777" w:rsidR="003B2EC6" w:rsidRDefault="003B2EC6" w:rsidP="00A11FF9">
      <w:pPr>
        <w:rPr>
          <w:rFonts w:cstheme="minorHAnsi"/>
          <w:b/>
          <w:bCs/>
          <w:szCs w:val="24"/>
          <w:lang w:val="it-IT"/>
        </w:rPr>
      </w:pPr>
    </w:p>
    <w:p w14:paraId="17FCC778" w14:textId="77777777" w:rsidR="003B2EC6" w:rsidRDefault="003B2EC6" w:rsidP="00A11FF9">
      <w:pPr>
        <w:rPr>
          <w:rFonts w:cstheme="minorHAnsi"/>
          <w:b/>
          <w:bCs/>
          <w:szCs w:val="24"/>
          <w:lang w:val="it-IT"/>
        </w:rPr>
      </w:pPr>
    </w:p>
    <w:p w14:paraId="73FC2EE5" w14:textId="77777777" w:rsidR="003B2EC6" w:rsidRDefault="003B2EC6" w:rsidP="00A11FF9">
      <w:pPr>
        <w:rPr>
          <w:rFonts w:cstheme="minorHAnsi"/>
          <w:b/>
          <w:bCs/>
          <w:szCs w:val="24"/>
          <w:lang w:val="it-IT"/>
        </w:rPr>
      </w:pPr>
    </w:p>
    <w:p w14:paraId="0E716BAC" w14:textId="77777777" w:rsidR="003B2EC6" w:rsidRDefault="003B2EC6" w:rsidP="00A11FF9">
      <w:pPr>
        <w:rPr>
          <w:rFonts w:cstheme="minorHAnsi"/>
          <w:b/>
          <w:bCs/>
          <w:szCs w:val="24"/>
          <w:lang w:val="it-IT"/>
        </w:rPr>
      </w:pPr>
    </w:p>
    <w:p w14:paraId="15A68D1F" w14:textId="77777777" w:rsidR="003B2EC6" w:rsidRDefault="003B2EC6" w:rsidP="00A11FF9">
      <w:pPr>
        <w:rPr>
          <w:rFonts w:cstheme="minorHAnsi"/>
          <w:b/>
          <w:bCs/>
          <w:szCs w:val="24"/>
          <w:lang w:val="it-IT"/>
        </w:rPr>
      </w:pPr>
    </w:p>
    <w:p w14:paraId="2C9A6EE0" w14:textId="77777777" w:rsidR="003B2EC6" w:rsidRDefault="003B2EC6" w:rsidP="00A11FF9">
      <w:pPr>
        <w:rPr>
          <w:rFonts w:cstheme="minorHAnsi"/>
          <w:b/>
          <w:bCs/>
          <w:szCs w:val="24"/>
          <w:lang w:val="it-IT"/>
        </w:rPr>
      </w:pPr>
    </w:p>
    <w:p w14:paraId="78FCB024" w14:textId="77777777" w:rsidR="003B2EC6" w:rsidRDefault="003B2EC6" w:rsidP="00A11FF9">
      <w:pPr>
        <w:rPr>
          <w:rFonts w:cstheme="minorHAnsi"/>
          <w:b/>
          <w:bCs/>
          <w:szCs w:val="24"/>
          <w:lang w:val="it-IT"/>
        </w:rPr>
      </w:pPr>
    </w:p>
    <w:p w14:paraId="0776A45A" w14:textId="77777777" w:rsidR="003B2EC6" w:rsidRDefault="003B2EC6" w:rsidP="00A11FF9">
      <w:pPr>
        <w:rPr>
          <w:rFonts w:cstheme="minorHAnsi"/>
          <w:b/>
          <w:bCs/>
          <w:szCs w:val="24"/>
          <w:lang w:val="it-IT"/>
        </w:rPr>
      </w:pPr>
    </w:p>
    <w:p w14:paraId="28AC1E3B" w14:textId="77777777" w:rsidR="003B2EC6" w:rsidRDefault="003B2EC6" w:rsidP="00A11FF9">
      <w:pPr>
        <w:rPr>
          <w:rFonts w:cstheme="minorHAnsi"/>
          <w:b/>
          <w:bCs/>
          <w:szCs w:val="24"/>
          <w:lang w:val="it-IT"/>
        </w:rPr>
      </w:pPr>
    </w:p>
    <w:p w14:paraId="6DD80E52" w14:textId="657FE809" w:rsidR="00A11FF9" w:rsidRDefault="003B2EC6" w:rsidP="00A11FF9">
      <w:pPr>
        <w:rPr>
          <w:rFonts w:cstheme="minorHAnsi"/>
          <w:b/>
          <w:bCs/>
          <w:sz w:val="28"/>
          <w:szCs w:val="28"/>
          <w:lang w:val="it-IT"/>
        </w:rPr>
      </w:pPr>
      <w:r w:rsidRPr="00C3226B">
        <w:rPr>
          <w:rFonts w:cstheme="minorHAnsi"/>
          <w:b/>
          <w:bCs/>
          <w:sz w:val="28"/>
          <w:szCs w:val="28"/>
          <w:lang w:val="it-IT"/>
        </w:rPr>
        <w:t>INDICE</w:t>
      </w:r>
    </w:p>
    <w:sdt>
      <w:sdtPr>
        <w:rPr>
          <w:rFonts w:eastAsiaTheme="minorEastAsia"/>
        </w:rPr>
        <w:id w:val="-1107805807"/>
        <w:docPartObj>
          <w:docPartGallery w:val="Table of Contents"/>
          <w:docPartUnique/>
        </w:docPartObj>
      </w:sdtPr>
      <w:sdtEndPr>
        <w:rPr>
          <w:b/>
          <w:bCs/>
        </w:rPr>
      </w:sdtEndPr>
      <w:sdtContent>
        <w:p w14:paraId="7B60D7F7" w14:textId="4858C40F" w:rsidR="000C682E" w:rsidRDefault="00313D12">
          <w:pPr>
            <w:pStyle w:val="TOC1"/>
            <w:tabs>
              <w:tab w:val="left" w:pos="480"/>
              <w:tab w:val="right" w:leader="dot" w:pos="9628"/>
            </w:tabs>
            <w:rPr>
              <w:rFonts w:eastAsiaTheme="minorEastAsia"/>
              <w:noProof/>
              <w:szCs w:val="24"/>
              <w:lang w:val="en-US"/>
            </w:rPr>
          </w:pPr>
          <w:r>
            <w:fldChar w:fldCharType="begin"/>
          </w:r>
          <w:r>
            <w:instrText xml:space="preserve"> TOC \o "1-3" \h \z \u </w:instrText>
          </w:r>
          <w:r>
            <w:fldChar w:fldCharType="separate"/>
          </w:r>
          <w:hyperlink w:anchor="_Toc215311782" w:history="1">
            <w:r w:rsidR="000C682E" w:rsidRPr="00F56C06">
              <w:rPr>
                <w:rStyle w:val="Hyperlink"/>
                <w:noProof/>
                <w:lang w:val="it-IT"/>
              </w:rPr>
              <w:t>1</w:t>
            </w:r>
            <w:r w:rsidR="000C682E">
              <w:rPr>
                <w:rFonts w:eastAsiaTheme="minorEastAsia"/>
                <w:noProof/>
                <w:szCs w:val="24"/>
                <w:lang w:val="en-US"/>
              </w:rPr>
              <w:tab/>
            </w:r>
            <w:r w:rsidR="000C682E" w:rsidRPr="00F56C06">
              <w:rPr>
                <w:rStyle w:val="Hyperlink"/>
                <w:noProof/>
                <w:lang w:val="it-IT"/>
              </w:rPr>
              <w:t>Introduzione</w:t>
            </w:r>
            <w:r w:rsidR="000C682E">
              <w:rPr>
                <w:noProof/>
                <w:webHidden/>
              </w:rPr>
              <w:tab/>
            </w:r>
            <w:r w:rsidR="000C682E">
              <w:rPr>
                <w:noProof/>
                <w:webHidden/>
              </w:rPr>
              <w:fldChar w:fldCharType="begin"/>
            </w:r>
            <w:r w:rsidR="000C682E">
              <w:rPr>
                <w:noProof/>
                <w:webHidden/>
              </w:rPr>
              <w:instrText xml:space="preserve"> PAGEREF _Toc215311782 \h </w:instrText>
            </w:r>
            <w:r w:rsidR="000C682E">
              <w:rPr>
                <w:noProof/>
                <w:webHidden/>
              </w:rPr>
            </w:r>
            <w:r w:rsidR="000C682E">
              <w:rPr>
                <w:noProof/>
                <w:webHidden/>
              </w:rPr>
              <w:fldChar w:fldCharType="separate"/>
            </w:r>
            <w:r w:rsidR="000C682E">
              <w:rPr>
                <w:noProof/>
                <w:webHidden/>
              </w:rPr>
              <w:t>4</w:t>
            </w:r>
            <w:r w:rsidR="000C682E">
              <w:rPr>
                <w:noProof/>
                <w:webHidden/>
              </w:rPr>
              <w:fldChar w:fldCharType="end"/>
            </w:r>
          </w:hyperlink>
        </w:p>
        <w:p w14:paraId="4D4A1F4F" w14:textId="45EB80E9" w:rsidR="000C682E" w:rsidRDefault="000C682E">
          <w:pPr>
            <w:pStyle w:val="TOC2"/>
            <w:tabs>
              <w:tab w:val="left" w:pos="960"/>
              <w:tab w:val="right" w:leader="dot" w:pos="9628"/>
            </w:tabs>
            <w:rPr>
              <w:rFonts w:eastAsiaTheme="minorEastAsia"/>
              <w:noProof/>
              <w:szCs w:val="24"/>
              <w:lang w:val="en-US"/>
            </w:rPr>
          </w:pPr>
          <w:hyperlink w:anchor="_Toc215311783" w:history="1">
            <w:r w:rsidRPr="00F56C06">
              <w:rPr>
                <w:rStyle w:val="Hyperlink"/>
                <w:noProof/>
                <w:lang w:val="it-IT"/>
              </w:rPr>
              <w:t>1.1</w:t>
            </w:r>
            <w:r>
              <w:rPr>
                <w:rFonts w:eastAsiaTheme="minorEastAsia"/>
                <w:noProof/>
                <w:szCs w:val="24"/>
                <w:lang w:val="en-US"/>
              </w:rPr>
              <w:tab/>
            </w:r>
            <w:r w:rsidRPr="00F56C06">
              <w:rPr>
                <w:rStyle w:val="Hyperlink"/>
                <w:noProof/>
                <w:lang w:val="it-IT"/>
              </w:rPr>
              <w:t>Contesto di business</w:t>
            </w:r>
            <w:r>
              <w:rPr>
                <w:noProof/>
                <w:webHidden/>
              </w:rPr>
              <w:tab/>
            </w:r>
            <w:r>
              <w:rPr>
                <w:noProof/>
                <w:webHidden/>
              </w:rPr>
              <w:fldChar w:fldCharType="begin"/>
            </w:r>
            <w:r>
              <w:rPr>
                <w:noProof/>
                <w:webHidden/>
              </w:rPr>
              <w:instrText xml:space="preserve"> PAGEREF _Toc215311783 \h </w:instrText>
            </w:r>
            <w:r>
              <w:rPr>
                <w:noProof/>
                <w:webHidden/>
              </w:rPr>
            </w:r>
            <w:r>
              <w:rPr>
                <w:noProof/>
                <w:webHidden/>
              </w:rPr>
              <w:fldChar w:fldCharType="separate"/>
            </w:r>
            <w:r>
              <w:rPr>
                <w:noProof/>
                <w:webHidden/>
              </w:rPr>
              <w:t>4</w:t>
            </w:r>
            <w:r>
              <w:rPr>
                <w:noProof/>
                <w:webHidden/>
              </w:rPr>
              <w:fldChar w:fldCharType="end"/>
            </w:r>
          </w:hyperlink>
        </w:p>
        <w:p w14:paraId="2F9FE7DA" w14:textId="372DB7F2" w:rsidR="000C682E" w:rsidRDefault="000C682E">
          <w:pPr>
            <w:pStyle w:val="TOC2"/>
            <w:tabs>
              <w:tab w:val="left" w:pos="960"/>
              <w:tab w:val="right" w:leader="dot" w:pos="9628"/>
            </w:tabs>
            <w:rPr>
              <w:rFonts w:eastAsiaTheme="minorEastAsia"/>
              <w:noProof/>
              <w:szCs w:val="24"/>
              <w:lang w:val="en-US"/>
            </w:rPr>
          </w:pPr>
          <w:hyperlink w:anchor="_Toc215311784" w:history="1">
            <w:r w:rsidRPr="00F56C06">
              <w:rPr>
                <w:rStyle w:val="Hyperlink"/>
                <w:noProof/>
              </w:rPr>
              <w:t>1.2</w:t>
            </w:r>
            <w:r>
              <w:rPr>
                <w:rFonts w:eastAsiaTheme="minorEastAsia"/>
                <w:noProof/>
                <w:szCs w:val="24"/>
                <w:lang w:val="en-US"/>
              </w:rPr>
              <w:tab/>
            </w:r>
            <w:r w:rsidRPr="00F56C06">
              <w:rPr>
                <w:rStyle w:val="Hyperlink"/>
                <w:noProof/>
              </w:rPr>
              <w:t>Obiettivi e valore atteso</w:t>
            </w:r>
            <w:r>
              <w:rPr>
                <w:noProof/>
                <w:webHidden/>
              </w:rPr>
              <w:tab/>
            </w:r>
            <w:r>
              <w:rPr>
                <w:noProof/>
                <w:webHidden/>
              </w:rPr>
              <w:fldChar w:fldCharType="begin"/>
            </w:r>
            <w:r>
              <w:rPr>
                <w:noProof/>
                <w:webHidden/>
              </w:rPr>
              <w:instrText xml:space="preserve"> PAGEREF _Toc215311784 \h </w:instrText>
            </w:r>
            <w:r>
              <w:rPr>
                <w:noProof/>
                <w:webHidden/>
              </w:rPr>
            </w:r>
            <w:r>
              <w:rPr>
                <w:noProof/>
                <w:webHidden/>
              </w:rPr>
              <w:fldChar w:fldCharType="separate"/>
            </w:r>
            <w:r>
              <w:rPr>
                <w:noProof/>
                <w:webHidden/>
              </w:rPr>
              <w:t>4</w:t>
            </w:r>
            <w:r>
              <w:rPr>
                <w:noProof/>
                <w:webHidden/>
              </w:rPr>
              <w:fldChar w:fldCharType="end"/>
            </w:r>
          </w:hyperlink>
        </w:p>
        <w:p w14:paraId="248E5AFB" w14:textId="63545C75" w:rsidR="000C682E" w:rsidRDefault="000C682E">
          <w:pPr>
            <w:pStyle w:val="TOC2"/>
            <w:tabs>
              <w:tab w:val="left" w:pos="960"/>
              <w:tab w:val="right" w:leader="dot" w:pos="9628"/>
            </w:tabs>
            <w:rPr>
              <w:rFonts w:eastAsiaTheme="minorEastAsia"/>
              <w:noProof/>
              <w:szCs w:val="24"/>
              <w:lang w:val="en-US"/>
            </w:rPr>
          </w:pPr>
          <w:hyperlink w:anchor="_Toc215311785" w:history="1">
            <w:r w:rsidRPr="00F56C06">
              <w:rPr>
                <w:rStyle w:val="Hyperlink"/>
                <w:noProof/>
              </w:rPr>
              <w:t>1.3</w:t>
            </w:r>
            <w:r>
              <w:rPr>
                <w:rFonts w:eastAsiaTheme="minorEastAsia"/>
                <w:noProof/>
                <w:szCs w:val="24"/>
                <w:lang w:val="en-US"/>
              </w:rPr>
              <w:tab/>
            </w:r>
            <w:r w:rsidRPr="00F56C06">
              <w:rPr>
                <w:rStyle w:val="Hyperlink"/>
                <w:noProof/>
              </w:rPr>
              <w:t>Principi guida e best practice</w:t>
            </w:r>
            <w:r>
              <w:rPr>
                <w:noProof/>
                <w:webHidden/>
              </w:rPr>
              <w:tab/>
            </w:r>
            <w:r>
              <w:rPr>
                <w:noProof/>
                <w:webHidden/>
              </w:rPr>
              <w:fldChar w:fldCharType="begin"/>
            </w:r>
            <w:r>
              <w:rPr>
                <w:noProof/>
                <w:webHidden/>
              </w:rPr>
              <w:instrText xml:space="preserve"> PAGEREF _Toc215311785 \h </w:instrText>
            </w:r>
            <w:r>
              <w:rPr>
                <w:noProof/>
                <w:webHidden/>
              </w:rPr>
            </w:r>
            <w:r>
              <w:rPr>
                <w:noProof/>
                <w:webHidden/>
              </w:rPr>
              <w:fldChar w:fldCharType="separate"/>
            </w:r>
            <w:r>
              <w:rPr>
                <w:noProof/>
                <w:webHidden/>
              </w:rPr>
              <w:t>5</w:t>
            </w:r>
            <w:r>
              <w:rPr>
                <w:noProof/>
                <w:webHidden/>
              </w:rPr>
              <w:fldChar w:fldCharType="end"/>
            </w:r>
          </w:hyperlink>
        </w:p>
        <w:p w14:paraId="04451F49" w14:textId="027429AE" w:rsidR="000C682E" w:rsidRDefault="000C682E">
          <w:pPr>
            <w:pStyle w:val="TOC2"/>
            <w:tabs>
              <w:tab w:val="left" w:pos="960"/>
              <w:tab w:val="right" w:leader="dot" w:pos="9628"/>
            </w:tabs>
            <w:rPr>
              <w:rFonts w:eastAsiaTheme="minorEastAsia"/>
              <w:noProof/>
              <w:szCs w:val="24"/>
              <w:lang w:val="en-US"/>
            </w:rPr>
          </w:pPr>
          <w:hyperlink w:anchor="_Toc215311786" w:history="1">
            <w:r w:rsidRPr="00F56C06">
              <w:rPr>
                <w:rStyle w:val="Hyperlink"/>
                <w:noProof/>
              </w:rPr>
              <w:t>1.4</w:t>
            </w:r>
            <w:r>
              <w:rPr>
                <w:rFonts w:eastAsiaTheme="minorEastAsia"/>
                <w:noProof/>
                <w:szCs w:val="24"/>
                <w:lang w:val="en-US"/>
              </w:rPr>
              <w:tab/>
            </w:r>
            <w:r w:rsidRPr="00F56C06">
              <w:rPr>
                <w:rStyle w:val="Hyperlink"/>
                <w:noProof/>
              </w:rPr>
              <w:t>Struttura del documento</w:t>
            </w:r>
            <w:r>
              <w:rPr>
                <w:noProof/>
                <w:webHidden/>
              </w:rPr>
              <w:tab/>
            </w:r>
            <w:r>
              <w:rPr>
                <w:noProof/>
                <w:webHidden/>
              </w:rPr>
              <w:fldChar w:fldCharType="begin"/>
            </w:r>
            <w:r>
              <w:rPr>
                <w:noProof/>
                <w:webHidden/>
              </w:rPr>
              <w:instrText xml:space="preserve"> PAGEREF _Toc215311786 \h </w:instrText>
            </w:r>
            <w:r>
              <w:rPr>
                <w:noProof/>
                <w:webHidden/>
              </w:rPr>
            </w:r>
            <w:r>
              <w:rPr>
                <w:noProof/>
                <w:webHidden/>
              </w:rPr>
              <w:fldChar w:fldCharType="separate"/>
            </w:r>
            <w:r>
              <w:rPr>
                <w:noProof/>
                <w:webHidden/>
              </w:rPr>
              <w:t>5</w:t>
            </w:r>
            <w:r>
              <w:rPr>
                <w:noProof/>
                <w:webHidden/>
              </w:rPr>
              <w:fldChar w:fldCharType="end"/>
            </w:r>
          </w:hyperlink>
        </w:p>
        <w:p w14:paraId="6ACDEDA9" w14:textId="2607A48A" w:rsidR="000C682E" w:rsidRDefault="000C682E">
          <w:pPr>
            <w:pStyle w:val="TOC1"/>
            <w:tabs>
              <w:tab w:val="left" w:pos="480"/>
              <w:tab w:val="right" w:leader="dot" w:pos="9628"/>
            </w:tabs>
            <w:rPr>
              <w:rFonts w:eastAsiaTheme="minorEastAsia"/>
              <w:noProof/>
              <w:szCs w:val="24"/>
              <w:lang w:val="en-US"/>
            </w:rPr>
          </w:pPr>
          <w:hyperlink w:anchor="_Toc215311787" w:history="1">
            <w:r w:rsidRPr="00F56C06">
              <w:rPr>
                <w:rStyle w:val="Hyperlink"/>
                <w:rFonts w:cstheme="minorHAnsi"/>
                <w:bCs/>
                <w:noProof/>
                <w:lang w:val="it-IT"/>
              </w:rPr>
              <w:t>2</w:t>
            </w:r>
            <w:r>
              <w:rPr>
                <w:rFonts w:eastAsiaTheme="minorEastAsia"/>
                <w:noProof/>
                <w:szCs w:val="24"/>
                <w:lang w:val="en-US"/>
              </w:rPr>
              <w:tab/>
            </w:r>
            <w:r w:rsidRPr="00F56C06">
              <w:rPr>
                <w:rStyle w:val="Hyperlink"/>
                <w:rFonts w:cstheme="minorHAnsi"/>
                <w:bCs/>
                <w:noProof/>
                <w:lang w:val="it-IT"/>
              </w:rPr>
              <w:t>Attori coinvolti e gerarchia</w:t>
            </w:r>
            <w:r>
              <w:rPr>
                <w:noProof/>
                <w:webHidden/>
              </w:rPr>
              <w:tab/>
            </w:r>
            <w:r>
              <w:rPr>
                <w:noProof/>
                <w:webHidden/>
              </w:rPr>
              <w:fldChar w:fldCharType="begin"/>
            </w:r>
            <w:r>
              <w:rPr>
                <w:noProof/>
                <w:webHidden/>
              </w:rPr>
              <w:instrText xml:space="preserve"> PAGEREF _Toc215311787 \h </w:instrText>
            </w:r>
            <w:r>
              <w:rPr>
                <w:noProof/>
                <w:webHidden/>
              </w:rPr>
            </w:r>
            <w:r>
              <w:rPr>
                <w:noProof/>
                <w:webHidden/>
              </w:rPr>
              <w:fldChar w:fldCharType="separate"/>
            </w:r>
            <w:r>
              <w:rPr>
                <w:noProof/>
                <w:webHidden/>
              </w:rPr>
              <w:t>6</w:t>
            </w:r>
            <w:r>
              <w:rPr>
                <w:noProof/>
                <w:webHidden/>
              </w:rPr>
              <w:fldChar w:fldCharType="end"/>
            </w:r>
          </w:hyperlink>
        </w:p>
        <w:p w14:paraId="79236ACC" w14:textId="26D8F40B" w:rsidR="000C682E" w:rsidRDefault="000C682E">
          <w:pPr>
            <w:pStyle w:val="TOC2"/>
            <w:tabs>
              <w:tab w:val="left" w:pos="960"/>
              <w:tab w:val="right" w:leader="dot" w:pos="9628"/>
            </w:tabs>
            <w:rPr>
              <w:rFonts w:eastAsiaTheme="minorEastAsia"/>
              <w:noProof/>
              <w:szCs w:val="24"/>
              <w:lang w:val="en-US"/>
            </w:rPr>
          </w:pPr>
          <w:hyperlink w:anchor="_Toc215311788" w:history="1">
            <w:r w:rsidRPr="00F56C06">
              <w:rPr>
                <w:rStyle w:val="Hyperlink"/>
                <w:noProof/>
                <w:lang w:val="it-IT"/>
              </w:rPr>
              <w:t>2.1</w:t>
            </w:r>
            <w:r>
              <w:rPr>
                <w:rFonts w:eastAsiaTheme="minorEastAsia"/>
                <w:noProof/>
                <w:szCs w:val="24"/>
                <w:lang w:val="en-US"/>
              </w:rPr>
              <w:tab/>
            </w:r>
            <w:r w:rsidRPr="00F56C06">
              <w:rPr>
                <w:rStyle w:val="Hyperlink"/>
                <w:noProof/>
                <w:lang w:val="it-IT"/>
              </w:rPr>
              <w:t>Ruoli e responsabilità – Descrizione dettagliata</w:t>
            </w:r>
            <w:r>
              <w:rPr>
                <w:noProof/>
                <w:webHidden/>
              </w:rPr>
              <w:tab/>
            </w:r>
            <w:r>
              <w:rPr>
                <w:noProof/>
                <w:webHidden/>
              </w:rPr>
              <w:fldChar w:fldCharType="begin"/>
            </w:r>
            <w:r>
              <w:rPr>
                <w:noProof/>
                <w:webHidden/>
              </w:rPr>
              <w:instrText xml:space="preserve"> PAGEREF _Toc215311788 \h </w:instrText>
            </w:r>
            <w:r>
              <w:rPr>
                <w:noProof/>
                <w:webHidden/>
              </w:rPr>
            </w:r>
            <w:r>
              <w:rPr>
                <w:noProof/>
                <w:webHidden/>
              </w:rPr>
              <w:fldChar w:fldCharType="separate"/>
            </w:r>
            <w:r>
              <w:rPr>
                <w:noProof/>
                <w:webHidden/>
              </w:rPr>
              <w:t>6</w:t>
            </w:r>
            <w:r>
              <w:rPr>
                <w:noProof/>
                <w:webHidden/>
              </w:rPr>
              <w:fldChar w:fldCharType="end"/>
            </w:r>
          </w:hyperlink>
        </w:p>
        <w:p w14:paraId="5EC4FE6E" w14:textId="011709ED" w:rsidR="000C682E" w:rsidRDefault="000C682E">
          <w:pPr>
            <w:pStyle w:val="TOC2"/>
            <w:tabs>
              <w:tab w:val="left" w:pos="960"/>
              <w:tab w:val="right" w:leader="dot" w:pos="9628"/>
            </w:tabs>
            <w:rPr>
              <w:rFonts w:eastAsiaTheme="minorEastAsia"/>
              <w:noProof/>
              <w:szCs w:val="24"/>
              <w:lang w:val="en-US"/>
            </w:rPr>
          </w:pPr>
          <w:hyperlink w:anchor="_Toc215311789" w:history="1">
            <w:r w:rsidRPr="00F56C06">
              <w:rPr>
                <w:rStyle w:val="Hyperlink"/>
                <w:noProof/>
                <w:lang w:val="it-IT"/>
              </w:rPr>
              <w:t>2.2</w:t>
            </w:r>
            <w:r>
              <w:rPr>
                <w:rFonts w:eastAsiaTheme="minorEastAsia"/>
                <w:noProof/>
                <w:szCs w:val="24"/>
                <w:lang w:val="en-US"/>
              </w:rPr>
              <w:tab/>
            </w:r>
            <w:r w:rsidRPr="00F56C06">
              <w:rPr>
                <w:rStyle w:val="Hyperlink"/>
                <w:noProof/>
                <w:lang w:val="it-IT"/>
              </w:rPr>
              <w:t>Permessi, coni di visibilità e azioni consentite</w:t>
            </w:r>
            <w:r>
              <w:rPr>
                <w:noProof/>
                <w:webHidden/>
              </w:rPr>
              <w:tab/>
            </w:r>
            <w:r>
              <w:rPr>
                <w:noProof/>
                <w:webHidden/>
              </w:rPr>
              <w:fldChar w:fldCharType="begin"/>
            </w:r>
            <w:r>
              <w:rPr>
                <w:noProof/>
                <w:webHidden/>
              </w:rPr>
              <w:instrText xml:space="preserve"> PAGEREF _Toc215311789 \h </w:instrText>
            </w:r>
            <w:r>
              <w:rPr>
                <w:noProof/>
                <w:webHidden/>
              </w:rPr>
            </w:r>
            <w:r>
              <w:rPr>
                <w:noProof/>
                <w:webHidden/>
              </w:rPr>
              <w:fldChar w:fldCharType="separate"/>
            </w:r>
            <w:r>
              <w:rPr>
                <w:noProof/>
                <w:webHidden/>
              </w:rPr>
              <w:t>7</w:t>
            </w:r>
            <w:r>
              <w:rPr>
                <w:noProof/>
                <w:webHidden/>
              </w:rPr>
              <w:fldChar w:fldCharType="end"/>
            </w:r>
          </w:hyperlink>
        </w:p>
        <w:p w14:paraId="4661B893" w14:textId="657FDD73" w:rsidR="000C682E" w:rsidRDefault="000C682E">
          <w:pPr>
            <w:pStyle w:val="TOC1"/>
            <w:tabs>
              <w:tab w:val="left" w:pos="480"/>
              <w:tab w:val="right" w:leader="dot" w:pos="9628"/>
            </w:tabs>
            <w:rPr>
              <w:rFonts w:eastAsiaTheme="minorEastAsia"/>
              <w:noProof/>
              <w:szCs w:val="24"/>
              <w:lang w:val="en-US"/>
            </w:rPr>
          </w:pPr>
          <w:hyperlink w:anchor="_Toc215311790" w:history="1">
            <w:r w:rsidRPr="00F56C06">
              <w:rPr>
                <w:rStyle w:val="Hyperlink"/>
                <w:noProof/>
                <w:lang w:val="it-IT"/>
              </w:rPr>
              <w:t>3</w:t>
            </w:r>
            <w:r>
              <w:rPr>
                <w:rFonts w:eastAsiaTheme="minorEastAsia"/>
                <w:noProof/>
                <w:szCs w:val="24"/>
                <w:lang w:val="en-US"/>
              </w:rPr>
              <w:tab/>
            </w:r>
            <w:r w:rsidRPr="00F56C06">
              <w:rPr>
                <w:rStyle w:val="Hyperlink"/>
                <w:noProof/>
                <w:lang w:val="it-IT"/>
              </w:rPr>
              <w:t>Modalità di navigazione sui dispositivi</w:t>
            </w:r>
            <w:r>
              <w:rPr>
                <w:noProof/>
                <w:webHidden/>
              </w:rPr>
              <w:tab/>
            </w:r>
            <w:r>
              <w:rPr>
                <w:noProof/>
                <w:webHidden/>
              </w:rPr>
              <w:fldChar w:fldCharType="begin"/>
            </w:r>
            <w:r>
              <w:rPr>
                <w:noProof/>
                <w:webHidden/>
              </w:rPr>
              <w:instrText xml:space="preserve"> PAGEREF _Toc215311790 \h </w:instrText>
            </w:r>
            <w:r>
              <w:rPr>
                <w:noProof/>
                <w:webHidden/>
              </w:rPr>
            </w:r>
            <w:r>
              <w:rPr>
                <w:noProof/>
                <w:webHidden/>
              </w:rPr>
              <w:fldChar w:fldCharType="separate"/>
            </w:r>
            <w:r>
              <w:rPr>
                <w:noProof/>
                <w:webHidden/>
              </w:rPr>
              <w:t>8</w:t>
            </w:r>
            <w:r>
              <w:rPr>
                <w:noProof/>
                <w:webHidden/>
              </w:rPr>
              <w:fldChar w:fldCharType="end"/>
            </w:r>
          </w:hyperlink>
        </w:p>
        <w:p w14:paraId="2DF2A77C" w14:textId="1F7E7E11" w:rsidR="000C682E" w:rsidRDefault="000C682E">
          <w:pPr>
            <w:pStyle w:val="TOC1"/>
            <w:tabs>
              <w:tab w:val="left" w:pos="480"/>
              <w:tab w:val="right" w:leader="dot" w:pos="9628"/>
            </w:tabs>
            <w:rPr>
              <w:rFonts w:eastAsiaTheme="minorEastAsia"/>
              <w:noProof/>
              <w:szCs w:val="24"/>
              <w:lang w:val="en-US"/>
            </w:rPr>
          </w:pPr>
          <w:hyperlink w:anchor="_Toc215311791" w:history="1">
            <w:r w:rsidRPr="00F56C06">
              <w:rPr>
                <w:rStyle w:val="Hyperlink"/>
                <w:rFonts w:cstheme="minorHAnsi"/>
                <w:noProof/>
                <w:lang w:val="it-IT"/>
              </w:rPr>
              <w:t>4</w:t>
            </w:r>
            <w:r>
              <w:rPr>
                <w:rFonts w:eastAsiaTheme="minorEastAsia"/>
                <w:noProof/>
                <w:szCs w:val="24"/>
                <w:lang w:val="en-US"/>
              </w:rPr>
              <w:tab/>
            </w:r>
            <w:r w:rsidRPr="00F56C06">
              <w:rPr>
                <w:rStyle w:val="Hyperlink"/>
                <w:rFonts w:cstheme="minorHAnsi"/>
                <w:noProof/>
                <w:lang w:val="it-IT"/>
              </w:rPr>
              <w:t>Configurazioni trasversali</w:t>
            </w:r>
            <w:r>
              <w:rPr>
                <w:noProof/>
                <w:webHidden/>
              </w:rPr>
              <w:tab/>
            </w:r>
            <w:r>
              <w:rPr>
                <w:noProof/>
                <w:webHidden/>
              </w:rPr>
              <w:fldChar w:fldCharType="begin"/>
            </w:r>
            <w:r>
              <w:rPr>
                <w:noProof/>
                <w:webHidden/>
              </w:rPr>
              <w:instrText xml:space="preserve"> PAGEREF _Toc215311791 \h </w:instrText>
            </w:r>
            <w:r>
              <w:rPr>
                <w:noProof/>
                <w:webHidden/>
              </w:rPr>
            </w:r>
            <w:r>
              <w:rPr>
                <w:noProof/>
                <w:webHidden/>
              </w:rPr>
              <w:fldChar w:fldCharType="separate"/>
            </w:r>
            <w:r>
              <w:rPr>
                <w:noProof/>
                <w:webHidden/>
              </w:rPr>
              <w:t>9</w:t>
            </w:r>
            <w:r>
              <w:rPr>
                <w:noProof/>
                <w:webHidden/>
              </w:rPr>
              <w:fldChar w:fldCharType="end"/>
            </w:r>
          </w:hyperlink>
        </w:p>
        <w:p w14:paraId="51100FD8" w14:textId="2B46B9EC" w:rsidR="000C682E" w:rsidRDefault="000C682E">
          <w:pPr>
            <w:pStyle w:val="TOC2"/>
            <w:tabs>
              <w:tab w:val="left" w:pos="960"/>
              <w:tab w:val="right" w:leader="dot" w:pos="9628"/>
            </w:tabs>
            <w:rPr>
              <w:rFonts w:eastAsiaTheme="minorEastAsia"/>
              <w:noProof/>
              <w:szCs w:val="24"/>
              <w:lang w:val="en-US"/>
            </w:rPr>
          </w:pPr>
          <w:hyperlink w:anchor="_Toc215311792" w:history="1">
            <w:r w:rsidRPr="00F56C06">
              <w:rPr>
                <w:rStyle w:val="Hyperlink"/>
                <w:bCs/>
                <w:noProof/>
                <w:lang w:val="it-IT"/>
              </w:rPr>
              <w:t>4.1</w:t>
            </w:r>
            <w:r>
              <w:rPr>
                <w:rFonts w:eastAsiaTheme="minorEastAsia"/>
                <w:noProof/>
                <w:szCs w:val="24"/>
                <w:lang w:val="en-US"/>
              </w:rPr>
              <w:tab/>
            </w:r>
            <w:r w:rsidRPr="00F56C06">
              <w:rPr>
                <w:rStyle w:val="Hyperlink"/>
                <w:bCs/>
                <w:noProof/>
                <w:lang w:val="it-IT"/>
              </w:rPr>
              <w:t>Configurazioni generali specifiche del Servizio clienti</w:t>
            </w:r>
            <w:r>
              <w:rPr>
                <w:noProof/>
                <w:webHidden/>
              </w:rPr>
              <w:tab/>
            </w:r>
            <w:r>
              <w:rPr>
                <w:noProof/>
                <w:webHidden/>
              </w:rPr>
              <w:fldChar w:fldCharType="begin"/>
            </w:r>
            <w:r>
              <w:rPr>
                <w:noProof/>
                <w:webHidden/>
              </w:rPr>
              <w:instrText xml:space="preserve"> PAGEREF _Toc215311792 \h </w:instrText>
            </w:r>
            <w:r>
              <w:rPr>
                <w:noProof/>
                <w:webHidden/>
              </w:rPr>
            </w:r>
            <w:r>
              <w:rPr>
                <w:noProof/>
                <w:webHidden/>
              </w:rPr>
              <w:fldChar w:fldCharType="separate"/>
            </w:r>
            <w:r>
              <w:rPr>
                <w:noProof/>
                <w:webHidden/>
              </w:rPr>
              <w:t>9</w:t>
            </w:r>
            <w:r>
              <w:rPr>
                <w:noProof/>
                <w:webHidden/>
              </w:rPr>
              <w:fldChar w:fldCharType="end"/>
            </w:r>
          </w:hyperlink>
        </w:p>
        <w:p w14:paraId="703CBC77" w14:textId="1E6887C3" w:rsidR="000C682E" w:rsidRDefault="000C682E">
          <w:pPr>
            <w:pStyle w:val="TOC2"/>
            <w:tabs>
              <w:tab w:val="left" w:pos="960"/>
              <w:tab w:val="right" w:leader="dot" w:pos="9628"/>
            </w:tabs>
            <w:rPr>
              <w:rFonts w:eastAsiaTheme="minorEastAsia"/>
              <w:noProof/>
              <w:szCs w:val="24"/>
              <w:lang w:val="en-US"/>
            </w:rPr>
          </w:pPr>
          <w:hyperlink w:anchor="_Toc215311793" w:history="1">
            <w:r w:rsidRPr="00F56C06">
              <w:rPr>
                <w:rStyle w:val="Hyperlink"/>
                <w:noProof/>
                <w:lang w:val="it-IT"/>
              </w:rPr>
              <w:t>4.2</w:t>
            </w:r>
            <w:r>
              <w:rPr>
                <w:rFonts w:eastAsiaTheme="minorEastAsia"/>
                <w:noProof/>
                <w:szCs w:val="24"/>
                <w:lang w:val="en-US"/>
              </w:rPr>
              <w:tab/>
            </w:r>
            <w:r w:rsidRPr="00F56C06">
              <w:rPr>
                <w:rStyle w:val="Hyperlink"/>
                <w:noProof/>
                <w:lang w:val="it-IT"/>
              </w:rPr>
              <w:t>Catalogo prodotti</w:t>
            </w:r>
            <w:r>
              <w:rPr>
                <w:noProof/>
                <w:webHidden/>
              </w:rPr>
              <w:tab/>
            </w:r>
            <w:r>
              <w:rPr>
                <w:noProof/>
                <w:webHidden/>
              </w:rPr>
              <w:fldChar w:fldCharType="begin"/>
            </w:r>
            <w:r>
              <w:rPr>
                <w:noProof/>
                <w:webHidden/>
              </w:rPr>
              <w:instrText xml:space="preserve"> PAGEREF _Toc215311793 \h </w:instrText>
            </w:r>
            <w:r>
              <w:rPr>
                <w:noProof/>
                <w:webHidden/>
              </w:rPr>
            </w:r>
            <w:r>
              <w:rPr>
                <w:noProof/>
                <w:webHidden/>
              </w:rPr>
              <w:fldChar w:fldCharType="separate"/>
            </w:r>
            <w:r>
              <w:rPr>
                <w:noProof/>
                <w:webHidden/>
              </w:rPr>
              <w:t>9</w:t>
            </w:r>
            <w:r>
              <w:rPr>
                <w:noProof/>
                <w:webHidden/>
              </w:rPr>
              <w:fldChar w:fldCharType="end"/>
            </w:r>
          </w:hyperlink>
        </w:p>
        <w:p w14:paraId="651709C1" w14:textId="262C59DC" w:rsidR="000C682E" w:rsidRDefault="000C682E">
          <w:pPr>
            <w:pStyle w:val="TOC2"/>
            <w:tabs>
              <w:tab w:val="left" w:pos="960"/>
              <w:tab w:val="right" w:leader="dot" w:pos="9628"/>
            </w:tabs>
            <w:rPr>
              <w:rFonts w:eastAsiaTheme="minorEastAsia"/>
              <w:noProof/>
              <w:szCs w:val="24"/>
              <w:lang w:val="en-US"/>
            </w:rPr>
          </w:pPr>
          <w:hyperlink w:anchor="_Toc215311794" w:history="1">
            <w:r w:rsidRPr="00F56C06">
              <w:rPr>
                <w:rStyle w:val="Hyperlink"/>
                <w:bCs/>
                <w:noProof/>
                <w:lang w:val="it-IT"/>
              </w:rPr>
              <w:t>4.3</w:t>
            </w:r>
            <w:r>
              <w:rPr>
                <w:rFonts w:eastAsiaTheme="minorEastAsia"/>
                <w:noProof/>
                <w:szCs w:val="24"/>
                <w:lang w:val="en-US"/>
              </w:rPr>
              <w:tab/>
            </w:r>
            <w:r w:rsidRPr="00F56C06">
              <w:rPr>
                <w:rStyle w:val="Hyperlink"/>
                <w:noProof/>
              </w:rPr>
              <w:t>Tassonomia</w:t>
            </w:r>
            <w:r w:rsidRPr="00F56C06">
              <w:rPr>
                <w:rStyle w:val="Hyperlink"/>
                <w:noProof/>
                <w:lang w:val="it-IT"/>
              </w:rPr>
              <w:t xml:space="preserve"> generale</w:t>
            </w:r>
            <w:r>
              <w:rPr>
                <w:noProof/>
                <w:webHidden/>
              </w:rPr>
              <w:tab/>
            </w:r>
            <w:r>
              <w:rPr>
                <w:noProof/>
                <w:webHidden/>
              </w:rPr>
              <w:fldChar w:fldCharType="begin"/>
            </w:r>
            <w:r>
              <w:rPr>
                <w:noProof/>
                <w:webHidden/>
              </w:rPr>
              <w:instrText xml:space="preserve"> PAGEREF _Toc215311794 \h </w:instrText>
            </w:r>
            <w:r>
              <w:rPr>
                <w:noProof/>
                <w:webHidden/>
              </w:rPr>
            </w:r>
            <w:r>
              <w:rPr>
                <w:noProof/>
                <w:webHidden/>
              </w:rPr>
              <w:fldChar w:fldCharType="separate"/>
            </w:r>
            <w:r>
              <w:rPr>
                <w:noProof/>
                <w:webHidden/>
              </w:rPr>
              <w:t>10</w:t>
            </w:r>
            <w:r>
              <w:rPr>
                <w:noProof/>
                <w:webHidden/>
              </w:rPr>
              <w:fldChar w:fldCharType="end"/>
            </w:r>
          </w:hyperlink>
        </w:p>
        <w:p w14:paraId="3FDE19F0" w14:textId="23C9FEB0" w:rsidR="000C682E" w:rsidRDefault="000C682E">
          <w:pPr>
            <w:pStyle w:val="TOC2"/>
            <w:tabs>
              <w:tab w:val="left" w:pos="960"/>
              <w:tab w:val="right" w:leader="dot" w:pos="9628"/>
            </w:tabs>
            <w:rPr>
              <w:rFonts w:eastAsiaTheme="minorEastAsia"/>
              <w:noProof/>
              <w:szCs w:val="24"/>
              <w:lang w:val="en-US"/>
            </w:rPr>
          </w:pPr>
          <w:hyperlink w:anchor="_Toc215311795" w:history="1">
            <w:r w:rsidRPr="00F56C06">
              <w:rPr>
                <w:rStyle w:val="Hyperlink"/>
                <w:noProof/>
                <w:lang w:val="it-IT"/>
              </w:rPr>
              <w:t>4.4</w:t>
            </w:r>
            <w:r>
              <w:rPr>
                <w:rFonts w:eastAsiaTheme="minorEastAsia"/>
                <w:noProof/>
                <w:szCs w:val="24"/>
                <w:lang w:val="en-US"/>
              </w:rPr>
              <w:tab/>
            </w:r>
            <w:r w:rsidRPr="00F56C06">
              <w:rPr>
                <w:rStyle w:val="Hyperlink"/>
                <w:noProof/>
                <w:lang w:val="it-IT"/>
              </w:rPr>
              <w:t>Classificazione di lead per flusso di origine</w:t>
            </w:r>
            <w:r>
              <w:rPr>
                <w:noProof/>
                <w:webHidden/>
              </w:rPr>
              <w:tab/>
            </w:r>
            <w:r>
              <w:rPr>
                <w:noProof/>
                <w:webHidden/>
              </w:rPr>
              <w:fldChar w:fldCharType="begin"/>
            </w:r>
            <w:r>
              <w:rPr>
                <w:noProof/>
                <w:webHidden/>
              </w:rPr>
              <w:instrText xml:space="preserve"> PAGEREF _Toc215311795 \h </w:instrText>
            </w:r>
            <w:r>
              <w:rPr>
                <w:noProof/>
                <w:webHidden/>
              </w:rPr>
            </w:r>
            <w:r>
              <w:rPr>
                <w:noProof/>
                <w:webHidden/>
              </w:rPr>
              <w:fldChar w:fldCharType="separate"/>
            </w:r>
            <w:r>
              <w:rPr>
                <w:noProof/>
                <w:webHidden/>
              </w:rPr>
              <w:t>10</w:t>
            </w:r>
            <w:r>
              <w:rPr>
                <w:noProof/>
                <w:webHidden/>
              </w:rPr>
              <w:fldChar w:fldCharType="end"/>
            </w:r>
          </w:hyperlink>
        </w:p>
        <w:p w14:paraId="4695EA72" w14:textId="3E2940AA" w:rsidR="000C682E" w:rsidRDefault="000C682E">
          <w:pPr>
            <w:pStyle w:val="TOC2"/>
            <w:tabs>
              <w:tab w:val="left" w:pos="960"/>
              <w:tab w:val="right" w:leader="dot" w:pos="9628"/>
            </w:tabs>
            <w:rPr>
              <w:rFonts w:eastAsiaTheme="minorEastAsia"/>
              <w:noProof/>
              <w:szCs w:val="24"/>
              <w:lang w:val="en-US"/>
            </w:rPr>
          </w:pPr>
          <w:hyperlink w:anchor="_Toc215311796" w:history="1">
            <w:r w:rsidRPr="00F56C06">
              <w:rPr>
                <w:rStyle w:val="Hyperlink"/>
                <w:bCs/>
                <w:noProof/>
                <w:lang w:val="it-IT"/>
              </w:rPr>
              <w:t>4.5</w:t>
            </w:r>
            <w:r>
              <w:rPr>
                <w:rFonts w:eastAsiaTheme="minorEastAsia"/>
                <w:noProof/>
                <w:szCs w:val="24"/>
                <w:lang w:val="en-US"/>
              </w:rPr>
              <w:tab/>
            </w:r>
            <w:r w:rsidRPr="00F56C06">
              <w:rPr>
                <w:rStyle w:val="Hyperlink"/>
                <w:noProof/>
                <w:lang w:val="it-IT"/>
              </w:rPr>
              <w:t>Visualizzazione lead e tempistiche di assegnazione/lavorazione e presa in carico</w:t>
            </w:r>
            <w:r>
              <w:rPr>
                <w:noProof/>
                <w:webHidden/>
              </w:rPr>
              <w:tab/>
            </w:r>
            <w:r>
              <w:rPr>
                <w:noProof/>
                <w:webHidden/>
              </w:rPr>
              <w:fldChar w:fldCharType="begin"/>
            </w:r>
            <w:r>
              <w:rPr>
                <w:noProof/>
                <w:webHidden/>
              </w:rPr>
              <w:instrText xml:space="preserve"> PAGEREF _Toc215311796 \h </w:instrText>
            </w:r>
            <w:r>
              <w:rPr>
                <w:noProof/>
                <w:webHidden/>
              </w:rPr>
            </w:r>
            <w:r>
              <w:rPr>
                <w:noProof/>
                <w:webHidden/>
              </w:rPr>
              <w:fldChar w:fldCharType="separate"/>
            </w:r>
            <w:r>
              <w:rPr>
                <w:noProof/>
                <w:webHidden/>
              </w:rPr>
              <w:t>11</w:t>
            </w:r>
            <w:r>
              <w:rPr>
                <w:noProof/>
                <w:webHidden/>
              </w:rPr>
              <w:fldChar w:fldCharType="end"/>
            </w:r>
          </w:hyperlink>
        </w:p>
        <w:p w14:paraId="00500497" w14:textId="2AE65BB1" w:rsidR="000C682E" w:rsidRDefault="000C682E">
          <w:pPr>
            <w:pStyle w:val="TOC2"/>
            <w:tabs>
              <w:tab w:val="left" w:pos="960"/>
              <w:tab w:val="right" w:leader="dot" w:pos="9628"/>
            </w:tabs>
            <w:rPr>
              <w:rFonts w:eastAsiaTheme="minorEastAsia"/>
              <w:noProof/>
              <w:szCs w:val="24"/>
              <w:lang w:val="en-US"/>
            </w:rPr>
          </w:pPr>
          <w:hyperlink w:anchor="_Toc215311797" w:history="1">
            <w:r w:rsidRPr="00F56C06">
              <w:rPr>
                <w:rStyle w:val="Hyperlink"/>
                <w:noProof/>
                <w:lang w:val="it-IT"/>
              </w:rPr>
              <w:t>4.6</w:t>
            </w:r>
            <w:r>
              <w:rPr>
                <w:rFonts w:eastAsiaTheme="minorEastAsia"/>
                <w:noProof/>
                <w:szCs w:val="24"/>
                <w:lang w:val="en-US"/>
              </w:rPr>
              <w:tab/>
            </w:r>
            <w:r w:rsidRPr="00F56C06">
              <w:rPr>
                <w:rStyle w:val="Hyperlink"/>
                <w:noProof/>
                <w:lang w:val="it-IT"/>
              </w:rPr>
              <w:t>Esiti per tipologie di iniziative</w:t>
            </w:r>
            <w:r>
              <w:rPr>
                <w:noProof/>
                <w:webHidden/>
              </w:rPr>
              <w:tab/>
            </w:r>
            <w:r>
              <w:rPr>
                <w:noProof/>
                <w:webHidden/>
              </w:rPr>
              <w:fldChar w:fldCharType="begin"/>
            </w:r>
            <w:r>
              <w:rPr>
                <w:noProof/>
                <w:webHidden/>
              </w:rPr>
              <w:instrText xml:space="preserve"> PAGEREF _Toc215311797 \h </w:instrText>
            </w:r>
            <w:r>
              <w:rPr>
                <w:noProof/>
                <w:webHidden/>
              </w:rPr>
            </w:r>
            <w:r>
              <w:rPr>
                <w:noProof/>
                <w:webHidden/>
              </w:rPr>
              <w:fldChar w:fldCharType="separate"/>
            </w:r>
            <w:r>
              <w:rPr>
                <w:noProof/>
                <w:webHidden/>
              </w:rPr>
              <w:t>13</w:t>
            </w:r>
            <w:r>
              <w:rPr>
                <w:noProof/>
                <w:webHidden/>
              </w:rPr>
              <w:fldChar w:fldCharType="end"/>
            </w:r>
          </w:hyperlink>
        </w:p>
        <w:p w14:paraId="18CCBAEC" w14:textId="0B0C1888" w:rsidR="000C682E" w:rsidRDefault="000C682E">
          <w:pPr>
            <w:pStyle w:val="TOC2"/>
            <w:tabs>
              <w:tab w:val="left" w:pos="960"/>
              <w:tab w:val="right" w:leader="dot" w:pos="9628"/>
            </w:tabs>
            <w:rPr>
              <w:rFonts w:eastAsiaTheme="minorEastAsia"/>
              <w:noProof/>
              <w:szCs w:val="24"/>
              <w:lang w:val="en-US"/>
            </w:rPr>
          </w:pPr>
          <w:hyperlink w:anchor="_Toc215311798" w:history="1">
            <w:r w:rsidRPr="00F56C06">
              <w:rPr>
                <w:rStyle w:val="Hyperlink"/>
                <w:noProof/>
                <w:lang w:val="it-IT"/>
              </w:rPr>
              <w:t>4.7</w:t>
            </w:r>
            <w:r>
              <w:rPr>
                <w:rFonts w:eastAsiaTheme="minorEastAsia"/>
                <w:noProof/>
                <w:szCs w:val="24"/>
                <w:lang w:val="en-US"/>
              </w:rPr>
              <w:tab/>
            </w:r>
            <w:r w:rsidRPr="00F56C06">
              <w:rPr>
                <w:rStyle w:val="Hyperlink"/>
                <w:noProof/>
                <w:lang w:val="it-IT"/>
              </w:rPr>
              <w:t>Definizione livelli di priorità lead in MVP0 (soluzione temporanea prima dell’implementazione del motore di prioritizzazione previsto in MVP successivi)</w:t>
            </w:r>
            <w:r>
              <w:rPr>
                <w:noProof/>
                <w:webHidden/>
              </w:rPr>
              <w:tab/>
            </w:r>
            <w:r>
              <w:rPr>
                <w:noProof/>
                <w:webHidden/>
              </w:rPr>
              <w:fldChar w:fldCharType="begin"/>
            </w:r>
            <w:r>
              <w:rPr>
                <w:noProof/>
                <w:webHidden/>
              </w:rPr>
              <w:instrText xml:space="preserve"> PAGEREF _Toc215311798 \h </w:instrText>
            </w:r>
            <w:r>
              <w:rPr>
                <w:noProof/>
                <w:webHidden/>
              </w:rPr>
            </w:r>
            <w:r>
              <w:rPr>
                <w:noProof/>
                <w:webHidden/>
              </w:rPr>
              <w:fldChar w:fldCharType="separate"/>
            </w:r>
            <w:r>
              <w:rPr>
                <w:noProof/>
                <w:webHidden/>
              </w:rPr>
              <w:t>15</w:t>
            </w:r>
            <w:r>
              <w:rPr>
                <w:noProof/>
                <w:webHidden/>
              </w:rPr>
              <w:fldChar w:fldCharType="end"/>
            </w:r>
          </w:hyperlink>
        </w:p>
        <w:p w14:paraId="012BADB5" w14:textId="07EB4902" w:rsidR="000C682E" w:rsidRDefault="000C682E">
          <w:pPr>
            <w:pStyle w:val="TOC2"/>
            <w:tabs>
              <w:tab w:val="left" w:pos="960"/>
              <w:tab w:val="right" w:leader="dot" w:pos="9628"/>
            </w:tabs>
            <w:rPr>
              <w:rFonts w:eastAsiaTheme="minorEastAsia"/>
              <w:noProof/>
              <w:szCs w:val="24"/>
              <w:lang w:val="en-US"/>
            </w:rPr>
          </w:pPr>
          <w:hyperlink w:anchor="_Toc215311799" w:history="1">
            <w:r w:rsidRPr="00F56C06">
              <w:rPr>
                <w:rStyle w:val="Hyperlink"/>
                <w:noProof/>
                <w:lang w:val="it-IT"/>
              </w:rPr>
              <w:t>4.1</w:t>
            </w:r>
            <w:r>
              <w:rPr>
                <w:rFonts w:eastAsiaTheme="minorEastAsia"/>
                <w:noProof/>
                <w:szCs w:val="24"/>
                <w:lang w:val="en-US"/>
              </w:rPr>
              <w:tab/>
            </w:r>
            <w:r w:rsidRPr="00F56C06">
              <w:rPr>
                <w:rStyle w:val="Hyperlink"/>
                <w:noProof/>
                <w:lang w:val="it-IT"/>
              </w:rPr>
              <w:t>Fonti alimentanti – vista generale</w:t>
            </w:r>
            <w:r>
              <w:rPr>
                <w:noProof/>
                <w:webHidden/>
              </w:rPr>
              <w:tab/>
            </w:r>
            <w:r>
              <w:rPr>
                <w:noProof/>
                <w:webHidden/>
              </w:rPr>
              <w:fldChar w:fldCharType="begin"/>
            </w:r>
            <w:r>
              <w:rPr>
                <w:noProof/>
                <w:webHidden/>
              </w:rPr>
              <w:instrText xml:space="preserve"> PAGEREF _Toc215311799 \h </w:instrText>
            </w:r>
            <w:r>
              <w:rPr>
                <w:noProof/>
                <w:webHidden/>
              </w:rPr>
            </w:r>
            <w:r>
              <w:rPr>
                <w:noProof/>
                <w:webHidden/>
              </w:rPr>
              <w:fldChar w:fldCharType="separate"/>
            </w:r>
            <w:r>
              <w:rPr>
                <w:noProof/>
                <w:webHidden/>
              </w:rPr>
              <w:t>16</w:t>
            </w:r>
            <w:r>
              <w:rPr>
                <w:noProof/>
                <w:webHidden/>
              </w:rPr>
              <w:fldChar w:fldCharType="end"/>
            </w:r>
          </w:hyperlink>
        </w:p>
        <w:p w14:paraId="03B39C8E" w14:textId="6B464915" w:rsidR="000C682E" w:rsidRDefault="000C682E">
          <w:pPr>
            <w:pStyle w:val="TOC2"/>
            <w:tabs>
              <w:tab w:val="left" w:pos="960"/>
              <w:tab w:val="right" w:leader="dot" w:pos="9628"/>
            </w:tabs>
            <w:rPr>
              <w:rFonts w:eastAsiaTheme="minorEastAsia"/>
              <w:noProof/>
              <w:szCs w:val="24"/>
              <w:lang w:val="en-US"/>
            </w:rPr>
          </w:pPr>
          <w:hyperlink w:anchor="_Toc215311800" w:history="1">
            <w:r w:rsidRPr="00F56C06">
              <w:rPr>
                <w:rStyle w:val="Hyperlink"/>
                <w:noProof/>
                <w:lang w:val="it-IT"/>
              </w:rPr>
              <w:t>4.2</w:t>
            </w:r>
            <w:r>
              <w:rPr>
                <w:rFonts w:eastAsiaTheme="minorEastAsia"/>
                <w:noProof/>
                <w:szCs w:val="24"/>
                <w:lang w:val="en-US"/>
              </w:rPr>
              <w:tab/>
            </w:r>
            <w:r w:rsidRPr="00F56C06">
              <w:rPr>
                <w:rStyle w:val="Hyperlink"/>
                <w:noProof/>
                <w:lang w:val="it-IT"/>
              </w:rPr>
              <w:t>Next best product</w:t>
            </w:r>
            <w:r>
              <w:rPr>
                <w:noProof/>
                <w:webHidden/>
              </w:rPr>
              <w:tab/>
            </w:r>
            <w:r>
              <w:rPr>
                <w:noProof/>
                <w:webHidden/>
              </w:rPr>
              <w:fldChar w:fldCharType="begin"/>
            </w:r>
            <w:r>
              <w:rPr>
                <w:noProof/>
                <w:webHidden/>
              </w:rPr>
              <w:instrText xml:space="preserve"> PAGEREF _Toc215311800 \h </w:instrText>
            </w:r>
            <w:r>
              <w:rPr>
                <w:noProof/>
                <w:webHidden/>
              </w:rPr>
            </w:r>
            <w:r>
              <w:rPr>
                <w:noProof/>
                <w:webHidden/>
              </w:rPr>
              <w:fldChar w:fldCharType="separate"/>
            </w:r>
            <w:r>
              <w:rPr>
                <w:noProof/>
                <w:webHidden/>
              </w:rPr>
              <w:t>17</w:t>
            </w:r>
            <w:r>
              <w:rPr>
                <w:noProof/>
                <w:webHidden/>
              </w:rPr>
              <w:fldChar w:fldCharType="end"/>
            </w:r>
          </w:hyperlink>
        </w:p>
        <w:p w14:paraId="1C89A82C" w14:textId="191C0DE2" w:rsidR="000C682E" w:rsidRDefault="000C682E">
          <w:pPr>
            <w:pStyle w:val="TOC2"/>
            <w:tabs>
              <w:tab w:val="left" w:pos="960"/>
              <w:tab w:val="right" w:leader="dot" w:pos="9628"/>
            </w:tabs>
            <w:rPr>
              <w:rFonts w:eastAsiaTheme="minorEastAsia"/>
              <w:noProof/>
              <w:szCs w:val="24"/>
              <w:lang w:val="en-US"/>
            </w:rPr>
          </w:pPr>
          <w:hyperlink w:anchor="_Toc215311801" w:history="1">
            <w:r w:rsidRPr="00F56C06">
              <w:rPr>
                <w:rStyle w:val="Hyperlink"/>
                <w:bCs/>
                <w:noProof/>
                <w:lang w:val="it-IT"/>
              </w:rPr>
              <w:t>4.3</w:t>
            </w:r>
            <w:r>
              <w:rPr>
                <w:rFonts w:eastAsiaTheme="minorEastAsia"/>
                <w:noProof/>
                <w:szCs w:val="24"/>
                <w:lang w:val="en-US"/>
              </w:rPr>
              <w:tab/>
            </w:r>
            <w:r w:rsidRPr="00F56C06">
              <w:rPr>
                <w:rStyle w:val="Hyperlink"/>
                <w:noProof/>
                <w:lang w:val="it-IT"/>
              </w:rPr>
              <w:t>Dispatching automatico di lead</w:t>
            </w:r>
            <w:r>
              <w:rPr>
                <w:noProof/>
                <w:webHidden/>
              </w:rPr>
              <w:tab/>
            </w:r>
            <w:r>
              <w:rPr>
                <w:noProof/>
                <w:webHidden/>
              </w:rPr>
              <w:fldChar w:fldCharType="begin"/>
            </w:r>
            <w:r>
              <w:rPr>
                <w:noProof/>
                <w:webHidden/>
              </w:rPr>
              <w:instrText xml:space="preserve"> PAGEREF _Toc215311801 \h </w:instrText>
            </w:r>
            <w:r>
              <w:rPr>
                <w:noProof/>
                <w:webHidden/>
              </w:rPr>
            </w:r>
            <w:r>
              <w:rPr>
                <w:noProof/>
                <w:webHidden/>
              </w:rPr>
              <w:fldChar w:fldCharType="separate"/>
            </w:r>
            <w:r>
              <w:rPr>
                <w:noProof/>
                <w:webHidden/>
              </w:rPr>
              <w:t>18</w:t>
            </w:r>
            <w:r>
              <w:rPr>
                <w:noProof/>
                <w:webHidden/>
              </w:rPr>
              <w:fldChar w:fldCharType="end"/>
            </w:r>
          </w:hyperlink>
        </w:p>
        <w:p w14:paraId="68055412" w14:textId="47D81104" w:rsidR="000C682E" w:rsidRDefault="000C682E">
          <w:pPr>
            <w:pStyle w:val="TOC1"/>
            <w:tabs>
              <w:tab w:val="left" w:pos="480"/>
              <w:tab w:val="right" w:leader="dot" w:pos="9628"/>
            </w:tabs>
            <w:rPr>
              <w:rFonts w:eastAsiaTheme="minorEastAsia"/>
              <w:noProof/>
              <w:szCs w:val="24"/>
              <w:lang w:val="en-US"/>
            </w:rPr>
          </w:pPr>
          <w:hyperlink w:anchor="_Toc215311802" w:history="1">
            <w:r w:rsidRPr="00F56C06">
              <w:rPr>
                <w:rStyle w:val="Hyperlink"/>
                <w:rFonts w:cstheme="minorHAnsi"/>
                <w:noProof/>
                <w:lang w:val="it-IT"/>
              </w:rPr>
              <w:t>5</w:t>
            </w:r>
            <w:r>
              <w:rPr>
                <w:rFonts w:eastAsiaTheme="minorEastAsia"/>
                <w:noProof/>
                <w:szCs w:val="24"/>
                <w:lang w:val="en-US"/>
              </w:rPr>
              <w:tab/>
            </w:r>
            <w:r w:rsidRPr="00F56C06">
              <w:rPr>
                <w:rStyle w:val="Hyperlink"/>
                <w:rFonts w:cstheme="minorHAnsi"/>
                <w:noProof/>
                <w:lang w:val="it-IT"/>
              </w:rPr>
              <w:t>Servizio clienti</w:t>
            </w:r>
            <w:r>
              <w:rPr>
                <w:noProof/>
                <w:webHidden/>
              </w:rPr>
              <w:tab/>
            </w:r>
            <w:r>
              <w:rPr>
                <w:noProof/>
                <w:webHidden/>
              </w:rPr>
              <w:fldChar w:fldCharType="begin"/>
            </w:r>
            <w:r>
              <w:rPr>
                <w:noProof/>
                <w:webHidden/>
              </w:rPr>
              <w:instrText xml:space="preserve"> PAGEREF _Toc215311802 \h </w:instrText>
            </w:r>
            <w:r>
              <w:rPr>
                <w:noProof/>
                <w:webHidden/>
              </w:rPr>
            </w:r>
            <w:r>
              <w:rPr>
                <w:noProof/>
                <w:webHidden/>
              </w:rPr>
              <w:fldChar w:fldCharType="separate"/>
            </w:r>
            <w:r>
              <w:rPr>
                <w:noProof/>
                <w:webHidden/>
              </w:rPr>
              <w:t>18</w:t>
            </w:r>
            <w:r>
              <w:rPr>
                <w:noProof/>
                <w:webHidden/>
              </w:rPr>
              <w:fldChar w:fldCharType="end"/>
            </w:r>
          </w:hyperlink>
        </w:p>
        <w:p w14:paraId="2F77307C" w14:textId="39420351" w:rsidR="000C682E" w:rsidRDefault="000C682E">
          <w:pPr>
            <w:pStyle w:val="TOC2"/>
            <w:tabs>
              <w:tab w:val="left" w:pos="960"/>
              <w:tab w:val="right" w:leader="dot" w:pos="9628"/>
            </w:tabs>
            <w:rPr>
              <w:rFonts w:eastAsiaTheme="minorEastAsia"/>
              <w:noProof/>
              <w:szCs w:val="24"/>
              <w:lang w:val="en-US"/>
            </w:rPr>
          </w:pPr>
          <w:hyperlink w:anchor="_Toc215311803" w:history="1">
            <w:r w:rsidRPr="00F56C06">
              <w:rPr>
                <w:rStyle w:val="Hyperlink"/>
                <w:noProof/>
                <w:lang w:val="it-IT"/>
              </w:rPr>
              <w:t>5.1</w:t>
            </w:r>
            <w:r>
              <w:rPr>
                <w:rFonts w:eastAsiaTheme="minorEastAsia"/>
                <w:noProof/>
                <w:szCs w:val="24"/>
                <w:lang w:val="en-US"/>
              </w:rPr>
              <w:tab/>
            </w:r>
            <w:r w:rsidRPr="00F56C06">
              <w:rPr>
                <w:rStyle w:val="Hyperlink"/>
                <w:noProof/>
                <w:lang w:val="it-IT"/>
              </w:rPr>
              <w:t>Elementi comuni</w:t>
            </w:r>
            <w:r>
              <w:rPr>
                <w:noProof/>
                <w:webHidden/>
              </w:rPr>
              <w:tab/>
            </w:r>
            <w:r>
              <w:rPr>
                <w:noProof/>
                <w:webHidden/>
              </w:rPr>
              <w:fldChar w:fldCharType="begin"/>
            </w:r>
            <w:r>
              <w:rPr>
                <w:noProof/>
                <w:webHidden/>
              </w:rPr>
              <w:instrText xml:space="preserve"> PAGEREF _Toc215311803 \h </w:instrText>
            </w:r>
            <w:r>
              <w:rPr>
                <w:noProof/>
                <w:webHidden/>
              </w:rPr>
            </w:r>
            <w:r>
              <w:rPr>
                <w:noProof/>
                <w:webHidden/>
              </w:rPr>
              <w:fldChar w:fldCharType="separate"/>
            </w:r>
            <w:r>
              <w:rPr>
                <w:noProof/>
                <w:webHidden/>
              </w:rPr>
              <w:t>18</w:t>
            </w:r>
            <w:r>
              <w:rPr>
                <w:noProof/>
                <w:webHidden/>
              </w:rPr>
              <w:fldChar w:fldCharType="end"/>
            </w:r>
          </w:hyperlink>
        </w:p>
        <w:p w14:paraId="0A8BE376" w14:textId="6D454C06" w:rsidR="000C682E" w:rsidRDefault="000C682E">
          <w:pPr>
            <w:pStyle w:val="TOC3"/>
            <w:tabs>
              <w:tab w:val="left" w:pos="1440"/>
              <w:tab w:val="right" w:leader="dot" w:pos="9628"/>
            </w:tabs>
            <w:rPr>
              <w:rFonts w:eastAsiaTheme="minorEastAsia"/>
              <w:noProof/>
              <w:szCs w:val="24"/>
              <w:lang w:val="en-US"/>
            </w:rPr>
          </w:pPr>
          <w:hyperlink w:anchor="_Toc215311804" w:history="1">
            <w:r w:rsidRPr="00F56C06">
              <w:rPr>
                <w:rStyle w:val="Hyperlink"/>
                <w:noProof/>
              </w:rPr>
              <w:t>5.1.1</w:t>
            </w:r>
            <w:r>
              <w:rPr>
                <w:rFonts w:eastAsiaTheme="minorEastAsia"/>
                <w:noProof/>
                <w:szCs w:val="24"/>
                <w:lang w:val="en-US"/>
              </w:rPr>
              <w:tab/>
            </w:r>
            <w:r w:rsidRPr="00F56C06">
              <w:rPr>
                <w:rStyle w:val="Hyperlink"/>
                <w:noProof/>
              </w:rPr>
              <w:t>Menu laterale</w:t>
            </w:r>
            <w:r>
              <w:rPr>
                <w:noProof/>
                <w:webHidden/>
              </w:rPr>
              <w:tab/>
            </w:r>
            <w:r>
              <w:rPr>
                <w:noProof/>
                <w:webHidden/>
              </w:rPr>
              <w:fldChar w:fldCharType="begin"/>
            </w:r>
            <w:r>
              <w:rPr>
                <w:noProof/>
                <w:webHidden/>
              </w:rPr>
              <w:instrText xml:space="preserve"> PAGEREF _Toc215311804 \h </w:instrText>
            </w:r>
            <w:r>
              <w:rPr>
                <w:noProof/>
                <w:webHidden/>
              </w:rPr>
            </w:r>
            <w:r>
              <w:rPr>
                <w:noProof/>
                <w:webHidden/>
              </w:rPr>
              <w:fldChar w:fldCharType="separate"/>
            </w:r>
            <w:r>
              <w:rPr>
                <w:noProof/>
                <w:webHidden/>
              </w:rPr>
              <w:t>19</w:t>
            </w:r>
            <w:r>
              <w:rPr>
                <w:noProof/>
                <w:webHidden/>
              </w:rPr>
              <w:fldChar w:fldCharType="end"/>
            </w:r>
          </w:hyperlink>
        </w:p>
        <w:p w14:paraId="33A1D440" w14:textId="6A3CF978" w:rsidR="000C682E" w:rsidRDefault="000C682E">
          <w:pPr>
            <w:pStyle w:val="TOC3"/>
            <w:tabs>
              <w:tab w:val="left" w:pos="1440"/>
              <w:tab w:val="right" w:leader="dot" w:pos="9628"/>
            </w:tabs>
            <w:rPr>
              <w:rFonts w:eastAsiaTheme="minorEastAsia"/>
              <w:noProof/>
              <w:szCs w:val="24"/>
              <w:lang w:val="en-US"/>
            </w:rPr>
          </w:pPr>
          <w:hyperlink w:anchor="_Toc215311805" w:history="1">
            <w:r w:rsidRPr="00F56C06">
              <w:rPr>
                <w:rStyle w:val="Hyperlink"/>
                <w:noProof/>
              </w:rPr>
              <w:t>5.1.2</w:t>
            </w:r>
            <w:r>
              <w:rPr>
                <w:rFonts w:eastAsiaTheme="minorEastAsia"/>
                <w:noProof/>
                <w:szCs w:val="24"/>
                <w:lang w:val="en-US"/>
              </w:rPr>
              <w:tab/>
            </w:r>
            <w:r w:rsidRPr="00F56C06">
              <w:rPr>
                <w:rStyle w:val="Hyperlink"/>
                <w:noProof/>
              </w:rPr>
              <w:t>Ribbon</w:t>
            </w:r>
            <w:r>
              <w:rPr>
                <w:noProof/>
                <w:webHidden/>
              </w:rPr>
              <w:tab/>
            </w:r>
            <w:r>
              <w:rPr>
                <w:noProof/>
                <w:webHidden/>
              </w:rPr>
              <w:fldChar w:fldCharType="begin"/>
            </w:r>
            <w:r>
              <w:rPr>
                <w:noProof/>
                <w:webHidden/>
              </w:rPr>
              <w:instrText xml:space="preserve"> PAGEREF _Toc215311805 \h </w:instrText>
            </w:r>
            <w:r>
              <w:rPr>
                <w:noProof/>
                <w:webHidden/>
              </w:rPr>
            </w:r>
            <w:r>
              <w:rPr>
                <w:noProof/>
                <w:webHidden/>
              </w:rPr>
              <w:fldChar w:fldCharType="separate"/>
            </w:r>
            <w:r>
              <w:rPr>
                <w:noProof/>
                <w:webHidden/>
              </w:rPr>
              <w:t>19</w:t>
            </w:r>
            <w:r>
              <w:rPr>
                <w:noProof/>
                <w:webHidden/>
              </w:rPr>
              <w:fldChar w:fldCharType="end"/>
            </w:r>
          </w:hyperlink>
        </w:p>
        <w:p w14:paraId="62585F6F" w14:textId="23F7FEEA" w:rsidR="000C682E" w:rsidRDefault="000C682E">
          <w:pPr>
            <w:pStyle w:val="TOC3"/>
            <w:tabs>
              <w:tab w:val="left" w:pos="1440"/>
              <w:tab w:val="right" w:leader="dot" w:pos="9628"/>
            </w:tabs>
            <w:rPr>
              <w:rFonts w:eastAsiaTheme="minorEastAsia"/>
              <w:noProof/>
              <w:szCs w:val="24"/>
              <w:lang w:val="en-US"/>
            </w:rPr>
          </w:pPr>
          <w:hyperlink w:anchor="_Toc215311806" w:history="1">
            <w:r w:rsidRPr="00F56C06">
              <w:rPr>
                <w:rStyle w:val="Hyperlink"/>
                <w:noProof/>
              </w:rPr>
              <w:t>5.1.3</w:t>
            </w:r>
            <w:r>
              <w:rPr>
                <w:rFonts w:eastAsiaTheme="minorEastAsia"/>
                <w:noProof/>
                <w:szCs w:val="24"/>
                <w:lang w:val="en-US"/>
              </w:rPr>
              <w:tab/>
            </w:r>
            <w:r w:rsidRPr="00F56C06">
              <w:rPr>
                <w:rStyle w:val="Hyperlink"/>
                <w:noProof/>
              </w:rPr>
              <w:t>Collaborazione</w:t>
            </w:r>
            <w:r>
              <w:rPr>
                <w:noProof/>
                <w:webHidden/>
              </w:rPr>
              <w:tab/>
            </w:r>
            <w:r>
              <w:rPr>
                <w:noProof/>
                <w:webHidden/>
              </w:rPr>
              <w:fldChar w:fldCharType="begin"/>
            </w:r>
            <w:r>
              <w:rPr>
                <w:noProof/>
                <w:webHidden/>
              </w:rPr>
              <w:instrText xml:space="preserve"> PAGEREF _Toc215311806 \h </w:instrText>
            </w:r>
            <w:r>
              <w:rPr>
                <w:noProof/>
                <w:webHidden/>
              </w:rPr>
            </w:r>
            <w:r>
              <w:rPr>
                <w:noProof/>
                <w:webHidden/>
              </w:rPr>
              <w:fldChar w:fldCharType="separate"/>
            </w:r>
            <w:r>
              <w:rPr>
                <w:noProof/>
                <w:webHidden/>
              </w:rPr>
              <w:t>19</w:t>
            </w:r>
            <w:r>
              <w:rPr>
                <w:noProof/>
                <w:webHidden/>
              </w:rPr>
              <w:fldChar w:fldCharType="end"/>
            </w:r>
          </w:hyperlink>
        </w:p>
        <w:p w14:paraId="73520A66" w14:textId="61FCECA6" w:rsidR="000C682E" w:rsidRDefault="000C682E">
          <w:pPr>
            <w:pStyle w:val="TOC2"/>
            <w:tabs>
              <w:tab w:val="left" w:pos="960"/>
              <w:tab w:val="right" w:leader="dot" w:pos="9628"/>
            </w:tabs>
            <w:rPr>
              <w:rFonts w:eastAsiaTheme="minorEastAsia"/>
              <w:noProof/>
              <w:szCs w:val="24"/>
              <w:lang w:val="en-US"/>
            </w:rPr>
          </w:pPr>
          <w:hyperlink w:anchor="_Toc215311807" w:history="1">
            <w:r w:rsidRPr="00F56C06">
              <w:rPr>
                <w:rStyle w:val="Hyperlink"/>
                <w:noProof/>
                <w:lang w:val="it-IT"/>
              </w:rPr>
              <w:t>5.2</w:t>
            </w:r>
            <w:r>
              <w:rPr>
                <w:rFonts w:eastAsiaTheme="minorEastAsia"/>
                <w:noProof/>
                <w:szCs w:val="24"/>
                <w:lang w:val="en-US"/>
              </w:rPr>
              <w:tab/>
            </w:r>
            <w:r w:rsidRPr="00F56C06">
              <w:rPr>
                <w:rStyle w:val="Hyperlink"/>
                <w:noProof/>
                <w:lang w:val="it-IT"/>
              </w:rPr>
              <w:t>Home – To-do list</w:t>
            </w:r>
            <w:r>
              <w:rPr>
                <w:noProof/>
                <w:webHidden/>
              </w:rPr>
              <w:tab/>
            </w:r>
            <w:r>
              <w:rPr>
                <w:noProof/>
                <w:webHidden/>
              </w:rPr>
              <w:fldChar w:fldCharType="begin"/>
            </w:r>
            <w:r>
              <w:rPr>
                <w:noProof/>
                <w:webHidden/>
              </w:rPr>
              <w:instrText xml:space="preserve"> PAGEREF _Toc215311807 \h </w:instrText>
            </w:r>
            <w:r>
              <w:rPr>
                <w:noProof/>
                <w:webHidden/>
              </w:rPr>
            </w:r>
            <w:r>
              <w:rPr>
                <w:noProof/>
                <w:webHidden/>
              </w:rPr>
              <w:fldChar w:fldCharType="separate"/>
            </w:r>
            <w:r>
              <w:rPr>
                <w:noProof/>
                <w:webHidden/>
              </w:rPr>
              <w:t>20</w:t>
            </w:r>
            <w:r>
              <w:rPr>
                <w:noProof/>
                <w:webHidden/>
              </w:rPr>
              <w:fldChar w:fldCharType="end"/>
            </w:r>
          </w:hyperlink>
        </w:p>
        <w:p w14:paraId="2D65EC88" w14:textId="4E840740" w:rsidR="000C682E" w:rsidRDefault="000C682E">
          <w:pPr>
            <w:pStyle w:val="TOC2"/>
            <w:tabs>
              <w:tab w:val="left" w:pos="960"/>
              <w:tab w:val="right" w:leader="dot" w:pos="9628"/>
            </w:tabs>
            <w:rPr>
              <w:rFonts w:eastAsiaTheme="minorEastAsia"/>
              <w:noProof/>
              <w:szCs w:val="24"/>
              <w:lang w:val="en-US"/>
            </w:rPr>
          </w:pPr>
          <w:hyperlink w:anchor="_Toc215311808" w:history="1">
            <w:r w:rsidRPr="00F56C06">
              <w:rPr>
                <w:rStyle w:val="Hyperlink"/>
                <w:noProof/>
                <w:lang w:val="it-IT"/>
              </w:rPr>
              <w:t>5.3</w:t>
            </w:r>
            <w:r>
              <w:rPr>
                <w:rFonts w:eastAsiaTheme="minorEastAsia"/>
                <w:noProof/>
                <w:szCs w:val="24"/>
                <w:lang w:val="en-US"/>
              </w:rPr>
              <w:tab/>
            </w:r>
            <w:r w:rsidRPr="00F56C06">
              <w:rPr>
                <w:rStyle w:val="Hyperlink"/>
                <w:noProof/>
                <w:lang w:val="it-IT"/>
              </w:rPr>
              <w:t>Tutti I lead e suggerimenti</w:t>
            </w:r>
            <w:r>
              <w:rPr>
                <w:noProof/>
                <w:webHidden/>
              </w:rPr>
              <w:tab/>
            </w:r>
            <w:r>
              <w:rPr>
                <w:noProof/>
                <w:webHidden/>
              </w:rPr>
              <w:fldChar w:fldCharType="begin"/>
            </w:r>
            <w:r>
              <w:rPr>
                <w:noProof/>
                <w:webHidden/>
              </w:rPr>
              <w:instrText xml:space="preserve"> PAGEREF _Toc215311808 \h </w:instrText>
            </w:r>
            <w:r>
              <w:rPr>
                <w:noProof/>
                <w:webHidden/>
              </w:rPr>
            </w:r>
            <w:r>
              <w:rPr>
                <w:noProof/>
                <w:webHidden/>
              </w:rPr>
              <w:fldChar w:fldCharType="separate"/>
            </w:r>
            <w:r>
              <w:rPr>
                <w:noProof/>
                <w:webHidden/>
              </w:rPr>
              <w:t>25</w:t>
            </w:r>
            <w:r>
              <w:rPr>
                <w:noProof/>
                <w:webHidden/>
              </w:rPr>
              <w:fldChar w:fldCharType="end"/>
            </w:r>
          </w:hyperlink>
        </w:p>
        <w:p w14:paraId="3A2FF273" w14:textId="669E0071" w:rsidR="000C682E" w:rsidRDefault="000C682E">
          <w:pPr>
            <w:pStyle w:val="TOC2"/>
            <w:tabs>
              <w:tab w:val="left" w:pos="960"/>
              <w:tab w:val="right" w:leader="dot" w:pos="9628"/>
            </w:tabs>
            <w:rPr>
              <w:rFonts w:eastAsiaTheme="minorEastAsia"/>
              <w:noProof/>
              <w:szCs w:val="24"/>
              <w:lang w:val="en-US"/>
            </w:rPr>
          </w:pPr>
          <w:hyperlink w:anchor="_Toc215311960" w:history="1">
            <w:r w:rsidRPr="00F56C06">
              <w:rPr>
                <w:rStyle w:val="Hyperlink"/>
                <w:noProof/>
                <w:lang w:val="it-IT"/>
              </w:rPr>
              <w:t>5.4</w:t>
            </w:r>
            <w:r>
              <w:rPr>
                <w:rFonts w:eastAsiaTheme="minorEastAsia"/>
                <w:noProof/>
                <w:szCs w:val="24"/>
                <w:lang w:val="en-US"/>
              </w:rPr>
              <w:tab/>
            </w:r>
            <w:r w:rsidRPr="00F56C06">
              <w:rPr>
                <w:rStyle w:val="Hyperlink"/>
                <w:noProof/>
                <w:lang w:val="it-IT"/>
              </w:rPr>
              <w:t>Scheda cliente (account o contatto)</w:t>
            </w:r>
            <w:r>
              <w:rPr>
                <w:noProof/>
                <w:webHidden/>
              </w:rPr>
              <w:tab/>
            </w:r>
            <w:r>
              <w:rPr>
                <w:noProof/>
                <w:webHidden/>
              </w:rPr>
              <w:fldChar w:fldCharType="begin"/>
            </w:r>
            <w:r>
              <w:rPr>
                <w:noProof/>
                <w:webHidden/>
              </w:rPr>
              <w:instrText xml:space="preserve"> PAGEREF _Toc215311960 \h </w:instrText>
            </w:r>
            <w:r>
              <w:rPr>
                <w:noProof/>
                <w:webHidden/>
              </w:rPr>
            </w:r>
            <w:r>
              <w:rPr>
                <w:noProof/>
                <w:webHidden/>
              </w:rPr>
              <w:fldChar w:fldCharType="separate"/>
            </w:r>
            <w:r>
              <w:rPr>
                <w:noProof/>
                <w:webHidden/>
              </w:rPr>
              <w:t>26</w:t>
            </w:r>
            <w:r>
              <w:rPr>
                <w:noProof/>
                <w:webHidden/>
              </w:rPr>
              <w:fldChar w:fldCharType="end"/>
            </w:r>
          </w:hyperlink>
        </w:p>
        <w:p w14:paraId="5C7505D6" w14:textId="0014C36E" w:rsidR="000C682E" w:rsidRDefault="000C682E">
          <w:pPr>
            <w:pStyle w:val="TOC3"/>
            <w:tabs>
              <w:tab w:val="left" w:pos="1440"/>
              <w:tab w:val="right" w:leader="dot" w:pos="9628"/>
            </w:tabs>
            <w:rPr>
              <w:rFonts w:eastAsiaTheme="minorEastAsia"/>
              <w:noProof/>
              <w:szCs w:val="24"/>
              <w:lang w:val="en-US"/>
            </w:rPr>
          </w:pPr>
          <w:hyperlink w:anchor="_Toc215311961" w:history="1">
            <w:r w:rsidRPr="00F56C06">
              <w:rPr>
                <w:rStyle w:val="Hyperlink"/>
                <w:noProof/>
                <w:lang w:val="it-IT"/>
              </w:rPr>
              <w:t>5.4.1</w:t>
            </w:r>
            <w:r>
              <w:rPr>
                <w:rFonts w:eastAsiaTheme="minorEastAsia"/>
                <w:noProof/>
                <w:szCs w:val="24"/>
                <w:lang w:val="en-US"/>
              </w:rPr>
              <w:tab/>
            </w:r>
            <w:r w:rsidRPr="00F56C06">
              <w:rPr>
                <w:rStyle w:val="Hyperlink"/>
                <w:noProof/>
                <w:lang w:val="it-IT"/>
              </w:rPr>
              <w:t>Inserisci contatto da scheda cliente</w:t>
            </w:r>
            <w:r>
              <w:rPr>
                <w:noProof/>
                <w:webHidden/>
              </w:rPr>
              <w:tab/>
            </w:r>
            <w:r>
              <w:rPr>
                <w:noProof/>
                <w:webHidden/>
              </w:rPr>
              <w:fldChar w:fldCharType="begin"/>
            </w:r>
            <w:r>
              <w:rPr>
                <w:noProof/>
                <w:webHidden/>
              </w:rPr>
              <w:instrText xml:space="preserve"> PAGEREF _Toc215311961 \h </w:instrText>
            </w:r>
            <w:r>
              <w:rPr>
                <w:noProof/>
                <w:webHidden/>
              </w:rPr>
            </w:r>
            <w:r>
              <w:rPr>
                <w:noProof/>
                <w:webHidden/>
              </w:rPr>
              <w:fldChar w:fldCharType="separate"/>
            </w:r>
            <w:r>
              <w:rPr>
                <w:noProof/>
                <w:webHidden/>
              </w:rPr>
              <w:t>26</w:t>
            </w:r>
            <w:r>
              <w:rPr>
                <w:noProof/>
                <w:webHidden/>
              </w:rPr>
              <w:fldChar w:fldCharType="end"/>
            </w:r>
          </w:hyperlink>
        </w:p>
        <w:p w14:paraId="106DB757" w14:textId="6966390D" w:rsidR="000C682E" w:rsidRDefault="000C682E">
          <w:pPr>
            <w:pStyle w:val="TOC3"/>
            <w:tabs>
              <w:tab w:val="left" w:pos="1440"/>
              <w:tab w:val="right" w:leader="dot" w:pos="9628"/>
            </w:tabs>
            <w:rPr>
              <w:rFonts w:eastAsiaTheme="minorEastAsia"/>
              <w:noProof/>
              <w:szCs w:val="24"/>
              <w:lang w:val="en-US"/>
            </w:rPr>
          </w:pPr>
          <w:hyperlink w:anchor="_Toc215311962" w:history="1">
            <w:r w:rsidRPr="00F56C06">
              <w:rPr>
                <w:rStyle w:val="Hyperlink"/>
                <w:noProof/>
                <w:lang w:val="it-IT"/>
              </w:rPr>
              <w:t>5.4.2</w:t>
            </w:r>
            <w:r>
              <w:rPr>
                <w:rFonts w:eastAsiaTheme="minorEastAsia"/>
                <w:noProof/>
                <w:szCs w:val="24"/>
                <w:lang w:val="en-US"/>
              </w:rPr>
              <w:tab/>
            </w:r>
            <w:r w:rsidRPr="00F56C06">
              <w:rPr>
                <w:rStyle w:val="Hyperlink"/>
                <w:noProof/>
                <w:lang w:val="it-IT"/>
              </w:rPr>
              <w:t>Inserisci lead da scheda cliente</w:t>
            </w:r>
            <w:r>
              <w:rPr>
                <w:noProof/>
                <w:webHidden/>
              </w:rPr>
              <w:tab/>
            </w:r>
            <w:r>
              <w:rPr>
                <w:noProof/>
                <w:webHidden/>
              </w:rPr>
              <w:fldChar w:fldCharType="begin"/>
            </w:r>
            <w:r>
              <w:rPr>
                <w:noProof/>
                <w:webHidden/>
              </w:rPr>
              <w:instrText xml:space="preserve"> PAGEREF _Toc215311962 \h </w:instrText>
            </w:r>
            <w:r>
              <w:rPr>
                <w:noProof/>
                <w:webHidden/>
              </w:rPr>
            </w:r>
            <w:r>
              <w:rPr>
                <w:noProof/>
                <w:webHidden/>
              </w:rPr>
              <w:fldChar w:fldCharType="separate"/>
            </w:r>
            <w:r>
              <w:rPr>
                <w:noProof/>
                <w:webHidden/>
              </w:rPr>
              <w:t>28</w:t>
            </w:r>
            <w:r>
              <w:rPr>
                <w:noProof/>
                <w:webHidden/>
              </w:rPr>
              <w:fldChar w:fldCharType="end"/>
            </w:r>
          </w:hyperlink>
        </w:p>
        <w:p w14:paraId="5C1F3ADA" w14:textId="2D4FD5AC" w:rsidR="000C682E" w:rsidRDefault="000C682E">
          <w:pPr>
            <w:pStyle w:val="TOC3"/>
            <w:tabs>
              <w:tab w:val="left" w:pos="1440"/>
              <w:tab w:val="right" w:leader="dot" w:pos="9628"/>
            </w:tabs>
            <w:rPr>
              <w:rFonts w:eastAsiaTheme="minorEastAsia"/>
              <w:noProof/>
              <w:szCs w:val="24"/>
              <w:lang w:val="en-US"/>
            </w:rPr>
          </w:pPr>
          <w:hyperlink w:anchor="_Toc215311963" w:history="1">
            <w:r w:rsidRPr="00F56C06">
              <w:rPr>
                <w:rStyle w:val="Hyperlink"/>
                <w:noProof/>
                <w:lang w:val="it-IT"/>
              </w:rPr>
              <w:t>5.4.3</w:t>
            </w:r>
            <w:r>
              <w:rPr>
                <w:rFonts w:eastAsiaTheme="minorEastAsia"/>
                <w:noProof/>
                <w:szCs w:val="24"/>
                <w:lang w:val="en-US"/>
              </w:rPr>
              <w:tab/>
            </w:r>
            <w:r w:rsidRPr="00F56C06">
              <w:rPr>
                <w:rStyle w:val="Hyperlink"/>
                <w:noProof/>
                <w:lang w:val="it-IT"/>
              </w:rPr>
              <w:t>Invia mail da scheda cliente</w:t>
            </w:r>
            <w:r>
              <w:rPr>
                <w:noProof/>
                <w:webHidden/>
              </w:rPr>
              <w:tab/>
            </w:r>
            <w:r>
              <w:rPr>
                <w:noProof/>
                <w:webHidden/>
              </w:rPr>
              <w:fldChar w:fldCharType="begin"/>
            </w:r>
            <w:r>
              <w:rPr>
                <w:noProof/>
                <w:webHidden/>
              </w:rPr>
              <w:instrText xml:space="preserve"> PAGEREF _Toc215311963 \h </w:instrText>
            </w:r>
            <w:r>
              <w:rPr>
                <w:noProof/>
                <w:webHidden/>
              </w:rPr>
            </w:r>
            <w:r>
              <w:rPr>
                <w:noProof/>
                <w:webHidden/>
              </w:rPr>
              <w:fldChar w:fldCharType="separate"/>
            </w:r>
            <w:r>
              <w:rPr>
                <w:noProof/>
                <w:webHidden/>
              </w:rPr>
              <w:t>28</w:t>
            </w:r>
            <w:r>
              <w:rPr>
                <w:noProof/>
                <w:webHidden/>
              </w:rPr>
              <w:fldChar w:fldCharType="end"/>
            </w:r>
          </w:hyperlink>
        </w:p>
        <w:p w14:paraId="3521AA84" w14:textId="6DD4DAA8" w:rsidR="000C682E" w:rsidRDefault="000C682E">
          <w:pPr>
            <w:pStyle w:val="TOC2"/>
            <w:tabs>
              <w:tab w:val="left" w:pos="960"/>
              <w:tab w:val="right" w:leader="dot" w:pos="9628"/>
            </w:tabs>
            <w:rPr>
              <w:rFonts w:eastAsiaTheme="minorEastAsia"/>
              <w:noProof/>
              <w:szCs w:val="24"/>
              <w:lang w:val="en-US"/>
            </w:rPr>
          </w:pPr>
          <w:hyperlink w:anchor="_Toc215311965" w:history="1">
            <w:r w:rsidRPr="00F56C06">
              <w:rPr>
                <w:rStyle w:val="Hyperlink"/>
                <w:noProof/>
              </w:rPr>
              <w:t>5.5</w:t>
            </w:r>
            <w:r>
              <w:rPr>
                <w:rFonts w:eastAsiaTheme="minorEastAsia"/>
                <w:noProof/>
                <w:szCs w:val="24"/>
                <w:lang w:val="en-US"/>
              </w:rPr>
              <w:tab/>
            </w:r>
            <w:r w:rsidRPr="00F56C06">
              <w:rPr>
                <w:rStyle w:val="Hyperlink"/>
                <w:noProof/>
              </w:rPr>
              <w:t>Scheda lead e suggerimenti</w:t>
            </w:r>
            <w:r>
              <w:rPr>
                <w:noProof/>
                <w:webHidden/>
              </w:rPr>
              <w:tab/>
            </w:r>
            <w:r>
              <w:rPr>
                <w:noProof/>
                <w:webHidden/>
              </w:rPr>
              <w:fldChar w:fldCharType="begin"/>
            </w:r>
            <w:r>
              <w:rPr>
                <w:noProof/>
                <w:webHidden/>
              </w:rPr>
              <w:instrText xml:space="preserve"> PAGEREF _Toc215311965 \h </w:instrText>
            </w:r>
            <w:r>
              <w:rPr>
                <w:noProof/>
                <w:webHidden/>
              </w:rPr>
            </w:r>
            <w:r>
              <w:rPr>
                <w:noProof/>
                <w:webHidden/>
              </w:rPr>
              <w:fldChar w:fldCharType="separate"/>
            </w:r>
            <w:r>
              <w:rPr>
                <w:noProof/>
                <w:webHidden/>
              </w:rPr>
              <w:t>29</w:t>
            </w:r>
            <w:r>
              <w:rPr>
                <w:noProof/>
                <w:webHidden/>
              </w:rPr>
              <w:fldChar w:fldCharType="end"/>
            </w:r>
          </w:hyperlink>
        </w:p>
        <w:p w14:paraId="67976451" w14:textId="424CB07E" w:rsidR="000C682E" w:rsidRDefault="000C682E">
          <w:pPr>
            <w:pStyle w:val="TOC2"/>
            <w:tabs>
              <w:tab w:val="left" w:pos="960"/>
              <w:tab w:val="right" w:leader="dot" w:pos="9628"/>
            </w:tabs>
            <w:rPr>
              <w:rFonts w:eastAsiaTheme="minorEastAsia"/>
              <w:noProof/>
              <w:szCs w:val="24"/>
              <w:lang w:val="en-US"/>
            </w:rPr>
          </w:pPr>
          <w:hyperlink w:anchor="_Toc215311966" w:history="1">
            <w:r w:rsidRPr="00F56C06">
              <w:rPr>
                <w:rStyle w:val="Hyperlink"/>
                <w:noProof/>
                <w:lang w:val="it-IT"/>
              </w:rPr>
              <w:t>5.6</w:t>
            </w:r>
            <w:r>
              <w:rPr>
                <w:rFonts w:eastAsiaTheme="minorEastAsia"/>
                <w:noProof/>
                <w:szCs w:val="24"/>
                <w:lang w:val="en-US"/>
              </w:rPr>
              <w:tab/>
            </w:r>
            <w:r w:rsidRPr="00F56C06">
              <w:rPr>
                <w:rStyle w:val="Hyperlink"/>
                <w:noProof/>
                <w:lang w:val="it-IT"/>
              </w:rPr>
              <w:t>Gestione lead con esito definitivo</w:t>
            </w:r>
            <w:r>
              <w:rPr>
                <w:noProof/>
                <w:webHidden/>
              </w:rPr>
              <w:tab/>
            </w:r>
            <w:r>
              <w:rPr>
                <w:noProof/>
                <w:webHidden/>
              </w:rPr>
              <w:fldChar w:fldCharType="begin"/>
            </w:r>
            <w:r>
              <w:rPr>
                <w:noProof/>
                <w:webHidden/>
              </w:rPr>
              <w:instrText xml:space="preserve"> PAGEREF _Toc215311966 \h </w:instrText>
            </w:r>
            <w:r>
              <w:rPr>
                <w:noProof/>
                <w:webHidden/>
              </w:rPr>
            </w:r>
            <w:r>
              <w:rPr>
                <w:noProof/>
                <w:webHidden/>
              </w:rPr>
              <w:fldChar w:fldCharType="separate"/>
            </w:r>
            <w:r>
              <w:rPr>
                <w:noProof/>
                <w:webHidden/>
              </w:rPr>
              <w:t>33</w:t>
            </w:r>
            <w:r>
              <w:rPr>
                <w:noProof/>
                <w:webHidden/>
              </w:rPr>
              <w:fldChar w:fldCharType="end"/>
            </w:r>
          </w:hyperlink>
        </w:p>
        <w:p w14:paraId="35F05383" w14:textId="22BAFEAB" w:rsidR="000C682E" w:rsidRDefault="000C682E">
          <w:pPr>
            <w:pStyle w:val="TOC2"/>
            <w:tabs>
              <w:tab w:val="left" w:pos="960"/>
              <w:tab w:val="right" w:leader="dot" w:pos="9628"/>
            </w:tabs>
            <w:rPr>
              <w:rFonts w:eastAsiaTheme="minorEastAsia"/>
              <w:noProof/>
              <w:szCs w:val="24"/>
              <w:lang w:val="en-US"/>
            </w:rPr>
          </w:pPr>
          <w:hyperlink w:anchor="_Toc215312020" w:history="1">
            <w:r w:rsidRPr="00F56C06">
              <w:rPr>
                <w:rStyle w:val="Hyperlink"/>
                <w:noProof/>
                <w:lang w:val="it-IT"/>
              </w:rPr>
              <w:t>5.7</w:t>
            </w:r>
            <w:r>
              <w:rPr>
                <w:rFonts w:eastAsiaTheme="minorEastAsia"/>
                <w:noProof/>
                <w:szCs w:val="24"/>
                <w:lang w:val="en-US"/>
              </w:rPr>
              <w:tab/>
            </w:r>
            <w:r w:rsidRPr="00F56C06">
              <w:rPr>
                <w:rStyle w:val="Hyperlink"/>
                <w:noProof/>
                <w:lang w:val="it-IT"/>
              </w:rPr>
              <w:t>Gestione lead con esito “Fissa un appuntamento (inviato in filiale)”</w:t>
            </w:r>
            <w:r>
              <w:rPr>
                <w:noProof/>
                <w:webHidden/>
              </w:rPr>
              <w:tab/>
            </w:r>
            <w:r>
              <w:rPr>
                <w:noProof/>
                <w:webHidden/>
              </w:rPr>
              <w:fldChar w:fldCharType="begin"/>
            </w:r>
            <w:r>
              <w:rPr>
                <w:noProof/>
                <w:webHidden/>
              </w:rPr>
              <w:instrText xml:space="preserve"> PAGEREF _Toc215312020 \h </w:instrText>
            </w:r>
            <w:r>
              <w:rPr>
                <w:noProof/>
                <w:webHidden/>
              </w:rPr>
            </w:r>
            <w:r>
              <w:rPr>
                <w:noProof/>
                <w:webHidden/>
              </w:rPr>
              <w:fldChar w:fldCharType="separate"/>
            </w:r>
            <w:r>
              <w:rPr>
                <w:noProof/>
                <w:webHidden/>
              </w:rPr>
              <w:t>34</w:t>
            </w:r>
            <w:r>
              <w:rPr>
                <w:noProof/>
                <w:webHidden/>
              </w:rPr>
              <w:fldChar w:fldCharType="end"/>
            </w:r>
          </w:hyperlink>
        </w:p>
        <w:p w14:paraId="5FC0AB7E" w14:textId="1F6D4AB4" w:rsidR="000C682E" w:rsidRDefault="000C682E">
          <w:pPr>
            <w:pStyle w:val="TOC2"/>
            <w:tabs>
              <w:tab w:val="left" w:pos="960"/>
              <w:tab w:val="right" w:leader="dot" w:pos="9628"/>
            </w:tabs>
            <w:rPr>
              <w:rFonts w:eastAsiaTheme="minorEastAsia"/>
              <w:noProof/>
              <w:szCs w:val="24"/>
              <w:lang w:val="en-US"/>
            </w:rPr>
          </w:pPr>
          <w:hyperlink w:anchor="_Toc215312021" w:history="1">
            <w:r w:rsidRPr="00F56C06">
              <w:rPr>
                <w:rStyle w:val="Hyperlink"/>
                <w:noProof/>
                <w:lang w:val="it-IT"/>
              </w:rPr>
              <w:t>5.8</w:t>
            </w:r>
            <w:r>
              <w:rPr>
                <w:rFonts w:eastAsiaTheme="minorEastAsia"/>
                <w:noProof/>
                <w:szCs w:val="24"/>
                <w:lang w:val="en-US"/>
              </w:rPr>
              <w:tab/>
            </w:r>
            <w:r w:rsidRPr="00F56C06">
              <w:rPr>
                <w:rStyle w:val="Hyperlink"/>
                <w:noProof/>
                <w:lang w:val="it-IT"/>
              </w:rPr>
              <w:t>Gestione lead con esito “Interessato per il futuro” e “Da richiamare”</w:t>
            </w:r>
            <w:r>
              <w:rPr>
                <w:noProof/>
                <w:webHidden/>
              </w:rPr>
              <w:tab/>
            </w:r>
            <w:r>
              <w:rPr>
                <w:noProof/>
                <w:webHidden/>
              </w:rPr>
              <w:fldChar w:fldCharType="begin"/>
            </w:r>
            <w:r>
              <w:rPr>
                <w:noProof/>
                <w:webHidden/>
              </w:rPr>
              <w:instrText xml:space="preserve"> PAGEREF _Toc215312021 \h </w:instrText>
            </w:r>
            <w:r>
              <w:rPr>
                <w:noProof/>
                <w:webHidden/>
              </w:rPr>
            </w:r>
            <w:r>
              <w:rPr>
                <w:noProof/>
                <w:webHidden/>
              </w:rPr>
              <w:fldChar w:fldCharType="separate"/>
            </w:r>
            <w:r>
              <w:rPr>
                <w:noProof/>
                <w:webHidden/>
              </w:rPr>
              <w:t>34</w:t>
            </w:r>
            <w:r>
              <w:rPr>
                <w:noProof/>
                <w:webHidden/>
              </w:rPr>
              <w:fldChar w:fldCharType="end"/>
            </w:r>
          </w:hyperlink>
        </w:p>
        <w:p w14:paraId="7D7FF7FB" w14:textId="6217CC32" w:rsidR="000C682E" w:rsidRDefault="000C682E">
          <w:pPr>
            <w:pStyle w:val="TOC2"/>
            <w:tabs>
              <w:tab w:val="left" w:pos="960"/>
              <w:tab w:val="right" w:leader="dot" w:pos="9628"/>
            </w:tabs>
            <w:rPr>
              <w:rFonts w:eastAsiaTheme="minorEastAsia"/>
              <w:noProof/>
              <w:szCs w:val="24"/>
              <w:lang w:val="en-US"/>
            </w:rPr>
          </w:pPr>
          <w:hyperlink w:anchor="_Toc215312224" w:history="1">
            <w:r w:rsidRPr="00F56C06">
              <w:rPr>
                <w:rStyle w:val="Hyperlink"/>
                <w:noProof/>
                <w:lang w:val="it-IT"/>
              </w:rPr>
              <w:t>5.9</w:t>
            </w:r>
            <w:r>
              <w:rPr>
                <w:rFonts w:eastAsiaTheme="minorEastAsia"/>
                <w:noProof/>
                <w:szCs w:val="24"/>
                <w:lang w:val="en-US"/>
              </w:rPr>
              <w:tab/>
            </w:r>
            <w:r w:rsidRPr="00F56C06">
              <w:rPr>
                <w:rStyle w:val="Hyperlink"/>
                <w:noProof/>
                <w:lang w:val="it-IT"/>
              </w:rPr>
              <w:t>Caricamento manuale massivo di lead (da excel)</w:t>
            </w:r>
            <w:r>
              <w:rPr>
                <w:noProof/>
                <w:webHidden/>
              </w:rPr>
              <w:tab/>
            </w:r>
            <w:r>
              <w:rPr>
                <w:noProof/>
                <w:webHidden/>
              </w:rPr>
              <w:fldChar w:fldCharType="begin"/>
            </w:r>
            <w:r>
              <w:rPr>
                <w:noProof/>
                <w:webHidden/>
              </w:rPr>
              <w:instrText xml:space="preserve"> PAGEREF _Toc215312224 \h </w:instrText>
            </w:r>
            <w:r>
              <w:rPr>
                <w:noProof/>
                <w:webHidden/>
              </w:rPr>
            </w:r>
            <w:r>
              <w:rPr>
                <w:noProof/>
                <w:webHidden/>
              </w:rPr>
              <w:fldChar w:fldCharType="separate"/>
            </w:r>
            <w:r>
              <w:rPr>
                <w:noProof/>
                <w:webHidden/>
              </w:rPr>
              <w:t>34</w:t>
            </w:r>
            <w:r>
              <w:rPr>
                <w:noProof/>
                <w:webHidden/>
              </w:rPr>
              <w:fldChar w:fldCharType="end"/>
            </w:r>
          </w:hyperlink>
        </w:p>
        <w:p w14:paraId="31595803" w14:textId="4F1567DD" w:rsidR="000C682E" w:rsidRDefault="000C682E">
          <w:pPr>
            <w:pStyle w:val="TOC2"/>
            <w:tabs>
              <w:tab w:val="left" w:pos="960"/>
              <w:tab w:val="right" w:leader="dot" w:pos="9628"/>
            </w:tabs>
            <w:rPr>
              <w:rFonts w:eastAsiaTheme="minorEastAsia"/>
              <w:noProof/>
              <w:szCs w:val="24"/>
              <w:lang w:val="en-US"/>
            </w:rPr>
          </w:pPr>
          <w:hyperlink w:anchor="_Toc215312225" w:history="1">
            <w:r w:rsidRPr="00F56C06">
              <w:rPr>
                <w:rStyle w:val="Hyperlink"/>
                <w:noProof/>
                <w:lang w:val="it-IT"/>
              </w:rPr>
              <w:t>5.10</w:t>
            </w:r>
            <w:r>
              <w:rPr>
                <w:rFonts w:eastAsiaTheme="minorEastAsia"/>
                <w:noProof/>
                <w:szCs w:val="24"/>
                <w:lang w:val="en-US"/>
              </w:rPr>
              <w:tab/>
            </w:r>
            <w:r w:rsidRPr="00F56C06">
              <w:rPr>
                <w:rStyle w:val="Hyperlink"/>
                <w:noProof/>
                <w:lang w:val="it-IT"/>
              </w:rPr>
              <w:t>Modelli di messaggio</w:t>
            </w:r>
            <w:r>
              <w:rPr>
                <w:noProof/>
                <w:webHidden/>
              </w:rPr>
              <w:tab/>
            </w:r>
            <w:r>
              <w:rPr>
                <w:noProof/>
                <w:webHidden/>
              </w:rPr>
              <w:fldChar w:fldCharType="begin"/>
            </w:r>
            <w:r>
              <w:rPr>
                <w:noProof/>
                <w:webHidden/>
              </w:rPr>
              <w:instrText xml:space="preserve"> PAGEREF _Toc215312225 \h </w:instrText>
            </w:r>
            <w:r>
              <w:rPr>
                <w:noProof/>
                <w:webHidden/>
              </w:rPr>
            </w:r>
            <w:r>
              <w:rPr>
                <w:noProof/>
                <w:webHidden/>
              </w:rPr>
              <w:fldChar w:fldCharType="separate"/>
            </w:r>
            <w:r>
              <w:rPr>
                <w:noProof/>
                <w:webHidden/>
              </w:rPr>
              <w:t>35</w:t>
            </w:r>
            <w:r>
              <w:rPr>
                <w:noProof/>
                <w:webHidden/>
              </w:rPr>
              <w:fldChar w:fldCharType="end"/>
            </w:r>
          </w:hyperlink>
        </w:p>
        <w:p w14:paraId="4B92406F" w14:textId="628AF1E3" w:rsidR="000C682E" w:rsidRDefault="000C682E">
          <w:pPr>
            <w:pStyle w:val="TOC2"/>
            <w:tabs>
              <w:tab w:val="left" w:pos="960"/>
              <w:tab w:val="right" w:leader="dot" w:pos="9628"/>
            </w:tabs>
            <w:rPr>
              <w:rFonts w:eastAsiaTheme="minorEastAsia"/>
              <w:noProof/>
              <w:szCs w:val="24"/>
              <w:lang w:val="en-US"/>
            </w:rPr>
          </w:pPr>
          <w:hyperlink w:anchor="_Toc215312236" w:history="1">
            <w:r w:rsidRPr="00F56C06">
              <w:rPr>
                <w:rStyle w:val="Hyperlink"/>
                <w:noProof/>
                <w:lang w:val="it-IT"/>
              </w:rPr>
              <w:t>5.11</w:t>
            </w:r>
            <w:r>
              <w:rPr>
                <w:rFonts w:eastAsiaTheme="minorEastAsia"/>
                <w:noProof/>
                <w:szCs w:val="24"/>
                <w:lang w:val="en-US"/>
              </w:rPr>
              <w:tab/>
            </w:r>
            <w:r w:rsidRPr="00F56C06">
              <w:rPr>
                <w:rStyle w:val="Hyperlink"/>
                <w:noProof/>
                <w:lang w:val="it-IT"/>
              </w:rPr>
              <w:t>Focus Lead mutui</w:t>
            </w:r>
            <w:r>
              <w:rPr>
                <w:noProof/>
                <w:webHidden/>
              </w:rPr>
              <w:tab/>
            </w:r>
            <w:r>
              <w:rPr>
                <w:noProof/>
                <w:webHidden/>
              </w:rPr>
              <w:fldChar w:fldCharType="begin"/>
            </w:r>
            <w:r>
              <w:rPr>
                <w:noProof/>
                <w:webHidden/>
              </w:rPr>
              <w:instrText xml:space="preserve"> PAGEREF _Toc215312236 \h </w:instrText>
            </w:r>
            <w:r>
              <w:rPr>
                <w:noProof/>
                <w:webHidden/>
              </w:rPr>
            </w:r>
            <w:r>
              <w:rPr>
                <w:noProof/>
                <w:webHidden/>
              </w:rPr>
              <w:fldChar w:fldCharType="separate"/>
            </w:r>
            <w:r>
              <w:rPr>
                <w:noProof/>
                <w:webHidden/>
              </w:rPr>
              <w:t>37</w:t>
            </w:r>
            <w:r>
              <w:rPr>
                <w:noProof/>
                <w:webHidden/>
              </w:rPr>
              <w:fldChar w:fldCharType="end"/>
            </w:r>
          </w:hyperlink>
        </w:p>
        <w:p w14:paraId="44BEB7E4" w14:textId="0E25DDC6" w:rsidR="000C682E" w:rsidRDefault="000C682E">
          <w:pPr>
            <w:pStyle w:val="TOC3"/>
            <w:tabs>
              <w:tab w:val="left" w:pos="1440"/>
              <w:tab w:val="right" w:leader="dot" w:pos="9628"/>
            </w:tabs>
            <w:rPr>
              <w:rFonts w:eastAsiaTheme="minorEastAsia"/>
              <w:noProof/>
              <w:szCs w:val="24"/>
              <w:lang w:val="en-US"/>
            </w:rPr>
          </w:pPr>
          <w:hyperlink w:anchor="_Toc215312237" w:history="1">
            <w:r w:rsidRPr="00F56C06">
              <w:rPr>
                <w:rStyle w:val="Hyperlink"/>
                <w:noProof/>
                <w:lang w:val="it-IT"/>
              </w:rPr>
              <w:t>5.11.1</w:t>
            </w:r>
            <w:r>
              <w:rPr>
                <w:rFonts w:eastAsiaTheme="minorEastAsia"/>
                <w:noProof/>
                <w:szCs w:val="24"/>
                <w:lang w:val="en-US"/>
              </w:rPr>
              <w:tab/>
            </w:r>
            <w:r w:rsidRPr="00F56C06">
              <w:rPr>
                <w:rStyle w:val="Hyperlink"/>
                <w:noProof/>
                <w:lang w:val="it-IT"/>
              </w:rPr>
              <w:t>Lead mutui: specifiche funzionali e di processo</w:t>
            </w:r>
            <w:r>
              <w:rPr>
                <w:noProof/>
                <w:webHidden/>
              </w:rPr>
              <w:tab/>
            </w:r>
            <w:r>
              <w:rPr>
                <w:noProof/>
                <w:webHidden/>
              </w:rPr>
              <w:fldChar w:fldCharType="begin"/>
            </w:r>
            <w:r>
              <w:rPr>
                <w:noProof/>
                <w:webHidden/>
              </w:rPr>
              <w:instrText xml:space="preserve"> PAGEREF _Toc215312237 \h </w:instrText>
            </w:r>
            <w:r>
              <w:rPr>
                <w:noProof/>
                <w:webHidden/>
              </w:rPr>
            </w:r>
            <w:r>
              <w:rPr>
                <w:noProof/>
                <w:webHidden/>
              </w:rPr>
              <w:fldChar w:fldCharType="separate"/>
            </w:r>
            <w:r>
              <w:rPr>
                <w:noProof/>
                <w:webHidden/>
              </w:rPr>
              <w:t>38</w:t>
            </w:r>
            <w:r>
              <w:rPr>
                <w:noProof/>
                <w:webHidden/>
              </w:rPr>
              <w:fldChar w:fldCharType="end"/>
            </w:r>
          </w:hyperlink>
        </w:p>
        <w:p w14:paraId="63A1904D" w14:textId="7A46B16F" w:rsidR="000C682E" w:rsidRDefault="000C682E">
          <w:pPr>
            <w:pStyle w:val="TOC3"/>
            <w:tabs>
              <w:tab w:val="left" w:pos="1440"/>
              <w:tab w:val="right" w:leader="dot" w:pos="9628"/>
            </w:tabs>
            <w:rPr>
              <w:rFonts w:eastAsiaTheme="minorEastAsia"/>
              <w:noProof/>
              <w:szCs w:val="24"/>
              <w:lang w:val="en-US"/>
            </w:rPr>
          </w:pPr>
          <w:hyperlink w:anchor="_Toc215312238" w:history="1">
            <w:r w:rsidRPr="00F56C06">
              <w:rPr>
                <w:rStyle w:val="Hyperlink"/>
                <w:noProof/>
                <w:lang w:val="it-IT"/>
              </w:rPr>
              <w:t>5.11.2</w:t>
            </w:r>
            <w:r>
              <w:rPr>
                <w:rFonts w:eastAsiaTheme="minorEastAsia"/>
                <w:noProof/>
                <w:szCs w:val="24"/>
                <w:lang w:val="en-US"/>
              </w:rPr>
              <w:tab/>
            </w:r>
            <w:r w:rsidRPr="00F56C06">
              <w:rPr>
                <w:rStyle w:val="Hyperlink"/>
                <w:noProof/>
                <w:lang w:val="it-IT"/>
              </w:rPr>
              <w:t>Scheda lead – dettaglio widget prodotto per lead mutui</w:t>
            </w:r>
            <w:r>
              <w:rPr>
                <w:noProof/>
                <w:webHidden/>
              </w:rPr>
              <w:tab/>
            </w:r>
            <w:r>
              <w:rPr>
                <w:noProof/>
                <w:webHidden/>
              </w:rPr>
              <w:fldChar w:fldCharType="begin"/>
            </w:r>
            <w:r>
              <w:rPr>
                <w:noProof/>
                <w:webHidden/>
              </w:rPr>
              <w:instrText xml:space="preserve"> PAGEREF _Toc215312238 \h </w:instrText>
            </w:r>
            <w:r>
              <w:rPr>
                <w:noProof/>
                <w:webHidden/>
              </w:rPr>
            </w:r>
            <w:r>
              <w:rPr>
                <w:noProof/>
                <w:webHidden/>
              </w:rPr>
              <w:fldChar w:fldCharType="separate"/>
            </w:r>
            <w:r>
              <w:rPr>
                <w:noProof/>
                <w:webHidden/>
              </w:rPr>
              <w:t>39</w:t>
            </w:r>
            <w:r>
              <w:rPr>
                <w:noProof/>
                <w:webHidden/>
              </w:rPr>
              <w:fldChar w:fldCharType="end"/>
            </w:r>
          </w:hyperlink>
        </w:p>
        <w:p w14:paraId="4829B815" w14:textId="2C9D9A18" w:rsidR="000C682E" w:rsidRDefault="000C682E">
          <w:pPr>
            <w:pStyle w:val="TOC3"/>
            <w:tabs>
              <w:tab w:val="left" w:pos="1440"/>
              <w:tab w:val="right" w:leader="dot" w:pos="9628"/>
            </w:tabs>
            <w:rPr>
              <w:rFonts w:eastAsiaTheme="minorEastAsia"/>
              <w:noProof/>
              <w:szCs w:val="24"/>
              <w:lang w:val="en-US"/>
            </w:rPr>
          </w:pPr>
          <w:hyperlink w:anchor="_Toc215312239" w:history="1">
            <w:r w:rsidRPr="00F56C06">
              <w:rPr>
                <w:rStyle w:val="Hyperlink"/>
                <w:noProof/>
                <w:lang w:val="it-IT"/>
              </w:rPr>
              <w:t>5.11.3</w:t>
            </w:r>
            <w:r>
              <w:rPr>
                <w:rFonts w:eastAsiaTheme="minorEastAsia"/>
                <w:noProof/>
                <w:szCs w:val="24"/>
                <w:lang w:val="en-US"/>
              </w:rPr>
              <w:tab/>
            </w:r>
            <w:r w:rsidRPr="00F56C06">
              <w:rPr>
                <w:rStyle w:val="Hyperlink"/>
                <w:noProof/>
                <w:lang w:val="it-IT"/>
              </w:rPr>
              <w:t>Vista di dettaglio lead mutui</w:t>
            </w:r>
            <w:r>
              <w:rPr>
                <w:noProof/>
                <w:webHidden/>
              </w:rPr>
              <w:tab/>
            </w:r>
            <w:r>
              <w:rPr>
                <w:noProof/>
                <w:webHidden/>
              </w:rPr>
              <w:fldChar w:fldCharType="begin"/>
            </w:r>
            <w:r>
              <w:rPr>
                <w:noProof/>
                <w:webHidden/>
              </w:rPr>
              <w:instrText xml:space="preserve"> PAGEREF _Toc215312239 \h </w:instrText>
            </w:r>
            <w:r>
              <w:rPr>
                <w:noProof/>
                <w:webHidden/>
              </w:rPr>
            </w:r>
            <w:r>
              <w:rPr>
                <w:noProof/>
                <w:webHidden/>
              </w:rPr>
              <w:fldChar w:fldCharType="separate"/>
            </w:r>
            <w:r>
              <w:rPr>
                <w:noProof/>
                <w:webHidden/>
              </w:rPr>
              <w:t>39</w:t>
            </w:r>
            <w:r>
              <w:rPr>
                <w:noProof/>
                <w:webHidden/>
              </w:rPr>
              <w:fldChar w:fldCharType="end"/>
            </w:r>
          </w:hyperlink>
        </w:p>
        <w:p w14:paraId="0387DCDE" w14:textId="2AF0168C" w:rsidR="000C682E" w:rsidRDefault="000C682E">
          <w:pPr>
            <w:pStyle w:val="TOC2"/>
            <w:tabs>
              <w:tab w:val="left" w:pos="960"/>
              <w:tab w:val="right" w:leader="dot" w:pos="9628"/>
            </w:tabs>
            <w:rPr>
              <w:rFonts w:eastAsiaTheme="minorEastAsia"/>
              <w:noProof/>
              <w:szCs w:val="24"/>
              <w:lang w:val="en-US"/>
            </w:rPr>
          </w:pPr>
          <w:hyperlink w:anchor="_Toc215312240" w:history="1">
            <w:r w:rsidRPr="00F56C06">
              <w:rPr>
                <w:rStyle w:val="Hyperlink"/>
                <w:noProof/>
                <w:lang w:val="it-IT"/>
              </w:rPr>
              <w:t>5.12</w:t>
            </w:r>
            <w:r>
              <w:rPr>
                <w:rFonts w:eastAsiaTheme="minorEastAsia"/>
                <w:noProof/>
                <w:szCs w:val="24"/>
                <w:lang w:val="en-US"/>
              </w:rPr>
              <w:tab/>
            </w:r>
            <w:r w:rsidRPr="00F56C06">
              <w:rPr>
                <w:rStyle w:val="Hyperlink"/>
                <w:noProof/>
                <w:lang w:val="it-IT"/>
              </w:rPr>
              <w:t>Elenco delle configurazioni lead gestite da Rete, regole associate e fonte prevista</w:t>
            </w:r>
            <w:r>
              <w:rPr>
                <w:noProof/>
                <w:webHidden/>
              </w:rPr>
              <w:tab/>
            </w:r>
            <w:r>
              <w:rPr>
                <w:noProof/>
                <w:webHidden/>
              </w:rPr>
              <w:fldChar w:fldCharType="begin"/>
            </w:r>
            <w:r>
              <w:rPr>
                <w:noProof/>
                <w:webHidden/>
              </w:rPr>
              <w:instrText xml:space="preserve"> PAGEREF _Toc215312240 \h </w:instrText>
            </w:r>
            <w:r>
              <w:rPr>
                <w:noProof/>
                <w:webHidden/>
              </w:rPr>
            </w:r>
            <w:r>
              <w:rPr>
                <w:noProof/>
                <w:webHidden/>
              </w:rPr>
              <w:fldChar w:fldCharType="separate"/>
            </w:r>
            <w:r>
              <w:rPr>
                <w:noProof/>
                <w:webHidden/>
              </w:rPr>
              <w:t>68</w:t>
            </w:r>
            <w:r>
              <w:rPr>
                <w:noProof/>
                <w:webHidden/>
              </w:rPr>
              <w:fldChar w:fldCharType="end"/>
            </w:r>
          </w:hyperlink>
        </w:p>
        <w:p w14:paraId="0E30DEF5" w14:textId="77606966" w:rsidR="000C682E" w:rsidRDefault="000C682E">
          <w:pPr>
            <w:pStyle w:val="TOC2"/>
            <w:tabs>
              <w:tab w:val="left" w:pos="960"/>
              <w:tab w:val="right" w:leader="dot" w:pos="9628"/>
            </w:tabs>
            <w:rPr>
              <w:rFonts w:eastAsiaTheme="minorEastAsia"/>
              <w:noProof/>
              <w:szCs w:val="24"/>
              <w:lang w:val="en-US"/>
            </w:rPr>
          </w:pPr>
          <w:hyperlink w:anchor="_Toc215312241" w:history="1">
            <w:r w:rsidRPr="00F56C06">
              <w:rPr>
                <w:rStyle w:val="Hyperlink"/>
                <w:noProof/>
                <w:lang w:val="it-IT"/>
              </w:rPr>
              <w:t>5.13</w:t>
            </w:r>
            <w:r>
              <w:rPr>
                <w:rFonts w:eastAsiaTheme="minorEastAsia"/>
                <w:noProof/>
                <w:szCs w:val="24"/>
                <w:lang w:val="en-US"/>
              </w:rPr>
              <w:tab/>
            </w:r>
            <w:r w:rsidRPr="00F56C06">
              <w:rPr>
                <w:rStyle w:val="Hyperlink"/>
                <w:noProof/>
                <w:lang w:val="it-IT"/>
              </w:rPr>
              <w:t>Elenco delle User Stories trattate</w:t>
            </w:r>
            <w:r>
              <w:rPr>
                <w:noProof/>
                <w:webHidden/>
              </w:rPr>
              <w:tab/>
            </w:r>
            <w:r>
              <w:rPr>
                <w:noProof/>
                <w:webHidden/>
              </w:rPr>
              <w:fldChar w:fldCharType="begin"/>
            </w:r>
            <w:r>
              <w:rPr>
                <w:noProof/>
                <w:webHidden/>
              </w:rPr>
              <w:instrText xml:space="preserve"> PAGEREF _Toc215312241 \h </w:instrText>
            </w:r>
            <w:r>
              <w:rPr>
                <w:noProof/>
                <w:webHidden/>
              </w:rPr>
            </w:r>
            <w:r>
              <w:rPr>
                <w:noProof/>
                <w:webHidden/>
              </w:rPr>
              <w:fldChar w:fldCharType="separate"/>
            </w:r>
            <w:r>
              <w:rPr>
                <w:noProof/>
                <w:webHidden/>
              </w:rPr>
              <w:t>79</w:t>
            </w:r>
            <w:r>
              <w:rPr>
                <w:noProof/>
                <w:webHidden/>
              </w:rPr>
              <w:fldChar w:fldCharType="end"/>
            </w:r>
          </w:hyperlink>
        </w:p>
        <w:p w14:paraId="1E525EDC" w14:textId="07AA6982" w:rsidR="00313D12" w:rsidRDefault="00313D12">
          <w:r>
            <w:rPr>
              <w:b/>
              <w:bCs/>
              <w:noProof/>
            </w:rPr>
            <w:fldChar w:fldCharType="end"/>
          </w:r>
        </w:p>
      </w:sdtContent>
    </w:sdt>
    <w:p w14:paraId="4B7A9E85" w14:textId="03B3C69F" w:rsidR="000351DD" w:rsidRDefault="000351DD" w:rsidP="006F7096">
      <w:pPr>
        <w:rPr>
          <w:rFonts w:cstheme="minorHAnsi"/>
          <w:b/>
          <w:bCs/>
          <w:sz w:val="26"/>
          <w:szCs w:val="26"/>
          <w:lang w:val="it-IT"/>
        </w:rPr>
      </w:pPr>
      <w:r>
        <w:rPr>
          <w:rFonts w:cstheme="minorHAnsi"/>
          <w:b/>
          <w:bCs/>
          <w:sz w:val="26"/>
          <w:szCs w:val="26"/>
          <w:lang w:val="it-IT"/>
        </w:rPr>
        <w:br w:type="page"/>
      </w:r>
    </w:p>
    <w:p w14:paraId="22D77996" w14:textId="77777777" w:rsidR="00F71CE3" w:rsidRDefault="00F71CE3" w:rsidP="006F7096">
      <w:pPr>
        <w:rPr>
          <w:rFonts w:cstheme="minorHAnsi"/>
          <w:b/>
          <w:bCs/>
          <w:sz w:val="26"/>
          <w:szCs w:val="26"/>
          <w:lang w:val="it-IT"/>
        </w:rPr>
      </w:pPr>
    </w:p>
    <w:p w14:paraId="12019A5A" w14:textId="2123B7E3" w:rsidR="00F71CE3" w:rsidRPr="00601318" w:rsidRDefault="00F71CE3" w:rsidP="00601318">
      <w:pPr>
        <w:pStyle w:val="Heading1"/>
        <w:rPr>
          <w:color w:val="auto"/>
          <w:lang w:val="it-IT"/>
        </w:rPr>
      </w:pPr>
      <w:bookmarkStart w:id="1" w:name="_Ref212729661"/>
      <w:bookmarkStart w:id="2" w:name="_Toc215311782"/>
      <w:r w:rsidRPr="00601318">
        <w:rPr>
          <w:color w:val="auto"/>
          <w:lang w:val="it-IT"/>
        </w:rPr>
        <w:t>Introduzione</w:t>
      </w:r>
      <w:bookmarkEnd w:id="1"/>
      <w:bookmarkEnd w:id="2"/>
    </w:p>
    <w:p w14:paraId="15092188" w14:textId="77777777" w:rsidR="00CB164A" w:rsidRPr="00EF6B08" w:rsidRDefault="00CB164A" w:rsidP="00CB164A">
      <w:pPr>
        <w:pStyle w:val="BodyText"/>
        <w:rPr>
          <w:lang w:val="it-IT"/>
        </w:rPr>
      </w:pPr>
      <w:r w:rsidRPr="00EF6B08">
        <w:rPr>
          <w:lang w:val="it-IT"/>
        </w:rPr>
        <w:t xml:space="preserve">La trasformazione digitale nel settore bancario sta ridefinendo radicalmente le modalità di gestione della relazione con la clientela, imponendo alle organizzazioni un’evoluzione continua dei processi e degli strumenti a supporto della forza commerciale e dei servizi di assistenza. </w:t>
      </w:r>
    </w:p>
    <w:p w14:paraId="1A5820F2" w14:textId="77777777" w:rsidR="00CB164A" w:rsidRPr="00CB164A" w:rsidRDefault="00CB164A" w:rsidP="00CB164A">
      <w:pPr>
        <w:pStyle w:val="FirstParagraph"/>
        <w:spacing w:line="276" w:lineRule="auto"/>
        <w:rPr>
          <w:rFonts w:cstheme="minorHAnsi"/>
          <w:lang w:val="it-IT"/>
        </w:rPr>
      </w:pPr>
      <w:r w:rsidRPr="00CB164A">
        <w:rPr>
          <w:rFonts w:cstheme="minorHAnsi"/>
          <w:lang w:val="it-IT"/>
        </w:rPr>
        <w:t>In questo scenario, il CRM rappresenta il cuore pulsante della strategia omnicanale e della creazione di valore all’interno della banca retail, ponendo il cliente al centro di ogni iniziativa e decisione aziendale.</w:t>
      </w:r>
    </w:p>
    <w:p w14:paraId="41F4A2C7" w14:textId="5E8BD8C9" w:rsidR="00CB164A" w:rsidRPr="00CB164A" w:rsidRDefault="00CB164A" w:rsidP="00CB164A">
      <w:pPr>
        <w:pStyle w:val="BodyText"/>
        <w:spacing w:line="276" w:lineRule="auto"/>
        <w:rPr>
          <w:rFonts w:cstheme="minorHAnsi"/>
          <w:lang w:val="it-IT"/>
        </w:rPr>
      </w:pPr>
      <w:r w:rsidRPr="00CB164A">
        <w:rPr>
          <w:rFonts w:cstheme="minorHAnsi"/>
          <w:lang w:val="it-IT"/>
        </w:rPr>
        <w:t>Il presente documento fornisce i requisiti di business per la realizzazione del nuovo CRM Operativo di Crédit Agricole, canal</w:t>
      </w:r>
      <w:r w:rsidR="00EF541E">
        <w:rPr>
          <w:rFonts w:cstheme="minorHAnsi"/>
          <w:lang w:val="it-IT"/>
        </w:rPr>
        <w:t>i</w:t>
      </w:r>
      <w:r w:rsidRPr="00CB164A">
        <w:rPr>
          <w:rFonts w:cstheme="minorHAnsi"/>
          <w:lang w:val="it-IT"/>
        </w:rPr>
        <w:t xml:space="preserve"> Retail e Servizio </w:t>
      </w:r>
      <w:r w:rsidR="00911C54">
        <w:rPr>
          <w:rFonts w:cstheme="minorHAnsi"/>
          <w:lang w:val="it-IT"/>
        </w:rPr>
        <w:t>c</w:t>
      </w:r>
      <w:r w:rsidRPr="00CB164A">
        <w:rPr>
          <w:rFonts w:cstheme="minorHAnsi"/>
          <w:lang w:val="it-IT"/>
        </w:rPr>
        <w:t>lienti</w:t>
      </w:r>
      <w:r w:rsidR="00EF541E">
        <w:rPr>
          <w:rFonts w:cstheme="minorHAnsi"/>
          <w:lang w:val="it-IT"/>
        </w:rPr>
        <w:t>.</w:t>
      </w:r>
    </w:p>
    <w:p w14:paraId="3163D41B" w14:textId="19F1E57B" w:rsidR="00D92888" w:rsidRDefault="00CB164A" w:rsidP="00CB164A">
      <w:pPr>
        <w:rPr>
          <w:rFonts w:cstheme="minorHAnsi"/>
          <w:szCs w:val="24"/>
          <w:lang w:val="it-IT"/>
        </w:rPr>
      </w:pPr>
      <w:r w:rsidRPr="00CB164A">
        <w:rPr>
          <w:rFonts w:cstheme="minorHAnsi"/>
          <w:szCs w:val="24"/>
          <w:lang w:val="it-IT"/>
        </w:rPr>
        <w:t>Il nuovo applicativo è concepito per abilitare una gestione integrata, proattiva e intelligente della relazione cliente, supportando la produttività degli attori coinvolti, la compliance normativa e la qualità complessiva del servizio offerto in linea con il nuovo metodo commerciale abilitante la nuova giornata dei gestori</w:t>
      </w:r>
    </w:p>
    <w:p w14:paraId="45B1D34F" w14:textId="490C51A4" w:rsidR="00CB164A" w:rsidRDefault="00D92888" w:rsidP="00E434DE">
      <w:pPr>
        <w:pStyle w:val="Heading2"/>
        <w:rPr>
          <w:lang w:val="it-IT"/>
        </w:rPr>
      </w:pPr>
      <w:r w:rsidRPr="00D92888">
        <w:rPr>
          <w:lang w:val="it-IT"/>
        </w:rPr>
        <w:t xml:space="preserve"> </w:t>
      </w:r>
      <w:bookmarkStart w:id="3" w:name="_Toc215311783"/>
      <w:r w:rsidRPr="00D92888">
        <w:rPr>
          <w:lang w:val="it-IT"/>
        </w:rPr>
        <w:t>Contesto di business</w:t>
      </w:r>
      <w:bookmarkEnd w:id="3"/>
    </w:p>
    <w:p w14:paraId="5B8C94D7" w14:textId="6441E269" w:rsidR="00372EC9" w:rsidRPr="00372EC9" w:rsidRDefault="00372EC9" w:rsidP="00372EC9">
      <w:pPr>
        <w:pStyle w:val="FirstParagraph"/>
        <w:spacing w:line="276" w:lineRule="auto"/>
        <w:rPr>
          <w:rFonts w:cstheme="minorHAnsi"/>
          <w:lang w:val="it-IT"/>
        </w:rPr>
      </w:pPr>
      <w:r w:rsidRPr="00372EC9">
        <w:rPr>
          <w:rFonts w:cstheme="minorHAnsi"/>
          <w:lang w:val="it-IT"/>
        </w:rPr>
        <w:t xml:space="preserve">Crédit Agricole ha intrapreso un’iniziativa per generare nuove opportunità di business attraverso l’industrializzazione dei Customer Journey di Marketing, la personalizzazione dei canali digitali e l’ottenimento di dati comportamentali in </w:t>
      </w:r>
      <w:proofErr w:type="spellStart"/>
      <w:r w:rsidRPr="00372EC9">
        <w:rPr>
          <w:rFonts w:cstheme="minorHAnsi"/>
          <w:lang w:val="it-IT"/>
        </w:rPr>
        <w:t>real</w:t>
      </w:r>
      <w:proofErr w:type="spellEnd"/>
      <w:r w:rsidRPr="00372EC9">
        <w:rPr>
          <w:rFonts w:cstheme="minorHAnsi"/>
          <w:lang w:val="it-IT"/>
        </w:rPr>
        <w:t xml:space="preserve"> time della clientela. </w:t>
      </w:r>
    </w:p>
    <w:p w14:paraId="3B36F304" w14:textId="7EC163DD" w:rsidR="00372EC9" w:rsidRDefault="00372EC9" w:rsidP="00372EC9">
      <w:pPr>
        <w:pStyle w:val="BodyText"/>
        <w:spacing w:line="276" w:lineRule="auto"/>
        <w:rPr>
          <w:rFonts w:ascii="Verdana" w:hAnsi="Verdana"/>
          <w:lang w:val="it-IT"/>
        </w:rPr>
      </w:pPr>
      <w:r w:rsidRPr="00372EC9">
        <w:rPr>
          <w:rFonts w:cstheme="minorHAnsi"/>
          <w:lang w:val="it-IT"/>
        </w:rPr>
        <w:t>La scelta di partire da un MVP0 focalizzato su alcuni processi chiave (</w:t>
      </w:r>
      <w:r w:rsidR="00972D43">
        <w:rPr>
          <w:rFonts w:cstheme="minorHAnsi"/>
          <w:lang w:val="it-IT"/>
        </w:rPr>
        <w:t xml:space="preserve">Lead management, </w:t>
      </w:r>
      <w:r w:rsidRPr="00372EC9">
        <w:rPr>
          <w:rFonts w:cstheme="minorHAnsi"/>
          <w:lang w:val="it-IT"/>
        </w:rPr>
        <w:t xml:space="preserve">Portfolio </w:t>
      </w:r>
      <w:proofErr w:type="spellStart"/>
      <w:r w:rsidRPr="00372EC9">
        <w:rPr>
          <w:rFonts w:cstheme="minorHAnsi"/>
          <w:lang w:val="it-IT"/>
        </w:rPr>
        <w:t>Overview</w:t>
      </w:r>
      <w:proofErr w:type="spellEnd"/>
      <w:r w:rsidRPr="00372EC9">
        <w:rPr>
          <w:rFonts w:cstheme="minorHAnsi"/>
          <w:lang w:val="it-IT"/>
        </w:rPr>
        <w:t xml:space="preserve">, Agenda) mira a massimizzare la lavorazione in Filiale e al Servizio </w:t>
      </w:r>
      <w:r w:rsidR="00911C54">
        <w:rPr>
          <w:rFonts w:cstheme="minorHAnsi"/>
          <w:lang w:val="it-IT"/>
        </w:rPr>
        <w:t>c</w:t>
      </w:r>
      <w:r w:rsidRPr="00372EC9">
        <w:rPr>
          <w:rFonts w:cstheme="minorHAnsi"/>
          <w:lang w:val="it-IT"/>
        </w:rPr>
        <w:t xml:space="preserve">lienti di queste opportunità migliorando il time-to-market di lavorazione e riducendo il numero di interazione ad oggi necessarie lungo tutto il </w:t>
      </w:r>
      <w:proofErr w:type="spellStart"/>
      <w:r w:rsidRPr="00372EC9">
        <w:rPr>
          <w:rFonts w:cstheme="minorHAnsi"/>
          <w:lang w:val="it-IT"/>
        </w:rPr>
        <w:t>funnel</w:t>
      </w:r>
      <w:proofErr w:type="spellEnd"/>
      <w:r w:rsidRPr="00372EC9">
        <w:rPr>
          <w:rFonts w:cstheme="minorHAnsi"/>
          <w:lang w:val="it-IT"/>
        </w:rPr>
        <w:t xml:space="preserve"> commerciale</w:t>
      </w:r>
      <w:r w:rsidRPr="00D86973">
        <w:rPr>
          <w:rFonts w:ascii="Verdana" w:hAnsi="Verdana"/>
          <w:lang w:val="it-IT"/>
        </w:rPr>
        <w:t xml:space="preserve">. </w:t>
      </w:r>
    </w:p>
    <w:p w14:paraId="63D460B4" w14:textId="4D8DD83A" w:rsidR="009A49FC" w:rsidRDefault="009A49FC" w:rsidP="009A49FC">
      <w:pPr>
        <w:pStyle w:val="BodyText"/>
        <w:spacing w:line="276" w:lineRule="auto"/>
        <w:rPr>
          <w:rFonts w:cstheme="minorHAnsi"/>
          <w:lang w:val="it-IT"/>
        </w:rPr>
      </w:pPr>
      <w:r w:rsidRPr="009A49FC">
        <w:rPr>
          <w:rFonts w:cstheme="minorHAnsi"/>
          <w:lang w:val="it-IT"/>
        </w:rPr>
        <w:t xml:space="preserve">Tale approccio, ispirato alle best practice dell’innovazione agile nel settore bancario, assicura la massima aderenza alle esigenze reali della </w:t>
      </w:r>
      <w:r w:rsidR="00FC4AA5">
        <w:rPr>
          <w:rFonts w:cstheme="minorHAnsi"/>
          <w:lang w:val="it-IT"/>
        </w:rPr>
        <w:t>R</w:t>
      </w:r>
      <w:r w:rsidRPr="009A49FC">
        <w:rPr>
          <w:rFonts w:cstheme="minorHAnsi"/>
          <w:lang w:val="it-IT"/>
        </w:rPr>
        <w:t>ete e favorisce l’adozione delle nuove logiche operative.</w:t>
      </w:r>
    </w:p>
    <w:p w14:paraId="1293A0A8" w14:textId="110A5C95" w:rsidR="005F66C7" w:rsidRPr="00BE4B97" w:rsidRDefault="00BE4B97" w:rsidP="00E434DE">
      <w:pPr>
        <w:pStyle w:val="Heading2"/>
      </w:pPr>
      <w:bookmarkStart w:id="4" w:name="_Toc215311784"/>
      <w:proofErr w:type="spellStart"/>
      <w:r w:rsidRPr="00BE4B97">
        <w:t>Obiettivi</w:t>
      </w:r>
      <w:proofErr w:type="spellEnd"/>
      <w:r w:rsidRPr="00BE4B97">
        <w:t xml:space="preserve"> e </w:t>
      </w:r>
      <w:proofErr w:type="spellStart"/>
      <w:r w:rsidRPr="00BE4B97">
        <w:t>valore</w:t>
      </w:r>
      <w:proofErr w:type="spellEnd"/>
      <w:r w:rsidRPr="00BE4B97">
        <w:t xml:space="preserve"> </w:t>
      </w:r>
      <w:proofErr w:type="spellStart"/>
      <w:r w:rsidRPr="00BE4B97">
        <w:t>atteso</w:t>
      </w:r>
      <w:bookmarkEnd w:id="4"/>
      <w:proofErr w:type="spellEnd"/>
    </w:p>
    <w:p w14:paraId="66D4C03E" w14:textId="77777777" w:rsidR="005F66C7" w:rsidRPr="00EF6B08" w:rsidRDefault="005F66C7" w:rsidP="00BE4B97">
      <w:pPr>
        <w:pStyle w:val="BodyText"/>
        <w:rPr>
          <w:lang w:val="it-IT"/>
        </w:rPr>
      </w:pPr>
      <w:r w:rsidRPr="00EF6B08">
        <w:rPr>
          <w:lang w:val="it-IT"/>
        </w:rPr>
        <w:t xml:space="preserve">L’obiettivo primario della nuova piattaforma CRM Operativa è abilitare una gestione realmente omnicanale della relazione cliente, superando la frammentazione dei dati e delle attività che spesso caratterizza i sistemi legacy. </w:t>
      </w:r>
    </w:p>
    <w:p w14:paraId="0ADFE8F0" w14:textId="7BEBF209" w:rsidR="005F66C7" w:rsidRPr="00EF6B08" w:rsidRDefault="005F66C7" w:rsidP="00BE4B97">
      <w:pPr>
        <w:pStyle w:val="BodyText"/>
        <w:rPr>
          <w:lang w:val="it-IT"/>
        </w:rPr>
      </w:pPr>
      <w:r w:rsidRPr="00EF6B08">
        <w:rPr>
          <w:lang w:val="it-IT"/>
        </w:rPr>
        <w:t xml:space="preserve">Il nuovo CRM consentirà a tutta la catena </w:t>
      </w:r>
      <w:r w:rsidR="008E638C">
        <w:rPr>
          <w:lang w:val="it-IT"/>
        </w:rPr>
        <w:t xml:space="preserve">di risalita </w:t>
      </w:r>
      <w:r w:rsidRPr="00EF6B08">
        <w:rPr>
          <w:lang w:val="it-IT"/>
        </w:rPr>
        <w:t xml:space="preserve">gerarchica della Rete e agli operatori del </w:t>
      </w:r>
      <w:r w:rsidR="007C1C7D">
        <w:rPr>
          <w:lang w:val="it-IT"/>
        </w:rPr>
        <w:t>S</w:t>
      </w:r>
      <w:r w:rsidRPr="00EF6B08">
        <w:rPr>
          <w:lang w:val="it-IT"/>
        </w:rPr>
        <w:t xml:space="preserve">ervizio </w:t>
      </w:r>
      <w:r w:rsidR="00911C54">
        <w:rPr>
          <w:lang w:val="it-IT"/>
        </w:rPr>
        <w:t>c</w:t>
      </w:r>
      <w:r w:rsidRPr="00EF6B08">
        <w:rPr>
          <w:lang w:val="it-IT"/>
        </w:rPr>
        <w:t>lienti di:</w:t>
      </w:r>
    </w:p>
    <w:p w14:paraId="4AF7ED91" w14:textId="77777777" w:rsidR="005F66C7" w:rsidRPr="00EF6B08" w:rsidRDefault="005F66C7" w:rsidP="0027257F">
      <w:pPr>
        <w:pStyle w:val="BodyText"/>
        <w:numPr>
          <w:ilvl w:val="0"/>
          <w:numId w:val="40"/>
        </w:numPr>
        <w:spacing w:before="60" w:after="60"/>
        <w:rPr>
          <w:lang w:val="it-IT"/>
        </w:rPr>
      </w:pPr>
      <w:r w:rsidRPr="00EF6B08">
        <w:rPr>
          <w:lang w:val="it-IT"/>
        </w:rPr>
        <w:t>Visualizzare e analizzare in modo intuitivo e personalizzato il proprio portafoglio clienti</w:t>
      </w:r>
    </w:p>
    <w:p w14:paraId="2461BE3A" w14:textId="565FA5E7" w:rsidR="005F66C7" w:rsidRPr="00EF6B08" w:rsidRDefault="005F66C7" w:rsidP="0027257F">
      <w:pPr>
        <w:pStyle w:val="BodyText"/>
        <w:numPr>
          <w:ilvl w:val="0"/>
          <w:numId w:val="40"/>
        </w:numPr>
        <w:spacing w:before="60" w:after="60"/>
        <w:rPr>
          <w:lang w:val="it-IT"/>
        </w:rPr>
      </w:pPr>
      <w:r w:rsidRPr="00EF6B08">
        <w:rPr>
          <w:lang w:val="it-IT"/>
        </w:rPr>
        <w:t xml:space="preserve">Pianificare e gestire in maniera efficace appuntamenti, attività e </w:t>
      </w:r>
      <w:r w:rsidR="00A87747">
        <w:rPr>
          <w:lang w:val="it-IT"/>
        </w:rPr>
        <w:t>contatti</w:t>
      </w:r>
      <w:r w:rsidRPr="00EF6B08">
        <w:rPr>
          <w:lang w:val="it-IT"/>
        </w:rPr>
        <w:t xml:space="preserve">, anche in ottica collaborativa tra filiale e </w:t>
      </w:r>
      <w:r w:rsidR="00FC4AA5">
        <w:rPr>
          <w:lang w:val="it-IT"/>
        </w:rPr>
        <w:t>S</w:t>
      </w:r>
      <w:r w:rsidRPr="00EF6B08">
        <w:rPr>
          <w:lang w:val="it-IT"/>
        </w:rPr>
        <w:t xml:space="preserve">ervizio </w:t>
      </w:r>
      <w:r w:rsidR="00911C54">
        <w:rPr>
          <w:lang w:val="it-IT"/>
        </w:rPr>
        <w:t>c</w:t>
      </w:r>
      <w:r w:rsidRPr="00EF6B08">
        <w:rPr>
          <w:lang w:val="it-IT"/>
        </w:rPr>
        <w:t>lienti</w:t>
      </w:r>
    </w:p>
    <w:p w14:paraId="54CB75C9" w14:textId="54EA773C" w:rsidR="005F66C7" w:rsidRPr="00EF6B08" w:rsidRDefault="005F66C7" w:rsidP="0027257F">
      <w:pPr>
        <w:pStyle w:val="BodyText"/>
        <w:numPr>
          <w:ilvl w:val="0"/>
          <w:numId w:val="40"/>
        </w:numPr>
        <w:spacing w:before="60" w:after="60"/>
        <w:rPr>
          <w:lang w:val="it-IT"/>
        </w:rPr>
      </w:pPr>
      <w:r w:rsidRPr="00EF6B08">
        <w:rPr>
          <w:lang w:val="it-IT"/>
        </w:rPr>
        <w:t xml:space="preserve">Lavorare proattivamente le </w:t>
      </w:r>
      <w:r w:rsidR="00A87747">
        <w:rPr>
          <w:lang w:val="it-IT"/>
        </w:rPr>
        <w:t>lead</w:t>
      </w:r>
      <w:r w:rsidRPr="00EF6B08">
        <w:rPr>
          <w:lang w:val="it-IT"/>
        </w:rPr>
        <w:t>, con workflow guidati e suggerimenti intelligenti</w:t>
      </w:r>
    </w:p>
    <w:p w14:paraId="1C727B23" w14:textId="6B652B13" w:rsidR="005F66C7" w:rsidRPr="00EF6B08" w:rsidRDefault="005F66C7" w:rsidP="0027257F">
      <w:pPr>
        <w:pStyle w:val="BodyText"/>
        <w:numPr>
          <w:ilvl w:val="0"/>
          <w:numId w:val="41"/>
        </w:numPr>
        <w:spacing w:before="60" w:after="60"/>
        <w:rPr>
          <w:lang w:val="it-IT"/>
        </w:rPr>
      </w:pPr>
      <w:r w:rsidRPr="00EF6B08">
        <w:rPr>
          <w:lang w:val="it-IT"/>
        </w:rPr>
        <w:t xml:space="preserve">Accedere rapidamente alle informazioni più rilevanti attraverso funzionalità di ricerca </w:t>
      </w:r>
    </w:p>
    <w:p w14:paraId="397EAEC0" w14:textId="77777777" w:rsidR="005F66C7" w:rsidRPr="00EF6B08" w:rsidRDefault="005F66C7" w:rsidP="00BE4B97">
      <w:pPr>
        <w:pStyle w:val="BodyText"/>
        <w:ind w:left="360"/>
        <w:rPr>
          <w:lang w:val="it-IT"/>
        </w:rPr>
      </w:pPr>
      <w:r w:rsidRPr="00EF6B08">
        <w:rPr>
          <w:lang w:val="it-IT"/>
        </w:rPr>
        <w:t>Attraverso queste leve, la piattaforma punta a incrementare il valore generato dalla relazione con il cliente, ottimizzare la produttività commerciale e rafforzare la capacità della banca di rispondere in modo tempestivo e personalizzato alle esigenze del mercato.</w:t>
      </w:r>
    </w:p>
    <w:p w14:paraId="5319ED8D" w14:textId="479CB02F" w:rsidR="00BA1742" w:rsidRDefault="00E65CC1" w:rsidP="00E434DE">
      <w:pPr>
        <w:pStyle w:val="Heading2"/>
      </w:pPr>
      <w:bookmarkStart w:id="5" w:name="_Toc215311785"/>
      <w:r w:rsidRPr="00406B11">
        <w:t xml:space="preserve">Principi </w:t>
      </w:r>
      <w:proofErr w:type="spellStart"/>
      <w:r w:rsidRPr="00406B11">
        <w:t>guida</w:t>
      </w:r>
      <w:proofErr w:type="spellEnd"/>
      <w:r w:rsidRPr="00406B11">
        <w:t xml:space="preserve"> e best practice</w:t>
      </w:r>
      <w:bookmarkEnd w:id="5"/>
    </w:p>
    <w:p w14:paraId="31B4FD92" w14:textId="77777777" w:rsidR="007578D7" w:rsidRPr="00EF6B08" w:rsidRDefault="007578D7" w:rsidP="007578D7">
      <w:pPr>
        <w:pStyle w:val="BodyText"/>
        <w:rPr>
          <w:lang w:val="it-IT"/>
        </w:rPr>
      </w:pPr>
      <w:r w:rsidRPr="00EF6B08">
        <w:rPr>
          <w:lang w:val="it-IT"/>
        </w:rPr>
        <w:t xml:space="preserve">Nella progettazione del nuovo CRM sono stati adottati i seguenti principi guida, in linea con le best practice del settore e le soluzioni leader di mercato. </w:t>
      </w:r>
    </w:p>
    <w:p w14:paraId="0770A382" w14:textId="7F3A2DB5" w:rsidR="007578D7" w:rsidRPr="00EF6B08" w:rsidRDefault="007578D7" w:rsidP="0027257F">
      <w:pPr>
        <w:pStyle w:val="BodyText"/>
        <w:numPr>
          <w:ilvl w:val="0"/>
          <w:numId w:val="42"/>
        </w:numPr>
        <w:spacing w:before="60" w:after="60"/>
        <w:rPr>
          <w:lang w:val="it-IT"/>
        </w:rPr>
      </w:pPr>
      <w:r w:rsidRPr="00EF6B08">
        <w:rPr>
          <w:lang w:val="it-IT"/>
        </w:rPr>
        <w:t>Centralità dell’utente: interfacce intuitive</w:t>
      </w:r>
      <w:r w:rsidR="004B6C61">
        <w:rPr>
          <w:lang w:val="it-IT"/>
        </w:rPr>
        <w:t xml:space="preserve"> e semplici</w:t>
      </w:r>
      <w:r w:rsidRPr="00EF6B08">
        <w:rPr>
          <w:lang w:val="it-IT"/>
        </w:rPr>
        <w:t>, workflow guidati</w:t>
      </w:r>
    </w:p>
    <w:p w14:paraId="073D610F" w14:textId="11070020" w:rsidR="007578D7" w:rsidRPr="00EF6B08" w:rsidRDefault="007578D7" w:rsidP="0027257F">
      <w:pPr>
        <w:pStyle w:val="BodyText"/>
        <w:numPr>
          <w:ilvl w:val="0"/>
          <w:numId w:val="42"/>
        </w:numPr>
        <w:spacing w:before="60" w:after="60"/>
        <w:rPr>
          <w:lang w:val="it-IT"/>
        </w:rPr>
      </w:pPr>
      <w:r w:rsidRPr="00EF6B08">
        <w:rPr>
          <w:lang w:val="it-IT"/>
        </w:rPr>
        <w:t xml:space="preserve">Omnicanalità e collaborazione: integrazione nativa tra </w:t>
      </w:r>
      <w:r w:rsidR="004B6C61">
        <w:rPr>
          <w:lang w:val="it-IT"/>
        </w:rPr>
        <w:t>processi di</w:t>
      </w:r>
      <w:r w:rsidRPr="00EF6B08">
        <w:rPr>
          <w:lang w:val="it-IT"/>
        </w:rPr>
        <w:t xml:space="preserve"> filiale, </w:t>
      </w:r>
      <w:r w:rsidR="00FC4AA5">
        <w:rPr>
          <w:lang w:val="it-IT"/>
        </w:rPr>
        <w:t>S</w:t>
      </w:r>
      <w:r w:rsidRPr="00EF6B08">
        <w:rPr>
          <w:lang w:val="it-IT"/>
        </w:rPr>
        <w:t xml:space="preserve">ervizio </w:t>
      </w:r>
      <w:r w:rsidR="00911C54">
        <w:rPr>
          <w:lang w:val="it-IT"/>
        </w:rPr>
        <w:t>c</w:t>
      </w:r>
      <w:r w:rsidRPr="00EF6B08">
        <w:rPr>
          <w:lang w:val="it-IT"/>
        </w:rPr>
        <w:t xml:space="preserve">lienti, </w:t>
      </w:r>
      <w:r w:rsidR="004B6C61">
        <w:rPr>
          <w:lang w:val="it-IT"/>
        </w:rPr>
        <w:t xml:space="preserve">e </w:t>
      </w:r>
      <w:r w:rsidR="00AF3FF6">
        <w:rPr>
          <w:lang w:val="it-IT"/>
        </w:rPr>
        <w:t>piattaforma</w:t>
      </w:r>
    </w:p>
    <w:p w14:paraId="12EB99C7" w14:textId="77777777" w:rsidR="007578D7" w:rsidRPr="00EF6B08" w:rsidRDefault="007578D7" w:rsidP="007578D7">
      <w:pPr>
        <w:pStyle w:val="BodyText"/>
        <w:rPr>
          <w:lang w:val="it-IT"/>
        </w:rPr>
      </w:pPr>
      <w:r w:rsidRPr="00EF6B08">
        <w:rPr>
          <w:lang w:val="it-IT"/>
        </w:rPr>
        <w:t xml:space="preserve">La roadmap progettuale prevede, dopo la realizzazione dell’MVP0, una progressiva estensione del perimetro funzionale e l’integrazione di componenti evolute (marketing </w:t>
      </w:r>
      <w:proofErr w:type="spellStart"/>
      <w:r w:rsidRPr="00EF6B08">
        <w:rPr>
          <w:lang w:val="it-IT"/>
        </w:rPr>
        <w:t>automation</w:t>
      </w:r>
      <w:proofErr w:type="spellEnd"/>
      <w:r w:rsidRPr="00EF6B08">
        <w:rPr>
          <w:lang w:val="it-IT"/>
        </w:rPr>
        <w:t xml:space="preserve">, </w:t>
      </w:r>
      <w:proofErr w:type="spellStart"/>
      <w:r w:rsidRPr="00EF6B08">
        <w:rPr>
          <w:lang w:val="it-IT"/>
        </w:rPr>
        <w:t>advanced</w:t>
      </w:r>
      <w:proofErr w:type="spellEnd"/>
      <w:r w:rsidRPr="00EF6B08">
        <w:rPr>
          <w:lang w:val="it-IT"/>
        </w:rPr>
        <w:t xml:space="preserve"> </w:t>
      </w:r>
      <w:proofErr w:type="spellStart"/>
      <w:r w:rsidRPr="00EF6B08">
        <w:rPr>
          <w:lang w:val="it-IT"/>
        </w:rPr>
        <w:t>analytics</w:t>
      </w:r>
      <w:proofErr w:type="spellEnd"/>
      <w:r w:rsidRPr="00EF6B08">
        <w:rPr>
          <w:lang w:val="it-IT"/>
        </w:rPr>
        <w:t>, AI per il supporto alle decisioni) in linea con le esigenze di crescita del business.</w:t>
      </w:r>
    </w:p>
    <w:p w14:paraId="757D80F3" w14:textId="4B706D85" w:rsidR="004763B0" w:rsidRDefault="00FC4B3B" w:rsidP="00E434DE">
      <w:pPr>
        <w:pStyle w:val="Heading2"/>
      </w:pPr>
      <w:bookmarkStart w:id="6" w:name="_Toc215311786"/>
      <w:proofErr w:type="spellStart"/>
      <w:r w:rsidRPr="00FC4B3B">
        <w:t>Struttura</w:t>
      </w:r>
      <w:proofErr w:type="spellEnd"/>
      <w:r w:rsidRPr="00FC4B3B">
        <w:t xml:space="preserve"> del </w:t>
      </w:r>
      <w:proofErr w:type="spellStart"/>
      <w:r w:rsidRPr="00FC4B3B">
        <w:t>documento</w:t>
      </w:r>
      <w:bookmarkEnd w:id="6"/>
      <w:proofErr w:type="spellEnd"/>
    </w:p>
    <w:p w14:paraId="033F0994" w14:textId="769E88F8" w:rsidR="00EF0271" w:rsidRPr="00EF0271" w:rsidRDefault="00EF0271" w:rsidP="00EF0271">
      <w:pPr>
        <w:pStyle w:val="FirstParagraph"/>
        <w:spacing w:line="276" w:lineRule="auto"/>
        <w:rPr>
          <w:rFonts w:cstheme="minorHAnsi"/>
          <w:lang w:val="it-IT"/>
        </w:rPr>
      </w:pPr>
      <w:r w:rsidRPr="00EF0271">
        <w:rPr>
          <w:rFonts w:cstheme="minorHAnsi"/>
          <w:lang w:val="it-IT"/>
        </w:rPr>
        <w:t xml:space="preserve">Il documento è organizzato per fornire un quadro completo e operativo dei requisiti </w:t>
      </w:r>
      <w:r w:rsidR="00505A61" w:rsidRPr="00EF0271">
        <w:rPr>
          <w:rFonts w:cstheme="minorHAnsi"/>
          <w:lang w:val="it-IT"/>
        </w:rPr>
        <w:t>funzionali</w:t>
      </w:r>
      <w:r w:rsidR="00505A61">
        <w:rPr>
          <w:rFonts w:cstheme="minorHAnsi"/>
          <w:lang w:val="it-IT"/>
        </w:rPr>
        <w:t>.</w:t>
      </w:r>
    </w:p>
    <w:p w14:paraId="245F12D6" w14:textId="77777777" w:rsidR="00EF0271" w:rsidRPr="00EF0271" w:rsidRDefault="00EF0271" w:rsidP="00EF0271">
      <w:pPr>
        <w:pStyle w:val="BodyText"/>
        <w:spacing w:line="276" w:lineRule="auto"/>
        <w:rPr>
          <w:rFonts w:cstheme="minorHAnsi"/>
          <w:lang w:val="it-IT"/>
        </w:rPr>
      </w:pPr>
      <w:r w:rsidRPr="00EF0271">
        <w:rPr>
          <w:rFonts w:cstheme="minorHAnsi"/>
          <w:lang w:val="it-IT"/>
        </w:rPr>
        <w:t>Questa introduzione offre la visione strategica e il razionale a supporto della trasformazione in atto, preparando il terreno per l’analisi dettagliata delle funzionalità e delle innovazioni che caratterizzeranno il nuovo CRM Operativo della banca.</w:t>
      </w:r>
    </w:p>
    <w:p w14:paraId="185EE217" w14:textId="11A29639" w:rsidR="00F0438A" w:rsidRDefault="00F0438A" w:rsidP="00372EC9">
      <w:pPr>
        <w:pStyle w:val="BodyText"/>
        <w:spacing w:line="276" w:lineRule="auto"/>
        <w:rPr>
          <w:rFonts w:cstheme="minorHAnsi"/>
          <w:lang w:val="it-IT"/>
        </w:rPr>
      </w:pPr>
      <w:r>
        <w:rPr>
          <w:rFonts w:cstheme="minorHAnsi"/>
          <w:lang w:val="it-IT"/>
        </w:rPr>
        <w:br w:type="page"/>
      </w:r>
    </w:p>
    <w:p w14:paraId="7D89ECB6" w14:textId="29171AA4" w:rsidR="00380905" w:rsidRDefault="00EF0271" w:rsidP="00A66BD5">
      <w:pPr>
        <w:pStyle w:val="Heading1"/>
        <w:spacing w:line="276" w:lineRule="auto"/>
        <w:rPr>
          <w:rFonts w:cstheme="minorHAnsi"/>
          <w:bCs/>
          <w:color w:val="000000" w:themeColor="text1"/>
          <w:szCs w:val="26"/>
          <w:lang w:val="it-IT"/>
        </w:rPr>
      </w:pPr>
      <w:bookmarkStart w:id="7" w:name="_Ref211865222"/>
      <w:bookmarkStart w:id="8" w:name="_Ref211865743"/>
      <w:bookmarkStart w:id="9" w:name="_Ref211867123"/>
      <w:bookmarkStart w:id="10" w:name="_Toc215311787"/>
      <w:bookmarkStart w:id="11" w:name="_Hlk210998424"/>
      <w:r w:rsidRPr="007A5D6B">
        <w:rPr>
          <w:rFonts w:cstheme="minorHAnsi"/>
          <w:bCs/>
          <w:color w:val="000000" w:themeColor="text1"/>
          <w:szCs w:val="26"/>
          <w:lang w:val="it-IT"/>
        </w:rPr>
        <w:t>Attori coinvolti e gerarchia</w:t>
      </w:r>
      <w:bookmarkEnd w:id="7"/>
      <w:bookmarkEnd w:id="8"/>
      <w:bookmarkEnd w:id="9"/>
      <w:bookmarkEnd w:id="10"/>
    </w:p>
    <w:p w14:paraId="6736DA21" w14:textId="77777777" w:rsidR="00E72F54" w:rsidRDefault="00DF5A2C" w:rsidP="00E434DE">
      <w:pPr>
        <w:pStyle w:val="Heading2"/>
        <w:rPr>
          <w:lang w:val="it-IT"/>
        </w:rPr>
      </w:pPr>
      <w:bookmarkStart w:id="12" w:name="_Toc215311788"/>
      <w:bookmarkEnd w:id="11"/>
      <w:r>
        <w:rPr>
          <w:lang w:val="it-IT"/>
        </w:rPr>
        <w:t>Ruoli e responsabilità – Descrizione dettagliata</w:t>
      </w:r>
      <w:bookmarkEnd w:id="12"/>
    </w:p>
    <w:p w14:paraId="6A40A575" w14:textId="77AD9770" w:rsidR="00B074EF" w:rsidRPr="006D7CC7" w:rsidRDefault="00050318" w:rsidP="0027257F">
      <w:pPr>
        <w:pStyle w:val="FirstParagraph"/>
        <w:numPr>
          <w:ilvl w:val="0"/>
          <w:numId w:val="15"/>
        </w:numPr>
        <w:spacing w:line="276" w:lineRule="auto"/>
        <w:rPr>
          <w:rFonts w:cstheme="minorHAnsi"/>
          <w:color w:val="000000" w:themeColor="text1"/>
          <w:lang w:val="it-IT"/>
        </w:rPr>
      </w:pPr>
      <w:r w:rsidRPr="006D7CC7">
        <w:rPr>
          <w:rFonts w:cstheme="minorHAnsi"/>
          <w:b/>
          <w:bCs/>
          <w:lang w:val="it-IT"/>
        </w:rPr>
        <w:t>Centro</w:t>
      </w:r>
      <w:r w:rsidRPr="006D7CC7">
        <w:rPr>
          <w:rFonts w:cstheme="minorHAnsi"/>
          <w:lang w:val="it-IT"/>
        </w:rPr>
        <w:t xml:space="preserve">: </w:t>
      </w:r>
      <w:r w:rsidR="000D4598">
        <w:rPr>
          <w:rFonts w:cstheme="minorHAnsi"/>
          <w:lang w:val="it-IT"/>
        </w:rPr>
        <w:t>r</w:t>
      </w:r>
      <w:r w:rsidRPr="006D7CC7">
        <w:rPr>
          <w:rFonts w:cstheme="minorHAnsi"/>
          <w:lang w:val="it-IT"/>
        </w:rPr>
        <w:t>esponsabile</w:t>
      </w:r>
      <w:r w:rsidR="00996361" w:rsidRPr="006D7CC7">
        <w:rPr>
          <w:rFonts w:cstheme="minorHAnsi"/>
          <w:lang w:val="it-IT"/>
        </w:rPr>
        <w:t xml:space="preserve"> delle policy, processi, campagne nazionali e compliance. Ha visibilità e potere di intervento su tutta la </w:t>
      </w:r>
      <w:r w:rsidR="00FC4AA5">
        <w:rPr>
          <w:rFonts w:cstheme="minorHAnsi"/>
          <w:lang w:val="it-IT"/>
        </w:rPr>
        <w:t>R</w:t>
      </w:r>
      <w:r w:rsidR="00996361" w:rsidRPr="006D7CC7">
        <w:rPr>
          <w:rFonts w:cstheme="minorHAnsi"/>
          <w:lang w:val="it-IT"/>
        </w:rPr>
        <w:t>ete.</w:t>
      </w:r>
    </w:p>
    <w:p w14:paraId="1D65C08D" w14:textId="328EDBC9" w:rsidR="00E06FC3" w:rsidRDefault="00724309" w:rsidP="0027257F">
      <w:pPr>
        <w:pStyle w:val="FirstParagraph"/>
        <w:numPr>
          <w:ilvl w:val="0"/>
          <w:numId w:val="15"/>
        </w:numPr>
        <w:spacing w:line="276" w:lineRule="auto"/>
        <w:rPr>
          <w:rFonts w:cstheme="minorHAnsi"/>
          <w:lang w:val="it-IT"/>
        </w:rPr>
      </w:pPr>
      <w:r w:rsidRPr="00AB4319">
        <w:rPr>
          <w:rFonts w:cstheme="minorHAnsi"/>
          <w:b/>
          <w:bCs/>
          <w:lang w:val="it-IT"/>
        </w:rPr>
        <w:t xml:space="preserve">Dipartimenti trasversali di Centro </w:t>
      </w:r>
      <w:r w:rsidR="006D7CC7" w:rsidRPr="00AB4319">
        <w:rPr>
          <w:rFonts w:cstheme="minorHAnsi"/>
          <w:b/>
          <w:bCs/>
          <w:lang w:val="it-IT"/>
        </w:rPr>
        <w:t>(CRM</w:t>
      </w:r>
      <w:r w:rsidR="00B51097" w:rsidRPr="00AB4319">
        <w:rPr>
          <w:rFonts w:cstheme="minorHAnsi"/>
          <w:b/>
          <w:bCs/>
          <w:lang w:val="it-IT"/>
        </w:rPr>
        <w:t>, MKT</w:t>
      </w:r>
      <w:r w:rsidR="00266CA8" w:rsidRPr="00AB4319">
        <w:rPr>
          <w:rFonts w:cstheme="minorHAnsi"/>
          <w:b/>
          <w:bCs/>
          <w:lang w:val="it-IT"/>
        </w:rPr>
        <w:t xml:space="preserve">, </w:t>
      </w:r>
      <w:r w:rsidR="007817A7" w:rsidRPr="00AB4319">
        <w:rPr>
          <w:rFonts w:cstheme="minorHAnsi"/>
          <w:b/>
          <w:bCs/>
          <w:lang w:val="it-IT"/>
        </w:rPr>
        <w:t>Distribuzioni)</w:t>
      </w:r>
      <w:r w:rsidR="00E873EE">
        <w:rPr>
          <w:rFonts w:cstheme="minorHAnsi"/>
          <w:lang w:val="it-IT"/>
        </w:rPr>
        <w:t xml:space="preserve">: </w:t>
      </w:r>
      <w:r w:rsidR="00B178CC">
        <w:rPr>
          <w:rFonts w:cstheme="minorHAnsi"/>
          <w:lang w:val="it-IT"/>
        </w:rPr>
        <w:t xml:space="preserve">responsabili di processi </w:t>
      </w:r>
      <w:r w:rsidR="00A775EB">
        <w:rPr>
          <w:rFonts w:cstheme="minorHAnsi"/>
          <w:lang w:val="it-IT"/>
        </w:rPr>
        <w:t xml:space="preserve">dedicati </w:t>
      </w:r>
      <w:r w:rsidR="00BF5602">
        <w:rPr>
          <w:rFonts w:cstheme="minorHAnsi"/>
          <w:lang w:val="it-IT"/>
        </w:rPr>
        <w:t>ai verticali di competenza con facoltà di</w:t>
      </w:r>
      <w:r w:rsidR="00C71342">
        <w:rPr>
          <w:rFonts w:cstheme="minorHAnsi"/>
          <w:lang w:val="it-IT"/>
        </w:rPr>
        <w:t xml:space="preserve"> monitoraggio e</w:t>
      </w:r>
      <w:r w:rsidR="00BF5602">
        <w:rPr>
          <w:rFonts w:cstheme="minorHAnsi"/>
          <w:lang w:val="it-IT"/>
        </w:rPr>
        <w:t xml:space="preserve"> </w:t>
      </w:r>
      <w:r w:rsidR="00C76EB8">
        <w:rPr>
          <w:rFonts w:cstheme="minorHAnsi"/>
          <w:lang w:val="it-IT"/>
        </w:rPr>
        <w:t>predispo</w:t>
      </w:r>
      <w:r w:rsidR="00C71342">
        <w:rPr>
          <w:rFonts w:cstheme="minorHAnsi"/>
          <w:lang w:val="it-IT"/>
        </w:rPr>
        <w:t xml:space="preserve">sizione </w:t>
      </w:r>
      <w:r w:rsidR="00C76EB8">
        <w:rPr>
          <w:rFonts w:cstheme="minorHAnsi"/>
          <w:lang w:val="it-IT"/>
        </w:rPr>
        <w:t>/configur</w:t>
      </w:r>
      <w:r w:rsidR="00C71342">
        <w:rPr>
          <w:rFonts w:cstheme="minorHAnsi"/>
          <w:lang w:val="it-IT"/>
        </w:rPr>
        <w:t>azione</w:t>
      </w:r>
      <w:r w:rsidR="00C76EB8">
        <w:rPr>
          <w:rFonts w:cstheme="minorHAnsi"/>
          <w:lang w:val="it-IT"/>
        </w:rPr>
        <w:t xml:space="preserve"> priorità </w:t>
      </w:r>
      <w:r w:rsidR="0077541D">
        <w:rPr>
          <w:rFonts w:cstheme="minorHAnsi"/>
          <w:lang w:val="it-IT"/>
        </w:rPr>
        <w:t xml:space="preserve">per la </w:t>
      </w:r>
      <w:r w:rsidR="00C61760">
        <w:rPr>
          <w:rFonts w:cstheme="minorHAnsi"/>
          <w:lang w:val="it-IT"/>
        </w:rPr>
        <w:t>rete</w:t>
      </w:r>
      <w:r w:rsidR="0077541D">
        <w:rPr>
          <w:rFonts w:cstheme="minorHAnsi"/>
          <w:lang w:val="it-IT"/>
        </w:rPr>
        <w:t xml:space="preserve"> e le strutture di Semicentro</w:t>
      </w:r>
      <w:r w:rsidR="00C71342">
        <w:rPr>
          <w:rFonts w:cstheme="minorHAnsi"/>
          <w:lang w:val="it-IT"/>
        </w:rPr>
        <w:t>.</w:t>
      </w:r>
    </w:p>
    <w:p w14:paraId="25A3CC78" w14:textId="283E2410" w:rsidR="001348AC" w:rsidRPr="00680791" w:rsidRDefault="001348AC" w:rsidP="0027257F">
      <w:pPr>
        <w:pStyle w:val="BodyText"/>
        <w:numPr>
          <w:ilvl w:val="0"/>
          <w:numId w:val="15"/>
        </w:numPr>
        <w:spacing w:line="276" w:lineRule="auto"/>
        <w:rPr>
          <w:rFonts w:cstheme="minorHAnsi"/>
          <w:lang w:val="it-IT"/>
        </w:rPr>
      </w:pPr>
      <w:r w:rsidRPr="00680791">
        <w:rPr>
          <w:rFonts w:cstheme="minorHAnsi"/>
          <w:b/>
          <w:bCs/>
          <w:lang w:val="it-IT"/>
        </w:rPr>
        <w:t>Responsabile Italia</w:t>
      </w:r>
      <w:r w:rsidRPr="00680791">
        <w:rPr>
          <w:rFonts w:cstheme="minorHAnsi"/>
          <w:lang w:val="it-IT"/>
        </w:rPr>
        <w:t xml:space="preserve">: </w:t>
      </w:r>
      <w:r w:rsidR="00DD62EB" w:rsidRPr="00680791">
        <w:rPr>
          <w:rFonts w:cstheme="minorHAnsi"/>
          <w:lang w:val="it-IT"/>
        </w:rPr>
        <w:t>definisce le linee guida operative del servizio clienti</w:t>
      </w:r>
      <w:r w:rsidR="00192B70" w:rsidRPr="00680791">
        <w:rPr>
          <w:rFonts w:cstheme="minorHAnsi"/>
          <w:lang w:val="it-IT"/>
        </w:rPr>
        <w:t xml:space="preserve">, coordinando i capi polo </w:t>
      </w:r>
      <w:r w:rsidR="00680791" w:rsidRPr="00680791">
        <w:rPr>
          <w:rFonts w:cstheme="minorHAnsi"/>
          <w:lang w:val="it-IT"/>
        </w:rPr>
        <w:t>ed il servizio clienti</w:t>
      </w:r>
    </w:p>
    <w:p w14:paraId="57979242" w14:textId="4BD57503" w:rsidR="0023448A" w:rsidRPr="00204B0A" w:rsidRDefault="0023448A" w:rsidP="0027257F">
      <w:pPr>
        <w:pStyle w:val="BodyText"/>
        <w:numPr>
          <w:ilvl w:val="0"/>
          <w:numId w:val="15"/>
        </w:numPr>
        <w:spacing w:line="276" w:lineRule="auto"/>
        <w:rPr>
          <w:rFonts w:cstheme="minorHAnsi"/>
          <w:lang w:val="it-IT"/>
        </w:rPr>
      </w:pPr>
      <w:r w:rsidRPr="00680791">
        <w:rPr>
          <w:rFonts w:cstheme="minorHAnsi"/>
          <w:b/>
          <w:bCs/>
          <w:lang w:val="it-IT"/>
        </w:rPr>
        <w:t>Capi polo</w:t>
      </w:r>
      <w:r w:rsidR="00A43283" w:rsidRPr="00204B0A">
        <w:rPr>
          <w:rFonts w:cstheme="minorHAnsi"/>
          <w:lang w:val="it-IT"/>
        </w:rPr>
        <w:t>: responsabili delle sedi territoriali dislocate</w:t>
      </w:r>
      <w:r w:rsidR="0063025A" w:rsidRPr="00204B0A">
        <w:rPr>
          <w:rFonts w:cstheme="minorHAnsi"/>
          <w:lang w:val="it-IT"/>
        </w:rPr>
        <w:t xml:space="preserve"> in Italia</w:t>
      </w:r>
      <w:r w:rsidR="00204B0A" w:rsidRPr="00204B0A">
        <w:rPr>
          <w:rFonts w:cstheme="minorHAnsi"/>
          <w:lang w:val="it-IT"/>
        </w:rPr>
        <w:t xml:space="preserve"> del servizio clienti</w:t>
      </w:r>
    </w:p>
    <w:p w14:paraId="4F7872B5" w14:textId="7B9DADCB" w:rsidR="00F7625D" w:rsidRPr="0061564C" w:rsidRDefault="00F7625D" w:rsidP="0027257F">
      <w:pPr>
        <w:pStyle w:val="BodyText"/>
        <w:numPr>
          <w:ilvl w:val="0"/>
          <w:numId w:val="15"/>
        </w:numPr>
        <w:spacing w:line="276" w:lineRule="auto"/>
        <w:rPr>
          <w:rFonts w:cstheme="minorHAnsi"/>
          <w:lang w:val="it-IT"/>
        </w:rPr>
      </w:pPr>
      <w:r w:rsidRPr="0061564C">
        <w:rPr>
          <w:rFonts w:cstheme="minorHAnsi"/>
          <w:b/>
          <w:bCs/>
          <w:lang w:val="it-IT"/>
        </w:rPr>
        <w:t>Intermediari online</w:t>
      </w:r>
      <w:r w:rsidR="00501B51" w:rsidRPr="0061564C">
        <w:rPr>
          <w:rFonts w:cstheme="minorHAnsi"/>
          <w:b/>
          <w:bCs/>
          <w:lang w:val="it-IT"/>
        </w:rPr>
        <w:t xml:space="preserve"> (esterni)</w:t>
      </w:r>
      <w:r w:rsidRPr="0061564C">
        <w:rPr>
          <w:rFonts w:cstheme="minorHAnsi"/>
          <w:b/>
          <w:bCs/>
          <w:lang w:val="it-IT"/>
        </w:rPr>
        <w:t>:</w:t>
      </w:r>
      <w:r w:rsidRPr="0061564C">
        <w:rPr>
          <w:rFonts w:cstheme="minorHAnsi"/>
          <w:lang w:val="it-IT"/>
        </w:rPr>
        <w:t xml:space="preserve"> </w:t>
      </w:r>
      <w:r w:rsidR="00680791" w:rsidRPr="0061564C">
        <w:rPr>
          <w:rFonts w:cstheme="minorHAnsi"/>
          <w:lang w:val="it-IT"/>
        </w:rPr>
        <w:t xml:space="preserve">previsto l’accesso di intermediari esterni, esclusivamente nel </w:t>
      </w:r>
      <w:r w:rsidR="00793461" w:rsidRPr="0061564C">
        <w:rPr>
          <w:rFonts w:cstheme="minorHAnsi"/>
          <w:lang w:val="it-IT"/>
        </w:rPr>
        <w:t xml:space="preserve">perimetro </w:t>
      </w:r>
      <w:r w:rsidR="00680791" w:rsidRPr="0061564C">
        <w:rPr>
          <w:rFonts w:cstheme="minorHAnsi"/>
          <w:lang w:val="it-IT"/>
        </w:rPr>
        <w:t>dei mutui (</w:t>
      </w:r>
      <w:r w:rsidR="007716E8" w:rsidRPr="0061564C">
        <w:rPr>
          <w:rFonts w:cstheme="minorHAnsi"/>
          <w:lang w:val="it-IT"/>
        </w:rPr>
        <w:t>Mutui online</w:t>
      </w:r>
      <w:r w:rsidR="00680791" w:rsidRPr="0061564C">
        <w:rPr>
          <w:rFonts w:cstheme="minorHAnsi"/>
          <w:lang w:val="it-IT"/>
        </w:rPr>
        <w:t xml:space="preserve">) e </w:t>
      </w:r>
      <w:r w:rsidR="001740C0" w:rsidRPr="0061564C">
        <w:rPr>
          <w:rFonts w:cstheme="minorHAnsi"/>
          <w:lang w:val="it-IT"/>
        </w:rPr>
        <w:t>con esclusiva visibilità ed operatività rispetto al</w:t>
      </w:r>
      <w:r w:rsidR="004F645B" w:rsidRPr="0061564C">
        <w:rPr>
          <w:rFonts w:cstheme="minorHAnsi"/>
          <w:lang w:val="it-IT"/>
        </w:rPr>
        <w:t xml:space="preserve">le lead </w:t>
      </w:r>
      <w:r w:rsidR="00F50B28">
        <w:rPr>
          <w:rFonts w:cstheme="minorHAnsi"/>
          <w:lang w:val="it-IT"/>
        </w:rPr>
        <w:t xml:space="preserve">mutui generate dalla propria piattaforma </w:t>
      </w:r>
      <w:r w:rsidR="009D38CD" w:rsidRPr="0061564C">
        <w:rPr>
          <w:rFonts w:cstheme="minorHAnsi"/>
          <w:lang w:val="it-IT"/>
        </w:rPr>
        <w:t xml:space="preserve">con visibilità </w:t>
      </w:r>
      <w:r w:rsidR="001740C0" w:rsidRPr="0061564C">
        <w:rPr>
          <w:rFonts w:cstheme="minorHAnsi"/>
          <w:lang w:val="it-IT"/>
        </w:rPr>
        <w:t>dell’</w:t>
      </w:r>
      <w:r w:rsidR="009D38CD" w:rsidRPr="0061564C">
        <w:rPr>
          <w:rFonts w:cstheme="minorHAnsi"/>
          <w:lang w:val="it-IT"/>
        </w:rPr>
        <w:t xml:space="preserve">agenda </w:t>
      </w:r>
      <w:r w:rsidR="001740C0" w:rsidRPr="0061564C">
        <w:rPr>
          <w:rFonts w:cstheme="minorHAnsi"/>
          <w:lang w:val="it-IT"/>
        </w:rPr>
        <w:t>della rete</w:t>
      </w:r>
      <w:r w:rsidR="0061564C" w:rsidRPr="0061564C">
        <w:rPr>
          <w:rFonts w:cstheme="minorHAnsi"/>
          <w:lang w:val="it-IT"/>
        </w:rPr>
        <w:t xml:space="preserve"> </w:t>
      </w:r>
    </w:p>
    <w:p w14:paraId="443AEA5C" w14:textId="6EB9EB52" w:rsidR="003E04C3" w:rsidRPr="00B26855" w:rsidRDefault="005C5980" w:rsidP="0027257F">
      <w:pPr>
        <w:pStyle w:val="BodyText"/>
        <w:numPr>
          <w:ilvl w:val="0"/>
          <w:numId w:val="15"/>
        </w:numPr>
        <w:spacing w:line="276" w:lineRule="auto"/>
        <w:rPr>
          <w:rFonts w:cstheme="minorHAnsi"/>
          <w:lang w:val="it-IT"/>
        </w:rPr>
      </w:pPr>
      <w:r w:rsidRPr="00B26855">
        <w:rPr>
          <w:rFonts w:cstheme="minorHAnsi"/>
          <w:b/>
          <w:bCs/>
          <w:lang w:val="it-IT"/>
        </w:rPr>
        <w:t>Profili ad personam</w:t>
      </w:r>
      <w:r w:rsidR="00B26855" w:rsidRPr="00B26855">
        <w:rPr>
          <w:rFonts w:cstheme="minorHAnsi"/>
          <w:lang w:val="it-IT"/>
        </w:rPr>
        <w:t>:</w:t>
      </w:r>
      <w:r w:rsidRPr="00B26855">
        <w:rPr>
          <w:rFonts w:cstheme="minorHAnsi"/>
          <w:lang w:val="it-IT"/>
        </w:rPr>
        <w:t xml:space="preserve"> </w:t>
      </w:r>
      <w:r w:rsidR="00B26855" w:rsidRPr="00B26855">
        <w:rPr>
          <w:rFonts w:cstheme="minorHAnsi"/>
          <w:lang w:val="it-IT"/>
        </w:rPr>
        <w:t xml:space="preserve">profili a livello di Direzione Regionale, tipicamente di </w:t>
      </w:r>
      <w:r w:rsidRPr="00B26855">
        <w:rPr>
          <w:rFonts w:cstheme="minorHAnsi"/>
          <w:lang w:val="it-IT"/>
        </w:rPr>
        <w:t xml:space="preserve">specialisti mutui, con visibilità esclusiva di </w:t>
      </w:r>
      <w:r w:rsidR="00C234CB" w:rsidRPr="00B26855">
        <w:rPr>
          <w:rFonts w:cstheme="minorHAnsi"/>
          <w:lang w:val="it-IT"/>
        </w:rPr>
        <w:t xml:space="preserve">lead </w:t>
      </w:r>
      <w:r w:rsidRPr="00B26855">
        <w:rPr>
          <w:rFonts w:cstheme="minorHAnsi"/>
          <w:lang w:val="it-IT"/>
        </w:rPr>
        <w:t>mutui su propri</w:t>
      </w:r>
      <w:r w:rsidR="00130F89" w:rsidRPr="00B26855">
        <w:rPr>
          <w:rFonts w:cstheme="minorHAnsi"/>
          <w:lang w:val="it-IT"/>
        </w:rPr>
        <w:t>a</w:t>
      </w:r>
      <w:r w:rsidR="0091169E" w:rsidRPr="00B26855">
        <w:rPr>
          <w:rFonts w:cstheme="minorHAnsi"/>
          <w:lang w:val="it-IT"/>
        </w:rPr>
        <w:t xml:space="preserve"> territorialità</w:t>
      </w:r>
      <w:r w:rsidR="001A773D" w:rsidRPr="00B26855">
        <w:rPr>
          <w:rFonts w:cstheme="minorHAnsi"/>
          <w:lang w:val="it-IT"/>
        </w:rPr>
        <w:t>. Non sono previste al momento</w:t>
      </w:r>
      <w:r w:rsidR="00417034" w:rsidRPr="00B26855">
        <w:rPr>
          <w:rFonts w:cstheme="minorHAnsi"/>
          <w:lang w:val="it-IT"/>
        </w:rPr>
        <w:t xml:space="preserve"> azioni </w:t>
      </w:r>
      <w:r w:rsidR="00A04075" w:rsidRPr="00B26855">
        <w:rPr>
          <w:rFonts w:cstheme="minorHAnsi"/>
          <w:lang w:val="it-IT"/>
        </w:rPr>
        <w:t>dirette di contatto</w:t>
      </w:r>
      <w:r w:rsidR="00BC59AB" w:rsidRPr="00B26855">
        <w:rPr>
          <w:rFonts w:cstheme="minorHAnsi"/>
          <w:lang w:val="it-IT"/>
        </w:rPr>
        <w:t>. In corso tavolo di</w:t>
      </w:r>
      <w:r w:rsidR="00B26855" w:rsidRPr="00B26855">
        <w:rPr>
          <w:rFonts w:cstheme="minorHAnsi"/>
          <w:lang w:val="it-IT"/>
        </w:rPr>
        <w:t xml:space="preserve"> lavoro separato da progetto CRM, con valutazione di possibili evoluzioni di tali profili</w:t>
      </w:r>
    </w:p>
    <w:p w14:paraId="71091D0A" w14:textId="581CB280" w:rsidR="00E81D5E" w:rsidRPr="00B26855" w:rsidRDefault="00E81D5E" w:rsidP="0027257F">
      <w:pPr>
        <w:pStyle w:val="BodyText"/>
        <w:numPr>
          <w:ilvl w:val="0"/>
          <w:numId w:val="15"/>
        </w:numPr>
        <w:spacing w:line="276" w:lineRule="auto"/>
        <w:rPr>
          <w:rFonts w:cstheme="minorHAnsi"/>
          <w:lang w:val="it-IT"/>
        </w:rPr>
      </w:pPr>
      <w:r w:rsidRPr="00B26855">
        <w:rPr>
          <w:rFonts w:cstheme="minorHAnsi"/>
          <w:b/>
          <w:bCs/>
          <w:lang w:val="it-IT"/>
        </w:rPr>
        <w:t>Profilo MAD</w:t>
      </w:r>
      <w:r w:rsidRPr="00B26855">
        <w:rPr>
          <w:rFonts w:cstheme="minorHAnsi"/>
          <w:lang w:val="it-IT"/>
        </w:rPr>
        <w:t>: valido per mutui a distanza</w:t>
      </w:r>
      <w:r w:rsidR="00957AE2" w:rsidRPr="00B26855">
        <w:rPr>
          <w:rFonts w:cstheme="minorHAnsi"/>
          <w:lang w:val="it-IT"/>
        </w:rPr>
        <w:t xml:space="preserve">, visualizza solo </w:t>
      </w:r>
      <w:r w:rsidR="00827EB3" w:rsidRPr="00B26855">
        <w:rPr>
          <w:rFonts w:cstheme="minorHAnsi"/>
          <w:lang w:val="it-IT"/>
        </w:rPr>
        <w:t>gli oggetti di sua competenza</w:t>
      </w:r>
    </w:p>
    <w:p w14:paraId="05C624F9" w14:textId="1D970822" w:rsidR="001D2AC8" w:rsidRPr="00685350" w:rsidRDefault="001D2AC8" w:rsidP="0027257F">
      <w:pPr>
        <w:pStyle w:val="BodyText"/>
        <w:numPr>
          <w:ilvl w:val="0"/>
          <w:numId w:val="15"/>
        </w:numPr>
        <w:spacing w:line="276" w:lineRule="auto"/>
        <w:rPr>
          <w:rFonts w:cstheme="minorHAnsi"/>
          <w:lang w:val="it-IT"/>
        </w:rPr>
      </w:pPr>
      <w:r>
        <w:rPr>
          <w:rFonts w:cstheme="minorHAnsi"/>
          <w:b/>
          <w:bCs/>
          <w:lang w:val="it-IT"/>
        </w:rPr>
        <w:t>Team lead</w:t>
      </w:r>
      <w:r w:rsidR="003E10F0">
        <w:rPr>
          <w:rFonts w:cstheme="minorHAnsi"/>
          <w:b/>
          <w:bCs/>
          <w:lang w:val="it-IT"/>
        </w:rPr>
        <w:t>er</w:t>
      </w:r>
      <w:r>
        <w:rPr>
          <w:rFonts w:cstheme="minorHAnsi"/>
          <w:b/>
          <w:bCs/>
          <w:lang w:val="it-IT"/>
        </w:rPr>
        <w:t xml:space="preserve"> Servizio clienti</w:t>
      </w:r>
      <w:r w:rsidRPr="00E21B45">
        <w:rPr>
          <w:rFonts w:cstheme="minorHAnsi"/>
          <w:lang w:val="it-IT"/>
        </w:rPr>
        <w:t>:</w:t>
      </w:r>
      <w:r>
        <w:rPr>
          <w:rFonts w:cstheme="minorHAnsi"/>
          <w:lang w:val="it-IT"/>
        </w:rPr>
        <w:t xml:space="preserve"> coordina gli specialisti rispetto alle attività previste per </w:t>
      </w:r>
      <w:proofErr w:type="gramStart"/>
      <w:r>
        <w:rPr>
          <w:rFonts w:cstheme="minorHAnsi"/>
          <w:lang w:val="it-IT"/>
        </w:rPr>
        <w:t>team</w:t>
      </w:r>
      <w:proofErr w:type="gramEnd"/>
      <w:r>
        <w:rPr>
          <w:rFonts w:cstheme="minorHAnsi"/>
          <w:lang w:val="it-IT"/>
        </w:rPr>
        <w:t xml:space="preserve"> di prodotto (e.g. </w:t>
      </w:r>
      <w:proofErr w:type="gramStart"/>
      <w:r>
        <w:rPr>
          <w:rFonts w:cstheme="minorHAnsi"/>
          <w:lang w:val="it-IT"/>
        </w:rPr>
        <w:t>team mutui</w:t>
      </w:r>
      <w:proofErr w:type="gramEnd"/>
      <w:r>
        <w:rPr>
          <w:rFonts w:cstheme="minorHAnsi"/>
          <w:lang w:val="it-IT"/>
        </w:rPr>
        <w:t>), gestendo le assegnazioni giornaliere di lead.</w:t>
      </w:r>
      <w:r w:rsidR="00B06AD2">
        <w:rPr>
          <w:rFonts w:cstheme="minorHAnsi"/>
          <w:lang w:val="it-IT"/>
        </w:rPr>
        <w:t xml:space="preserve"> Ha visibilità e facoltà di assegnazione anche su lead non strettamente </w:t>
      </w:r>
      <w:r w:rsidR="004E5970">
        <w:rPr>
          <w:rFonts w:cstheme="minorHAnsi"/>
          <w:lang w:val="it-IT"/>
        </w:rPr>
        <w:t xml:space="preserve">attinenti </w:t>
      </w:r>
      <w:proofErr w:type="gramStart"/>
      <w:r w:rsidR="004E5970">
        <w:rPr>
          <w:rFonts w:cstheme="minorHAnsi"/>
          <w:lang w:val="it-IT"/>
        </w:rPr>
        <w:t>il</w:t>
      </w:r>
      <w:proofErr w:type="gramEnd"/>
      <w:r w:rsidR="004E5970">
        <w:rPr>
          <w:rFonts w:cstheme="minorHAnsi"/>
          <w:lang w:val="it-IT"/>
        </w:rPr>
        <w:t xml:space="preserve"> proprio ambito di prodotto</w:t>
      </w:r>
    </w:p>
    <w:p w14:paraId="374E3C9E" w14:textId="6F601DF3" w:rsidR="003612A6" w:rsidRDefault="001D2AC8" w:rsidP="0027257F">
      <w:pPr>
        <w:pStyle w:val="BodyText"/>
        <w:numPr>
          <w:ilvl w:val="0"/>
          <w:numId w:val="15"/>
        </w:numPr>
        <w:spacing w:line="276" w:lineRule="auto"/>
        <w:rPr>
          <w:rFonts w:cstheme="minorHAnsi"/>
          <w:lang w:val="it-IT"/>
        </w:rPr>
      </w:pPr>
      <w:r>
        <w:rPr>
          <w:rFonts w:cstheme="minorHAnsi"/>
          <w:b/>
          <w:bCs/>
          <w:lang w:val="it-IT"/>
        </w:rPr>
        <w:t xml:space="preserve">Specialisti </w:t>
      </w:r>
      <w:r w:rsidRPr="00F05332">
        <w:rPr>
          <w:rFonts w:cstheme="minorHAnsi"/>
          <w:b/>
          <w:bCs/>
          <w:lang w:val="it-IT"/>
        </w:rPr>
        <w:t xml:space="preserve">Servizio </w:t>
      </w:r>
      <w:r>
        <w:rPr>
          <w:rFonts w:cstheme="minorHAnsi"/>
          <w:b/>
          <w:bCs/>
          <w:lang w:val="it-IT"/>
        </w:rPr>
        <w:t>c</w:t>
      </w:r>
      <w:r w:rsidRPr="00F05332">
        <w:rPr>
          <w:rFonts w:cstheme="minorHAnsi"/>
          <w:b/>
          <w:bCs/>
          <w:lang w:val="it-IT"/>
        </w:rPr>
        <w:t>lienti</w:t>
      </w:r>
      <w:r w:rsidRPr="00F05332">
        <w:rPr>
          <w:rFonts w:cstheme="minorHAnsi"/>
          <w:lang w:val="it-IT"/>
        </w:rPr>
        <w:t xml:space="preserve">: </w:t>
      </w:r>
      <w:r>
        <w:rPr>
          <w:rFonts w:cstheme="minorHAnsi"/>
          <w:lang w:val="it-IT"/>
        </w:rPr>
        <w:t>l</w:t>
      </w:r>
      <w:r w:rsidRPr="00F05332">
        <w:rPr>
          <w:rFonts w:cstheme="minorHAnsi"/>
          <w:lang w:val="it-IT"/>
        </w:rPr>
        <w:t xml:space="preserve">avora lead e campagne </w:t>
      </w:r>
      <w:proofErr w:type="spellStart"/>
      <w:r w:rsidRPr="00F05332">
        <w:rPr>
          <w:rFonts w:cstheme="minorHAnsi"/>
          <w:lang w:val="it-IT"/>
        </w:rPr>
        <w:t>outbound</w:t>
      </w:r>
      <w:proofErr w:type="spellEnd"/>
      <w:r w:rsidRPr="00F05332">
        <w:rPr>
          <w:rFonts w:cstheme="minorHAnsi"/>
          <w:lang w:val="it-IT"/>
        </w:rPr>
        <w:t xml:space="preserve"> di clienti e </w:t>
      </w:r>
      <w:proofErr w:type="spellStart"/>
      <w:r w:rsidRPr="00F05332">
        <w:rPr>
          <w:rFonts w:cstheme="minorHAnsi"/>
          <w:lang w:val="it-IT"/>
        </w:rPr>
        <w:t>prospect</w:t>
      </w:r>
      <w:proofErr w:type="spellEnd"/>
      <w:r w:rsidRPr="00F05332">
        <w:rPr>
          <w:rFonts w:cstheme="minorHAnsi"/>
          <w:lang w:val="it-IT"/>
        </w:rPr>
        <w:t xml:space="preserve"> trasversalmente su tutti i canali della banca</w:t>
      </w:r>
      <w:r>
        <w:rPr>
          <w:rFonts w:cstheme="minorHAnsi"/>
          <w:lang w:val="it-IT"/>
        </w:rPr>
        <w:t xml:space="preserve"> (in casi particolari anche a supporto dei clienti Private e Bdi).</w:t>
      </w:r>
    </w:p>
    <w:p w14:paraId="78665FC1" w14:textId="50280DF1" w:rsidR="00760279" w:rsidRDefault="00AB56EB" w:rsidP="00AB56EB">
      <w:pPr>
        <w:pStyle w:val="BodyText"/>
        <w:ind w:left="360"/>
        <w:rPr>
          <w:lang w:val="it-IT"/>
        </w:rPr>
      </w:pPr>
      <w:r w:rsidRPr="00DF471C">
        <w:rPr>
          <w:lang w:val="it-IT"/>
        </w:rPr>
        <w:t xml:space="preserve">Si rimanda alla tabella allegata dei ruoli </w:t>
      </w:r>
      <w:proofErr w:type="spellStart"/>
      <w:r w:rsidRPr="00DF471C">
        <w:rPr>
          <w:lang w:val="it-IT"/>
        </w:rPr>
        <w:t>Mo</w:t>
      </w:r>
      <w:r w:rsidR="002D3268" w:rsidRPr="00DF471C">
        <w:rPr>
          <w:lang w:val="it-IT"/>
        </w:rPr>
        <w:t>Di</w:t>
      </w:r>
      <w:proofErr w:type="spellEnd"/>
      <w:r w:rsidR="002D3268" w:rsidRPr="00DF471C">
        <w:rPr>
          <w:lang w:val="it-IT"/>
        </w:rPr>
        <w:t xml:space="preserve"> </w:t>
      </w:r>
      <w:r w:rsidR="009D7ACF" w:rsidRPr="00DF471C">
        <w:rPr>
          <w:lang w:val="it-IT"/>
        </w:rPr>
        <w:t>per ulteriori dettagli sui ruoli ed il collegamento ai profili abilitati</w:t>
      </w:r>
    </w:p>
    <w:p w14:paraId="182B6663" w14:textId="32DA2163" w:rsidR="00B26473" w:rsidRPr="00DF471C" w:rsidRDefault="00B26473" w:rsidP="00AB56EB">
      <w:pPr>
        <w:pStyle w:val="BodyText"/>
        <w:ind w:left="360"/>
        <w:rPr>
          <w:lang w:val="it-IT"/>
        </w:rPr>
      </w:pPr>
      <w:r w:rsidRPr="00B26473">
        <w:rPr>
          <w:noProof/>
          <w:lang w:val="it-IT" w:eastAsia="it-IT"/>
        </w:rPr>
        <w:drawing>
          <wp:inline distT="0" distB="0" distL="0" distR="0" wp14:anchorId="753FA7A2" wp14:editId="759B33E6">
            <wp:extent cx="6120130" cy="2630170"/>
            <wp:effectExtent l="0" t="0" r="0" b="0"/>
            <wp:docPr id="1706329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9849" name="Picture 1" descr="A screenshot of a computer&#10;&#10;AI-generated content may be incorrect."/>
                    <pic:cNvPicPr/>
                  </pic:nvPicPr>
                  <pic:blipFill>
                    <a:blip r:embed="rId13"/>
                    <a:stretch>
                      <a:fillRect/>
                    </a:stretch>
                  </pic:blipFill>
                  <pic:spPr>
                    <a:xfrm>
                      <a:off x="0" y="0"/>
                      <a:ext cx="6120130" cy="2630170"/>
                    </a:xfrm>
                    <a:prstGeom prst="rect">
                      <a:avLst/>
                    </a:prstGeom>
                  </pic:spPr>
                </pic:pic>
              </a:graphicData>
            </a:graphic>
          </wp:inline>
        </w:drawing>
      </w:r>
    </w:p>
    <w:p w14:paraId="2233923B" w14:textId="7ED8BE68" w:rsidR="00EE04E6" w:rsidRPr="00220BCA" w:rsidRDefault="00615E87" w:rsidP="00255E88">
      <w:pPr>
        <w:pStyle w:val="Heading2"/>
        <w:rPr>
          <w:lang w:val="it-IT"/>
        </w:rPr>
      </w:pPr>
      <w:bookmarkStart w:id="13" w:name="_Toc215311789"/>
      <w:commentRangeStart w:id="14"/>
      <w:commentRangeStart w:id="15"/>
      <w:r w:rsidRPr="00220BCA">
        <w:rPr>
          <w:lang w:val="it-IT"/>
        </w:rPr>
        <w:t>Permessi,</w:t>
      </w:r>
      <w:r w:rsidR="00255E88" w:rsidRPr="00220BCA">
        <w:rPr>
          <w:lang w:val="it-IT"/>
        </w:rPr>
        <w:t xml:space="preserve"> coni di</w:t>
      </w:r>
      <w:r w:rsidRPr="00220BCA">
        <w:rPr>
          <w:lang w:val="it-IT"/>
        </w:rPr>
        <w:t xml:space="preserve"> visibilità e azioni consentite</w:t>
      </w:r>
      <w:bookmarkEnd w:id="13"/>
      <w:commentRangeEnd w:id="14"/>
      <w:r w:rsidR="00BF6578" w:rsidRPr="00220BCA">
        <w:rPr>
          <w:rStyle w:val="CommentReference"/>
          <w:sz w:val="24"/>
          <w:szCs w:val="26"/>
          <w:lang w:val="it-IT"/>
        </w:rPr>
        <w:commentReference w:id="14"/>
      </w:r>
      <w:commentRangeEnd w:id="15"/>
      <w:r w:rsidRPr="00220BCA">
        <w:rPr>
          <w:rStyle w:val="CommentReference"/>
          <w:sz w:val="24"/>
          <w:szCs w:val="26"/>
          <w:lang w:val="it-IT"/>
        </w:rPr>
        <w:commentReference w:id="15"/>
      </w:r>
    </w:p>
    <w:p w14:paraId="4194A827" w14:textId="77777777" w:rsidR="00A27A5A" w:rsidRDefault="00A27A5A" w:rsidP="296613E3">
      <w:pPr>
        <w:rPr>
          <w:lang w:val="it-IT"/>
        </w:rPr>
      </w:pPr>
    </w:p>
    <w:tbl>
      <w:tblPr>
        <w:tblStyle w:val="PlainTable2"/>
        <w:tblW w:w="5000" w:type="pct"/>
        <w:tblLayout w:type="fixed"/>
        <w:tblLook w:val="0020" w:firstRow="1" w:lastRow="0" w:firstColumn="0" w:lastColumn="0" w:noHBand="0" w:noVBand="0"/>
      </w:tblPr>
      <w:tblGrid>
        <w:gridCol w:w="1604"/>
        <w:gridCol w:w="1605"/>
        <w:gridCol w:w="1605"/>
        <w:gridCol w:w="1604"/>
        <w:gridCol w:w="1605"/>
        <w:gridCol w:w="1605"/>
      </w:tblGrid>
      <w:tr w:rsidR="00A71246" w:rsidRPr="003E7153" w14:paraId="544E6BBF" w14:textId="3488974B" w:rsidTr="004C7E1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4" w:type="dxa"/>
          </w:tcPr>
          <w:p w14:paraId="2F7DB834" w14:textId="77777777" w:rsidR="00A71246" w:rsidRPr="00AF21BB" w:rsidRDefault="00A71246">
            <w:pPr>
              <w:pStyle w:val="Compact"/>
              <w:spacing w:line="276" w:lineRule="auto"/>
              <w:rPr>
                <w:rFonts w:cstheme="minorHAnsi"/>
                <w:b w:val="0"/>
                <w:bCs w:val="0"/>
                <w:i/>
                <w:iCs/>
              </w:rPr>
            </w:pPr>
            <w:proofErr w:type="spellStart"/>
            <w:r w:rsidRPr="00AF21BB">
              <w:rPr>
                <w:rFonts w:cstheme="minorHAnsi"/>
                <w:i/>
                <w:iCs/>
              </w:rPr>
              <w:t>Ruolo</w:t>
            </w:r>
            <w:proofErr w:type="spellEnd"/>
          </w:p>
        </w:tc>
        <w:tc>
          <w:tcPr>
            <w:cnfStyle w:val="000001000000" w:firstRow="0" w:lastRow="0" w:firstColumn="0" w:lastColumn="0" w:oddVBand="0" w:evenVBand="1" w:oddHBand="0" w:evenHBand="0" w:firstRowFirstColumn="0" w:firstRowLastColumn="0" w:lastRowFirstColumn="0" w:lastRowLastColumn="0"/>
            <w:tcW w:w="1605" w:type="dxa"/>
          </w:tcPr>
          <w:p w14:paraId="05106368" w14:textId="5B86AD27" w:rsidR="00A71246" w:rsidRPr="00AF21BB" w:rsidRDefault="00956D51">
            <w:pPr>
              <w:pStyle w:val="Compact"/>
              <w:spacing w:line="276" w:lineRule="auto"/>
              <w:rPr>
                <w:rFonts w:cstheme="minorHAnsi"/>
                <w:b w:val="0"/>
                <w:bCs w:val="0"/>
                <w:i/>
                <w:iCs/>
              </w:rPr>
            </w:pPr>
            <w:r>
              <w:rPr>
                <w:rFonts w:cstheme="minorHAnsi"/>
                <w:i/>
                <w:iCs/>
              </w:rPr>
              <w:t xml:space="preserve">Cono di </w:t>
            </w:r>
            <w:proofErr w:type="spellStart"/>
            <w:r>
              <w:rPr>
                <w:rFonts w:cstheme="minorHAnsi"/>
                <w:i/>
                <w:iCs/>
              </w:rPr>
              <w:t>visibilità</w:t>
            </w:r>
            <w:proofErr w:type="spellEnd"/>
          </w:p>
        </w:tc>
        <w:tc>
          <w:tcPr>
            <w:cnfStyle w:val="000010000000" w:firstRow="0" w:lastRow="0" w:firstColumn="0" w:lastColumn="0" w:oddVBand="1" w:evenVBand="0" w:oddHBand="0" w:evenHBand="0" w:firstRowFirstColumn="0" w:firstRowLastColumn="0" w:lastRowFirstColumn="0" w:lastRowLastColumn="0"/>
            <w:tcW w:w="1605" w:type="dxa"/>
          </w:tcPr>
          <w:p w14:paraId="05CEE523" w14:textId="0072583F" w:rsidR="00A71246" w:rsidRPr="00AF21BB" w:rsidRDefault="002C0C2E">
            <w:pPr>
              <w:pStyle w:val="Compact"/>
              <w:spacing w:line="276" w:lineRule="auto"/>
              <w:rPr>
                <w:rFonts w:cstheme="minorHAnsi"/>
                <w:b w:val="0"/>
                <w:bCs w:val="0"/>
                <w:i/>
                <w:iCs/>
              </w:rPr>
            </w:pPr>
            <w:proofErr w:type="spellStart"/>
            <w:r w:rsidRPr="00AF21BB">
              <w:rPr>
                <w:rFonts w:cstheme="minorHAnsi"/>
                <w:i/>
                <w:iCs/>
              </w:rPr>
              <w:t>Livello</w:t>
            </w:r>
            <w:proofErr w:type="spellEnd"/>
            <w:r w:rsidRPr="00AF21BB">
              <w:rPr>
                <w:rFonts w:cstheme="minorHAnsi"/>
                <w:i/>
                <w:iCs/>
              </w:rPr>
              <w:t xml:space="preserve"> </w:t>
            </w:r>
            <w:proofErr w:type="spellStart"/>
            <w:r w:rsidRPr="00AF21BB">
              <w:rPr>
                <w:rFonts w:cstheme="minorHAnsi"/>
                <w:i/>
                <w:iCs/>
              </w:rPr>
              <w:t>gerarchico</w:t>
            </w:r>
            <w:proofErr w:type="spellEnd"/>
          </w:p>
        </w:tc>
        <w:tc>
          <w:tcPr>
            <w:cnfStyle w:val="000001000000" w:firstRow="0" w:lastRow="0" w:firstColumn="0" w:lastColumn="0" w:oddVBand="0" w:evenVBand="1" w:oddHBand="0" w:evenHBand="0" w:firstRowFirstColumn="0" w:firstRowLastColumn="0" w:lastRowFirstColumn="0" w:lastRowLastColumn="0"/>
            <w:tcW w:w="1604" w:type="dxa"/>
          </w:tcPr>
          <w:p w14:paraId="60C24F51" w14:textId="77777777" w:rsidR="00A71246" w:rsidRPr="00AF21BB" w:rsidRDefault="00A71246">
            <w:pPr>
              <w:pStyle w:val="Compact"/>
              <w:spacing w:line="276" w:lineRule="auto"/>
              <w:rPr>
                <w:rFonts w:cstheme="minorHAnsi"/>
                <w:b w:val="0"/>
                <w:bCs w:val="0"/>
                <w:i/>
                <w:iCs/>
              </w:rPr>
            </w:pPr>
            <w:proofErr w:type="spellStart"/>
            <w:r w:rsidRPr="00AF21BB">
              <w:rPr>
                <w:rFonts w:cstheme="minorHAnsi"/>
                <w:i/>
                <w:iCs/>
              </w:rPr>
              <w:t>Può</w:t>
            </w:r>
            <w:proofErr w:type="spellEnd"/>
            <w:r w:rsidRPr="00AF21BB">
              <w:rPr>
                <w:rFonts w:cstheme="minorHAnsi"/>
                <w:i/>
                <w:iCs/>
              </w:rPr>
              <w:t xml:space="preserve"> </w:t>
            </w:r>
            <w:proofErr w:type="spellStart"/>
            <w:r w:rsidRPr="00AF21BB">
              <w:rPr>
                <w:rFonts w:cstheme="minorHAnsi"/>
                <w:i/>
                <w:iCs/>
              </w:rPr>
              <w:t>lavorare</w:t>
            </w:r>
            <w:proofErr w:type="spellEnd"/>
            <w:r w:rsidRPr="00AF21BB">
              <w:rPr>
                <w:rFonts w:cstheme="minorHAnsi"/>
                <w:i/>
                <w:iCs/>
              </w:rPr>
              <w:t xml:space="preserve"> task/</w:t>
            </w:r>
            <w:proofErr w:type="spellStart"/>
            <w:r w:rsidRPr="00AF21BB">
              <w:rPr>
                <w:rFonts w:cstheme="minorHAnsi"/>
                <w:i/>
                <w:iCs/>
              </w:rPr>
              <w:t>opportunità</w:t>
            </w:r>
            <w:proofErr w:type="spellEnd"/>
          </w:p>
        </w:tc>
        <w:tc>
          <w:tcPr>
            <w:cnfStyle w:val="000010000000" w:firstRow="0" w:lastRow="0" w:firstColumn="0" w:lastColumn="0" w:oddVBand="1" w:evenVBand="0" w:oddHBand="0" w:evenHBand="0" w:firstRowFirstColumn="0" w:firstRowLastColumn="0" w:lastRowFirstColumn="0" w:lastRowLastColumn="0"/>
            <w:tcW w:w="1605" w:type="dxa"/>
          </w:tcPr>
          <w:p w14:paraId="0850DEB9" w14:textId="673208CC" w:rsidR="00A71246" w:rsidRPr="00AF21BB" w:rsidRDefault="00A71246">
            <w:pPr>
              <w:pStyle w:val="Compact"/>
              <w:spacing w:line="276" w:lineRule="auto"/>
              <w:rPr>
                <w:rFonts w:cstheme="minorHAnsi"/>
                <w:b w:val="0"/>
                <w:i/>
                <w:lang w:val="en-GB"/>
              </w:rPr>
            </w:pPr>
            <w:proofErr w:type="spellStart"/>
            <w:r w:rsidRPr="00AF21BB">
              <w:rPr>
                <w:rFonts w:cstheme="minorHAnsi"/>
                <w:i/>
                <w:lang w:val="en-GB"/>
              </w:rPr>
              <w:t>Riceve</w:t>
            </w:r>
            <w:proofErr w:type="spellEnd"/>
            <w:r w:rsidRPr="00AF21BB">
              <w:rPr>
                <w:rFonts w:cstheme="minorHAnsi"/>
                <w:i/>
                <w:lang w:val="en-GB"/>
              </w:rPr>
              <w:t xml:space="preserve"> alert </w:t>
            </w:r>
            <w:r w:rsidRPr="00AF21BB">
              <w:rPr>
                <w:rFonts w:cstheme="minorHAnsi"/>
                <w:i/>
                <w:iCs/>
                <w:lang w:val="en-GB"/>
              </w:rPr>
              <w:t>standard</w:t>
            </w:r>
            <w:r w:rsidRPr="00AF21BB">
              <w:rPr>
                <w:rFonts w:cstheme="minorHAnsi"/>
                <w:i/>
                <w:lang w:val="en-GB"/>
              </w:rPr>
              <w:t xml:space="preserve"> di lead management</w:t>
            </w:r>
          </w:p>
        </w:tc>
        <w:tc>
          <w:tcPr>
            <w:cnfStyle w:val="000001000000" w:firstRow="0" w:lastRow="0" w:firstColumn="0" w:lastColumn="0" w:oddVBand="0" w:evenVBand="1" w:oddHBand="0" w:evenHBand="0" w:firstRowFirstColumn="0" w:firstRowLastColumn="0" w:lastRowFirstColumn="0" w:lastRowLastColumn="0"/>
            <w:tcW w:w="1605" w:type="dxa"/>
          </w:tcPr>
          <w:p w14:paraId="1857DB05" w14:textId="4202052C" w:rsidR="00A71246" w:rsidRPr="00AF21BB" w:rsidRDefault="00A71246">
            <w:pPr>
              <w:pStyle w:val="Compact"/>
              <w:spacing w:line="276" w:lineRule="auto"/>
              <w:rPr>
                <w:rFonts w:cstheme="minorHAnsi"/>
                <w:b w:val="0"/>
                <w:bCs w:val="0"/>
                <w:i/>
                <w:iCs/>
                <w:lang w:val="it-IT"/>
              </w:rPr>
            </w:pPr>
            <w:r w:rsidRPr="00AF21BB">
              <w:rPr>
                <w:rFonts w:cstheme="minorHAnsi"/>
                <w:i/>
                <w:iCs/>
                <w:lang w:val="it-IT"/>
              </w:rPr>
              <w:t>Riceve alert di escalation per segnalare azioni specifiche da effettuare</w:t>
            </w:r>
          </w:p>
        </w:tc>
      </w:tr>
      <w:tr w:rsidR="00A71246" w:rsidRPr="00EE04E6" w14:paraId="5E1F1F50" w14:textId="1D2B8355" w:rsidTr="004C7E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4" w:type="dxa"/>
          </w:tcPr>
          <w:p w14:paraId="6703625D" w14:textId="47BB2146" w:rsidR="00A71246" w:rsidRPr="00AF21BB" w:rsidRDefault="00A71246">
            <w:pPr>
              <w:pStyle w:val="Compact"/>
              <w:spacing w:line="276" w:lineRule="auto"/>
              <w:rPr>
                <w:rFonts w:cstheme="minorHAnsi"/>
                <w:b/>
                <w:bCs/>
                <w:i/>
                <w:iCs/>
              </w:rPr>
            </w:pPr>
            <w:r w:rsidRPr="00AF21BB">
              <w:rPr>
                <w:rFonts w:cstheme="minorHAnsi"/>
                <w:b/>
                <w:bCs/>
                <w:i/>
                <w:iCs/>
              </w:rPr>
              <w:t>Centro</w:t>
            </w:r>
          </w:p>
        </w:tc>
        <w:tc>
          <w:tcPr>
            <w:cnfStyle w:val="000001000000" w:firstRow="0" w:lastRow="0" w:firstColumn="0" w:lastColumn="0" w:oddVBand="0" w:evenVBand="1" w:oddHBand="0" w:evenHBand="0" w:firstRowFirstColumn="0" w:firstRowLastColumn="0" w:lastRowFirstColumn="0" w:lastRowLastColumn="0"/>
            <w:tcW w:w="1605" w:type="dxa"/>
          </w:tcPr>
          <w:p w14:paraId="07E181C0" w14:textId="11235C23" w:rsidR="00A71246" w:rsidRPr="00AF21BB" w:rsidRDefault="00A71246">
            <w:pPr>
              <w:pStyle w:val="Compact"/>
              <w:spacing w:line="276" w:lineRule="auto"/>
              <w:rPr>
                <w:rFonts w:cstheme="minorHAnsi"/>
                <w:i/>
                <w:iCs/>
              </w:rPr>
            </w:pPr>
            <w:r w:rsidRPr="00AF21BB">
              <w:rPr>
                <w:rFonts w:cstheme="minorHAnsi"/>
                <w:i/>
                <w:iCs/>
              </w:rPr>
              <w:t xml:space="preserve">Tutti </w:t>
            </w:r>
            <w:proofErr w:type="spellStart"/>
            <w:r w:rsidRPr="00AF21BB">
              <w:rPr>
                <w:rFonts w:cstheme="minorHAnsi"/>
                <w:i/>
                <w:iCs/>
              </w:rPr>
              <w:t>i</w:t>
            </w:r>
            <w:proofErr w:type="spellEnd"/>
            <w:r w:rsidRPr="00AF21BB">
              <w:rPr>
                <w:rFonts w:cstheme="minorHAnsi"/>
                <w:i/>
                <w:iCs/>
              </w:rPr>
              <w:t xml:space="preserve"> </w:t>
            </w:r>
            <w:proofErr w:type="spellStart"/>
            <w:r w:rsidRPr="00AF21BB">
              <w:rPr>
                <w:rFonts w:cstheme="minorHAnsi"/>
                <w:i/>
                <w:iCs/>
              </w:rPr>
              <w:t>clienti</w:t>
            </w:r>
            <w:proofErr w:type="spellEnd"/>
          </w:p>
        </w:tc>
        <w:tc>
          <w:tcPr>
            <w:cnfStyle w:val="000010000000" w:firstRow="0" w:lastRow="0" w:firstColumn="0" w:lastColumn="0" w:oddVBand="1" w:evenVBand="0" w:oddHBand="0" w:evenHBand="0" w:firstRowFirstColumn="0" w:firstRowLastColumn="0" w:lastRowFirstColumn="0" w:lastRowLastColumn="0"/>
            <w:tcW w:w="1605" w:type="dxa"/>
          </w:tcPr>
          <w:p w14:paraId="0A584DFE" w14:textId="75404A70" w:rsidR="00A71246" w:rsidRPr="00AF21BB" w:rsidRDefault="00AB1EC7">
            <w:pPr>
              <w:pStyle w:val="Compact"/>
              <w:spacing w:line="276" w:lineRule="auto"/>
              <w:rPr>
                <w:rFonts w:cstheme="minorHAnsi"/>
                <w:i/>
                <w:iCs/>
              </w:rPr>
            </w:pPr>
            <w:r w:rsidRPr="00AF21BB">
              <w:rPr>
                <w:rFonts w:cstheme="minorHAnsi"/>
                <w:i/>
                <w:iCs/>
              </w:rPr>
              <w:t>Centro</w:t>
            </w:r>
          </w:p>
        </w:tc>
        <w:tc>
          <w:tcPr>
            <w:cnfStyle w:val="000001000000" w:firstRow="0" w:lastRow="0" w:firstColumn="0" w:lastColumn="0" w:oddVBand="0" w:evenVBand="1" w:oddHBand="0" w:evenHBand="0" w:firstRowFirstColumn="0" w:firstRowLastColumn="0" w:lastRowFirstColumn="0" w:lastRowLastColumn="0"/>
            <w:tcW w:w="1604" w:type="dxa"/>
          </w:tcPr>
          <w:p w14:paraId="713B4ECE" w14:textId="314115C7" w:rsidR="00A71246" w:rsidRPr="00AF21BB" w:rsidRDefault="00A71246">
            <w:pPr>
              <w:pStyle w:val="Compact"/>
              <w:spacing w:line="276" w:lineRule="auto"/>
              <w:rPr>
                <w:rFonts w:cstheme="minorHAnsi"/>
                <w:i/>
                <w:iCs/>
              </w:rPr>
            </w:pPr>
            <w:proofErr w:type="spellStart"/>
            <w:r w:rsidRPr="00AF21BB">
              <w:rPr>
                <w:rFonts w:cstheme="minorHAnsi"/>
                <w:i/>
                <w:iCs/>
              </w:rPr>
              <w:t>Sì</w:t>
            </w:r>
            <w:proofErr w:type="spellEnd"/>
          </w:p>
        </w:tc>
        <w:tc>
          <w:tcPr>
            <w:cnfStyle w:val="000010000000" w:firstRow="0" w:lastRow="0" w:firstColumn="0" w:lastColumn="0" w:oddVBand="1" w:evenVBand="0" w:oddHBand="0" w:evenHBand="0" w:firstRowFirstColumn="0" w:firstRowLastColumn="0" w:lastRowFirstColumn="0" w:lastRowLastColumn="0"/>
            <w:tcW w:w="1605" w:type="dxa"/>
          </w:tcPr>
          <w:p w14:paraId="0B4B2D8D" w14:textId="339961D6" w:rsidR="00A71246" w:rsidRPr="00AF21BB" w:rsidRDefault="00A71246">
            <w:pPr>
              <w:pStyle w:val="Compact"/>
              <w:spacing w:line="276" w:lineRule="auto"/>
              <w:rPr>
                <w:rFonts w:cstheme="minorHAnsi"/>
                <w:i/>
                <w:iCs/>
              </w:rPr>
            </w:pPr>
            <w:r w:rsidRPr="00AF21BB">
              <w:rPr>
                <w:rFonts w:cstheme="minorHAnsi"/>
                <w:i/>
                <w:iCs/>
              </w:rPr>
              <w:t>No</w:t>
            </w:r>
          </w:p>
        </w:tc>
        <w:tc>
          <w:tcPr>
            <w:cnfStyle w:val="000001000000" w:firstRow="0" w:lastRow="0" w:firstColumn="0" w:lastColumn="0" w:oddVBand="0" w:evenVBand="1" w:oddHBand="0" w:evenHBand="0" w:firstRowFirstColumn="0" w:firstRowLastColumn="0" w:lastRowFirstColumn="0" w:lastRowLastColumn="0"/>
            <w:tcW w:w="1605" w:type="dxa"/>
          </w:tcPr>
          <w:p w14:paraId="14EBBFC5" w14:textId="018835D1" w:rsidR="00A71246" w:rsidRPr="00AF21BB" w:rsidRDefault="00A71246">
            <w:pPr>
              <w:pStyle w:val="Compact"/>
              <w:spacing w:line="276" w:lineRule="auto"/>
              <w:rPr>
                <w:rFonts w:cstheme="minorHAnsi"/>
                <w:i/>
                <w:iCs/>
              </w:rPr>
            </w:pPr>
            <w:proofErr w:type="spellStart"/>
            <w:r w:rsidRPr="00AF21BB">
              <w:rPr>
                <w:rFonts w:cstheme="minorHAnsi"/>
                <w:i/>
                <w:iCs/>
              </w:rPr>
              <w:t>Sì</w:t>
            </w:r>
            <w:proofErr w:type="spellEnd"/>
          </w:p>
        </w:tc>
      </w:tr>
      <w:tr w:rsidR="00A71246" w:rsidRPr="0041493A" w14:paraId="239C6F89" w14:textId="5D8177FD" w:rsidTr="0061564C">
        <w:tc>
          <w:tcPr>
            <w:cnfStyle w:val="000010000000" w:firstRow="0" w:lastRow="0" w:firstColumn="0" w:lastColumn="0" w:oddVBand="1" w:evenVBand="0" w:oddHBand="0" w:evenHBand="0" w:firstRowFirstColumn="0" w:firstRowLastColumn="0" w:lastRowFirstColumn="0" w:lastRowLastColumn="0"/>
            <w:tcW w:w="1604" w:type="dxa"/>
            <w:tcBorders>
              <w:bottom w:val="single" w:sz="4" w:space="0" w:color="auto"/>
            </w:tcBorders>
          </w:tcPr>
          <w:p w14:paraId="4E2B8E14" w14:textId="5FCF0EC8" w:rsidR="00A71246" w:rsidRPr="00AF21BB" w:rsidRDefault="00A71246">
            <w:pPr>
              <w:pStyle w:val="Compact"/>
              <w:spacing w:line="276" w:lineRule="auto"/>
              <w:rPr>
                <w:rFonts w:cstheme="minorHAnsi"/>
                <w:b/>
                <w:bCs/>
                <w:i/>
                <w:iCs/>
                <w:lang w:val="it-IT"/>
              </w:rPr>
            </w:pPr>
            <w:r w:rsidRPr="00AF21BB">
              <w:rPr>
                <w:rFonts w:cstheme="minorHAnsi"/>
                <w:b/>
                <w:i/>
                <w:lang w:val="it-IT"/>
              </w:rPr>
              <w:t>Dipartimenti trasversali di centro</w:t>
            </w:r>
            <w:r w:rsidRPr="00AF21BB">
              <w:rPr>
                <w:rFonts w:cstheme="minorHAnsi"/>
                <w:b/>
                <w:bCs/>
                <w:i/>
                <w:iCs/>
                <w:lang w:val="it-IT"/>
              </w:rPr>
              <w:t xml:space="preserve"> (</w:t>
            </w:r>
            <w:proofErr w:type="spellStart"/>
            <w:proofErr w:type="gramStart"/>
            <w:r w:rsidRPr="00AF21BB">
              <w:rPr>
                <w:rFonts w:cstheme="minorHAnsi"/>
                <w:b/>
                <w:bCs/>
                <w:i/>
                <w:iCs/>
                <w:lang w:val="it-IT"/>
              </w:rPr>
              <w:t>CRM,MKT</w:t>
            </w:r>
            <w:proofErr w:type="gramEnd"/>
            <w:r w:rsidRPr="00AF21BB">
              <w:rPr>
                <w:rFonts w:cstheme="minorHAnsi"/>
                <w:b/>
                <w:bCs/>
                <w:i/>
                <w:iCs/>
                <w:lang w:val="it-IT"/>
              </w:rPr>
              <w:t>,Distribuzioni</w:t>
            </w:r>
            <w:proofErr w:type="spellEnd"/>
            <w:r w:rsidRPr="00AF21BB">
              <w:rPr>
                <w:rFonts w:cstheme="minorHAnsi"/>
                <w:b/>
                <w:bCs/>
                <w:i/>
                <w:iCs/>
                <w:lang w:val="it-IT"/>
              </w:rPr>
              <w:t>)</w:t>
            </w:r>
          </w:p>
        </w:tc>
        <w:tc>
          <w:tcPr>
            <w:cnfStyle w:val="000001000000" w:firstRow="0" w:lastRow="0" w:firstColumn="0" w:lastColumn="0" w:oddVBand="0" w:evenVBand="1" w:oddHBand="0" w:evenHBand="0" w:firstRowFirstColumn="0" w:firstRowLastColumn="0" w:lastRowFirstColumn="0" w:lastRowLastColumn="0"/>
            <w:tcW w:w="1605" w:type="dxa"/>
            <w:tcBorders>
              <w:bottom w:val="single" w:sz="4" w:space="0" w:color="auto"/>
            </w:tcBorders>
          </w:tcPr>
          <w:p w14:paraId="77F68116" w14:textId="54CA1755" w:rsidR="00A71246" w:rsidRPr="00AF21BB" w:rsidRDefault="00A71246">
            <w:pPr>
              <w:pStyle w:val="Compact"/>
              <w:spacing w:line="276" w:lineRule="auto"/>
              <w:rPr>
                <w:rFonts w:cstheme="minorHAnsi"/>
                <w:i/>
                <w:iCs/>
                <w:lang w:val="it-IT"/>
              </w:rPr>
            </w:pPr>
            <w:r w:rsidRPr="00AF21BB">
              <w:rPr>
                <w:rFonts w:cstheme="minorHAnsi"/>
                <w:i/>
                <w:iCs/>
                <w:lang w:val="it-IT"/>
              </w:rPr>
              <w:t>Tutti i clienti</w:t>
            </w:r>
          </w:p>
        </w:tc>
        <w:tc>
          <w:tcPr>
            <w:cnfStyle w:val="000010000000" w:firstRow="0" w:lastRow="0" w:firstColumn="0" w:lastColumn="0" w:oddVBand="1" w:evenVBand="0" w:oddHBand="0" w:evenHBand="0" w:firstRowFirstColumn="0" w:firstRowLastColumn="0" w:lastRowFirstColumn="0" w:lastRowLastColumn="0"/>
            <w:tcW w:w="1605" w:type="dxa"/>
            <w:tcBorders>
              <w:bottom w:val="single" w:sz="4" w:space="0" w:color="auto"/>
            </w:tcBorders>
          </w:tcPr>
          <w:p w14:paraId="00846B64" w14:textId="4A9E34FA" w:rsidR="00A71246" w:rsidRPr="00AF21BB" w:rsidRDefault="00C03EA6">
            <w:pPr>
              <w:pStyle w:val="Compact"/>
              <w:spacing w:line="276" w:lineRule="auto"/>
              <w:rPr>
                <w:rFonts w:cstheme="minorHAnsi"/>
                <w:i/>
                <w:iCs/>
                <w:lang w:val="it-IT"/>
              </w:rPr>
            </w:pPr>
            <w:r w:rsidRPr="00AF21BB">
              <w:rPr>
                <w:rFonts w:cstheme="minorHAnsi"/>
                <w:i/>
                <w:iCs/>
                <w:lang w:val="it-IT"/>
              </w:rPr>
              <w:t>Centro</w:t>
            </w:r>
          </w:p>
        </w:tc>
        <w:tc>
          <w:tcPr>
            <w:cnfStyle w:val="000001000000" w:firstRow="0" w:lastRow="0" w:firstColumn="0" w:lastColumn="0" w:oddVBand="0" w:evenVBand="1" w:oddHBand="0" w:evenHBand="0" w:firstRowFirstColumn="0" w:firstRowLastColumn="0" w:lastRowFirstColumn="0" w:lastRowLastColumn="0"/>
            <w:tcW w:w="1604" w:type="dxa"/>
            <w:tcBorders>
              <w:bottom w:val="single" w:sz="4" w:space="0" w:color="auto"/>
            </w:tcBorders>
          </w:tcPr>
          <w:p w14:paraId="46C31171" w14:textId="39E22CBD" w:rsidR="00A71246" w:rsidRPr="00AF21BB" w:rsidRDefault="00A71246">
            <w:pPr>
              <w:pStyle w:val="Compact"/>
              <w:spacing w:line="276" w:lineRule="auto"/>
              <w:rPr>
                <w:rFonts w:cstheme="minorHAnsi"/>
                <w:i/>
                <w:iCs/>
                <w:lang w:val="it-IT"/>
              </w:rPr>
            </w:pPr>
            <w:r w:rsidRPr="00AF21BB">
              <w:rPr>
                <w:rFonts w:cstheme="minorHAnsi"/>
                <w:i/>
                <w:iCs/>
                <w:lang w:val="it-IT"/>
              </w:rPr>
              <w:t>Sì</w:t>
            </w:r>
          </w:p>
        </w:tc>
        <w:tc>
          <w:tcPr>
            <w:cnfStyle w:val="000010000000" w:firstRow="0" w:lastRow="0" w:firstColumn="0" w:lastColumn="0" w:oddVBand="1" w:evenVBand="0" w:oddHBand="0" w:evenHBand="0" w:firstRowFirstColumn="0" w:firstRowLastColumn="0" w:lastRowFirstColumn="0" w:lastRowLastColumn="0"/>
            <w:tcW w:w="1605" w:type="dxa"/>
            <w:tcBorders>
              <w:bottom w:val="single" w:sz="4" w:space="0" w:color="auto"/>
            </w:tcBorders>
          </w:tcPr>
          <w:p w14:paraId="4480FDFB" w14:textId="0FE3BBC4" w:rsidR="00A71246" w:rsidRPr="00AF21BB" w:rsidRDefault="00A71246">
            <w:pPr>
              <w:pStyle w:val="Compact"/>
              <w:spacing w:line="276" w:lineRule="auto"/>
              <w:rPr>
                <w:rFonts w:cstheme="minorHAnsi"/>
                <w:i/>
                <w:iCs/>
                <w:lang w:val="it-IT"/>
              </w:rPr>
            </w:pPr>
            <w:r w:rsidRPr="00AF21BB">
              <w:rPr>
                <w:rFonts w:cstheme="minorHAnsi"/>
                <w:i/>
                <w:iCs/>
                <w:lang w:val="it-IT"/>
              </w:rPr>
              <w:t>No</w:t>
            </w:r>
          </w:p>
        </w:tc>
        <w:tc>
          <w:tcPr>
            <w:cnfStyle w:val="000001000000" w:firstRow="0" w:lastRow="0" w:firstColumn="0" w:lastColumn="0" w:oddVBand="0" w:evenVBand="1" w:oddHBand="0" w:evenHBand="0" w:firstRowFirstColumn="0" w:firstRowLastColumn="0" w:lastRowFirstColumn="0" w:lastRowLastColumn="0"/>
            <w:tcW w:w="1605" w:type="dxa"/>
            <w:tcBorders>
              <w:bottom w:val="single" w:sz="4" w:space="0" w:color="auto"/>
            </w:tcBorders>
          </w:tcPr>
          <w:p w14:paraId="12A2D616" w14:textId="5018D888" w:rsidR="00A71246" w:rsidRPr="00AF21BB" w:rsidRDefault="00A71246">
            <w:pPr>
              <w:pStyle w:val="Compact"/>
              <w:spacing w:line="276" w:lineRule="auto"/>
              <w:rPr>
                <w:rFonts w:cstheme="minorHAnsi"/>
                <w:i/>
                <w:iCs/>
                <w:lang w:val="it-IT"/>
              </w:rPr>
            </w:pPr>
            <w:r w:rsidRPr="00AF21BB">
              <w:rPr>
                <w:rFonts w:cstheme="minorHAnsi"/>
                <w:i/>
                <w:iCs/>
                <w:lang w:val="it-IT"/>
              </w:rPr>
              <w:t>Sì</w:t>
            </w:r>
          </w:p>
        </w:tc>
      </w:tr>
      <w:tr w:rsidR="003D0BC9" w:rsidRPr="00F40FCC" w14:paraId="771CAF28" w14:textId="77777777" w:rsidTr="006156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20540315" w14:textId="7B516EE9" w:rsidR="003D0BC9" w:rsidRDefault="003D0BC9" w:rsidP="003D0BC9">
            <w:pPr>
              <w:pStyle w:val="Compact"/>
              <w:spacing w:line="276" w:lineRule="auto"/>
              <w:rPr>
                <w:rFonts w:cstheme="minorHAnsi"/>
                <w:b/>
                <w:i/>
                <w:lang w:val="it-IT"/>
              </w:rPr>
            </w:pPr>
            <w:r>
              <w:rPr>
                <w:rFonts w:cstheme="minorHAnsi"/>
                <w:b/>
                <w:i/>
                <w:lang w:val="it-IT"/>
              </w:rPr>
              <w:t>Responsabile Italia</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52070F20" w14:textId="69C3FF41" w:rsidR="003D0BC9" w:rsidRPr="00AF21BB" w:rsidRDefault="00F14D4A" w:rsidP="003D0BC9">
            <w:pPr>
              <w:pStyle w:val="Compact"/>
              <w:spacing w:line="276" w:lineRule="auto"/>
              <w:rPr>
                <w:rFonts w:cstheme="minorHAnsi"/>
                <w:i/>
                <w:iCs/>
                <w:lang w:val="it-IT"/>
              </w:rPr>
            </w:pPr>
            <w:r>
              <w:rPr>
                <w:rFonts w:cstheme="minorHAnsi"/>
                <w:i/>
                <w:iCs/>
                <w:lang w:val="it-IT"/>
              </w:rPr>
              <w:t>Tutti i clienti</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73DC17F0" w14:textId="518728FC" w:rsidR="003D0BC9" w:rsidRDefault="003D0BC9" w:rsidP="003D0BC9">
            <w:pPr>
              <w:pStyle w:val="Compact"/>
              <w:spacing w:line="276" w:lineRule="auto"/>
              <w:rPr>
                <w:rFonts w:cstheme="minorHAnsi"/>
                <w:i/>
                <w:iCs/>
                <w:lang w:val="it-IT"/>
              </w:rPr>
            </w:pPr>
            <w:r>
              <w:rPr>
                <w:rFonts w:cstheme="minorHAnsi"/>
                <w:i/>
                <w:iCs/>
                <w:lang w:val="it-IT"/>
              </w:rPr>
              <w:t>Centro</w:t>
            </w:r>
          </w:p>
        </w:tc>
        <w:tc>
          <w:tcPr>
            <w:cnfStyle w:val="000001000000" w:firstRow="0" w:lastRow="0" w:firstColumn="0" w:lastColumn="0" w:oddVBand="0" w:evenVBand="1"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5D8F3FCE" w14:textId="104A8253" w:rsidR="003D0BC9" w:rsidRDefault="003D0BC9" w:rsidP="003D0BC9">
            <w:pPr>
              <w:pStyle w:val="Compact"/>
              <w:spacing w:line="276" w:lineRule="auto"/>
              <w:rPr>
                <w:rFonts w:cstheme="minorHAnsi"/>
                <w:i/>
                <w:iCs/>
                <w:lang w:val="it-IT"/>
              </w:rPr>
            </w:pPr>
            <w:r w:rsidRPr="00AF21BB">
              <w:rPr>
                <w:rFonts w:cstheme="minorHAnsi"/>
                <w:i/>
                <w:iCs/>
                <w:lang w:val="it-IT"/>
              </w:rPr>
              <w:t>Sì</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5B8FB825" w14:textId="15766E7D" w:rsidR="003D0BC9" w:rsidRDefault="003D0BC9" w:rsidP="003D0BC9">
            <w:pPr>
              <w:pStyle w:val="Compact"/>
              <w:spacing w:line="276" w:lineRule="auto"/>
              <w:rPr>
                <w:rFonts w:cstheme="minorHAnsi"/>
                <w:i/>
                <w:iCs/>
                <w:lang w:val="it-IT"/>
              </w:rPr>
            </w:pPr>
            <w:r w:rsidRPr="00AF21BB">
              <w:rPr>
                <w:rFonts w:cstheme="minorHAnsi"/>
                <w:i/>
                <w:iCs/>
                <w:lang w:val="it-IT"/>
              </w:rPr>
              <w:t>No</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33985C60" w14:textId="7B797E0F" w:rsidR="003D0BC9" w:rsidRDefault="003D0BC9" w:rsidP="003D0BC9">
            <w:pPr>
              <w:pStyle w:val="Compact"/>
              <w:spacing w:line="276" w:lineRule="auto"/>
              <w:rPr>
                <w:rFonts w:cstheme="minorHAnsi"/>
                <w:i/>
                <w:iCs/>
                <w:lang w:val="it-IT"/>
              </w:rPr>
            </w:pPr>
            <w:r w:rsidRPr="00AF21BB">
              <w:rPr>
                <w:rFonts w:cstheme="minorHAnsi"/>
                <w:i/>
                <w:iCs/>
                <w:lang w:val="it-IT"/>
              </w:rPr>
              <w:t>Sì</w:t>
            </w:r>
          </w:p>
        </w:tc>
      </w:tr>
      <w:tr w:rsidR="003D0BC9" w:rsidRPr="00F40FCC" w14:paraId="6F0EE467" w14:textId="77777777" w:rsidTr="0061564C">
        <w:tc>
          <w:tcPr>
            <w:cnfStyle w:val="000010000000" w:firstRow="0" w:lastRow="0" w:firstColumn="0" w:lastColumn="0" w:oddVBand="1" w:evenVBand="0"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6336C857" w14:textId="4391A4F1" w:rsidR="003D0BC9" w:rsidRDefault="003D0BC9" w:rsidP="003D0BC9">
            <w:pPr>
              <w:pStyle w:val="Compact"/>
              <w:spacing w:line="276" w:lineRule="auto"/>
              <w:rPr>
                <w:rFonts w:cstheme="minorHAnsi"/>
                <w:b/>
                <w:i/>
                <w:lang w:val="it-IT"/>
              </w:rPr>
            </w:pPr>
            <w:r>
              <w:rPr>
                <w:rFonts w:cstheme="minorHAnsi"/>
                <w:b/>
                <w:i/>
                <w:lang w:val="it-IT"/>
              </w:rPr>
              <w:t>Capi Polo</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47B0AB97" w14:textId="709B21DD" w:rsidR="003D0BC9" w:rsidRPr="00AF21BB" w:rsidRDefault="007C605E" w:rsidP="003D0BC9">
            <w:pPr>
              <w:pStyle w:val="Compact"/>
              <w:spacing w:line="276" w:lineRule="auto"/>
              <w:rPr>
                <w:rFonts w:cstheme="minorHAnsi"/>
                <w:i/>
                <w:iCs/>
                <w:lang w:val="it-IT"/>
              </w:rPr>
            </w:pPr>
            <w:r>
              <w:rPr>
                <w:rFonts w:cstheme="minorHAnsi"/>
                <w:i/>
                <w:iCs/>
                <w:lang w:val="it-IT"/>
              </w:rPr>
              <w:t>Tutti i clienti</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5FB38E9A" w14:textId="19EA086E" w:rsidR="003D0BC9" w:rsidRDefault="003D0BC9" w:rsidP="003D0BC9">
            <w:pPr>
              <w:pStyle w:val="Compact"/>
              <w:spacing w:line="276" w:lineRule="auto"/>
              <w:rPr>
                <w:rFonts w:cstheme="minorHAnsi"/>
                <w:i/>
                <w:iCs/>
                <w:lang w:val="it-IT"/>
              </w:rPr>
            </w:pPr>
            <w:r>
              <w:rPr>
                <w:rFonts w:cstheme="minorHAnsi"/>
                <w:i/>
                <w:iCs/>
                <w:lang w:val="it-IT"/>
              </w:rPr>
              <w:t>Unità organizzativa</w:t>
            </w:r>
          </w:p>
        </w:tc>
        <w:tc>
          <w:tcPr>
            <w:cnfStyle w:val="000001000000" w:firstRow="0" w:lastRow="0" w:firstColumn="0" w:lastColumn="0" w:oddVBand="0" w:evenVBand="1"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0672A67B" w14:textId="69252238" w:rsidR="003D0BC9" w:rsidRDefault="003D0BC9" w:rsidP="003D0BC9">
            <w:pPr>
              <w:pStyle w:val="Compact"/>
              <w:spacing w:line="276" w:lineRule="auto"/>
              <w:rPr>
                <w:rFonts w:cstheme="minorHAnsi"/>
                <w:i/>
                <w:iCs/>
                <w:lang w:val="it-IT"/>
              </w:rPr>
            </w:pPr>
            <w:r w:rsidRPr="00AF21BB">
              <w:rPr>
                <w:rFonts w:cstheme="minorHAnsi"/>
                <w:i/>
                <w:iCs/>
                <w:lang w:val="it-IT"/>
              </w:rPr>
              <w:t>Sì</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77696BCF" w14:textId="509EBA46" w:rsidR="003D0BC9" w:rsidRDefault="003D0BC9" w:rsidP="003D0BC9">
            <w:pPr>
              <w:pStyle w:val="Compact"/>
              <w:spacing w:line="276" w:lineRule="auto"/>
              <w:rPr>
                <w:rFonts w:cstheme="minorHAnsi"/>
                <w:i/>
                <w:iCs/>
                <w:lang w:val="it-IT"/>
              </w:rPr>
            </w:pPr>
            <w:r w:rsidRPr="00AF21BB">
              <w:rPr>
                <w:rFonts w:cstheme="minorHAnsi"/>
                <w:i/>
                <w:iCs/>
                <w:lang w:val="it-IT"/>
              </w:rPr>
              <w:t>No</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2259EE12" w14:textId="745CF9E6" w:rsidR="003D0BC9" w:rsidRDefault="003D0BC9" w:rsidP="003D0BC9">
            <w:pPr>
              <w:pStyle w:val="Compact"/>
              <w:spacing w:line="276" w:lineRule="auto"/>
              <w:rPr>
                <w:rFonts w:cstheme="minorHAnsi"/>
                <w:i/>
                <w:iCs/>
                <w:lang w:val="it-IT"/>
              </w:rPr>
            </w:pPr>
            <w:r w:rsidRPr="00AF21BB">
              <w:rPr>
                <w:rFonts w:cstheme="minorHAnsi"/>
                <w:i/>
                <w:iCs/>
                <w:lang w:val="it-IT"/>
              </w:rPr>
              <w:t>Sì</w:t>
            </w:r>
          </w:p>
        </w:tc>
      </w:tr>
      <w:tr w:rsidR="000B7E5E" w:rsidRPr="00F40FCC" w14:paraId="6209931A" w14:textId="77777777" w:rsidTr="006156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323379F5" w14:textId="7BDEAA1A" w:rsidR="000B7E5E" w:rsidRDefault="000B7E5E" w:rsidP="000B7E5E">
            <w:pPr>
              <w:pStyle w:val="Compact"/>
              <w:spacing w:line="276" w:lineRule="auto"/>
              <w:rPr>
                <w:rFonts w:cstheme="minorHAnsi"/>
                <w:b/>
                <w:i/>
                <w:lang w:val="it-IT"/>
              </w:rPr>
            </w:pPr>
            <w:r>
              <w:rPr>
                <w:rFonts w:cstheme="minorHAnsi"/>
                <w:b/>
                <w:i/>
                <w:lang w:val="it-IT"/>
              </w:rPr>
              <w:t>Intermediari online (esterni)</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7BDA7BA6" w14:textId="758479DA" w:rsidR="000B7E5E" w:rsidRPr="00AF21BB" w:rsidRDefault="00D22D0D" w:rsidP="000B7E5E">
            <w:pPr>
              <w:pStyle w:val="Compact"/>
              <w:spacing w:line="276" w:lineRule="auto"/>
              <w:rPr>
                <w:rFonts w:cstheme="minorHAnsi"/>
                <w:i/>
                <w:iCs/>
                <w:lang w:val="it-IT"/>
              </w:rPr>
            </w:pPr>
            <w:r>
              <w:rPr>
                <w:rFonts w:cstheme="minorHAnsi"/>
                <w:i/>
                <w:iCs/>
                <w:lang w:val="it-IT"/>
              </w:rPr>
              <w:t>Esclusivament</w:t>
            </w:r>
            <w:r w:rsidR="00643221">
              <w:rPr>
                <w:rFonts w:cstheme="minorHAnsi"/>
                <w:i/>
                <w:iCs/>
                <w:lang w:val="it-IT"/>
              </w:rPr>
              <w:t xml:space="preserve">e sulle lead </w:t>
            </w:r>
            <w:r w:rsidR="00316AA1">
              <w:rPr>
                <w:rFonts w:cstheme="minorHAnsi"/>
                <w:i/>
                <w:iCs/>
                <w:lang w:val="it-IT"/>
              </w:rPr>
              <w:t>mutui</w:t>
            </w:r>
            <w:r w:rsidR="00F50B28">
              <w:rPr>
                <w:rFonts w:cstheme="minorHAnsi"/>
                <w:i/>
                <w:iCs/>
                <w:lang w:val="it-IT"/>
              </w:rPr>
              <w:t xml:space="preserve"> generate dalla propria piattaforma</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07C692BC" w14:textId="6254359E" w:rsidR="000B7E5E" w:rsidRDefault="000B7E5E" w:rsidP="000B7E5E">
            <w:pPr>
              <w:pStyle w:val="Compact"/>
              <w:spacing w:line="276" w:lineRule="auto"/>
              <w:rPr>
                <w:rFonts w:cstheme="minorHAnsi"/>
                <w:i/>
                <w:iCs/>
                <w:lang w:val="it-IT"/>
              </w:rPr>
            </w:pPr>
            <w:r>
              <w:rPr>
                <w:rFonts w:cstheme="minorHAnsi"/>
                <w:i/>
                <w:iCs/>
                <w:lang w:val="it-IT"/>
              </w:rPr>
              <w:t>NA</w:t>
            </w:r>
          </w:p>
        </w:tc>
        <w:tc>
          <w:tcPr>
            <w:cnfStyle w:val="000001000000" w:firstRow="0" w:lastRow="0" w:firstColumn="0" w:lastColumn="0" w:oddVBand="0" w:evenVBand="1"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67F7DA7C" w14:textId="5BCF0B1C" w:rsidR="000B7E5E" w:rsidRDefault="000B7E5E" w:rsidP="000B7E5E">
            <w:pPr>
              <w:pStyle w:val="Compact"/>
              <w:spacing w:line="276" w:lineRule="auto"/>
              <w:rPr>
                <w:rFonts w:cstheme="minorHAnsi"/>
                <w:i/>
                <w:iCs/>
                <w:lang w:val="it-IT"/>
              </w:rPr>
            </w:pPr>
            <w:r>
              <w:rPr>
                <w:rFonts w:cstheme="minorHAnsi"/>
                <w:i/>
                <w:iCs/>
                <w:lang w:val="it-IT"/>
              </w:rPr>
              <w:t>Sì</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2A85BCFC" w14:textId="30EA0551" w:rsidR="000B7E5E" w:rsidRDefault="000B7E5E" w:rsidP="000B7E5E">
            <w:pPr>
              <w:pStyle w:val="Compact"/>
              <w:spacing w:line="276" w:lineRule="auto"/>
              <w:rPr>
                <w:rFonts w:cstheme="minorHAnsi"/>
                <w:i/>
                <w:iCs/>
                <w:lang w:val="it-IT"/>
              </w:rPr>
            </w:pPr>
            <w:r>
              <w:rPr>
                <w:rFonts w:cstheme="minorHAnsi"/>
                <w:i/>
                <w:iCs/>
                <w:lang w:val="it-IT"/>
              </w:rPr>
              <w:t>No</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67AFE5A3" w14:textId="1CDACD98" w:rsidR="000B7E5E" w:rsidRDefault="000B7E5E" w:rsidP="000B7E5E">
            <w:pPr>
              <w:pStyle w:val="Compact"/>
              <w:spacing w:line="276" w:lineRule="auto"/>
              <w:rPr>
                <w:rFonts w:cstheme="minorHAnsi"/>
                <w:i/>
                <w:iCs/>
                <w:lang w:val="it-IT"/>
              </w:rPr>
            </w:pPr>
            <w:r>
              <w:rPr>
                <w:rFonts w:cstheme="minorHAnsi"/>
                <w:i/>
                <w:iCs/>
                <w:lang w:val="it-IT"/>
              </w:rPr>
              <w:t>No</w:t>
            </w:r>
          </w:p>
        </w:tc>
      </w:tr>
      <w:tr w:rsidR="000B7E5E" w:rsidRPr="00F40FCC" w14:paraId="636E5346" w14:textId="77777777" w:rsidTr="0061564C">
        <w:tc>
          <w:tcPr>
            <w:cnfStyle w:val="000010000000" w:firstRow="0" w:lastRow="0" w:firstColumn="0" w:lastColumn="0" w:oddVBand="1" w:evenVBand="0"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2B84A17E" w14:textId="3AED5D4B" w:rsidR="000B7E5E" w:rsidRDefault="000B7E5E" w:rsidP="000B7E5E">
            <w:pPr>
              <w:pStyle w:val="Compact"/>
              <w:spacing w:line="276" w:lineRule="auto"/>
              <w:rPr>
                <w:rFonts w:cstheme="minorHAnsi"/>
                <w:b/>
                <w:i/>
                <w:lang w:val="it-IT"/>
              </w:rPr>
            </w:pPr>
            <w:r>
              <w:rPr>
                <w:rFonts w:cstheme="minorHAnsi"/>
                <w:b/>
                <w:i/>
                <w:lang w:val="it-IT"/>
              </w:rPr>
              <w:t>Profili ad Personam</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1A343312" w14:textId="7E615CFC" w:rsidR="000B7E5E" w:rsidRPr="00AF21BB" w:rsidRDefault="002C5579" w:rsidP="000B7E5E">
            <w:pPr>
              <w:pStyle w:val="Compact"/>
              <w:spacing w:line="276" w:lineRule="auto"/>
              <w:rPr>
                <w:rFonts w:cstheme="minorHAnsi"/>
                <w:i/>
                <w:iCs/>
                <w:lang w:val="it-IT"/>
              </w:rPr>
            </w:pPr>
            <w:r>
              <w:rPr>
                <w:rFonts w:cstheme="minorHAnsi"/>
                <w:i/>
                <w:iCs/>
                <w:lang w:val="it-IT"/>
              </w:rPr>
              <w:t xml:space="preserve">Tutti i clienti </w:t>
            </w:r>
            <w:r w:rsidR="00F13FC0">
              <w:rPr>
                <w:rFonts w:cstheme="minorHAnsi"/>
                <w:i/>
                <w:iCs/>
                <w:lang w:val="it-IT"/>
              </w:rPr>
              <w:t>nel perimetro di mutui</w:t>
            </w:r>
            <w:r w:rsidR="00C3703E">
              <w:rPr>
                <w:rFonts w:cstheme="minorHAnsi"/>
                <w:i/>
                <w:iCs/>
                <w:lang w:val="it-IT"/>
              </w:rPr>
              <w:t xml:space="preserve"> sulla propria territorialità</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68059F28" w14:textId="4CF078B4" w:rsidR="009E370E" w:rsidRPr="00B26855" w:rsidRDefault="000B7E5E" w:rsidP="002D4719">
            <w:pPr>
              <w:pStyle w:val="BodyText"/>
              <w:spacing w:line="276" w:lineRule="auto"/>
              <w:rPr>
                <w:rFonts w:cstheme="minorHAnsi"/>
                <w:lang w:val="it-IT"/>
              </w:rPr>
            </w:pPr>
            <w:r>
              <w:rPr>
                <w:rFonts w:cstheme="minorHAnsi"/>
                <w:i/>
                <w:iCs/>
                <w:lang w:val="it-IT"/>
              </w:rPr>
              <w:t>Direzione Regionale</w:t>
            </w:r>
            <w:r w:rsidR="009E370E">
              <w:rPr>
                <w:rFonts w:cstheme="minorHAnsi"/>
                <w:i/>
                <w:iCs/>
                <w:lang w:val="it-IT"/>
              </w:rPr>
              <w:t xml:space="preserve">. </w:t>
            </w:r>
            <w:r w:rsidR="009E370E" w:rsidRPr="00B26855">
              <w:rPr>
                <w:rFonts w:cstheme="minorHAnsi"/>
                <w:lang w:val="it-IT"/>
              </w:rPr>
              <w:t xml:space="preserve"> In corso tavolo di lavoro separato da progetto CRM, con valutazione di possibili evoluzioni di tali profili</w:t>
            </w:r>
          </w:p>
          <w:p w14:paraId="5F97FA47" w14:textId="3AB7C1E2" w:rsidR="000B7E5E" w:rsidRDefault="000B7E5E" w:rsidP="000B7E5E">
            <w:pPr>
              <w:pStyle w:val="Compact"/>
              <w:spacing w:line="276" w:lineRule="auto"/>
              <w:rPr>
                <w:rFonts w:cstheme="minorHAnsi"/>
                <w:i/>
                <w:iCs/>
                <w:lang w:val="it-IT"/>
              </w:rPr>
            </w:pPr>
          </w:p>
        </w:tc>
        <w:tc>
          <w:tcPr>
            <w:cnfStyle w:val="000001000000" w:firstRow="0" w:lastRow="0" w:firstColumn="0" w:lastColumn="0" w:oddVBand="0" w:evenVBand="1"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64694D3B" w14:textId="6C8FAD13" w:rsidR="000B7E5E" w:rsidRDefault="000B7E5E" w:rsidP="000B7E5E">
            <w:pPr>
              <w:pStyle w:val="Compact"/>
              <w:spacing w:line="276" w:lineRule="auto"/>
              <w:rPr>
                <w:rFonts w:cstheme="minorHAnsi"/>
                <w:i/>
                <w:iCs/>
                <w:lang w:val="it-IT"/>
              </w:rPr>
            </w:pPr>
            <w:r>
              <w:rPr>
                <w:rFonts w:cstheme="minorHAnsi"/>
                <w:i/>
                <w:iCs/>
                <w:lang w:val="it-IT"/>
              </w:rPr>
              <w:t>No</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36C4CFAA" w14:textId="2965EC07" w:rsidR="000B7E5E" w:rsidRDefault="000B7E5E" w:rsidP="000B7E5E">
            <w:pPr>
              <w:pStyle w:val="Compact"/>
              <w:spacing w:line="276" w:lineRule="auto"/>
              <w:rPr>
                <w:rFonts w:cstheme="minorHAnsi"/>
                <w:i/>
                <w:iCs/>
                <w:lang w:val="it-IT"/>
              </w:rPr>
            </w:pPr>
            <w:r>
              <w:rPr>
                <w:rFonts w:cstheme="minorHAnsi"/>
                <w:i/>
                <w:iCs/>
                <w:lang w:val="it-IT"/>
              </w:rPr>
              <w:t>No</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375F7092" w14:textId="5077DED6" w:rsidR="000B7E5E" w:rsidRDefault="000B7E5E" w:rsidP="000B7E5E">
            <w:pPr>
              <w:pStyle w:val="Compact"/>
              <w:spacing w:line="276" w:lineRule="auto"/>
              <w:rPr>
                <w:rFonts w:cstheme="minorHAnsi"/>
                <w:i/>
                <w:iCs/>
                <w:lang w:val="it-IT"/>
              </w:rPr>
            </w:pPr>
            <w:r>
              <w:rPr>
                <w:rFonts w:cstheme="minorHAnsi"/>
                <w:i/>
                <w:iCs/>
                <w:lang w:val="it-IT"/>
              </w:rPr>
              <w:t>No</w:t>
            </w:r>
          </w:p>
        </w:tc>
      </w:tr>
      <w:tr w:rsidR="000B7E5E" w:rsidRPr="00F40FCC" w14:paraId="6580612F" w14:textId="77777777" w:rsidTr="006156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178F913E" w14:textId="3B6E55B4" w:rsidR="000B7E5E" w:rsidRDefault="000B7E5E" w:rsidP="000B7E5E">
            <w:pPr>
              <w:pStyle w:val="Compact"/>
              <w:spacing w:line="276" w:lineRule="auto"/>
              <w:rPr>
                <w:rFonts w:cstheme="minorHAnsi"/>
                <w:b/>
                <w:i/>
                <w:lang w:val="it-IT"/>
              </w:rPr>
            </w:pPr>
            <w:r>
              <w:rPr>
                <w:rFonts w:cstheme="minorHAnsi"/>
                <w:b/>
                <w:i/>
                <w:lang w:val="it-IT"/>
              </w:rPr>
              <w:t>Profilo MAD</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79C3A873" w14:textId="777F6C35" w:rsidR="000B7E5E" w:rsidRPr="00AF21BB" w:rsidRDefault="000B7E5E" w:rsidP="000B7E5E">
            <w:pPr>
              <w:pStyle w:val="Compact"/>
              <w:spacing w:line="276" w:lineRule="auto"/>
              <w:rPr>
                <w:rFonts w:cstheme="minorHAnsi"/>
                <w:i/>
                <w:iCs/>
                <w:lang w:val="it-IT"/>
              </w:rPr>
            </w:pPr>
            <w:r>
              <w:rPr>
                <w:rFonts w:cstheme="minorHAnsi"/>
                <w:i/>
                <w:iCs/>
                <w:lang w:val="it-IT"/>
              </w:rPr>
              <w:t>Tutti i clienti/</w:t>
            </w:r>
            <w:proofErr w:type="spellStart"/>
            <w:r>
              <w:rPr>
                <w:rFonts w:cstheme="minorHAnsi"/>
                <w:i/>
                <w:iCs/>
                <w:lang w:val="it-IT"/>
              </w:rPr>
              <w:t>prospect</w:t>
            </w:r>
            <w:proofErr w:type="spellEnd"/>
            <w:r>
              <w:rPr>
                <w:rFonts w:cstheme="minorHAnsi"/>
                <w:i/>
                <w:iCs/>
                <w:lang w:val="it-IT"/>
              </w:rPr>
              <w:t xml:space="preserve"> con oggetti di sua competenza (Mutui a distanza)</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62223511" w14:textId="29A536E6" w:rsidR="000B7E5E" w:rsidRDefault="000B7E5E" w:rsidP="000B7E5E">
            <w:pPr>
              <w:pStyle w:val="Compact"/>
              <w:spacing w:line="276" w:lineRule="auto"/>
              <w:rPr>
                <w:rFonts w:cstheme="minorHAnsi"/>
                <w:i/>
                <w:iCs/>
                <w:lang w:val="it-IT"/>
              </w:rPr>
            </w:pPr>
            <w:r>
              <w:rPr>
                <w:rFonts w:cstheme="minorHAnsi"/>
                <w:i/>
                <w:iCs/>
                <w:lang w:val="it-IT"/>
              </w:rPr>
              <w:t>Unità organizzativa</w:t>
            </w:r>
          </w:p>
        </w:tc>
        <w:tc>
          <w:tcPr>
            <w:cnfStyle w:val="000001000000" w:firstRow="0" w:lastRow="0" w:firstColumn="0" w:lastColumn="0" w:oddVBand="0" w:evenVBand="1" w:oddHBand="0" w:evenHBand="0" w:firstRowFirstColumn="0" w:firstRowLastColumn="0" w:lastRowFirstColumn="0" w:lastRowLastColumn="0"/>
            <w:tcW w:w="1604" w:type="dxa"/>
            <w:tcBorders>
              <w:top w:val="single" w:sz="4" w:space="0" w:color="auto"/>
              <w:left w:val="single" w:sz="4" w:space="0" w:color="auto"/>
              <w:bottom w:val="single" w:sz="4" w:space="0" w:color="auto"/>
              <w:right w:val="single" w:sz="4" w:space="0" w:color="auto"/>
            </w:tcBorders>
          </w:tcPr>
          <w:p w14:paraId="555ABF97" w14:textId="688648A3" w:rsidR="000B7E5E" w:rsidRDefault="000B7E5E" w:rsidP="000B7E5E">
            <w:pPr>
              <w:pStyle w:val="Compact"/>
              <w:spacing w:line="276" w:lineRule="auto"/>
              <w:rPr>
                <w:rFonts w:cstheme="minorHAnsi"/>
                <w:i/>
                <w:iCs/>
                <w:lang w:val="it-IT"/>
              </w:rPr>
            </w:pPr>
            <w:r>
              <w:rPr>
                <w:rFonts w:cstheme="minorHAnsi"/>
                <w:i/>
                <w:iCs/>
                <w:lang w:val="it-IT"/>
              </w:rPr>
              <w:t>Sì</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1574EBB6" w14:textId="029D88D5" w:rsidR="000B7E5E" w:rsidRDefault="000B7E5E" w:rsidP="000B7E5E">
            <w:pPr>
              <w:pStyle w:val="Compact"/>
              <w:spacing w:line="276" w:lineRule="auto"/>
              <w:rPr>
                <w:rFonts w:cstheme="minorHAnsi"/>
                <w:i/>
                <w:iCs/>
                <w:lang w:val="it-IT"/>
              </w:rPr>
            </w:pPr>
            <w:r>
              <w:rPr>
                <w:rFonts w:cstheme="minorHAnsi"/>
                <w:i/>
                <w:iCs/>
                <w:lang w:val="it-IT"/>
              </w:rPr>
              <w:t>No</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left w:val="single" w:sz="4" w:space="0" w:color="auto"/>
              <w:bottom w:val="single" w:sz="4" w:space="0" w:color="auto"/>
              <w:right w:val="single" w:sz="4" w:space="0" w:color="auto"/>
            </w:tcBorders>
          </w:tcPr>
          <w:p w14:paraId="41834F27" w14:textId="70971144" w:rsidR="000B7E5E" w:rsidRDefault="000B7E5E" w:rsidP="000B7E5E">
            <w:pPr>
              <w:pStyle w:val="Compact"/>
              <w:spacing w:line="276" w:lineRule="auto"/>
              <w:rPr>
                <w:rFonts w:cstheme="minorHAnsi"/>
                <w:i/>
                <w:iCs/>
                <w:lang w:val="it-IT"/>
              </w:rPr>
            </w:pPr>
            <w:r>
              <w:rPr>
                <w:rFonts w:cstheme="minorHAnsi"/>
                <w:i/>
                <w:iCs/>
                <w:lang w:val="it-IT"/>
              </w:rPr>
              <w:t>No</w:t>
            </w:r>
          </w:p>
        </w:tc>
      </w:tr>
      <w:tr w:rsidR="000B7E5E" w:rsidRPr="00F40FCC" w14:paraId="7E334844" w14:textId="77777777" w:rsidTr="0061564C">
        <w:tc>
          <w:tcPr>
            <w:cnfStyle w:val="000010000000" w:firstRow="0" w:lastRow="0" w:firstColumn="0" w:lastColumn="0" w:oddVBand="1" w:evenVBand="0" w:oddHBand="0" w:evenHBand="0" w:firstRowFirstColumn="0" w:firstRowLastColumn="0" w:lastRowFirstColumn="0" w:lastRowLastColumn="0"/>
            <w:tcW w:w="1604" w:type="dxa"/>
            <w:tcBorders>
              <w:top w:val="single" w:sz="4" w:space="0" w:color="auto"/>
            </w:tcBorders>
          </w:tcPr>
          <w:p w14:paraId="4DEB0008" w14:textId="2B584531" w:rsidR="000B7E5E" w:rsidRPr="00AF21BB" w:rsidRDefault="000B7E5E" w:rsidP="000B7E5E">
            <w:pPr>
              <w:pStyle w:val="Compact"/>
              <w:spacing w:line="276" w:lineRule="auto"/>
              <w:rPr>
                <w:rFonts w:cstheme="minorHAnsi"/>
                <w:b/>
                <w:i/>
                <w:lang w:val="it-IT"/>
              </w:rPr>
            </w:pPr>
            <w:r>
              <w:rPr>
                <w:rFonts w:cstheme="minorHAnsi"/>
                <w:b/>
                <w:i/>
                <w:lang w:val="it-IT"/>
              </w:rPr>
              <w:t>Team leader Servizio clienti</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tcBorders>
          </w:tcPr>
          <w:p w14:paraId="4B6D1A02" w14:textId="709A7FB3" w:rsidR="000B7E5E" w:rsidRPr="00AF21BB" w:rsidRDefault="000B7E5E" w:rsidP="000B7E5E">
            <w:pPr>
              <w:pStyle w:val="Compact"/>
              <w:spacing w:line="276" w:lineRule="auto"/>
              <w:rPr>
                <w:rFonts w:cstheme="minorHAnsi"/>
                <w:i/>
                <w:iCs/>
                <w:lang w:val="it-IT"/>
              </w:rPr>
            </w:pPr>
            <w:r w:rsidRPr="00AF21BB">
              <w:rPr>
                <w:rFonts w:cstheme="minorHAnsi"/>
                <w:i/>
                <w:iCs/>
                <w:lang w:val="it-IT"/>
              </w:rPr>
              <w:t>Tutti i clienti</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tcBorders>
          </w:tcPr>
          <w:p w14:paraId="338B962B" w14:textId="3E4CCCF1" w:rsidR="000B7E5E" w:rsidRPr="00AF21BB" w:rsidRDefault="000B7E5E" w:rsidP="000B7E5E">
            <w:pPr>
              <w:pStyle w:val="Compact"/>
              <w:spacing w:line="276" w:lineRule="auto"/>
              <w:rPr>
                <w:rFonts w:cstheme="minorHAnsi"/>
                <w:i/>
                <w:iCs/>
                <w:lang w:val="it-IT"/>
              </w:rPr>
            </w:pPr>
            <w:r>
              <w:rPr>
                <w:rFonts w:cstheme="minorHAnsi"/>
                <w:i/>
                <w:iCs/>
                <w:lang w:val="it-IT"/>
              </w:rPr>
              <w:t>Unità organizzativa</w:t>
            </w:r>
          </w:p>
        </w:tc>
        <w:tc>
          <w:tcPr>
            <w:cnfStyle w:val="000001000000" w:firstRow="0" w:lastRow="0" w:firstColumn="0" w:lastColumn="0" w:oddVBand="0" w:evenVBand="1" w:oddHBand="0" w:evenHBand="0" w:firstRowFirstColumn="0" w:firstRowLastColumn="0" w:lastRowFirstColumn="0" w:lastRowLastColumn="0"/>
            <w:tcW w:w="1604" w:type="dxa"/>
            <w:tcBorders>
              <w:top w:val="single" w:sz="4" w:space="0" w:color="auto"/>
            </w:tcBorders>
          </w:tcPr>
          <w:p w14:paraId="0D0CC87D" w14:textId="16A60A04" w:rsidR="000B7E5E" w:rsidRPr="00AF21BB" w:rsidRDefault="000B7E5E" w:rsidP="000B7E5E">
            <w:pPr>
              <w:pStyle w:val="Compact"/>
              <w:spacing w:line="276" w:lineRule="auto"/>
              <w:rPr>
                <w:rFonts w:cstheme="minorHAnsi"/>
                <w:i/>
                <w:iCs/>
                <w:lang w:val="it-IT"/>
              </w:rPr>
            </w:pPr>
            <w:r>
              <w:rPr>
                <w:rFonts w:cstheme="minorHAnsi"/>
                <w:i/>
                <w:iCs/>
                <w:lang w:val="it-IT"/>
              </w:rPr>
              <w:t>Sì</w:t>
            </w:r>
          </w:p>
        </w:tc>
        <w:tc>
          <w:tcPr>
            <w:cnfStyle w:val="000010000000" w:firstRow="0" w:lastRow="0" w:firstColumn="0" w:lastColumn="0" w:oddVBand="1" w:evenVBand="0" w:oddHBand="0" w:evenHBand="0" w:firstRowFirstColumn="0" w:firstRowLastColumn="0" w:lastRowFirstColumn="0" w:lastRowLastColumn="0"/>
            <w:tcW w:w="1605" w:type="dxa"/>
            <w:tcBorders>
              <w:top w:val="single" w:sz="4" w:space="0" w:color="auto"/>
            </w:tcBorders>
          </w:tcPr>
          <w:p w14:paraId="3E742738" w14:textId="72A2D98E" w:rsidR="000B7E5E" w:rsidRPr="00AF21BB" w:rsidRDefault="000B7E5E" w:rsidP="000B7E5E">
            <w:pPr>
              <w:pStyle w:val="Compact"/>
              <w:spacing w:line="276" w:lineRule="auto"/>
              <w:rPr>
                <w:rFonts w:cstheme="minorHAnsi"/>
                <w:i/>
                <w:iCs/>
                <w:lang w:val="it-IT"/>
              </w:rPr>
            </w:pPr>
            <w:r>
              <w:rPr>
                <w:rFonts w:cstheme="minorHAnsi"/>
                <w:i/>
                <w:iCs/>
                <w:lang w:val="it-IT"/>
              </w:rPr>
              <w:t>No</w:t>
            </w:r>
          </w:p>
        </w:tc>
        <w:tc>
          <w:tcPr>
            <w:cnfStyle w:val="000001000000" w:firstRow="0" w:lastRow="0" w:firstColumn="0" w:lastColumn="0" w:oddVBand="0" w:evenVBand="1" w:oddHBand="0" w:evenHBand="0" w:firstRowFirstColumn="0" w:firstRowLastColumn="0" w:lastRowFirstColumn="0" w:lastRowLastColumn="0"/>
            <w:tcW w:w="1605" w:type="dxa"/>
            <w:tcBorders>
              <w:top w:val="single" w:sz="4" w:space="0" w:color="auto"/>
            </w:tcBorders>
          </w:tcPr>
          <w:p w14:paraId="091177F3" w14:textId="04768476" w:rsidR="000B7E5E" w:rsidRPr="00AF21BB" w:rsidRDefault="000B7E5E" w:rsidP="000B7E5E">
            <w:pPr>
              <w:pStyle w:val="Compact"/>
              <w:spacing w:line="276" w:lineRule="auto"/>
              <w:rPr>
                <w:rFonts w:cstheme="minorHAnsi"/>
                <w:i/>
                <w:iCs/>
                <w:lang w:val="it-IT"/>
              </w:rPr>
            </w:pPr>
            <w:r>
              <w:rPr>
                <w:rFonts w:cstheme="minorHAnsi"/>
                <w:i/>
                <w:iCs/>
                <w:lang w:val="it-IT"/>
              </w:rPr>
              <w:t>No</w:t>
            </w:r>
          </w:p>
        </w:tc>
      </w:tr>
      <w:tr w:rsidR="000B7E5E" w:rsidRPr="005043B7" w14:paraId="7CA92F4B" w14:textId="5B6F1BC4" w:rsidTr="004C7E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4" w:type="dxa"/>
          </w:tcPr>
          <w:p w14:paraId="306C4F5B" w14:textId="7F5CCA55" w:rsidR="000B7E5E" w:rsidRPr="00AF21BB" w:rsidRDefault="000B7E5E" w:rsidP="000B7E5E">
            <w:pPr>
              <w:pStyle w:val="Compact"/>
              <w:spacing w:line="276" w:lineRule="auto"/>
              <w:rPr>
                <w:rFonts w:cstheme="minorHAnsi"/>
                <w:b/>
                <w:bCs/>
                <w:i/>
                <w:iCs/>
              </w:rPr>
            </w:pPr>
            <w:r>
              <w:rPr>
                <w:rFonts w:cstheme="minorHAnsi"/>
                <w:b/>
                <w:bCs/>
                <w:i/>
                <w:iCs/>
              </w:rPr>
              <w:t xml:space="preserve">Specialist Servizio </w:t>
            </w:r>
            <w:proofErr w:type="spellStart"/>
            <w:r>
              <w:rPr>
                <w:rFonts w:cstheme="minorHAnsi"/>
                <w:b/>
                <w:bCs/>
                <w:i/>
                <w:iCs/>
              </w:rPr>
              <w:t>clienti</w:t>
            </w:r>
            <w:proofErr w:type="spellEnd"/>
          </w:p>
        </w:tc>
        <w:tc>
          <w:tcPr>
            <w:cnfStyle w:val="000001000000" w:firstRow="0" w:lastRow="0" w:firstColumn="0" w:lastColumn="0" w:oddVBand="0" w:evenVBand="1" w:oddHBand="0" w:evenHBand="0" w:firstRowFirstColumn="0" w:firstRowLastColumn="0" w:lastRowFirstColumn="0" w:lastRowLastColumn="0"/>
            <w:tcW w:w="1605" w:type="dxa"/>
          </w:tcPr>
          <w:p w14:paraId="462D1FB7" w14:textId="30CFB59A" w:rsidR="000B7E5E" w:rsidRPr="00AF21BB" w:rsidRDefault="000B7E5E" w:rsidP="000B7E5E">
            <w:pPr>
              <w:pStyle w:val="Compact"/>
              <w:spacing w:line="276" w:lineRule="auto"/>
              <w:rPr>
                <w:rFonts w:cstheme="minorHAnsi"/>
                <w:i/>
                <w:iCs/>
                <w:lang w:val="it-IT"/>
              </w:rPr>
            </w:pPr>
            <w:r>
              <w:rPr>
                <w:rFonts w:cstheme="minorHAnsi"/>
                <w:i/>
                <w:iCs/>
                <w:lang w:val="it-IT"/>
              </w:rPr>
              <w:t>Tutti i clienti</w:t>
            </w:r>
          </w:p>
        </w:tc>
        <w:tc>
          <w:tcPr>
            <w:cnfStyle w:val="000010000000" w:firstRow="0" w:lastRow="0" w:firstColumn="0" w:lastColumn="0" w:oddVBand="1" w:evenVBand="0" w:oddHBand="0" w:evenHBand="0" w:firstRowFirstColumn="0" w:firstRowLastColumn="0" w:lastRowFirstColumn="0" w:lastRowLastColumn="0"/>
            <w:tcW w:w="1605" w:type="dxa"/>
          </w:tcPr>
          <w:p w14:paraId="7C6A4F16" w14:textId="0D60CEDA" w:rsidR="000B7E5E" w:rsidRPr="00AF21BB" w:rsidRDefault="000B7E5E" w:rsidP="000B7E5E">
            <w:pPr>
              <w:pStyle w:val="Compact"/>
              <w:spacing w:line="276" w:lineRule="auto"/>
              <w:rPr>
                <w:rFonts w:cstheme="minorHAnsi"/>
                <w:i/>
                <w:iCs/>
                <w:lang w:val="it-IT"/>
              </w:rPr>
            </w:pPr>
            <w:r>
              <w:rPr>
                <w:rFonts w:cstheme="minorHAnsi"/>
                <w:i/>
                <w:iCs/>
                <w:lang w:val="it-IT"/>
              </w:rPr>
              <w:t>Unità organizzativa</w:t>
            </w:r>
          </w:p>
        </w:tc>
        <w:tc>
          <w:tcPr>
            <w:cnfStyle w:val="000001000000" w:firstRow="0" w:lastRow="0" w:firstColumn="0" w:lastColumn="0" w:oddVBand="0" w:evenVBand="1" w:oddHBand="0" w:evenHBand="0" w:firstRowFirstColumn="0" w:firstRowLastColumn="0" w:lastRowFirstColumn="0" w:lastRowLastColumn="0"/>
            <w:tcW w:w="1604" w:type="dxa"/>
          </w:tcPr>
          <w:p w14:paraId="4C267829" w14:textId="3496E99B" w:rsidR="000B7E5E" w:rsidRPr="00AF21BB" w:rsidRDefault="000B7E5E" w:rsidP="000B7E5E">
            <w:pPr>
              <w:pStyle w:val="Compact"/>
              <w:spacing w:line="276" w:lineRule="auto"/>
              <w:rPr>
                <w:rFonts w:cstheme="minorHAnsi"/>
                <w:i/>
                <w:iCs/>
                <w:lang w:val="it-IT"/>
              </w:rPr>
            </w:pPr>
            <w:r w:rsidRPr="00AF21BB">
              <w:rPr>
                <w:rFonts w:cstheme="minorHAnsi"/>
                <w:i/>
                <w:iCs/>
                <w:lang w:val="it-IT"/>
              </w:rPr>
              <w:t>Sì</w:t>
            </w:r>
          </w:p>
        </w:tc>
        <w:tc>
          <w:tcPr>
            <w:cnfStyle w:val="000010000000" w:firstRow="0" w:lastRow="0" w:firstColumn="0" w:lastColumn="0" w:oddVBand="1" w:evenVBand="0" w:oddHBand="0" w:evenHBand="0" w:firstRowFirstColumn="0" w:firstRowLastColumn="0" w:lastRowFirstColumn="0" w:lastRowLastColumn="0"/>
            <w:tcW w:w="1605" w:type="dxa"/>
          </w:tcPr>
          <w:p w14:paraId="7ADC9E13" w14:textId="1FAE3257" w:rsidR="000B7E5E" w:rsidRPr="00AF21BB" w:rsidRDefault="000B7E5E" w:rsidP="000B7E5E">
            <w:pPr>
              <w:pStyle w:val="Compact"/>
              <w:spacing w:line="276" w:lineRule="auto"/>
              <w:rPr>
                <w:rFonts w:cstheme="minorHAnsi"/>
                <w:i/>
                <w:iCs/>
                <w:lang w:val="it-IT"/>
              </w:rPr>
            </w:pPr>
            <w:r w:rsidRPr="00AF21BB">
              <w:rPr>
                <w:rFonts w:cstheme="minorHAnsi"/>
                <w:i/>
                <w:iCs/>
                <w:lang w:val="it-IT"/>
              </w:rPr>
              <w:t>No</w:t>
            </w:r>
          </w:p>
        </w:tc>
        <w:tc>
          <w:tcPr>
            <w:cnfStyle w:val="000001000000" w:firstRow="0" w:lastRow="0" w:firstColumn="0" w:lastColumn="0" w:oddVBand="0" w:evenVBand="1" w:oddHBand="0" w:evenHBand="0" w:firstRowFirstColumn="0" w:firstRowLastColumn="0" w:lastRowFirstColumn="0" w:lastRowLastColumn="0"/>
            <w:tcW w:w="1605" w:type="dxa"/>
          </w:tcPr>
          <w:p w14:paraId="49FBF300" w14:textId="7C798888" w:rsidR="000B7E5E" w:rsidRPr="00AF21BB" w:rsidRDefault="000B7E5E" w:rsidP="000B7E5E">
            <w:pPr>
              <w:pStyle w:val="Compact"/>
              <w:spacing w:line="276" w:lineRule="auto"/>
              <w:rPr>
                <w:rFonts w:cstheme="minorHAnsi"/>
                <w:i/>
                <w:iCs/>
                <w:lang w:val="it-IT"/>
              </w:rPr>
            </w:pPr>
            <w:r>
              <w:rPr>
                <w:rFonts w:cstheme="minorHAnsi"/>
                <w:i/>
                <w:iCs/>
                <w:lang w:val="it-IT"/>
              </w:rPr>
              <w:t>No</w:t>
            </w:r>
          </w:p>
        </w:tc>
      </w:tr>
    </w:tbl>
    <w:p w14:paraId="09664D4E" w14:textId="77777777" w:rsidR="00EE04E6" w:rsidRDefault="00EE04E6" w:rsidP="004D3480">
      <w:pPr>
        <w:pStyle w:val="BodyText"/>
        <w:spacing w:line="276" w:lineRule="auto"/>
        <w:rPr>
          <w:rFonts w:cstheme="minorHAnsi"/>
          <w:lang w:val="it-IT"/>
        </w:rPr>
      </w:pPr>
      <w:r w:rsidRPr="00EE04E6">
        <w:rPr>
          <w:rFonts w:cstheme="minorHAnsi"/>
          <w:lang w:val="it-IT"/>
        </w:rPr>
        <w:t>Nota: da questi profili è escluso il profilo Admin, in uso all’IT</w:t>
      </w:r>
    </w:p>
    <w:p w14:paraId="02F967A6" w14:textId="764386EB" w:rsidR="00180D7E" w:rsidRDefault="00180D7E" w:rsidP="004D3480">
      <w:pPr>
        <w:pStyle w:val="BodyText"/>
        <w:spacing w:line="276" w:lineRule="auto"/>
        <w:rPr>
          <w:rFonts w:cstheme="minorHAnsi"/>
          <w:lang w:val="it-IT"/>
        </w:rPr>
      </w:pPr>
      <w:r>
        <w:rPr>
          <w:rFonts w:cstheme="minorHAnsi"/>
          <w:lang w:val="it-IT"/>
        </w:rPr>
        <w:t xml:space="preserve">Si specifica che </w:t>
      </w:r>
      <w:r w:rsidR="00B245A6">
        <w:rPr>
          <w:rFonts w:cstheme="minorHAnsi"/>
          <w:lang w:val="it-IT"/>
        </w:rPr>
        <w:t xml:space="preserve">portafogli temporaneamente non associati a matricole dovranno permanere in visibilità </w:t>
      </w:r>
      <w:r w:rsidR="0060155C">
        <w:rPr>
          <w:rFonts w:cstheme="minorHAnsi"/>
          <w:lang w:val="it-IT"/>
        </w:rPr>
        <w:t>delle strutture sopra elencate di servizio clienti, compatibilmente con i vincoli di visibilità e territorialità sopra descritti</w:t>
      </w:r>
      <w:r w:rsidR="00C04ACA">
        <w:rPr>
          <w:rFonts w:cstheme="minorHAnsi"/>
          <w:lang w:val="it-IT"/>
        </w:rPr>
        <w:t>.</w:t>
      </w:r>
    </w:p>
    <w:p w14:paraId="5542F94D" w14:textId="03CFD26B" w:rsidR="00223737" w:rsidRPr="00B64336" w:rsidRDefault="00223737" w:rsidP="00B64336">
      <w:pPr>
        <w:rPr>
          <w:bCs/>
          <w:lang w:val="it-IT"/>
        </w:rPr>
      </w:pPr>
      <w:r>
        <w:rPr>
          <w:bCs/>
          <w:lang w:val="it-IT"/>
        </w:rPr>
        <w:t xml:space="preserve">Per i clienti </w:t>
      </w:r>
      <w:proofErr w:type="spellStart"/>
      <w:r>
        <w:rPr>
          <w:bCs/>
          <w:lang w:val="it-IT"/>
        </w:rPr>
        <w:t>anagrati</w:t>
      </w:r>
      <w:proofErr w:type="spellEnd"/>
      <w:r>
        <w:rPr>
          <w:bCs/>
          <w:lang w:val="it-IT"/>
        </w:rPr>
        <w:t xml:space="preserve"> ma senza rapporti </w:t>
      </w:r>
      <w:r w:rsidR="000C123F">
        <w:rPr>
          <w:bCs/>
          <w:lang w:val="it-IT"/>
        </w:rPr>
        <w:t xml:space="preserve">attivi </w:t>
      </w:r>
      <w:r w:rsidR="00856FAB">
        <w:rPr>
          <w:bCs/>
          <w:lang w:val="it-IT"/>
        </w:rPr>
        <w:t xml:space="preserve">(i.e. </w:t>
      </w:r>
      <w:r w:rsidR="00FE38CA">
        <w:rPr>
          <w:bCs/>
          <w:lang w:val="it-IT"/>
        </w:rPr>
        <w:t>non ci sono rapport</w:t>
      </w:r>
      <w:r w:rsidR="00B84E70">
        <w:rPr>
          <w:bCs/>
          <w:lang w:val="it-IT"/>
        </w:rPr>
        <w:t>i</w:t>
      </w:r>
      <w:r w:rsidR="00FE38CA">
        <w:rPr>
          <w:bCs/>
          <w:lang w:val="it-IT"/>
        </w:rPr>
        <w:t xml:space="preserve"> registrati o i rapporti registrati sono tutti estinti nel passato) </w:t>
      </w:r>
      <w:r>
        <w:rPr>
          <w:bCs/>
          <w:lang w:val="it-IT"/>
        </w:rPr>
        <w:t>è possibile prevedere appuntamento in agenda anche con gestori di filiale diversa da qu</w:t>
      </w:r>
      <w:r w:rsidR="00B84E70">
        <w:rPr>
          <w:bCs/>
          <w:lang w:val="it-IT"/>
        </w:rPr>
        <w:t>e</w:t>
      </w:r>
      <w:r>
        <w:rPr>
          <w:bCs/>
          <w:lang w:val="it-IT"/>
        </w:rPr>
        <w:t>ll</w:t>
      </w:r>
      <w:r w:rsidR="00B84E70">
        <w:rPr>
          <w:bCs/>
          <w:lang w:val="it-IT"/>
        </w:rPr>
        <w:t>a</w:t>
      </w:r>
      <w:r>
        <w:rPr>
          <w:bCs/>
          <w:lang w:val="it-IT"/>
        </w:rPr>
        <w:t xml:space="preserve"> dell’anagrafica</w:t>
      </w:r>
    </w:p>
    <w:p w14:paraId="03E97959" w14:textId="37E38747" w:rsidR="00F0438A" w:rsidRDefault="00F0438A" w:rsidP="004D3480">
      <w:pPr>
        <w:pStyle w:val="BodyText"/>
        <w:spacing w:line="276" w:lineRule="auto"/>
        <w:rPr>
          <w:rFonts w:cstheme="minorHAnsi"/>
          <w:lang w:val="it-IT"/>
        </w:rPr>
      </w:pPr>
    </w:p>
    <w:p w14:paraId="0E75A465" w14:textId="52308178" w:rsidR="00855F54" w:rsidRPr="00855F54" w:rsidRDefault="00855F54" w:rsidP="004D3480">
      <w:pPr>
        <w:pStyle w:val="Heading1"/>
        <w:ind w:left="312"/>
        <w:rPr>
          <w:lang w:val="it-IT"/>
        </w:rPr>
      </w:pPr>
      <w:bookmarkStart w:id="16" w:name="_Toc215311790"/>
      <w:r w:rsidRPr="00855F54">
        <w:rPr>
          <w:color w:val="000000" w:themeColor="text1"/>
          <w:lang w:val="it-IT"/>
        </w:rPr>
        <w:t>Modalità di navigazione sui dispositivi</w:t>
      </w:r>
      <w:bookmarkEnd w:id="16"/>
    </w:p>
    <w:p w14:paraId="20781E38" w14:textId="6144CECE" w:rsidR="00E95B7C" w:rsidRDefault="00E95B7C" w:rsidP="0027257F">
      <w:pPr>
        <w:pStyle w:val="BodyText"/>
        <w:numPr>
          <w:ilvl w:val="0"/>
          <w:numId w:val="38"/>
        </w:numPr>
        <w:spacing w:before="60" w:after="60"/>
        <w:ind w:left="714" w:hanging="357"/>
        <w:rPr>
          <w:lang w:val="it-IT"/>
        </w:rPr>
      </w:pPr>
      <w:r w:rsidRPr="00EF6B08">
        <w:rPr>
          <w:lang w:val="it-IT"/>
        </w:rPr>
        <w:t xml:space="preserve">Via Browser: la piattaforma è </w:t>
      </w:r>
      <w:r w:rsidR="00522848" w:rsidRPr="00EF6B08">
        <w:rPr>
          <w:lang w:val="it-IT"/>
        </w:rPr>
        <w:t>accessibile</w:t>
      </w:r>
      <w:r w:rsidRPr="00EF6B08">
        <w:rPr>
          <w:lang w:val="it-IT"/>
        </w:rPr>
        <w:t xml:space="preserve"> da web browser utilizzando PC Windows o Mac</w:t>
      </w:r>
    </w:p>
    <w:p w14:paraId="050C20E2" w14:textId="77777777" w:rsidR="00A44AA2" w:rsidRPr="00220994" w:rsidRDefault="00A44AA2" w:rsidP="00E254CF">
      <w:pPr>
        <w:pStyle w:val="BodyText"/>
        <w:spacing w:before="60" w:after="60"/>
        <w:ind w:left="240"/>
        <w:rPr>
          <w:lang w:val="it-IT"/>
        </w:rPr>
      </w:pPr>
    </w:p>
    <w:p w14:paraId="649F599E" w14:textId="77777777" w:rsidR="00324FDF" w:rsidRDefault="00324FDF" w:rsidP="004D3480">
      <w:pPr>
        <w:pStyle w:val="Heading1"/>
        <w:ind w:left="312"/>
        <w:rPr>
          <w:rFonts w:cstheme="minorHAnsi"/>
          <w:color w:val="000000" w:themeColor="text1"/>
          <w:szCs w:val="26"/>
          <w:lang w:val="it-IT"/>
        </w:rPr>
      </w:pPr>
      <w:bookmarkStart w:id="17" w:name="_Ref211865646"/>
      <w:bookmarkStart w:id="18" w:name="_Ref211865674"/>
      <w:bookmarkStart w:id="19" w:name="_Ref211865786"/>
      <w:bookmarkStart w:id="20" w:name="_Ref211865869"/>
      <w:bookmarkStart w:id="21" w:name="_Ref211865937"/>
      <w:bookmarkStart w:id="22" w:name="_Ref211866291"/>
      <w:bookmarkStart w:id="23" w:name="_Ref211866342"/>
      <w:bookmarkStart w:id="24" w:name="_Ref211867300"/>
      <w:bookmarkStart w:id="25" w:name="_Toc215311791"/>
      <w:r>
        <w:rPr>
          <w:rFonts w:cstheme="minorHAnsi"/>
          <w:color w:val="000000" w:themeColor="text1"/>
          <w:szCs w:val="26"/>
          <w:lang w:val="it-IT"/>
        </w:rPr>
        <w:t>Configurazioni trasversali</w:t>
      </w:r>
      <w:bookmarkEnd w:id="17"/>
      <w:bookmarkEnd w:id="18"/>
      <w:bookmarkEnd w:id="19"/>
      <w:bookmarkEnd w:id="20"/>
      <w:bookmarkEnd w:id="21"/>
      <w:bookmarkEnd w:id="22"/>
      <w:bookmarkEnd w:id="23"/>
      <w:bookmarkEnd w:id="24"/>
      <w:bookmarkEnd w:id="25"/>
    </w:p>
    <w:p w14:paraId="64BA2736" w14:textId="27065CA3" w:rsidR="00B229C2" w:rsidRDefault="0080443F" w:rsidP="004D3480">
      <w:pPr>
        <w:pStyle w:val="Heading2"/>
        <w:ind w:left="1023"/>
        <w:rPr>
          <w:bCs/>
          <w:lang w:val="it-IT"/>
        </w:rPr>
      </w:pPr>
      <w:bookmarkStart w:id="26" w:name="_Toc215311792"/>
      <w:r>
        <w:rPr>
          <w:bCs/>
          <w:lang w:val="it-IT"/>
        </w:rPr>
        <w:t xml:space="preserve">Configurazioni </w:t>
      </w:r>
      <w:r w:rsidR="007F5911">
        <w:rPr>
          <w:bCs/>
          <w:lang w:val="it-IT"/>
        </w:rPr>
        <w:t xml:space="preserve">generali </w:t>
      </w:r>
      <w:r w:rsidR="00784A27">
        <w:rPr>
          <w:bCs/>
          <w:lang w:val="it-IT"/>
        </w:rPr>
        <w:t>specifiche del Servizio clienti</w:t>
      </w:r>
      <w:bookmarkEnd w:id="26"/>
    </w:p>
    <w:p w14:paraId="7F696E1E" w14:textId="623762DB" w:rsidR="00337976" w:rsidRDefault="00337976" w:rsidP="0027257F">
      <w:pPr>
        <w:pStyle w:val="ListParagraph"/>
        <w:numPr>
          <w:ilvl w:val="0"/>
          <w:numId w:val="37"/>
        </w:numPr>
        <w:rPr>
          <w:lang w:val="it-IT"/>
        </w:rPr>
      </w:pPr>
      <w:r>
        <w:rPr>
          <w:lang w:val="it-IT"/>
        </w:rPr>
        <w:t>Si prevede che il profilo di team</w:t>
      </w:r>
      <w:r w:rsidR="00B25056">
        <w:rPr>
          <w:lang w:val="it-IT"/>
        </w:rPr>
        <w:t xml:space="preserve"> leader</w:t>
      </w:r>
      <w:r>
        <w:rPr>
          <w:lang w:val="it-IT"/>
        </w:rPr>
        <w:t xml:space="preserve"> abbia potere di assegnazione di lead </w:t>
      </w:r>
    </w:p>
    <w:p w14:paraId="0AB27F12" w14:textId="77777777" w:rsidR="00337976" w:rsidRDefault="00337976" w:rsidP="0027257F">
      <w:pPr>
        <w:pStyle w:val="ListParagraph"/>
        <w:numPr>
          <w:ilvl w:val="0"/>
          <w:numId w:val="37"/>
        </w:numPr>
        <w:rPr>
          <w:lang w:val="it-IT"/>
        </w:rPr>
      </w:pPr>
      <w:commentRangeStart w:id="27"/>
      <w:commentRangeStart w:id="28"/>
      <w:r>
        <w:rPr>
          <w:lang w:val="it-IT"/>
        </w:rPr>
        <w:t>Si prevede che tutti gli specialisti (incluso i team lead) possano auto-assegnarsi lead da lavorare</w:t>
      </w:r>
      <w:commentRangeEnd w:id="27"/>
      <w:r w:rsidR="00497950">
        <w:rPr>
          <w:rStyle w:val="CommentReference"/>
          <w:sz w:val="24"/>
          <w:szCs w:val="22"/>
          <w:lang w:val="it-IT"/>
        </w:rPr>
        <w:commentReference w:id="27"/>
      </w:r>
      <w:commentRangeEnd w:id="28"/>
      <w:r>
        <w:rPr>
          <w:rStyle w:val="CommentReference"/>
          <w:sz w:val="24"/>
          <w:szCs w:val="22"/>
          <w:lang w:val="it-IT"/>
        </w:rPr>
        <w:commentReference w:id="28"/>
      </w:r>
    </w:p>
    <w:p w14:paraId="030FB8B6" w14:textId="63F628AD" w:rsidR="00B25056" w:rsidRPr="00B25056" w:rsidRDefault="00B25056" w:rsidP="0027257F">
      <w:pPr>
        <w:pStyle w:val="ListParagraph"/>
        <w:numPr>
          <w:ilvl w:val="0"/>
          <w:numId w:val="37"/>
        </w:numPr>
        <w:rPr>
          <w:lang w:val="it-IT"/>
        </w:rPr>
      </w:pPr>
      <w:r w:rsidRPr="00B25056">
        <w:rPr>
          <w:lang w:val="it-IT"/>
        </w:rPr>
        <w:t xml:space="preserve">Si prevede la possibilità di deleghe ad personam e gestite da sicurezza che consentano, in maniera temporanea, di investire gli specialisti delle autorizzazioni e </w:t>
      </w:r>
      <w:r w:rsidR="00160E22">
        <w:rPr>
          <w:lang w:val="it-IT"/>
        </w:rPr>
        <w:t xml:space="preserve">privilegi </w:t>
      </w:r>
      <w:r w:rsidRPr="00B25056">
        <w:rPr>
          <w:lang w:val="it-IT"/>
        </w:rPr>
        <w:t>legat</w:t>
      </w:r>
      <w:r w:rsidR="00160E22">
        <w:rPr>
          <w:lang w:val="it-IT"/>
        </w:rPr>
        <w:t>i</w:t>
      </w:r>
      <w:r w:rsidRPr="00B25056">
        <w:rPr>
          <w:lang w:val="it-IT"/>
        </w:rPr>
        <w:t xml:space="preserve"> al profilo di team leader</w:t>
      </w:r>
    </w:p>
    <w:p w14:paraId="7CC186EA" w14:textId="3B2821BD" w:rsidR="00337976" w:rsidRDefault="00337976" w:rsidP="0027257F">
      <w:pPr>
        <w:pStyle w:val="ListParagraph"/>
        <w:numPr>
          <w:ilvl w:val="0"/>
          <w:numId w:val="37"/>
        </w:numPr>
        <w:rPr>
          <w:lang w:val="it-IT"/>
        </w:rPr>
      </w:pPr>
      <w:r>
        <w:rPr>
          <w:lang w:val="it-IT"/>
        </w:rPr>
        <w:t>Nella gestione del servizio clienti è in uso lo strumento di power dialer. Tale strumento consente un maggior grado di automazione nella gestione delle chiamate. Si prevede un’integrazione di tale strumento con il nuovo CRM di modo che eventuali esiti automatici derivanti da azioni del Power Dialer siano ricondotti al CRM</w:t>
      </w:r>
      <w:r w:rsidR="001F4EE0">
        <w:rPr>
          <w:lang w:val="it-IT"/>
        </w:rPr>
        <w:t>. Si prevede di poter consentire un aggiornamento</w:t>
      </w:r>
      <w:r w:rsidR="004A2C01">
        <w:rPr>
          <w:lang w:val="it-IT"/>
        </w:rPr>
        <w:t xml:space="preserve"> </w:t>
      </w:r>
      <w:r w:rsidR="006F6F76">
        <w:rPr>
          <w:lang w:val="it-IT"/>
        </w:rPr>
        <w:t xml:space="preserve">in </w:t>
      </w:r>
      <w:proofErr w:type="spellStart"/>
      <w:r w:rsidR="006F6F76" w:rsidRPr="005320A4">
        <w:rPr>
          <w:lang w:val="it-IT"/>
        </w:rPr>
        <w:t>near-real</w:t>
      </w:r>
      <w:proofErr w:type="spellEnd"/>
      <w:r w:rsidR="006F6F76" w:rsidRPr="005320A4">
        <w:rPr>
          <w:lang w:val="it-IT"/>
        </w:rPr>
        <w:t xml:space="preserve"> time</w:t>
      </w:r>
      <w:r w:rsidR="009F7500">
        <w:rPr>
          <w:lang w:val="it-IT"/>
        </w:rPr>
        <w:t xml:space="preserve">. Tale integrazione non </w:t>
      </w:r>
      <w:r w:rsidR="00DC7599">
        <w:rPr>
          <w:lang w:val="it-IT"/>
        </w:rPr>
        <w:t>è prevista per MVP0</w:t>
      </w:r>
    </w:p>
    <w:p w14:paraId="39822415" w14:textId="490FC9C7" w:rsidR="001A3888" w:rsidRDefault="00337976" w:rsidP="0027257F">
      <w:pPr>
        <w:pStyle w:val="ListParagraph"/>
        <w:numPr>
          <w:ilvl w:val="0"/>
          <w:numId w:val="37"/>
        </w:numPr>
        <w:rPr>
          <w:ins w:id="29" w:author="Montalto, Alessandro" w:date="2026-03-09T17:50:00Z"/>
          <w:del w:id="30" w:author="Castelli, Alessandro" w:date="2026-03-13T14:06:00Z"/>
          <w:lang w:val="it-IT"/>
        </w:rPr>
      </w:pPr>
      <w:r>
        <w:rPr>
          <w:lang w:val="it-IT"/>
        </w:rPr>
        <w:t xml:space="preserve">Si prevede che dove in Dynamics sia presente a video il recapito telefonico di un cliente o </w:t>
      </w:r>
      <w:proofErr w:type="spellStart"/>
      <w:r>
        <w:rPr>
          <w:lang w:val="it-IT"/>
        </w:rPr>
        <w:t>prospect</w:t>
      </w:r>
      <w:proofErr w:type="spellEnd"/>
      <w:r>
        <w:rPr>
          <w:lang w:val="it-IT"/>
        </w:rPr>
        <w:t xml:space="preserve">, questo dato sia azionabile tramite click-to-call che consenta, per mezzo di integrazione tra Dynamics e la </w:t>
      </w:r>
      <w:del w:id="31" w:author="Montalto, Alessandro" w:date="2026-03-09T17:50:00Z">
        <w:r w:rsidDel="001A3888">
          <w:rPr>
            <w:lang w:val="it-IT"/>
          </w:rPr>
          <w:delText>barra telefonica</w:delText>
        </w:r>
      </w:del>
    </w:p>
    <w:p w14:paraId="6A398039" w14:textId="4CDC464F" w:rsidR="00337976" w:rsidRPr="00337976" w:rsidRDefault="00337976" w:rsidP="0027257F">
      <w:pPr>
        <w:pStyle w:val="ListParagraph"/>
        <w:numPr>
          <w:ilvl w:val="0"/>
          <w:numId w:val="37"/>
        </w:numPr>
        <w:rPr>
          <w:lang w:val="it-IT"/>
        </w:rPr>
      </w:pPr>
      <w:r>
        <w:rPr>
          <w:lang w:val="it-IT"/>
        </w:rPr>
        <w:t>, di avviare contestualmente la chiamata</w:t>
      </w:r>
      <w:r w:rsidR="00DC7599">
        <w:rPr>
          <w:lang w:val="it-IT"/>
        </w:rPr>
        <w:t>. Tale integrazione non è prevista per MVP0</w:t>
      </w:r>
    </w:p>
    <w:p w14:paraId="4E71669B" w14:textId="2A23795A" w:rsidR="00784A27" w:rsidRDefault="00337976" w:rsidP="0027257F">
      <w:pPr>
        <w:pStyle w:val="ListParagraph"/>
        <w:numPr>
          <w:ilvl w:val="0"/>
          <w:numId w:val="37"/>
        </w:numPr>
        <w:rPr>
          <w:lang w:val="it-IT"/>
        </w:rPr>
      </w:pPr>
      <w:r>
        <w:rPr>
          <w:lang w:val="it-IT"/>
        </w:rPr>
        <w:t xml:space="preserve">Si prevede che dove in Dynamics sia presente a video l’indirizzo mail di un cliente o </w:t>
      </w:r>
      <w:proofErr w:type="spellStart"/>
      <w:r>
        <w:rPr>
          <w:lang w:val="it-IT"/>
        </w:rPr>
        <w:t>prospect</w:t>
      </w:r>
      <w:proofErr w:type="spellEnd"/>
      <w:r>
        <w:rPr>
          <w:lang w:val="it-IT"/>
        </w:rPr>
        <w:t xml:space="preserve">, questo dato sia azionabile tramite, per mezzo di integrazione tra Dynamics e Outlook, e consenta di atterrare su un draft </w:t>
      </w:r>
      <w:proofErr w:type="gramStart"/>
      <w:r>
        <w:rPr>
          <w:lang w:val="it-IT"/>
        </w:rPr>
        <w:t>email</w:t>
      </w:r>
      <w:proofErr w:type="gramEnd"/>
      <w:r>
        <w:rPr>
          <w:lang w:val="it-IT"/>
        </w:rPr>
        <w:t xml:space="preserve"> già precompilato con l’indirizzo </w:t>
      </w:r>
      <w:proofErr w:type="gramStart"/>
      <w:r>
        <w:rPr>
          <w:lang w:val="it-IT"/>
        </w:rPr>
        <w:t>del destinatari</w:t>
      </w:r>
      <w:proofErr w:type="gramEnd"/>
      <w:r>
        <w:rPr>
          <w:lang w:val="it-IT"/>
        </w:rPr>
        <w:t>.</w:t>
      </w:r>
    </w:p>
    <w:p w14:paraId="673B6431" w14:textId="77777777" w:rsidR="00C85271" w:rsidRDefault="00C85271" w:rsidP="0027257F">
      <w:pPr>
        <w:pStyle w:val="ListParagraph"/>
        <w:numPr>
          <w:ilvl w:val="0"/>
          <w:numId w:val="37"/>
        </w:numPr>
        <w:rPr>
          <w:lang w:val="it-IT"/>
        </w:rPr>
      </w:pPr>
      <w:r>
        <w:rPr>
          <w:lang w:val="it-IT"/>
        </w:rPr>
        <w:t>P</w:t>
      </w:r>
      <w:r w:rsidRPr="00A149AC">
        <w:rPr>
          <w:lang w:val="it-IT"/>
        </w:rPr>
        <w:t xml:space="preserve">er i flussi di esitazione del servizio clienti non sono previsti, al termine flusso, pop-up </w:t>
      </w:r>
      <w:proofErr w:type="spellStart"/>
      <w:r w:rsidRPr="00A149AC">
        <w:rPr>
          <w:lang w:val="it-IT"/>
        </w:rPr>
        <w:t>message</w:t>
      </w:r>
      <w:proofErr w:type="spellEnd"/>
      <w:r w:rsidRPr="00A149AC">
        <w:rPr>
          <w:lang w:val="it-IT"/>
        </w:rPr>
        <w:t xml:space="preserve"> o toast di conferma di avvenute registrazioni.</w:t>
      </w:r>
    </w:p>
    <w:p w14:paraId="6FEA7AD9" w14:textId="6A94E9FD" w:rsidR="004E083F" w:rsidRDefault="004E083F" w:rsidP="0027257F">
      <w:pPr>
        <w:pStyle w:val="ListParagraph"/>
        <w:numPr>
          <w:ilvl w:val="0"/>
          <w:numId w:val="37"/>
        </w:numPr>
        <w:rPr>
          <w:lang w:val="it-IT"/>
        </w:rPr>
      </w:pPr>
      <w:r>
        <w:rPr>
          <w:lang w:val="it-IT"/>
        </w:rPr>
        <w:t>Si prevede la possibilità contestuale di inviare mail ai clienti/</w:t>
      </w:r>
      <w:proofErr w:type="spellStart"/>
      <w:r>
        <w:rPr>
          <w:lang w:val="it-IT"/>
        </w:rPr>
        <w:t>prospect</w:t>
      </w:r>
      <w:proofErr w:type="spellEnd"/>
      <w:r>
        <w:rPr>
          <w:lang w:val="it-IT"/>
        </w:rPr>
        <w:t xml:space="preserve"> nel momento di esitazione</w:t>
      </w:r>
    </w:p>
    <w:p w14:paraId="55A8E6BC" w14:textId="5406CBCF" w:rsidR="00893735" w:rsidRPr="00585D68" w:rsidRDefault="00526759" w:rsidP="0027257F">
      <w:pPr>
        <w:pStyle w:val="ListParagraph"/>
        <w:numPr>
          <w:ilvl w:val="0"/>
          <w:numId w:val="37"/>
        </w:numPr>
        <w:rPr>
          <w:lang w:val="it-IT"/>
        </w:rPr>
      </w:pPr>
      <w:r w:rsidRPr="00585D68">
        <w:rPr>
          <w:lang w:val="it-IT"/>
        </w:rPr>
        <w:t xml:space="preserve">In aggiunta </w:t>
      </w:r>
      <w:proofErr w:type="gramStart"/>
      <w:r w:rsidRPr="00585D68">
        <w:rPr>
          <w:lang w:val="it-IT"/>
        </w:rPr>
        <w:t>al creazione</w:t>
      </w:r>
      <w:proofErr w:type="gramEnd"/>
      <w:r w:rsidRPr="00585D68">
        <w:rPr>
          <w:lang w:val="it-IT"/>
        </w:rPr>
        <w:t xml:space="preserve"> di lead spontanee su clienti, s</w:t>
      </w:r>
      <w:r w:rsidR="00893735" w:rsidRPr="00585D68">
        <w:rPr>
          <w:lang w:val="it-IT"/>
        </w:rPr>
        <w:t>i prevede</w:t>
      </w:r>
      <w:r w:rsidR="00C57E31" w:rsidRPr="00585D68">
        <w:rPr>
          <w:lang w:val="it-IT"/>
        </w:rPr>
        <w:t xml:space="preserve"> </w:t>
      </w:r>
      <w:r w:rsidRPr="00585D68">
        <w:rPr>
          <w:lang w:val="it-IT"/>
        </w:rPr>
        <w:t xml:space="preserve">anche </w:t>
      </w:r>
      <w:r w:rsidR="00C57E31" w:rsidRPr="00585D68">
        <w:rPr>
          <w:lang w:val="it-IT"/>
        </w:rPr>
        <w:t>la possibilità</w:t>
      </w:r>
      <w:r w:rsidR="007F5B89">
        <w:rPr>
          <w:lang w:val="it-IT"/>
        </w:rPr>
        <w:t xml:space="preserve"> a target</w:t>
      </w:r>
      <w:r w:rsidR="00C57E31" w:rsidRPr="00585D68">
        <w:rPr>
          <w:lang w:val="it-IT"/>
        </w:rPr>
        <w:t xml:space="preserve"> di censire lead </w:t>
      </w:r>
      <w:proofErr w:type="spellStart"/>
      <w:r w:rsidR="00C57E31" w:rsidRPr="00585D68">
        <w:rPr>
          <w:lang w:val="it-IT"/>
        </w:rPr>
        <w:t>spontane</w:t>
      </w:r>
      <w:proofErr w:type="spellEnd"/>
      <w:r w:rsidR="00C57E31" w:rsidRPr="00585D68">
        <w:rPr>
          <w:lang w:val="it-IT"/>
        </w:rPr>
        <w:t xml:space="preserve"> </w:t>
      </w:r>
      <w:proofErr w:type="spellStart"/>
      <w:r w:rsidR="00C57E31" w:rsidRPr="00585D68">
        <w:rPr>
          <w:lang w:val="it-IT"/>
        </w:rPr>
        <w:t>prospect</w:t>
      </w:r>
      <w:proofErr w:type="spellEnd"/>
      <w:r w:rsidR="007F5B89">
        <w:rPr>
          <w:lang w:val="it-IT"/>
        </w:rPr>
        <w:t>,</w:t>
      </w:r>
      <w:r w:rsidR="00C57E31" w:rsidRPr="00585D68">
        <w:rPr>
          <w:lang w:val="it-IT"/>
        </w:rPr>
        <w:t xml:space="preserve"> </w:t>
      </w:r>
      <w:r w:rsidR="00B25056" w:rsidRPr="00585D68">
        <w:rPr>
          <w:lang w:val="it-IT"/>
        </w:rPr>
        <w:t xml:space="preserve">compatibilmente con </w:t>
      </w:r>
      <w:r w:rsidR="00551E8A" w:rsidRPr="00585D68">
        <w:rPr>
          <w:lang w:val="it-IT"/>
        </w:rPr>
        <w:t xml:space="preserve">la </w:t>
      </w:r>
      <w:proofErr w:type="spellStart"/>
      <w:r w:rsidR="00551E8A" w:rsidRPr="00585D68">
        <w:rPr>
          <w:lang w:val="it-IT"/>
        </w:rPr>
        <w:t>disponbilità</w:t>
      </w:r>
      <w:proofErr w:type="spellEnd"/>
      <w:r w:rsidR="00551E8A" w:rsidRPr="00585D68">
        <w:rPr>
          <w:lang w:val="it-IT"/>
        </w:rPr>
        <w:t xml:space="preserve"> di anagrafica </w:t>
      </w:r>
      <w:proofErr w:type="spellStart"/>
      <w:r w:rsidR="00551E8A" w:rsidRPr="00585D68">
        <w:rPr>
          <w:lang w:val="it-IT"/>
        </w:rPr>
        <w:t>prospect</w:t>
      </w:r>
      <w:proofErr w:type="spellEnd"/>
    </w:p>
    <w:p w14:paraId="28768E3C" w14:textId="77777777" w:rsidR="00C85271" w:rsidRDefault="00C85271" w:rsidP="00C85271">
      <w:pPr>
        <w:pStyle w:val="ListParagraph"/>
        <w:rPr>
          <w:lang w:val="it-IT"/>
        </w:rPr>
      </w:pPr>
    </w:p>
    <w:p w14:paraId="254CF327" w14:textId="12F55E94" w:rsidR="008F0FC5" w:rsidRPr="00337976" w:rsidRDefault="008F0FC5" w:rsidP="008F0FC5">
      <w:pPr>
        <w:pStyle w:val="Heading2"/>
        <w:rPr>
          <w:lang w:val="it-IT"/>
        </w:rPr>
      </w:pPr>
      <w:bookmarkStart w:id="32" w:name="_Toc215311793"/>
      <w:r>
        <w:rPr>
          <w:lang w:val="it-IT"/>
        </w:rPr>
        <w:t>Catalogo prodotti</w:t>
      </w:r>
      <w:bookmarkEnd w:id="32"/>
    </w:p>
    <w:p w14:paraId="7436FDE8" w14:textId="77777777" w:rsidR="001705FA" w:rsidRDefault="001705FA" w:rsidP="001705FA">
      <w:pPr>
        <w:rPr>
          <w:lang w:val="it-IT"/>
        </w:rPr>
      </w:pPr>
    </w:p>
    <w:p w14:paraId="2E16F954" w14:textId="24A5C8C8" w:rsidR="001705FA" w:rsidRDefault="001705FA" w:rsidP="001705FA">
      <w:pPr>
        <w:rPr>
          <w:lang w:val="it-IT"/>
        </w:rPr>
      </w:pPr>
      <w:r>
        <w:rPr>
          <w:lang w:val="it-IT"/>
        </w:rPr>
        <w:t xml:space="preserve">In assenza di un catalogo prodotti, si prevede di </w:t>
      </w:r>
      <w:r w:rsidR="00BA70BA">
        <w:rPr>
          <w:lang w:val="it-IT"/>
        </w:rPr>
        <w:t xml:space="preserve">mantenere la struttura del catalogo prodotti attualmente </w:t>
      </w:r>
      <w:proofErr w:type="spellStart"/>
      <w:r w:rsidR="00952CC7">
        <w:rPr>
          <w:lang w:val="it-IT"/>
        </w:rPr>
        <w:t>disponbile</w:t>
      </w:r>
      <w:proofErr w:type="spellEnd"/>
      <w:r w:rsidR="00787C8A">
        <w:rPr>
          <w:lang w:val="it-IT"/>
        </w:rPr>
        <w:t xml:space="preserve"> in </w:t>
      </w:r>
      <w:proofErr w:type="spellStart"/>
      <w:r w:rsidR="00787C8A">
        <w:rPr>
          <w:lang w:val="it-IT"/>
        </w:rPr>
        <w:t>NowDesk</w:t>
      </w:r>
      <w:proofErr w:type="spellEnd"/>
      <w:r w:rsidR="00787C8A">
        <w:rPr>
          <w:lang w:val="it-IT"/>
        </w:rPr>
        <w:t xml:space="preserve"> ed alimentata da DSS.</w:t>
      </w:r>
    </w:p>
    <w:p w14:paraId="7F382671" w14:textId="2004955D" w:rsidR="00787C8A" w:rsidRPr="00E85E29" w:rsidRDefault="07BA7451" w:rsidP="599BDF05">
      <w:pPr>
        <w:rPr>
          <w:lang w:val="it-IT"/>
          <w:rPrChange w:id="33" w:author="Portogallo, Sara" w:date="2026-03-27T17:11:00Z">
            <w:rPr/>
          </w:rPrChange>
        </w:rPr>
      </w:pPr>
      <w:r w:rsidRPr="00E85E29">
        <w:rPr>
          <w:lang w:val="it-IT"/>
          <w:rPrChange w:id="34" w:author="Portogallo, Sara" w:date="2026-03-27T17:11:00Z">
            <w:rPr/>
          </w:rPrChange>
        </w:rPr>
        <w:t>Si preve</w:t>
      </w:r>
      <w:r w:rsidR="13D34F0E" w:rsidRPr="00E85E29">
        <w:rPr>
          <w:lang w:val="it-IT"/>
          <w:rPrChange w:id="35" w:author="Portogallo, Sara" w:date="2026-03-27T17:11:00Z">
            <w:rPr/>
          </w:rPrChange>
        </w:rPr>
        <w:t>de che</w:t>
      </w:r>
      <w:r w:rsidR="021938C5" w:rsidRPr="00E85E29">
        <w:rPr>
          <w:lang w:val="it-IT"/>
          <w:rPrChange w:id="36" w:author="Portogallo, Sara" w:date="2026-03-27T17:11:00Z">
            <w:rPr/>
          </w:rPrChange>
        </w:rPr>
        <w:t xml:space="preserve">, ai fini del seguente </w:t>
      </w:r>
      <w:r w:rsidR="7F5CA365" w:rsidRPr="00E85E29">
        <w:rPr>
          <w:lang w:val="it-IT"/>
          <w:rPrChange w:id="37" w:author="Portogallo, Sara" w:date="2026-03-27T17:11:00Z">
            <w:rPr/>
          </w:rPrChange>
        </w:rPr>
        <w:t xml:space="preserve">documento, </w:t>
      </w:r>
      <w:r w:rsidR="20F007CA" w:rsidRPr="00E85E29">
        <w:rPr>
          <w:lang w:val="it-IT"/>
          <w:rPrChange w:id="38" w:author="Portogallo, Sara" w:date="2026-03-27T17:11:00Z">
            <w:rPr/>
          </w:rPrChange>
        </w:rPr>
        <w:t>l’</w:t>
      </w:r>
      <w:r w:rsidR="714D285A" w:rsidRPr="00E85E29">
        <w:rPr>
          <w:lang w:val="it-IT"/>
          <w:rPrChange w:id="39" w:author="Portogallo, Sara" w:date="2026-03-27T17:11:00Z">
            <w:rPr/>
          </w:rPrChange>
        </w:rPr>
        <w:t>”A</w:t>
      </w:r>
      <w:r w:rsidR="20F007CA" w:rsidRPr="00E85E29">
        <w:rPr>
          <w:lang w:val="it-IT"/>
          <w:rPrChange w:id="40" w:author="Portogallo, Sara" w:date="2026-03-27T17:11:00Z">
            <w:rPr/>
          </w:rPrChange>
        </w:rPr>
        <w:t>rgomento</w:t>
      </w:r>
      <w:r w:rsidR="714D285A" w:rsidRPr="00E85E29">
        <w:rPr>
          <w:lang w:val="it-IT"/>
          <w:rPrChange w:id="41" w:author="Portogallo, Sara" w:date="2026-03-27T17:11:00Z">
            <w:rPr/>
          </w:rPrChange>
        </w:rPr>
        <w:t>”</w:t>
      </w:r>
      <w:r w:rsidR="20F007CA" w:rsidRPr="00E85E29">
        <w:rPr>
          <w:lang w:val="it-IT"/>
          <w:rPrChange w:id="42" w:author="Portogallo, Sara" w:date="2026-03-27T17:11:00Z">
            <w:rPr/>
          </w:rPrChange>
        </w:rPr>
        <w:t xml:space="preserve"> si identifichi con la </w:t>
      </w:r>
      <w:r w:rsidR="714D285A" w:rsidRPr="00E85E29">
        <w:rPr>
          <w:lang w:val="it-IT"/>
          <w:rPrChange w:id="43" w:author="Portogallo, Sara" w:date="2026-03-27T17:11:00Z">
            <w:rPr/>
          </w:rPrChange>
        </w:rPr>
        <w:t>“</w:t>
      </w:r>
      <w:r w:rsidR="20F007CA" w:rsidRPr="00E85E29">
        <w:rPr>
          <w:lang w:val="it-IT"/>
          <w:rPrChange w:id="44" w:author="Portogallo, Sara" w:date="2026-03-27T17:11:00Z">
            <w:rPr/>
          </w:rPrChange>
        </w:rPr>
        <w:t>Categoria</w:t>
      </w:r>
      <w:r w:rsidR="714D285A" w:rsidRPr="00E85E29">
        <w:rPr>
          <w:lang w:val="it-IT"/>
          <w:rPrChange w:id="45" w:author="Portogallo, Sara" w:date="2026-03-27T17:11:00Z">
            <w:rPr/>
          </w:rPrChange>
        </w:rPr>
        <w:t>”</w:t>
      </w:r>
      <w:r w:rsidR="20F007CA" w:rsidRPr="00E85E29">
        <w:rPr>
          <w:lang w:val="it-IT"/>
          <w:rPrChange w:id="46" w:author="Portogallo, Sara" w:date="2026-03-27T17:11:00Z">
            <w:rPr/>
          </w:rPrChange>
        </w:rPr>
        <w:t xml:space="preserve">, </w:t>
      </w:r>
      <w:r w:rsidR="1A4D3524" w:rsidRPr="00E85E29">
        <w:rPr>
          <w:lang w:val="it-IT"/>
          <w:rPrChange w:id="47" w:author="Portogallo, Sara" w:date="2026-03-27T17:11:00Z">
            <w:rPr/>
          </w:rPrChange>
        </w:rPr>
        <w:t xml:space="preserve">il </w:t>
      </w:r>
      <w:r w:rsidR="714D285A" w:rsidRPr="00E85E29">
        <w:rPr>
          <w:lang w:val="it-IT"/>
          <w:rPrChange w:id="48" w:author="Portogallo, Sara" w:date="2026-03-27T17:11:00Z">
            <w:rPr/>
          </w:rPrChange>
        </w:rPr>
        <w:t>“</w:t>
      </w:r>
      <w:r w:rsidR="1A4D3524" w:rsidRPr="00E85E29">
        <w:rPr>
          <w:lang w:val="it-IT"/>
          <w:rPrChange w:id="49" w:author="Portogallo, Sara" w:date="2026-03-27T17:11:00Z">
            <w:rPr/>
          </w:rPrChange>
        </w:rPr>
        <w:t>Gruppo prodotto</w:t>
      </w:r>
      <w:r w:rsidR="714D285A" w:rsidRPr="00E85E29">
        <w:rPr>
          <w:lang w:val="it-IT"/>
          <w:rPrChange w:id="50" w:author="Portogallo, Sara" w:date="2026-03-27T17:11:00Z">
            <w:rPr/>
          </w:rPrChange>
        </w:rPr>
        <w:t>”</w:t>
      </w:r>
      <w:r w:rsidR="1A4D3524" w:rsidRPr="00E85E29">
        <w:rPr>
          <w:lang w:val="it-IT"/>
          <w:rPrChange w:id="51" w:author="Portogallo, Sara" w:date="2026-03-27T17:11:00Z">
            <w:rPr/>
          </w:rPrChange>
        </w:rPr>
        <w:t xml:space="preserve"> al</w:t>
      </w:r>
      <w:r w:rsidR="714D285A" w:rsidRPr="00E85E29">
        <w:rPr>
          <w:lang w:val="it-IT"/>
          <w:rPrChange w:id="52" w:author="Portogallo, Sara" w:date="2026-03-27T17:11:00Z">
            <w:rPr/>
          </w:rPrChange>
        </w:rPr>
        <w:t xml:space="preserve"> </w:t>
      </w:r>
      <w:r w:rsidR="5960B6C1" w:rsidRPr="00E85E29">
        <w:rPr>
          <w:lang w:val="it-IT"/>
          <w:rPrChange w:id="53" w:author="Portogallo, Sara" w:date="2026-03-27T17:11:00Z">
            <w:rPr/>
          </w:rPrChange>
        </w:rPr>
        <w:t>“</w:t>
      </w:r>
      <w:r w:rsidR="714D285A" w:rsidRPr="00E85E29">
        <w:rPr>
          <w:lang w:val="it-IT"/>
          <w:rPrChange w:id="54" w:author="Portogallo, Sara" w:date="2026-03-27T17:11:00Z">
            <w:rPr/>
          </w:rPrChange>
        </w:rPr>
        <w:t>Prodotto</w:t>
      </w:r>
      <w:r w:rsidR="5960B6C1" w:rsidRPr="00E85E29">
        <w:rPr>
          <w:lang w:val="it-IT"/>
          <w:rPrChange w:id="55" w:author="Portogallo, Sara" w:date="2026-03-27T17:11:00Z">
            <w:rPr/>
          </w:rPrChange>
        </w:rPr>
        <w:t>”</w:t>
      </w:r>
      <w:r w:rsidR="2B96697C" w:rsidRPr="00E85E29">
        <w:rPr>
          <w:lang w:val="it-IT"/>
          <w:rPrChange w:id="56" w:author="Portogallo, Sara" w:date="2026-03-27T17:11:00Z">
            <w:rPr/>
          </w:rPrChange>
        </w:rPr>
        <w:t>.</w:t>
      </w:r>
      <w:r w:rsidR="1FFB9ED3" w:rsidRPr="00E85E29">
        <w:rPr>
          <w:lang w:val="it-IT"/>
          <w:rPrChange w:id="57" w:author="Portogallo, Sara" w:date="2026-03-27T17:11:00Z">
            <w:rPr/>
          </w:rPrChange>
        </w:rPr>
        <w:t xml:space="preserve"> Si propone eventualmente una quadratura per il raccordo dei processi.</w:t>
      </w:r>
    </w:p>
    <w:p w14:paraId="0871B00C" w14:textId="77777777" w:rsidR="009C1F33" w:rsidRDefault="009C1F33" w:rsidP="001705FA">
      <w:pPr>
        <w:rPr>
          <w:lang w:val="it-IT"/>
        </w:rPr>
      </w:pPr>
    </w:p>
    <w:p w14:paraId="1ADFD2AD" w14:textId="04192247" w:rsidR="00992DD4" w:rsidRDefault="009C1F33" w:rsidP="001705FA">
      <w:pPr>
        <w:rPr>
          <w:lang w:val="it-IT"/>
        </w:rPr>
      </w:pPr>
      <w:r>
        <w:rPr>
          <w:lang w:val="it-IT"/>
        </w:rPr>
        <w:t>Si prevede a target lo sviluppo di un nuovo catalogo prodotti armonizzato.</w:t>
      </w:r>
    </w:p>
    <w:p w14:paraId="759401D9" w14:textId="77777777" w:rsidR="001D1BA2" w:rsidRDefault="001D1BA2" w:rsidP="001705FA">
      <w:pPr>
        <w:rPr>
          <w:lang w:val="it-IT"/>
        </w:rPr>
      </w:pPr>
    </w:p>
    <w:p w14:paraId="2A4C8E2C" w14:textId="3F2E380B" w:rsidR="00324FDF" w:rsidRPr="00A26E34" w:rsidRDefault="00324FDF" w:rsidP="008F0FC5">
      <w:pPr>
        <w:pStyle w:val="Heading2"/>
        <w:rPr>
          <w:bCs/>
          <w:lang w:val="it-IT"/>
        </w:rPr>
      </w:pPr>
      <w:bookmarkStart w:id="58" w:name="_Toc215311794"/>
      <w:proofErr w:type="spellStart"/>
      <w:r w:rsidRPr="008F0FC5">
        <w:t>Tassonomia</w:t>
      </w:r>
      <w:proofErr w:type="spellEnd"/>
      <w:r w:rsidRPr="00A26E34">
        <w:rPr>
          <w:lang w:val="it-IT"/>
        </w:rPr>
        <w:t xml:space="preserve"> </w:t>
      </w:r>
      <w:r w:rsidR="00C706B0">
        <w:rPr>
          <w:lang w:val="it-IT"/>
        </w:rPr>
        <w:t>generale</w:t>
      </w:r>
      <w:bookmarkEnd w:id="58"/>
      <w:r w:rsidR="00C706B0">
        <w:rPr>
          <w:lang w:val="it-IT"/>
        </w:rPr>
        <w:t xml:space="preserve"> </w:t>
      </w:r>
    </w:p>
    <w:p w14:paraId="55F6E641" w14:textId="62BA08C9" w:rsidR="00324FDF" w:rsidRPr="006E7D7C" w:rsidRDefault="00324FDF" w:rsidP="00B5236E">
      <w:pPr>
        <w:pStyle w:val="ListParagraph"/>
        <w:numPr>
          <w:ilvl w:val="0"/>
          <w:numId w:val="7"/>
        </w:numPr>
        <w:ind w:left="714" w:hanging="357"/>
        <w:rPr>
          <w:lang w:val="it-IT"/>
        </w:rPr>
      </w:pPr>
      <w:r w:rsidRPr="006F265B">
        <w:rPr>
          <w:bCs/>
          <w:lang w:val="it-IT"/>
        </w:rPr>
        <w:t xml:space="preserve">Si </w:t>
      </w:r>
      <w:r>
        <w:rPr>
          <w:bCs/>
          <w:lang w:val="it-IT"/>
        </w:rPr>
        <w:t xml:space="preserve">definisce “Lead” la combinazione di un’anagrafica (Persona Fisica o Persona Giuridica) cliente o </w:t>
      </w:r>
      <w:proofErr w:type="spellStart"/>
      <w:r>
        <w:rPr>
          <w:bCs/>
          <w:lang w:val="it-IT"/>
        </w:rPr>
        <w:t>prospect</w:t>
      </w:r>
      <w:proofErr w:type="spellEnd"/>
      <w:r>
        <w:rPr>
          <w:bCs/>
          <w:lang w:val="it-IT"/>
        </w:rPr>
        <w:t xml:space="preserve"> ed un interesse manifestato da parte del medesimo</w:t>
      </w:r>
    </w:p>
    <w:p w14:paraId="4F78113B" w14:textId="3A383CE4" w:rsidR="006E7D7C" w:rsidRPr="006E7D7C" w:rsidRDefault="006E7D7C" w:rsidP="00B5236E">
      <w:pPr>
        <w:pStyle w:val="ListParagraph"/>
        <w:numPr>
          <w:ilvl w:val="0"/>
          <w:numId w:val="7"/>
        </w:numPr>
        <w:ind w:left="714" w:hanging="357"/>
        <w:rPr>
          <w:lang w:val="it-IT"/>
        </w:rPr>
      </w:pPr>
      <w:r>
        <w:rPr>
          <w:bCs/>
          <w:lang w:val="it-IT"/>
        </w:rPr>
        <w:t>Si definisce “Lead Espl</w:t>
      </w:r>
      <w:r w:rsidR="00C96A70">
        <w:rPr>
          <w:bCs/>
          <w:lang w:val="it-IT"/>
        </w:rPr>
        <w:t>i</w:t>
      </w:r>
      <w:r>
        <w:rPr>
          <w:bCs/>
          <w:lang w:val="it-IT"/>
        </w:rPr>
        <w:t>cita” la manifestazione di un interesse tramite una richiesta di ricontatto.</w:t>
      </w:r>
    </w:p>
    <w:p w14:paraId="6E53BFBE" w14:textId="56F30E62" w:rsidR="006E7D7C" w:rsidRPr="0005257C" w:rsidRDefault="006E7D7C" w:rsidP="00B5236E">
      <w:pPr>
        <w:pStyle w:val="ListParagraph"/>
        <w:numPr>
          <w:ilvl w:val="0"/>
          <w:numId w:val="7"/>
        </w:numPr>
        <w:ind w:left="714" w:hanging="357"/>
        <w:rPr>
          <w:lang w:val="it-IT"/>
        </w:rPr>
      </w:pPr>
      <w:r>
        <w:rPr>
          <w:lang w:val="it-IT"/>
        </w:rPr>
        <w:t xml:space="preserve">Altre </w:t>
      </w:r>
      <w:r w:rsidR="00C96A70">
        <w:rPr>
          <w:lang w:val="it-IT"/>
        </w:rPr>
        <w:t>Lead non incluse nella definizione di esplic</w:t>
      </w:r>
      <w:r w:rsidR="00D1139A">
        <w:rPr>
          <w:lang w:val="it-IT"/>
        </w:rPr>
        <w:t>i</w:t>
      </w:r>
      <w:r w:rsidR="00C96A70">
        <w:rPr>
          <w:lang w:val="it-IT"/>
        </w:rPr>
        <w:t>ta, saranno identificate come “Lead Implicita”</w:t>
      </w:r>
    </w:p>
    <w:p w14:paraId="2FC42987" w14:textId="368EADE9" w:rsidR="00324FDF" w:rsidRPr="00E85E29" w:rsidRDefault="00324FDF" w:rsidP="599BDF05">
      <w:pPr>
        <w:pStyle w:val="ListParagraph"/>
        <w:numPr>
          <w:ilvl w:val="0"/>
          <w:numId w:val="7"/>
        </w:numPr>
        <w:ind w:left="714" w:hanging="357"/>
        <w:rPr>
          <w:lang w:val="it-IT"/>
          <w:rPrChange w:id="59" w:author="Portogallo, Sara" w:date="2026-03-27T17:11:00Z">
            <w:rPr/>
          </w:rPrChange>
        </w:rPr>
      </w:pPr>
      <w:r w:rsidRPr="00E85E29">
        <w:rPr>
          <w:lang w:val="it-IT"/>
          <w:rPrChange w:id="60" w:author="Portogallo, Sara" w:date="2026-03-27T17:11:00Z">
            <w:rPr/>
          </w:rPrChange>
        </w:rPr>
        <w:t>Clienti in audience di campagna, che tuttavia non hanno manifestato concretamente un interesse tramite un’azione richiesta dalla campagna stessa sono “</w:t>
      </w:r>
      <w:r w:rsidR="1A860428" w:rsidRPr="00E85E29">
        <w:rPr>
          <w:lang w:val="it-IT"/>
          <w:rPrChange w:id="61" w:author="Portogallo, Sara" w:date="2026-03-27T17:11:00Z">
            <w:rPr/>
          </w:rPrChange>
        </w:rPr>
        <w:t>Suggerimenti</w:t>
      </w:r>
      <w:r w:rsidRPr="00E85E29">
        <w:rPr>
          <w:lang w:val="it-IT"/>
          <w:rPrChange w:id="62" w:author="Portogallo, Sara" w:date="2026-03-27T17:11:00Z">
            <w:rPr/>
          </w:rPrChange>
        </w:rPr>
        <w:t xml:space="preserve">”. </w:t>
      </w:r>
      <w:r w:rsidR="2185010B" w:rsidRPr="00E85E29">
        <w:rPr>
          <w:lang w:val="it-IT"/>
          <w:rPrChange w:id="63" w:author="Portogallo, Sara" w:date="2026-03-27T17:11:00Z">
            <w:rPr/>
          </w:rPrChange>
        </w:rPr>
        <w:t>Saranno</w:t>
      </w:r>
      <w:r w:rsidRPr="00E85E29">
        <w:rPr>
          <w:lang w:val="it-IT"/>
          <w:rPrChange w:id="64" w:author="Portogallo, Sara" w:date="2026-03-27T17:11:00Z">
            <w:rPr/>
          </w:rPrChange>
        </w:rPr>
        <w:t xml:space="preserve"> visibili nella to-do list (</w:t>
      </w:r>
      <w:r w:rsidR="090FDFA8" w:rsidRPr="00E85E29">
        <w:rPr>
          <w:lang w:val="it-IT"/>
          <w:rPrChange w:id="65" w:author="Portogallo, Sara" w:date="2026-03-27T17:11:00Z">
            <w:rPr/>
          </w:rPrChange>
        </w:rPr>
        <w:t>pagina di Gestione lead</w:t>
      </w:r>
      <w:r w:rsidRPr="00E85E29">
        <w:rPr>
          <w:lang w:val="it-IT"/>
          <w:rPrChange w:id="66" w:author="Portogallo, Sara" w:date="2026-03-27T17:11:00Z">
            <w:rPr/>
          </w:rPrChange>
        </w:rPr>
        <w:t>) di contatto</w:t>
      </w:r>
    </w:p>
    <w:p w14:paraId="5998632B" w14:textId="348BBB32" w:rsidR="002C709D" w:rsidRDefault="002C709D" w:rsidP="002C709D">
      <w:pPr>
        <w:pStyle w:val="ListParagraph"/>
        <w:numPr>
          <w:ilvl w:val="0"/>
          <w:numId w:val="7"/>
        </w:numPr>
        <w:ind w:left="714" w:hanging="357"/>
        <w:rPr>
          <w:lang w:val="it-IT"/>
        </w:rPr>
      </w:pPr>
      <w:r>
        <w:rPr>
          <w:lang w:val="it-IT"/>
        </w:rPr>
        <w:t>Nella pagina di gestione</w:t>
      </w:r>
      <w:r w:rsidR="00AF2FCF">
        <w:rPr>
          <w:lang w:val="it-IT"/>
        </w:rPr>
        <w:t>/to-do list</w:t>
      </w:r>
      <w:r>
        <w:rPr>
          <w:lang w:val="it-IT"/>
        </w:rPr>
        <w:t xml:space="preserve">, vista e scheda </w:t>
      </w:r>
      <w:r w:rsidR="00676112">
        <w:rPr>
          <w:lang w:val="it-IT"/>
        </w:rPr>
        <w:t>di dettaglio</w:t>
      </w:r>
      <w:r>
        <w:rPr>
          <w:lang w:val="it-IT"/>
        </w:rPr>
        <w:t xml:space="preserve">, le lead </w:t>
      </w:r>
      <w:r w:rsidR="00676112">
        <w:rPr>
          <w:lang w:val="it-IT"/>
        </w:rPr>
        <w:t xml:space="preserve">ed i suggerimenti </w:t>
      </w:r>
      <w:r>
        <w:rPr>
          <w:lang w:val="it-IT"/>
        </w:rPr>
        <w:t>saranno aggregat</w:t>
      </w:r>
      <w:r w:rsidR="00676112">
        <w:rPr>
          <w:lang w:val="it-IT"/>
        </w:rPr>
        <w:t>i</w:t>
      </w:r>
      <w:r>
        <w:rPr>
          <w:lang w:val="it-IT"/>
        </w:rPr>
        <w:t xml:space="preserve"> sul livello di anagrafica</w:t>
      </w:r>
      <w:r w:rsidR="00676112">
        <w:rPr>
          <w:lang w:val="it-IT"/>
        </w:rPr>
        <w:t xml:space="preserve"> cliente o </w:t>
      </w:r>
      <w:proofErr w:type="spellStart"/>
      <w:r w:rsidR="00676112">
        <w:rPr>
          <w:lang w:val="it-IT"/>
        </w:rPr>
        <w:t>prospect</w:t>
      </w:r>
      <w:proofErr w:type="spellEnd"/>
      <w:r>
        <w:rPr>
          <w:lang w:val="it-IT"/>
        </w:rPr>
        <w:t xml:space="preserve">. Pertanto, un item sarà composto da un’anagrafica ed uno o più </w:t>
      </w:r>
      <w:r w:rsidR="00676112">
        <w:rPr>
          <w:lang w:val="it-IT"/>
        </w:rPr>
        <w:t>lead/suggerimenti collegati</w:t>
      </w:r>
    </w:p>
    <w:p w14:paraId="00B7AC6E" w14:textId="77777777" w:rsidR="00436DB1" w:rsidRDefault="00436DB1" w:rsidP="006E7D7C">
      <w:pPr>
        <w:pStyle w:val="ListParagraph"/>
        <w:ind w:left="714"/>
        <w:rPr>
          <w:lang w:val="it-IT"/>
        </w:rPr>
      </w:pPr>
    </w:p>
    <w:p w14:paraId="5D351CA2" w14:textId="1C0825C4" w:rsidR="002C709D" w:rsidRDefault="002C709D" w:rsidP="002C709D">
      <w:pPr>
        <w:pStyle w:val="ListParagraph"/>
        <w:ind w:left="714"/>
        <w:rPr>
          <w:lang w:val="it-IT"/>
        </w:rPr>
      </w:pPr>
    </w:p>
    <w:p w14:paraId="45919185" w14:textId="0AA53E7B" w:rsidR="00324FDF" w:rsidRDefault="00324FDF" w:rsidP="004D3480">
      <w:pPr>
        <w:pStyle w:val="Heading2"/>
        <w:ind w:left="1023"/>
        <w:rPr>
          <w:lang w:val="it-IT"/>
        </w:rPr>
      </w:pPr>
      <w:bookmarkStart w:id="67" w:name="_Ref211865597"/>
      <w:bookmarkStart w:id="68" w:name="_Ref211865829"/>
      <w:bookmarkStart w:id="69" w:name="_Ref211866168"/>
      <w:bookmarkStart w:id="70" w:name="_Ref211867339"/>
      <w:bookmarkStart w:id="71" w:name="_Ref211878719"/>
      <w:bookmarkStart w:id="72" w:name="_Toc215311795"/>
      <w:r>
        <w:rPr>
          <w:lang w:val="it-IT"/>
        </w:rPr>
        <w:t>Classificazione di lead per flusso di origine</w:t>
      </w:r>
      <w:bookmarkEnd w:id="67"/>
      <w:bookmarkEnd w:id="68"/>
      <w:bookmarkEnd w:id="69"/>
      <w:bookmarkEnd w:id="70"/>
      <w:bookmarkEnd w:id="71"/>
      <w:bookmarkEnd w:id="72"/>
    </w:p>
    <w:p w14:paraId="7C887B25" w14:textId="5D248B74" w:rsidR="00324FDF" w:rsidRDefault="00324FDF" w:rsidP="004D3480">
      <w:pPr>
        <w:rPr>
          <w:lang w:val="it-IT"/>
        </w:rPr>
      </w:pPr>
      <w:r>
        <w:rPr>
          <w:lang w:val="it-IT"/>
        </w:rPr>
        <w:t xml:space="preserve">Le tipologie di origini previste per Lead e </w:t>
      </w:r>
      <w:r w:rsidR="007D28AB">
        <w:rPr>
          <w:lang w:val="it-IT"/>
        </w:rPr>
        <w:t>Suggerim</w:t>
      </w:r>
      <w:r w:rsidR="00782BA7">
        <w:rPr>
          <w:lang w:val="it-IT"/>
        </w:rPr>
        <w:t>enti</w:t>
      </w:r>
      <w:r>
        <w:rPr>
          <w:lang w:val="it-IT"/>
        </w:rPr>
        <w:t xml:space="preserve"> sono:</w:t>
      </w:r>
    </w:p>
    <w:p w14:paraId="4C0AC736" w14:textId="07417A25" w:rsidR="004D7D32" w:rsidRPr="002D4719" w:rsidRDefault="004D7D32" w:rsidP="004D7D32">
      <w:pPr>
        <w:pStyle w:val="ListParagraph"/>
        <w:numPr>
          <w:ilvl w:val="0"/>
          <w:numId w:val="8"/>
        </w:numPr>
        <w:ind w:left="714" w:hanging="357"/>
        <w:rPr>
          <w:lang w:val="it-IT"/>
        </w:rPr>
      </w:pPr>
      <w:r w:rsidRPr="001F7A2F">
        <w:rPr>
          <w:b/>
          <w:bCs/>
          <w:lang w:val="it-IT"/>
        </w:rPr>
        <w:t>Lead da CJ</w:t>
      </w:r>
      <w:r w:rsidRPr="001F7A2F">
        <w:rPr>
          <w:lang w:val="it-IT"/>
        </w:rPr>
        <w:t>: nel campo origine si prevede che tali lead presentino la nomenclatura “CJ-C</w:t>
      </w:r>
      <w:r w:rsidRPr="001F7A2F">
        <w:rPr>
          <w:i/>
          <w:iCs/>
          <w:lang w:val="it-IT"/>
        </w:rPr>
        <w:t>ategoria prodotto</w:t>
      </w:r>
      <w:r w:rsidRPr="001F7A2F">
        <w:rPr>
          <w:lang w:val="it-IT"/>
        </w:rPr>
        <w:t xml:space="preserve">” ed in </w:t>
      </w:r>
      <w:proofErr w:type="spellStart"/>
      <w:r w:rsidRPr="001F7A2F">
        <w:rPr>
          <w:lang w:val="it-IT"/>
        </w:rPr>
        <w:t>tooltip</w:t>
      </w:r>
      <w:proofErr w:type="spellEnd"/>
      <w:r w:rsidRPr="001F7A2F">
        <w:rPr>
          <w:lang w:val="it-IT"/>
        </w:rPr>
        <w:t xml:space="preserve"> il codice del </w:t>
      </w:r>
      <w:proofErr w:type="gramStart"/>
      <w:r w:rsidRPr="001F7A2F">
        <w:rPr>
          <w:lang w:val="it-IT"/>
        </w:rPr>
        <w:t>CJ  e</w:t>
      </w:r>
      <w:proofErr w:type="gramEnd"/>
      <w:r w:rsidRPr="001F7A2F">
        <w:rPr>
          <w:lang w:val="it-IT"/>
        </w:rPr>
        <w:t xml:space="preserve"> la descrizione del medesimo (Adobe). Possono essere sia Lead Esplicite sia Lead Implicite.</w:t>
      </w:r>
      <w:r w:rsidR="000200CF" w:rsidRPr="001F7A2F">
        <w:rPr>
          <w:lang w:val="it-IT"/>
        </w:rPr>
        <w:t xml:space="preserve"> Le lead esplicite di questa categoria sono quelle che </w:t>
      </w:r>
      <w:r w:rsidR="00404F12" w:rsidRPr="001F7A2F">
        <w:rPr>
          <w:lang w:val="it-IT"/>
        </w:rPr>
        <w:t xml:space="preserve">hanno nel nome della configurazione la dicitura “RICHIESTA RICONTATTO”. </w:t>
      </w:r>
      <w:r w:rsidR="00404F12" w:rsidRPr="002D4719">
        <w:rPr>
          <w:u w:val="single"/>
          <w:lang w:val="it-IT"/>
        </w:rPr>
        <w:t xml:space="preserve">Si rimanda al capitolo </w:t>
      </w:r>
      <w:r w:rsidR="00404F12" w:rsidRPr="002D4719">
        <w:rPr>
          <w:u w:val="single"/>
          <w:lang w:val="it-IT"/>
        </w:rPr>
        <w:fldChar w:fldCharType="begin"/>
      </w:r>
      <w:r w:rsidR="00404F12" w:rsidRPr="002D4719">
        <w:rPr>
          <w:u w:val="single"/>
          <w:lang w:val="it-IT"/>
        </w:rPr>
        <w:instrText xml:space="preserve"> REF _Ref212121417 \r \h </w:instrText>
      </w:r>
      <w:r w:rsidR="00404F12" w:rsidRPr="001F7A2F">
        <w:rPr>
          <w:u w:val="single"/>
          <w:lang w:val="it-IT"/>
        </w:rPr>
        <w:instrText xml:space="preserve"> \* MERGEFORMAT </w:instrText>
      </w:r>
      <w:r w:rsidR="00404F12" w:rsidRPr="002D4719">
        <w:rPr>
          <w:u w:val="single"/>
          <w:lang w:val="it-IT"/>
        </w:rPr>
      </w:r>
      <w:r w:rsidR="00404F12" w:rsidRPr="002D4719">
        <w:rPr>
          <w:u w:val="single"/>
          <w:lang w:val="it-IT"/>
        </w:rPr>
        <w:fldChar w:fldCharType="separate"/>
      </w:r>
      <w:r w:rsidR="00404F12" w:rsidRPr="002D4719">
        <w:rPr>
          <w:u w:val="single"/>
          <w:lang w:val="it-IT"/>
        </w:rPr>
        <w:t>5.4</w:t>
      </w:r>
      <w:r w:rsidR="00404F12" w:rsidRPr="002D4719">
        <w:rPr>
          <w:u w:val="single"/>
          <w:lang w:val="it-IT"/>
        </w:rPr>
        <w:fldChar w:fldCharType="end"/>
      </w:r>
      <w:r w:rsidRPr="001F7A2F">
        <w:rPr>
          <w:lang w:val="it-IT"/>
        </w:rPr>
        <w:t xml:space="preserve"> </w:t>
      </w:r>
      <w:r w:rsidRPr="002D4719">
        <w:rPr>
          <w:lang w:val="it-IT"/>
        </w:rPr>
        <w:t>Nell’anagrafica campagna target si prevede un flag apposito per censire le lead derivanti da ogni nuovo CJ secondo questa categorizzazione</w:t>
      </w:r>
    </w:p>
    <w:p w14:paraId="54894E5D" w14:textId="068CF15B" w:rsidR="004D7D32" w:rsidRPr="00BB7605" w:rsidRDefault="004D7D32" w:rsidP="004D7D32">
      <w:pPr>
        <w:pStyle w:val="ListParagraph"/>
        <w:numPr>
          <w:ilvl w:val="0"/>
          <w:numId w:val="8"/>
        </w:numPr>
        <w:ind w:left="714" w:hanging="357"/>
        <w:rPr>
          <w:lang w:val="it-IT"/>
        </w:rPr>
      </w:pPr>
      <w:r w:rsidRPr="00BB7605">
        <w:rPr>
          <w:b/>
          <w:bCs/>
          <w:lang w:val="it-IT"/>
        </w:rPr>
        <w:t>Lead mutui da portali terzi</w:t>
      </w:r>
      <w:r w:rsidRPr="00BB7605">
        <w:rPr>
          <w:lang w:val="it-IT"/>
        </w:rPr>
        <w:t>: nel campo origine si prevede che tali lead presentino la denominazione “Nome del broker-</w:t>
      </w:r>
      <w:r w:rsidRPr="00BB7605">
        <w:rPr>
          <w:i/>
          <w:iCs/>
          <w:lang w:val="it-IT"/>
        </w:rPr>
        <w:t xml:space="preserve"> Mutuo</w:t>
      </w:r>
      <w:r w:rsidRPr="00BB7605">
        <w:rPr>
          <w:lang w:val="it-IT"/>
        </w:rPr>
        <w:t>”. Sono Lead Esplicite</w:t>
      </w:r>
      <w:r w:rsidR="000719D6">
        <w:rPr>
          <w:lang w:val="it-IT"/>
        </w:rPr>
        <w:t xml:space="preserve">. Dettaglio nel capitolo </w:t>
      </w:r>
      <w:r w:rsidR="000719D6" w:rsidRPr="002D4719">
        <w:rPr>
          <w:u w:val="single"/>
          <w:lang w:val="it-IT"/>
        </w:rPr>
        <w:fldChar w:fldCharType="begin"/>
      </w:r>
      <w:r w:rsidR="000719D6" w:rsidRPr="002D4719">
        <w:rPr>
          <w:u w:val="single"/>
          <w:lang w:val="it-IT"/>
        </w:rPr>
        <w:instrText xml:space="preserve"> REF _Ref211960998 \h </w:instrText>
      </w:r>
      <w:r w:rsidR="000719D6">
        <w:rPr>
          <w:u w:val="single"/>
          <w:lang w:val="it-IT"/>
        </w:rPr>
        <w:instrText xml:space="preserve"> \* MERGEFORMAT </w:instrText>
      </w:r>
      <w:r w:rsidR="000719D6" w:rsidRPr="002D4719">
        <w:rPr>
          <w:u w:val="single"/>
          <w:lang w:val="it-IT"/>
        </w:rPr>
      </w:r>
      <w:r w:rsidR="000719D6" w:rsidRPr="002D4719">
        <w:rPr>
          <w:u w:val="single"/>
          <w:lang w:val="it-IT"/>
        </w:rPr>
        <w:fldChar w:fldCharType="separate"/>
      </w:r>
      <w:r w:rsidR="000719D6" w:rsidRPr="002D4719">
        <w:rPr>
          <w:u w:val="single"/>
          <w:lang w:val="it-IT"/>
        </w:rPr>
        <w:t>Focus Lead mutui</w:t>
      </w:r>
      <w:r w:rsidR="000719D6" w:rsidRPr="002D4719">
        <w:rPr>
          <w:u w:val="single"/>
          <w:lang w:val="it-IT"/>
        </w:rPr>
        <w:fldChar w:fldCharType="end"/>
      </w:r>
    </w:p>
    <w:p w14:paraId="32902745" w14:textId="6D9343CD" w:rsidR="004D7D32" w:rsidRPr="00BB7605" w:rsidRDefault="004D7D32" w:rsidP="004D7D32">
      <w:pPr>
        <w:pStyle w:val="ListParagraph"/>
        <w:numPr>
          <w:ilvl w:val="0"/>
          <w:numId w:val="8"/>
        </w:numPr>
        <w:ind w:left="714" w:hanging="357"/>
        <w:rPr>
          <w:lang w:val="it-IT"/>
        </w:rPr>
      </w:pPr>
      <w:r w:rsidRPr="00BB7605">
        <w:rPr>
          <w:b/>
          <w:bCs/>
          <w:lang w:val="it-IT"/>
        </w:rPr>
        <w:t>Lead mutui da sito</w:t>
      </w:r>
      <w:r w:rsidR="004516F2">
        <w:rPr>
          <w:b/>
          <w:bCs/>
          <w:lang w:val="it-IT"/>
        </w:rPr>
        <w:t xml:space="preserve"> Crédit Agricole</w:t>
      </w:r>
      <w:r w:rsidRPr="00BB7605">
        <w:rPr>
          <w:lang w:val="it-IT"/>
        </w:rPr>
        <w:t>: nel campo origine si prevede che tali lead presentino la denominazione “Simulatore mutuo-</w:t>
      </w:r>
      <w:r w:rsidRPr="00BB7605">
        <w:rPr>
          <w:i/>
          <w:iCs/>
          <w:lang w:val="it-IT"/>
        </w:rPr>
        <w:t xml:space="preserve"> Mutuo</w:t>
      </w:r>
      <w:r w:rsidRPr="00BB7605">
        <w:rPr>
          <w:lang w:val="it-IT"/>
        </w:rPr>
        <w:t>”. Sono Lead Esplicite</w:t>
      </w:r>
    </w:p>
    <w:p w14:paraId="5F3F419B" w14:textId="77777777" w:rsidR="004D7D32" w:rsidRPr="00BB7605" w:rsidRDefault="004D7D32" w:rsidP="004D7D32">
      <w:pPr>
        <w:pStyle w:val="ListParagraph"/>
        <w:numPr>
          <w:ilvl w:val="0"/>
          <w:numId w:val="8"/>
        </w:numPr>
        <w:ind w:left="714" w:hanging="357"/>
        <w:rPr>
          <w:lang w:val="it-IT"/>
        </w:rPr>
      </w:pPr>
      <w:r w:rsidRPr="00BB7605">
        <w:rPr>
          <w:b/>
          <w:lang w:val="it-IT"/>
        </w:rPr>
        <w:t>Lead con fonte sito</w:t>
      </w:r>
      <w:r w:rsidRPr="00BB7605">
        <w:rPr>
          <w:lang w:val="it-IT"/>
        </w:rPr>
        <w:t>: nel campo origine si prevede che tali lead presentino la nomenclatura “</w:t>
      </w:r>
      <w:r>
        <w:rPr>
          <w:lang w:val="it-IT"/>
        </w:rPr>
        <w:t>S</w:t>
      </w:r>
      <w:r w:rsidRPr="00BB7605">
        <w:rPr>
          <w:lang w:val="it-IT"/>
        </w:rPr>
        <w:t>ito-</w:t>
      </w:r>
      <w:r w:rsidRPr="00F47BA2">
        <w:rPr>
          <w:i/>
          <w:iCs/>
          <w:lang w:val="it-IT"/>
        </w:rPr>
        <w:t>C</w:t>
      </w:r>
      <w:r w:rsidRPr="00BB7605">
        <w:rPr>
          <w:i/>
          <w:lang w:val="it-IT"/>
        </w:rPr>
        <w:t>ategoria prodotto</w:t>
      </w:r>
      <w:r w:rsidRPr="00BB7605">
        <w:rPr>
          <w:lang w:val="it-IT"/>
        </w:rPr>
        <w:t>”. Sono Lead Esplicite</w:t>
      </w:r>
    </w:p>
    <w:p w14:paraId="18C4B259" w14:textId="77777777" w:rsidR="004D7D32" w:rsidRPr="00677B3A" w:rsidRDefault="004D7D32" w:rsidP="004D7D32">
      <w:pPr>
        <w:pStyle w:val="ListParagraph"/>
        <w:numPr>
          <w:ilvl w:val="0"/>
          <w:numId w:val="8"/>
        </w:numPr>
        <w:ind w:left="714" w:hanging="357"/>
        <w:rPr>
          <w:lang w:val="it-IT"/>
        </w:rPr>
      </w:pPr>
      <w:r w:rsidRPr="00BB7605">
        <w:rPr>
          <w:b/>
          <w:bCs/>
          <w:lang w:val="it-IT"/>
        </w:rPr>
        <w:t>Lead con fonte ricontatto da DEM (escluse DEM CJ)</w:t>
      </w:r>
      <w:r w:rsidRPr="00BB7605">
        <w:rPr>
          <w:lang w:val="it-IT"/>
        </w:rPr>
        <w:t>: nel campo origine si prevede che tali lead presentino la nomenclatura “DEM-</w:t>
      </w:r>
      <w:r w:rsidRPr="00BB7605">
        <w:rPr>
          <w:i/>
          <w:iCs/>
          <w:lang w:val="it-IT"/>
        </w:rPr>
        <w:t>Sottocategoria prodotto</w:t>
      </w:r>
      <w:r w:rsidRPr="00BB7605">
        <w:rPr>
          <w:lang w:val="it-IT"/>
        </w:rPr>
        <w:t>”. Sono Lead</w:t>
      </w:r>
      <w:r w:rsidRPr="00677B3A">
        <w:rPr>
          <w:lang w:val="it-IT"/>
        </w:rPr>
        <w:t xml:space="preserve"> Esplicite</w:t>
      </w:r>
    </w:p>
    <w:p w14:paraId="4CFACE68" w14:textId="77777777" w:rsidR="004D7D32" w:rsidRPr="00BB7605" w:rsidRDefault="004D7D32" w:rsidP="004D7D32">
      <w:pPr>
        <w:pStyle w:val="ListParagraph"/>
        <w:numPr>
          <w:ilvl w:val="0"/>
          <w:numId w:val="8"/>
        </w:numPr>
        <w:ind w:left="714" w:hanging="357"/>
        <w:rPr>
          <w:lang w:val="it-IT"/>
        </w:rPr>
      </w:pPr>
      <w:r>
        <w:rPr>
          <w:b/>
          <w:bCs/>
          <w:lang w:val="it-IT"/>
        </w:rPr>
        <w:softHyphen/>
      </w:r>
      <w:r>
        <w:rPr>
          <w:b/>
          <w:bCs/>
          <w:lang w:val="it-IT"/>
        </w:rPr>
        <w:softHyphen/>
      </w:r>
      <w:r>
        <w:rPr>
          <w:b/>
          <w:bCs/>
          <w:lang w:val="it-IT"/>
        </w:rPr>
        <w:softHyphen/>
      </w:r>
      <w:r>
        <w:rPr>
          <w:b/>
          <w:bCs/>
          <w:lang w:val="it-IT"/>
        </w:rPr>
        <w:softHyphen/>
      </w:r>
      <w:r w:rsidRPr="00BB7605">
        <w:rPr>
          <w:b/>
          <w:bCs/>
          <w:lang w:val="it-IT"/>
        </w:rPr>
        <w:t xml:space="preserve">Lead con </w:t>
      </w:r>
      <w:proofErr w:type="gramStart"/>
      <w:r w:rsidRPr="00BB7605">
        <w:rPr>
          <w:b/>
          <w:bCs/>
          <w:lang w:val="it-IT"/>
        </w:rPr>
        <w:t>fonte  APP</w:t>
      </w:r>
      <w:proofErr w:type="gramEnd"/>
      <w:r w:rsidRPr="00BB7605">
        <w:rPr>
          <w:b/>
          <w:bCs/>
          <w:lang w:val="it-IT"/>
        </w:rPr>
        <w:t xml:space="preserve"> Mobile</w:t>
      </w:r>
      <w:r w:rsidRPr="00BB7605">
        <w:rPr>
          <w:lang w:val="it-IT"/>
        </w:rPr>
        <w:t>: nel campo origine si prevede che tali lead presentino la nomenclatura “App Mobile-</w:t>
      </w:r>
      <w:r w:rsidRPr="00F47BA2">
        <w:rPr>
          <w:i/>
          <w:iCs/>
          <w:lang w:val="it-IT"/>
        </w:rPr>
        <w:t>C</w:t>
      </w:r>
      <w:r w:rsidRPr="00BB7605">
        <w:rPr>
          <w:i/>
          <w:iCs/>
          <w:lang w:val="it-IT"/>
        </w:rPr>
        <w:t>ategoria prodotto</w:t>
      </w:r>
      <w:r w:rsidRPr="00BB7605">
        <w:rPr>
          <w:lang w:val="it-IT"/>
        </w:rPr>
        <w:t>”. Sono Lead Esplicite</w:t>
      </w:r>
    </w:p>
    <w:p w14:paraId="4CCD4FF6" w14:textId="77777777" w:rsidR="004D7D32" w:rsidRPr="00BB7605" w:rsidRDefault="004D7D32" w:rsidP="004D7D32">
      <w:pPr>
        <w:pStyle w:val="ListParagraph"/>
        <w:numPr>
          <w:ilvl w:val="0"/>
          <w:numId w:val="8"/>
        </w:numPr>
        <w:ind w:left="714" w:hanging="357"/>
        <w:rPr>
          <w:lang w:val="it-IT"/>
        </w:rPr>
      </w:pPr>
      <w:r w:rsidRPr="00BB7605">
        <w:rPr>
          <w:b/>
          <w:bCs/>
          <w:lang w:val="it-IT"/>
        </w:rPr>
        <w:t>Lead con fonte da Home Banking</w:t>
      </w:r>
      <w:r w:rsidRPr="00BB7605">
        <w:rPr>
          <w:lang w:val="it-IT"/>
        </w:rPr>
        <w:t>: nel campo origine si prevede che tali lead presentino la nomenclatura “Home Banking -</w:t>
      </w:r>
      <w:r w:rsidRPr="00BB7605">
        <w:rPr>
          <w:i/>
          <w:iCs/>
          <w:lang w:val="it-IT"/>
        </w:rPr>
        <w:t>categoria prodotto</w:t>
      </w:r>
      <w:r w:rsidRPr="00BB7605">
        <w:rPr>
          <w:lang w:val="it-IT"/>
        </w:rPr>
        <w:t>”. Sono Lead Esplicite</w:t>
      </w:r>
    </w:p>
    <w:p w14:paraId="2DFCAEA0" w14:textId="77777777" w:rsidR="004D7D32" w:rsidRPr="002A0BD6" w:rsidRDefault="004D7D32" w:rsidP="004D7D32">
      <w:pPr>
        <w:pStyle w:val="ListParagraph"/>
        <w:numPr>
          <w:ilvl w:val="0"/>
          <w:numId w:val="8"/>
        </w:numPr>
        <w:ind w:left="714" w:hanging="357"/>
      </w:pPr>
      <w:r w:rsidRPr="002D4719">
        <w:rPr>
          <w:b/>
          <w:lang w:val="it-IT"/>
        </w:rPr>
        <w:t>Lead derivante da Next Best Product offerto</w:t>
      </w:r>
      <w:r w:rsidRPr="002D4719">
        <w:rPr>
          <w:lang w:val="it-IT"/>
        </w:rPr>
        <w:t>: nel campo origine si prevede che tali lead presentino la nomenclatura “NBP-</w:t>
      </w:r>
      <w:r w:rsidRPr="002D4719">
        <w:rPr>
          <w:i/>
          <w:lang w:val="it-IT"/>
        </w:rPr>
        <w:t>categoria prodotto</w:t>
      </w:r>
      <w:r w:rsidRPr="002D4719">
        <w:rPr>
          <w:lang w:val="it-IT"/>
        </w:rPr>
        <w:t xml:space="preserve">”. </w:t>
      </w:r>
      <w:r w:rsidRPr="0C437A85">
        <w:t xml:space="preserve">Sono </w:t>
      </w:r>
      <w:proofErr w:type="gramStart"/>
      <w:r w:rsidRPr="0C437A85">
        <w:t>Lead</w:t>
      </w:r>
      <w:proofErr w:type="gramEnd"/>
      <w:r w:rsidRPr="0C437A85">
        <w:t xml:space="preserve"> </w:t>
      </w:r>
      <w:proofErr w:type="spellStart"/>
      <w:r w:rsidRPr="0C437A85">
        <w:t>Esplicite</w:t>
      </w:r>
      <w:proofErr w:type="spellEnd"/>
    </w:p>
    <w:p w14:paraId="51C40BC3" w14:textId="77777777" w:rsidR="004D7D32" w:rsidRDefault="004D7D32" w:rsidP="004D7D32">
      <w:pPr>
        <w:pStyle w:val="ListParagraph"/>
        <w:numPr>
          <w:ilvl w:val="0"/>
          <w:numId w:val="8"/>
        </w:numPr>
        <w:ind w:left="714" w:hanging="357"/>
        <w:rPr>
          <w:ins w:id="73" w:author="Stefania Perfetto" w:date="2026-01-21T12:00:00Z"/>
          <w:lang w:val="it-IT"/>
        </w:rPr>
      </w:pPr>
      <w:r w:rsidRPr="00BB7605">
        <w:rPr>
          <w:b/>
          <w:bCs/>
          <w:lang w:val="it-IT"/>
        </w:rPr>
        <w:t xml:space="preserve">Lead spontanea, ovvero censita manualmente da gestore a valle di contatto diretto avviato proattivamente da cliente o </w:t>
      </w:r>
      <w:proofErr w:type="spellStart"/>
      <w:r w:rsidRPr="00BB7605">
        <w:rPr>
          <w:b/>
          <w:bCs/>
          <w:lang w:val="it-IT"/>
        </w:rPr>
        <w:t>prospect</w:t>
      </w:r>
      <w:proofErr w:type="spellEnd"/>
      <w:r w:rsidRPr="00BB7605">
        <w:rPr>
          <w:b/>
          <w:bCs/>
          <w:lang w:val="it-IT"/>
        </w:rPr>
        <w:t xml:space="preserve"> interessato</w:t>
      </w:r>
      <w:r w:rsidRPr="00BB7605">
        <w:rPr>
          <w:lang w:val="it-IT"/>
        </w:rPr>
        <w:t>: nel campo origine si prevede che tali lead presentino la denominazione “Proposta gestore-</w:t>
      </w:r>
      <w:r w:rsidRPr="00BB7605">
        <w:rPr>
          <w:i/>
          <w:iCs/>
          <w:lang w:val="it-IT"/>
        </w:rPr>
        <w:t>Sottocategoria prodotto</w:t>
      </w:r>
      <w:r w:rsidRPr="00BB7605">
        <w:rPr>
          <w:lang w:val="it-IT"/>
        </w:rPr>
        <w:t>”. Sono Lead Esplicite</w:t>
      </w:r>
    </w:p>
    <w:p w14:paraId="61FC79C3" w14:textId="77777777" w:rsidR="00302872" w:rsidRPr="00302872" w:rsidRDefault="00302872">
      <w:pPr>
        <w:rPr>
          <w:lang w:val="it-IT"/>
        </w:rPr>
        <w:pPrChange w:id="74" w:author="Stefania Perfetto" w:date="2026-01-21T12:00:00Z">
          <w:pPr>
            <w:pStyle w:val="ListParagraph"/>
            <w:numPr>
              <w:numId w:val="8"/>
            </w:numPr>
            <w:ind w:left="714" w:hanging="357"/>
          </w:pPr>
        </w:pPrChange>
      </w:pPr>
    </w:p>
    <w:p w14:paraId="6904174C" w14:textId="77777777" w:rsidR="004D7D32" w:rsidRDefault="004D7D32" w:rsidP="004D7D32">
      <w:pPr>
        <w:pStyle w:val="ListParagraph"/>
        <w:numPr>
          <w:ilvl w:val="0"/>
          <w:numId w:val="8"/>
        </w:numPr>
        <w:ind w:left="714" w:hanging="357"/>
        <w:rPr>
          <w:lang w:val="it-IT"/>
        </w:rPr>
      </w:pPr>
      <w:r w:rsidRPr="00BB7605">
        <w:rPr>
          <w:b/>
          <w:bCs/>
          <w:lang w:val="it-IT"/>
        </w:rPr>
        <w:t>Suggerimenti</w:t>
      </w:r>
      <w:r w:rsidRPr="00BB7605">
        <w:rPr>
          <w:lang w:val="it-IT"/>
        </w:rPr>
        <w:t xml:space="preserve"> (in audience di campagna): nel campo origine si prevede che tali anagrafiche presentino il nome di campagna in cui sono inseriti</w:t>
      </w:r>
    </w:p>
    <w:p w14:paraId="108128EE" w14:textId="77777777" w:rsidR="00E30C47" w:rsidRDefault="00E30C47" w:rsidP="004D3480">
      <w:pPr>
        <w:rPr>
          <w:lang w:val="it-IT"/>
        </w:rPr>
      </w:pPr>
    </w:p>
    <w:p w14:paraId="7D53B109" w14:textId="79ACE783" w:rsidR="00324FDF" w:rsidRPr="006F265B" w:rsidRDefault="00324FDF" w:rsidP="004D3480">
      <w:pPr>
        <w:pStyle w:val="Heading2"/>
        <w:ind w:left="1023"/>
        <w:rPr>
          <w:bCs/>
          <w:lang w:val="it-IT"/>
        </w:rPr>
      </w:pPr>
      <w:bookmarkStart w:id="75" w:name="_Toc215311796"/>
      <w:r>
        <w:rPr>
          <w:lang w:val="it-IT"/>
        </w:rPr>
        <w:t>Visualizzazione lead e tempistiche di assegnazione/lavorazione e presa in carico</w:t>
      </w:r>
      <w:bookmarkEnd w:id="75"/>
    </w:p>
    <w:p w14:paraId="341DB066" w14:textId="77777777" w:rsidR="00F82C0F" w:rsidRDefault="00F82C0F" w:rsidP="004D3480">
      <w:pPr>
        <w:rPr>
          <w:bCs/>
          <w:lang w:val="it-IT"/>
        </w:rPr>
      </w:pPr>
    </w:p>
    <w:p w14:paraId="31D18B5A" w14:textId="77777777" w:rsidR="00187156" w:rsidRDefault="00187156" w:rsidP="00187156">
      <w:pPr>
        <w:rPr>
          <w:bCs/>
          <w:lang w:val="it-IT"/>
        </w:rPr>
      </w:pPr>
      <w:r w:rsidRPr="00187156">
        <w:rPr>
          <w:bCs/>
          <w:lang w:val="it-IT"/>
        </w:rPr>
        <w:t xml:space="preserve">Premessa: Si prevede che tutti i parametri orari sottoindicati siano da intendere come default e dunque in MVP0 sono non modificabili dall’utente e di natura prettamente tecnica. Tali orari potranno essere configurati centralmente tramite motore di configurazione che terrà in contro parametri quali le </w:t>
      </w:r>
      <w:proofErr w:type="spellStart"/>
      <w:r w:rsidRPr="00187156">
        <w:rPr>
          <w:bCs/>
          <w:lang w:val="it-IT"/>
        </w:rPr>
        <w:t>orgini</w:t>
      </w:r>
      <w:proofErr w:type="spellEnd"/>
      <w:r w:rsidRPr="00187156">
        <w:rPr>
          <w:bCs/>
          <w:lang w:val="it-IT"/>
        </w:rPr>
        <w:t xml:space="preserve"> lead ed i prodotti di interesse, i segmenti dei clienti, altre variabili che saranno definite nel corso degli MVP successivi. A target le regole configurabili centralmente saranno:</w:t>
      </w:r>
    </w:p>
    <w:p w14:paraId="0CE71978" w14:textId="77777777" w:rsidR="00187156" w:rsidRPr="00187156" w:rsidRDefault="00187156" w:rsidP="00187156">
      <w:pPr>
        <w:rPr>
          <w:bCs/>
          <w:lang w:val="it-IT"/>
        </w:rPr>
      </w:pPr>
    </w:p>
    <w:tbl>
      <w:tblPr>
        <w:tblStyle w:val="PlainTable2"/>
        <w:tblW w:w="0" w:type="auto"/>
        <w:tblLook w:val="04A0" w:firstRow="1" w:lastRow="0" w:firstColumn="1" w:lastColumn="0" w:noHBand="0" w:noVBand="1"/>
      </w:tblPr>
      <w:tblGrid>
        <w:gridCol w:w="4814"/>
        <w:gridCol w:w="4814"/>
      </w:tblGrid>
      <w:tr w:rsidR="00187156" w14:paraId="24DFBB05" w14:textId="77777777" w:rsidTr="00921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EDBD682" w14:textId="77777777" w:rsidR="00187156" w:rsidRPr="00CB10A5" w:rsidRDefault="00187156" w:rsidP="002D0E67">
            <w:pPr>
              <w:rPr>
                <w:b w:val="0"/>
                <w:lang w:val="it-IT"/>
              </w:rPr>
            </w:pPr>
            <w:r w:rsidRPr="00CB10A5">
              <w:rPr>
                <w:lang w:val="it-IT"/>
              </w:rPr>
              <w:t>Regola configurabile a target</w:t>
            </w:r>
          </w:p>
        </w:tc>
        <w:tc>
          <w:tcPr>
            <w:tcW w:w="4814" w:type="dxa"/>
          </w:tcPr>
          <w:p w14:paraId="62C118C2" w14:textId="77777777" w:rsidR="00187156" w:rsidRPr="00CB10A5" w:rsidRDefault="00187156" w:rsidP="002D0E67">
            <w:pPr>
              <w:cnfStyle w:val="100000000000" w:firstRow="1" w:lastRow="0" w:firstColumn="0" w:lastColumn="0" w:oddVBand="0" w:evenVBand="0" w:oddHBand="0" w:evenHBand="0" w:firstRowFirstColumn="0" w:firstRowLastColumn="0" w:lastRowFirstColumn="0" w:lastRowLastColumn="0"/>
              <w:rPr>
                <w:b w:val="0"/>
                <w:lang w:val="it-IT"/>
              </w:rPr>
            </w:pPr>
            <w:r w:rsidRPr="00CB10A5">
              <w:rPr>
                <w:lang w:val="it-IT"/>
              </w:rPr>
              <w:t>Default MVP0</w:t>
            </w:r>
          </w:p>
        </w:tc>
      </w:tr>
      <w:tr w:rsidR="00187156" w:rsidRPr="003E7153" w14:paraId="6900A69E" w14:textId="77777777" w:rsidTr="0092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61681EA" w14:textId="77777777" w:rsidR="00187156" w:rsidRDefault="00187156" w:rsidP="002D0E67">
            <w:pPr>
              <w:rPr>
                <w:bCs w:val="0"/>
                <w:lang w:val="it-IT"/>
              </w:rPr>
            </w:pPr>
            <w:r>
              <w:rPr>
                <w:lang w:val="it-IT"/>
              </w:rPr>
              <w:t>Prima gestione dei lead clienti anagrafati</w:t>
            </w:r>
          </w:p>
        </w:tc>
        <w:tc>
          <w:tcPr>
            <w:tcW w:w="4814" w:type="dxa"/>
          </w:tcPr>
          <w:p w14:paraId="1882B258" w14:textId="6C336200" w:rsidR="00187156" w:rsidRDefault="00187156" w:rsidP="002D0E67">
            <w:pPr>
              <w:cnfStyle w:val="000000100000" w:firstRow="0" w:lastRow="0" w:firstColumn="0" w:lastColumn="0" w:oddVBand="0" w:evenVBand="0" w:oddHBand="1" w:evenHBand="0" w:firstRowFirstColumn="0" w:firstRowLastColumn="0" w:lastRowFirstColumn="0" w:lastRowLastColumn="0"/>
              <w:rPr>
                <w:bCs/>
                <w:lang w:val="it-IT"/>
              </w:rPr>
            </w:pPr>
            <w:r>
              <w:rPr>
                <w:bCs/>
                <w:lang w:val="it-IT"/>
              </w:rPr>
              <w:t xml:space="preserve">Unità organizzativa su cui il cliente è </w:t>
            </w:r>
            <w:proofErr w:type="spellStart"/>
            <w:r>
              <w:rPr>
                <w:bCs/>
                <w:lang w:val="it-IT"/>
              </w:rPr>
              <w:t>portafogliato</w:t>
            </w:r>
            <w:proofErr w:type="spellEnd"/>
            <w:r>
              <w:rPr>
                <w:bCs/>
                <w:lang w:val="it-IT"/>
              </w:rPr>
              <w:t xml:space="preserve"> (Rete) | Regole di dettaglio previste per differenti plugin di lead </w:t>
            </w:r>
          </w:p>
        </w:tc>
      </w:tr>
      <w:tr w:rsidR="00187156" w:rsidRPr="003E7153" w14:paraId="12D052F6" w14:textId="77777777" w:rsidTr="00921192">
        <w:tc>
          <w:tcPr>
            <w:cnfStyle w:val="001000000000" w:firstRow="0" w:lastRow="0" w:firstColumn="1" w:lastColumn="0" w:oddVBand="0" w:evenVBand="0" w:oddHBand="0" w:evenHBand="0" w:firstRowFirstColumn="0" w:firstRowLastColumn="0" w:lastRowFirstColumn="0" w:lastRowLastColumn="0"/>
            <w:tcW w:w="4814" w:type="dxa"/>
          </w:tcPr>
          <w:p w14:paraId="5904F4A2" w14:textId="77777777" w:rsidR="00187156" w:rsidRDefault="00187156" w:rsidP="002D0E67">
            <w:pPr>
              <w:rPr>
                <w:bCs w:val="0"/>
                <w:lang w:val="it-IT"/>
              </w:rPr>
            </w:pPr>
            <w:r>
              <w:rPr>
                <w:lang w:val="it-IT"/>
              </w:rPr>
              <w:t xml:space="preserve">Prima gestione del lead </w:t>
            </w:r>
            <w:proofErr w:type="spellStart"/>
            <w:r>
              <w:rPr>
                <w:lang w:val="it-IT"/>
              </w:rPr>
              <w:t>prospect</w:t>
            </w:r>
            <w:proofErr w:type="spellEnd"/>
            <w:r>
              <w:rPr>
                <w:lang w:val="it-IT"/>
              </w:rPr>
              <w:t xml:space="preserve">, lead mutui </w:t>
            </w:r>
            <w:proofErr w:type="gramStart"/>
            <w:r>
              <w:rPr>
                <w:lang w:val="it-IT"/>
              </w:rPr>
              <w:t>clienti,  lead</w:t>
            </w:r>
            <w:proofErr w:type="gramEnd"/>
            <w:r>
              <w:rPr>
                <w:lang w:val="it-IT"/>
              </w:rPr>
              <w:t xml:space="preserve"> mutui ex clienti (anagrafati) e lead mutui </w:t>
            </w:r>
            <w:proofErr w:type="spellStart"/>
            <w:r>
              <w:rPr>
                <w:lang w:val="it-IT"/>
              </w:rPr>
              <w:t>prospect</w:t>
            </w:r>
            <w:proofErr w:type="spellEnd"/>
          </w:p>
        </w:tc>
        <w:tc>
          <w:tcPr>
            <w:tcW w:w="4814" w:type="dxa"/>
          </w:tcPr>
          <w:p w14:paraId="2E29C0A5" w14:textId="21E2AB40" w:rsidR="00187156" w:rsidRDefault="00187156" w:rsidP="002D0E67">
            <w:pPr>
              <w:cnfStyle w:val="000000000000" w:firstRow="0" w:lastRow="0" w:firstColumn="0" w:lastColumn="0" w:oddVBand="0" w:evenVBand="0" w:oddHBand="0" w:evenHBand="0" w:firstRowFirstColumn="0" w:firstRowLastColumn="0" w:lastRowFirstColumn="0" w:lastRowLastColumn="0"/>
              <w:rPr>
                <w:bCs/>
                <w:lang w:val="it-IT"/>
              </w:rPr>
            </w:pPr>
            <w:commentRangeStart w:id="76"/>
            <w:commentRangeStart w:id="77"/>
            <w:r>
              <w:rPr>
                <w:bCs/>
                <w:lang w:val="it-IT"/>
              </w:rPr>
              <w:t xml:space="preserve">Servizio clienti | Regole di dettaglio previste per differenti plugin di lead </w:t>
            </w:r>
            <w:commentRangeEnd w:id="76"/>
            <w:r w:rsidR="00065AFA">
              <w:rPr>
                <w:rStyle w:val="CommentReference"/>
                <w:bCs/>
                <w:sz w:val="24"/>
                <w:szCs w:val="22"/>
                <w:lang w:val="it-IT"/>
              </w:rPr>
              <w:commentReference w:id="76"/>
            </w:r>
            <w:commentRangeEnd w:id="77"/>
            <w:r>
              <w:rPr>
                <w:rStyle w:val="CommentReference"/>
                <w:bCs/>
                <w:sz w:val="24"/>
                <w:szCs w:val="22"/>
                <w:lang w:val="it-IT"/>
              </w:rPr>
              <w:commentReference w:id="77"/>
            </w:r>
          </w:p>
        </w:tc>
      </w:tr>
      <w:tr w:rsidR="00187156" w:rsidRPr="003E7153" w14:paraId="3F43AC47" w14:textId="77777777" w:rsidTr="0092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D0B52C0" w14:textId="77777777" w:rsidR="00187156" w:rsidRDefault="00187156" w:rsidP="002D0E67">
            <w:pPr>
              <w:rPr>
                <w:bCs w:val="0"/>
                <w:lang w:val="it-IT"/>
              </w:rPr>
            </w:pPr>
            <w:r>
              <w:rPr>
                <w:lang w:val="it-IT"/>
              </w:rPr>
              <w:t>Tempistica di passaggio alla gestione di concorrenza con Servizio clienti</w:t>
            </w:r>
          </w:p>
        </w:tc>
        <w:tc>
          <w:tcPr>
            <w:tcW w:w="4814" w:type="dxa"/>
          </w:tcPr>
          <w:p w14:paraId="1672701C" w14:textId="77777777" w:rsidR="00187156" w:rsidRDefault="00187156" w:rsidP="002D0E67">
            <w:pPr>
              <w:cnfStyle w:val="000000100000" w:firstRow="0" w:lastRow="0" w:firstColumn="0" w:lastColumn="0" w:oddVBand="0" w:evenVBand="0" w:oddHBand="1" w:evenHBand="0" w:firstRowFirstColumn="0" w:firstRowLastColumn="0" w:lastRowFirstColumn="0" w:lastRowLastColumn="0"/>
              <w:rPr>
                <w:bCs/>
                <w:lang w:val="it-IT"/>
              </w:rPr>
            </w:pPr>
            <w:commentRangeStart w:id="78"/>
            <w:commentRangeStart w:id="79"/>
            <w:r>
              <w:rPr>
                <w:bCs/>
                <w:lang w:val="it-IT"/>
              </w:rPr>
              <w:t>Focus di seguito nella vista di regole</w:t>
            </w:r>
            <w:commentRangeEnd w:id="78"/>
            <w:r w:rsidR="00090D37">
              <w:rPr>
                <w:rStyle w:val="CommentReference"/>
                <w:bCs/>
                <w:sz w:val="24"/>
                <w:szCs w:val="22"/>
                <w:lang w:val="it-IT"/>
              </w:rPr>
              <w:commentReference w:id="78"/>
            </w:r>
            <w:commentRangeEnd w:id="79"/>
            <w:r>
              <w:rPr>
                <w:rStyle w:val="CommentReference"/>
                <w:bCs/>
                <w:sz w:val="24"/>
                <w:szCs w:val="22"/>
                <w:lang w:val="it-IT"/>
              </w:rPr>
              <w:commentReference w:id="79"/>
            </w:r>
          </w:p>
        </w:tc>
      </w:tr>
      <w:tr w:rsidR="00187156" w:rsidRPr="003E7153" w14:paraId="63417513" w14:textId="77777777" w:rsidTr="00921192">
        <w:tc>
          <w:tcPr>
            <w:cnfStyle w:val="001000000000" w:firstRow="0" w:lastRow="0" w:firstColumn="1" w:lastColumn="0" w:oddVBand="0" w:evenVBand="0" w:oddHBand="0" w:evenHBand="0" w:firstRowFirstColumn="0" w:firstRowLastColumn="0" w:lastRowFirstColumn="0" w:lastRowLastColumn="0"/>
            <w:tcW w:w="4814" w:type="dxa"/>
          </w:tcPr>
          <w:p w14:paraId="2234EBEC" w14:textId="77777777" w:rsidR="00187156" w:rsidRDefault="00187156" w:rsidP="002D0E67">
            <w:pPr>
              <w:rPr>
                <w:bCs w:val="0"/>
                <w:lang w:val="it-IT"/>
              </w:rPr>
            </w:pPr>
            <w:r>
              <w:rPr>
                <w:lang w:val="it-IT"/>
              </w:rPr>
              <w:t>Tempistica standard di passaggio della lead al Servizio clienti in caso di mancata presa in carico di Rete (scadenza lead per Rete)</w:t>
            </w:r>
          </w:p>
        </w:tc>
        <w:tc>
          <w:tcPr>
            <w:tcW w:w="4814" w:type="dxa"/>
          </w:tcPr>
          <w:p w14:paraId="634B8530" w14:textId="0FD07172" w:rsidR="00187156" w:rsidRDefault="00187156" w:rsidP="002D0E67">
            <w:pPr>
              <w:cnfStyle w:val="000000000000" w:firstRow="0" w:lastRow="0" w:firstColumn="0" w:lastColumn="0" w:oddVBand="0" w:evenVBand="0" w:oddHBand="0" w:evenHBand="0" w:firstRowFirstColumn="0" w:firstRowLastColumn="0" w:lastRowFirstColumn="0" w:lastRowLastColumn="0"/>
              <w:rPr>
                <w:bCs/>
                <w:lang w:val="it-IT"/>
              </w:rPr>
            </w:pPr>
            <w:commentRangeStart w:id="80"/>
            <w:commentRangeStart w:id="81"/>
            <w:r>
              <w:rPr>
                <w:bCs/>
                <w:lang w:val="it-IT"/>
              </w:rPr>
              <w:t xml:space="preserve">Regole di dettaglio previste per differenti plugin di lead </w:t>
            </w:r>
            <w:commentRangeEnd w:id="80"/>
            <w:r w:rsidR="001A3B5B">
              <w:rPr>
                <w:rStyle w:val="CommentReference"/>
                <w:bCs/>
                <w:sz w:val="24"/>
                <w:szCs w:val="22"/>
                <w:lang w:val="it-IT"/>
              </w:rPr>
              <w:commentReference w:id="80"/>
            </w:r>
            <w:commentRangeEnd w:id="81"/>
            <w:r>
              <w:rPr>
                <w:rStyle w:val="CommentReference"/>
                <w:bCs/>
                <w:sz w:val="24"/>
                <w:szCs w:val="22"/>
                <w:lang w:val="it-IT"/>
              </w:rPr>
              <w:commentReference w:id="81"/>
            </w:r>
          </w:p>
        </w:tc>
      </w:tr>
      <w:tr w:rsidR="00187156" w14:paraId="7CBC3419" w14:textId="77777777" w:rsidTr="0092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13556A8" w14:textId="77777777" w:rsidR="00187156" w:rsidRDefault="00187156" w:rsidP="002D0E67">
            <w:pPr>
              <w:rPr>
                <w:bCs w:val="0"/>
                <w:lang w:val="it-IT"/>
              </w:rPr>
            </w:pPr>
            <w:commentRangeStart w:id="82"/>
            <w:commentRangeStart w:id="83"/>
            <w:r>
              <w:rPr>
                <w:lang w:val="it-IT"/>
              </w:rPr>
              <w:t>Numero massimo di tentativi di mancato contatto da parte del Servizio clienti prima della chiusura automatica della lead</w:t>
            </w:r>
            <w:commentRangeEnd w:id="82"/>
            <w:r w:rsidR="00945E33">
              <w:rPr>
                <w:rStyle w:val="CommentReference"/>
                <w:bCs w:val="0"/>
                <w:sz w:val="24"/>
                <w:szCs w:val="22"/>
                <w:lang w:val="it-IT"/>
              </w:rPr>
              <w:commentReference w:id="82"/>
            </w:r>
            <w:commentRangeEnd w:id="83"/>
            <w:r>
              <w:rPr>
                <w:rStyle w:val="CommentReference"/>
                <w:bCs w:val="0"/>
                <w:sz w:val="24"/>
                <w:szCs w:val="22"/>
                <w:lang w:val="it-IT"/>
              </w:rPr>
              <w:commentReference w:id="83"/>
            </w:r>
          </w:p>
        </w:tc>
        <w:tc>
          <w:tcPr>
            <w:tcW w:w="4814" w:type="dxa"/>
          </w:tcPr>
          <w:p w14:paraId="564A556E" w14:textId="77777777" w:rsidR="00187156" w:rsidRDefault="00187156" w:rsidP="002D0E67">
            <w:pPr>
              <w:cnfStyle w:val="000000100000" w:firstRow="0" w:lastRow="0" w:firstColumn="0" w:lastColumn="0" w:oddVBand="0" w:evenVBand="0" w:oddHBand="1" w:evenHBand="0" w:firstRowFirstColumn="0" w:firstRowLastColumn="0" w:lastRowFirstColumn="0" w:lastRowLastColumn="0"/>
              <w:rPr>
                <w:bCs/>
                <w:lang w:val="it-IT"/>
              </w:rPr>
            </w:pPr>
            <w:r>
              <w:rPr>
                <w:bCs/>
                <w:lang w:val="it-IT"/>
              </w:rPr>
              <w:t>10</w:t>
            </w:r>
          </w:p>
        </w:tc>
      </w:tr>
      <w:tr w:rsidR="00187156" w14:paraId="20EBEE0C" w14:textId="77777777" w:rsidTr="00921192">
        <w:tc>
          <w:tcPr>
            <w:cnfStyle w:val="001000000000" w:firstRow="0" w:lastRow="0" w:firstColumn="1" w:lastColumn="0" w:oddVBand="0" w:evenVBand="0" w:oddHBand="0" w:evenHBand="0" w:firstRowFirstColumn="0" w:firstRowLastColumn="0" w:lastRowFirstColumn="0" w:lastRowLastColumn="0"/>
            <w:tcW w:w="4814" w:type="dxa"/>
          </w:tcPr>
          <w:p w14:paraId="5B27ACCD" w14:textId="77777777" w:rsidR="00187156" w:rsidRDefault="00187156" w:rsidP="002D0E67">
            <w:pPr>
              <w:rPr>
                <w:bCs w:val="0"/>
                <w:lang w:val="it-IT"/>
              </w:rPr>
            </w:pPr>
            <w:r>
              <w:rPr>
                <w:lang w:val="it-IT"/>
              </w:rPr>
              <w:t>Tempistica di conferma appuntamento APP per il singolo gestore destinatario, prima della visibilità dell’appuntamento per tutti i gestori dell’unità organizzativa di riferimento</w:t>
            </w:r>
          </w:p>
        </w:tc>
        <w:tc>
          <w:tcPr>
            <w:tcW w:w="4814" w:type="dxa"/>
          </w:tcPr>
          <w:p w14:paraId="1C1D08EB" w14:textId="77777777" w:rsidR="00187156" w:rsidRDefault="00187156" w:rsidP="002D0E67">
            <w:pPr>
              <w:cnfStyle w:val="000000000000" w:firstRow="0" w:lastRow="0" w:firstColumn="0" w:lastColumn="0" w:oddVBand="0" w:evenVBand="0" w:oddHBand="0" w:evenHBand="0" w:firstRowFirstColumn="0" w:firstRowLastColumn="0" w:lastRowFirstColumn="0" w:lastRowLastColumn="0"/>
              <w:rPr>
                <w:bCs/>
                <w:lang w:val="it-IT"/>
              </w:rPr>
            </w:pPr>
            <w:r>
              <w:rPr>
                <w:bCs/>
                <w:lang w:val="it-IT"/>
              </w:rPr>
              <w:t>3h lavorative</w:t>
            </w:r>
          </w:p>
        </w:tc>
      </w:tr>
      <w:tr w:rsidR="00187156" w14:paraId="59929B71" w14:textId="77777777" w:rsidTr="0092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6181190" w14:textId="77777777" w:rsidR="00187156" w:rsidRDefault="00187156" w:rsidP="002D0E67">
            <w:pPr>
              <w:rPr>
                <w:bCs w:val="0"/>
                <w:lang w:val="it-IT"/>
              </w:rPr>
            </w:pPr>
            <w:r>
              <w:rPr>
                <w:lang w:val="it-IT"/>
              </w:rPr>
              <w:t>Tempistica limite di conferma appuntamento APP prima dell’annullo automatico</w:t>
            </w:r>
          </w:p>
        </w:tc>
        <w:tc>
          <w:tcPr>
            <w:tcW w:w="4814" w:type="dxa"/>
          </w:tcPr>
          <w:p w14:paraId="34667491" w14:textId="77777777" w:rsidR="00187156" w:rsidRDefault="00187156" w:rsidP="002D0E67">
            <w:pPr>
              <w:cnfStyle w:val="000000100000" w:firstRow="0" w:lastRow="0" w:firstColumn="0" w:lastColumn="0" w:oddVBand="0" w:evenVBand="0" w:oddHBand="1" w:evenHBand="0" w:firstRowFirstColumn="0" w:firstRowLastColumn="0" w:lastRowFirstColumn="0" w:lastRowLastColumn="0"/>
              <w:rPr>
                <w:bCs/>
                <w:lang w:val="it-IT"/>
              </w:rPr>
            </w:pPr>
            <w:r>
              <w:rPr>
                <w:bCs/>
                <w:lang w:val="it-IT"/>
              </w:rPr>
              <w:t>24h lavorative</w:t>
            </w:r>
          </w:p>
        </w:tc>
      </w:tr>
      <w:tr w:rsidR="00187156" w:rsidRPr="003E7153" w14:paraId="7B546780" w14:textId="77777777" w:rsidTr="00921192">
        <w:tc>
          <w:tcPr>
            <w:cnfStyle w:val="001000000000" w:firstRow="0" w:lastRow="0" w:firstColumn="1" w:lastColumn="0" w:oddVBand="0" w:evenVBand="0" w:oddHBand="0" w:evenHBand="0" w:firstRowFirstColumn="0" w:firstRowLastColumn="0" w:lastRowFirstColumn="0" w:lastRowLastColumn="0"/>
            <w:tcW w:w="4814" w:type="dxa"/>
          </w:tcPr>
          <w:p w14:paraId="686223CD" w14:textId="75837054" w:rsidR="00187156" w:rsidRDefault="00187156" w:rsidP="002D0E67">
            <w:pPr>
              <w:rPr>
                <w:bCs w:val="0"/>
                <w:lang w:val="it-IT"/>
              </w:rPr>
            </w:pPr>
            <w:r>
              <w:rPr>
                <w:lang w:val="it-IT"/>
              </w:rPr>
              <w:t>Tempistica di presa in carico appuntamento fissato da SC o terzi per il singolo gestore destinatario</w:t>
            </w:r>
          </w:p>
        </w:tc>
        <w:tc>
          <w:tcPr>
            <w:tcW w:w="4814" w:type="dxa"/>
          </w:tcPr>
          <w:p w14:paraId="180462F1" w14:textId="4E79448B" w:rsidR="00187156" w:rsidRDefault="00187156" w:rsidP="002D0E67">
            <w:pPr>
              <w:cnfStyle w:val="000000000000" w:firstRow="0" w:lastRow="0" w:firstColumn="0" w:lastColumn="0" w:oddVBand="0" w:evenVBand="0" w:oddHBand="0" w:evenHBand="0" w:firstRowFirstColumn="0" w:firstRowLastColumn="0" w:lastRowFirstColumn="0" w:lastRowLastColumn="0"/>
              <w:rPr>
                <w:bCs/>
                <w:lang w:val="it-IT"/>
              </w:rPr>
            </w:pPr>
            <w:r>
              <w:rPr>
                <w:bCs/>
                <w:lang w:val="it-IT"/>
              </w:rPr>
              <w:t>Entro 8h lavorative dall’appuntamento</w:t>
            </w:r>
            <w:r w:rsidR="00A636CA">
              <w:rPr>
                <w:bCs/>
                <w:lang w:val="it-IT"/>
              </w:rPr>
              <w:t xml:space="preserve">. </w:t>
            </w:r>
            <w:r w:rsidR="00B55C72">
              <w:rPr>
                <w:bCs/>
                <w:lang w:val="it-IT"/>
              </w:rPr>
              <w:t>Si prendano come riferimento di ore lavorativi gli orari di apertura delle filia</w:t>
            </w:r>
            <w:r w:rsidR="00F52CB5">
              <w:rPr>
                <w:bCs/>
                <w:lang w:val="it-IT"/>
              </w:rPr>
              <w:t xml:space="preserve">li. Non si considerano </w:t>
            </w:r>
            <w:r w:rsidR="00A636CA" w:rsidRPr="002D4719">
              <w:rPr>
                <w:bCs/>
                <w:lang w:val="it-IT"/>
              </w:rPr>
              <w:t>gli orari specifici per contrattazioni singole (e.g. Part time). Sono da escludersi</w:t>
            </w:r>
            <w:r w:rsidR="00F52CB5">
              <w:rPr>
                <w:bCs/>
                <w:lang w:val="it-IT"/>
              </w:rPr>
              <w:t xml:space="preserve"> dal computo delle ore lavorative le ricorrenze legate a</w:t>
            </w:r>
            <w:r w:rsidR="00A636CA" w:rsidRPr="002D4719">
              <w:rPr>
                <w:bCs/>
                <w:lang w:val="it-IT"/>
              </w:rPr>
              <w:t xml:space="preserve"> festivi</w:t>
            </w:r>
            <w:r w:rsidR="00F52CB5">
              <w:rPr>
                <w:bCs/>
                <w:lang w:val="it-IT"/>
              </w:rPr>
              <w:t>tà</w:t>
            </w:r>
          </w:p>
        </w:tc>
      </w:tr>
      <w:tr w:rsidR="00187156" w:rsidRPr="006062D3" w14:paraId="2235F128" w14:textId="77777777" w:rsidTr="0092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013A34A" w14:textId="77777777" w:rsidR="00187156" w:rsidRDefault="00187156" w:rsidP="002D0E67">
            <w:pPr>
              <w:rPr>
                <w:bCs w:val="0"/>
                <w:lang w:val="it-IT"/>
              </w:rPr>
            </w:pPr>
            <w:r>
              <w:rPr>
                <w:lang w:val="it-IT"/>
              </w:rPr>
              <w:t>Notifiche per lead non prese in carico (in scadenza)</w:t>
            </w:r>
          </w:p>
        </w:tc>
        <w:tc>
          <w:tcPr>
            <w:tcW w:w="4814" w:type="dxa"/>
          </w:tcPr>
          <w:p w14:paraId="3C6C4F96" w14:textId="77777777" w:rsidR="00187156" w:rsidRDefault="00187156" w:rsidP="002D0E67">
            <w:pPr>
              <w:cnfStyle w:val="000000100000" w:firstRow="0" w:lastRow="0" w:firstColumn="0" w:lastColumn="0" w:oddVBand="0" w:evenVBand="0" w:oddHBand="1" w:evenHBand="0" w:firstRowFirstColumn="0" w:firstRowLastColumn="0" w:lastRowFirstColumn="0" w:lastRowLastColumn="0"/>
              <w:rPr>
                <w:bCs/>
                <w:lang w:val="it-IT"/>
              </w:rPr>
            </w:pPr>
            <w:commentRangeStart w:id="84"/>
            <w:commentRangeStart w:id="85"/>
            <w:r>
              <w:rPr>
                <w:bCs/>
                <w:lang w:val="it-IT"/>
              </w:rPr>
              <w:t>12h lavorative</w:t>
            </w:r>
            <w:commentRangeEnd w:id="84"/>
            <w:r w:rsidR="00875DDC">
              <w:rPr>
                <w:rStyle w:val="CommentReference"/>
                <w:bCs/>
                <w:sz w:val="24"/>
                <w:szCs w:val="22"/>
                <w:lang w:val="it-IT"/>
              </w:rPr>
              <w:commentReference w:id="84"/>
            </w:r>
            <w:commentRangeEnd w:id="85"/>
            <w:r>
              <w:rPr>
                <w:rStyle w:val="CommentReference"/>
                <w:bCs/>
                <w:sz w:val="24"/>
                <w:szCs w:val="22"/>
                <w:lang w:val="it-IT"/>
              </w:rPr>
              <w:commentReference w:id="85"/>
            </w:r>
          </w:p>
        </w:tc>
      </w:tr>
    </w:tbl>
    <w:p w14:paraId="0A713FD6" w14:textId="77777777" w:rsidR="00187156" w:rsidRPr="00187156" w:rsidRDefault="00187156" w:rsidP="00187156">
      <w:pPr>
        <w:rPr>
          <w:bCs/>
          <w:lang w:val="it-IT"/>
        </w:rPr>
      </w:pPr>
    </w:p>
    <w:p w14:paraId="35AA9FFA" w14:textId="4A9CE8EC" w:rsidR="00187156" w:rsidRPr="00187156" w:rsidRDefault="00187156" w:rsidP="00187156">
      <w:pPr>
        <w:rPr>
          <w:bCs/>
          <w:lang w:val="it-IT"/>
        </w:rPr>
      </w:pPr>
      <w:r w:rsidRPr="00187156">
        <w:rPr>
          <w:bCs/>
          <w:lang w:val="it-IT"/>
        </w:rPr>
        <w:t xml:space="preserve">Si prevedono le seguenti regole applicabili ai differenti plugin di lead </w:t>
      </w:r>
    </w:p>
    <w:p w14:paraId="6DC80C3D" w14:textId="77777777" w:rsidR="00187156" w:rsidRPr="00187156" w:rsidRDefault="00187156" w:rsidP="00187156">
      <w:pPr>
        <w:rPr>
          <w:bCs/>
          <w:lang w:val="it-IT"/>
        </w:rPr>
      </w:pP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2"/>
        <w:gridCol w:w="1119"/>
        <w:gridCol w:w="1430"/>
        <w:gridCol w:w="1945"/>
      </w:tblGrid>
      <w:tr w:rsidR="00187156" w:rsidRPr="003E7153" w14:paraId="44BDCBD4" w14:textId="77777777" w:rsidTr="002D4719">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dxa"/>
            <w:noWrap/>
            <w:hideMark/>
          </w:tcPr>
          <w:p w14:paraId="2E8A78DF" w14:textId="77777777" w:rsidR="00187156" w:rsidRPr="00ED6235" w:rsidRDefault="00187156" w:rsidP="002D0E67">
            <w:pPr>
              <w:rPr>
                <w:bCs w:val="0"/>
              </w:rPr>
            </w:pPr>
            <w:r w:rsidRPr="00ED6235">
              <w:t xml:space="preserve"># </w:t>
            </w:r>
            <w:proofErr w:type="spellStart"/>
            <w:r w:rsidRPr="00ED6235">
              <w:t>Regola</w:t>
            </w:r>
            <w:proofErr w:type="spellEnd"/>
          </w:p>
        </w:tc>
        <w:tc>
          <w:tcPr>
            <w:tcW w:w="0" w:type="dxa"/>
            <w:noWrap/>
            <w:hideMark/>
          </w:tcPr>
          <w:p w14:paraId="114BCE78" w14:textId="77777777" w:rsidR="00187156" w:rsidRPr="00ED6235" w:rsidRDefault="00187156" w:rsidP="002D0E67">
            <w:pPr>
              <w:cnfStyle w:val="100000000000" w:firstRow="1" w:lastRow="0" w:firstColumn="0" w:lastColumn="0" w:oddVBand="0" w:evenVBand="0" w:oddHBand="0" w:evenHBand="0" w:firstRowFirstColumn="0" w:firstRowLastColumn="0" w:lastRowFirstColumn="0" w:lastRowLastColumn="0"/>
              <w:rPr>
                <w:bCs w:val="0"/>
              </w:rPr>
            </w:pPr>
            <w:r w:rsidRPr="00ED6235">
              <w:t xml:space="preserve">Owner prima </w:t>
            </w:r>
            <w:proofErr w:type="spellStart"/>
            <w:r w:rsidRPr="00ED6235">
              <w:t>lavorazione</w:t>
            </w:r>
            <w:proofErr w:type="spellEnd"/>
          </w:p>
        </w:tc>
        <w:tc>
          <w:tcPr>
            <w:tcW w:w="0" w:type="dxa"/>
            <w:noWrap/>
            <w:hideMark/>
          </w:tcPr>
          <w:p w14:paraId="243C81B3" w14:textId="77777777" w:rsidR="00187156" w:rsidRPr="00ED6235" w:rsidRDefault="00187156" w:rsidP="002D0E67">
            <w:pPr>
              <w:cnfStyle w:val="100000000000" w:firstRow="1" w:lastRow="0" w:firstColumn="0" w:lastColumn="0" w:oddVBand="0" w:evenVBand="0" w:oddHBand="0" w:evenHBand="0" w:firstRowFirstColumn="0" w:firstRowLastColumn="0" w:lastRowFirstColumn="0" w:lastRowLastColumn="0"/>
              <w:rPr>
                <w:bCs w:val="0"/>
                <w:lang w:val="it-IT"/>
              </w:rPr>
            </w:pPr>
            <w:r w:rsidRPr="00ED6235">
              <w:rPr>
                <w:lang w:val="it-IT"/>
              </w:rPr>
              <w:t>Tempo di scadenza presa in carico</w:t>
            </w:r>
          </w:p>
        </w:tc>
        <w:tc>
          <w:tcPr>
            <w:tcW w:w="0" w:type="dxa"/>
            <w:noWrap/>
            <w:hideMark/>
          </w:tcPr>
          <w:p w14:paraId="40487B08" w14:textId="77777777" w:rsidR="00187156" w:rsidRPr="00ED6235" w:rsidRDefault="00187156" w:rsidP="002D0E67">
            <w:pPr>
              <w:cnfStyle w:val="100000000000" w:firstRow="1" w:lastRow="0" w:firstColumn="0" w:lastColumn="0" w:oddVBand="0" w:evenVBand="0" w:oddHBand="0" w:evenHBand="0" w:firstRowFirstColumn="0" w:firstRowLastColumn="0" w:lastRowFirstColumn="0" w:lastRowLastColumn="0"/>
              <w:rPr>
                <w:bCs w:val="0"/>
              </w:rPr>
            </w:pPr>
            <w:r w:rsidRPr="00ED6235">
              <w:t xml:space="preserve">Tempo di </w:t>
            </w:r>
            <w:proofErr w:type="spellStart"/>
            <w:r w:rsidRPr="00ED6235">
              <w:t>concorrenza</w:t>
            </w:r>
            <w:proofErr w:type="spellEnd"/>
          </w:p>
        </w:tc>
        <w:tc>
          <w:tcPr>
            <w:tcW w:w="0" w:type="dxa"/>
            <w:noWrap/>
            <w:hideMark/>
          </w:tcPr>
          <w:p w14:paraId="37A4B4ED" w14:textId="77777777" w:rsidR="00187156" w:rsidRPr="00ED6235" w:rsidRDefault="00187156" w:rsidP="002D0E67">
            <w:pPr>
              <w:cnfStyle w:val="100000000000" w:firstRow="1" w:lastRow="0" w:firstColumn="0" w:lastColumn="0" w:oddVBand="0" w:evenVBand="0" w:oddHBand="0" w:evenHBand="0" w:firstRowFirstColumn="0" w:firstRowLastColumn="0" w:lastRowFirstColumn="0" w:lastRowLastColumn="0"/>
              <w:rPr>
                <w:bCs w:val="0"/>
                <w:lang w:val="it-IT"/>
              </w:rPr>
            </w:pPr>
            <w:r w:rsidRPr="00ED6235">
              <w:rPr>
                <w:lang w:val="it-IT"/>
              </w:rPr>
              <w:t># tentativi prima di passaggio a SC</w:t>
            </w:r>
          </w:p>
        </w:tc>
      </w:tr>
      <w:tr w:rsidR="00187156" w:rsidRPr="00ED6235" w14:paraId="08510D13" w14:textId="77777777" w:rsidTr="002D4719">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dxa"/>
            <w:noWrap/>
            <w:hideMark/>
          </w:tcPr>
          <w:p w14:paraId="404154CA" w14:textId="77777777" w:rsidR="00187156" w:rsidRPr="00ED6235" w:rsidRDefault="00187156" w:rsidP="002D0E67">
            <w:pPr>
              <w:pStyle w:val="ListParagraph"/>
              <w:ind w:left="714"/>
              <w:rPr>
                <w:bCs w:val="0"/>
              </w:rPr>
            </w:pPr>
            <w:r w:rsidRPr="00ED6235">
              <w:t>1</w:t>
            </w:r>
          </w:p>
        </w:tc>
        <w:tc>
          <w:tcPr>
            <w:tcW w:w="0" w:type="dxa"/>
            <w:noWrap/>
            <w:hideMark/>
          </w:tcPr>
          <w:p w14:paraId="255E9BE1" w14:textId="77777777" w:rsidR="00187156" w:rsidRPr="00ED6235" w:rsidRDefault="00187156" w:rsidP="002D0E67">
            <w:pPr>
              <w:cnfStyle w:val="000000100000" w:firstRow="0" w:lastRow="0" w:firstColumn="0" w:lastColumn="0" w:oddVBand="0" w:evenVBand="0" w:oddHBand="1" w:evenHBand="0" w:firstRowFirstColumn="0" w:firstRowLastColumn="0" w:lastRowFirstColumn="0" w:lastRowLastColumn="0"/>
              <w:rPr>
                <w:bCs/>
              </w:rPr>
            </w:pPr>
            <w:r w:rsidRPr="00ED6235">
              <w:rPr>
                <w:bCs/>
              </w:rPr>
              <w:t xml:space="preserve">Servizio </w:t>
            </w:r>
            <w:proofErr w:type="spellStart"/>
            <w:r w:rsidRPr="00ED6235">
              <w:rPr>
                <w:bCs/>
              </w:rPr>
              <w:t>clienti</w:t>
            </w:r>
            <w:proofErr w:type="spellEnd"/>
          </w:p>
        </w:tc>
        <w:tc>
          <w:tcPr>
            <w:tcW w:w="0" w:type="dxa"/>
            <w:noWrap/>
            <w:hideMark/>
          </w:tcPr>
          <w:p w14:paraId="398EE00E" w14:textId="77777777" w:rsidR="00187156" w:rsidRPr="00ED6235" w:rsidRDefault="00187156" w:rsidP="002D0E67">
            <w:pPr>
              <w:ind w:left="357"/>
              <w:cnfStyle w:val="000000100000" w:firstRow="0" w:lastRow="0" w:firstColumn="0" w:lastColumn="0" w:oddVBand="0" w:evenVBand="0" w:oddHBand="1" w:evenHBand="0" w:firstRowFirstColumn="0" w:firstRowLastColumn="0" w:lastRowFirstColumn="0" w:lastRowLastColumn="0"/>
              <w:rPr>
                <w:bCs/>
              </w:rPr>
            </w:pPr>
            <w:r w:rsidRPr="00ED6235">
              <w:rPr>
                <w:bCs/>
              </w:rPr>
              <w:t>NA</w:t>
            </w:r>
          </w:p>
        </w:tc>
        <w:tc>
          <w:tcPr>
            <w:tcW w:w="0" w:type="dxa"/>
            <w:noWrap/>
            <w:hideMark/>
          </w:tcPr>
          <w:p w14:paraId="39364058" w14:textId="77777777" w:rsidR="00187156" w:rsidRPr="00ED6235" w:rsidRDefault="00187156" w:rsidP="002D0E67">
            <w:pPr>
              <w:ind w:left="357"/>
              <w:cnfStyle w:val="000000100000" w:firstRow="0" w:lastRow="0" w:firstColumn="0" w:lastColumn="0" w:oddVBand="0" w:evenVBand="0" w:oddHBand="1" w:evenHBand="0" w:firstRowFirstColumn="0" w:firstRowLastColumn="0" w:lastRowFirstColumn="0" w:lastRowLastColumn="0"/>
              <w:rPr>
                <w:bCs/>
              </w:rPr>
            </w:pPr>
            <w:r w:rsidRPr="00ED6235">
              <w:rPr>
                <w:bCs/>
              </w:rPr>
              <w:t>NA</w:t>
            </w:r>
          </w:p>
        </w:tc>
        <w:tc>
          <w:tcPr>
            <w:tcW w:w="0" w:type="dxa"/>
            <w:noWrap/>
            <w:hideMark/>
          </w:tcPr>
          <w:p w14:paraId="714F3FD7" w14:textId="77777777" w:rsidR="00187156" w:rsidRPr="00ED6235" w:rsidRDefault="00187156" w:rsidP="002D0E67">
            <w:pPr>
              <w:ind w:left="357"/>
              <w:cnfStyle w:val="000000100000" w:firstRow="0" w:lastRow="0" w:firstColumn="0" w:lastColumn="0" w:oddVBand="0" w:evenVBand="0" w:oddHBand="1" w:evenHBand="0" w:firstRowFirstColumn="0" w:firstRowLastColumn="0" w:lastRowFirstColumn="0" w:lastRowLastColumn="0"/>
              <w:rPr>
                <w:bCs/>
              </w:rPr>
            </w:pPr>
            <w:r w:rsidRPr="00ED6235">
              <w:rPr>
                <w:bCs/>
              </w:rPr>
              <w:t>NA</w:t>
            </w:r>
          </w:p>
        </w:tc>
      </w:tr>
      <w:tr w:rsidR="00187156" w:rsidRPr="00ED6235" w14:paraId="74F98884" w14:textId="77777777" w:rsidTr="002D4719">
        <w:trPr>
          <w:trHeight w:val="292"/>
        </w:trPr>
        <w:tc>
          <w:tcPr>
            <w:cnfStyle w:val="001000000000" w:firstRow="0" w:lastRow="0" w:firstColumn="1" w:lastColumn="0" w:oddVBand="0" w:evenVBand="0" w:oddHBand="0" w:evenHBand="0" w:firstRowFirstColumn="0" w:firstRowLastColumn="0" w:lastRowFirstColumn="0" w:lastRowLastColumn="0"/>
            <w:tcW w:w="0" w:type="dxa"/>
            <w:noWrap/>
            <w:hideMark/>
          </w:tcPr>
          <w:p w14:paraId="286F5005" w14:textId="77777777" w:rsidR="00187156" w:rsidRPr="00ED6235" w:rsidRDefault="00187156" w:rsidP="002D0E67">
            <w:pPr>
              <w:pStyle w:val="ListParagraph"/>
              <w:ind w:left="714"/>
              <w:rPr>
                <w:bCs w:val="0"/>
              </w:rPr>
            </w:pPr>
            <w:r w:rsidRPr="00ED6235">
              <w:t>2</w:t>
            </w:r>
          </w:p>
        </w:tc>
        <w:tc>
          <w:tcPr>
            <w:tcW w:w="0" w:type="dxa"/>
            <w:noWrap/>
            <w:hideMark/>
          </w:tcPr>
          <w:p w14:paraId="515D998C" w14:textId="77777777" w:rsidR="00187156" w:rsidRPr="00ED6235" w:rsidRDefault="00187156" w:rsidP="002D0E67">
            <w:pPr>
              <w:cnfStyle w:val="000000000000" w:firstRow="0" w:lastRow="0" w:firstColumn="0" w:lastColumn="0" w:oddVBand="0" w:evenVBand="0" w:oddHBand="0" w:evenHBand="0" w:firstRowFirstColumn="0" w:firstRowLastColumn="0" w:lastRowFirstColumn="0" w:lastRowLastColumn="0"/>
              <w:rPr>
                <w:bCs/>
              </w:rPr>
            </w:pPr>
            <w:r w:rsidRPr="00ED6235">
              <w:rPr>
                <w:bCs/>
              </w:rPr>
              <w:t>Rete</w:t>
            </w:r>
          </w:p>
        </w:tc>
        <w:tc>
          <w:tcPr>
            <w:tcW w:w="0" w:type="dxa"/>
            <w:noWrap/>
            <w:hideMark/>
          </w:tcPr>
          <w:p w14:paraId="0ED85F83" w14:textId="77777777" w:rsidR="00187156" w:rsidRPr="00ED6235" w:rsidRDefault="00187156" w:rsidP="002D0E67">
            <w:pPr>
              <w:ind w:left="357"/>
              <w:cnfStyle w:val="000000000000" w:firstRow="0" w:lastRow="0" w:firstColumn="0" w:lastColumn="0" w:oddVBand="0" w:evenVBand="0" w:oddHBand="0" w:evenHBand="0" w:firstRowFirstColumn="0" w:firstRowLastColumn="0" w:lastRowFirstColumn="0" w:lastRowLastColumn="0"/>
              <w:rPr>
                <w:bCs/>
              </w:rPr>
            </w:pPr>
            <w:r w:rsidRPr="00ED6235">
              <w:rPr>
                <w:bCs/>
              </w:rPr>
              <w:t>NA</w:t>
            </w:r>
          </w:p>
        </w:tc>
        <w:tc>
          <w:tcPr>
            <w:tcW w:w="0" w:type="dxa"/>
            <w:noWrap/>
            <w:hideMark/>
          </w:tcPr>
          <w:p w14:paraId="1DD4DB4A" w14:textId="77777777" w:rsidR="00187156" w:rsidRPr="00ED6235" w:rsidRDefault="00187156" w:rsidP="002D0E67">
            <w:pPr>
              <w:ind w:left="357"/>
              <w:cnfStyle w:val="000000000000" w:firstRow="0" w:lastRow="0" w:firstColumn="0" w:lastColumn="0" w:oddVBand="0" w:evenVBand="0" w:oddHBand="0" w:evenHBand="0" w:firstRowFirstColumn="0" w:firstRowLastColumn="0" w:lastRowFirstColumn="0" w:lastRowLastColumn="0"/>
              <w:rPr>
                <w:bCs/>
              </w:rPr>
            </w:pPr>
            <w:r w:rsidRPr="00ED6235">
              <w:rPr>
                <w:bCs/>
              </w:rPr>
              <w:t>NA</w:t>
            </w:r>
          </w:p>
        </w:tc>
        <w:tc>
          <w:tcPr>
            <w:tcW w:w="0" w:type="dxa"/>
            <w:noWrap/>
            <w:hideMark/>
          </w:tcPr>
          <w:p w14:paraId="09ED704A" w14:textId="77777777" w:rsidR="00187156" w:rsidRPr="00ED6235" w:rsidRDefault="00187156" w:rsidP="002D0E67">
            <w:pPr>
              <w:ind w:left="357"/>
              <w:cnfStyle w:val="000000000000" w:firstRow="0" w:lastRow="0" w:firstColumn="0" w:lastColumn="0" w:oddVBand="0" w:evenVBand="0" w:oddHBand="0" w:evenHBand="0" w:firstRowFirstColumn="0" w:firstRowLastColumn="0" w:lastRowFirstColumn="0" w:lastRowLastColumn="0"/>
              <w:rPr>
                <w:bCs/>
              </w:rPr>
            </w:pPr>
            <w:r w:rsidRPr="00ED6235">
              <w:rPr>
                <w:bCs/>
              </w:rPr>
              <w:t>NA</w:t>
            </w:r>
          </w:p>
        </w:tc>
      </w:tr>
      <w:tr w:rsidR="00187156" w:rsidRPr="00ED6235" w14:paraId="12596FCB" w14:textId="77777777" w:rsidTr="002D4719">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dxa"/>
            <w:noWrap/>
            <w:hideMark/>
          </w:tcPr>
          <w:p w14:paraId="23F734A7" w14:textId="77777777" w:rsidR="00187156" w:rsidRPr="00ED6235" w:rsidRDefault="00187156" w:rsidP="002D0E67">
            <w:pPr>
              <w:pStyle w:val="ListParagraph"/>
              <w:ind w:left="714"/>
              <w:rPr>
                <w:bCs w:val="0"/>
              </w:rPr>
            </w:pPr>
            <w:r w:rsidRPr="00ED6235">
              <w:t>3</w:t>
            </w:r>
          </w:p>
        </w:tc>
        <w:tc>
          <w:tcPr>
            <w:tcW w:w="0" w:type="dxa"/>
            <w:noWrap/>
            <w:hideMark/>
          </w:tcPr>
          <w:p w14:paraId="5DABB884" w14:textId="77777777" w:rsidR="00187156" w:rsidRPr="00ED6235" w:rsidRDefault="00187156" w:rsidP="002D0E67">
            <w:pPr>
              <w:cnfStyle w:val="000000100000" w:firstRow="0" w:lastRow="0" w:firstColumn="0" w:lastColumn="0" w:oddVBand="0" w:evenVBand="0" w:oddHBand="1" w:evenHBand="0" w:firstRowFirstColumn="0" w:firstRowLastColumn="0" w:lastRowFirstColumn="0" w:lastRowLastColumn="0"/>
              <w:rPr>
                <w:bCs/>
              </w:rPr>
            </w:pPr>
            <w:r w:rsidRPr="00ED6235">
              <w:rPr>
                <w:bCs/>
              </w:rPr>
              <w:t>Rete</w:t>
            </w:r>
          </w:p>
        </w:tc>
        <w:tc>
          <w:tcPr>
            <w:tcW w:w="0" w:type="dxa"/>
            <w:noWrap/>
            <w:hideMark/>
          </w:tcPr>
          <w:p w14:paraId="1FD29598" w14:textId="77777777" w:rsidR="00187156" w:rsidRPr="00ED6235" w:rsidRDefault="00187156" w:rsidP="002D0E67">
            <w:pPr>
              <w:ind w:left="357"/>
              <w:cnfStyle w:val="000000100000" w:firstRow="0" w:lastRow="0" w:firstColumn="0" w:lastColumn="0" w:oddVBand="0" w:evenVBand="0" w:oddHBand="1" w:evenHBand="0" w:firstRowFirstColumn="0" w:firstRowLastColumn="0" w:lastRowFirstColumn="0" w:lastRowLastColumn="0"/>
              <w:rPr>
                <w:bCs/>
              </w:rPr>
            </w:pPr>
            <w:r w:rsidRPr="00ED6235">
              <w:rPr>
                <w:bCs/>
              </w:rPr>
              <w:t>24h</w:t>
            </w:r>
          </w:p>
        </w:tc>
        <w:tc>
          <w:tcPr>
            <w:tcW w:w="0" w:type="dxa"/>
            <w:noWrap/>
            <w:hideMark/>
          </w:tcPr>
          <w:p w14:paraId="6CC1A270" w14:textId="77777777" w:rsidR="00187156" w:rsidRPr="00ED6235" w:rsidRDefault="00187156" w:rsidP="002D0E67">
            <w:pPr>
              <w:ind w:left="357"/>
              <w:cnfStyle w:val="000000100000" w:firstRow="0" w:lastRow="0" w:firstColumn="0" w:lastColumn="0" w:oddVBand="0" w:evenVBand="0" w:oddHBand="1" w:evenHBand="0" w:firstRowFirstColumn="0" w:firstRowLastColumn="0" w:lastRowFirstColumn="0" w:lastRowLastColumn="0"/>
              <w:rPr>
                <w:bCs/>
              </w:rPr>
            </w:pPr>
            <w:r w:rsidRPr="00ED6235">
              <w:rPr>
                <w:bCs/>
              </w:rPr>
              <w:t>12h</w:t>
            </w:r>
          </w:p>
        </w:tc>
        <w:tc>
          <w:tcPr>
            <w:tcW w:w="0" w:type="dxa"/>
            <w:noWrap/>
            <w:hideMark/>
          </w:tcPr>
          <w:p w14:paraId="5B8181B2" w14:textId="77777777" w:rsidR="00187156" w:rsidRPr="00ED6235" w:rsidRDefault="00187156" w:rsidP="002D0E67">
            <w:pPr>
              <w:ind w:left="357"/>
              <w:cnfStyle w:val="000000100000" w:firstRow="0" w:lastRow="0" w:firstColumn="0" w:lastColumn="0" w:oddVBand="0" w:evenVBand="0" w:oddHBand="1" w:evenHBand="0" w:firstRowFirstColumn="0" w:firstRowLastColumn="0" w:lastRowFirstColumn="0" w:lastRowLastColumn="0"/>
              <w:rPr>
                <w:bCs/>
              </w:rPr>
            </w:pPr>
            <w:commentRangeStart w:id="86"/>
            <w:commentRangeStart w:id="87"/>
            <w:r w:rsidRPr="00ED6235">
              <w:rPr>
                <w:bCs/>
              </w:rPr>
              <w:t>3</w:t>
            </w:r>
            <w:commentRangeEnd w:id="86"/>
            <w:r w:rsidR="00ED0FFE" w:rsidRPr="00ED6235">
              <w:rPr>
                <w:rStyle w:val="CommentReference"/>
                <w:bCs/>
                <w:sz w:val="24"/>
                <w:szCs w:val="22"/>
              </w:rPr>
              <w:commentReference w:id="86"/>
            </w:r>
            <w:commentRangeEnd w:id="87"/>
            <w:r w:rsidRPr="00ED6235">
              <w:rPr>
                <w:rStyle w:val="CommentReference"/>
                <w:bCs/>
                <w:sz w:val="24"/>
                <w:szCs w:val="22"/>
              </w:rPr>
              <w:commentReference w:id="87"/>
            </w:r>
          </w:p>
        </w:tc>
      </w:tr>
      <w:tr w:rsidR="00187156" w:rsidRPr="00ED6235" w14:paraId="6EB6A92C" w14:textId="77777777" w:rsidTr="002D4719">
        <w:trPr>
          <w:trHeight w:val="292"/>
        </w:trPr>
        <w:tc>
          <w:tcPr>
            <w:cnfStyle w:val="001000000000" w:firstRow="0" w:lastRow="0" w:firstColumn="1" w:lastColumn="0" w:oddVBand="0" w:evenVBand="0" w:oddHBand="0" w:evenHBand="0" w:firstRowFirstColumn="0" w:firstRowLastColumn="0" w:lastRowFirstColumn="0" w:lastRowLastColumn="0"/>
            <w:tcW w:w="0" w:type="dxa"/>
            <w:noWrap/>
            <w:hideMark/>
          </w:tcPr>
          <w:p w14:paraId="0C228854" w14:textId="77777777" w:rsidR="00187156" w:rsidRPr="00ED6235" w:rsidRDefault="00187156" w:rsidP="002D0E67">
            <w:pPr>
              <w:pStyle w:val="ListParagraph"/>
              <w:ind w:left="714"/>
              <w:rPr>
                <w:bCs w:val="0"/>
              </w:rPr>
            </w:pPr>
            <w:r w:rsidRPr="00ED6235">
              <w:t>4</w:t>
            </w:r>
          </w:p>
        </w:tc>
        <w:tc>
          <w:tcPr>
            <w:tcW w:w="0" w:type="dxa"/>
            <w:noWrap/>
            <w:hideMark/>
          </w:tcPr>
          <w:p w14:paraId="23D4C03B" w14:textId="77777777" w:rsidR="00187156" w:rsidRPr="00ED6235" w:rsidRDefault="00187156" w:rsidP="002D0E67">
            <w:pPr>
              <w:cnfStyle w:val="000000000000" w:firstRow="0" w:lastRow="0" w:firstColumn="0" w:lastColumn="0" w:oddVBand="0" w:evenVBand="0" w:oddHBand="0" w:evenHBand="0" w:firstRowFirstColumn="0" w:firstRowLastColumn="0" w:lastRowFirstColumn="0" w:lastRowLastColumn="0"/>
              <w:rPr>
                <w:bCs/>
              </w:rPr>
            </w:pPr>
            <w:r w:rsidRPr="00ED6235">
              <w:rPr>
                <w:bCs/>
              </w:rPr>
              <w:t xml:space="preserve">Servizio </w:t>
            </w:r>
            <w:proofErr w:type="spellStart"/>
            <w:r w:rsidRPr="00ED6235">
              <w:rPr>
                <w:bCs/>
              </w:rPr>
              <w:t>clienti</w:t>
            </w:r>
            <w:proofErr w:type="spellEnd"/>
          </w:p>
        </w:tc>
        <w:tc>
          <w:tcPr>
            <w:tcW w:w="0" w:type="dxa"/>
            <w:noWrap/>
            <w:hideMark/>
          </w:tcPr>
          <w:p w14:paraId="33DF5660" w14:textId="77777777" w:rsidR="00187156" w:rsidRPr="00ED6235" w:rsidRDefault="00187156" w:rsidP="002D0E67">
            <w:pPr>
              <w:ind w:left="357"/>
              <w:cnfStyle w:val="000000000000" w:firstRow="0" w:lastRow="0" w:firstColumn="0" w:lastColumn="0" w:oddVBand="0" w:evenVBand="0" w:oddHBand="0" w:evenHBand="0" w:firstRowFirstColumn="0" w:firstRowLastColumn="0" w:lastRowFirstColumn="0" w:lastRowLastColumn="0"/>
              <w:rPr>
                <w:bCs/>
              </w:rPr>
            </w:pPr>
            <w:r w:rsidRPr="00ED6235">
              <w:rPr>
                <w:bCs/>
              </w:rPr>
              <w:t>NA</w:t>
            </w:r>
          </w:p>
        </w:tc>
        <w:tc>
          <w:tcPr>
            <w:tcW w:w="0" w:type="dxa"/>
            <w:noWrap/>
            <w:hideMark/>
          </w:tcPr>
          <w:p w14:paraId="1A016A88" w14:textId="77777777" w:rsidR="00187156" w:rsidRPr="00ED6235" w:rsidRDefault="00187156" w:rsidP="002D0E67">
            <w:pPr>
              <w:ind w:left="357"/>
              <w:cnfStyle w:val="000000000000" w:firstRow="0" w:lastRow="0" w:firstColumn="0" w:lastColumn="0" w:oddVBand="0" w:evenVBand="0" w:oddHBand="0" w:evenHBand="0" w:firstRowFirstColumn="0" w:firstRowLastColumn="0" w:lastRowFirstColumn="0" w:lastRowLastColumn="0"/>
              <w:rPr>
                <w:bCs/>
              </w:rPr>
            </w:pPr>
            <w:r w:rsidRPr="00ED6235">
              <w:rPr>
                <w:bCs/>
              </w:rPr>
              <w:t>NA</w:t>
            </w:r>
          </w:p>
        </w:tc>
        <w:tc>
          <w:tcPr>
            <w:tcW w:w="0" w:type="dxa"/>
            <w:noWrap/>
            <w:hideMark/>
          </w:tcPr>
          <w:p w14:paraId="4360AC16" w14:textId="77777777" w:rsidR="00187156" w:rsidRPr="00ED6235" w:rsidRDefault="00187156" w:rsidP="002D0E67">
            <w:pPr>
              <w:ind w:left="357"/>
              <w:cnfStyle w:val="000000000000" w:firstRow="0" w:lastRow="0" w:firstColumn="0" w:lastColumn="0" w:oddVBand="0" w:evenVBand="0" w:oddHBand="0" w:evenHBand="0" w:firstRowFirstColumn="0" w:firstRowLastColumn="0" w:lastRowFirstColumn="0" w:lastRowLastColumn="0"/>
              <w:rPr>
                <w:bCs/>
              </w:rPr>
            </w:pPr>
            <w:r w:rsidRPr="00ED6235">
              <w:rPr>
                <w:bCs/>
              </w:rPr>
              <w:t>NA</w:t>
            </w:r>
          </w:p>
        </w:tc>
      </w:tr>
    </w:tbl>
    <w:p w14:paraId="36936766" w14:textId="77777777" w:rsidR="00187156" w:rsidRPr="00187156" w:rsidRDefault="00187156" w:rsidP="00840233">
      <w:pPr>
        <w:pStyle w:val="ListParagraph"/>
        <w:numPr>
          <w:ilvl w:val="0"/>
          <w:numId w:val="7"/>
        </w:numPr>
        <w:ind w:left="714" w:hanging="357"/>
        <w:rPr>
          <w:bCs/>
          <w:lang w:val="it-IT"/>
        </w:rPr>
      </w:pPr>
      <w:r w:rsidRPr="00187156">
        <w:rPr>
          <w:bCs/>
          <w:lang w:val="it-IT"/>
        </w:rPr>
        <w:t xml:space="preserve">In calce al documento, nel </w:t>
      </w:r>
      <w:r w:rsidRPr="00187156">
        <w:rPr>
          <w:bCs/>
          <w:u w:val="single"/>
          <w:lang w:val="it-IT"/>
        </w:rPr>
        <w:t xml:space="preserve">capitolo </w:t>
      </w:r>
      <w:r w:rsidRPr="00187156">
        <w:rPr>
          <w:bCs/>
          <w:u w:val="single"/>
          <w:lang w:val="it-IT"/>
        </w:rPr>
        <w:fldChar w:fldCharType="begin"/>
      </w:r>
      <w:r w:rsidRPr="00187156">
        <w:rPr>
          <w:bCs/>
          <w:u w:val="single"/>
          <w:lang w:val="it-IT"/>
        </w:rPr>
        <w:instrText xml:space="preserve"> REF _Ref212121417 \h  \* MERGEFORMAT </w:instrText>
      </w:r>
      <w:r w:rsidRPr="00187156">
        <w:rPr>
          <w:bCs/>
          <w:u w:val="single"/>
          <w:lang w:val="it-IT"/>
        </w:rPr>
      </w:r>
      <w:r w:rsidRPr="00187156">
        <w:rPr>
          <w:bCs/>
          <w:u w:val="single"/>
          <w:lang w:val="it-IT"/>
        </w:rPr>
        <w:fldChar w:fldCharType="separate"/>
      </w:r>
      <w:r w:rsidRPr="00187156">
        <w:rPr>
          <w:u w:val="single"/>
          <w:lang w:val="it-IT"/>
        </w:rPr>
        <w:t>Elenco delle configurazioni lead gestite da Rete, regole associate e fonte prevista</w:t>
      </w:r>
      <w:r w:rsidRPr="00187156">
        <w:rPr>
          <w:bCs/>
          <w:u w:val="single"/>
          <w:lang w:val="it-IT"/>
        </w:rPr>
        <w:fldChar w:fldCharType="end"/>
      </w:r>
      <w:r w:rsidRPr="00187156">
        <w:rPr>
          <w:bCs/>
          <w:lang w:val="it-IT"/>
        </w:rPr>
        <w:t xml:space="preserve">,  si propone la lista di Plugin attualmente censiti, con il </w:t>
      </w:r>
      <w:proofErr w:type="spellStart"/>
      <w:r w:rsidRPr="00187156">
        <w:rPr>
          <w:bCs/>
          <w:lang w:val="it-IT"/>
        </w:rPr>
        <w:t>remapping</w:t>
      </w:r>
      <w:proofErr w:type="spellEnd"/>
      <w:r w:rsidRPr="00187156">
        <w:rPr>
          <w:bCs/>
          <w:lang w:val="it-IT"/>
        </w:rPr>
        <w:t xml:space="preserve"> sulle fonti attese a Front-End a target e le regole di distribuzione associate</w:t>
      </w:r>
    </w:p>
    <w:p w14:paraId="491F6A02" w14:textId="6F70E19A" w:rsidR="00281FB3" w:rsidRPr="001E7AF0" w:rsidRDefault="00324FDF" w:rsidP="00281FB3">
      <w:pPr>
        <w:pStyle w:val="ListParagraph"/>
        <w:numPr>
          <w:ilvl w:val="0"/>
          <w:numId w:val="7"/>
        </w:numPr>
        <w:ind w:left="714" w:hanging="357"/>
        <w:rPr>
          <w:bCs/>
          <w:lang w:val="it-IT"/>
        </w:rPr>
      </w:pPr>
      <w:commentRangeStart w:id="88"/>
      <w:commentRangeStart w:id="89"/>
      <w:r w:rsidRPr="00281FB3">
        <w:rPr>
          <w:bCs/>
          <w:lang w:val="it-IT"/>
        </w:rPr>
        <w:t>Si specifica che la presa in carico di una lead non impedisce ad altri attori di visualizzare la scheda di dettaglio di quella lead ed operare azioni di contatto o di esito</w:t>
      </w:r>
      <w:r w:rsidR="00131B98" w:rsidRPr="00281FB3">
        <w:rPr>
          <w:bCs/>
          <w:lang w:val="it-IT"/>
        </w:rPr>
        <w:t xml:space="preserve"> (attivabili dall</w:t>
      </w:r>
      <w:r w:rsidR="00005530" w:rsidRPr="00281FB3">
        <w:rPr>
          <w:bCs/>
          <w:lang w:val="it-IT"/>
        </w:rPr>
        <w:t>a scheda lead e descritti nei flussi specifici nel corso dell’AF)</w:t>
      </w:r>
      <w:r w:rsidRPr="00281FB3">
        <w:rPr>
          <w:bCs/>
          <w:lang w:val="it-IT"/>
        </w:rPr>
        <w:t>. Qualora un attore non assegnatario (in carico) della lead operi un’azione di contatto ed esitazione sulla lead registrandola a sistema, la lead passerà automaticamente in carico a questo nuovo attore</w:t>
      </w:r>
      <w:r w:rsidR="008A4707" w:rsidRPr="00281FB3">
        <w:rPr>
          <w:bCs/>
          <w:lang w:val="it-IT"/>
        </w:rPr>
        <w:t xml:space="preserve">. </w:t>
      </w:r>
      <w:r w:rsidR="008A4707" w:rsidRPr="001E7AF0">
        <w:rPr>
          <w:bCs/>
          <w:lang w:val="it-IT"/>
        </w:rPr>
        <w:t xml:space="preserve">Per dettagli sulle azioni di esitazione e contatto si rimanda al capitolo </w:t>
      </w:r>
      <w:r w:rsidR="00281FB3" w:rsidRPr="001E7AF0">
        <w:rPr>
          <w:bCs/>
          <w:u w:val="single"/>
          <w:lang w:val="it-IT"/>
        </w:rPr>
        <w:fldChar w:fldCharType="begin"/>
      </w:r>
      <w:r w:rsidR="00281FB3" w:rsidRPr="001E7AF0">
        <w:rPr>
          <w:bCs/>
          <w:u w:val="single"/>
          <w:lang w:val="it-IT"/>
        </w:rPr>
        <w:instrText xml:space="preserve"> REF _Ref211866556 \h  \* MERGEFORMAT </w:instrText>
      </w:r>
      <w:r w:rsidR="00281FB3" w:rsidRPr="001E7AF0">
        <w:rPr>
          <w:bCs/>
          <w:u w:val="single"/>
          <w:lang w:val="it-IT"/>
        </w:rPr>
      </w:r>
      <w:r w:rsidR="00281FB3" w:rsidRPr="001E7AF0">
        <w:rPr>
          <w:bCs/>
          <w:u w:val="single"/>
          <w:lang w:val="it-IT"/>
        </w:rPr>
        <w:fldChar w:fldCharType="separate"/>
      </w:r>
      <w:r w:rsidR="00281FB3" w:rsidRPr="001E7AF0">
        <w:rPr>
          <w:u w:val="single"/>
          <w:lang w:val="it-IT"/>
        </w:rPr>
        <w:t>Gestione lead con esito “venduto”</w:t>
      </w:r>
      <w:r w:rsidR="00281FB3" w:rsidRPr="001E7AF0">
        <w:rPr>
          <w:bCs/>
          <w:u w:val="single"/>
          <w:lang w:val="it-IT"/>
        </w:rPr>
        <w:fldChar w:fldCharType="end"/>
      </w:r>
      <w:r w:rsidR="00281FB3" w:rsidRPr="001E7AF0">
        <w:rPr>
          <w:bCs/>
          <w:u w:val="single"/>
          <w:lang w:val="it-IT"/>
        </w:rPr>
        <w:t xml:space="preserve"> </w:t>
      </w:r>
      <w:r w:rsidR="00281FB3" w:rsidRPr="001E7AF0">
        <w:rPr>
          <w:bCs/>
          <w:lang w:val="it-IT"/>
        </w:rPr>
        <w:t>e successivi</w:t>
      </w:r>
      <w:commentRangeEnd w:id="88"/>
      <w:r w:rsidR="00CE784D" w:rsidRPr="001E7AF0">
        <w:rPr>
          <w:rStyle w:val="CommentReference"/>
          <w:bCs/>
          <w:sz w:val="24"/>
          <w:szCs w:val="22"/>
          <w:lang w:val="it-IT"/>
        </w:rPr>
        <w:commentReference w:id="88"/>
      </w:r>
      <w:commentRangeEnd w:id="89"/>
      <w:r w:rsidRPr="001E7AF0">
        <w:rPr>
          <w:rStyle w:val="CommentReference"/>
          <w:bCs/>
          <w:sz w:val="24"/>
          <w:szCs w:val="22"/>
          <w:lang w:val="it-IT"/>
        </w:rPr>
        <w:commentReference w:id="89"/>
      </w:r>
    </w:p>
    <w:p w14:paraId="291785BE" w14:textId="5306DB7F" w:rsidR="00B8517B" w:rsidRPr="001E7AF0" w:rsidRDefault="00B8517B" w:rsidP="00281FB3">
      <w:pPr>
        <w:pStyle w:val="ListParagraph"/>
        <w:numPr>
          <w:ilvl w:val="0"/>
          <w:numId w:val="7"/>
        </w:numPr>
        <w:ind w:left="714" w:hanging="357"/>
        <w:rPr>
          <w:bCs/>
          <w:lang w:val="it-IT"/>
        </w:rPr>
      </w:pPr>
      <w:r w:rsidRPr="001E7AF0">
        <w:rPr>
          <w:bCs/>
          <w:lang w:val="it-IT"/>
        </w:rPr>
        <w:t>Si specifica che gl</w:t>
      </w:r>
      <w:r w:rsidR="00326EB1" w:rsidRPr="001E7AF0">
        <w:rPr>
          <w:bCs/>
          <w:lang w:val="it-IT"/>
        </w:rPr>
        <w:t>i intermediari esterni hanno visibilità e facoltà di lavorare esclusivamente lead generate tramite il proprio canale</w:t>
      </w:r>
    </w:p>
    <w:p w14:paraId="02CEFB1D" w14:textId="3113DAB4" w:rsidR="00324FDF" w:rsidRPr="00C7140F" w:rsidDel="001E7AF0" w:rsidRDefault="00CC398B" w:rsidP="00B5236E">
      <w:pPr>
        <w:pStyle w:val="ListParagraph"/>
        <w:numPr>
          <w:ilvl w:val="0"/>
          <w:numId w:val="7"/>
        </w:numPr>
        <w:ind w:left="714" w:hanging="357"/>
        <w:rPr>
          <w:del w:id="90" w:author="Portogallo, Sara" w:date="2026-02-02T16:44:00Z"/>
          <w:bCs/>
          <w:lang w:val="it-IT"/>
        </w:rPr>
      </w:pPr>
      <w:ins w:id="91" w:author="Portogallo, Sara" w:date="2026-02-02T16:44:00Z">
        <w:r w:rsidRPr="00C7140F">
          <w:rPr>
            <w:bCs/>
            <w:lang w:val="it-IT"/>
            <w:rPrChange w:id="92" w:author="Portogallo, Sara" w:date="2026-02-02T16:47:00Z">
              <w:rPr>
                <w:bCs/>
              </w:rPr>
            </w:rPrChange>
          </w:rPr>
          <w:t>Qualora un cliente già censito registri a sistema un nuovo interesse (Next Best Product o spontaneo), lo specialista che aveva precedentemente preso in carico la lead può autoassegnarsi il nuovo interesse. Restano valide le stesse regole, già descritte, relative all’assegnazione da parte dei team leader</w:t>
        </w:r>
      </w:ins>
      <w:del w:id="93" w:author="Portogallo, Sara" w:date="2026-02-02T16:44:00Z">
        <w:r w:rsidR="00324FDF" w:rsidRPr="00C7140F" w:rsidDel="00CC398B">
          <w:rPr>
            <w:bCs/>
            <w:lang w:val="it-IT"/>
          </w:rPr>
          <w:delText xml:space="preserve">Qualora un cliente censito registri da sistema un nuovo interesse </w:delText>
        </w:r>
        <w:r w:rsidR="00E75859" w:rsidRPr="00C7140F" w:rsidDel="00CC398B">
          <w:rPr>
            <w:bCs/>
            <w:lang w:val="it-IT"/>
          </w:rPr>
          <w:delText xml:space="preserve">(da next best product o spontaneo) </w:delText>
        </w:r>
        <w:r w:rsidR="00324FDF" w:rsidRPr="00C7140F" w:rsidDel="00CC398B">
          <w:rPr>
            <w:bCs/>
            <w:lang w:val="it-IT"/>
          </w:rPr>
          <w:delText xml:space="preserve">si prevede che </w:delText>
        </w:r>
      </w:del>
      <w:del w:id="94" w:author="Portogallo, Sara" w:date="2026-02-02T16:43:00Z">
        <w:r w:rsidR="00324FDF" w:rsidRPr="00C7140F" w:rsidDel="005B11FD">
          <w:rPr>
            <w:bCs/>
            <w:lang w:val="it-IT"/>
          </w:rPr>
          <w:delText>il nuovo interesse ricada all’interno della medesima gestione</w:delText>
        </w:r>
      </w:del>
      <w:del w:id="95" w:author="Portogallo, Sara" w:date="2026-02-02T16:39:00Z">
        <w:r w:rsidR="00324FDF" w:rsidRPr="00C7140F" w:rsidDel="0011121F">
          <w:rPr>
            <w:bCs/>
            <w:lang w:val="it-IT"/>
          </w:rPr>
          <w:delText xml:space="preserve"> e</w:delText>
        </w:r>
      </w:del>
      <w:del w:id="96" w:author="Portogallo, Sara" w:date="2026-02-02T16:40:00Z">
        <w:r w:rsidR="00324FDF" w:rsidRPr="00C7140F" w:rsidDel="00670FAD">
          <w:rPr>
            <w:bCs/>
            <w:lang w:val="it-IT"/>
          </w:rPr>
          <w:delText xml:space="preserve"> rimanga </w:delText>
        </w:r>
        <w:r w:rsidR="006D0870" w:rsidRPr="00C7140F" w:rsidDel="00670FAD">
          <w:rPr>
            <w:bCs/>
            <w:lang w:val="it-IT"/>
          </w:rPr>
          <w:delText xml:space="preserve">di default </w:delText>
        </w:r>
        <w:r w:rsidR="00324FDF" w:rsidRPr="00C7140F" w:rsidDel="00670FAD">
          <w:rPr>
            <w:bCs/>
            <w:lang w:val="it-IT"/>
          </w:rPr>
          <w:delText>in carico al</w:delText>
        </w:r>
        <w:r w:rsidR="00840233" w:rsidRPr="00C7140F" w:rsidDel="00670FAD">
          <w:rPr>
            <w:bCs/>
            <w:lang w:val="it-IT"/>
          </w:rPr>
          <w:delText xml:space="preserve">lo specialista </w:delText>
        </w:r>
      </w:del>
      <w:del w:id="97" w:author="Portogallo, Sara" w:date="2026-02-02T16:44:00Z">
        <w:r w:rsidR="00324FDF" w:rsidRPr="00C7140F" w:rsidDel="00CC398B">
          <w:rPr>
            <w:bCs/>
            <w:lang w:val="it-IT"/>
          </w:rPr>
          <w:delText>che aveva già preso in carico la lead precedentemente</w:delText>
        </w:r>
        <w:r w:rsidR="00A6621B" w:rsidRPr="00C7140F" w:rsidDel="00CC398B">
          <w:rPr>
            <w:bCs/>
            <w:lang w:val="it-IT"/>
          </w:rPr>
          <w:delText>.</w:delText>
        </w:r>
        <w:r w:rsidR="00E75859" w:rsidRPr="00C7140F" w:rsidDel="00CC398B">
          <w:rPr>
            <w:bCs/>
            <w:lang w:val="it-IT"/>
          </w:rPr>
          <w:delText xml:space="preserve"> </w:delText>
        </w:r>
      </w:del>
      <w:del w:id="98" w:author="Portogallo, Sara" w:date="2026-02-02T16:43:00Z">
        <w:r w:rsidR="00E75859" w:rsidRPr="00C7140F" w:rsidDel="005B11FD">
          <w:rPr>
            <w:bCs/>
            <w:lang w:val="it-IT"/>
          </w:rPr>
          <w:delText>Alternativ</w:delText>
        </w:r>
        <w:r w:rsidR="006D0870" w:rsidRPr="00C7140F" w:rsidDel="005B11FD">
          <w:rPr>
            <w:bCs/>
            <w:lang w:val="it-IT"/>
          </w:rPr>
          <w:delText>amente</w:delText>
        </w:r>
        <w:r w:rsidR="00B630A4" w:rsidRPr="00C7140F" w:rsidDel="005B11FD">
          <w:rPr>
            <w:bCs/>
            <w:lang w:val="it-IT"/>
          </w:rPr>
          <w:delText xml:space="preserve">, </w:delText>
        </w:r>
        <w:commentRangeStart w:id="99"/>
        <w:commentRangeStart w:id="100"/>
        <w:r w:rsidR="00B630A4" w:rsidRPr="00C7140F" w:rsidDel="005B11FD">
          <w:rPr>
            <w:bCs/>
            <w:lang w:val="it-IT"/>
          </w:rPr>
          <w:delText>solo in questa circostenza</w:delText>
        </w:r>
        <w:r w:rsidR="006D0870" w:rsidRPr="00C7140F" w:rsidDel="005B11FD">
          <w:rPr>
            <w:bCs/>
            <w:lang w:val="it-IT"/>
          </w:rPr>
          <w:delText xml:space="preserve"> si prevede che l’utente che censisce </w:delText>
        </w:r>
        <w:r w:rsidR="00EC77E5" w:rsidRPr="00C7140F" w:rsidDel="005B11FD">
          <w:rPr>
            <w:bCs/>
            <w:lang w:val="it-IT"/>
          </w:rPr>
          <w:delText>la nuova lead</w:delText>
        </w:r>
        <w:r w:rsidR="006D0870" w:rsidRPr="00C7140F" w:rsidDel="005B11FD">
          <w:rPr>
            <w:bCs/>
            <w:lang w:val="it-IT"/>
          </w:rPr>
          <w:delText xml:space="preserve"> possa anche assegnarl</w:delText>
        </w:r>
        <w:r w:rsidR="00EC77E5" w:rsidRPr="00C7140F" w:rsidDel="005B11FD">
          <w:rPr>
            <w:bCs/>
            <w:lang w:val="it-IT"/>
          </w:rPr>
          <w:delText>a</w:delText>
        </w:r>
        <w:r w:rsidR="006D0870" w:rsidRPr="00C7140F" w:rsidDel="005B11FD">
          <w:rPr>
            <w:bCs/>
            <w:lang w:val="it-IT"/>
          </w:rPr>
          <w:delText xml:space="preserve"> ad un collega specialista</w:delText>
        </w:r>
        <w:r w:rsidR="00B630A4" w:rsidRPr="00C7140F" w:rsidDel="005B11FD">
          <w:rPr>
            <w:bCs/>
            <w:lang w:val="it-IT"/>
          </w:rPr>
          <w:delText xml:space="preserve"> o team lead</w:delText>
        </w:r>
        <w:r w:rsidR="00A6621B" w:rsidRPr="00C7140F" w:rsidDel="005B11FD">
          <w:rPr>
            <w:bCs/>
            <w:lang w:val="it-IT"/>
          </w:rPr>
          <w:delText xml:space="preserve"> </w:delText>
        </w:r>
        <w:commentRangeEnd w:id="99"/>
        <w:r w:rsidR="00095C63" w:rsidRPr="00C7140F" w:rsidDel="005B11FD">
          <w:rPr>
            <w:rStyle w:val="CommentReference"/>
            <w:bCs/>
            <w:sz w:val="24"/>
            <w:szCs w:val="22"/>
            <w:lang w:val="it-IT"/>
          </w:rPr>
          <w:commentReference w:id="99"/>
        </w:r>
        <w:commentRangeEnd w:id="100"/>
        <w:r w:rsidRPr="00C7140F">
          <w:rPr>
            <w:rStyle w:val="CommentReference"/>
            <w:bCs/>
            <w:sz w:val="24"/>
            <w:szCs w:val="22"/>
            <w:lang w:val="it-IT"/>
          </w:rPr>
          <w:commentReference w:id="100"/>
        </w:r>
      </w:del>
    </w:p>
    <w:p w14:paraId="7B45A803" w14:textId="5991FCB4" w:rsidR="00016499" w:rsidRPr="00C7140F" w:rsidRDefault="00016499" w:rsidP="001E7AF0">
      <w:pPr>
        <w:pStyle w:val="ListParagraph"/>
        <w:numPr>
          <w:ilvl w:val="0"/>
          <w:numId w:val="7"/>
        </w:numPr>
        <w:ind w:left="714" w:hanging="357"/>
        <w:rPr>
          <w:ins w:id="101" w:author="Portogallo, Sara" w:date="2026-02-02T12:40:00Z"/>
          <w:bCs/>
          <w:lang w:val="it-IT"/>
        </w:rPr>
      </w:pPr>
    </w:p>
    <w:p w14:paraId="597976DB" w14:textId="79E566DD" w:rsidR="002B202F" w:rsidRPr="00C7140F" w:rsidRDefault="004326C8" w:rsidP="002B202F">
      <w:pPr>
        <w:pStyle w:val="ListParagraph"/>
        <w:numPr>
          <w:ilvl w:val="0"/>
          <w:numId w:val="7"/>
        </w:numPr>
        <w:ind w:left="714" w:hanging="357"/>
        <w:rPr>
          <w:bCs/>
          <w:lang w:val="it-IT"/>
        </w:rPr>
      </w:pPr>
      <w:commentRangeStart w:id="102"/>
      <w:commentRangeStart w:id="103"/>
      <w:r w:rsidRPr="00C7140F">
        <w:rPr>
          <w:bCs/>
          <w:lang w:val="it-IT"/>
        </w:rPr>
        <w:t>Di seguito si esprimo</w:t>
      </w:r>
      <w:ins w:id="104" w:author="Portogallo, Sara" w:date="2026-02-02T12:41:00Z">
        <w:r w:rsidR="0074567D" w:rsidRPr="00C7140F">
          <w:rPr>
            <w:bCs/>
            <w:lang w:val="it-IT"/>
          </w:rPr>
          <w:t>no</w:t>
        </w:r>
      </w:ins>
      <w:r w:rsidRPr="00C7140F">
        <w:rPr>
          <w:bCs/>
          <w:lang w:val="it-IT"/>
        </w:rPr>
        <w:t xml:space="preserve"> </w:t>
      </w:r>
      <w:ins w:id="105" w:author="Portogallo, Sara" w:date="2026-02-02T16:45:00Z">
        <w:r w:rsidR="00591923" w:rsidRPr="00C7140F">
          <w:rPr>
            <w:bCs/>
            <w:lang w:val="it-IT"/>
            <w:rPrChange w:id="106" w:author="Portogallo, Sara" w:date="2026-02-02T16:47:00Z">
              <w:rPr>
                <w:bCs/>
                <w:highlight w:val="yellow"/>
                <w:lang w:val="it-IT"/>
              </w:rPr>
            </w:rPrChange>
          </w:rPr>
          <w:t>tutti gli stati previsti per</w:t>
        </w:r>
      </w:ins>
      <w:ins w:id="107" w:author="Portogallo, Sara" w:date="2026-02-02T16:47:00Z">
        <w:r w:rsidR="00C7140F">
          <w:rPr>
            <w:bCs/>
            <w:lang w:val="it-IT"/>
          </w:rPr>
          <w:t xml:space="preserve"> le</w:t>
        </w:r>
      </w:ins>
      <w:ins w:id="108" w:author="Portogallo, Sara" w:date="2026-02-02T16:45:00Z">
        <w:r w:rsidR="00591923" w:rsidRPr="00C7140F">
          <w:rPr>
            <w:bCs/>
            <w:lang w:val="it-IT"/>
            <w:rPrChange w:id="109" w:author="Portogallo, Sara" w:date="2026-02-02T16:47:00Z">
              <w:rPr>
                <w:bCs/>
                <w:highlight w:val="yellow"/>
                <w:lang w:val="it-IT"/>
              </w:rPr>
            </w:rPrChange>
          </w:rPr>
          <w:t xml:space="preserve"> lead; </w:t>
        </w:r>
        <w:r w:rsidR="00FD35FE" w:rsidRPr="00C7140F">
          <w:rPr>
            <w:bCs/>
            <w:lang w:val="it-IT"/>
            <w:rPrChange w:id="110" w:author="Portogallo, Sara" w:date="2026-02-02T16:47:00Z">
              <w:rPr>
                <w:bCs/>
                <w:highlight w:val="yellow"/>
                <w:lang w:val="it-IT"/>
              </w:rPr>
            </w:rPrChange>
          </w:rPr>
          <w:t>Alcuni di questi sono specifici dei lead mutui</w:t>
        </w:r>
      </w:ins>
      <w:ins w:id="111" w:author="Castelli, Alessandro" w:date="2026-02-02T18:38:00Z">
        <w:r w:rsidR="00F66D10">
          <w:rPr>
            <w:bCs/>
            <w:lang w:val="it-IT"/>
          </w:rPr>
          <w:t>, come riportato in descrizione</w:t>
        </w:r>
      </w:ins>
      <w:del w:id="112" w:author="Portogallo, Sara" w:date="2026-02-02T16:45:00Z">
        <w:r w:rsidRPr="00C7140F" w:rsidDel="00591923">
          <w:rPr>
            <w:bCs/>
            <w:lang w:val="it-IT"/>
          </w:rPr>
          <w:delText>gli stati</w:delText>
        </w:r>
      </w:del>
      <w:del w:id="113" w:author="Portogallo, Sara" w:date="2026-02-02T12:41:00Z">
        <w:r w:rsidRPr="00C7140F" w:rsidDel="00C701AD">
          <w:rPr>
            <w:bCs/>
            <w:lang w:val="it-IT"/>
          </w:rPr>
          <w:delText xml:space="preserve"> previsti </w:delText>
        </w:r>
        <w:r w:rsidR="00D94B5B" w:rsidRPr="00C7140F" w:rsidDel="00C701AD">
          <w:rPr>
            <w:bCs/>
            <w:lang w:val="it-IT"/>
          </w:rPr>
          <w:delText xml:space="preserve">per </w:delText>
        </w:r>
        <w:r w:rsidR="00C430BE" w:rsidRPr="00C7140F" w:rsidDel="00C701AD">
          <w:rPr>
            <w:bCs/>
            <w:lang w:val="it-IT"/>
          </w:rPr>
          <w:delText>lead</w:delText>
        </w:r>
        <w:commentRangeEnd w:id="102"/>
        <w:r w:rsidR="008A7D53" w:rsidRPr="00C7140F" w:rsidDel="00C701AD">
          <w:rPr>
            <w:rStyle w:val="CommentReference"/>
            <w:bCs/>
            <w:sz w:val="24"/>
            <w:szCs w:val="22"/>
            <w:lang w:val="it-IT"/>
          </w:rPr>
          <w:commentReference w:id="102"/>
        </w:r>
        <w:commentRangeEnd w:id="103"/>
        <w:r w:rsidRPr="00C7140F">
          <w:rPr>
            <w:rStyle w:val="CommentReference"/>
            <w:bCs/>
            <w:sz w:val="24"/>
            <w:szCs w:val="22"/>
            <w:lang w:val="it-IT"/>
          </w:rPr>
          <w:commentReference w:id="103"/>
        </w:r>
      </w:del>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14" w:author="Portogallo, Sara" w:date="2026-02-02T16:46:00Z">
          <w:tblPr>
            <w:tblW w:w="5040" w:type="dxa"/>
            <w:tblLook w:val="04A0" w:firstRow="1" w:lastRow="0" w:firstColumn="1" w:lastColumn="0" w:noHBand="0" w:noVBand="1"/>
          </w:tblPr>
        </w:tblPrChange>
      </w:tblPr>
      <w:tblGrid>
        <w:gridCol w:w="2001"/>
        <w:gridCol w:w="3320"/>
        <w:tblGridChange w:id="115">
          <w:tblGrid>
            <w:gridCol w:w="50"/>
            <w:gridCol w:w="1845"/>
            <w:gridCol w:w="106"/>
            <w:gridCol w:w="3214"/>
            <w:gridCol w:w="106"/>
          </w:tblGrid>
        </w:tblGridChange>
      </w:tblGrid>
      <w:tr w:rsidR="00552C29" w:rsidRPr="00D67F86" w14:paraId="1D39F2EF" w14:textId="77777777" w:rsidTr="00C7140F">
        <w:trPr>
          <w:trHeight w:val="489"/>
          <w:trPrChange w:id="116" w:author="Portogallo, Sara" w:date="2026-02-02T16:46:00Z">
            <w:trPr>
              <w:gridBefore w:val="1"/>
              <w:gridAfter w:val="0"/>
              <w:trHeight w:val="489"/>
            </w:trPr>
          </w:trPrChange>
        </w:trPr>
        <w:tc>
          <w:tcPr>
            <w:tcW w:w="1720" w:type="dxa"/>
            <w:shd w:val="clear" w:color="000000" w:fill="4472C4"/>
            <w:noWrap/>
            <w:vAlign w:val="center"/>
            <w:hideMark/>
            <w:tcPrChange w:id="117" w:author="Portogallo, Sara" w:date="2026-02-02T16:46:00Z">
              <w:tcPr>
                <w:tcW w:w="172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tcPrChange>
          </w:tcPr>
          <w:p w14:paraId="0B2DE9BF" w14:textId="26ABA71D" w:rsidR="00552C29" w:rsidRPr="00D67F86" w:rsidRDefault="00095D3B">
            <w:pPr>
              <w:rPr>
                <w:rFonts w:ascii="Calibri" w:eastAsia="Times New Roman" w:hAnsi="Calibri" w:cs="Calibri"/>
                <w:color w:val="FFFFFF"/>
                <w:kern w:val="0"/>
                <w:sz w:val="22"/>
                <w:lang w:val="en-US"/>
                <w14:ligatures w14:val="none"/>
              </w:rPr>
            </w:pPr>
            <w:r>
              <w:rPr>
                <w:rFonts w:ascii="Calibri" w:eastAsia="Times New Roman" w:hAnsi="Calibri" w:cs="Calibri"/>
                <w:color w:val="FFFFFF"/>
                <w:kern w:val="0"/>
                <w:sz w:val="22"/>
                <w:lang w:val="en-US"/>
                <w14:ligatures w14:val="none"/>
              </w:rPr>
              <w:t>Stato</w:t>
            </w:r>
          </w:p>
        </w:tc>
        <w:tc>
          <w:tcPr>
            <w:tcW w:w="3320" w:type="dxa"/>
            <w:shd w:val="clear" w:color="000000" w:fill="4472C4"/>
            <w:noWrap/>
            <w:vAlign w:val="center"/>
            <w:hideMark/>
            <w:tcPrChange w:id="118" w:author="Portogallo, Sara" w:date="2026-02-02T16:46:00Z">
              <w:tcPr>
                <w:tcW w:w="3320" w:type="dxa"/>
                <w:gridSpan w:val="2"/>
                <w:tcBorders>
                  <w:top w:val="single" w:sz="8" w:space="0" w:color="auto"/>
                  <w:left w:val="nil"/>
                  <w:bottom w:val="single" w:sz="8" w:space="0" w:color="auto"/>
                  <w:right w:val="single" w:sz="8" w:space="0" w:color="auto"/>
                </w:tcBorders>
                <w:shd w:val="clear" w:color="000000" w:fill="4472C4"/>
                <w:noWrap/>
                <w:vAlign w:val="center"/>
                <w:hideMark/>
              </w:tcPr>
            </w:tcPrChange>
          </w:tcPr>
          <w:p w14:paraId="7B6D0532" w14:textId="4B158FCC" w:rsidR="00552C29" w:rsidRPr="00D67F86" w:rsidRDefault="00095D3B">
            <w:pPr>
              <w:rPr>
                <w:rFonts w:ascii="Calibri" w:eastAsia="Times New Roman" w:hAnsi="Calibri" w:cs="Calibri"/>
                <w:color w:val="FFFFFF"/>
                <w:kern w:val="0"/>
                <w:sz w:val="22"/>
                <w:lang w:val="en-US"/>
                <w14:ligatures w14:val="none"/>
              </w:rPr>
            </w:pPr>
            <w:proofErr w:type="spellStart"/>
            <w:r>
              <w:rPr>
                <w:rFonts w:ascii="Calibri" w:eastAsia="Times New Roman" w:hAnsi="Calibri" w:cs="Calibri"/>
                <w:color w:val="FFFFFF"/>
                <w:kern w:val="0"/>
                <w:sz w:val="22"/>
                <w:lang w:val="en-US"/>
                <w14:ligatures w14:val="none"/>
              </w:rPr>
              <w:t>Descrizione</w:t>
            </w:r>
            <w:proofErr w:type="spellEnd"/>
          </w:p>
        </w:tc>
      </w:tr>
      <w:tr w:rsidR="00552C29" w:rsidRPr="003E7153" w14:paraId="39196852" w14:textId="77777777" w:rsidTr="00C7140F">
        <w:trPr>
          <w:trHeight w:val="926"/>
          <w:trPrChange w:id="119" w:author="Portogallo, Sara" w:date="2026-02-02T16:46:00Z">
            <w:trPr>
              <w:gridBefore w:val="1"/>
              <w:gridAfter w:val="0"/>
              <w:trHeight w:val="926"/>
            </w:trPr>
          </w:trPrChange>
        </w:trPr>
        <w:tc>
          <w:tcPr>
            <w:tcW w:w="1720" w:type="dxa"/>
            <w:vAlign w:val="center"/>
            <w:hideMark/>
            <w:tcPrChange w:id="120" w:author="Portogallo, Sara" w:date="2026-02-02T16:46:00Z">
              <w:tcPr>
                <w:tcW w:w="1720" w:type="dxa"/>
                <w:tcBorders>
                  <w:top w:val="nil"/>
                  <w:left w:val="single" w:sz="8" w:space="0" w:color="auto"/>
                  <w:bottom w:val="single" w:sz="8" w:space="0" w:color="auto"/>
                  <w:right w:val="single" w:sz="8" w:space="0" w:color="auto"/>
                </w:tcBorders>
                <w:vAlign w:val="center"/>
                <w:hideMark/>
              </w:tcPr>
            </w:tcPrChange>
          </w:tcPr>
          <w:p w14:paraId="53297F02" w14:textId="0CAAB9CC" w:rsidR="00552C29" w:rsidRPr="00D67F86" w:rsidRDefault="00C27CB7">
            <w:pPr>
              <w:rPr>
                <w:rFonts w:ascii="Calibri" w:eastAsia="Times New Roman" w:hAnsi="Calibri" w:cs="Calibri"/>
                <w:kern w:val="0"/>
                <w:sz w:val="22"/>
                <w:lang w:val="en-US"/>
                <w14:ligatures w14:val="none"/>
              </w:rPr>
            </w:pPr>
            <w:ins w:id="121" w:author="Portogallo, Sara" w:date="2026-02-02T16:19:00Z">
              <w:r>
                <w:rPr>
                  <w:rFonts w:ascii="Calibri" w:eastAsia="Times New Roman" w:hAnsi="Calibri" w:cs="Calibri"/>
                  <w:kern w:val="0"/>
                  <w:sz w:val="22"/>
                  <w:lang w:val="en-US"/>
                  <w14:ligatures w14:val="none"/>
                </w:rPr>
                <w:t>Aperta</w:t>
              </w:r>
            </w:ins>
            <w:del w:id="122" w:author="Portogallo, Sara" w:date="2026-02-02T16:19:00Z">
              <w:r w:rsidR="00552C29" w:rsidDel="00C27CB7">
                <w:rPr>
                  <w:rFonts w:ascii="Calibri" w:eastAsia="Times New Roman" w:hAnsi="Calibri" w:cs="Calibri"/>
                  <w:kern w:val="0"/>
                  <w:sz w:val="22"/>
                  <w:lang w:val="en-US"/>
                  <w14:ligatures w14:val="none"/>
                </w:rPr>
                <w:delText xml:space="preserve">Nuova </w:delText>
              </w:r>
            </w:del>
          </w:p>
        </w:tc>
        <w:tc>
          <w:tcPr>
            <w:tcW w:w="3320" w:type="dxa"/>
            <w:vAlign w:val="center"/>
            <w:tcPrChange w:id="123" w:author="Portogallo, Sara" w:date="2026-02-02T16:46:00Z">
              <w:tcPr>
                <w:tcW w:w="3320" w:type="dxa"/>
                <w:gridSpan w:val="2"/>
                <w:tcBorders>
                  <w:top w:val="nil"/>
                  <w:left w:val="nil"/>
                  <w:bottom w:val="single" w:sz="8" w:space="0" w:color="auto"/>
                  <w:right w:val="single" w:sz="8" w:space="0" w:color="auto"/>
                </w:tcBorders>
                <w:vAlign w:val="center"/>
              </w:tcPr>
            </w:tcPrChange>
          </w:tcPr>
          <w:p w14:paraId="79FA54CD" w14:textId="26E29675" w:rsidR="00552C29" w:rsidRPr="00D67F86" w:rsidRDefault="00AB76E0">
            <w:pPr>
              <w:rPr>
                <w:rFonts w:ascii="Calibri" w:eastAsia="Times New Roman" w:hAnsi="Calibri" w:cs="Calibri"/>
                <w:kern w:val="0"/>
                <w:sz w:val="22"/>
                <w:lang w:val="it-IT"/>
                <w14:ligatures w14:val="none"/>
              </w:rPr>
            </w:pPr>
            <w:r w:rsidRPr="00AB76E0">
              <w:rPr>
                <w:rFonts w:ascii="Calibri" w:eastAsia="Times New Roman" w:hAnsi="Calibri" w:cs="Calibri"/>
                <w:kern w:val="0"/>
                <w:sz w:val="22"/>
                <w:lang w:val="it-IT"/>
                <w14:ligatures w14:val="none"/>
              </w:rPr>
              <w:t xml:space="preserve">Stato di </w:t>
            </w:r>
            <w:proofErr w:type="spellStart"/>
            <w:r w:rsidRPr="00AB76E0">
              <w:rPr>
                <w:rFonts w:ascii="Calibri" w:eastAsia="Times New Roman" w:hAnsi="Calibri" w:cs="Calibri"/>
                <w:kern w:val="0"/>
                <w:sz w:val="22"/>
                <w:lang w:val="it-IT"/>
                <w14:ligatures w14:val="none"/>
              </w:rPr>
              <w:t>qualisiasi</w:t>
            </w:r>
            <w:proofErr w:type="spellEnd"/>
            <w:r w:rsidRPr="00AB76E0">
              <w:rPr>
                <w:rFonts w:ascii="Calibri" w:eastAsia="Times New Roman" w:hAnsi="Calibri" w:cs="Calibri"/>
                <w:kern w:val="0"/>
                <w:sz w:val="22"/>
                <w:lang w:val="it-IT"/>
                <w14:ligatures w14:val="none"/>
              </w:rPr>
              <w:t xml:space="preserve"> lead non ancora presa in carico e lavorata</w:t>
            </w:r>
          </w:p>
        </w:tc>
      </w:tr>
      <w:tr w:rsidR="00552C29" w:rsidRPr="003E7153" w14:paraId="53879E93" w14:textId="77777777" w:rsidTr="00C7140F">
        <w:trPr>
          <w:trHeight w:val="926"/>
          <w:trPrChange w:id="124" w:author="Portogallo, Sara" w:date="2026-02-02T16:46:00Z">
            <w:trPr>
              <w:gridBefore w:val="1"/>
              <w:gridAfter w:val="0"/>
              <w:trHeight w:val="926"/>
            </w:trPr>
          </w:trPrChange>
        </w:trPr>
        <w:tc>
          <w:tcPr>
            <w:tcW w:w="1720" w:type="dxa"/>
            <w:vAlign w:val="center"/>
            <w:hideMark/>
            <w:tcPrChange w:id="125" w:author="Portogallo, Sara" w:date="2026-02-02T16:46:00Z">
              <w:tcPr>
                <w:tcW w:w="1720" w:type="dxa"/>
                <w:tcBorders>
                  <w:top w:val="nil"/>
                  <w:left w:val="single" w:sz="8" w:space="0" w:color="auto"/>
                  <w:bottom w:val="single" w:sz="8" w:space="0" w:color="auto"/>
                  <w:right w:val="single" w:sz="8" w:space="0" w:color="auto"/>
                </w:tcBorders>
                <w:vAlign w:val="center"/>
                <w:hideMark/>
              </w:tcPr>
            </w:tcPrChange>
          </w:tcPr>
          <w:p w14:paraId="1EC3F1D9" w14:textId="4A4963E9" w:rsidR="00552C29" w:rsidRPr="00D67F86" w:rsidRDefault="00552C29">
            <w:pPr>
              <w:rPr>
                <w:rFonts w:ascii="Calibri" w:eastAsia="Times New Roman" w:hAnsi="Calibri" w:cs="Calibri"/>
                <w:kern w:val="0"/>
                <w:sz w:val="22"/>
                <w:lang w:val="en-US"/>
                <w14:ligatures w14:val="none"/>
              </w:rPr>
            </w:pPr>
            <w:r>
              <w:rPr>
                <w:rFonts w:ascii="Calibri" w:eastAsia="Times New Roman" w:hAnsi="Calibri" w:cs="Calibri"/>
                <w:kern w:val="0"/>
                <w:sz w:val="22"/>
                <w:lang w:val="en-US"/>
                <w14:ligatures w14:val="none"/>
              </w:rPr>
              <w:t xml:space="preserve">In </w:t>
            </w:r>
            <w:proofErr w:type="spellStart"/>
            <w:r>
              <w:rPr>
                <w:rFonts w:ascii="Calibri" w:eastAsia="Times New Roman" w:hAnsi="Calibri" w:cs="Calibri"/>
                <w:kern w:val="0"/>
                <w:sz w:val="22"/>
                <w:lang w:val="en-US"/>
                <w14:ligatures w14:val="none"/>
              </w:rPr>
              <w:t>lavorazione</w:t>
            </w:r>
            <w:proofErr w:type="spellEnd"/>
          </w:p>
        </w:tc>
        <w:tc>
          <w:tcPr>
            <w:tcW w:w="3320" w:type="dxa"/>
            <w:vAlign w:val="center"/>
            <w:tcPrChange w:id="126" w:author="Portogallo, Sara" w:date="2026-02-02T16:46:00Z">
              <w:tcPr>
                <w:tcW w:w="3320" w:type="dxa"/>
                <w:gridSpan w:val="2"/>
                <w:tcBorders>
                  <w:top w:val="nil"/>
                  <w:left w:val="nil"/>
                  <w:bottom w:val="single" w:sz="8" w:space="0" w:color="auto"/>
                  <w:right w:val="single" w:sz="8" w:space="0" w:color="auto"/>
                </w:tcBorders>
                <w:vAlign w:val="center"/>
              </w:tcPr>
            </w:tcPrChange>
          </w:tcPr>
          <w:p w14:paraId="5E21E66D" w14:textId="1A03608D" w:rsidR="00552C29" w:rsidRPr="00D67F86" w:rsidRDefault="00576DA1">
            <w:pPr>
              <w:rPr>
                <w:rFonts w:ascii="Calibri" w:eastAsia="Times New Roman" w:hAnsi="Calibri" w:cs="Calibri"/>
                <w:kern w:val="0"/>
                <w:sz w:val="22"/>
                <w:lang w:val="it-IT"/>
                <w14:ligatures w14:val="none"/>
              </w:rPr>
            </w:pPr>
            <w:r w:rsidRPr="00576DA1">
              <w:rPr>
                <w:rFonts w:ascii="Calibri" w:eastAsia="Times New Roman" w:hAnsi="Calibri" w:cs="Calibri"/>
                <w:kern w:val="0"/>
                <w:sz w:val="22"/>
                <w:lang w:val="it-IT"/>
                <w14:ligatures w14:val="none"/>
              </w:rPr>
              <w:t xml:space="preserve">Stato di </w:t>
            </w:r>
            <w:proofErr w:type="spellStart"/>
            <w:r w:rsidRPr="00576DA1">
              <w:rPr>
                <w:rFonts w:ascii="Calibri" w:eastAsia="Times New Roman" w:hAnsi="Calibri" w:cs="Calibri"/>
                <w:kern w:val="0"/>
                <w:sz w:val="22"/>
                <w:lang w:val="it-IT"/>
                <w14:ligatures w14:val="none"/>
              </w:rPr>
              <w:t>qualisasi</w:t>
            </w:r>
            <w:proofErr w:type="spellEnd"/>
            <w:r w:rsidRPr="00576DA1">
              <w:rPr>
                <w:rFonts w:ascii="Calibri" w:eastAsia="Times New Roman" w:hAnsi="Calibri" w:cs="Calibri"/>
                <w:kern w:val="0"/>
                <w:sz w:val="22"/>
                <w:lang w:val="it-IT"/>
                <w14:ligatures w14:val="none"/>
              </w:rPr>
              <w:t xml:space="preserve"> lead non ancora con esito definitivo ed in corso di lavorazione</w:t>
            </w:r>
          </w:p>
        </w:tc>
      </w:tr>
      <w:tr w:rsidR="00552C29" w:rsidRPr="003E7153" w14:paraId="454E413B" w14:textId="77777777" w:rsidTr="00C7140F">
        <w:trPr>
          <w:trHeight w:val="926"/>
          <w:trPrChange w:id="127" w:author="Portogallo, Sara" w:date="2026-02-02T16:46:00Z">
            <w:trPr>
              <w:gridBefore w:val="1"/>
              <w:gridAfter w:val="0"/>
              <w:trHeight w:val="926"/>
            </w:trPr>
          </w:trPrChange>
        </w:trPr>
        <w:tc>
          <w:tcPr>
            <w:tcW w:w="1720" w:type="dxa"/>
            <w:vAlign w:val="center"/>
            <w:hideMark/>
            <w:tcPrChange w:id="128" w:author="Portogallo, Sara" w:date="2026-02-02T16:46:00Z">
              <w:tcPr>
                <w:tcW w:w="1720" w:type="dxa"/>
                <w:tcBorders>
                  <w:top w:val="nil"/>
                  <w:left w:val="single" w:sz="8" w:space="0" w:color="auto"/>
                  <w:bottom w:val="single" w:sz="4" w:space="0" w:color="auto"/>
                  <w:right w:val="single" w:sz="8" w:space="0" w:color="auto"/>
                </w:tcBorders>
                <w:vAlign w:val="center"/>
                <w:hideMark/>
              </w:tcPr>
            </w:tcPrChange>
          </w:tcPr>
          <w:p w14:paraId="14DB47C5" w14:textId="7CDB18F8" w:rsidR="00552C29" w:rsidRPr="00D67F86" w:rsidRDefault="002F30AE">
            <w:pPr>
              <w:rPr>
                <w:rFonts w:ascii="Calibri" w:eastAsia="Times New Roman" w:hAnsi="Calibri" w:cs="Calibri"/>
                <w:kern w:val="0"/>
                <w:sz w:val="22"/>
                <w:lang w:val="en-US"/>
                <w14:ligatures w14:val="none"/>
              </w:rPr>
            </w:pPr>
            <w:commentRangeStart w:id="129"/>
            <w:commentRangeStart w:id="130"/>
            <w:proofErr w:type="spellStart"/>
            <w:r>
              <w:rPr>
                <w:rFonts w:ascii="Calibri" w:eastAsia="Times New Roman" w:hAnsi="Calibri" w:cs="Calibri"/>
                <w:kern w:val="0"/>
                <w:sz w:val="22"/>
                <w:lang w:val="en-US"/>
                <w14:ligatures w14:val="none"/>
              </w:rPr>
              <w:t>Inviato</w:t>
            </w:r>
            <w:proofErr w:type="spellEnd"/>
            <w:r>
              <w:rPr>
                <w:rFonts w:ascii="Calibri" w:eastAsia="Times New Roman" w:hAnsi="Calibri" w:cs="Calibri"/>
                <w:kern w:val="0"/>
                <w:sz w:val="22"/>
                <w:lang w:val="en-US"/>
                <w14:ligatures w14:val="none"/>
              </w:rPr>
              <w:t xml:space="preserve"> ad Service</w:t>
            </w:r>
            <w:commentRangeEnd w:id="129"/>
            <w:r w:rsidR="00E82D20" w:rsidRPr="00D67F86">
              <w:rPr>
                <w:rStyle w:val="CommentReference"/>
                <w:rFonts w:ascii="Calibri" w:eastAsia="Times New Roman" w:hAnsi="Calibri" w:cs="Calibri"/>
                <w:kern w:val="0"/>
                <w:sz w:val="22"/>
                <w:szCs w:val="22"/>
                <w:lang w:val="en-US"/>
                <w14:ligatures w14:val="none"/>
              </w:rPr>
              <w:commentReference w:id="129"/>
            </w:r>
            <w:commentRangeEnd w:id="130"/>
            <w:r w:rsidRPr="00D67F86">
              <w:rPr>
                <w:rStyle w:val="CommentReference"/>
                <w:rFonts w:ascii="Calibri" w:eastAsia="Times New Roman" w:hAnsi="Calibri" w:cs="Calibri"/>
                <w:kern w:val="0"/>
                <w:sz w:val="22"/>
                <w:szCs w:val="22"/>
                <w:lang w:val="en-US"/>
                <w14:ligatures w14:val="none"/>
              </w:rPr>
              <w:commentReference w:id="130"/>
            </w:r>
          </w:p>
        </w:tc>
        <w:tc>
          <w:tcPr>
            <w:tcW w:w="3320" w:type="dxa"/>
            <w:vAlign w:val="center"/>
            <w:tcPrChange w:id="131" w:author="Portogallo, Sara" w:date="2026-02-02T16:46:00Z">
              <w:tcPr>
                <w:tcW w:w="3320" w:type="dxa"/>
                <w:gridSpan w:val="2"/>
                <w:tcBorders>
                  <w:top w:val="nil"/>
                  <w:left w:val="nil"/>
                  <w:bottom w:val="single" w:sz="4" w:space="0" w:color="auto"/>
                  <w:right w:val="single" w:sz="8" w:space="0" w:color="auto"/>
                </w:tcBorders>
                <w:vAlign w:val="center"/>
              </w:tcPr>
            </w:tcPrChange>
          </w:tcPr>
          <w:p w14:paraId="6D97D62C" w14:textId="77777777" w:rsidR="0049654E" w:rsidRDefault="00576DA1">
            <w:pPr>
              <w:rPr>
                <w:ins w:id="132" w:author="Castelli, Alessandro" w:date="2026-02-02T18:36:00Z"/>
                <w:rFonts w:ascii="Calibri" w:eastAsia="Times New Roman" w:hAnsi="Calibri" w:cs="Calibri"/>
                <w:kern w:val="0"/>
                <w:sz w:val="22"/>
                <w:lang w:val="it-IT"/>
                <w14:ligatures w14:val="none"/>
              </w:rPr>
            </w:pPr>
            <w:commentRangeStart w:id="133"/>
            <w:commentRangeStart w:id="134"/>
            <w:commentRangeStart w:id="135"/>
            <w:r w:rsidRPr="00576DA1">
              <w:rPr>
                <w:rFonts w:ascii="Calibri" w:eastAsia="Times New Roman" w:hAnsi="Calibri" w:cs="Calibri"/>
                <w:kern w:val="0"/>
                <w:sz w:val="22"/>
                <w:lang w:val="it-IT"/>
                <w14:ligatures w14:val="none"/>
              </w:rPr>
              <w:t xml:space="preserve">Stato automatico del processo di </w:t>
            </w:r>
            <w:proofErr w:type="spellStart"/>
            <w:r w:rsidRPr="00576DA1">
              <w:rPr>
                <w:rFonts w:ascii="Calibri" w:eastAsia="Times New Roman" w:hAnsi="Calibri" w:cs="Calibri"/>
                <w:kern w:val="0"/>
                <w:sz w:val="22"/>
                <w:lang w:val="it-IT"/>
                <w14:ligatures w14:val="none"/>
              </w:rPr>
              <w:t>deduplica</w:t>
            </w:r>
            <w:proofErr w:type="spellEnd"/>
            <w:r w:rsidRPr="00576DA1">
              <w:rPr>
                <w:rFonts w:ascii="Calibri" w:eastAsia="Times New Roman" w:hAnsi="Calibri" w:cs="Calibri"/>
                <w:kern w:val="0"/>
                <w:sz w:val="22"/>
                <w:lang w:val="it-IT"/>
                <w14:ligatures w14:val="none"/>
              </w:rPr>
              <w:t xml:space="preserve">/scarto. </w:t>
            </w:r>
          </w:p>
          <w:p w14:paraId="3B5D064A" w14:textId="21A2620A" w:rsidR="00552C29" w:rsidRPr="002476AD" w:rsidRDefault="007C3171">
            <w:pPr>
              <w:rPr>
                <w:rFonts w:ascii="Calibri" w:eastAsia="Times New Roman" w:hAnsi="Calibri" w:cs="Calibri"/>
                <w:kern w:val="0"/>
                <w:sz w:val="22"/>
                <w:lang w:val="it-IT"/>
                <w14:ligatures w14:val="none"/>
              </w:rPr>
            </w:pPr>
            <w:ins w:id="136" w:author="Castelli, Alessandro" w:date="2026-02-02T18:34:00Z">
              <w:r w:rsidRPr="007C3171">
                <w:rPr>
                  <w:rFonts w:ascii="Calibri" w:eastAsia="Times New Roman" w:hAnsi="Calibri" w:cs="Calibri"/>
                  <w:kern w:val="0"/>
                  <w:sz w:val="22"/>
                  <w:lang w:val="it-IT"/>
                  <w14:ligatures w14:val="none"/>
                  <w:rPrChange w:id="137" w:author="Castelli, Alessandro" w:date="2026-02-02T18:34:00Z">
                    <w:rPr>
                      <w:rFonts w:ascii="Calibri" w:eastAsia="Times New Roman" w:hAnsi="Calibri" w:cs="Calibri"/>
                      <w:kern w:val="0"/>
                      <w:sz w:val="22"/>
                      <w14:ligatures w14:val="none"/>
                    </w:rPr>
                  </w:rPrChange>
                </w:rPr>
                <w:t>Per i lead dei service esterni,  dopo la delibera, l’operatore del service recupera il lead e fissa appuntamento in filiale per la gestione post delibera a carico della filiale</w:t>
              </w:r>
              <w:r>
                <w:rPr>
                  <w:rFonts w:ascii="Calibri" w:eastAsia="Times New Roman" w:hAnsi="Calibri" w:cs="Calibri"/>
                  <w:kern w:val="0"/>
                  <w:sz w:val="22"/>
                  <w:lang w:val="it-IT"/>
                  <w14:ligatures w14:val="none"/>
                </w:rPr>
                <w:t>: in quel caso la lead passa di stato a “In lavorazion</w:t>
              </w:r>
            </w:ins>
            <w:ins w:id="138" w:author="Castelli, Alessandro" w:date="2026-02-02T18:35:00Z">
              <w:r>
                <w:rPr>
                  <w:rFonts w:ascii="Calibri" w:eastAsia="Times New Roman" w:hAnsi="Calibri" w:cs="Calibri"/>
                  <w:kern w:val="0"/>
                  <w:sz w:val="22"/>
                  <w:lang w:val="it-IT"/>
                  <w14:ligatures w14:val="none"/>
                </w:rPr>
                <w:t xml:space="preserve">e” </w:t>
              </w:r>
            </w:ins>
            <w:del w:id="139" w:author="Castelli, Alessandro" w:date="2026-02-02T17:22:00Z">
              <w:r w:rsidR="00576DA1" w:rsidRPr="00576DA1" w:rsidDel="008840E9">
                <w:rPr>
                  <w:rFonts w:ascii="Calibri" w:eastAsia="Times New Roman" w:hAnsi="Calibri" w:cs="Calibri"/>
                  <w:kern w:val="0"/>
                  <w:sz w:val="22"/>
                  <w:lang w:val="it-IT"/>
                  <w14:ligatures w14:val="none"/>
                </w:rPr>
                <w:delText>Codice lead deve essere agganciata da intermediari per fissare appuntamento al gestore a valle delibera</w:delText>
              </w:r>
            </w:del>
            <w:commentRangeEnd w:id="133"/>
            <w:r w:rsidR="00CD4732" w:rsidRPr="002476AD">
              <w:rPr>
                <w:rStyle w:val="CommentReference"/>
                <w:rFonts w:ascii="Calibri" w:eastAsia="Times New Roman" w:hAnsi="Calibri" w:cs="Calibri"/>
                <w:kern w:val="0"/>
                <w:sz w:val="22"/>
                <w:szCs w:val="22"/>
                <w:lang w:val="it-IT"/>
                <w14:ligatures w14:val="none"/>
              </w:rPr>
              <w:commentReference w:id="133"/>
            </w:r>
            <w:commentRangeEnd w:id="134"/>
            <w:r w:rsidRPr="002476AD">
              <w:rPr>
                <w:rStyle w:val="CommentReference"/>
                <w:rFonts w:ascii="Calibri" w:eastAsia="Times New Roman" w:hAnsi="Calibri" w:cs="Calibri"/>
                <w:kern w:val="0"/>
                <w:sz w:val="22"/>
                <w:szCs w:val="22"/>
                <w:lang w:val="it-IT"/>
                <w14:ligatures w14:val="none"/>
              </w:rPr>
              <w:commentReference w:id="134"/>
            </w:r>
            <w:commentRangeEnd w:id="135"/>
            <w:r w:rsidRPr="002476AD">
              <w:rPr>
                <w:rStyle w:val="CommentReference"/>
                <w:rFonts w:ascii="Calibri" w:eastAsia="Times New Roman" w:hAnsi="Calibri" w:cs="Calibri"/>
                <w:kern w:val="0"/>
                <w:sz w:val="22"/>
                <w:szCs w:val="22"/>
                <w:lang w:val="it-IT"/>
                <w14:ligatures w14:val="none"/>
              </w:rPr>
              <w:commentReference w:id="135"/>
            </w:r>
          </w:p>
        </w:tc>
      </w:tr>
      <w:tr w:rsidR="002F30AE" w:rsidRPr="003E7153" w14:paraId="72B3A8FB" w14:textId="77777777" w:rsidTr="00C7140F">
        <w:trPr>
          <w:trHeight w:val="926"/>
          <w:trPrChange w:id="140" w:author="Portogallo, Sara" w:date="2026-02-02T16:46:00Z">
            <w:trPr>
              <w:gridBefore w:val="1"/>
              <w:gridAfter w:val="0"/>
              <w:trHeight w:val="926"/>
            </w:trPr>
          </w:trPrChange>
        </w:trPr>
        <w:tc>
          <w:tcPr>
            <w:tcW w:w="1720" w:type="dxa"/>
            <w:vAlign w:val="center"/>
            <w:tcPrChange w:id="141" w:author="Portogallo, Sara" w:date="2026-02-02T16:46:00Z">
              <w:tcPr>
                <w:tcW w:w="1720" w:type="dxa"/>
                <w:tcBorders>
                  <w:top w:val="single" w:sz="4" w:space="0" w:color="auto"/>
                  <w:left w:val="single" w:sz="4" w:space="0" w:color="auto"/>
                  <w:bottom w:val="single" w:sz="4" w:space="0" w:color="auto"/>
                  <w:right w:val="single" w:sz="4" w:space="0" w:color="auto"/>
                </w:tcBorders>
                <w:vAlign w:val="center"/>
              </w:tcPr>
            </w:tcPrChange>
          </w:tcPr>
          <w:p w14:paraId="1E990276" w14:textId="6D10B708" w:rsidR="002F30AE" w:rsidRDefault="002F30AE">
            <w:pPr>
              <w:rPr>
                <w:rFonts w:ascii="Calibri" w:eastAsia="Times New Roman" w:hAnsi="Calibri" w:cs="Calibri"/>
                <w:kern w:val="0"/>
                <w:sz w:val="22"/>
                <w:lang w:val="en-US"/>
                <w14:ligatures w14:val="none"/>
              </w:rPr>
            </w:pPr>
            <w:commentRangeStart w:id="142"/>
            <w:commentRangeStart w:id="143"/>
            <w:proofErr w:type="spellStart"/>
            <w:r>
              <w:rPr>
                <w:rFonts w:ascii="Calibri" w:eastAsia="Times New Roman" w:hAnsi="Calibri" w:cs="Calibri"/>
                <w:kern w:val="0"/>
                <w:sz w:val="22"/>
                <w:lang w:val="en-US"/>
                <w14:ligatures w14:val="none"/>
              </w:rPr>
              <w:t>Inviato</w:t>
            </w:r>
            <w:proofErr w:type="spellEnd"/>
            <w:r>
              <w:rPr>
                <w:rFonts w:ascii="Calibri" w:eastAsia="Times New Roman" w:hAnsi="Calibri" w:cs="Calibri"/>
                <w:kern w:val="0"/>
                <w:sz w:val="22"/>
                <w:lang w:val="en-US"/>
                <w14:ligatures w14:val="none"/>
              </w:rPr>
              <w:t xml:space="preserve"> a Unit </w:t>
            </w:r>
            <w:proofErr w:type="spellStart"/>
            <w:r>
              <w:rPr>
                <w:rFonts w:ascii="Calibri" w:eastAsia="Times New Roman" w:hAnsi="Calibri" w:cs="Calibri"/>
                <w:kern w:val="0"/>
                <w:sz w:val="22"/>
                <w:lang w:val="en-US"/>
                <w14:ligatures w14:val="none"/>
              </w:rPr>
              <w:t>mutui</w:t>
            </w:r>
            <w:commentRangeEnd w:id="142"/>
            <w:r w:rsidR="008A7D53">
              <w:rPr>
                <w:rStyle w:val="CommentReference"/>
                <w:rFonts w:ascii="Calibri" w:eastAsia="Times New Roman" w:hAnsi="Calibri" w:cs="Calibri"/>
                <w:kern w:val="0"/>
                <w:sz w:val="22"/>
                <w:szCs w:val="22"/>
                <w:lang w:val="en-US"/>
                <w14:ligatures w14:val="none"/>
              </w:rPr>
              <w:commentReference w:id="142"/>
            </w:r>
            <w:commentRangeEnd w:id="143"/>
            <w:r>
              <w:rPr>
                <w:rStyle w:val="CommentReference"/>
                <w:rFonts w:ascii="Calibri" w:eastAsia="Times New Roman" w:hAnsi="Calibri" w:cs="Calibri"/>
                <w:kern w:val="0"/>
                <w:sz w:val="22"/>
                <w:szCs w:val="22"/>
                <w:lang w:val="en-US"/>
                <w14:ligatures w14:val="none"/>
              </w:rPr>
              <w:commentReference w:id="143"/>
            </w:r>
            <w:proofErr w:type="spellEnd"/>
          </w:p>
        </w:tc>
        <w:tc>
          <w:tcPr>
            <w:tcW w:w="3320" w:type="dxa"/>
            <w:vAlign w:val="center"/>
            <w:tcPrChange w:id="144" w:author="Portogallo, Sara" w:date="2026-02-02T16:46:00Z">
              <w:tcPr>
                <w:tcW w:w="3320" w:type="dxa"/>
                <w:gridSpan w:val="2"/>
                <w:tcBorders>
                  <w:top w:val="single" w:sz="4" w:space="0" w:color="auto"/>
                  <w:left w:val="single" w:sz="4" w:space="0" w:color="auto"/>
                  <w:bottom w:val="single" w:sz="4" w:space="0" w:color="auto"/>
                  <w:right w:val="single" w:sz="4" w:space="0" w:color="auto"/>
                </w:tcBorders>
                <w:vAlign w:val="center"/>
              </w:tcPr>
            </w:tcPrChange>
          </w:tcPr>
          <w:p w14:paraId="6F001F0A" w14:textId="75EBDABC" w:rsidR="002F30AE" w:rsidRPr="002476AD" w:rsidRDefault="002F6E08">
            <w:pPr>
              <w:rPr>
                <w:rFonts w:ascii="Calibri" w:eastAsia="Times New Roman" w:hAnsi="Calibri" w:cs="Calibri"/>
                <w:kern w:val="0"/>
                <w:sz w:val="22"/>
                <w:lang w:val="it-IT"/>
                <w14:ligatures w14:val="none"/>
              </w:rPr>
            </w:pPr>
            <w:r w:rsidRPr="002F6E08">
              <w:rPr>
                <w:rFonts w:ascii="Calibri" w:eastAsia="Times New Roman" w:hAnsi="Calibri" w:cs="Calibri"/>
                <w:kern w:val="0"/>
                <w:sz w:val="22"/>
                <w:lang w:val="it-IT"/>
                <w14:ligatures w14:val="none"/>
              </w:rPr>
              <w:t xml:space="preserve">Cambio di stato impostato da intermediari su </w:t>
            </w:r>
            <w:proofErr w:type="spellStart"/>
            <w:r w:rsidRPr="002F6E08">
              <w:rPr>
                <w:rFonts w:ascii="Calibri" w:eastAsia="Times New Roman" w:hAnsi="Calibri" w:cs="Calibri"/>
                <w:kern w:val="0"/>
                <w:sz w:val="22"/>
                <w:lang w:val="it-IT"/>
                <w14:ligatures w14:val="none"/>
              </w:rPr>
              <w:t>mutuifai</w:t>
            </w:r>
            <w:proofErr w:type="spellEnd"/>
            <w:r w:rsidRPr="002F6E08">
              <w:rPr>
                <w:rFonts w:ascii="Calibri" w:eastAsia="Times New Roman" w:hAnsi="Calibri" w:cs="Calibri"/>
                <w:kern w:val="0"/>
                <w:sz w:val="22"/>
                <w:lang w:val="it-IT"/>
                <w14:ligatures w14:val="none"/>
              </w:rPr>
              <w:t>, deve essere riconciliato in automatico su CRM</w:t>
            </w:r>
          </w:p>
        </w:tc>
      </w:tr>
      <w:tr w:rsidR="002F30AE" w:rsidRPr="003E7153" w14:paraId="62721664" w14:textId="77777777" w:rsidTr="00C7140F">
        <w:trPr>
          <w:trHeight w:val="926"/>
          <w:trPrChange w:id="145" w:author="Portogallo, Sara" w:date="2026-02-02T16:46:00Z">
            <w:trPr>
              <w:gridBefore w:val="1"/>
              <w:gridAfter w:val="0"/>
              <w:trHeight w:val="926"/>
            </w:trPr>
          </w:trPrChange>
        </w:trPr>
        <w:tc>
          <w:tcPr>
            <w:tcW w:w="1720" w:type="dxa"/>
            <w:vAlign w:val="center"/>
            <w:tcPrChange w:id="146" w:author="Portogallo, Sara" w:date="2026-02-02T16:46:00Z">
              <w:tcPr>
                <w:tcW w:w="1720" w:type="dxa"/>
                <w:tcBorders>
                  <w:top w:val="single" w:sz="4" w:space="0" w:color="auto"/>
                  <w:left w:val="single" w:sz="4" w:space="0" w:color="auto"/>
                  <w:bottom w:val="single" w:sz="4" w:space="0" w:color="auto"/>
                  <w:right w:val="single" w:sz="4" w:space="0" w:color="auto"/>
                </w:tcBorders>
                <w:vAlign w:val="center"/>
              </w:tcPr>
            </w:tcPrChange>
          </w:tcPr>
          <w:p w14:paraId="7086C884" w14:textId="653841F7" w:rsidR="002F30AE" w:rsidRDefault="003E3C26">
            <w:pPr>
              <w:rPr>
                <w:rFonts w:ascii="Calibri" w:eastAsia="Times New Roman" w:hAnsi="Calibri" w:cs="Calibri"/>
                <w:kern w:val="0"/>
                <w:sz w:val="22"/>
                <w:lang w:val="en-US"/>
                <w14:ligatures w14:val="none"/>
              </w:rPr>
            </w:pPr>
            <w:r>
              <w:rPr>
                <w:rFonts w:ascii="Calibri" w:eastAsia="Times New Roman" w:hAnsi="Calibri" w:cs="Calibri"/>
                <w:kern w:val="0"/>
                <w:sz w:val="22"/>
                <w:lang w:val="en-US"/>
                <w14:ligatures w14:val="none"/>
              </w:rPr>
              <w:t>Deliberato</w:t>
            </w:r>
          </w:p>
        </w:tc>
        <w:tc>
          <w:tcPr>
            <w:tcW w:w="3320" w:type="dxa"/>
            <w:vAlign w:val="center"/>
            <w:tcPrChange w:id="147" w:author="Portogallo, Sara" w:date="2026-02-02T16:46:00Z">
              <w:tcPr>
                <w:tcW w:w="3320" w:type="dxa"/>
                <w:gridSpan w:val="2"/>
                <w:tcBorders>
                  <w:top w:val="single" w:sz="4" w:space="0" w:color="auto"/>
                  <w:left w:val="single" w:sz="4" w:space="0" w:color="auto"/>
                  <w:bottom w:val="single" w:sz="4" w:space="0" w:color="auto"/>
                  <w:right w:val="single" w:sz="4" w:space="0" w:color="auto"/>
                </w:tcBorders>
                <w:vAlign w:val="center"/>
              </w:tcPr>
            </w:tcPrChange>
          </w:tcPr>
          <w:p w14:paraId="7DC750C2" w14:textId="43A5F761" w:rsidR="002F30AE" w:rsidRPr="002476AD" w:rsidRDefault="00BC4BB4">
            <w:pPr>
              <w:rPr>
                <w:rFonts w:ascii="Calibri" w:eastAsia="Times New Roman" w:hAnsi="Calibri" w:cs="Calibri"/>
                <w:kern w:val="0"/>
                <w:sz w:val="22"/>
                <w:lang w:val="it-IT"/>
                <w14:ligatures w14:val="none"/>
              </w:rPr>
            </w:pPr>
            <w:r w:rsidRPr="00BC4BB4">
              <w:rPr>
                <w:rFonts w:ascii="Calibri" w:eastAsia="Times New Roman" w:hAnsi="Calibri" w:cs="Calibri"/>
                <w:kern w:val="0"/>
                <w:sz w:val="22"/>
                <w:lang w:val="it-IT"/>
                <w14:ligatures w14:val="none"/>
              </w:rPr>
              <w:t xml:space="preserve">Cambio di aggiornamento stato del lead </w:t>
            </w:r>
            <w:ins w:id="148" w:author="Castelli, Alessandro" w:date="2026-02-02T17:26:00Z">
              <w:r w:rsidR="00166F0C">
                <w:rPr>
                  <w:rFonts w:ascii="Calibri" w:eastAsia="Times New Roman" w:hAnsi="Calibri" w:cs="Calibri"/>
                  <w:kern w:val="0"/>
                  <w:sz w:val="22"/>
                  <w:lang w:val="it-IT"/>
                  <w14:ligatures w14:val="none"/>
                </w:rPr>
                <w:t xml:space="preserve">mutui </w:t>
              </w:r>
            </w:ins>
            <w:r w:rsidRPr="00BC4BB4">
              <w:rPr>
                <w:rFonts w:ascii="Calibri" w:eastAsia="Times New Roman" w:hAnsi="Calibri" w:cs="Calibri"/>
                <w:kern w:val="0"/>
                <w:sz w:val="22"/>
                <w:lang w:val="it-IT"/>
                <w14:ligatures w14:val="none"/>
              </w:rPr>
              <w:t>ripreso da tool mutui</w:t>
            </w:r>
          </w:p>
        </w:tc>
      </w:tr>
      <w:tr w:rsidR="003E3C26" w:rsidRPr="003E7153" w14:paraId="6A161E9A" w14:textId="77777777" w:rsidTr="00C7140F">
        <w:trPr>
          <w:trHeight w:val="926"/>
          <w:trPrChange w:id="149" w:author="Portogallo, Sara" w:date="2026-02-02T16:46:00Z">
            <w:trPr>
              <w:gridBefore w:val="1"/>
              <w:gridAfter w:val="0"/>
              <w:trHeight w:val="926"/>
            </w:trPr>
          </w:trPrChange>
        </w:trPr>
        <w:tc>
          <w:tcPr>
            <w:tcW w:w="1720" w:type="dxa"/>
            <w:vAlign w:val="center"/>
            <w:tcPrChange w:id="150" w:author="Portogallo, Sara" w:date="2026-02-02T16:46:00Z">
              <w:tcPr>
                <w:tcW w:w="1720" w:type="dxa"/>
                <w:tcBorders>
                  <w:top w:val="single" w:sz="4" w:space="0" w:color="auto"/>
                  <w:left w:val="single" w:sz="4" w:space="0" w:color="auto"/>
                  <w:bottom w:val="single" w:sz="4" w:space="0" w:color="auto"/>
                  <w:right w:val="single" w:sz="4" w:space="0" w:color="auto"/>
                </w:tcBorders>
                <w:vAlign w:val="center"/>
              </w:tcPr>
            </w:tcPrChange>
          </w:tcPr>
          <w:p w14:paraId="79A928A9" w14:textId="003C0DD5" w:rsidR="003E3C26" w:rsidRDefault="003E3C26">
            <w:pPr>
              <w:rPr>
                <w:rFonts w:ascii="Calibri" w:eastAsia="Times New Roman" w:hAnsi="Calibri" w:cs="Calibri"/>
                <w:kern w:val="0"/>
                <w:sz w:val="22"/>
                <w:lang w:val="en-US"/>
                <w14:ligatures w14:val="none"/>
              </w:rPr>
            </w:pPr>
            <w:r>
              <w:rPr>
                <w:rFonts w:ascii="Calibri" w:eastAsia="Times New Roman" w:hAnsi="Calibri" w:cs="Calibri"/>
                <w:kern w:val="0"/>
                <w:sz w:val="22"/>
                <w:lang w:val="en-US"/>
                <w14:ligatures w14:val="none"/>
              </w:rPr>
              <w:t xml:space="preserve">Non </w:t>
            </w:r>
            <w:proofErr w:type="spellStart"/>
            <w:r>
              <w:rPr>
                <w:rFonts w:ascii="Calibri" w:eastAsia="Times New Roman" w:hAnsi="Calibri" w:cs="Calibri"/>
                <w:kern w:val="0"/>
                <w:sz w:val="22"/>
                <w:lang w:val="en-US"/>
                <w14:ligatures w14:val="none"/>
              </w:rPr>
              <w:t>deliberato</w:t>
            </w:r>
            <w:proofErr w:type="spellEnd"/>
          </w:p>
        </w:tc>
        <w:tc>
          <w:tcPr>
            <w:tcW w:w="3320" w:type="dxa"/>
            <w:vAlign w:val="center"/>
            <w:tcPrChange w:id="151" w:author="Portogallo, Sara" w:date="2026-02-02T16:46:00Z">
              <w:tcPr>
                <w:tcW w:w="3320" w:type="dxa"/>
                <w:gridSpan w:val="2"/>
                <w:tcBorders>
                  <w:top w:val="single" w:sz="4" w:space="0" w:color="auto"/>
                  <w:left w:val="single" w:sz="4" w:space="0" w:color="auto"/>
                  <w:bottom w:val="single" w:sz="4" w:space="0" w:color="auto"/>
                  <w:right w:val="single" w:sz="4" w:space="0" w:color="auto"/>
                </w:tcBorders>
                <w:vAlign w:val="center"/>
              </w:tcPr>
            </w:tcPrChange>
          </w:tcPr>
          <w:p w14:paraId="6989E4A9" w14:textId="7B55FE2D" w:rsidR="003E3C26" w:rsidRPr="002476AD" w:rsidRDefault="00BC4BB4">
            <w:pPr>
              <w:rPr>
                <w:rFonts w:ascii="Calibri" w:eastAsia="Times New Roman" w:hAnsi="Calibri" w:cs="Calibri"/>
                <w:kern w:val="0"/>
                <w:sz w:val="22"/>
                <w:lang w:val="it-IT"/>
                <w14:ligatures w14:val="none"/>
              </w:rPr>
            </w:pPr>
            <w:r w:rsidRPr="00BC4BB4">
              <w:rPr>
                <w:rFonts w:ascii="Calibri" w:eastAsia="Times New Roman" w:hAnsi="Calibri" w:cs="Calibri"/>
                <w:kern w:val="0"/>
                <w:sz w:val="22"/>
                <w:lang w:val="it-IT"/>
                <w14:ligatures w14:val="none"/>
              </w:rPr>
              <w:t xml:space="preserve">Cambio di aggiornamento stato del lead ripreso </w:t>
            </w:r>
            <w:ins w:id="152" w:author="Castelli, Alessandro" w:date="2026-02-02T17:26:00Z">
              <w:r w:rsidR="00166F0C">
                <w:rPr>
                  <w:rFonts w:ascii="Calibri" w:eastAsia="Times New Roman" w:hAnsi="Calibri" w:cs="Calibri"/>
                  <w:kern w:val="0"/>
                  <w:sz w:val="22"/>
                  <w:lang w:val="it-IT"/>
                  <w14:ligatures w14:val="none"/>
                </w:rPr>
                <w:t xml:space="preserve">mutui </w:t>
              </w:r>
            </w:ins>
            <w:r w:rsidRPr="00BC4BB4">
              <w:rPr>
                <w:rFonts w:ascii="Calibri" w:eastAsia="Times New Roman" w:hAnsi="Calibri" w:cs="Calibri"/>
                <w:kern w:val="0"/>
                <w:sz w:val="22"/>
                <w:lang w:val="it-IT"/>
                <w14:ligatures w14:val="none"/>
              </w:rPr>
              <w:t>da tool mutui</w:t>
            </w:r>
          </w:p>
        </w:tc>
      </w:tr>
      <w:tr w:rsidR="003E3C26" w:rsidRPr="003E7153" w14:paraId="4C095F66" w14:textId="77777777" w:rsidTr="00C7140F">
        <w:trPr>
          <w:trHeight w:val="926"/>
          <w:trPrChange w:id="153" w:author="Portogallo, Sara" w:date="2026-02-02T16:46:00Z">
            <w:trPr>
              <w:gridBefore w:val="1"/>
              <w:gridAfter w:val="0"/>
              <w:trHeight w:val="926"/>
            </w:trPr>
          </w:trPrChange>
        </w:trPr>
        <w:tc>
          <w:tcPr>
            <w:tcW w:w="1720" w:type="dxa"/>
            <w:vAlign w:val="center"/>
            <w:tcPrChange w:id="154" w:author="Portogallo, Sara" w:date="2026-02-02T16:46:00Z">
              <w:tcPr>
                <w:tcW w:w="1720" w:type="dxa"/>
                <w:tcBorders>
                  <w:top w:val="single" w:sz="4" w:space="0" w:color="auto"/>
                  <w:left w:val="single" w:sz="4" w:space="0" w:color="auto"/>
                  <w:bottom w:val="single" w:sz="4" w:space="0" w:color="auto"/>
                  <w:right w:val="single" w:sz="4" w:space="0" w:color="auto"/>
                </w:tcBorders>
                <w:vAlign w:val="center"/>
              </w:tcPr>
            </w:tcPrChange>
          </w:tcPr>
          <w:p w14:paraId="6EB5749C" w14:textId="6039DC31" w:rsidR="003E3C26" w:rsidRDefault="003E3C26">
            <w:pPr>
              <w:rPr>
                <w:rFonts w:ascii="Calibri" w:eastAsia="Times New Roman" w:hAnsi="Calibri" w:cs="Calibri"/>
                <w:kern w:val="0"/>
                <w:sz w:val="22"/>
                <w:lang w:val="en-US"/>
                <w14:ligatures w14:val="none"/>
              </w:rPr>
            </w:pPr>
            <w:proofErr w:type="spellStart"/>
            <w:r>
              <w:rPr>
                <w:rFonts w:ascii="Calibri" w:eastAsia="Times New Roman" w:hAnsi="Calibri" w:cs="Calibri"/>
                <w:kern w:val="0"/>
                <w:sz w:val="22"/>
                <w:lang w:val="en-US"/>
                <w14:ligatures w14:val="none"/>
              </w:rPr>
              <w:t>Erogato</w:t>
            </w:r>
            <w:proofErr w:type="spellEnd"/>
          </w:p>
        </w:tc>
        <w:tc>
          <w:tcPr>
            <w:tcW w:w="3320" w:type="dxa"/>
            <w:vAlign w:val="center"/>
            <w:tcPrChange w:id="155" w:author="Portogallo, Sara" w:date="2026-02-02T16:46:00Z">
              <w:tcPr>
                <w:tcW w:w="3320" w:type="dxa"/>
                <w:gridSpan w:val="2"/>
                <w:tcBorders>
                  <w:top w:val="single" w:sz="4" w:space="0" w:color="auto"/>
                  <w:left w:val="single" w:sz="4" w:space="0" w:color="auto"/>
                  <w:bottom w:val="single" w:sz="4" w:space="0" w:color="auto"/>
                  <w:right w:val="single" w:sz="4" w:space="0" w:color="auto"/>
                </w:tcBorders>
                <w:vAlign w:val="center"/>
              </w:tcPr>
            </w:tcPrChange>
          </w:tcPr>
          <w:p w14:paraId="42478014" w14:textId="71E26A99" w:rsidR="003E3C26" w:rsidRPr="002476AD" w:rsidRDefault="004166CA">
            <w:pPr>
              <w:rPr>
                <w:rFonts w:ascii="Calibri" w:eastAsia="Times New Roman" w:hAnsi="Calibri" w:cs="Calibri"/>
                <w:kern w:val="0"/>
                <w:sz w:val="22"/>
                <w:lang w:val="it-IT"/>
                <w14:ligatures w14:val="none"/>
              </w:rPr>
            </w:pPr>
            <w:r w:rsidRPr="004166CA">
              <w:rPr>
                <w:rFonts w:ascii="Calibri" w:eastAsia="Times New Roman" w:hAnsi="Calibri" w:cs="Calibri"/>
                <w:kern w:val="0"/>
                <w:sz w:val="22"/>
                <w:lang w:val="it-IT"/>
                <w14:ligatures w14:val="none"/>
              </w:rPr>
              <w:t>Cambio di aggiornamento stato del lead</w:t>
            </w:r>
            <w:ins w:id="156" w:author="Castelli, Alessandro" w:date="2026-02-02T17:26:00Z">
              <w:r w:rsidR="00166F0C">
                <w:rPr>
                  <w:rFonts w:ascii="Calibri" w:eastAsia="Times New Roman" w:hAnsi="Calibri" w:cs="Calibri"/>
                  <w:kern w:val="0"/>
                  <w:sz w:val="22"/>
                  <w:lang w:val="it-IT"/>
                  <w14:ligatures w14:val="none"/>
                </w:rPr>
                <w:t xml:space="preserve"> mutui</w:t>
              </w:r>
            </w:ins>
            <w:r w:rsidRPr="004166CA">
              <w:rPr>
                <w:rFonts w:ascii="Calibri" w:eastAsia="Times New Roman" w:hAnsi="Calibri" w:cs="Calibri"/>
                <w:kern w:val="0"/>
                <w:sz w:val="22"/>
                <w:lang w:val="it-IT"/>
                <w14:ligatures w14:val="none"/>
              </w:rPr>
              <w:t xml:space="preserve"> ripreso da tool mutui</w:t>
            </w:r>
          </w:p>
        </w:tc>
      </w:tr>
      <w:tr w:rsidR="00FD35FE" w:rsidRPr="003E7153" w14:paraId="5BDECF3C" w14:textId="77777777" w:rsidTr="00C7140F">
        <w:trPr>
          <w:trHeight w:val="926"/>
          <w:ins w:id="157" w:author="Portogallo, Sara" w:date="2026-02-02T16:46:00Z"/>
          <w:trPrChange w:id="158" w:author="Portogallo, Sara" w:date="2026-02-02T16:46:00Z">
            <w:trPr>
              <w:gridBefore w:val="1"/>
              <w:gridAfter w:val="0"/>
              <w:trHeight w:val="926"/>
            </w:trPr>
          </w:trPrChange>
        </w:trPr>
        <w:tc>
          <w:tcPr>
            <w:tcW w:w="1720" w:type="dxa"/>
            <w:vAlign w:val="center"/>
            <w:tcPrChange w:id="159" w:author="Portogallo, Sara" w:date="2026-02-02T16:46:00Z">
              <w:tcPr>
                <w:tcW w:w="1720" w:type="dxa"/>
                <w:tcBorders>
                  <w:top w:val="single" w:sz="4" w:space="0" w:color="auto"/>
                  <w:left w:val="single" w:sz="4" w:space="0" w:color="auto"/>
                  <w:bottom w:val="single" w:sz="4" w:space="0" w:color="auto"/>
                  <w:right w:val="single" w:sz="4" w:space="0" w:color="auto"/>
                </w:tcBorders>
                <w:vAlign w:val="center"/>
              </w:tcPr>
            </w:tcPrChange>
          </w:tcPr>
          <w:p w14:paraId="5BDDAB76" w14:textId="28490576" w:rsidR="00FD35FE" w:rsidRDefault="00C7140F">
            <w:pPr>
              <w:rPr>
                <w:ins w:id="160" w:author="Portogallo, Sara" w:date="2026-02-02T16:46:00Z"/>
                <w:rFonts w:ascii="Calibri" w:eastAsia="Times New Roman" w:hAnsi="Calibri" w:cs="Calibri"/>
                <w:kern w:val="0"/>
                <w:sz w:val="22"/>
                <w:lang w:val="en-US"/>
                <w14:ligatures w14:val="none"/>
              </w:rPr>
            </w:pPr>
            <w:proofErr w:type="spellStart"/>
            <w:ins w:id="161" w:author="Portogallo, Sara" w:date="2026-02-02T16:46:00Z">
              <w:r>
                <w:rPr>
                  <w:rFonts w:ascii="Calibri" w:eastAsia="Times New Roman" w:hAnsi="Calibri" w:cs="Calibri"/>
                  <w:kern w:val="0"/>
                  <w:sz w:val="22"/>
                  <w:lang w:val="en-US"/>
                  <w14:ligatures w14:val="none"/>
                </w:rPr>
                <w:t>Chiusa</w:t>
              </w:r>
              <w:proofErr w:type="spellEnd"/>
            </w:ins>
          </w:p>
        </w:tc>
        <w:tc>
          <w:tcPr>
            <w:tcW w:w="3320" w:type="dxa"/>
            <w:vAlign w:val="center"/>
            <w:tcPrChange w:id="162" w:author="Portogallo, Sara" w:date="2026-02-02T16:46:00Z">
              <w:tcPr>
                <w:tcW w:w="3320" w:type="dxa"/>
                <w:gridSpan w:val="2"/>
                <w:tcBorders>
                  <w:top w:val="single" w:sz="4" w:space="0" w:color="auto"/>
                  <w:left w:val="single" w:sz="4" w:space="0" w:color="auto"/>
                  <w:bottom w:val="single" w:sz="4" w:space="0" w:color="auto"/>
                  <w:right w:val="single" w:sz="4" w:space="0" w:color="auto"/>
                </w:tcBorders>
                <w:vAlign w:val="center"/>
              </w:tcPr>
            </w:tcPrChange>
          </w:tcPr>
          <w:p w14:paraId="6207AF59" w14:textId="593119A3" w:rsidR="00FD35FE" w:rsidRPr="004166CA" w:rsidRDefault="00C7140F">
            <w:pPr>
              <w:rPr>
                <w:ins w:id="163" w:author="Portogallo, Sara" w:date="2026-02-02T16:46:00Z"/>
                <w:rFonts w:ascii="Calibri" w:eastAsia="Times New Roman" w:hAnsi="Calibri" w:cs="Calibri"/>
                <w:kern w:val="0"/>
                <w:sz w:val="22"/>
                <w:lang w:val="it-IT"/>
                <w14:ligatures w14:val="none"/>
              </w:rPr>
            </w:pPr>
            <w:ins w:id="164" w:author="Portogallo, Sara" w:date="2026-02-02T16:46:00Z">
              <w:r w:rsidRPr="00C7140F">
                <w:rPr>
                  <w:rFonts w:ascii="Calibri" w:eastAsia="Times New Roman" w:hAnsi="Calibri" w:cs="Calibri"/>
                  <w:kern w:val="0"/>
                  <w:sz w:val="22"/>
                  <w:lang w:val="it-IT"/>
                  <w14:ligatures w14:val="none"/>
                </w:rPr>
                <w:t>Stato di qualsiasi lead una volta applicato esito definitivo</w:t>
              </w:r>
            </w:ins>
          </w:p>
        </w:tc>
      </w:tr>
    </w:tbl>
    <w:p w14:paraId="3F2B0E1C" w14:textId="77777777" w:rsidR="00C430BE" w:rsidRDefault="00C430BE" w:rsidP="00BB5ED5">
      <w:pPr>
        <w:pStyle w:val="ListParagraph"/>
        <w:ind w:left="714"/>
        <w:rPr>
          <w:bCs/>
          <w:lang w:val="it-IT"/>
        </w:rPr>
      </w:pPr>
    </w:p>
    <w:p w14:paraId="5874A194" w14:textId="277416A3" w:rsidR="002B202F" w:rsidRPr="002B202F" w:rsidRDefault="002B202F" w:rsidP="002B202F">
      <w:pPr>
        <w:pStyle w:val="ListParagraph"/>
        <w:numPr>
          <w:ilvl w:val="0"/>
          <w:numId w:val="7"/>
        </w:numPr>
        <w:ind w:left="714" w:hanging="357"/>
        <w:rPr>
          <w:bCs/>
          <w:lang w:val="it-IT"/>
        </w:rPr>
      </w:pPr>
      <w:r w:rsidRPr="002B202F">
        <w:rPr>
          <w:bCs/>
          <w:lang w:val="it-IT"/>
        </w:rPr>
        <w:t>Di seguito si rappresenta</w:t>
      </w:r>
      <w:r>
        <w:rPr>
          <w:bCs/>
          <w:lang w:val="it-IT"/>
        </w:rPr>
        <w:t xml:space="preserve"> le possibili casistic</w:t>
      </w:r>
      <w:r w:rsidR="007E53F1">
        <w:rPr>
          <w:bCs/>
          <w:lang w:val="it-IT"/>
        </w:rPr>
        <w:t>he di rimando di gestione lead, suggerimenti, proposte da parte della rete al Servizio clienti</w:t>
      </w:r>
    </w:p>
    <w:tbl>
      <w:tblPr>
        <w:tblW w:w="8400" w:type="dxa"/>
        <w:tblLook w:val="04A0" w:firstRow="1" w:lastRow="0" w:firstColumn="1" w:lastColumn="0" w:noHBand="0" w:noVBand="1"/>
      </w:tblPr>
      <w:tblGrid>
        <w:gridCol w:w="1720"/>
        <w:gridCol w:w="3320"/>
        <w:gridCol w:w="3360"/>
      </w:tblGrid>
      <w:tr w:rsidR="00D67F86" w:rsidRPr="00D67F86" w14:paraId="014E0333" w14:textId="77777777" w:rsidTr="00D67F86">
        <w:trPr>
          <w:trHeight w:val="489"/>
        </w:trPr>
        <w:tc>
          <w:tcPr>
            <w:tcW w:w="172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6DF03ECD" w14:textId="77777777" w:rsidR="00D67F86" w:rsidRPr="00D67F86" w:rsidRDefault="00D67F86" w:rsidP="00D67F86">
            <w:pPr>
              <w:rPr>
                <w:rFonts w:ascii="Calibri" w:eastAsia="Times New Roman" w:hAnsi="Calibri" w:cs="Calibri"/>
                <w:color w:val="FFFFFF"/>
                <w:kern w:val="0"/>
                <w:sz w:val="22"/>
                <w:lang w:val="en-US"/>
                <w14:ligatures w14:val="none"/>
              </w:rPr>
            </w:pPr>
            <w:r w:rsidRPr="00D67F86">
              <w:rPr>
                <w:rFonts w:ascii="Calibri" w:eastAsia="Times New Roman" w:hAnsi="Calibri" w:cs="Calibri"/>
                <w:color w:val="FFFFFF"/>
                <w:kern w:val="0"/>
                <w:sz w:val="22"/>
                <w:lang w:val="en-US"/>
                <w14:ligatures w14:val="none"/>
              </w:rPr>
              <w:t>Gestione lead</w:t>
            </w:r>
          </w:p>
        </w:tc>
        <w:tc>
          <w:tcPr>
            <w:tcW w:w="3320" w:type="dxa"/>
            <w:tcBorders>
              <w:top w:val="single" w:sz="8" w:space="0" w:color="auto"/>
              <w:left w:val="nil"/>
              <w:bottom w:val="single" w:sz="8" w:space="0" w:color="auto"/>
              <w:right w:val="single" w:sz="8" w:space="0" w:color="auto"/>
            </w:tcBorders>
            <w:shd w:val="clear" w:color="000000" w:fill="4472C4"/>
            <w:noWrap/>
            <w:vAlign w:val="center"/>
            <w:hideMark/>
          </w:tcPr>
          <w:p w14:paraId="34A62E7E" w14:textId="3AF35177" w:rsidR="00D67F86" w:rsidRPr="00D67F86" w:rsidRDefault="007E53F1" w:rsidP="00D67F86">
            <w:pPr>
              <w:rPr>
                <w:rFonts w:ascii="Calibri" w:eastAsia="Times New Roman" w:hAnsi="Calibri" w:cs="Calibri"/>
                <w:color w:val="FFFFFF"/>
                <w:kern w:val="0"/>
                <w:sz w:val="22"/>
                <w:lang w:val="en-US"/>
                <w14:ligatures w14:val="none"/>
              </w:rPr>
            </w:pPr>
            <w:r>
              <w:rPr>
                <w:rFonts w:ascii="Calibri" w:eastAsia="Times New Roman" w:hAnsi="Calibri" w:cs="Calibri"/>
                <w:color w:val="FFFFFF"/>
                <w:kern w:val="0"/>
                <w:sz w:val="22"/>
                <w:lang w:val="en-US"/>
                <w14:ligatures w14:val="none"/>
              </w:rPr>
              <w:t>Se p</w:t>
            </w:r>
            <w:r w:rsidR="00D67F86" w:rsidRPr="00D67F86">
              <w:rPr>
                <w:rFonts w:ascii="Calibri" w:eastAsia="Times New Roman" w:hAnsi="Calibri" w:cs="Calibri"/>
                <w:color w:val="FFFFFF"/>
                <w:kern w:val="0"/>
                <w:sz w:val="22"/>
                <w:lang w:val="en-US"/>
                <w14:ligatures w14:val="none"/>
              </w:rPr>
              <w:t xml:space="preserve">rima </w:t>
            </w:r>
            <w:proofErr w:type="spellStart"/>
            <w:r w:rsidR="00D67F86" w:rsidRPr="00D67F86">
              <w:rPr>
                <w:rFonts w:ascii="Calibri" w:eastAsia="Times New Roman" w:hAnsi="Calibri" w:cs="Calibri"/>
                <w:color w:val="FFFFFF"/>
                <w:kern w:val="0"/>
                <w:sz w:val="22"/>
                <w:lang w:val="en-US"/>
                <w14:ligatures w14:val="none"/>
              </w:rPr>
              <w:t>lavorazione</w:t>
            </w:r>
            <w:proofErr w:type="spellEnd"/>
            <w:r w:rsidR="00D67F86" w:rsidRPr="00D67F86">
              <w:rPr>
                <w:rFonts w:ascii="Calibri" w:eastAsia="Times New Roman" w:hAnsi="Calibri" w:cs="Calibri"/>
                <w:color w:val="FFFFFF"/>
                <w:kern w:val="0"/>
                <w:sz w:val="22"/>
                <w:lang w:val="en-US"/>
                <w14:ligatures w14:val="none"/>
              </w:rPr>
              <w:t xml:space="preserve"> rete</w:t>
            </w:r>
          </w:p>
        </w:tc>
        <w:tc>
          <w:tcPr>
            <w:tcW w:w="3360" w:type="dxa"/>
            <w:tcBorders>
              <w:top w:val="single" w:sz="8" w:space="0" w:color="auto"/>
              <w:left w:val="nil"/>
              <w:bottom w:val="single" w:sz="8" w:space="0" w:color="auto"/>
              <w:right w:val="single" w:sz="8" w:space="0" w:color="auto"/>
            </w:tcBorders>
            <w:shd w:val="clear" w:color="000000" w:fill="4472C4"/>
            <w:noWrap/>
            <w:vAlign w:val="center"/>
            <w:hideMark/>
          </w:tcPr>
          <w:p w14:paraId="66526087" w14:textId="2A53BBD0" w:rsidR="00D67F86" w:rsidRPr="00D67F86" w:rsidRDefault="007E53F1" w:rsidP="00D67F86">
            <w:pPr>
              <w:rPr>
                <w:rFonts w:ascii="Calibri" w:eastAsia="Times New Roman" w:hAnsi="Calibri" w:cs="Calibri"/>
                <w:color w:val="FFFFFF"/>
                <w:kern w:val="0"/>
                <w:sz w:val="22"/>
                <w:lang w:val="en-US"/>
                <w14:ligatures w14:val="none"/>
              </w:rPr>
            </w:pPr>
            <w:r>
              <w:rPr>
                <w:rFonts w:ascii="Calibri" w:eastAsia="Times New Roman" w:hAnsi="Calibri" w:cs="Calibri"/>
                <w:color w:val="FFFFFF"/>
                <w:kern w:val="0"/>
                <w:sz w:val="22"/>
                <w:lang w:val="en-US"/>
                <w14:ligatures w14:val="none"/>
              </w:rPr>
              <w:t xml:space="preserve">Se </w:t>
            </w:r>
            <w:r w:rsidR="00D67F86" w:rsidRPr="00D67F86">
              <w:rPr>
                <w:rFonts w:ascii="Calibri" w:eastAsia="Times New Roman" w:hAnsi="Calibri" w:cs="Calibri"/>
                <w:color w:val="FFFFFF"/>
                <w:kern w:val="0"/>
                <w:sz w:val="22"/>
                <w:lang w:val="en-US"/>
                <w14:ligatures w14:val="none"/>
              </w:rPr>
              <w:t xml:space="preserve">Prima </w:t>
            </w:r>
            <w:proofErr w:type="spellStart"/>
            <w:r w:rsidR="00D67F86" w:rsidRPr="00D67F86">
              <w:rPr>
                <w:rFonts w:ascii="Calibri" w:eastAsia="Times New Roman" w:hAnsi="Calibri" w:cs="Calibri"/>
                <w:color w:val="FFFFFF"/>
                <w:kern w:val="0"/>
                <w:sz w:val="22"/>
                <w:lang w:val="en-US"/>
                <w14:ligatures w14:val="none"/>
              </w:rPr>
              <w:t>lavorazione</w:t>
            </w:r>
            <w:proofErr w:type="spellEnd"/>
            <w:r w:rsidR="00D67F86" w:rsidRPr="00D67F86">
              <w:rPr>
                <w:rFonts w:ascii="Calibri" w:eastAsia="Times New Roman" w:hAnsi="Calibri" w:cs="Calibri"/>
                <w:color w:val="FFFFFF"/>
                <w:kern w:val="0"/>
                <w:sz w:val="22"/>
                <w:lang w:val="en-US"/>
                <w14:ligatures w14:val="none"/>
              </w:rPr>
              <w:t xml:space="preserve"> SC</w:t>
            </w:r>
          </w:p>
        </w:tc>
      </w:tr>
      <w:tr w:rsidR="00D67F86" w:rsidRPr="003E7153" w14:paraId="3F7A14DF" w14:textId="77777777" w:rsidTr="00D67F86">
        <w:trPr>
          <w:trHeight w:val="926"/>
        </w:trPr>
        <w:tc>
          <w:tcPr>
            <w:tcW w:w="1720" w:type="dxa"/>
            <w:tcBorders>
              <w:top w:val="nil"/>
              <w:left w:val="single" w:sz="8" w:space="0" w:color="auto"/>
              <w:bottom w:val="single" w:sz="8" w:space="0" w:color="auto"/>
              <w:right w:val="single" w:sz="8" w:space="0" w:color="auto"/>
            </w:tcBorders>
            <w:vAlign w:val="center"/>
            <w:hideMark/>
          </w:tcPr>
          <w:p w14:paraId="28DD5B13"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 xml:space="preserve">Lead </w:t>
            </w:r>
            <w:proofErr w:type="spellStart"/>
            <w:r w:rsidRPr="00D67F86">
              <w:rPr>
                <w:rFonts w:ascii="Calibri" w:eastAsia="Times New Roman" w:hAnsi="Calibri" w:cs="Calibri"/>
                <w:kern w:val="0"/>
                <w:sz w:val="22"/>
                <w:lang w:val="en-US"/>
                <w14:ligatures w14:val="none"/>
              </w:rPr>
              <w:t>esplicite</w:t>
            </w:r>
            <w:proofErr w:type="spellEnd"/>
          </w:p>
        </w:tc>
        <w:tc>
          <w:tcPr>
            <w:tcW w:w="3320" w:type="dxa"/>
            <w:tcBorders>
              <w:top w:val="nil"/>
              <w:left w:val="nil"/>
              <w:bottom w:val="single" w:sz="8" w:space="0" w:color="auto"/>
              <w:right w:val="single" w:sz="8" w:space="0" w:color="auto"/>
            </w:tcBorders>
            <w:vAlign w:val="center"/>
            <w:hideMark/>
          </w:tcPr>
          <w:p w14:paraId="4EFBAD70" w14:textId="73E27A83" w:rsidR="00D67F86" w:rsidRPr="00D67F86" w:rsidRDefault="00D67F86" w:rsidP="00D67F86">
            <w:pPr>
              <w:rPr>
                <w:rFonts w:ascii="Calibri" w:eastAsia="Times New Roman" w:hAnsi="Calibri" w:cs="Calibri"/>
                <w:kern w:val="0"/>
                <w:sz w:val="22"/>
                <w:lang w:val="it-IT"/>
                <w14:ligatures w14:val="none"/>
              </w:rPr>
            </w:pPr>
            <w:r w:rsidRPr="00D67F86">
              <w:rPr>
                <w:rFonts w:ascii="Calibri" w:eastAsia="Times New Roman" w:hAnsi="Calibri" w:cs="Calibri"/>
                <w:kern w:val="0"/>
                <w:sz w:val="22"/>
                <w:lang w:val="it-IT"/>
                <w14:ligatures w14:val="none"/>
              </w:rPr>
              <w:t xml:space="preserve">Possibile rimando </w:t>
            </w:r>
            <w:r w:rsidR="00F14F5C" w:rsidRPr="00D67F86">
              <w:rPr>
                <w:rFonts w:ascii="Calibri" w:eastAsia="Times New Roman" w:hAnsi="Calibri" w:cs="Calibri"/>
                <w:kern w:val="0"/>
                <w:sz w:val="22"/>
                <w:lang w:val="it-IT"/>
                <w14:ligatures w14:val="none"/>
              </w:rPr>
              <w:t>a</w:t>
            </w:r>
            <w:r w:rsidRPr="00D67F86">
              <w:rPr>
                <w:rFonts w:ascii="Calibri" w:eastAsia="Times New Roman" w:hAnsi="Calibri" w:cs="Calibri"/>
                <w:kern w:val="0"/>
                <w:sz w:val="22"/>
                <w:lang w:val="it-IT"/>
                <w14:ligatures w14:val="none"/>
              </w:rPr>
              <w:t xml:space="preserve"> SC, all’effettuazione del </w:t>
            </w:r>
            <w:proofErr w:type="gramStart"/>
            <w:r w:rsidRPr="00D67F86">
              <w:rPr>
                <w:rFonts w:ascii="Calibri" w:eastAsia="Times New Roman" w:hAnsi="Calibri" w:cs="Calibri"/>
                <w:kern w:val="0"/>
                <w:sz w:val="22"/>
                <w:lang w:val="it-IT"/>
                <w14:ligatures w14:val="none"/>
              </w:rPr>
              <w:t>3</w:t>
            </w:r>
            <w:proofErr w:type="gramEnd"/>
            <w:r w:rsidRPr="00D67F86">
              <w:rPr>
                <w:rFonts w:ascii="Calibri" w:eastAsia="Times New Roman" w:hAnsi="Calibri" w:cs="Calibri"/>
                <w:kern w:val="0"/>
                <w:sz w:val="22"/>
                <w:lang w:val="it-IT"/>
                <w14:ligatures w14:val="none"/>
              </w:rPr>
              <w:t xml:space="preserve"> tentativo</w:t>
            </w:r>
          </w:p>
        </w:tc>
        <w:tc>
          <w:tcPr>
            <w:tcW w:w="3360" w:type="dxa"/>
            <w:tcBorders>
              <w:top w:val="nil"/>
              <w:left w:val="nil"/>
              <w:bottom w:val="single" w:sz="8" w:space="0" w:color="auto"/>
              <w:right w:val="single" w:sz="8" w:space="0" w:color="auto"/>
            </w:tcBorders>
            <w:vAlign w:val="center"/>
            <w:hideMark/>
          </w:tcPr>
          <w:p w14:paraId="2839763F" w14:textId="24BBDC08" w:rsidR="00D67F86" w:rsidRPr="00D67F86" w:rsidRDefault="00D67F86" w:rsidP="00D67F86">
            <w:pPr>
              <w:rPr>
                <w:rFonts w:ascii="Calibri" w:eastAsia="Times New Roman" w:hAnsi="Calibri" w:cs="Calibri"/>
                <w:kern w:val="0"/>
                <w:sz w:val="22"/>
                <w:lang w:val="it-IT"/>
                <w14:ligatures w14:val="none"/>
              </w:rPr>
            </w:pPr>
            <w:r w:rsidRPr="00D67F86">
              <w:rPr>
                <w:rFonts w:ascii="Calibri" w:eastAsia="Times New Roman" w:hAnsi="Calibri" w:cs="Calibri"/>
                <w:kern w:val="0"/>
                <w:sz w:val="22"/>
                <w:lang w:val="it-IT"/>
                <w14:ligatures w14:val="none"/>
              </w:rPr>
              <w:t xml:space="preserve">Non possibile rimando </w:t>
            </w:r>
            <w:r w:rsidR="00417B9E" w:rsidRPr="00D67F86">
              <w:rPr>
                <w:rFonts w:ascii="Calibri" w:eastAsia="Times New Roman" w:hAnsi="Calibri" w:cs="Calibri"/>
                <w:kern w:val="0"/>
                <w:sz w:val="22"/>
                <w:lang w:val="it-IT"/>
                <w14:ligatures w14:val="none"/>
              </w:rPr>
              <w:t>a</w:t>
            </w:r>
            <w:r w:rsidRPr="00D67F86">
              <w:rPr>
                <w:rFonts w:ascii="Calibri" w:eastAsia="Times New Roman" w:hAnsi="Calibri" w:cs="Calibri"/>
                <w:kern w:val="0"/>
                <w:sz w:val="22"/>
                <w:lang w:val="it-IT"/>
                <w14:ligatures w14:val="none"/>
              </w:rPr>
              <w:t xml:space="preserve"> SC, chiusura </w:t>
            </w:r>
            <w:r w:rsidR="005B637E">
              <w:rPr>
                <w:rFonts w:ascii="Calibri" w:eastAsia="Times New Roman" w:hAnsi="Calibri" w:cs="Calibri"/>
                <w:kern w:val="0"/>
                <w:sz w:val="22"/>
                <w:lang w:val="it-IT"/>
                <w14:ligatures w14:val="none"/>
              </w:rPr>
              <w:t>automatica</w:t>
            </w:r>
            <w:r w:rsidRPr="00D67F86">
              <w:rPr>
                <w:rFonts w:ascii="Calibri" w:eastAsia="Times New Roman" w:hAnsi="Calibri" w:cs="Calibri"/>
                <w:kern w:val="0"/>
                <w:sz w:val="22"/>
                <w:lang w:val="it-IT"/>
                <w14:ligatures w14:val="none"/>
              </w:rPr>
              <w:t xml:space="preserve"> dopo effettuazione </w:t>
            </w:r>
            <w:proofErr w:type="gramStart"/>
            <w:r w:rsidRPr="00D67F86">
              <w:rPr>
                <w:rFonts w:ascii="Calibri" w:eastAsia="Times New Roman" w:hAnsi="Calibri" w:cs="Calibri"/>
                <w:kern w:val="0"/>
                <w:sz w:val="22"/>
                <w:lang w:val="it-IT"/>
                <w14:ligatures w14:val="none"/>
              </w:rPr>
              <w:t>3</w:t>
            </w:r>
            <w:proofErr w:type="gramEnd"/>
            <w:r w:rsidRPr="00D67F86">
              <w:rPr>
                <w:rFonts w:ascii="Calibri" w:eastAsia="Times New Roman" w:hAnsi="Calibri" w:cs="Calibri"/>
                <w:kern w:val="0"/>
                <w:sz w:val="22"/>
                <w:lang w:val="it-IT"/>
                <w14:ligatures w14:val="none"/>
              </w:rPr>
              <w:t xml:space="preserve"> tentativi di contatto </w:t>
            </w:r>
          </w:p>
        </w:tc>
      </w:tr>
      <w:tr w:rsidR="00D67F86" w:rsidRPr="003E7153" w14:paraId="213373C5" w14:textId="77777777" w:rsidTr="00D67F86">
        <w:trPr>
          <w:trHeight w:val="926"/>
        </w:trPr>
        <w:tc>
          <w:tcPr>
            <w:tcW w:w="1720" w:type="dxa"/>
            <w:tcBorders>
              <w:top w:val="nil"/>
              <w:left w:val="single" w:sz="8" w:space="0" w:color="auto"/>
              <w:bottom w:val="single" w:sz="8" w:space="0" w:color="auto"/>
              <w:right w:val="single" w:sz="8" w:space="0" w:color="auto"/>
            </w:tcBorders>
            <w:vAlign w:val="center"/>
            <w:hideMark/>
          </w:tcPr>
          <w:p w14:paraId="497F7B83"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 xml:space="preserve">Lead </w:t>
            </w:r>
            <w:proofErr w:type="spellStart"/>
            <w:r w:rsidRPr="00D67F86">
              <w:rPr>
                <w:rFonts w:ascii="Calibri" w:eastAsia="Times New Roman" w:hAnsi="Calibri" w:cs="Calibri"/>
                <w:kern w:val="0"/>
                <w:sz w:val="22"/>
                <w:lang w:val="en-US"/>
                <w14:ligatures w14:val="none"/>
              </w:rPr>
              <w:t>implicite</w:t>
            </w:r>
            <w:proofErr w:type="spellEnd"/>
          </w:p>
        </w:tc>
        <w:tc>
          <w:tcPr>
            <w:tcW w:w="3320" w:type="dxa"/>
            <w:tcBorders>
              <w:top w:val="nil"/>
              <w:left w:val="nil"/>
              <w:bottom w:val="single" w:sz="8" w:space="0" w:color="auto"/>
              <w:right w:val="single" w:sz="8" w:space="0" w:color="auto"/>
            </w:tcBorders>
            <w:vAlign w:val="center"/>
            <w:hideMark/>
          </w:tcPr>
          <w:p w14:paraId="3AB23BE3" w14:textId="04D2644B" w:rsidR="00D67F86" w:rsidRPr="00D67F86" w:rsidRDefault="00D67F86" w:rsidP="00D67F86">
            <w:pPr>
              <w:rPr>
                <w:rFonts w:ascii="Calibri" w:eastAsia="Times New Roman" w:hAnsi="Calibri" w:cs="Calibri"/>
                <w:kern w:val="0"/>
                <w:sz w:val="22"/>
                <w:lang w:val="it-IT"/>
                <w14:ligatures w14:val="none"/>
              </w:rPr>
            </w:pPr>
            <w:r w:rsidRPr="00D67F86">
              <w:rPr>
                <w:rFonts w:ascii="Calibri" w:eastAsia="Times New Roman" w:hAnsi="Calibri" w:cs="Calibri"/>
                <w:kern w:val="0"/>
                <w:sz w:val="22"/>
                <w:lang w:val="it-IT"/>
                <w14:ligatures w14:val="none"/>
              </w:rPr>
              <w:t xml:space="preserve">Possibile rimando </w:t>
            </w:r>
            <w:r w:rsidR="00F14F5C" w:rsidRPr="00D67F86">
              <w:rPr>
                <w:rFonts w:ascii="Calibri" w:eastAsia="Times New Roman" w:hAnsi="Calibri" w:cs="Calibri"/>
                <w:kern w:val="0"/>
                <w:sz w:val="22"/>
                <w:lang w:val="it-IT"/>
                <w14:ligatures w14:val="none"/>
              </w:rPr>
              <w:t>a</w:t>
            </w:r>
            <w:r w:rsidRPr="00D67F86">
              <w:rPr>
                <w:rFonts w:ascii="Calibri" w:eastAsia="Times New Roman" w:hAnsi="Calibri" w:cs="Calibri"/>
                <w:kern w:val="0"/>
                <w:sz w:val="22"/>
                <w:lang w:val="it-IT"/>
                <w14:ligatures w14:val="none"/>
              </w:rPr>
              <w:t xml:space="preserve"> SC, all’effettuazione del </w:t>
            </w:r>
            <w:proofErr w:type="gramStart"/>
            <w:r w:rsidRPr="00D67F86">
              <w:rPr>
                <w:rFonts w:ascii="Calibri" w:eastAsia="Times New Roman" w:hAnsi="Calibri" w:cs="Calibri"/>
                <w:kern w:val="0"/>
                <w:sz w:val="22"/>
                <w:lang w:val="it-IT"/>
                <w14:ligatures w14:val="none"/>
              </w:rPr>
              <w:t>3</w:t>
            </w:r>
            <w:proofErr w:type="gramEnd"/>
            <w:r w:rsidRPr="00D67F86">
              <w:rPr>
                <w:rFonts w:ascii="Calibri" w:eastAsia="Times New Roman" w:hAnsi="Calibri" w:cs="Calibri"/>
                <w:kern w:val="0"/>
                <w:sz w:val="22"/>
                <w:lang w:val="it-IT"/>
                <w14:ligatures w14:val="none"/>
              </w:rPr>
              <w:t xml:space="preserve"> tentativo</w:t>
            </w:r>
          </w:p>
        </w:tc>
        <w:tc>
          <w:tcPr>
            <w:tcW w:w="3360" w:type="dxa"/>
            <w:tcBorders>
              <w:top w:val="nil"/>
              <w:left w:val="nil"/>
              <w:bottom w:val="single" w:sz="8" w:space="0" w:color="auto"/>
              <w:right w:val="single" w:sz="8" w:space="0" w:color="auto"/>
            </w:tcBorders>
            <w:vAlign w:val="center"/>
            <w:hideMark/>
          </w:tcPr>
          <w:p w14:paraId="62B05180" w14:textId="2D8AFC04" w:rsidR="00D67F86" w:rsidRPr="00D67F86" w:rsidRDefault="00D67F86" w:rsidP="00D67F86">
            <w:pPr>
              <w:rPr>
                <w:rFonts w:ascii="Calibri" w:eastAsia="Times New Roman" w:hAnsi="Calibri" w:cs="Calibri"/>
                <w:kern w:val="0"/>
                <w:sz w:val="22"/>
                <w:lang w:val="it-IT"/>
                <w14:ligatures w14:val="none"/>
              </w:rPr>
            </w:pPr>
            <w:r w:rsidRPr="00D67F86">
              <w:rPr>
                <w:rFonts w:ascii="Calibri" w:eastAsia="Times New Roman" w:hAnsi="Calibri" w:cs="Calibri"/>
                <w:kern w:val="0"/>
                <w:sz w:val="22"/>
                <w:lang w:val="it-IT"/>
                <w14:ligatures w14:val="none"/>
              </w:rPr>
              <w:t xml:space="preserve">Non possibile rimando </w:t>
            </w:r>
            <w:r w:rsidR="00417B9E" w:rsidRPr="00D67F86">
              <w:rPr>
                <w:rFonts w:ascii="Calibri" w:eastAsia="Times New Roman" w:hAnsi="Calibri" w:cs="Calibri"/>
                <w:kern w:val="0"/>
                <w:sz w:val="22"/>
                <w:lang w:val="it-IT"/>
                <w14:ligatures w14:val="none"/>
              </w:rPr>
              <w:t>a</w:t>
            </w:r>
            <w:r w:rsidRPr="00D67F86">
              <w:rPr>
                <w:rFonts w:ascii="Calibri" w:eastAsia="Times New Roman" w:hAnsi="Calibri" w:cs="Calibri"/>
                <w:kern w:val="0"/>
                <w:sz w:val="22"/>
                <w:lang w:val="it-IT"/>
                <w14:ligatures w14:val="none"/>
              </w:rPr>
              <w:t xml:space="preserve"> SC, chiusura </w:t>
            </w:r>
            <w:r w:rsidR="005B637E">
              <w:rPr>
                <w:rFonts w:ascii="Calibri" w:eastAsia="Times New Roman" w:hAnsi="Calibri" w:cs="Calibri"/>
                <w:kern w:val="0"/>
                <w:sz w:val="22"/>
                <w:lang w:val="it-IT"/>
                <w14:ligatures w14:val="none"/>
              </w:rPr>
              <w:t>automatica</w:t>
            </w:r>
            <w:r w:rsidRPr="00D67F86">
              <w:rPr>
                <w:rFonts w:ascii="Calibri" w:eastAsia="Times New Roman" w:hAnsi="Calibri" w:cs="Calibri"/>
                <w:kern w:val="0"/>
                <w:sz w:val="22"/>
                <w:lang w:val="it-IT"/>
                <w14:ligatures w14:val="none"/>
              </w:rPr>
              <w:t xml:space="preserve"> dopo effettuazione </w:t>
            </w:r>
            <w:proofErr w:type="gramStart"/>
            <w:r w:rsidRPr="00D67F86">
              <w:rPr>
                <w:rFonts w:ascii="Calibri" w:eastAsia="Times New Roman" w:hAnsi="Calibri" w:cs="Calibri"/>
                <w:kern w:val="0"/>
                <w:sz w:val="22"/>
                <w:lang w:val="it-IT"/>
                <w14:ligatures w14:val="none"/>
              </w:rPr>
              <w:t>3</w:t>
            </w:r>
            <w:proofErr w:type="gramEnd"/>
            <w:r w:rsidRPr="00D67F86">
              <w:rPr>
                <w:rFonts w:ascii="Calibri" w:eastAsia="Times New Roman" w:hAnsi="Calibri" w:cs="Calibri"/>
                <w:kern w:val="0"/>
                <w:sz w:val="22"/>
                <w:lang w:val="it-IT"/>
                <w14:ligatures w14:val="none"/>
              </w:rPr>
              <w:t xml:space="preserve"> tentativi di contatto</w:t>
            </w:r>
          </w:p>
        </w:tc>
      </w:tr>
      <w:tr w:rsidR="00D67F86" w:rsidRPr="002476AD" w14:paraId="62BB70F9" w14:textId="77777777" w:rsidTr="00D67F86">
        <w:trPr>
          <w:trHeight w:val="926"/>
        </w:trPr>
        <w:tc>
          <w:tcPr>
            <w:tcW w:w="1720" w:type="dxa"/>
            <w:tcBorders>
              <w:top w:val="nil"/>
              <w:left w:val="single" w:sz="8" w:space="0" w:color="auto"/>
              <w:bottom w:val="single" w:sz="8" w:space="0" w:color="auto"/>
              <w:right w:val="single" w:sz="8" w:space="0" w:color="auto"/>
            </w:tcBorders>
            <w:vAlign w:val="center"/>
            <w:hideMark/>
          </w:tcPr>
          <w:p w14:paraId="4DECFEFE" w14:textId="1B1B6045" w:rsidR="00D67F86" w:rsidRPr="00D67F86" w:rsidRDefault="00D67F86" w:rsidP="00D67F86">
            <w:pPr>
              <w:rPr>
                <w:rFonts w:ascii="Calibri" w:eastAsia="Times New Roman" w:hAnsi="Calibri" w:cs="Calibri"/>
                <w:kern w:val="0"/>
                <w:sz w:val="22"/>
                <w:lang w:val="en-US"/>
                <w14:ligatures w14:val="none"/>
              </w:rPr>
            </w:pPr>
            <w:proofErr w:type="spellStart"/>
            <w:r w:rsidRPr="00D67F86">
              <w:rPr>
                <w:rFonts w:ascii="Calibri" w:eastAsia="Times New Roman" w:hAnsi="Calibri" w:cs="Calibri"/>
                <w:kern w:val="0"/>
                <w:sz w:val="22"/>
                <w:lang w:val="en-US"/>
                <w14:ligatures w14:val="none"/>
              </w:rPr>
              <w:t>Suggerimenti</w:t>
            </w:r>
            <w:proofErr w:type="spellEnd"/>
            <w:r w:rsidRPr="00D67F86">
              <w:rPr>
                <w:rFonts w:ascii="Calibri" w:eastAsia="Times New Roman" w:hAnsi="Calibri" w:cs="Calibri"/>
                <w:kern w:val="0"/>
                <w:sz w:val="22"/>
                <w:lang w:val="en-US"/>
                <w14:ligatures w14:val="none"/>
              </w:rPr>
              <w:t xml:space="preserve"> </w:t>
            </w:r>
          </w:p>
        </w:tc>
        <w:tc>
          <w:tcPr>
            <w:tcW w:w="3320" w:type="dxa"/>
            <w:tcBorders>
              <w:top w:val="nil"/>
              <w:left w:val="nil"/>
              <w:bottom w:val="single" w:sz="8" w:space="0" w:color="auto"/>
              <w:right w:val="single" w:sz="8" w:space="0" w:color="auto"/>
            </w:tcBorders>
            <w:vAlign w:val="center"/>
            <w:hideMark/>
          </w:tcPr>
          <w:p w14:paraId="17FF397B" w14:textId="66DC679D" w:rsidR="00D67F86" w:rsidRPr="002476AD" w:rsidRDefault="00D67F86" w:rsidP="00D67F86">
            <w:pPr>
              <w:rPr>
                <w:rFonts w:ascii="Calibri" w:eastAsia="Times New Roman" w:hAnsi="Calibri" w:cs="Calibri"/>
                <w:kern w:val="0"/>
                <w:sz w:val="22"/>
                <w:lang w:val="it-IT"/>
                <w14:ligatures w14:val="none"/>
              </w:rPr>
            </w:pPr>
            <w:r w:rsidRPr="002476AD">
              <w:rPr>
                <w:rFonts w:ascii="Calibri" w:eastAsia="Times New Roman" w:hAnsi="Calibri" w:cs="Calibri"/>
                <w:kern w:val="0"/>
                <w:sz w:val="22"/>
                <w:lang w:val="it-IT"/>
                <w14:ligatures w14:val="none"/>
              </w:rPr>
              <w:t>N</w:t>
            </w:r>
            <w:r w:rsidR="005C0DC3" w:rsidRPr="002476AD">
              <w:rPr>
                <w:rFonts w:ascii="Calibri" w:eastAsia="Times New Roman" w:hAnsi="Calibri" w:cs="Calibri"/>
                <w:kern w:val="0"/>
                <w:sz w:val="22"/>
                <w:lang w:val="it-IT"/>
                <w14:ligatures w14:val="none"/>
              </w:rPr>
              <w:t>on previsto</w:t>
            </w:r>
            <w:r w:rsidR="002476AD" w:rsidRPr="002476AD">
              <w:rPr>
                <w:rFonts w:ascii="Calibri" w:eastAsia="Times New Roman" w:hAnsi="Calibri" w:cs="Calibri"/>
                <w:kern w:val="0"/>
                <w:sz w:val="22"/>
                <w:lang w:val="it-IT"/>
                <w14:ligatures w14:val="none"/>
              </w:rPr>
              <w:t xml:space="preserve"> </w:t>
            </w:r>
          </w:p>
        </w:tc>
        <w:tc>
          <w:tcPr>
            <w:tcW w:w="3360" w:type="dxa"/>
            <w:tcBorders>
              <w:top w:val="nil"/>
              <w:left w:val="nil"/>
              <w:bottom w:val="single" w:sz="8" w:space="0" w:color="auto"/>
              <w:right w:val="single" w:sz="8" w:space="0" w:color="auto"/>
            </w:tcBorders>
            <w:vAlign w:val="center"/>
            <w:hideMark/>
          </w:tcPr>
          <w:p w14:paraId="354CEA0B" w14:textId="73FA5D5B" w:rsidR="00D67F86" w:rsidRPr="002476AD" w:rsidRDefault="002476AD" w:rsidP="00D67F86">
            <w:pPr>
              <w:rPr>
                <w:rFonts w:ascii="Calibri" w:eastAsia="Times New Roman" w:hAnsi="Calibri" w:cs="Calibri"/>
                <w:kern w:val="0"/>
                <w:sz w:val="22"/>
                <w:lang w:val="it-IT"/>
                <w14:ligatures w14:val="none"/>
              </w:rPr>
            </w:pPr>
            <w:r w:rsidRPr="002476AD">
              <w:rPr>
                <w:rFonts w:ascii="Calibri" w:eastAsia="Times New Roman" w:hAnsi="Calibri" w:cs="Calibri"/>
                <w:kern w:val="0"/>
                <w:sz w:val="22"/>
                <w:lang w:val="it-IT"/>
                <w14:ligatures w14:val="none"/>
              </w:rPr>
              <w:t>No</w:t>
            </w:r>
            <w:r w:rsidR="005C0102">
              <w:rPr>
                <w:rFonts w:ascii="Calibri" w:eastAsia="Times New Roman" w:hAnsi="Calibri" w:cs="Calibri"/>
                <w:kern w:val="0"/>
                <w:sz w:val="22"/>
                <w:lang w:val="it-IT"/>
                <w14:ligatures w14:val="none"/>
              </w:rPr>
              <w:t>n previsto</w:t>
            </w:r>
          </w:p>
        </w:tc>
      </w:tr>
      <w:tr w:rsidR="00D67F86" w:rsidRPr="00D67F86" w14:paraId="0F091E63" w14:textId="77777777" w:rsidTr="00D67F86">
        <w:trPr>
          <w:trHeight w:val="926"/>
        </w:trPr>
        <w:tc>
          <w:tcPr>
            <w:tcW w:w="1720" w:type="dxa"/>
            <w:tcBorders>
              <w:top w:val="nil"/>
              <w:left w:val="single" w:sz="8" w:space="0" w:color="auto"/>
              <w:bottom w:val="single" w:sz="8" w:space="0" w:color="auto"/>
              <w:right w:val="single" w:sz="8" w:space="0" w:color="auto"/>
            </w:tcBorders>
            <w:vAlign w:val="center"/>
            <w:hideMark/>
          </w:tcPr>
          <w:p w14:paraId="4BE9FD83" w14:textId="6399CAD1" w:rsidR="00D67F86" w:rsidRPr="00BB5ED5" w:rsidRDefault="00D67F86" w:rsidP="00D67F86">
            <w:pPr>
              <w:rPr>
                <w:rFonts w:ascii="Calibri" w:eastAsia="Times New Roman" w:hAnsi="Calibri" w:cs="Calibri"/>
                <w:kern w:val="0"/>
                <w:sz w:val="22"/>
                <w:lang w:val="it-IT"/>
                <w14:ligatures w14:val="none"/>
              </w:rPr>
            </w:pPr>
            <w:r w:rsidRPr="00BB5ED5">
              <w:rPr>
                <w:rFonts w:ascii="Calibri" w:eastAsia="Times New Roman" w:hAnsi="Calibri" w:cs="Calibri"/>
                <w:kern w:val="0"/>
                <w:sz w:val="22"/>
                <w:lang w:val="it-IT"/>
                <w14:ligatures w14:val="none"/>
              </w:rPr>
              <w:t>Proposta gestore</w:t>
            </w:r>
            <w:r w:rsidR="00A82580" w:rsidRPr="00BB5ED5">
              <w:rPr>
                <w:rFonts w:ascii="Calibri" w:eastAsia="Times New Roman" w:hAnsi="Calibri" w:cs="Calibri"/>
                <w:kern w:val="0"/>
                <w:sz w:val="22"/>
                <w:lang w:val="it-IT"/>
                <w14:ligatures w14:val="none"/>
              </w:rPr>
              <w:t xml:space="preserve"> /Specialista</w:t>
            </w:r>
            <w:r w:rsidRPr="00BB5ED5">
              <w:rPr>
                <w:rFonts w:ascii="Calibri" w:eastAsia="Times New Roman" w:hAnsi="Calibri" w:cs="Calibri"/>
                <w:kern w:val="0"/>
                <w:sz w:val="22"/>
                <w:lang w:val="it-IT"/>
                <w14:ligatures w14:val="none"/>
              </w:rPr>
              <w:t xml:space="preserve"> (</w:t>
            </w:r>
            <w:r w:rsidR="00E84F1C" w:rsidRPr="00BB5ED5">
              <w:rPr>
                <w:rFonts w:ascii="Calibri" w:eastAsia="Times New Roman" w:hAnsi="Calibri" w:cs="Calibri"/>
                <w:kern w:val="0"/>
                <w:sz w:val="22"/>
                <w:lang w:val="it-IT"/>
                <w14:ligatures w14:val="none"/>
              </w:rPr>
              <w:t xml:space="preserve">incluso </w:t>
            </w:r>
            <w:r w:rsidRPr="00BB5ED5">
              <w:rPr>
                <w:rFonts w:ascii="Calibri" w:eastAsia="Times New Roman" w:hAnsi="Calibri" w:cs="Calibri"/>
                <w:kern w:val="0"/>
                <w:sz w:val="22"/>
                <w:lang w:val="it-IT"/>
                <w14:ligatures w14:val="none"/>
              </w:rPr>
              <w:t>Next best Product)</w:t>
            </w:r>
          </w:p>
        </w:tc>
        <w:tc>
          <w:tcPr>
            <w:tcW w:w="3320" w:type="dxa"/>
            <w:tcBorders>
              <w:top w:val="nil"/>
              <w:left w:val="nil"/>
              <w:bottom w:val="single" w:sz="8" w:space="0" w:color="auto"/>
              <w:right w:val="single" w:sz="8" w:space="0" w:color="auto"/>
            </w:tcBorders>
            <w:vAlign w:val="center"/>
            <w:hideMark/>
          </w:tcPr>
          <w:p w14:paraId="6AAF6A7F" w14:textId="307FE01B" w:rsidR="00D67F86" w:rsidRPr="002476AD" w:rsidRDefault="002476AD" w:rsidP="00D67F86">
            <w:pPr>
              <w:rPr>
                <w:rFonts w:ascii="Calibri" w:eastAsia="Times New Roman" w:hAnsi="Calibri" w:cs="Calibri"/>
                <w:kern w:val="0"/>
                <w:sz w:val="22"/>
                <w:lang w:val="it-IT"/>
                <w14:ligatures w14:val="none"/>
              </w:rPr>
            </w:pPr>
            <w:r w:rsidRPr="002476AD">
              <w:rPr>
                <w:rFonts w:ascii="Calibri" w:eastAsia="Times New Roman" w:hAnsi="Calibri" w:cs="Calibri"/>
                <w:kern w:val="0"/>
                <w:sz w:val="22"/>
                <w:lang w:val="it-IT"/>
                <w14:ligatures w14:val="none"/>
              </w:rPr>
              <w:t xml:space="preserve">Non previsto </w:t>
            </w:r>
          </w:p>
        </w:tc>
        <w:tc>
          <w:tcPr>
            <w:tcW w:w="3360" w:type="dxa"/>
            <w:tcBorders>
              <w:top w:val="nil"/>
              <w:left w:val="nil"/>
              <w:bottom w:val="single" w:sz="8" w:space="0" w:color="auto"/>
              <w:right w:val="single" w:sz="8" w:space="0" w:color="auto"/>
            </w:tcBorders>
            <w:vAlign w:val="center"/>
            <w:hideMark/>
          </w:tcPr>
          <w:p w14:paraId="66957728"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NA</w:t>
            </w:r>
          </w:p>
        </w:tc>
      </w:tr>
    </w:tbl>
    <w:p w14:paraId="273EB641" w14:textId="7365A4A5" w:rsidR="00A92DB8" w:rsidRPr="002B202F" w:rsidRDefault="00BE683E" w:rsidP="00A92DB8">
      <w:pPr>
        <w:pStyle w:val="ListParagraph"/>
        <w:numPr>
          <w:ilvl w:val="0"/>
          <w:numId w:val="7"/>
        </w:numPr>
        <w:ind w:left="714" w:hanging="357"/>
        <w:rPr>
          <w:bCs/>
          <w:lang w:val="it-IT"/>
        </w:rPr>
      </w:pPr>
      <w:commentRangeStart w:id="165"/>
      <w:commentRangeStart w:id="166"/>
      <w:r>
        <w:rPr>
          <w:bCs/>
          <w:lang w:val="it-IT"/>
        </w:rPr>
        <w:t xml:space="preserve">Si specifica che i suggerimenti non saranno visualizzabili </w:t>
      </w:r>
      <w:r w:rsidR="00E54635">
        <w:rPr>
          <w:bCs/>
          <w:lang w:val="it-IT"/>
        </w:rPr>
        <w:t>nella Home e nella vista lead</w:t>
      </w:r>
      <w:r w:rsidR="00EF1DDB">
        <w:rPr>
          <w:bCs/>
          <w:lang w:val="it-IT"/>
        </w:rPr>
        <w:t xml:space="preserve"> di CRM dedicata al servizio clienti</w:t>
      </w:r>
      <w:r w:rsidR="00E54635">
        <w:rPr>
          <w:bCs/>
          <w:lang w:val="it-IT"/>
        </w:rPr>
        <w:t xml:space="preserve">. Come da </w:t>
      </w:r>
      <w:proofErr w:type="spellStart"/>
      <w:r w:rsidR="00E54635">
        <w:rPr>
          <w:bCs/>
          <w:lang w:val="it-IT"/>
        </w:rPr>
        <w:t>as-is</w:t>
      </w:r>
      <w:proofErr w:type="spellEnd"/>
      <w:r w:rsidR="00E54635">
        <w:rPr>
          <w:bCs/>
          <w:lang w:val="it-IT"/>
        </w:rPr>
        <w:t>, si prevede la visibilità di tali dati su barra telefonica e la possibilità di configurare tramite tale piattaforma le configurazion</w:t>
      </w:r>
      <w:r w:rsidR="00822A71">
        <w:rPr>
          <w:bCs/>
          <w:lang w:val="it-IT"/>
        </w:rPr>
        <w:t>i</w:t>
      </w:r>
      <w:r w:rsidR="00E54635">
        <w:rPr>
          <w:bCs/>
          <w:lang w:val="it-IT"/>
        </w:rPr>
        <w:t xml:space="preserve"> legate al Power Dialer</w:t>
      </w:r>
      <w:r w:rsidR="00822A71">
        <w:rPr>
          <w:bCs/>
          <w:lang w:val="it-IT"/>
        </w:rPr>
        <w:t xml:space="preserve">. </w:t>
      </w:r>
      <w:r w:rsidR="00A73BF8">
        <w:rPr>
          <w:bCs/>
          <w:lang w:val="it-IT"/>
        </w:rPr>
        <w:t xml:space="preserve">I suggerimenti saranno poi visibili in CRM </w:t>
      </w:r>
      <w:r w:rsidR="00B45E26">
        <w:rPr>
          <w:bCs/>
          <w:lang w:val="it-IT"/>
        </w:rPr>
        <w:t xml:space="preserve">nella </w:t>
      </w:r>
      <w:r w:rsidR="00BB3E8C">
        <w:rPr>
          <w:bCs/>
          <w:lang w:val="it-IT"/>
        </w:rPr>
        <w:t xml:space="preserve">Home e vista lead </w:t>
      </w:r>
      <w:r w:rsidR="00A73BF8">
        <w:rPr>
          <w:bCs/>
          <w:lang w:val="it-IT"/>
        </w:rPr>
        <w:t>esclusivamente a fronte di un esito</w:t>
      </w:r>
      <w:r w:rsidR="00B45E26">
        <w:rPr>
          <w:bCs/>
          <w:lang w:val="it-IT"/>
        </w:rPr>
        <w:t xml:space="preserve"> non definitivo</w:t>
      </w:r>
      <w:r w:rsidR="00BB3E8C">
        <w:rPr>
          <w:bCs/>
          <w:lang w:val="it-IT"/>
        </w:rPr>
        <w:t xml:space="preserve"> registrato dal contatto lanciato da Power Dialer</w:t>
      </w:r>
      <w:commentRangeEnd w:id="165"/>
      <w:r w:rsidR="00DA09EA" w:rsidRPr="002B202F">
        <w:rPr>
          <w:rStyle w:val="CommentReference"/>
          <w:bCs/>
          <w:sz w:val="24"/>
          <w:szCs w:val="22"/>
          <w:lang w:val="it-IT"/>
        </w:rPr>
        <w:commentReference w:id="165"/>
      </w:r>
      <w:commentRangeEnd w:id="166"/>
      <w:r w:rsidRPr="002B202F">
        <w:rPr>
          <w:rStyle w:val="CommentReference"/>
          <w:bCs/>
          <w:sz w:val="24"/>
          <w:szCs w:val="22"/>
          <w:lang w:val="it-IT"/>
        </w:rPr>
        <w:commentReference w:id="166"/>
      </w:r>
    </w:p>
    <w:p w14:paraId="196A5BB5" w14:textId="77777777" w:rsidR="00AD29C0" w:rsidRDefault="00AD29C0" w:rsidP="00AD29C0">
      <w:pPr>
        <w:rPr>
          <w:bCs/>
          <w:lang w:val="it-IT"/>
        </w:rPr>
      </w:pPr>
    </w:p>
    <w:p w14:paraId="7A12EEB8" w14:textId="63970957" w:rsidR="00AD29C0" w:rsidRDefault="00FE021C" w:rsidP="00AD29C0">
      <w:pPr>
        <w:rPr>
          <w:bCs/>
          <w:lang w:val="it-IT"/>
        </w:rPr>
      </w:pPr>
      <w:r>
        <w:rPr>
          <w:bCs/>
          <w:lang w:val="it-IT"/>
        </w:rPr>
        <w:t>*Si prevedono specifici monitoraggi riguardo la gestione di tutti gli appuntamenti e delle lead</w:t>
      </w:r>
      <w:r w:rsidR="00772770">
        <w:rPr>
          <w:bCs/>
          <w:lang w:val="it-IT"/>
        </w:rPr>
        <w:t>. Dettagli da definire nel corso dello sprint dedicato al monitoraggio</w:t>
      </w:r>
      <w:r w:rsidR="00170112">
        <w:rPr>
          <w:bCs/>
          <w:lang w:val="it-IT"/>
        </w:rPr>
        <w:t>.</w:t>
      </w:r>
    </w:p>
    <w:p w14:paraId="04F89F4E" w14:textId="77777777" w:rsidR="00AD29C0" w:rsidRDefault="00AD29C0" w:rsidP="00AD29C0">
      <w:pPr>
        <w:rPr>
          <w:bCs/>
          <w:lang w:val="it-IT"/>
        </w:rPr>
      </w:pPr>
    </w:p>
    <w:p w14:paraId="0673BE09" w14:textId="77777777" w:rsidR="00AD29C0" w:rsidRPr="00AD29C0" w:rsidRDefault="00AD29C0" w:rsidP="00AD29C0">
      <w:pPr>
        <w:rPr>
          <w:bCs/>
          <w:lang w:val="it-IT"/>
        </w:rPr>
      </w:pPr>
    </w:p>
    <w:p w14:paraId="681E860A" w14:textId="03A7E4AF" w:rsidR="00A65769" w:rsidRPr="00F70F16" w:rsidRDefault="00EC6F02" w:rsidP="004D3480">
      <w:pPr>
        <w:pStyle w:val="Heading2"/>
        <w:ind w:left="1023"/>
        <w:rPr>
          <w:lang w:val="it-IT"/>
        </w:rPr>
      </w:pPr>
      <w:bookmarkStart w:id="167" w:name="_Ref211866444"/>
      <w:bookmarkStart w:id="168" w:name="_Toc215311797"/>
      <w:r>
        <w:rPr>
          <w:lang w:val="it-IT"/>
        </w:rPr>
        <w:t>Esiti per tipologie di iniziative</w:t>
      </w:r>
      <w:bookmarkEnd w:id="167"/>
      <w:bookmarkEnd w:id="168"/>
      <w:r>
        <w:rPr>
          <w:lang w:val="it-IT"/>
        </w:rPr>
        <w:t xml:space="preserve"> </w:t>
      </w:r>
    </w:p>
    <w:p w14:paraId="7528AAD0" w14:textId="77777777" w:rsidR="00C93EB3" w:rsidRDefault="00C93EB3" w:rsidP="004D3480">
      <w:pPr>
        <w:rPr>
          <w:bCs/>
          <w:lang w:val="it-IT"/>
        </w:rPr>
      </w:pPr>
    </w:p>
    <w:p w14:paraId="60E2ED05" w14:textId="3C9EACC0" w:rsidR="00C93EB3" w:rsidRDefault="00C93EB3" w:rsidP="004D3480">
      <w:pPr>
        <w:rPr>
          <w:bCs/>
          <w:lang w:val="it-IT"/>
        </w:rPr>
      </w:pPr>
      <w:r>
        <w:rPr>
          <w:bCs/>
          <w:lang w:val="it-IT"/>
        </w:rPr>
        <w:t xml:space="preserve">Di seguito si evidenziano le </w:t>
      </w:r>
      <w:r w:rsidR="00D63752">
        <w:rPr>
          <w:bCs/>
          <w:lang w:val="it-IT"/>
        </w:rPr>
        <w:t>tipologie di esito</w:t>
      </w:r>
      <w:r w:rsidR="008C1D5D">
        <w:rPr>
          <w:bCs/>
          <w:lang w:val="it-IT"/>
        </w:rPr>
        <w:t xml:space="preserve"> previste</w:t>
      </w:r>
      <w:r w:rsidR="00EC6F02">
        <w:rPr>
          <w:bCs/>
          <w:lang w:val="it-IT"/>
        </w:rPr>
        <w:t xml:space="preserve"> per</w:t>
      </w:r>
      <w:r w:rsidR="00EC77E5">
        <w:rPr>
          <w:bCs/>
          <w:lang w:val="it-IT"/>
        </w:rPr>
        <w:t xml:space="preserve"> il servizio clienti, in relazione anche alle</w:t>
      </w:r>
      <w:r w:rsidR="00EC6F02">
        <w:rPr>
          <w:bCs/>
          <w:lang w:val="it-IT"/>
        </w:rPr>
        <w:t xml:space="preserve"> tipologie di </w:t>
      </w:r>
      <w:proofErr w:type="spellStart"/>
      <w:r w:rsidR="00EC6F02">
        <w:rPr>
          <w:bCs/>
          <w:lang w:val="it-IT"/>
        </w:rPr>
        <w:t>inziative</w:t>
      </w:r>
      <w:proofErr w:type="spellEnd"/>
      <w:r w:rsidR="00EC6F02">
        <w:rPr>
          <w:bCs/>
          <w:lang w:val="it-IT"/>
        </w:rPr>
        <w:t xml:space="preserve"> </w:t>
      </w:r>
      <w:r w:rsidR="007D0B36">
        <w:rPr>
          <w:bCs/>
          <w:lang w:val="it-IT"/>
        </w:rPr>
        <w:t>di marketing</w:t>
      </w:r>
    </w:p>
    <w:p w14:paraId="794F8CE4" w14:textId="77777777" w:rsidR="00BD1262" w:rsidRDefault="00BD1262" w:rsidP="004D3480">
      <w:pPr>
        <w:rPr>
          <w:bCs/>
          <w:lang w:val="it-IT"/>
        </w:rPr>
      </w:pPr>
    </w:p>
    <w:tbl>
      <w:tblPr>
        <w:tblStyle w:val="PlainTable2"/>
        <w:tblpPr w:leftFromText="180" w:rightFromText="180" w:horzAnchor="margin" w:tblpY="-9360"/>
        <w:tblW w:w="0" w:type="auto"/>
        <w:tblLook w:val="04A0" w:firstRow="1" w:lastRow="0" w:firstColumn="1" w:lastColumn="0" w:noHBand="0" w:noVBand="1"/>
        <w:tblPrChange w:id="169" w:author="Clerici, Alessandro" w:date="2026-03-13T16:26:00Z">
          <w:tblPr>
            <w:tblStyle w:val="PlainTable2"/>
            <w:tblpPr w:leftFromText="180" w:rightFromText="180" w:horzAnchor="margin" w:tblpY="-9360"/>
            <w:tblW w:w="0" w:type="auto"/>
            <w:tblLook w:val="04A0" w:firstRow="1" w:lastRow="0" w:firstColumn="1" w:lastColumn="0" w:noHBand="0" w:noVBand="1"/>
          </w:tblPr>
        </w:tblPrChange>
      </w:tblPr>
      <w:tblGrid>
        <w:gridCol w:w="722"/>
        <w:gridCol w:w="528"/>
        <w:gridCol w:w="624"/>
        <w:gridCol w:w="762"/>
        <w:gridCol w:w="625"/>
        <w:gridCol w:w="684"/>
        <w:gridCol w:w="527"/>
        <w:gridCol w:w="643"/>
        <w:gridCol w:w="775"/>
        <w:gridCol w:w="772"/>
        <w:gridCol w:w="635"/>
        <w:gridCol w:w="634"/>
        <w:gridCol w:w="624"/>
        <w:gridCol w:w="539"/>
        <w:gridCol w:w="534"/>
        <w:tblGridChange w:id="170">
          <w:tblGrid>
            <w:gridCol w:w="722"/>
            <w:gridCol w:w="528"/>
            <w:gridCol w:w="624"/>
            <w:gridCol w:w="762"/>
            <w:gridCol w:w="625"/>
            <w:gridCol w:w="684"/>
            <w:gridCol w:w="527"/>
            <w:gridCol w:w="643"/>
            <w:gridCol w:w="775"/>
            <w:gridCol w:w="772"/>
            <w:gridCol w:w="635"/>
            <w:gridCol w:w="634"/>
            <w:gridCol w:w="624"/>
            <w:gridCol w:w="539"/>
            <w:gridCol w:w="534"/>
          </w:tblGrid>
        </w:tblGridChange>
      </w:tblGrid>
      <w:tr w:rsidR="001D7DA0" w:rsidRPr="0054437B" w14:paraId="3148B99A" w14:textId="77777777" w:rsidTr="007300F1">
        <w:trPr>
          <w:cnfStyle w:val="100000000000" w:firstRow="1" w:lastRow="0" w:firstColumn="0" w:lastColumn="0" w:oddVBand="0" w:evenVBand="0" w:oddHBand="0" w:evenHBand="0" w:firstRowFirstColumn="0" w:firstRowLastColumn="0" w:lastRowFirstColumn="0" w:lastRowLastColumn="0"/>
          <w:trHeight w:val="5094"/>
          <w:trPrChange w:id="171" w:author="Clerici, Alessandro" w:date="2026-03-13T16:26:00Z">
            <w:trPr>
              <w:trHeight w:val="5094"/>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172"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2EFB6784" w14:textId="54669CAE" w:rsidR="00B17695" w:rsidRPr="003A123A" w:rsidRDefault="00754CC5" w:rsidP="00563BC0">
            <w:pPr>
              <w:cnfStyle w:val="101000000000" w:firstRow="1" w:lastRow="0" w:firstColumn="1" w:lastColumn="0" w:oddVBand="0" w:evenVBand="0" w:oddHBand="0" w:evenHBand="0" w:firstRowFirstColumn="0" w:firstRowLastColumn="0" w:lastRowFirstColumn="0" w:lastRowLastColumn="0"/>
              <w:rPr>
                <w:rFonts w:cstheme="minorHAnsi"/>
                <w:bCs w:val="0"/>
                <w:sz w:val="22"/>
              </w:rPr>
            </w:pPr>
            <w:proofErr w:type="spellStart"/>
            <w:r w:rsidRPr="003A123A">
              <w:rPr>
                <w:rFonts w:cstheme="minorHAnsi"/>
                <w:sz w:val="22"/>
              </w:rPr>
              <w:t>Obiettivi</w:t>
            </w:r>
            <w:proofErr w:type="spellEnd"/>
            <w:r w:rsidRPr="003A123A">
              <w:rPr>
                <w:rFonts w:cstheme="minorHAnsi"/>
                <w:sz w:val="22"/>
              </w:rPr>
              <w:t xml:space="preserve"> </w:t>
            </w:r>
            <w:proofErr w:type="spellStart"/>
            <w:r w:rsidRPr="003A123A">
              <w:rPr>
                <w:rFonts w:cstheme="minorHAnsi"/>
                <w:sz w:val="22"/>
              </w:rPr>
              <w:t>dimarketing</w:t>
            </w:r>
            <w:proofErr w:type="spellEnd"/>
            <w:r w:rsidRPr="003A123A">
              <w:rPr>
                <w:rFonts w:cstheme="minorHAnsi"/>
                <w:sz w:val="22"/>
              </w:rPr>
              <w:t xml:space="preserve"> (</w:t>
            </w:r>
            <w:proofErr w:type="spellStart"/>
            <w:r w:rsidRPr="003A123A">
              <w:rPr>
                <w:rFonts w:cstheme="minorHAnsi"/>
                <w:sz w:val="22"/>
              </w:rPr>
              <w:t>campagne</w:t>
            </w:r>
            <w:proofErr w:type="spellEnd"/>
            <w:r w:rsidRPr="003A123A">
              <w:rPr>
                <w:rFonts w:cstheme="minorHAnsi"/>
                <w:sz w:val="22"/>
              </w:rPr>
              <w:t xml:space="preserve">, </w:t>
            </w:r>
            <w:r>
              <w:rPr>
                <w:rFonts w:cstheme="minorHAnsi"/>
                <w:sz w:val="22"/>
              </w:rPr>
              <w:t>CJ</w:t>
            </w:r>
            <w:r w:rsidRPr="003A123A">
              <w:rPr>
                <w:rFonts w:cstheme="minorHAnsi"/>
                <w:sz w:val="22"/>
              </w:rPr>
              <w:t>)</w:t>
            </w:r>
          </w:p>
        </w:tc>
        <w:tc>
          <w:tcPr>
            <w:tcW w:w="528" w:type="dxa"/>
            <w:tcBorders>
              <w:top w:val="single" w:sz="4" w:space="0" w:color="auto"/>
              <w:left w:val="single" w:sz="4" w:space="0" w:color="auto"/>
              <w:bottom w:val="single" w:sz="4" w:space="0" w:color="auto"/>
              <w:right w:val="single" w:sz="4" w:space="0" w:color="auto"/>
            </w:tcBorders>
            <w:hideMark/>
            <w:tcPrChange w:id="173"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7DBEF4A9" w14:textId="77777777" w:rsidR="00B17695" w:rsidRPr="003A123A"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rPr>
            </w:pPr>
            <w:proofErr w:type="spellStart"/>
            <w:r w:rsidRPr="003A123A">
              <w:rPr>
                <w:rFonts w:cstheme="minorHAnsi"/>
                <w:sz w:val="22"/>
              </w:rPr>
              <w:t>Venduto</w:t>
            </w:r>
            <w:proofErr w:type="spellEnd"/>
          </w:p>
        </w:tc>
        <w:tc>
          <w:tcPr>
            <w:tcW w:w="0" w:type="dxa"/>
            <w:tcBorders>
              <w:top w:val="single" w:sz="4" w:space="0" w:color="auto"/>
              <w:left w:val="single" w:sz="4" w:space="0" w:color="auto"/>
              <w:bottom w:val="single" w:sz="4" w:space="0" w:color="auto"/>
              <w:right w:val="single" w:sz="4" w:space="0" w:color="auto"/>
            </w:tcBorders>
            <w:hideMark/>
            <w:tcPrChange w:id="174"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21BD0310" w14:textId="77777777" w:rsidR="00B17695" w:rsidRPr="003A123A"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rPr>
            </w:pPr>
            <w:r w:rsidRPr="003A123A">
              <w:rPr>
                <w:rFonts w:cstheme="minorHAnsi"/>
                <w:sz w:val="22"/>
              </w:rPr>
              <w:t xml:space="preserve">Non </w:t>
            </w:r>
            <w:proofErr w:type="spellStart"/>
            <w:r w:rsidRPr="003A123A">
              <w:rPr>
                <w:rFonts w:cstheme="minorHAnsi"/>
                <w:sz w:val="22"/>
              </w:rPr>
              <w:t>interessato</w:t>
            </w:r>
            <w:proofErr w:type="spellEnd"/>
          </w:p>
        </w:tc>
        <w:tc>
          <w:tcPr>
            <w:tcW w:w="0" w:type="dxa"/>
            <w:tcBorders>
              <w:top w:val="single" w:sz="4" w:space="0" w:color="auto"/>
              <w:left w:val="single" w:sz="4" w:space="0" w:color="auto"/>
              <w:bottom w:val="single" w:sz="4" w:space="0" w:color="auto"/>
              <w:right w:val="single" w:sz="4" w:space="0" w:color="auto"/>
            </w:tcBorders>
            <w:hideMark/>
            <w:tcPrChange w:id="175"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6B2B4677" w14:textId="32B5428B" w:rsidR="00B17695" w:rsidRPr="00BB5ED5"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r w:rsidRPr="00BB5ED5">
              <w:rPr>
                <w:rFonts w:cstheme="minorHAnsi"/>
                <w:sz w:val="22"/>
                <w:lang w:val="it-IT"/>
              </w:rPr>
              <w:t>Fissato un appuntamento (Inviato in filiale</w:t>
            </w:r>
            <w:r>
              <w:rPr>
                <w:rFonts w:cstheme="minorHAnsi"/>
                <w:sz w:val="22"/>
                <w:lang w:val="it-IT"/>
              </w:rPr>
              <w:t>)</w:t>
            </w:r>
          </w:p>
        </w:tc>
        <w:tc>
          <w:tcPr>
            <w:tcW w:w="625" w:type="dxa"/>
            <w:tcBorders>
              <w:top w:val="single" w:sz="4" w:space="0" w:color="auto"/>
              <w:left w:val="single" w:sz="4" w:space="0" w:color="auto"/>
              <w:bottom w:val="single" w:sz="4" w:space="0" w:color="auto"/>
              <w:right w:val="single" w:sz="4" w:space="0" w:color="auto"/>
            </w:tcBorders>
            <w:hideMark/>
            <w:tcPrChange w:id="176"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763B3245" w14:textId="286F73C3"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rPr>
            </w:pPr>
            <w:proofErr w:type="spellStart"/>
            <w:r w:rsidRPr="00E75DF1">
              <w:rPr>
                <w:rFonts w:cstheme="minorHAnsi"/>
                <w:sz w:val="22"/>
              </w:rPr>
              <w:t>Interessato</w:t>
            </w:r>
            <w:proofErr w:type="spellEnd"/>
            <w:r w:rsidRPr="00E75DF1">
              <w:rPr>
                <w:rFonts w:cstheme="minorHAnsi"/>
                <w:sz w:val="22"/>
              </w:rPr>
              <w:t xml:space="preserve"> per il </w:t>
            </w:r>
            <w:proofErr w:type="spellStart"/>
            <w:r w:rsidRPr="00E75DF1">
              <w:rPr>
                <w:rFonts w:cstheme="minorHAnsi"/>
                <w:sz w:val="22"/>
              </w:rPr>
              <w:t>futuro</w:t>
            </w:r>
            <w:proofErr w:type="spellEnd"/>
          </w:p>
        </w:tc>
        <w:tc>
          <w:tcPr>
            <w:tcW w:w="684" w:type="dxa"/>
            <w:tcBorders>
              <w:top w:val="single" w:sz="4" w:space="0" w:color="auto"/>
              <w:left w:val="single" w:sz="4" w:space="0" w:color="auto"/>
              <w:bottom w:val="single" w:sz="4" w:space="0" w:color="auto"/>
              <w:right w:val="single" w:sz="4" w:space="0" w:color="auto"/>
            </w:tcBorders>
            <w:hideMark/>
            <w:tcPrChange w:id="177"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580488C3" w14:textId="27E1F842"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r w:rsidRPr="00E75DF1">
              <w:rPr>
                <w:rFonts w:cstheme="minorHAnsi"/>
                <w:sz w:val="22"/>
                <w:lang w:val="it-IT"/>
              </w:rPr>
              <w:t>Impossibilità a procedere (cancellato, fuori policy)</w:t>
            </w:r>
          </w:p>
        </w:tc>
        <w:tc>
          <w:tcPr>
            <w:tcW w:w="527" w:type="dxa"/>
            <w:tcBorders>
              <w:top w:val="single" w:sz="4" w:space="0" w:color="auto"/>
              <w:left w:val="single" w:sz="4" w:space="0" w:color="auto"/>
              <w:bottom w:val="single" w:sz="4" w:space="0" w:color="auto"/>
              <w:right w:val="single" w:sz="4" w:space="0" w:color="auto"/>
            </w:tcBorders>
            <w:hideMark/>
            <w:tcPrChange w:id="178"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40FF78E1" w14:textId="77777777"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rPr>
            </w:pPr>
            <w:proofErr w:type="spellStart"/>
            <w:r w:rsidRPr="00E75DF1">
              <w:rPr>
                <w:rFonts w:cstheme="minorHAnsi"/>
                <w:sz w:val="22"/>
              </w:rPr>
              <w:t>Eseguito</w:t>
            </w:r>
            <w:proofErr w:type="spellEnd"/>
          </w:p>
        </w:tc>
        <w:tc>
          <w:tcPr>
            <w:tcW w:w="643" w:type="dxa"/>
            <w:tcBorders>
              <w:top w:val="single" w:sz="4" w:space="0" w:color="auto"/>
              <w:left w:val="single" w:sz="4" w:space="0" w:color="auto"/>
              <w:bottom w:val="single" w:sz="4" w:space="0" w:color="auto"/>
              <w:right w:val="single" w:sz="4" w:space="0" w:color="auto"/>
            </w:tcBorders>
            <w:tcPrChange w:id="179"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704A00C3" w14:textId="68548AF5"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r w:rsidRPr="00E75DF1">
              <w:rPr>
                <w:rFonts w:cstheme="minorHAnsi"/>
                <w:sz w:val="22"/>
                <w:lang w:val="it-IT"/>
              </w:rPr>
              <w:t>Da richiamare SC (se il cliente ha risposto ma non disponibile, assegnabile a sé stessi)</w:t>
            </w:r>
          </w:p>
        </w:tc>
        <w:tc>
          <w:tcPr>
            <w:tcW w:w="775" w:type="dxa"/>
            <w:tcBorders>
              <w:top w:val="single" w:sz="4" w:space="0" w:color="auto"/>
              <w:left w:val="single" w:sz="4" w:space="0" w:color="auto"/>
              <w:bottom w:val="single" w:sz="4" w:space="0" w:color="auto"/>
              <w:right w:val="single" w:sz="4" w:space="0" w:color="auto"/>
            </w:tcBorders>
            <w:hideMark/>
            <w:tcPrChange w:id="180"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23CD39FD" w14:textId="77777777"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r w:rsidRPr="00E75DF1">
              <w:rPr>
                <w:rFonts w:cstheme="minorHAnsi"/>
                <w:sz w:val="22"/>
                <w:lang w:val="it-IT"/>
              </w:rPr>
              <w:t>Appuntamento riprogrammato (esito automatico valido per gli appuntamenti riprogrammati)</w:t>
            </w:r>
          </w:p>
        </w:tc>
        <w:tc>
          <w:tcPr>
            <w:tcW w:w="772" w:type="dxa"/>
            <w:tcBorders>
              <w:top w:val="single" w:sz="4" w:space="0" w:color="auto"/>
              <w:left w:val="single" w:sz="4" w:space="0" w:color="auto"/>
              <w:bottom w:val="single" w:sz="4" w:space="0" w:color="auto"/>
              <w:right w:val="single" w:sz="4" w:space="0" w:color="auto"/>
            </w:tcBorders>
            <w:hideMark/>
            <w:tcPrChange w:id="181"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1336681E" w14:textId="77777777"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r w:rsidRPr="00E75DF1">
              <w:rPr>
                <w:rFonts w:cstheme="minorHAnsi"/>
                <w:sz w:val="22"/>
                <w:lang w:val="it-IT"/>
              </w:rPr>
              <w:t>Appuntamento annullato (esito automatico valido per gli appuntamenti annullati)</w:t>
            </w:r>
          </w:p>
        </w:tc>
        <w:tc>
          <w:tcPr>
            <w:tcW w:w="635" w:type="dxa"/>
            <w:tcBorders>
              <w:top w:val="single" w:sz="4" w:space="0" w:color="auto"/>
              <w:left w:val="single" w:sz="4" w:space="0" w:color="auto"/>
              <w:bottom w:val="single" w:sz="4" w:space="0" w:color="auto"/>
              <w:right w:val="single" w:sz="4" w:space="0" w:color="auto"/>
            </w:tcBorders>
            <w:hideMark/>
            <w:tcPrChange w:id="182"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197D254E" w14:textId="406C00DA" w:rsidR="00B17695" w:rsidRPr="00C67A08"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r>
              <w:rPr>
                <w:rFonts w:cstheme="minorHAnsi"/>
                <w:sz w:val="22"/>
                <w:lang w:val="it-IT"/>
              </w:rPr>
              <w:t xml:space="preserve">Non Eseguito </w:t>
            </w:r>
            <w:r w:rsidRPr="00C67A08">
              <w:rPr>
                <w:rFonts w:cstheme="minorHAnsi"/>
                <w:sz w:val="22"/>
                <w:lang w:val="it-IT"/>
              </w:rPr>
              <w:t>(esito automatic</w:t>
            </w:r>
            <w:r>
              <w:rPr>
                <w:rFonts w:cstheme="minorHAnsi"/>
                <w:sz w:val="22"/>
                <w:lang w:val="it-IT"/>
              </w:rPr>
              <w:t>o</w:t>
            </w:r>
            <w:r w:rsidRPr="00C67A08">
              <w:rPr>
                <w:rFonts w:cstheme="minorHAnsi"/>
                <w:sz w:val="22"/>
                <w:lang w:val="it-IT"/>
              </w:rPr>
              <w:t xml:space="preserve"> tramite Power Dialer, di default dopo </w:t>
            </w:r>
            <w:proofErr w:type="gramStart"/>
            <w:r w:rsidRPr="00C67A08">
              <w:rPr>
                <w:rFonts w:cstheme="minorHAnsi"/>
                <w:sz w:val="22"/>
                <w:lang w:val="it-IT"/>
              </w:rPr>
              <w:t>10</w:t>
            </w:r>
            <w:proofErr w:type="gramEnd"/>
            <w:r w:rsidRPr="00C67A08">
              <w:rPr>
                <w:rFonts w:cstheme="minorHAnsi"/>
                <w:sz w:val="22"/>
                <w:lang w:val="it-IT"/>
              </w:rPr>
              <w:t xml:space="preserve"> tentativi di contatto)</w:t>
            </w:r>
          </w:p>
          <w:p w14:paraId="29450C22" w14:textId="3C6212EF"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p>
        </w:tc>
        <w:tc>
          <w:tcPr>
            <w:tcW w:w="634" w:type="dxa"/>
            <w:tcBorders>
              <w:top w:val="single" w:sz="4" w:space="0" w:color="auto"/>
              <w:left w:val="single" w:sz="4" w:space="0" w:color="auto"/>
              <w:bottom w:val="single" w:sz="4" w:space="0" w:color="auto"/>
              <w:right w:val="single" w:sz="4" w:space="0" w:color="auto"/>
            </w:tcBorders>
            <w:hideMark/>
            <w:tcPrChange w:id="183"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58EF47E5" w14:textId="77777777"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r w:rsidRPr="00E75DF1">
              <w:rPr>
                <w:rFonts w:cstheme="minorHAnsi"/>
                <w:sz w:val="22"/>
                <w:lang w:val="it-IT"/>
              </w:rPr>
              <w:t>Sospeso sede (utilizzabile solo da funzioni centrali)</w:t>
            </w:r>
          </w:p>
        </w:tc>
        <w:tc>
          <w:tcPr>
            <w:tcW w:w="624" w:type="dxa"/>
            <w:tcBorders>
              <w:top w:val="single" w:sz="4" w:space="0" w:color="auto"/>
              <w:left w:val="single" w:sz="4" w:space="0" w:color="auto"/>
              <w:bottom w:val="single" w:sz="4" w:space="0" w:color="auto"/>
              <w:right w:val="single" w:sz="4" w:space="0" w:color="auto"/>
            </w:tcBorders>
            <w:hideMark/>
            <w:tcPrChange w:id="184"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6EA60A55" w14:textId="657B7683"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lang w:val="it-IT"/>
              </w:rPr>
            </w:pPr>
            <w:r w:rsidRPr="00E75DF1">
              <w:rPr>
                <w:rFonts w:cstheme="minorHAnsi"/>
                <w:sz w:val="22"/>
                <w:lang w:val="it-IT"/>
              </w:rPr>
              <w:t>Non reperibile (analogo a non eseguito ma impostato da specialista)</w:t>
            </w:r>
          </w:p>
        </w:tc>
        <w:tc>
          <w:tcPr>
            <w:tcW w:w="0" w:type="dxa"/>
            <w:tcBorders>
              <w:top w:val="single" w:sz="4" w:space="0" w:color="auto"/>
              <w:left w:val="single" w:sz="4" w:space="0" w:color="auto"/>
              <w:bottom w:val="single" w:sz="4" w:space="0" w:color="auto"/>
              <w:right w:val="single" w:sz="4" w:space="0" w:color="auto"/>
            </w:tcBorders>
            <w:tcPrChange w:id="185"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5861C25A" w14:textId="4F349522" w:rsidR="00B17695" w:rsidRPr="00E75DF1"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rPr>
            </w:pPr>
            <w:r w:rsidRPr="00E75DF1">
              <w:rPr>
                <w:rFonts w:cstheme="minorHAnsi"/>
                <w:sz w:val="22"/>
              </w:rPr>
              <w:t xml:space="preserve">Non </w:t>
            </w:r>
            <w:proofErr w:type="spellStart"/>
            <w:r w:rsidRPr="00E75DF1">
              <w:rPr>
                <w:rFonts w:cstheme="minorHAnsi"/>
                <w:sz w:val="22"/>
              </w:rPr>
              <w:t>risponde</w:t>
            </w:r>
            <w:proofErr w:type="spellEnd"/>
          </w:p>
        </w:tc>
        <w:tc>
          <w:tcPr>
            <w:tcW w:w="0" w:type="dxa"/>
            <w:tcBorders>
              <w:top w:val="single" w:sz="4" w:space="0" w:color="auto"/>
              <w:left w:val="single" w:sz="4" w:space="0" w:color="auto"/>
              <w:bottom w:val="single" w:sz="4" w:space="0" w:color="auto"/>
              <w:right w:val="single" w:sz="4" w:space="0" w:color="auto"/>
            </w:tcBorders>
            <w:hideMark/>
            <w:tcPrChange w:id="186"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72E75F87" w14:textId="03D68966" w:rsidR="00B17695" w:rsidRPr="003A123A" w:rsidRDefault="00B17695" w:rsidP="00563BC0">
            <w:pPr>
              <w:cnfStyle w:val="100000000000" w:firstRow="1" w:lastRow="0" w:firstColumn="0" w:lastColumn="0" w:oddVBand="0" w:evenVBand="0" w:oddHBand="0" w:evenHBand="0" w:firstRowFirstColumn="0" w:firstRowLastColumn="0" w:lastRowFirstColumn="0" w:lastRowLastColumn="0"/>
              <w:rPr>
                <w:rFonts w:cstheme="minorHAnsi"/>
                <w:bCs w:val="0"/>
                <w:sz w:val="22"/>
              </w:rPr>
            </w:pPr>
            <w:proofErr w:type="spellStart"/>
            <w:r w:rsidRPr="003A123A">
              <w:rPr>
                <w:rFonts w:cstheme="minorHAnsi"/>
                <w:sz w:val="22"/>
              </w:rPr>
              <w:t>Contatto</w:t>
            </w:r>
            <w:proofErr w:type="spellEnd"/>
            <w:r w:rsidRPr="003A123A">
              <w:rPr>
                <w:rFonts w:cstheme="minorHAnsi"/>
                <w:sz w:val="22"/>
              </w:rPr>
              <w:t xml:space="preserve"> non </w:t>
            </w:r>
            <w:proofErr w:type="spellStart"/>
            <w:r w:rsidRPr="003A123A">
              <w:rPr>
                <w:rFonts w:cstheme="minorHAnsi"/>
                <w:sz w:val="22"/>
              </w:rPr>
              <w:t>valido</w:t>
            </w:r>
            <w:proofErr w:type="spellEnd"/>
          </w:p>
        </w:tc>
      </w:tr>
      <w:tr w:rsidR="004C3FFB" w:rsidRPr="0054437B" w14:paraId="2BB05825" w14:textId="77777777" w:rsidTr="007300F1">
        <w:trPr>
          <w:cnfStyle w:val="000000100000" w:firstRow="0" w:lastRow="0" w:firstColumn="0" w:lastColumn="0" w:oddVBand="0" w:evenVBand="0" w:oddHBand="1" w:evenHBand="0" w:firstRowFirstColumn="0" w:firstRowLastColumn="0" w:lastRowFirstColumn="0" w:lastRowLastColumn="0"/>
          <w:trHeight w:val="609"/>
          <w:trPrChange w:id="187" w:author="Clerici, Alessandro" w:date="2026-03-13T16:26:00Z">
            <w:trPr>
              <w:trHeight w:val="6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188"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041FED70" w14:textId="77777777" w:rsidR="00B17695" w:rsidRPr="003A123A" w:rsidRDefault="00B17695" w:rsidP="00563BC0">
            <w:pPr>
              <w:cnfStyle w:val="001000100000" w:firstRow="0" w:lastRow="0" w:firstColumn="1" w:lastColumn="0" w:oddVBand="0" w:evenVBand="0" w:oddHBand="1" w:evenHBand="0" w:firstRowFirstColumn="0" w:firstRowLastColumn="0" w:lastRowFirstColumn="0" w:lastRowLastColumn="0"/>
              <w:rPr>
                <w:rFonts w:cstheme="minorHAnsi"/>
                <w:bCs w:val="0"/>
                <w:sz w:val="22"/>
              </w:rPr>
            </w:pPr>
            <w:r w:rsidRPr="003A123A">
              <w:rPr>
                <w:rFonts w:cstheme="minorHAnsi"/>
                <w:sz w:val="22"/>
              </w:rPr>
              <w:t>Cross-selling</w:t>
            </w:r>
          </w:p>
        </w:tc>
        <w:tc>
          <w:tcPr>
            <w:tcW w:w="528" w:type="dxa"/>
            <w:tcBorders>
              <w:top w:val="single" w:sz="4" w:space="0" w:color="auto"/>
              <w:left w:val="single" w:sz="4" w:space="0" w:color="auto"/>
              <w:bottom w:val="single" w:sz="4" w:space="0" w:color="auto"/>
              <w:right w:val="single" w:sz="4" w:space="0" w:color="auto"/>
            </w:tcBorders>
            <w:hideMark/>
            <w:tcPrChange w:id="189"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57E48B59" w14:textId="6B793DB2" w:rsidR="00B17695" w:rsidRPr="003A123A" w:rsidRDefault="008E60A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190"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75C2C5DD" w14:textId="724C2440" w:rsidR="00B17695" w:rsidRPr="003A123A" w:rsidRDefault="000B300C"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191"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4C2D9975" w14:textId="2582AC72" w:rsidR="00B17695" w:rsidRPr="003A123A" w:rsidRDefault="00166F8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192"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0C65062F" w14:textId="6A8713C1" w:rsidR="00B17695" w:rsidRPr="003A123A" w:rsidRDefault="00E01E91"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84" w:type="dxa"/>
            <w:tcBorders>
              <w:top w:val="single" w:sz="4" w:space="0" w:color="auto"/>
              <w:left w:val="single" w:sz="4" w:space="0" w:color="auto"/>
              <w:bottom w:val="single" w:sz="4" w:space="0" w:color="auto"/>
              <w:right w:val="single" w:sz="4" w:space="0" w:color="auto"/>
            </w:tcBorders>
            <w:hideMark/>
            <w:tcPrChange w:id="193"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1AAAE309" w14:textId="779EE5FF" w:rsidR="00B17695" w:rsidRPr="003A123A" w:rsidRDefault="003B0C0E"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194"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28D49F52"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643" w:type="dxa"/>
            <w:tcBorders>
              <w:top w:val="single" w:sz="4" w:space="0" w:color="auto"/>
              <w:left w:val="single" w:sz="4" w:space="0" w:color="auto"/>
              <w:bottom w:val="single" w:sz="4" w:space="0" w:color="auto"/>
              <w:right w:val="single" w:sz="4" w:space="0" w:color="auto"/>
            </w:tcBorders>
            <w:tcPrChange w:id="195"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5DE014FD" w14:textId="2C853BC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196"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7FF0D877" w14:textId="10DEA335" w:rsidR="00B17695" w:rsidRPr="003A123A" w:rsidRDefault="0064383F"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197"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55AD389A" w14:textId="7253ADCB" w:rsidR="00B17695" w:rsidRPr="003A123A" w:rsidRDefault="00DF4D5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198"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71615105" w14:textId="10C68FE9"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199"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3D6E2E4B"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200"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2287164D" w14:textId="77777777" w:rsidR="00B17695" w:rsidRDefault="00B17695" w:rsidP="00563BC0">
            <w:pPr>
              <w:cnfStyle w:val="000000100000" w:firstRow="0" w:lastRow="0" w:firstColumn="0" w:lastColumn="0" w:oddVBand="0" w:evenVBand="0" w:oddHBand="1" w:evenHBand="0" w:firstRowFirstColumn="0" w:firstRowLastColumn="0" w:lastRowFirstColumn="0" w:lastRowLastColumn="0"/>
              <w:rPr>
                <w:ins w:id="201" w:author="Montalto, Alessandro" w:date="2026-03-09T17:38:00Z"/>
                <w:rFonts w:cstheme="minorHAnsi"/>
                <w:bCs/>
                <w:sz w:val="22"/>
              </w:rPr>
            </w:pPr>
            <w:r w:rsidRPr="003A123A">
              <w:rPr>
                <w:rFonts w:cstheme="minorHAnsi"/>
                <w:bCs/>
                <w:sz w:val="22"/>
              </w:rPr>
              <w:t>x</w:t>
            </w:r>
          </w:p>
          <w:p w14:paraId="46F2C84A" w14:textId="26119AD7" w:rsidR="00147867" w:rsidRPr="003A123A" w:rsidRDefault="0014786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p>
        </w:tc>
        <w:tc>
          <w:tcPr>
            <w:tcW w:w="0" w:type="dxa"/>
            <w:tcBorders>
              <w:top w:val="single" w:sz="4" w:space="0" w:color="auto"/>
              <w:left w:val="single" w:sz="4" w:space="0" w:color="auto"/>
              <w:bottom w:val="single" w:sz="4" w:space="0" w:color="auto"/>
              <w:right w:val="single" w:sz="4" w:space="0" w:color="auto"/>
            </w:tcBorders>
            <w:tcPrChange w:id="202"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1AEA47CA" w14:textId="0DC6877E"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03"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6AFA9EF0" w14:textId="76A7B57C"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51C4F6B9" w14:textId="77777777" w:rsidTr="007300F1">
        <w:trPr>
          <w:trHeight w:val="609"/>
          <w:trPrChange w:id="204" w:author="Clerici, Alessandro" w:date="2026-03-13T16:26:00Z">
            <w:trPr>
              <w:trHeight w:val="6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205"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27326021" w14:textId="77777777" w:rsidR="00B17695" w:rsidRPr="003A123A" w:rsidRDefault="00B17695" w:rsidP="00563BC0">
            <w:pPr>
              <w:rPr>
                <w:rFonts w:cstheme="minorHAnsi"/>
                <w:bCs w:val="0"/>
                <w:sz w:val="22"/>
              </w:rPr>
            </w:pPr>
            <w:r w:rsidRPr="003A123A">
              <w:rPr>
                <w:rFonts w:cstheme="minorHAnsi"/>
                <w:sz w:val="22"/>
              </w:rPr>
              <w:t>Acquisition</w:t>
            </w:r>
          </w:p>
        </w:tc>
        <w:tc>
          <w:tcPr>
            <w:tcW w:w="528" w:type="dxa"/>
            <w:tcBorders>
              <w:top w:val="single" w:sz="4" w:space="0" w:color="auto"/>
              <w:left w:val="single" w:sz="4" w:space="0" w:color="auto"/>
              <w:bottom w:val="single" w:sz="4" w:space="0" w:color="auto"/>
              <w:right w:val="single" w:sz="4" w:space="0" w:color="auto"/>
            </w:tcBorders>
            <w:hideMark/>
            <w:tcPrChange w:id="206"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529E9FEA" w14:textId="3E96AE3B" w:rsidR="00B17695" w:rsidRPr="003A123A" w:rsidRDefault="008E60A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07"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2A69AA40" w14:textId="18E36350" w:rsidR="00B17695" w:rsidRPr="003A123A" w:rsidRDefault="000B300C"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08"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32B535B6" w14:textId="193B1685" w:rsidR="00B17695" w:rsidRPr="003A123A" w:rsidRDefault="00166F8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209"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6CDA6680" w14:textId="39CD1A7D" w:rsidR="00B17695" w:rsidRPr="003A123A" w:rsidRDefault="00E01E91"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84" w:type="dxa"/>
            <w:tcBorders>
              <w:top w:val="single" w:sz="4" w:space="0" w:color="auto"/>
              <w:left w:val="single" w:sz="4" w:space="0" w:color="auto"/>
              <w:bottom w:val="single" w:sz="4" w:space="0" w:color="auto"/>
              <w:right w:val="single" w:sz="4" w:space="0" w:color="auto"/>
            </w:tcBorders>
            <w:hideMark/>
            <w:tcPrChange w:id="210"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119B1F1C" w14:textId="29F81360" w:rsidR="00B17695" w:rsidRPr="003A123A" w:rsidRDefault="003B0C0E"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211"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07052A26" w14:textId="105DC211" w:rsidR="00B17695" w:rsidRPr="003A123A" w:rsidRDefault="00712D43"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43" w:type="dxa"/>
            <w:tcBorders>
              <w:top w:val="single" w:sz="4" w:space="0" w:color="auto"/>
              <w:left w:val="single" w:sz="4" w:space="0" w:color="auto"/>
              <w:bottom w:val="single" w:sz="4" w:space="0" w:color="auto"/>
              <w:right w:val="single" w:sz="4" w:space="0" w:color="auto"/>
            </w:tcBorders>
            <w:tcPrChange w:id="212"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680E6CB5" w14:textId="0E530E3F"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213"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6C2EB763" w14:textId="3F39032C" w:rsidR="00B17695" w:rsidRPr="003A123A" w:rsidRDefault="0064383F"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214"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573E4B06" w14:textId="05A199EE" w:rsidR="00B17695" w:rsidRPr="003A123A" w:rsidRDefault="00DF4D5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215"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0BD0FAFA" w14:textId="03592C45"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216"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6B38FB78"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217"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041422B5"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218"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51AEBB36" w14:textId="1448AA84"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19"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138433D4" w14:textId="66E7477F"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4B85DA6F" w14:textId="77777777" w:rsidTr="007300F1">
        <w:trPr>
          <w:cnfStyle w:val="000000100000" w:firstRow="0" w:lastRow="0" w:firstColumn="0" w:lastColumn="0" w:oddVBand="0" w:evenVBand="0" w:oddHBand="1" w:evenHBand="0" w:firstRowFirstColumn="0" w:firstRowLastColumn="0" w:lastRowFirstColumn="0" w:lastRowLastColumn="0"/>
          <w:trHeight w:val="309"/>
          <w:trPrChange w:id="220" w:author="Clerici, Alessandro" w:date="2026-03-13T16:26:00Z">
            <w:trPr>
              <w:trHeight w:val="3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221"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0C3A0594" w14:textId="77777777" w:rsidR="00B17695" w:rsidRPr="003A123A" w:rsidRDefault="00B17695" w:rsidP="00563BC0">
            <w:pPr>
              <w:cnfStyle w:val="001000100000" w:firstRow="0" w:lastRow="0" w:firstColumn="1" w:lastColumn="0" w:oddVBand="0" w:evenVBand="0" w:oddHBand="1" w:evenHBand="0" w:firstRowFirstColumn="0" w:firstRowLastColumn="0" w:lastRowFirstColumn="0" w:lastRowLastColumn="0"/>
              <w:rPr>
                <w:rFonts w:cstheme="minorHAnsi"/>
                <w:bCs w:val="0"/>
                <w:sz w:val="22"/>
              </w:rPr>
            </w:pPr>
            <w:r w:rsidRPr="003A123A">
              <w:rPr>
                <w:rFonts w:cstheme="minorHAnsi"/>
                <w:sz w:val="22"/>
              </w:rPr>
              <w:t>Alert</w:t>
            </w:r>
          </w:p>
        </w:tc>
        <w:tc>
          <w:tcPr>
            <w:tcW w:w="528" w:type="dxa"/>
            <w:tcBorders>
              <w:top w:val="single" w:sz="4" w:space="0" w:color="auto"/>
              <w:left w:val="single" w:sz="4" w:space="0" w:color="auto"/>
              <w:bottom w:val="single" w:sz="4" w:space="0" w:color="auto"/>
              <w:right w:val="single" w:sz="4" w:space="0" w:color="auto"/>
            </w:tcBorders>
            <w:hideMark/>
            <w:tcPrChange w:id="222"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28F4C799"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223"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519A0156"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224"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1C322865" w14:textId="01BBDC5D" w:rsidR="00B17695" w:rsidRPr="003A123A" w:rsidRDefault="00166F8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225"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4B447099" w14:textId="28356FAC"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684" w:type="dxa"/>
            <w:tcBorders>
              <w:top w:val="single" w:sz="4" w:space="0" w:color="auto"/>
              <w:left w:val="single" w:sz="4" w:space="0" w:color="auto"/>
              <w:bottom w:val="single" w:sz="4" w:space="0" w:color="auto"/>
              <w:right w:val="single" w:sz="4" w:space="0" w:color="auto"/>
            </w:tcBorders>
            <w:hideMark/>
            <w:tcPrChange w:id="226"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1BA0897B" w14:textId="5F934060" w:rsidR="00B17695" w:rsidRPr="003A123A" w:rsidRDefault="003B0C0E"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227"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78C6FCBC" w14:textId="0317CFD6" w:rsidR="00B17695" w:rsidRPr="003A123A" w:rsidRDefault="00712D43"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43" w:type="dxa"/>
            <w:tcBorders>
              <w:top w:val="single" w:sz="4" w:space="0" w:color="auto"/>
              <w:left w:val="single" w:sz="4" w:space="0" w:color="auto"/>
              <w:bottom w:val="single" w:sz="4" w:space="0" w:color="auto"/>
              <w:right w:val="single" w:sz="4" w:space="0" w:color="auto"/>
            </w:tcBorders>
            <w:tcPrChange w:id="228"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65A429AB" w14:textId="23564F45"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229"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04DABC53" w14:textId="496D75CF" w:rsidR="00B17695" w:rsidRPr="003A123A" w:rsidRDefault="0064383F"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230"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567771BA" w14:textId="0A41548B" w:rsidR="00B17695" w:rsidRPr="003A123A" w:rsidRDefault="00DF4D5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231"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3F52C18A"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232"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64D7A438"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233"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3FC3F76C"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234"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0F27F4E9" w14:textId="42C25734"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35"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5BF7C678" w14:textId="226B7303"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00F3F4C3" w14:textId="77777777" w:rsidTr="007300F1">
        <w:trPr>
          <w:trHeight w:val="309"/>
          <w:trPrChange w:id="236" w:author="Clerici, Alessandro" w:date="2026-03-13T16:26:00Z">
            <w:trPr>
              <w:trHeight w:val="3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237"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6919C34A" w14:textId="77777777" w:rsidR="00B17695" w:rsidRPr="003A123A" w:rsidRDefault="00B17695" w:rsidP="00563BC0">
            <w:pPr>
              <w:rPr>
                <w:rFonts w:cstheme="minorHAnsi"/>
                <w:bCs w:val="0"/>
                <w:sz w:val="22"/>
              </w:rPr>
            </w:pPr>
            <w:r w:rsidRPr="003A123A">
              <w:rPr>
                <w:rFonts w:cstheme="minorHAnsi"/>
                <w:sz w:val="22"/>
              </w:rPr>
              <w:t>Caring</w:t>
            </w:r>
          </w:p>
        </w:tc>
        <w:tc>
          <w:tcPr>
            <w:tcW w:w="528" w:type="dxa"/>
            <w:tcBorders>
              <w:top w:val="single" w:sz="4" w:space="0" w:color="auto"/>
              <w:left w:val="single" w:sz="4" w:space="0" w:color="auto"/>
              <w:bottom w:val="single" w:sz="4" w:space="0" w:color="auto"/>
              <w:right w:val="single" w:sz="4" w:space="0" w:color="auto"/>
            </w:tcBorders>
            <w:hideMark/>
            <w:tcPrChange w:id="238"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1C65EE76"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239"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0D79F305"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240"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1A6CCB9A" w14:textId="39E384AA" w:rsidR="00B17695" w:rsidRPr="003A123A" w:rsidRDefault="00166F8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241"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5ACBA30B" w14:textId="6972D764"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 </w:t>
            </w:r>
          </w:p>
        </w:tc>
        <w:tc>
          <w:tcPr>
            <w:tcW w:w="684" w:type="dxa"/>
            <w:tcBorders>
              <w:top w:val="single" w:sz="4" w:space="0" w:color="auto"/>
              <w:left w:val="single" w:sz="4" w:space="0" w:color="auto"/>
              <w:bottom w:val="single" w:sz="4" w:space="0" w:color="auto"/>
              <w:right w:val="single" w:sz="4" w:space="0" w:color="auto"/>
            </w:tcBorders>
            <w:hideMark/>
            <w:tcPrChange w:id="242"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513ABD81"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243"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5584D5E7" w14:textId="266681CD" w:rsidR="00B17695" w:rsidRPr="003A123A" w:rsidRDefault="00712D43"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43" w:type="dxa"/>
            <w:tcBorders>
              <w:top w:val="single" w:sz="4" w:space="0" w:color="auto"/>
              <w:left w:val="single" w:sz="4" w:space="0" w:color="auto"/>
              <w:bottom w:val="single" w:sz="4" w:space="0" w:color="auto"/>
              <w:right w:val="single" w:sz="4" w:space="0" w:color="auto"/>
            </w:tcBorders>
            <w:tcPrChange w:id="244"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4C65AFCE" w14:textId="412BCF60"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245"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640EE92A" w14:textId="69DC22C6"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246"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2B13DFD4" w14:textId="66EF67A6" w:rsidR="00B17695" w:rsidRPr="003A123A" w:rsidRDefault="00DF4D5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247"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347E8D40"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248"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75FDA3CB"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249"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1E8190E5"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250"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2CB50B3E" w14:textId="34984A25"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51"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6BA05544" w14:textId="3147DB4E"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113924FF" w14:textId="77777777" w:rsidTr="007300F1">
        <w:trPr>
          <w:cnfStyle w:val="000000100000" w:firstRow="0" w:lastRow="0" w:firstColumn="0" w:lastColumn="0" w:oddVBand="0" w:evenVBand="0" w:oddHBand="1" w:evenHBand="0" w:firstRowFirstColumn="0" w:firstRowLastColumn="0" w:lastRowFirstColumn="0" w:lastRowLastColumn="0"/>
          <w:trHeight w:val="609"/>
          <w:trPrChange w:id="252" w:author="Clerici, Alessandro" w:date="2026-03-13T16:26:00Z">
            <w:trPr>
              <w:trHeight w:val="6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253"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2A01956A" w14:textId="77777777" w:rsidR="00B17695" w:rsidRPr="003A123A" w:rsidRDefault="00B17695" w:rsidP="00563BC0">
            <w:pPr>
              <w:cnfStyle w:val="001000100000" w:firstRow="0" w:lastRow="0" w:firstColumn="1" w:lastColumn="0" w:oddVBand="0" w:evenVBand="0" w:oddHBand="1" w:evenHBand="0" w:firstRowFirstColumn="0" w:firstRowLastColumn="0" w:lastRowFirstColumn="0" w:lastRowLastColumn="0"/>
              <w:rPr>
                <w:rFonts w:cstheme="minorHAnsi"/>
                <w:bCs w:val="0"/>
                <w:sz w:val="22"/>
              </w:rPr>
            </w:pPr>
            <w:r w:rsidRPr="003A123A">
              <w:rPr>
                <w:rFonts w:cstheme="minorHAnsi"/>
                <w:sz w:val="22"/>
              </w:rPr>
              <w:t>Conversion</w:t>
            </w:r>
          </w:p>
        </w:tc>
        <w:tc>
          <w:tcPr>
            <w:tcW w:w="528" w:type="dxa"/>
            <w:tcBorders>
              <w:top w:val="single" w:sz="4" w:space="0" w:color="auto"/>
              <w:left w:val="single" w:sz="4" w:space="0" w:color="auto"/>
              <w:bottom w:val="single" w:sz="4" w:space="0" w:color="auto"/>
              <w:right w:val="single" w:sz="4" w:space="0" w:color="auto"/>
            </w:tcBorders>
            <w:hideMark/>
            <w:tcPrChange w:id="254"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19CDBC4F" w14:textId="7E472728" w:rsidR="00B17695" w:rsidRPr="003A123A" w:rsidRDefault="008E60A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55"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04BDD58B" w14:textId="536E0EDA" w:rsidR="00B17695" w:rsidRPr="003A123A" w:rsidRDefault="000B300C"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56"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01B5DF1F" w14:textId="53F73528" w:rsidR="00B17695" w:rsidRPr="003A123A" w:rsidRDefault="00166F8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257"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393D6B23" w14:textId="5B3F0488" w:rsidR="00B17695" w:rsidRPr="003A123A" w:rsidRDefault="00E01E91"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84" w:type="dxa"/>
            <w:tcBorders>
              <w:top w:val="single" w:sz="4" w:space="0" w:color="auto"/>
              <w:left w:val="single" w:sz="4" w:space="0" w:color="auto"/>
              <w:bottom w:val="single" w:sz="4" w:space="0" w:color="auto"/>
              <w:right w:val="single" w:sz="4" w:space="0" w:color="auto"/>
            </w:tcBorders>
            <w:hideMark/>
            <w:tcPrChange w:id="258"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0443E8C3"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259"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3C4534C4"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643" w:type="dxa"/>
            <w:tcBorders>
              <w:top w:val="single" w:sz="4" w:space="0" w:color="auto"/>
              <w:left w:val="single" w:sz="4" w:space="0" w:color="auto"/>
              <w:bottom w:val="single" w:sz="4" w:space="0" w:color="auto"/>
              <w:right w:val="single" w:sz="4" w:space="0" w:color="auto"/>
            </w:tcBorders>
            <w:tcPrChange w:id="260"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28BB67C0" w14:textId="48BF7063"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261"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46061852" w14:textId="4EE5E53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262"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72DFE8D0" w14:textId="0025B76A" w:rsidR="00B17695" w:rsidRPr="003A123A" w:rsidRDefault="00DF4D5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263"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12F36A67"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264"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1F45A831"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265"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4E52312C"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266"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1516AB0E" w14:textId="516148A1"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67"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423548DD" w14:textId="66779832"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3BA0AECD" w14:textId="77777777" w:rsidTr="007300F1">
        <w:trPr>
          <w:trHeight w:val="309"/>
          <w:trPrChange w:id="268" w:author="Clerici, Alessandro" w:date="2026-03-13T16:26:00Z">
            <w:trPr>
              <w:trHeight w:val="3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269"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584D14E4" w14:textId="77777777" w:rsidR="00B17695" w:rsidRPr="003A123A" w:rsidRDefault="00B17695" w:rsidP="00563BC0">
            <w:pPr>
              <w:rPr>
                <w:rFonts w:cstheme="minorHAnsi"/>
                <w:bCs w:val="0"/>
                <w:sz w:val="22"/>
              </w:rPr>
            </w:pPr>
            <w:r w:rsidRPr="003A123A">
              <w:rPr>
                <w:rFonts w:cstheme="minorHAnsi"/>
                <w:sz w:val="22"/>
              </w:rPr>
              <w:t>Education</w:t>
            </w:r>
          </w:p>
        </w:tc>
        <w:tc>
          <w:tcPr>
            <w:tcW w:w="528" w:type="dxa"/>
            <w:tcBorders>
              <w:top w:val="single" w:sz="4" w:space="0" w:color="auto"/>
              <w:left w:val="single" w:sz="4" w:space="0" w:color="auto"/>
              <w:bottom w:val="single" w:sz="4" w:space="0" w:color="auto"/>
              <w:right w:val="single" w:sz="4" w:space="0" w:color="auto"/>
            </w:tcBorders>
            <w:hideMark/>
            <w:tcPrChange w:id="270"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202748E5"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271"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1E243968"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272"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6EBB17CE" w14:textId="60E0F99E" w:rsidR="00B17695" w:rsidRPr="003A123A" w:rsidRDefault="00166F8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273"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1A8D2F8D" w14:textId="64E79BDE"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 </w:t>
            </w:r>
          </w:p>
        </w:tc>
        <w:tc>
          <w:tcPr>
            <w:tcW w:w="684" w:type="dxa"/>
            <w:tcBorders>
              <w:top w:val="single" w:sz="4" w:space="0" w:color="auto"/>
              <w:left w:val="single" w:sz="4" w:space="0" w:color="auto"/>
              <w:bottom w:val="single" w:sz="4" w:space="0" w:color="auto"/>
              <w:right w:val="single" w:sz="4" w:space="0" w:color="auto"/>
            </w:tcBorders>
            <w:hideMark/>
            <w:tcPrChange w:id="274"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3565F57C"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 </w:t>
            </w:r>
          </w:p>
        </w:tc>
        <w:tc>
          <w:tcPr>
            <w:tcW w:w="527" w:type="dxa"/>
            <w:tcBorders>
              <w:top w:val="single" w:sz="4" w:space="0" w:color="auto"/>
              <w:left w:val="single" w:sz="4" w:space="0" w:color="auto"/>
              <w:bottom w:val="single" w:sz="4" w:space="0" w:color="auto"/>
              <w:right w:val="single" w:sz="4" w:space="0" w:color="auto"/>
            </w:tcBorders>
            <w:hideMark/>
            <w:tcPrChange w:id="275"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238777E8" w14:textId="1FBCAB44" w:rsidR="00B17695" w:rsidRPr="003A123A" w:rsidRDefault="00712D43"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43" w:type="dxa"/>
            <w:tcBorders>
              <w:top w:val="single" w:sz="4" w:space="0" w:color="auto"/>
              <w:left w:val="single" w:sz="4" w:space="0" w:color="auto"/>
              <w:bottom w:val="single" w:sz="4" w:space="0" w:color="auto"/>
              <w:right w:val="single" w:sz="4" w:space="0" w:color="auto"/>
            </w:tcBorders>
            <w:tcPrChange w:id="276"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333BEBC2" w14:textId="73476FFC"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277"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1F0FBB4D" w14:textId="1A80F596"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278"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39913F68" w14:textId="2ED26319" w:rsidR="00B17695" w:rsidRPr="003A123A" w:rsidRDefault="00DF4D5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279"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143A48BC"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280"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1B050082"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281"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29F13526"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282"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5D1FFAB8" w14:textId="1C2C2481"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83"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2590B5F1" w14:textId="438EECD2"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3E266656" w14:textId="77777777" w:rsidTr="007300F1">
        <w:trPr>
          <w:cnfStyle w:val="000000100000" w:firstRow="0" w:lastRow="0" w:firstColumn="0" w:lastColumn="0" w:oddVBand="0" w:evenVBand="0" w:oddHBand="1" w:evenHBand="0" w:firstRowFirstColumn="0" w:firstRowLastColumn="0" w:lastRowFirstColumn="0" w:lastRowLastColumn="0"/>
          <w:trHeight w:val="609"/>
          <w:trPrChange w:id="284" w:author="Clerici, Alessandro" w:date="2026-03-13T16:26:00Z">
            <w:trPr>
              <w:trHeight w:val="6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285"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1E5EB68E" w14:textId="77777777" w:rsidR="00B17695" w:rsidRPr="003A123A" w:rsidRDefault="00B17695" w:rsidP="00563BC0">
            <w:pPr>
              <w:cnfStyle w:val="001000100000" w:firstRow="0" w:lastRow="0" w:firstColumn="1" w:lastColumn="0" w:oddVBand="0" w:evenVBand="0" w:oddHBand="1" w:evenHBand="0" w:firstRowFirstColumn="0" w:firstRowLastColumn="0" w:lastRowFirstColumn="0" w:lastRowLastColumn="0"/>
              <w:rPr>
                <w:rFonts w:cstheme="minorHAnsi"/>
                <w:bCs w:val="0"/>
                <w:sz w:val="22"/>
              </w:rPr>
            </w:pPr>
            <w:proofErr w:type="spellStart"/>
            <w:r w:rsidRPr="003A123A">
              <w:rPr>
                <w:rFonts w:cstheme="minorHAnsi"/>
                <w:sz w:val="22"/>
              </w:rPr>
              <w:t>Fidelizzazione</w:t>
            </w:r>
            <w:proofErr w:type="spellEnd"/>
            <w:r w:rsidRPr="003A123A">
              <w:rPr>
                <w:rFonts w:cstheme="minorHAnsi"/>
                <w:sz w:val="22"/>
              </w:rPr>
              <w:t xml:space="preserve"> </w:t>
            </w:r>
          </w:p>
        </w:tc>
        <w:tc>
          <w:tcPr>
            <w:tcW w:w="528" w:type="dxa"/>
            <w:tcBorders>
              <w:top w:val="single" w:sz="4" w:space="0" w:color="auto"/>
              <w:left w:val="single" w:sz="4" w:space="0" w:color="auto"/>
              <w:bottom w:val="single" w:sz="4" w:space="0" w:color="auto"/>
              <w:right w:val="single" w:sz="4" w:space="0" w:color="auto"/>
            </w:tcBorders>
            <w:hideMark/>
            <w:tcPrChange w:id="286"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328E3563" w14:textId="08329138" w:rsidR="00B17695" w:rsidRPr="003A123A" w:rsidRDefault="008E60A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87"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14A2DB9A" w14:textId="10F77486" w:rsidR="00B17695" w:rsidRPr="003A123A" w:rsidRDefault="000B300C"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88"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46CF651B" w14:textId="04CD5BA9" w:rsidR="00B17695" w:rsidRPr="003A123A" w:rsidRDefault="00166F8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289"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1D66A590" w14:textId="0C86A7FC" w:rsidR="00B17695" w:rsidRPr="003A123A" w:rsidRDefault="00E01E91"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84" w:type="dxa"/>
            <w:tcBorders>
              <w:top w:val="single" w:sz="4" w:space="0" w:color="auto"/>
              <w:left w:val="single" w:sz="4" w:space="0" w:color="auto"/>
              <w:bottom w:val="single" w:sz="4" w:space="0" w:color="auto"/>
              <w:right w:val="single" w:sz="4" w:space="0" w:color="auto"/>
            </w:tcBorders>
            <w:hideMark/>
            <w:tcPrChange w:id="290"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05EA363F"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291"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052FB375"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643" w:type="dxa"/>
            <w:tcBorders>
              <w:top w:val="single" w:sz="4" w:space="0" w:color="auto"/>
              <w:left w:val="single" w:sz="4" w:space="0" w:color="auto"/>
              <w:bottom w:val="single" w:sz="4" w:space="0" w:color="auto"/>
              <w:right w:val="single" w:sz="4" w:space="0" w:color="auto"/>
            </w:tcBorders>
            <w:tcPrChange w:id="292"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502BB9C9" w14:textId="16A01794"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293"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12043532" w14:textId="7EC2F205"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294"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467980A7" w14:textId="090D7B45" w:rsidR="00B17695" w:rsidRPr="003A123A" w:rsidRDefault="00DF4D5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295"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3E495711"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296"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1E9DFD32"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297"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2E072EB9"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298"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45153A12" w14:textId="64811E6F"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299"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64983497" w14:textId="0DD525BB"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0C3D1FFD" w14:textId="77777777" w:rsidTr="007300F1">
        <w:trPr>
          <w:trHeight w:val="609"/>
          <w:trPrChange w:id="300" w:author="Clerici, Alessandro" w:date="2026-03-13T16:26:00Z">
            <w:trPr>
              <w:trHeight w:val="6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301"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6230D725" w14:textId="77777777" w:rsidR="00B17695" w:rsidRPr="003A123A" w:rsidRDefault="00B17695" w:rsidP="00563BC0">
            <w:pPr>
              <w:rPr>
                <w:rFonts w:cstheme="minorHAnsi"/>
                <w:bCs w:val="0"/>
                <w:sz w:val="22"/>
              </w:rPr>
            </w:pPr>
            <w:r w:rsidRPr="003A123A">
              <w:rPr>
                <w:rFonts w:cstheme="minorHAnsi"/>
                <w:sz w:val="22"/>
              </w:rPr>
              <w:t xml:space="preserve">Onboarding </w:t>
            </w:r>
          </w:p>
        </w:tc>
        <w:tc>
          <w:tcPr>
            <w:tcW w:w="528" w:type="dxa"/>
            <w:tcBorders>
              <w:top w:val="single" w:sz="4" w:space="0" w:color="auto"/>
              <w:left w:val="single" w:sz="4" w:space="0" w:color="auto"/>
              <w:bottom w:val="single" w:sz="4" w:space="0" w:color="auto"/>
              <w:right w:val="single" w:sz="4" w:space="0" w:color="auto"/>
            </w:tcBorders>
            <w:hideMark/>
            <w:tcPrChange w:id="302"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06BA817C" w14:textId="075999F5" w:rsidR="00B17695" w:rsidRPr="003A123A" w:rsidRDefault="008E60A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03"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3C0619C2" w14:textId="44DDE5C6" w:rsidR="00B17695" w:rsidRPr="003A123A" w:rsidRDefault="000B300C"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04"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51170BA8" w14:textId="7F43E8F5" w:rsidR="00B17695" w:rsidRPr="003A123A" w:rsidRDefault="00166F8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305"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7C27003F" w14:textId="5064C51F" w:rsidR="00B17695" w:rsidRPr="003A123A" w:rsidRDefault="00E01E91"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84" w:type="dxa"/>
            <w:tcBorders>
              <w:top w:val="single" w:sz="4" w:space="0" w:color="auto"/>
              <w:left w:val="single" w:sz="4" w:space="0" w:color="auto"/>
              <w:bottom w:val="single" w:sz="4" w:space="0" w:color="auto"/>
              <w:right w:val="single" w:sz="4" w:space="0" w:color="auto"/>
            </w:tcBorders>
            <w:hideMark/>
            <w:tcPrChange w:id="306"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7F417761"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307"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0D8DC63E"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 </w:t>
            </w:r>
          </w:p>
        </w:tc>
        <w:tc>
          <w:tcPr>
            <w:tcW w:w="643" w:type="dxa"/>
            <w:tcBorders>
              <w:top w:val="single" w:sz="4" w:space="0" w:color="auto"/>
              <w:left w:val="single" w:sz="4" w:space="0" w:color="auto"/>
              <w:bottom w:val="single" w:sz="4" w:space="0" w:color="auto"/>
              <w:right w:val="single" w:sz="4" w:space="0" w:color="auto"/>
            </w:tcBorders>
            <w:tcPrChange w:id="308"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4DFC5C7E" w14:textId="16B5342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309"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12FAF1B2" w14:textId="7C71461C"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310"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401703D8" w14:textId="313308C0" w:rsidR="00B17695" w:rsidRPr="003A123A" w:rsidRDefault="00DF4D5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311"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4DFB4890"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312"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3C1BA703"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313"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0BE2EABF"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314"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4D9C019D" w14:textId="487983A8"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15"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1B544DE6" w14:textId="4A91920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7F9314A5" w14:textId="77777777" w:rsidTr="007300F1">
        <w:trPr>
          <w:cnfStyle w:val="000000100000" w:firstRow="0" w:lastRow="0" w:firstColumn="0" w:lastColumn="0" w:oddVBand="0" w:evenVBand="0" w:oddHBand="1" w:evenHBand="0" w:firstRowFirstColumn="0" w:firstRowLastColumn="0" w:lastRowFirstColumn="0" w:lastRowLastColumn="0"/>
          <w:trHeight w:val="609"/>
          <w:trPrChange w:id="316" w:author="Clerici, Alessandro" w:date="2026-03-13T16:26:00Z">
            <w:trPr>
              <w:trHeight w:val="6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317"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2000DF90" w14:textId="77777777" w:rsidR="00B17695" w:rsidRPr="003A123A" w:rsidRDefault="00B17695" w:rsidP="00563BC0">
            <w:pPr>
              <w:cnfStyle w:val="001000100000" w:firstRow="0" w:lastRow="0" w:firstColumn="1" w:lastColumn="0" w:oddVBand="0" w:evenVBand="0" w:oddHBand="1" w:evenHBand="0" w:firstRowFirstColumn="0" w:firstRowLastColumn="0" w:lastRowFirstColumn="0" w:lastRowLastColumn="0"/>
              <w:rPr>
                <w:rFonts w:cstheme="minorHAnsi"/>
                <w:bCs w:val="0"/>
                <w:sz w:val="22"/>
              </w:rPr>
            </w:pPr>
            <w:proofErr w:type="spellStart"/>
            <w:r w:rsidRPr="003A123A">
              <w:rPr>
                <w:rFonts w:cstheme="minorHAnsi"/>
                <w:sz w:val="22"/>
              </w:rPr>
              <w:t>Relazionale</w:t>
            </w:r>
            <w:proofErr w:type="spellEnd"/>
          </w:p>
        </w:tc>
        <w:tc>
          <w:tcPr>
            <w:tcW w:w="528" w:type="dxa"/>
            <w:tcBorders>
              <w:top w:val="single" w:sz="4" w:space="0" w:color="auto"/>
              <w:left w:val="single" w:sz="4" w:space="0" w:color="auto"/>
              <w:bottom w:val="single" w:sz="4" w:space="0" w:color="auto"/>
              <w:right w:val="single" w:sz="4" w:space="0" w:color="auto"/>
            </w:tcBorders>
            <w:hideMark/>
            <w:tcPrChange w:id="318"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5C8D690F"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319"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380444CF"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320"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16D0834E" w14:textId="1625A9F0" w:rsidR="00B17695" w:rsidRPr="003A123A" w:rsidRDefault="00166F8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321"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584A1376" w14:textId="7277628E"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684" w:type="dxa"/>
            <w:tcBorders>
              <w:top w:val="single" w:sz="4" w:space="0" w:color="auto"/>
              <w:left w:val="single" w:sz="4" w:space="0" w:color="auto"/>
              <w:bottom w:val="single" w:sz="4" w:space="0" w:color="auto"/>
              <w:right w:val="single" w:sz="4" w:space="0" w:color="auto"/>
            </w:tcBorders>
            <w:hideMark/>
            <w:tcPrChange w:id="322"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2CD984B0"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323"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2FC42037" w14:textId="551B8007" w:rsidR="00B17695" w:rsidRPr="003A123A" w:rsidRDefault="00712D43"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43" w:type="dxa"/>
            <w:tcBorders>
              <w:top w:val="single" w:sz="4" w:space="0" w:color="auto"/>
              <w:left w:val="single" w:sz="4" w:space="0" w:color="auto"/>
              <w:bottom w:val="single" w:sz="4" w:space="0" w:color="auto"/>
              <w:right w:val="single" w:sz="4" w:space="0" w:color="auto"/>
            </w:tcBorders>
            <w:tcPrChange w:id="324"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2C040EEC" w14:textId="409E762A"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325"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1214B460" w14:textId="0D6174D4"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326"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3F588AE9" w14:textId="689F8E06" w:rsidR="00B17695" w:rsidRPr="003A123A" w:rsidRDefault="00DF4D5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327"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42D5E3C9"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328"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22907960"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329"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1B8D2C2C"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330"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1C1F5B73" w14:textId="78BC9D1E"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31"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11E454BA" w14:textId="5D5B8C39"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1A5B2D52" w14:textId="77777777" w:rsidTr="007300F1">
        <w:trPr>
          <w:trHeight w:val="309"/>
          <w:trPrChange w:id="332" w:author="Clerici, Alessandro" w:date="2026-03-13T16:26:00Z">
            <w:trPr>
              <w:trHeight w:val="3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333"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488BFD2B" w14:textId="77777777" w:rsidR="00B17695" w:rsidRPr="003A123A" w:rsidRDefault="00B17695" w:rsidP="00563BC0">
            <w:pPr>
              <w:rPr>
                <w:rFonts w:cstheme="minorHAnsi"/>
                <w:bCs w:val="0"/>
                <w:sz w:val="22"/>
              </w:rPr>
            </w:pPr>
            <w:r w:rsidRPr="003A123A">
              <w:rPr>
                <w:rFonts w:cstheme="minorHAnsi"/>
                <w:sz w:val="22"/>
              </w:rPr>
              <w:t>Retention</w:t>
            </w:r>
          </w:p>
        </w:tc>
        <w:tc>
          <w:tcPr>
            <w:tcW w:w="528" w:type="dxa"/>
            <w:tcBorders>
              <w:top w:val="single" w:sz="4" w:space="0" w:color="auto"/>
              <w:left w:val="single" w:sz="4" w:space="0" w:color="auto"/>
              <w:bottom w:val="single" w:sz="4" w:space="0" w:color="auto"/>
              <w:right w:val="single" w:sz="4" w:space="0" w:color="auto"/>
            </w:tcBorders>
            <w:hideMark/>
            <w:tcPrChange w:id="334"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3D7C44F2" w14:textId="6225D9FC" w:rsidR="00B17695" w:rsidRPr="003A123A" w:rsidRDefault="008E60A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35"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636DC816" w14:textId="78D39268" w:rsidR="00B17695" w:rsidRPr="003A123A" w:rsidRDefault="000B300C"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36"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05A1DB79" w14:textId="5E7AF158" w:rsidR="00B17695" w:rsidRPr="003A123A" w:rsidRDefault="00166F8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337"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2D6D5E84" w14:textId="08CCE782" w:rsidR="00B17695" w:rsidRPr="003A123A" w:rsidRDefault="00E01E91"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84" w:type="dxa"/>
            <w:tcBorders>
              <w:top w:val="single" w:sz="4" w:space="0" w:color="auto"/>
              <w:left w:val="single" w:sz="4" w:space="0" w:color="auto"/>
              <w:bottom w:val="single" w:sz="4" w:space="0" w:color="auto"/>
              <w:right w:val="single" w:sz="4" w:space="0" w:color="auto"/>
            </w:tcBorders>
            <w:hideMark/>
            <w:tcPrChange w:id="338"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57CFB236"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339"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55F4ADAA" w14:textId="4BFBA957" w:rsidR="00B17695" w:rsidRPr="003A123A" w:rsidRDefault="00712D43"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43" w:type="dxa"/>
            <w:tcBorders>
              <w:top w:val="single" w:sz="4" w:space="0" w:color="auto"/>
              <w:left w:val="single" w:sz="4" w:space="0" w:color="auto"/>
              <w:bottom w:val="single" w:sz="4" w:space="0" w:color="auto"/>
              <w:right w:val="single" w:sz="4" w:space="0" w:color="auto"/>
            </w:tcBorders>
            <w:tcPrChange w:id="340"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3D07135C" w14:textId="1A27F35D"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341"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26B729C0" w14:textId="16E2E10E"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342"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5BC9802B" w14:textId="5E385D83" w:rsidR="00B17695" w:rsidRPr="003A123A" w:rsidRDefault="00DF4D5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343"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5C46CE28"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344"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235FBAE3"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345"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2A914E96"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346"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6BDE5A76" w14:textId="76E486F9"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47"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2380AC35" w14:textId="309F5721"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4AFD5F15" w14:textId="77777777" w:rsidTr="007300F1">
        <w:trPr>
          <w:cnfStyle w:val="000000100000" w:firstRow="0" w:lastRow="0" w:firstColumn="0" w:lastColumn="0" w:oddVBand="0" w:evenVBand="0" w:oddHBand="1" w:evenHBand="0" w:firstRowFirstColumn="0" w:firstRowLastColumn="0" w:lastRowFirstColumn="0" w:lastRowLastColumn="0"/>
          <w:trHeight w:val="309"/>
          <w:trPrChange w:id="348" w:author="Clerici, Alessandro" w:date="2026-03-13T16:26:00Z">
            <w:trPr>
              <w:trHeight w:val="3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349"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36E661E1" w14:textId="77777777" w:rsidR="00B17695" w:rsidRPr="003A123A" w:rsidRDefault="00B17695" w:rsidP="00563BC0">
            <w:pPr>
              <w:cnfStyle w:val="001000100000" w:firstRow="0" w:lastRow="0" w:firstColumn="1" w:lastColumn="0" w:oddVBand="0" w:evenVBand="0" w:oddHBand="1" w:evenHBand="0" w:firstRowFirstColumn="0" w:firstRowLastColumn="0" w:lastRowFirstColumn="0" w:lastRowLastColumn="0"/>
              <w:rPr>
                <w:rFonts w:cstheme="minorHAnsi"/>
                <w:bCs w:val="0"/>
                <w:sz w:val="22"/>
              </w:rPr>
            </w:pPr>
            <w:r w:rsidRPr="003A123A">
              <w:rPr>
                <w:rFonts w:cstheme="minorHAnsi"/>
                <w:sz w:val="22"/>
              </w:rPr>
              <w:t>Servizio</w:t>
            </w:r>
          </w:p>
        </w:tc>
        <w:tc>
          <w:tcPr>
            <w:tcW w:w="528" w:type="dxa"/>
            <w:tcBorders>
              <w:top w:val="single" w:sz="4" w:space="0" w:color="auto"/>
              <w:left w:val="single" w:sz="4" w:space="0" w:color="auto"/>
              <w:bottom w:val="single" w:sz="4" w:space="0" w:color="auto"/>
              <w:right w:val="single" w:sz="4" w:space="0" w:color="auto"/>
            </w:tcBorders>
            <w:hideMark/>
            <w:tcPrChange w:id="350"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3F45CC54"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351"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73BC9950"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0" w:type="dxa"/>
            <w:tcBorders>
              <w:top w:val="single" w:sz="4" w:space="0" w:color="auto"/>
              <w:left w:val="single" w:sz="4" w:space="0" w:color="auto"/>
              <w:bottom w:val="single" w:sz="4" w:space="0" w:color="auto"/>
              <w:right w:val="single" w:sz="4" w:space="0" w:color="auto"/>
            </w:tcBorders>
            <w:hideMark/>
            <w:tcPrChange w:id="352"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25529A5C" w14:textId="4472AB2F" w:rsidR="00B17695" w:rsidRPr="003A123A" w:rsidRDefault="00166F8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353"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6CF87E7B" w14:textId="6E336920"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 </w:t>
            </w:r>
          </w:p>
        </w:tc>
        <w:tc>
          <w:tcPr>
            <w:tcW w:w="684" w:type="dxa"/>
            <w:tcBorders>
              <w:top w:val="single" w:sz="4" w:space="0" w:color="auto"/>
              <w:left w:val="single" w:sz="4" w:space="0" w:color="auto"/>
              <w:bottom w:val="single" w:sz="4" w:space="0" w:color="auto"/>
              <w:right w:val="single" w:sz="4" w:space="0" w:color="auto"/>
            </w:tcBorders>
            <w:hideMark/>
            <w:tcPrChange w:id="354"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14192454"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355"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239376DF" w14:textId="71FB7A65" w:rsidR="00B17695" w:rsidRPr="003A123A" w:rsidRDefault="00712D43"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43" w:type="dxa"/>
            <w:tcBorders>
              <w:top w:val="single" w:sz="4" w:space="0" w:color="auto"/>
              <w:left w:val="single" w:sz="4" w:space="0" w:color="auto"/>
              <w:bottom w:val="single" w:sz="4" w:space="0" w:color="auto"/>
              <w:right w:val="single" w:sz="4" w:space="0" w:color="auto"/>
            </w:tcBorders>
            <w:tcPrChange w:id="356"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6B779E6D" w14:textId="09B002EA"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357"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6B440002" w14:textId="7D543994"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358"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2AC13301" w14:textId="42695DE2" w:rsidR="00B17695" w:rsidRPr="003A123A" w:rsidRDefault="00DF4D57"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359"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50CE84F4"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360"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1DCF6B72"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361"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3959AFFC" w14:textId="77777777"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362"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796127C8" w14:textId="381B010F"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63"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40C11988" w14:textId="426A0C28" w:rsidR="00B17695" w:rsidRPr="003A123A" w:rsidRDefault="00B17695" w:rsidP="00563BC0">
            <w:pPr>
              <w:cnfStyle w:val="000000100000" w:firstRow="0" w:lastRow="0" w:firstColumn="0" w:lastColumn="0" w:oddVBand="0" w:evenVBand="0" w:oddHBand="1" w:evenHBand="0" w:firstRowFirstColumn="0" w:firstRowLastColumn="0" w:lastRowFirstColumn="0" w:lastRowLastColumn="0"/>
              <w:rPr>
                <w:rFonts w:cstheme="minorHAnsi"/>
                <w:bCs/>
                <w:sz w:val="22"/>
              </w:rPr>
            </w:pPr>
            <w:r w:rsidRPr="003A123A">
              <w:rPr>
                <w:rFonts w:cstheme="minorHAnsi"/>
                <w:bCs/>
                <w:sz w:val="22"/>
              </w:rPr>
              <w:t>x</w:t>
            </w:r>
          </w:p>
        </w:tc>
      </w:tr>
      <w:tr w:rsidR="004C3FFB" w:rsidRPr="0054437B" w14:paraId="05389C9E" w14:textId="77777777" w:rsidTr="007300F1">
        <w:trPr>
          <w:trHeight w:val="309"/>
          <w:trPrChange w:id="364" w:author="Clerici, Alessandro" w:date="2026-03-13T16:26:00Z">
            <w:trPr>
              <w:trHeight w:val="3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hideMark/>
            <w:tcPrChange w:id="365" w:author="Clerici, Alessandro" w:date="2026-03-13T16:26:00Z">
              <w:tcPr>
                <w:tcW w:w="734" w:type="dxa"/>
                <w:tcBorders>
                  <w:top w:val="single" w:sz="4" w:space="0" w:color="auto"/>
                  <w:left w:val="single" w:sz="4" w:space="0" w:color="auto"/>
                  <w:bottom w:val="single" w:sz="4" w:space="0" w:color="auto"/>
                  <w:right w:val="single" w:sz="4" w:space="0" w:color="auto"/>
                </w:tcBorders>
                <w:hideMark/>
              </w:tcPr>
            </w:tcPrChange>
          </w:tcPr>
          <w:p w14:paraId="753578F3" w14:textId="77777777" w:rsidR="00B17695" w:rsidRPr="003A123A" w:rsidRDefault="00B17695" w:rsidP="00563BC0">
            <w:pPr>
              <w:rPr>
                <w:rFonts w:cstheme="minorHAnsi"/>
                <w:bCs w:val="0"/>
                <w:sz w:val="22"/>
              </w:rPr>
            </w:pPr>
            <w:r w:rsidRPr="003A123A">
              <w:rPr>
                <w:rFonts w:cstheme="minorHAnsi"/>
                <w:sz w:val="22"/>
              </w:rPr>
              <w:t>Up-selling</w:t>
            </w:r>
          </w:p>
        </w:tc>
        <w:tc>
          <w:tcPr>
            <w:tcW w:w="528" w:type="dxa"/>
            <w:tcBorders>
              <w:top w:val="single" w:sz="4" w:space="0" w:color="auto"/>
              <w:left w:val="single" w:sz="4" w:space="0" w:color="auto"/>
              <w:bottom w:val="single" w:sz="4" w:space="0" w:color="auto"/>
              <w:right w:val="single" w:sz="4" w:space="0" w:color="auto"/>
            </w:tcBorders>
            <w:hideMark/>
            <w:tcPrChange w:id="366" w:author="Clerici, Alessandro" w:date="2026-03-13T16:26:00Z">
              <w:tcPr>
                <w:tcW w:w="527" w:type="dxa"/>
                <w:tcBorders>
                  <w:top w:val="single" w:sz="4" w:space="0" w:color="auto"/>
                  <w:left w:val="single" w:sz="4" w:space="0" w:color="auto"/>
                  <w:bottom w:val="single" w:sz="4" w:space="0" w:color="auto"/>
                  <w:right w:val="single" w:sz="4" w:space="0" w:color="auto"/>
                </w:tcBorders>
                <w:hideMark/>
              </w:tcPr>
            </w:tcPrChange>
          </w:tcPr>
          <w:p w14:paraId="1F6DF7B1" w14:textId="6C3F7D84" w:rsidR="00B17695" w:rsidRPr="003A123A" w:rsidRDefault="008E60A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67" w:author="Clerici, Alessandro" w:date="2026-03-13T16:26:00Z">
              <w:tcPr>
                <w:tcW w:w="624" w:type="dxa"/>
                <w:tcBorders>
                  <w:top w:val="single" w:sz="4" w:space="0" w:color="auto"/>
                  <w:left w:val="single" w:sz="4" w:space="0" w:color="auto"/>
                  <w:bottom w:val="single" w:sz="4" w:space="0" w:color="auto"/>
                  <w:right w:val="single" w:sz="4" w:space="0" w:color="auto"/>
                </w:tcBorders>
                <w:hideMark/>
              </w:tcPr>
            </w:tcPrChange>
          </w:tcPr>
          <w:p w14:paraId="58C40D0D" w14:textId="52C26A5D" w:rsidR="00B17695" w:rsidRPr="003A123A" w:rsidRDefault="00DB2ADC"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68" w:author="Clerici, Alessandro" w:date="2026-03-13T16:26:00Z">
              <w:tcPr>
                <w:tcW w:w="762" w:type="dxa"/>
                <w:tcBorders>
                  <w:top w:val="single" w:sz="4" w:space="0" w:color="auto"/>
                  <w:left w:val="single" w:sz="4" w:space="0" w:color="auto"/>
                  <w:bottom w:val="single" w:sz="4" w:space="0" w:color="auto"/>
                  <w:right w:val="single" w:sz="4" w:space="0" w:color="auto"/>
                </w:tcBorders>
                <w:hideMark/>
              </w:tcPr>
            </w:tcPrChange>
          </w:tcPr>
          <w:p w14:paraId="74359E0F" w14:textId="5ECFAE68" w:rsidR="00B17695" w:rsidRPr="003A123A" w:rsidRDefault="00166F8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5" w:type="dxa"/>
            <w:tcBorders>
              <w:top w:val="single" w:sz="4" w:space="0" w:color="auto"/>
              <w:left w:val="single" w:sz="4" w:space="0" w:color="auto"/>
              <w:bottom w:val="single" w:sz="4" w:space="0" w:color="auto"/>
              <w:right w:val="single" w:sz="4" w:space="0" w:color="auto"/>
            </w:tcBorders>
            <w:hideMark/>
            <w:tcPrChange w:id="369" w:author="Clerici, Alessandro" w:date="2026-03-13T16:26:00Z">
              <w:tcPr>
                <w:tcW w:w="626" w:type="dxa"/>
                <w:tcBorders>
                  <w:top w:val="single" w:sz="4" w:space="0" w:color="auto"/>
                  <w:left w:val="single" w:sz="4" w:space="0" w:color="auto"/>
                  <w:bottom w:val="single" w:sz="4" w:space="0" w:color="auto"/>
                  <w:right w:val="single" w:sz="4" w:space="0" w:color="auto"/>
                </w:tcBorders>
                <w:hideMark/>
              </w:tcPr>
            </w:tcPrChange>
          </w:tcPr>
          <w:p w14:paraId="47FDACB2" w14:textId="46E1EB80" w:rsidR="00B17695" w:rsidRPr="003A123A" w:rsidRDefault="00E01E91"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84" w:type="dxa"/>
            <w:tcBorders>
              <w:top w:val="single" w:sz="4" w:space="0" w:color="auto"/>
              <w:left w:val="single" w:sz="4" w:space="0" w:color="auto"/>
              <w:bottom w:val="single" w:sz="4" w:space="0" w:color="auto"/>
              <w:right w:val="single" w:sz="4" w:space="0" w:color="auto"/>
            </w:tcBorders>
            <w:hideMark/>
            <w:tcPrChange w:id="370" w:author="Clerici, Alessandro" w:date="2026-03-13T16:26:00Z">
              <w:tcPr>
                <w:tcW w:w="680" w:type="dxa"/>
                <w:tcBorders>
                  <w:top w:val="single" w:sz="4" w:space="0" w:color="auto"/>
                  <w:left w:val="single" w:sz="4" w:space="0" w:color="auto"/>
                  <w:bottom w:val="single" w:sz="4" w:space="0" w:color="auto"/>
                  <w:right w:val="single" w:sz="4" w:space="0" w:color="auto"/>
                </w:tcBorders>
                <w:hideMark/>
              </w:tcPr>
            </w:tcPrChange>
          </w:tcPr>
          <w:p w14:paraId="69D6FD42"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527" w:type="dxa"/>
            <w:tcBorders>
              <w:top w:val="single" w:sz="4" w:space="0" w:color="auto"/>
              <w:left w:val="single" w:sz="4" w:space="0" w:color="auto"/>
              <w:bottom w:val="single" w:sz="4" w:space="0" w:color="auto"/>
              <w:right w:val="single" w:sz="4" w:space="0" w:color="auto"/>
            </w:tcBorders>
            <w:hideMark/>
            <w:tcPrChange w:id="371" w:author="Clerici, Alessandro" w:date="2026-03-13T16:26:00Z">
              <w:tcPr>
                <w:tcW w:w="529" w:type="dxa"/>
                <w:tcBorders>
                  <w:top w:val="single" w:sz="4" w:space="0" w:color="auto"/>
                  <w:left w:val="single" w:sz="4" w:space="0" w:color="auto"/>
                  <w:bottom w:val="single" w:sz="4" w:space="0" w:color="auto"/>
                  <w:right w:val="single" w:sz="4" w:space="0" w:color="auto"/>
                </w:tcBorders>
                <w:hideMark/>
              </w:tcPr>
            </w:tcPrChange>
          </w:tcPr>
          <w:p w14:paraId="77BEA996"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 </w:t>
            </w:r>
          </w:p>
        </w:tc>
        <w:tc>
          <w:tcPr>
            <w:tcW w:w="643" w:type="dxa"/>
            <w:tcBorders>
              <w:top w:val="single" w:sz="4" w:space="0" w:color="auto"/>
              <w:left w:val="single" w:sz="4" w:space="0" w:color="auto"/>
              <w:bottom w:val="single" w:sz="4" w:space="0" w:color="auto"/>
              <w:right w:val="single" w:sz="4" w:space="0" w:color="auto"/>
            </w:tcBorders>
            <w:tcPrChange w:id="372" w:author="Clerici, Alessandro" w:date="2026-03-13T16:26:00Z">
              <w:tcPr>
                <w:tcW w:w="642" w:type="dxa"/>
                <w:tcBorders>
                  <w:top w:val="single" w:sz="4" w:space="0" w:color="auto"/>
                  <w:left w:val="single" w:sz="4" w:space="0" w:color="auto"/>
                  <w:bottom w:val="single" w:sz="4" w:space="0" w:color="auto"/>
                  <w:right w:val="single" w:sz="4" w:space="0" w:color="auto"/>
                </w:tcBorders>
              </w:tcPr>
            </w:tcPrChange>
          </w:tcPr>
          <w:p w14:paraId="0DDCF6E0" w14:textId="406C93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0A5569">
              <w:rPr>
                <w:rFonts w:cstheme="minorHAnsi"/>
                <w:bCs/>
                <w:sz w:val="22"/>
              </w:rPr>
              <w:t>x</w:t>
            </w:r>
          </w:p>
        </w:tc>
        <w:tc>
          <w:tcPr>
            <w:tcW w:w="775" w:type="dxa"/>
            <w:tcBorders>
              <w:top w:val="single" w:sz="4" w:space="0" w:color="auto"/>
              <w:left w:val="single" w:sz="4" w:space="0" w:color="auto"/>
              <w:bottom w:val="single" w:sz="4" w:space="0" w:color="auto"/>
              <w:right w:val="single" w:sz="4" w:space="0" w:color="auto"/>
            </w:tcBorders>
            <w:hideMark/>
            <w:tcPrChange w:id="373" w:author="Clerici, Alessandro" w:date="2026-03-13T16:26:00Z">
              <w:tcPr>
                <w:tcW w:w="774" w:type="dxa"/>
                <w:tcBorders>
                  <w:top w:val="single" w:sz="4" w:space="0" w:color="auto"/>
                  <w:left w:val="single" w:sz="4" w:space="0" w:color="auto"/>
                  <w:bottom w:val="single" w:sz="4" w:space="0" w:color="auto"/>
                  <w:right w:val="single" w:sz="4" w:space="0" w:color="auto"/>
                </w:tcBorders>
                <w:hideMark/>
              </w:tcPr>
            </w:tcPrChange>
          </w:tcPr>
          <w:p w14:paraId="687CCCCF" w14:textId="4B9818F2"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772" w:type="dxa"/>
            <w:tcBorders>
              <w:top w:val="single" w:sz="4" w:space="0" w:color="auto"/>
              <w:left w:val="single" w:sz="4" w:space="0" w:color="auto"/>
              <w:bottom w:val="single" w:sz="4" w:space="0" w:color="auto"/>
              <w:right w:val="single" w:sz="4" w:space="0" w:color="auto"/>
            </w:tcBorders>
            <w:hideMark/>
            <w:tcPrChange w:id="374" w:author="Clerici, Alessandro" w:date="2026-03-13T16:26:00Z">
              <w:tcPr>
                <w:tcW w:w="771" w:type="dxa"/>
                <w:tcBorders>
                  <w:top w:val="single" w:sz="4" w:space="0" w:color="auto"/>
                  <w:left w:val="single" w:sz="4" w:space="0" w:color="auto"/>
                  <w:bottom w:val="single" w:sz="4" w:space="0" w:color="auto"/>
                  <w:right w:val="single" w:sz="4" w:space="0" w:color="auto"/>
                </w:tcBorders>
                <w:hideMark/>
              </w:tcPr>
            </w:tcPrChange>
          </w:tcPr>
          <w:p w14:paraId="16CA2201" w14:textId="3AFB97A1" w:rsidR="00B17695" w:rsidRPr="003A123A" w:rsidRDefault="00DF4D57"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5" w:type="dxa"/>
            <w:tcBorders>
              <w:top w:val="single" w:sz="4" w:space="0" w:color="auto"/>
              <w:left w:val="single" w:sz="4" w:space="0" w:color="auto"/>
              <w:bottom w:val="single" w:sz="4" w:space="0" w:color="auto"/>
              <w:right w:val="single" w:sz="4" w:space="0" w:color="auto"/>
            </w:tcBorders>
            <w:hideMark/>
            <w:tcPrChange w:id="375" w:author="Clerici, Alessandro" w:date="2026-03-13T16:26:00Z">
              <w:tcPr>
                <w:tcW w:w="634" w:type="dxa"/>
                <w:tcBorders>
                  <w:top w:val="single" w:sz="4" w:space="0" w:color="auto"/>
                  <w:left w:val="single" w:sz="4" w:space="0" w:color="auto"/>
                  <w:bottom w:val="single" w:sz="4" w:space="0" w:color="auto"/>
                  <w:right w:val="single" w:sz="4" w:space="0" w:color="auto"/>
                </w:tcBorders>
                <w:hideMark/>
              </w:tcPr>
            </w:tcPrChange>
          </w:tcPr>
          <w:p w14:paraId="63873D0E"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34" w:type="dxa"/>
            <w:tcBorders>
              <w:top w:val="single" w:sz="4" w:space="0" w:color="auto"/>
              <w:left w:val="single" w:sz="4" w:space="0" w:color="auto"/>
              <w:bottom w:val="single" w:sz="4" w:space="0" w:color="auto"/>
              <w:right w:val="single" w:sz="4" w:space="0" w:color="auto"/>
            </w:tcBorders>
            <w:hideMark/>
            <w:tcPrChange w:id="376" w:author="Clerici, Alessandro" w:date="2026-03-13T16:26:00Z">
              <w:tcPr>
                <w:tcW w:w="630" w:type="dxa"/>
                <w:tcBorders>
                  <w:top w:val="single" w:sz="4" w:space="0" w:color="auto"/>
                  <w:left w:val="single" w:sz="4" w:space="0" w:color="auto"/>
                  <w:bottom w:val="single" w:sz="4" w:space="0" w:color="auto"/>
                  <w:right w:val="single" w:sz="4" w:space="0" w:color="auto"/>
                </w:tcBorders>
                <w:hideMark/>
              </w:tcPr>
            </w:tcPrChange>
          </w:tcPr>
          <w:p w14:paraId="563E20DF"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624" w:type="dxa"/>
            <w:tcBorders>
              <w:top w:val="single" w:sz="4" w:space="0" w:color="auto"/>
              <w:left w:val="single" w:sz="4" w:space="0" w:color="auto"/>
              <w:bottom w:val="single" w:sz="4" w:space="0" w:color="auto"/>
              <w:right w:val="single" w:sz="4" w:space="0" w:color="auto"/>
            </w:tcBorders>
            <w:hideMark/>
            <w:tcPrChange w:id="377" w:author="Clerici, Alessandro" w:date="2026-03-13T16:26:00Z">
              <w:tcPr>
                <w:tcW w:w="622" w:type="dxa"/>
                <w:tcBorders>
                  <w:top w:val="single" w:sz="4" w:space="0" w:color="auto"/>
                  <w:left w:val="single" w:sz="4" w:space="0" w:color="auto"/>
                  <w:bottom w:val="single" w:sz="4" w:space="0" w:color="auto"/>
                  <w:right w:val="single" w:sz="4" w:space="0" w:color="auto"/>
                </w:tcBorders>
                <w:hideMark/>
              </w:tcPr>
            </w:tcPrChange>
          </w:tcPr>
          <w:p w14:paraId="287FDC3C" w14:textId="77777777"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tcPrChange w:id="378" w:author="Clerici, Alessandro" w:date="2026-03-13T16:26:00Z">
              <w:tcPr>
                <w:tcW w:w="539" w:type="dxa"/>
                <w:tcBorders>
                  <w:top w:val="single" w:sz="4" w:space="0" w:color="auto"/>
                  <w:left w:val="single" w:sz="4" w:space="0" w:color="auto"/>
                  <w:bottom w:val="single" w:sz="4" w:space="0" w:color="auto"/>
                  <w:right w:val="single" w:sz="4" w:space="0" w:color="auto"/>
                </w:tcBorders>
              </w:tcPr>
            </w:tcPrChange>
          </w:tcPr>
          <w:p w14:paraId="015F8B69" w14:textId="7F046700"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c>
          <w:tcPr>
            <w:tcW w:w="0" w:type="dxa"/>
            <w:tcBorders>
              <w:top w:val="single" w:sz="4" w:space="0" w:color="auto"/>
              <w:left w:val="single" w:sz="4" w:space="0" w:color="auto"/>
              <w:bottom w:val="single" w:sz="4" w:space="0" w:color="auto"/>
              <w:right w:val="single" w:sz="4" w:space="0" w:color="auto"/>
            </w:tcBorders>
            <w:hideMark/>
            <w:tcPrChange w:id="379" w:author="Clerici, Alessandro" w:date="2026-03-13T16:26:00Z">
              <w:tcPr>
                <w:tcW w:w="534" w:type="dxa"/>
                <w:tcBorders>
                  <w:top w:val="single" w:sz="4" w:space="0" w:color="auto"/>
                  <w:left w:val="single" w:sz="4" w:space="0" w:color="auto"/>
                  <w:bottom w:val="single" w:sz="4" w:space="0" w:color="auto"/>
                  <w:right w:val="single" w:sz="4" w:space="0" w:color="auto"/>
                </w:tcBorders>
                <w:hideMark/>
              </w:tcPr>
            </w:tcPrChange>
          </w:tcPr>
          <w:p w14:paraId="4C30BFBD" w14:textId="58A9B3B2" w:rsidR="00B17695" w:rsidRPr="003A123A" w:rsidRDefault="00B17695" w:rsidP="00563BC0">
            <w:pPr>
              <w:cnfStyle w:val="000000000000" w:firstRow="0" w:lastRow="0" w:firstColumn="0" w:lastColumn="0" w:oddVBand="0" w:evenVBand="0" w:oddHBand="0" w:evenHBand="0" w:firstRowFirstColumn="0" w:firstRowLastColumn="0" w:lastRowFirstColumn="0" w:lastRowLastColumn="0"/>
              <w:rPr>
                <w:rFonts w:cstheme="minorHAnsi"/>
                <w:bCs/>
                <w:sz w:val="22"/>
              </w:rPr>
            </w:pPr>
            <w:r w:rsidRPr="003A123A">
              <w:rPr>
                <w:rFonts w:cstheme="minorHAnsi"/>
                <w:bCs/>
                <w:sz w:val="22"/>
              </w:rPr>
              <w:t>x</w:t>
            </w:r>
          </w:p>
        </w:tc>
      </w:tr>
      <w:tr w:rsidR="007300F1" w:rsidRPr="0054437B" w14:paraId="12E4F167" w14:textId="77777777" w:rsidTr="007300F1">
        <w:trPr>
          <w:cnfStyle w:val="000000100000" w:firstRow="0" w:lastRow="0" w:firstColumn="0" w:lastColumn="0" w:oddVBand="0" w:evenVBand="0" w:oddHBand="1" w:evenHBand="0" w:firstRowFirstColumn="0" w:firstRowLastColumn="0" w:lastRowFirstColumn="0" w:lastRowLastColumn="0"/>
          <w:trHeight w:val="309"/>
          <w:ins w:id="380" w:author="Clerici, Alessandro" w:date="2026-03-13T14:50:00Z"/>
          <w:trPrChange w:id="381" w:author="Clerici, Alessandro" w:date="2026-03-13T14:50:00Z">
            <w:trPr>
              <w:trHeight w:val="309"/>
            </w:trPr>
          </w:trPrChange>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tcPrChange w:id="382" w:author="Clerici, Alessandro" w:date="2026-03-13T14:50:00Z">
              <w:tcPr>
                <w:tcW w:w="734" w:type="dxa"/>
                <w:tcBorders>
                  <w:top w:val="single" w:sz="4" w:space="0" w:color="auto"/>
                  <w:left w:val="single" w:sz="4" w:space="0" w:color="auto"/>
                  <w:bottom w:val="single" w:sz="4" w:space="0" w:color="auto"/>
                  <w:right w:val="single" w:sz="4" w:space="0" w:color="auto"/>
                </w:tcBorders>
              </w:tcPr>
            </w:tcPrChange>
          </w:tcPr>
          <w:p w14:paraId="34D02790" w14:textId="30310CD5" w:rsidR="007300F1" w:rsidRPr="003A123A" w:rsidRDefault="007300F1" w:rsidP="00563BC0">
            <w:pPr>
              <w:cnfStyle w:val="001000100000" w:firstRow="0" w:lastRow="0" w:firstColumn="1" w:lastColumn="0" w:oddVBand="0" w:evenVBand="0" w:oddHBand="1" w:evenHBand="0" w:firstRowFirstColumn="0" w:firstRowLastColumn="0" w:lastRowFirstColumn="0" w:lastRowLastColumn="0"/>
              <w:rPr>
                <w:ins w:id="383" w:author="Clerici, Alessandro" w:date="2026-03-13T14:50:00Z"/>
                <w:rFonts w:cstheme="minorHAnsi"/>
                <w:sz w:val="22"/>
              </w:rPr>
            </w:pPr>
            <w:ins w:id="384" w:author="Clerici, Alessandro" w:date="2026-03-13T14:50:00Z">
              <w:r>
                <w:rPr>
                  <w:rFonts w:cstheme="minorHAnsi"/>
                  <w:sz w:val="22"/>
                </w:rPr>
                <w:t>Repricing</w:t>
              </w:r>
            </w:ins>
            <w:ins w:id="385" w:author="Clerici, Alessandro" w:date="2026-03-13T14:51:00Z">
              <w:r w:rsidR="000055CC">
                <w:rPr>
                  <w:rFonts w:cstheme="minorHAnsi"/>
                  <w:sz w:val="22"/>
                </w:rPr>
                <w:t xml:space="preserve"> </w:t>
              </w:r>
              <w:proofErr w:type="spellStart"/>
              <w:r w:rsidR="000055CC">
                <w:rPr>
                  <w:rFonts w:cstheme="minorHAnsi"/>
                  <w:sz w:val="22"/>
                </w:rPr>
                <w:t>incremento</w:t>
              </w:r>
            </w:ins>
            <w:proofErr w:type="spellEnd"/>
          </w:p>
        </w:tc>
        <w:tc>
          <w:tcPr>
            <w:tcW w:w="528" w:type="dxa"/>
            <w:tcBorders>
              <w:top w:val="single" w:sz="4" w:space="0" w:color="auto"/>
              <w:left w:val="single" w:sz="4" w:space="0" w:color="auto"/>
              <w:bottom w:val="single" w:sz="4" w:space="0" w:color="auto"/>
              <w:right w:val="single" w:sz="4" w:space="0" w:color="auto"/>
            </w:tcBorders>
            <w:tcPrChange w:id="386" w:author="Clerici, Alessandro" w:date="2026-03-13T14:50:00Z">
              <w:tcPr>
                <w:tcW w:w="527" w:type="dxa"/>
                <w:tcBorders>
                  <w:top w:val="single" w:sz="4" w:space="0" w:color="auto"/>
                  <w:left w:val="single" w:sz="4" w:space="0" w:color="auto"/>
                  <w:bottom w:val="single" w:sz="4" w:space="0" w:color="auto"/>
                  <w:right w:val="single" w:sz="4" w:space="0" w:color="auto"/>
                </w:tcBorders>
              </w:tcPr>
            </w:tcPrChange>
          </w:tcPr>
          <w:p w14:paraId="308A81C6" w14:textId="5DCB3AF5"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387" w:author="Clerici, Alessandro" w:date="2026-03-13T14:50:00Z"/>
                <w:rFonts w:cstheme="minorHAnsi"/>
                <w:bCs/>
                <w:sz w:val="22"/>
              </w:rPr>
            </w:pPr>
            <w:ins w:id="388" w:author="Clerici, Alessandro" w:date="2026-03-13T14:52:00Z">
              <w:r>
                <w:rPr>
                  <w:rFonts w:cstheme="minorHAnsi"/>
                  <w:bCs/>
                  <w:sz w:val="22"/>
                </w:rPr>
                <w:t>X</w:t>
              </w:r>
            </w:ins>
          </w:p>
        </w:tc>
        <w:tc>
          <w:tcPr>
            <w:tcW w:w="0" w:type="dxa"/>
            <w:tcBorders>
              <w:top w:val="single" w:sz="4" w:space="0" w:color="auto"/>
              <w:left w:val="single" w:sz="4" w:space="0" w:color="auto"/>
              <w:bottom w:val="single" w:sz="4" w:space="0" w:color="auto"/>
              <w:right w:val="single" w:sz="4" w:space="0" w:color="auto"/>
            </w:tcBorders>
            <w:tcPrChange w:id="389" w:author="Clerici, Alessandro" w:date="2026-03-13T14:50:00Z">
              <w:tcPr>
                <w:tcW w:w="624" w:type="dxa"/>
                <w:tcBorders>
                  <w:top w:val="single" w:sz="4" w:space="0" w:color="auto"/>
                  <w:left w:val="single" w:sz="4" w:space="0" w:color="auto"/>
                  <w:bottom w:val="single" w:sz="4" w:space="0" w:color="auto"/>
                  <w:right w:val="single" w:sz="4" w:space="0" w:color="auto"/>
                </w:tcBorders>
              </w:tcPr>
            </w:tcPrChange>
          </w:tcPr>
          <w:p w14:paraId="4CA16730" w14:textId="09103321"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390" w:author="Clerici, Alessandro" w:date="2026-03-13T14:50:00Z"/>
                <w:rFonts w:cstheme="minorHAnsi"/>
                <w:bCs/>
                <w:sz w:val="22"/>
              </w:rPr>
            </w:pPr>
            <w:ins w:id="391" w:author="Clerici, Alessandro" w:date="2026-03-13T14:52:00Z">
              <w:r>
                <w:rPr>
                  <w:rFonts w:cstheme="minorHAnsi"/>
                  <w:bCs/>
                  <w:sz w:val="22"/>
                </w:rPr>
                <w:t>X</w:t>
              </w:r>
            </w:ins>
          </w:p>
        </w:tc>
        <w:tc>
          <w:tcPr>
            <w:tcW w:w="0" w:type="dxa"/>
            <w:tcBorders>
              <w:top w:val="single" w:sz="4" w:space="0" w:color="auto"/>
              <w:left w:val="single" w:sz="4" w:space="0" w:color="auto"/>
              <w:bottom w:val="single" w:sz="4" w:space="0" w:color="auto"/>
              <w:right w:val="single" w:sz="4" w:space="0" w:color="auto"/>
            </w:tcBorders>
            <w:tcPrChange w:id="392" w:author="Clerici, Alessandro" w:date="2026-03-13T14:50:00Z">
              <w:tcPr>
                <w:tcW w:w="762" w:type="dxa"/>
                <w:tcBorders>
                  <w:top w:val="single" w:sz="4" w:space="0" w:color="auto"/>
                  <w:left w:val="single" w:sz="4" w:space="0" w:color="auto"/>
                  <w:bottom w:val="single" w:sz="4" w:space="0" w:color="auto"/>
                  <w:right w:val="single" w:sz="4" w:space="0" w:color="auto"/>
                </w:tcBorders>
              </w:tcPr>
            </w:tcPrChange>
          </w:tcPr>
          <w:p w14:paraId="6700899B" w14:textId="15F1525B"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393" w:author="Clerici, Alessandro" w:date="2026-03-13T14:50:00Z"/>
                <w:rFonts w:cstheme="minorHAnsi"/>
                <w:bCs/>
                <w:sz w:val="22"/>
              </w:rPr>
            </w:pPr>
            <w:ins w:id="394" w:author="Clerici, Alessandro" w:date="2026-03-13T14:52:00Z">
              <w:r>
                <w:rPr>
                  <w:rFonts w:cstheme="minorHAnsi"/>
                  <w:bCs/>
                  <w:sz w:val="22"/>
                </w:rPr>
                <w:t>X</w:t>
              </w:r>
            </w:ins>
          </w:p>
        </w:tc>
        <w:tc>
          <w:tcPr>
            <w:tcW w:w="625" w:type="dxa"/>
            <w:tcBorders>
              <w:top w:val="single" w:sz="4" w:space="0" w:color="auto"/>
              <w:left w:val="single" w:sz="4" w:space="0" w:color="auto"/>
              <w:bottom w:val="single" w:sz="4" w:space="0" w:color="auto"/>
              <w:right w:val="single" w:sz="4" w:space="0" w:color="auto"/>
            </w:tcBorders>
            <w:tcPrChange w:id="395" w:author="Clerici, Alessandro" w:date="2026-03-13T14:50:00Z">
              <w:tcPr>
                <w:tcW w:w="626" w:type="dxa"/>
                <w:tcBorders>
                  <w:top w:val="single" w:sz="4" w:space="0" w:color="auto"/>
                  <w:left w:val="single" w:sz="4" w:space="0" w:color="auto"/>
                  <w:bottom w:val="single" w:sz="4" w:space="0" w:color="auto"/>
                  <w:right w:val="single" w:sz="4" w:space="0" w:color="auto"/>
                </w:tcBorders>
              </w:tcPr>
            </w:tcPrChange>
          </w:tcPr>
          <w:p w14:paraId="1AABF21A" w14:textId="52DADCE8"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396" w:author="Clerici, Alessandro" w:date="2026-03-13T14:50:00Z"/>
                <w:rFonts w:cstheme="minorHAnsi"/>
                <w:bCs/>
                <w:sz w:val="22"/>
              </w:rPr>
            </w:pPr>
            <w:ins w:id="397" w:author="Clerici, Alessandro" w:date="2026-03-13T14:52:00Z">
              <w:r>
                <w:rPr>
                  <w:rFonts w:cstheme="minorHAnsi"/>
                  <w:bCs/>
                  <w:sz w:val="22"/>
                </w:rPr>
                <w:t>X</w:t>
              </w:r>
            </w:ins>
          </w:p>
        </w:tc>
        <w:tc>
          <w:tcPr>
            <w:tcW w:w="684" w:type="dxa"/>
            <w:tcBorders>
              <w:top w:val="single" w:sz="4" w:space="0" w:color="auto"/>
              <w:left w:val="single" w:sz="4" w:space="0" w:color="auto"/>
              <w:bottom w:val="single" w:sz="4" w:space="0" w:color="auto"/>
              <w:right w:val="single" w:sz="4" w:space="0" w:color="auto"/>
            </w:tcBorders>
            <w:tcPrChange w:id="398" w:author="Clerici, Alessandro" w:date="2026-03-13T14:50:00Z">
              <w:tcPr>
                <w:tcW w:w="680" w:type="dxa"/>
                <w:tcBorders>
                  <w:top w:val="single" w:sz="4" w:space="0" w:color="auto"/>
                  <w:left w:val="single" w:sz="4" w:space="0" w:color="auto"/>
                  <w:bottom w:val="single" w:sz="4" w:space="0" w:color="auto"/>
                  <w:right w:val="single" w:sz="4" w:space="0" w:color="auto"/>
                </w:tcBorders>
              </w:tcPr>
            </w:tcPrChange>
          </w:tcPr>
          <w:p w14:paraId="51738D69" w14:textId="3A0D5B27"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399" w:author="Clerici, Alessandro" w:date="2026-03-13T14:50:00Z"/>
                <w:rFonts w:cstheme="minorHAnsi"/>
                <w:bCs/>
                <w:sz w:val="22"/>
              </w:rPr>
            </w:pPr>
            <w:ins w:id="400" w:author="Clerici, Alessandro" w:date="2026-03-13T14:52:00Z">
              <w:r>
                <w:rPr>
                  <w:rFonts w:cstheme="minorHAnsi"/>
                  <w:bCs/>
                  <w:sz w:val="22"/>
                </w:rPr>
                <w:t>X</w:t>
              </w:r>
            </w:ins>
          </w:p>
        </w:tc>
        <w:tc>
          <w:tcPr>
            <w:tcW w:w="527" w:type="dxa"/>
            <w:tcBorders>
              <w:top w:val="single" w:sz="4" w:space="0" w:color="auto"/>
              <w:left w:val="single" w:sz="4" w:space="0" w:color="auto"/>
              <w:bottom w:val="single" w:sz="4" w:space="0" w:color="auto"/>
              <w:right w:val="single" w:sz="4" w:space="0" w:color="auto"/>
            </w:tcBorders>
            <w:tcPrChange w:id="401" w:author="Clerici, Alessandro" w:date="2026-03-13T14:50:00Z">
              <w:tcPr>
                <w:tcW w:w="529" w:type="dxa"/>
                <w:tcBorders>
                  <w:top w:val="single" w:sz="4" w:space="0" w:color="auto"/>
                  <w:left w:val="single" w:sz="4" w:space="0" w:color="auto"/>
                  <w:bottom w:val="single" w:sz="4" w:space="0" w:color="auto"/>
                  <w:right w:val="single" w:sz="4" w:space="0" w:color="auto"/>
                </w:tcBorders>
              </w:tcPr>
            </w:tcPrChange>
          </w:tcPr>
          <w:p w14:paraId="5904D74D" w14:textId="77777777" w:rsidR="007300F1" w:rsidRPr="003A123A" w:rsidRDefault="007300F1" w:rsidP="00563BC0">
            <w:pPr>
              <w:cnfStyle w:val="000000100000" w:firstRow="0" w:lastRow="0" w:firstColumn="0" w:lastColumn="0" w:oddVBand="0" w:evenVBand="0" w:oddHBand="1" w:evenHBand="0" w:firstRowFirstColumn="0" w:firstRowLastColumn="0" w:lastRowFirstColumn="0" w:lastRowLastColumn="0"/>
              <w:rPr>
                <w:ins w:id="402" w:author="Clerici, Alessandro" w:date="2026-03-13T14:50:00Z"/>
                <w:rFonts w:cstheme="minorHAnsi"/>
                <w:bCs/>
                <w:sz w:val="22"/>
              </w:rPr>
            </w:pPr>
          </w:p>
        </w:tc>
        <w:tc>
          <w:tcPr>
            <w:tcW w:w="643" w:type="dxa"/>
            <w:tcBorders>
              <w:top w:val="single" w:sz="4" w:space="0" w:color="auto"/>
              <w:left w:val="single" w:sz="4" w:space="0" w:color="auto"/>
              <w:bottom w:val="single" w:sz="4" w:space="0" w:color="auto"/>
              <w:right w:val="single" w:sz="4" w:space="0" w:color="auto"/>
            </w:tcBorders>
            <w:tcPrChange w:id="403" w:author="Clerici, Alessandro" w:date="2026-03-13T14:50:00Z">
              <w:tcPr>
                <w:tcW w:w="642" w:type="dxa"/>
                <w:tcBorders>
                  <w:top w:val="single" w:sz="4" w:space="0" w:color="auto"/>
                  <w:left w:val="single" w:sz="4" w:space="0" w:color="auto"/>
                  <w:bottom w:val="single" w:sz="4" w:space="0" w:color="auto"/>
                  <w:right w:val="single" w:sz="4" w:space="0" w:color="auto"/>
                </w:tcBorders>
              </w:tcPr>
            </w:tcPrChange>
          </w:tcPr>
          <w:p w14:paraId="29C47CDD" w14:textId="63A649A6" w:rsidR="007300F1" w:rsidRPr="000A5569" w:rsidRDefault="001B72F7" w:rsidP="00563BC0">
            <w:pPr>
              <w:cnfStyle w:val="000000100000" w:firstRow="0" w:lastRow="0" w:firstColumn="0" w:lastColumn="0" w:oddVBand="0" w:evenVBand="0" w:oddHBand="1" w:evenHBand="0" w:firstRowFirstColumn="0" w:firstRowLastColumn="0" w:lastRowFirstColumn="0" w:lastRowLastColumn="0"/>
              <w:rPr>
                <w:ins w:id="404" w:author="Clerici, Alessandro" w:date="2026-03-13T14:50:00Z"/>
                <w:rFonts w:cstheme="minorHAnsi"/>
                <w:bCs/>
                <w:sz w:val="22"/>
              </w:rPr>
            </w:pPr>
            <w:ins w:id="405" w:author="Clerici, Alessandro" w:date="2026-03-13T14:52:00Z">
              <w:r>
                <w:rPr>
                  <w:rFonts w:cstheme="minorHAnsi"/>
                  <w:bCs/>
                  <w:sz w:val="22"/>
                </w:rPr>
                <w:t>X</w:t>
              </w:r>
            </w:ins>
          </w:p>
        </w:tc>
        <w:tc>
          <w:tcPr>
            <w:tcW w:w="775" w:type="dxa"/>
            <w:tcBorders>
              <w:top w:val="single" w:sz="4" w:space="0" w:color="auto"/>
              <w:left w:val="single" w:sz="4" w:space="0" w:color="auto"/>
              <w:bottom w:val="single" w:sz="4" w:space="0" w:color="auto"/>
              <w:right w:val="single" w:sz="4" w:space="0" w:color="auto"/>
            </w:tcBorders>
            <w:tcPrChange w:id="406" w:author="Clerici, Alessandro" w:date="2026-03-13T14:50:00Z">
              <w:tcPr>
                <w:tcW w:w="774" w:type="dxa"/>
                <w:tcBorders>
                  <w:top w:val="single" w:sz="4" w:space="0" w:color="auto"/>
                  <w:left w:val="single" w:sz="4" w:space="0" w:color="auto"/>
                  <w:bottom w:val="single" w:sz="4" w:space="0" w:color="auto"/>
                  <w:right w:val="single" w:sz="4" w:space="0" w:color="auto"/>
                </w:tcBorders>
              </w:tcPr>
            </w:tcPrChange>
          </w:tcPr>
          <w:p w14:paraId="71F70698" w14:textId="6DC244E7"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07" w:author="Clerici, Alessandro" w:date="2026-03-13T14:50:00Z"/>
                <w:rFonts w:cstheme="minorHAnsi"/>
                <w:bCs/>
                <w:sz w:val="22"/>
              </w:rPr>
            </w:pPr>
            <w:ins w:id="408" w:author="Clerici, Alessandro" w:date="2026-03-13T14:52:00Z">
              <w:r>
                <w:rPr>
                  <w:rFonts w:cstheme="minorHAnsi"/>
                  <w:bCs/>
                  <w:sz w:val="22"/>
                </w:rPr>
                <w:t>X</w:t>
              </w:r>
            </w:ins>
          </w:p>
        </w:tc>
        <w:tc>
          <w:tcPr>
            <w:tcW w:w="772" w:type="dxa"/>
            <w:tcBorders>
              <w:top w:val="single" w:sz="4" w:space="0" w:color="auto"/>
              <w:left w:val="single" w:sz="4" w:space="0" w:color="auto"/>
              <w:bottom w:val="single" w:sz="4" w:space="0" w:color="auto"/>
              <w:right w:val="single" w:sz="4" w:space="0" w:color="auto"/>
            </w:tcBorders>
            <w:tcPrChange w:id="409" w:author="Clerici, Alessandro" w:date="2026-03-13T14:50:00Z">
              <w:tcPr>
                <w:tcW w:w="771" w:type="dxa"/>
                <w:tcBorders>
                  <w:top w:val="single" w:sz="4" w:space="0" w:color="auto"/>
                  <w:left w:val="single" w:sz="4" w:space="0" w:color="auto"/>
                  <w:bottom w:val="single" w:sz="4" w:space="0" w:color="auto"/>
                  <w:right w:val="single" w:sz="4" w:space="0" w:color="auto"/>
                </w:tcBorders>
              </w:tcPr>
            </w:tcPrChange>
          </w:tcPr>
          <w:p w14:paraId="2CC4ED08" w14:textId="7A277F2F"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10" w:author="Clerici, Alessandro" w:date="2026-03-13T14:50:00Z"/>
                <w:rFonts w:cstheme="minorHAnsi"/>
                <w:bCs/>
                <w:sz w:val="22"/>
              </w:rPr>
            </w:pPr>
            <w:ins w:id="411" w:author="Clerici, Alessandro" w:date="2026-03-13T14:52:00Z">
              <w:r>
                <w:rPr>
                  <w:rFonts w:cstheme="minorHAnsi"/>
                  <w:bCs/>
                  <w:sz w:val="22"/>
                </w:rPr>
                <w:t>X</w:t>
              </w:r>
            </w:ins>
          </w:p>
        </w:tc>
        <w:tc>
          <w:tcPr>
            <w:tcW w:w="635" w:type="dxa"/>
            <w:tcBorders>
              <w:top w:val="single" w:sz="4" w:space="0" w:color="auto"/>
              <w:left w:val="single" w:sz="4" w:space="0" w:color="auto"/>
              <w:bottom w:val="single" w:sz="4" w:space="0" w:color="auto"/>
              <w:right w:val="single" w:sz="4" w:space="0" w:color="auto"/>
            </w:tcBorders>
            <w:tcPrChange w:id="412" w:author="Clerici, Alessandro" w:date="2026-03-13T14:50:00Z">
              <w:tcPr>
                <w:tcW w:w="634" w:type="dxa"/>
                <w:tcBorders>
                  <w:top w:val="single" w:sz="4" w:space="0" w:color="auto"/>
                  <w:left w:val="single" w:sz="4" w:space="0" w:color="auto"/>
                  <w:bottom w:val="single" w:sz="4" w:space="0" w:color="auto"/>
                  <w:right w:val="single" w:sz="4" w:space="0" w:color="auto"/>
                </w:tcBorders>
              </w:tcPr>
            </w:tcPrChange>
          </w:tcPr>
          <w:p w14:paraId="19C61078" w14:textId="32384347"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13" w:author="Clerici, Alessandro" w:date="2026-03-13T14:50:00Z"/>
                <w:rFonts w:cstheme="minorHAnsi"/>
                <w:bCs/>
                <w:sz w:val="22"/>
              </w:rPr>
            </w:pPr>
            <w:ins w:id="414" w:author="Clerici, Alessandro" w:date="2026-03-13T14:52:00Z">
              <w:r>
                <w:rPr>
                  <w:rFonts w:cstheme="minorHAnsi"/>
                  <w:bCs/>
                  <w:sz w:val="22"/>
                </w:rPr>
                <w:t>X</w:t>
              </w:r>
            </w:ins>
          </w:p>
        </w:tc>
        <w:tc>
          <w:tcPr>
            <w:tcW w:w="634" w:type="dxa"/>
            <w:tcBorders>
              <w:top w:val="single" w:sz="4" w:space="0" w:color="auto"/>
              <w:left w:val="single" w:sz="4" w:space="0" w:color="auto"/>
              <w:bottom w:val="single" w:sz="4" w:space="0" w:color="auto"/>
              <w:right w:val="single" w:sz="4" w:space="0" w:color="auto"/>
            </w:tcBorders>
            <w:tcPrChange w:id="415" w:author="Clerici, Alessandro" w:date="2026-03-13T14:50:00Z">
              <w:tcPr>
                <w:tcW w:w="630" w:type="dxa"/>
                <w:tcBorders>
                  <w:top w:val="single" w:sz="4" w:space="0" w:color="auto"/>
                  <w:left w:val="single" w:sz="4" w:space="0" w:color="auto"/>
                  <w:bottom w:val="single" w:sz="4" w:space="0" w:color="auto"/>
                  <w:right w:val="single" w:sz="4" w:space="0" w:color="auto"/>
                </w:tcBorders>
              </w:tcPr>
            </w:tcPrChange>
          </w:tcPr>
          <w:p w14:paraId="5E7286C9" w14:textId="2B2895F3"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16" w:author="Clerici, Alessandro" w:date="2026-03-13T14:50:00Z"/>
                <w:rFonts w:cstheme="minorHAnsi"/>
                <w:bCs/>
                <w:sz w:val="22"/>
              </w:rPr>
            </w:pPr>
            <w:ins w:id="417" w:author="Clerici, Alessandro" w:date="2026-03-13T14:52:00Z">
              <w:r>
                <w:rPr>
                  <w:rFonts w:cstheme="minorHAnsi"/>
                  <w:bCs/>
                  <w:sz w:val="22"/>
                </w:rPr>
                <w:t>X</w:t>
              </w:r>
            </w:ins>
          </w:p>
        </w:tc>
        <w:tc>
          <w:tcPr>
            <w:tcW w:w="624" w:type="dxa"/>
            <w:tcBorders>
              <w:top w:val="single" w:sz="4" w:space="0" w:color="auto"/>
              <w:left w:val="single" w:sz="4" w:space="0" w:color="auto"/>
              <w:bottom w:val="single" w:sz="4" w:space="0" w:color="auto"/>
              <w:right w:val="single" w:sz="4" w:space="0" w:color="auto"/>
            </w:tcBorders>
            <w:tcPrChange w:id="418" w:author="Clerici, Alessandro" w:date="2026-03-13T14:50:00Z">
              <w:tcPr>
                <w:tcW w:w="622" w:type="dxa"/>
                <w:tcBorders>
                  <w:top w:val="single" w:sz="4" w:space="0" w:color="auto"/>
                  <w:left w:val="single" w:sz="4" w:space="0" w:color="auto"/>
                  <w:bottom w:val="single" w:sz="4" w:space="0" w:color="auto"/>
                  <w:right w:val="single" w:sz="4" w:space="0" w:color="auto"/>
                </w:tcBorders>
              </w:tcPr>
            </w:tcPrChange>
          </w:tcPr>
          <w:p w14:paraId="6AA9B9E3" w14:textId="3A7A2E25"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19" w:author="Clerici, Alessandro" w:date="2026-03-13T14:50:00Z"/>
                <w:rFonts w:cstheme="minorHAnsi"/>
                <w:bCs/>
                <w:sz w:val="22"/>
              </w:rPr>
            </w:pPr>
            <w:ins w:id="420" w:author="Clerici, Alessandro" w:date="2026-03-13T14:52:00Z">
              <w:r>
                <w:rPr>
                  <w:rFonts w:cstheme="minorHAnsi"/>
                  <w:bCs/>
                  <w:sz w:val="22"/>
                </w:rPr>
                <w:t>X</w:t>
              </w:r>
            </w:ins>
          </w:p>
        </w:tc>
        <w:tc>
          <w:tcPr>
            <w:tcW w:w="0" w:type="dxa"/>
            <w:tcBorders>
              <w:top w:val="single" w:sz="4" w:space="0" w:color="auto"/>
              <w:left w:val="single" w:sz="4" w:space="0" w:color="auto"/>
              <w:bottom w:val="single" w:sz="4" w:space="0" w:color="auto"/>
              <w:right w:val="single" w:sz="4" w:space="0" w:color="auto"/>
            </w:tcBorders>
            <w:tcPrChange w:id="421" w:author="Clerici, Alessandro" w:date="2026-03-13T14:50:00Z">
              <w:tcPr>
                <w:tcW w:w="539" w:type="dxa"/>
                <w:tcBorders>
                  <w:top w:val="single" w:sz="4" w:space="0" w:color="auto"/>
                  <w:left w:val="single" w:sz="4" w:space="0" w:color="auto"/>
                  <w:bottom w:val="single" w:sz="4" w:space="0" w:color="auto"/>
                  <w:right w:val="single" w:sz="4" w:space="0" w:color="auto"/>
                </w:tcBorders>
              </w:tcPr>
            </w:tcPrChange>
          </w:tcPr>
          <w:p w14:paraId="0C4D36C0" w14:textId="2E27DC7D"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22" w:author="Clerici, Alessandro" w:date="2026-03-13T14:50:00Z"/>
                <w:rFonts w:cstheme="minorHAnsi"/>
                <w:bCs/>
                <w:sz w:val="22"/>
              </w:rPr>
            </w:pPr>
            <w:ins w:id="423" w:author="Clerici, Alessandro" w:date="2026-03-13T14:52:00Z">
              <w:r>
                <w:rPr>
                  <w:rFonts w:cstheme="minorHAnsi"/>
                  <w:bCs/>
                  <w:sz w:val="22"/>
                </w:rPr>
                <w:t>X</w:t>
              </w:r>
            </w:ins>
          </w:p>
        </w:tc>
        <w:tc>
          <w:tcPr>
            <w:tcW w:w="0" w:type="dxa"/>
            <w:tcBorders>
              <w:top w:val="single" w:sz="4" w:space="0" w:color="auto"/>
              <w:left w:val="single" w:sz="4" w:space="0" w:color="auto"/>
              <w:bottom w:val="single" w:sz="4" w:space="0" w:color="auto"/>
              <w:right w:val="single" w:sz="4" w:space="0" w:color="auto"/>
            </w:tcBorders>
            <w:tcPrChange w:id="424" w:author="Clerici, Alessandro" w:date="2026-03-13T14:50:00Z">
              <w:tcPr>
                <w:tcW w:w="534" w:type="dxa"/>
                <w:tcBorders>
                  <w:top w:val="single" w:sz="4" w:space="0" w:color="auto"/>
                  <w:left w:val="single" w:sz="4" w:space="0" w:color="auto"/>
                  <w:bottom w:val="single" w:sz="4" w:space="0" w:color="auto"/>
                  <w:right w:val="single" w:sz="4" w:space="0" w:color="auto"/>
                </w:tcBorders>
              </w:tcPr>
            </w:tcPrChange>
          </w:tcPr>
          <w:p w14:paraId="093A0BD7" w14:textId="3F027436"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25" w:author="Clerici, Alessandro" w:date="2026-03-13T14:50:00Z"/>
                <w:rFonts w:cstheme="minorHAnsi"/>
                <w:bCs/>
                <w:sz w:val="22"/>
              </w:rPr>
            </w:pPr>
            <w:ins w:id="426" w:author="Clerici, Alessandro" w:date="2026-03-13T14:52:00Z">
              <w:r>
                <w:rPr>
                  <w:rFonts w:cstheme="minorHAnsi"/>
                  <w:bCs/>
                  <w:sz w:val="22"/>
                </w:rPr>
                <w:t>X</w:t>
              </w:r>
            </w:ins>
          </w:p>
        </w:tc>
      </w:tr>
      <w:tr w:rsidR="007300F1" w:rsidRPr="0054437B" w14:paraId="18BC9666" w14:textId="77777777" w:rsidTr="007300F1">
        <w:trPr>
          <w:trHeight w:val="309"/>
          <w:ins w:id="427" w:author="Clerici, Alessandro" w:date="2026-03-13T14:50:00Z"/>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tcPr>
          <w:p w14:paraId="07F0D3A6" w14:textId="4F85EBB1" w:rsidR="007300F1" w:rsidRPr="003A123A" w:rsidRDefault="000055CC" w:rsidP="00563BC0">
            <w:pPr>
              <w:rPr>
                <w:ins w:id="428" w:author="Clerici, Alessandro" w:date="2026-03-13T14:50:00Z"/>
                <w:rFonts w:cstheme="minorHAnsi"/>
                <w:sz w:val="22"/>
              </w:rPr>
            </w:pPr>
            <w:ins w:id="429" w:author="Clerici, Alessandro" w:date="2026-03-13T14:51:00Z">
              <w:r>
                <w:rPr>
                  <w:rFonts w:cstheme="minorHAnsi"/>
                  <w:sz w:val="22"/>
                </w:rPr>
                <w:t xml:space="preserve">Repricing </w:t>
              </w:r>
              <w:proofErr w:type="spellStart"/>
              <w:r>
                <w:rPr>
                  <w:rFonts w:cstheme="minorHAnsi"/>
                  <w:sz w:val="22"/>
                </w:rPr>
                <w:t>riduzione</w:t>
              </w:r>
            </w:ins>
            <w:proofErr w:type="spellEnd"/>
          </w:p>
        </w:tc>
        <w:tc>
          <w:tcPr>
            <w:tcW w:w="528" w:type="dxa"/>
            <w:tcBorders>
              <w:top w:val="single" w:sz="4" w:space="0" w:color="auto"/>
              <w:left w:val="single" w:sz="4" w:space="0" w:color="auto"/>
              <w:bottom w:val="single" w:sz="4" w:space="0" w:color="auto"/>
              <w:right w:val="single" w:sz="4" w:space="0" w:color="auto"/>
            </w:tcBorders>
          </w:tcPr>
          <w:p w14:paraId="3CF4341D" w14:textId="1068FEEB"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30" w:author="Clerici, Alessandro" w:date="2026-03-13T14:50:00Z"/>
                <w:rFonts w:cstheme="minorHAnsi"/>
                <w:bCs/>
                <w:sz w:val="22"/>
              </w:rPr>
            </w:pPr>
            <w:ins w:id="431" w:author="Clerici, Alessandro" w:date="2026-03-13T14:52:00Z">
              <w:r>
                <w:rPr>
                  <w:rFonts w:cstheme="minorHAnsi"/>
                  <w:bCs/>
                  <w:sz w:val="22"/>
                </w:rPr>
                <w:t>X</w:t>
              </w:r>
            </w:ins>
          </w:p>
        </w:tc>
        <w:tc>
          <w:tcPr>
            <w:tcW w:w="624" w:type="dxa"/>
            <w:tcBorders>
              <w:top w:val="single" w:sz="4" w:space="0" w:color="auto"/>
              <w:left w:val="single" w:sz="4" w:space="0" w:color="auto"/>
              <w:bottom w:val="single" w:sz="4" w:space="0" w:color="auto"/>
              <w:right w:val="single" w:sz="4" w:space="0" w:color="auto"/>
            </w:tcBorders>
          </w:tcPr>
          <w:p w14:paraId="7F8007D6" w14:textId="287FE074"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32" w:author="Clerici, Alessandro" w:date="2026-03-13T14:50:00Z"/>
                <w:rFonts w:cstheme="minorHAnsi"/>
                <w:bCs/>
                <w:sz w:val="22"/>
              </w:rPr>
            </w:pPr>
            <w:ins w:id="433" w:author="Clerici, Alessandro" w:date="2026-03-13T14:52:00Z">
              <w:r>
                <w:rPr>
                  <w:rFonts w:cstheme="minorHAnsi"/>
                  <w:bCs/>
                  <w:sz w:val="22"/>
                </w:rPr>
                <w:t>X</w:t>
              </w:r>
            </w:ins>
          </w:p>
        </w:tc>
        <w:tc>
          <w:tcPr>
            <w:tcW w:w="762" w:type="dxa"/>
            <w:tcBorders>
              <w:top w:val="single" w:sz="4" w:space="0" w:color="auto"/>
              <w:left w:val="single" w:sz="4" w:space="0" w:color="auto"/>
              <w:bottom w:val="single" w:sz="4" w:space="0" w:color="auto"/>
              <w:right w:val="single" w:sz="4" w:space="0" w:color="auto"/>
            </w:tcBorders>
          </w:tcPr>
          <w:p w14:paraId="6DB98BA2" w14:textId="0EF942A0"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34" w:author="Clerici, Alessandro" w:date="2026-03-13T14:50:00Z"/>
                <w:rFonts w:cstheme="minorHAnsi"/>
                <w:bCs/>
                <w:sz w:val="22"/>
              </w:rPr>
            </w:pPr>
            <w:ins w:id="435" w:author="Clerici, Alessandro" w:date="2026-03-13T14:52:00Z">
              <w:r>
                <w:rPr>
                  <w:rFonts w:cstheme="minorHAnsi"/>
                  <w:bCs/>
                  <w:sz w:val="22"/>
                </w:rPr>
                <w:t>X</w:t>
              </w:r>
            </w:ins>
          </w:p>
        </w:tc>
        <w:tc>
          <w:tcPr>
            <w:tcW w:w="625" w:type="dxa"/>
            <w:tcBorders>
              <w:top w:val="single" w:sz="4" w:space="0" w:color="auto"/>
              <w:left w:val="single" w:sz="4" w:space="0" w:color="auto"/>
              <w:bottom w:val="single" w:sz="4" w:space="0" w:color="auto"/>
              <w:right w:val="single" w:sz="4" w:space="0" w:color="auto"/>
            </w:tcBorders>
          </w:tcPr>
          <w:p w14:paraId="022EBF77" w14:textId="4357A293"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36" w:author="Clerici, Alessandro" w:date="2026-03-13T14:50:00Z"/>
                <w:rFonts w:cstheme="minorHAnsi"/>
                <w:bCs/>
                <w:sz w:val="22"/>
              </w:rPr>
            </w:pPr>
            <w:ins w:id="437" w:author="Clerici, Alessandro" w:date="2026-03-13T14:52:00Z">
              <w:r>
                <w:rPr>
                  <w:rFonts w:cstheme="minorHAnsi"/>
                  <w:bCs/>
                  <w:sz w:val="22"/>
                </w:rPr>
                <w:t>X</w:t>
              </w:r>
            </w:ins>
          </w:p>
        </w:tc>
        <w:tc>
          <w:tcPr>
            <w:tcW w:w="684" w:type="dxa"/>
            <w:tcBorders>
              <w:top w:val="single" w:sz="4" w:space="0" w:color="auto"/>
              <w:left w:val="single" w:sz="4" w:space="0" w:color="auto"/>
              <w:bottom w:val="single" w:sz="4" w:space="0" w:color="auto"/>
              <w:right w:val="single" w:sz="4" w:space="0" w:color="auto"/>
            </w:tcBorders>
          </w:tcPr>
          <w:p w14:paraId="5673E436" w14:textId="50E41AFE"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38" w:author="Clerici, Alessandro" w:date="2026-03-13T14:50:00Z"/>
                <w:rFonts w:cstheme="minorHAnsi"/>
                <w:bCs/>
                <w:sz w:val="22"/>
              </w:rPr>
            </w:pPr>
            <w:ins w:id="439" w:author="Clerici, Alessandro" w:date="2026-03-13T14:52:00Z">
              <w:r>
                <w:rPr>
                  <w:rFonts w:cstheme="minorHAnsi"/>
                  <w:bCs/>
                  <w:sz w:val="22"/>
                </w:rPr>
                <w:t>X</w:t>
              </w:r>
            </w:ins>
          </w:p>
        </w:tc>
        <w:tc>
          <w:tcPr>
            <w:tcW w:w="527" w:type="dxa"/>
            <w:tcBorders>
              <w:top w:val="single" w:sz="4" w:space="0" w:color="auto"/>
              <w:left w:val="single" w:sz="4" w:space="0" w:color="auto"/>
              <w:bottom w:val="single" w:sz="4" w:space="0" w:color="auto"/>
              <w:right w:val="single" w:sz="4" w:space="0" w:color="auto"/>
            </w:tcBorders>
          </w:tcPr>
          <w:p w14:paraId="3706DD5D" w14:textId="77777777" w:rsidR="007300F1" w:rsidRPr="003A123A" w:rsidRDefault="007300F1" w:rsidP="00563BC0">
            <w:pPr>
              <w:cnfStyle w:val="000000000000" w:firstRow="0" w:lastRow="0" w:firstColumn="0" w:lastColumn="0" w:oddVBand="0" w:evenVBand="0" w:oddHBand="0" w:evenHBand="0" w:firstRowFirstColumn="0" w:firstRowLastColumn="0" w:lastRowFirstColumn="0" w:lastRowLastColumn="0"/>
              <w:rPr>
                <w:ins w:id="440" w:author="Clerici, Alessandro" w:date="2026-03-13T14:50:00Z"/>
                <w:rFonts w:cstheme="minorHAnsi"/>
                <w:bCs/>
                <w:sz w:val="22"/>
              </w:rPr>
            </w:pPr>
          </w:p>
        </w:tc>
        <w:tc>
          <w:tcPr>
            <w:tcW w:w="643" w:type="dxa"/>
            <w:tcBorders>
              <w:top w:val="single" w:sz="4" w:space="0" w:color="auto"/>
              <w:left w:val="single" w:sz="4" w:space="0" w:color="auto"/>
              <w:bottom w:val="single" w:sz="4" w:space="0" w:color="auto"/>
              <w:right w:val="single" w:sz="4" w:space="0" w:color="auto"/>
            </w:tcBorders>
          </w:tcPr>
          <w:p w14:paraId="1D66F8ED" w14:textId="2EE0F0B9" w:rsidR="007300F1" w:rsidRPr="000A5569" w:rsidRDefault="001B72F7" w:rsidP="00563BC0">
            <w:pPr>
              <w:cnfStyle w:val="000000000000" w:firstRow="0" w:lastRow="0" w:firstColumn="0" w:lastColumn="0" w:oddVBand="0" w:evenVBand="0" w:oddHBand="0" w:evenHBand="0" w:firstRowFirstColumn="0" w:firstRowLastColumn="0" w:lastRowFirstColumn="0" w:lastRowLastColumn="0"/>
              <w:rPr>
                <w:ins w:id="441" w:author="Clerici, Alessandro" w:date="2026-03-13T14:50:00Z"/>
                <w:rFonts w:cstheme="minorHAnsi"/>
                <w:bCs/>
                <w:sz w:val="22"/>
              </w:rPr>
            </w:pPr>
            <w:ins w:id="442" w:author="Clerici, Alessandro" w:date="2026-03-13T14:52:00Z">
              <w:r>
                <w:rPr>
                  <w:rFonts w:cstheme="minorHAnsi"/>
                  <w:bCs/>
                  <w:sz w:val="22"/>
                </w:rPr>
                <w:t>X</w:t>
              </w:r>
            </w:ins>
          </w:p>
        </w:tc>
        <w:tc>
          <w:tcPr>
            <w:tcW w:w="775" w:type="dxa"/>
            <w:tcBorders>
              <w:top w:val="single" w:sz="4" w:space="0" w:color="auto"/>
              <w:left w:val="single" w:sz="4" w:space="0" w:color="auto"/>
              <w:bottom w:val="single" w:sz="4" w:space="0" w:color="auto"/>
              <w:right w:val="single" w:sz="4" w:space="0" w:color="auto"/>
            </w:tcBorders>
          </w:tcPr>
          <w:p w14:paraId="12686229" w14:textId="25EF7A70"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43" w:author="Clerici, Alessandro" w:date="2026-03-13T14:50:00Z"/>
                <w:rFonts w:cstheme="minorHAnsi"/>
                <w:bCs/>
                <w:sz w:val="22"/>
              </w:rPr>
            </w:pPr>
            <w:ins w:id="444" w:author="Clerici, Alessandro" w:date="2026-03-13T14:52:00Z">
              <w:r>
                <w:rPr>
                  <w:rFonts w:cstheme="minorHAnsi"/>
                  <w:bCs/>
                  <w:sz w:val="22"/>
                </w:rPr>
                <w:t>X</w:t>
              </w:r>
            </w:ins>
          </w:p>
        </w:tc>
        <w:tc>
          <w:tcPr>
            <w:tcW w:w="772" w:type="dxa"/>
            <w:tcBorders>
              <w:top w:val="single" w:sz="4" w:space="0" w:color="auto"/>
              <w:left w:val="single" w:sz="4" w:space="0" w:color="auto"/>
              <w:bottom w:val="single" w:sz="4" w:space="0" w:color="auto"/>
              <w:right w:val="single" w:sz="4" w:space="0" w:color="auto"/>
            </w:tcBorders>
          </w:tcPr>
          <w:p w14:paraId="498A6C00" w14:textId="5C1D0C46"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45" w:author="Clerici, Alessandro" w:date="2026-03-13T14:50:00Z"/>
                <w:rFonts w:cstheme="minorHAnsi"/>
                <w:bCs/>
                <w:sz w:val="22"/>
              </w:rPr>
            </w:pPr>
            <w:ins w:id="446" w:author="Clerici, Alessandro" w:date="2026-03-13T14:52:00Z">
              <w:r>
                <w:rPr>
                  <w:rFonts w:cstheme="minorHAnsi"/>
                  <w:bCs/>
                  <w:sz w:val="22"/>
                </w:rPr>
                <w:t>X</w:t>
              </w:r>
            </w:ins>
          </w:p>
        </w:tc>
        <w:tc>
          <w:tcPr>
            <w:tcW w:w="635" w:type="dxa"/>
            <w:tcBorders>
              <w:top w:val="single" w:sz="4" w:space="0" w:color="auto"/>
              <w:left w:val="single" w:sz="4" w:space="0" w:color="auto"/>
              <w:bottom w:val="single" w:sz="4" w:space="0" w:color="auto"/>
              <w:right w:val="single" w:sz="4" w:space="0" w:color="auto"/>
            </w:tcBorders>
          </w:tcPr>
          <w:p w14:paraId="5E5E232D" w14:textId="6EA387B8"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47" w:author="Clerici, Alessandro" w:date="2026-03-13T14:50:00Z"/>
                <w:rFonts w:cstheme="minorHAnsi"/>
                <w:bCs/>
                <w:sz w:val="22"/>
              </w:rPr>
            </w:pPr>
            <w:ins w:id="448" w:author="Clerici, Alessandro" w:date="2026-03-13T14:52:00Z">
              <w:r>
                <w:rPr>
                  <w:rFonts w:cstheme="minorHAnsi"/>
                  <w:bCs/>
                  <w:sz w:val="22"/>
                </w:rPr>
                <w:t>X</w:t>
              </w:r>
            </w:ins>
          </w:p>
        </w:tc>
        <w:tc>
          <w:tcPr>
            <w:tcW w:w="634" w:type="dxa"/>
            <w:tcBorders>
              <w:top w:val="single" w:sz="4" w:space="0" w:color="auto"/>
              <w:left w:val="single" w:sz="4" w:space="0" w:color="auto"/>
              <w:bottom w:val="single" w:sz="4" w:space="0" w:color="auto"/>
              <w:right w:val="single" w:sz="4" w:space="0" w:color="auto"/>
            </w:tcBorders>
          </w:tcPr>
          <w:p w14:paraId="5C7853C2" w14:textId="005734AF"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49" w:author="Clerici, Alessandro" w:date="2026-03-13T14:50:00Z"/>
                <w:rFonts w:cstheme="minorHAnsi"/>
                <w:bCs/>
                <w:sz w:val="22"/>
              </w:rPr>
            </w:pPr>
            <w:ins w:id="450" w:author="Clerici, Alessandro" w:date="2026-03-13T14:52:00Z">
              <w:r>
                <w:rPr>
                  <w:rFonts w:cstheme="minorHAnsi"/>
                  <w:bCs/>
                  <w:sz w:val="22"/>
                </w:rPr>
                <w:t>X</w:t>
              </w:r>
            </w:ins>
          </w:p>
        </w:tc>
        <w:tc>
          <w:tcPr>
            <w:tcW w:w="624" w:type="dxa"/>
            <w:tcBorders>
              <w:top w:val="single" w:sz="4" w:space="0" w:color="auto"/>
              <w:left w:val="single" w:sz="4" w:space="0" w:color="auto"/>
              <w:bottom w:val="single" w:sz="4" w:space="0" w:color="auto"/>
              <w:right w:val="single" w:sz="4" w:space="0" w:color="auto"/>
            </w:tcBorders>
          </w:tcPr>
          <w:p w14:paraId="0F320E39" w14:textId="04BF6A4F"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51" w:author="Clerici, Alessandro" w:date="2026-03-13T14:50:00Z"/>
                <w:rFonts w:cstheme="minorHAnsi"/>
                <w:bCs/>
                <w:sz w:val="22"/>
              </w:rPr>
            </w:pPr>
            <w:ins w:id="452" w:author="Clerici, Alessandro" w:date="2026-03-13T14:52:00Z">
              <w:r>
                <w:rPr>
                  <w:rFonts w:cstheme="minorHAnsi"/>
                  <w:bCs/>
                  <w:sz w:val="22"/>
                </w:rPr>
                <w:t>X</w:t>
              </w:r>
            </w:ins>
          </w:p>
        </w:tc>
        <w:tc>
          <w:tcPr>
            <w:tcW w:w="539" w:type="dxa"/>
            <w:tcBorders>
              <w:top w:val="single" w:sz="4" w:space="0" w:color="auto"/>
              <w:left w:val="single" w:sz="4" w:space="0" w:color="auto"/>
              <w:bottom w:val="single" w:sz="4" w:space="0" w:color="auto"/>
              <w:right w:val="single" w:sz="4" w:space="0" w:color="auto"/>
            </w:tcBorders>
          </w:tcPr>
          <w:p w14:paraId="0E5864E5" w14:textId="29B0C6FD"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53" w:author="Clerici, Alessandro" w:date="2026-03-13T14:50:00Z"/>
                <w:rFonts w:cstheme="minorHAnsi"/>
                <w:bCs/>
                <w:sz w:val="22"/>
              </w:rPr>
            </w:pPr>
            <w:ins w:id="454" w:author="Clerici, Alessandro" w:date="2026-03-13T14:52:00Z">
              <w:r>
                <w:rPr>
                  <w:rFonts w:cstheme="minorHAnsi"/>
                  <w:bCs/>
                  <w:sz w:val="22"/>
                </w:rPr>
                <w:t>X</w:t>
              </w:r>
            </w:ins>
          </w:p>
        </w:tc>
        <w:tc>
          <w:tcPr>
            <w:tcW w:w="534" w:type="dxa"/>
            <w:tcBorders>
              <w:top w:val="single" w:sz="4" w:space="0" w:color="auto"/>
              <w:left w:val="single" w:sz="4" w:space="0" w:color="auto"/>
              <w:bottom w:val="single" w:sz="4" w:space="0" w:color="auto"/>
              <w:right w:val="single" w:sz="4" w:space="0" w:color="auto"/>
            </w:tcBorders>
          </w:tcPr>
          <w:p w14:paraId="702363E7" w14:textId="51DE735F"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55" w:author="Clerici, Alessandro" w:date="2026-03-13T14:50:00Z"/>
                <w:rFonts w:cstheme="minorHAnsi"/>
                <w:bCs/>
                <w:sz w:val="22"/>
              </w:rPr>
            </w:pPr>
            <w:ins w:id="456" w:author="Clerici, Alessandro" w:date="2026-03-13T14:52:00Z">
              <w:r>
                <w:rPr>
                  <w:rFonts w:cstheme="minorHAnsi"/>
                  <w:bCs/>
                  <w:sz w:val="22"/>
                </w:rPr>
                <w:t>X</w:t>
              </w:r>
            </w:ins>
          </w:p>
        </w:tc>
      </w:tr>
      <w:tr w:rsidR="007300F1" w:rsidRPr="0054437B" w14:paraId="315FC27B" w14:textId="77777777" w:rsidTr="007300F1">
        <w:trPr>
          <w:cnfStyle w:val="000000100000" w:firstRow="0" w:lastRow="0" w:firstColumn="0" w:lastColumn="0" w:oddVBand="0" w:evenVBand="0" w:oddHBand="1" w:evenHBand="0" w:firstRowFirstColumn="0" w:firstRowLastColumn="0" w:lastRowFirstColumn="0" w:lastRowLastColumn="0"/>
          <w:trHeight w:val="309"/>
          <w:ins w:id="457" w:author="Clerici, Alessandro" w:date="2026-03-13T14:50:00Z"/>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tcPr>
          <w:p w14:paraId="6A485EED" w14:textId="5706D8BA" w:rsidR="007300F1" w:rsidRPr="003A123A" w:rsidRDefault="000055CC" w:rsidP="00563BC0">
            <w:pPr>
              <w:rPr>
                <w:ins w:id="458" w:author="Clerici, Alessandro" w:date="2026-03-13T14:50:00Z"/>
                <w:rFonts w:cstheme="minorHAnsi"/>
                <w:sz w:val="22"/>
              </w:rPr>
            </w:pPr>
            <w:proofErr w:type="spellStart"/>
            <w:ins w:id="459" w:author="Clerici, Alessandro" w:date="2026-03-13T14:51:00Z">
              <w:r>
                <w:rPr>
                  <w:rFonts w:cstheme="minorHAnsi"/>
                  <w:sz w:val="22"/>
                </w:rPr>
                <w:t>Normativa</w:t>
              </w:r>
            </w:ins>
            <w:proofErr w:type="spellEnd"/>
          </w:p>
        </w:tc>
        <w:tc>
          <w:tcPr>
            <w:tcW w:w="528" w:type="dxa"/>
            <w:tcBorders>
              <w:top w:val="single" w:sz="4" w:space="0" w:color="auto"/>
              <w:left w:val="single" w:sz="4" w:space="0" w:color="auto"/>
              <w:bottom w:val="single" w:sz="4" w:space="0" w:color="auto"/>
              <w:right w:val="single" w:sz="4" w:space="0" w:color="auto"/>
            </w:tcBorders>
          </w:tcPr>
          <w:p w14:paraId="756E9551" w14:textId="77777777" w:rsidR="007300F1" w:rsidRPr="003A123A" w:rsidRDefault="007300F1" w:rsidP="00563BC0">
            <w:pPr>
              <w:cnfStyle w:val="000000100000" w:firstRow="0" w:lastRow="0" w:firstColumn="0" w:lastColumn="0" w:oddVBand="0" w:evenVBand="0" w:oddHBand="1" w:evenHBand="0" w:firstRowFirstColumn="0" w:firstRowLastColumn="0" w:lastRowFirstColumn="0" w:lastRowLastColumn="0"/>
              <w:rPr>
                <w:ins w:id="460" w:author="Clerici, Alessandro" w:date="2026-03-13T14:50:00Z"/>
                <w:rFonts w:cstheme="minorHAnsi"/>
                <w:bCs/>
                <w:sz w:val="22"/>
              </w:rPr>
            </w:pPr>
          </w:p>
        </w:tc>
        <w:tc>
          <w:tcPr>
            <w:tcW w:w="624" w:type="dxa"/>
            <w:tcBorders>
              <w:top w:val="single" w:sz="4" w:space="0" w:color="auto"/>
              <w:left w:val="single" w:sz="4" w:space="0" w:color="auto"/>
              <w:bottom w:val="single" w:sz="4" w:space="0" w:color="auto"/>
              <w:right w:val="single" w:sz="4" w:space="0" w:color="auto"/>
            </w:tcBorders>
          </w:tcPr>
          <w:p w14:paraId="2E6341DB" w14:textId="77777777" w:rsidR="007300F1" w:rsidRPr="003A123A" w:rsidRDefault="007300F1" w:rsidP="00563BC0">
            <w:pPr>
              <w:cnfStyle w:val="000000100000" w:firstRow="0" w:lastRow="0" w:firstColumn="0" w:lastColumn="0" w:oddVBand="0" w:evenVBand="0" w:oddHBand="1" w:evenHBand="0" w:firstRowFirstColumn="0" w:firstRowLastColumn="0" w:lastRowFirstColumn="0" w:lastRowLastColumn="0"/>
              <w:rPr>
                <w:ins w:id="461" w:author="Clerici, Alessandro" w:date="2026-03-13T14:50:00Z"/>
                <w:rFonts w:cstheme="minorHAnsi"/>
                <w:bCs/>
                <w:sz w:val="22"/>
              </w:rPr>
            </w:pPr>
          </w:p>
        </w:tc>
        <w:tc>
          <w:tcPr>
            <w:tcW w:w="762" w:type="dxa"/>
            <w:tcBorders>
              <w:top w:val="single" w:sz="4" w:space="0" w:color="auto"/>
              <w:left w:val="single" w:sz="4" w:space="0" w:color="auto"/>
              <w:bottom w:val="single" w:sz="4" w:space="0" w:color="auto"/>
              <w:right w:val="single" w:sz="4" w:space="0" w:color="auto"/>
            </w:tcBorders>
          </w:tcPr>
          <w:p w14:paraId="30E24B19" w14:textId="56CAC135"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62" w:author="Clerici, Alessandro" w:date="2026-03-13T14:50:00Z"/>
                <w:rFonts w:cstheme="minorHAnsi"/>
                <w:bCs/>
                <w:sz w:val="22"/>
              </w:rPr>
            </w:pPr>
            <w:ins w:id="463" w:author="Clerici, Alessandro" w:date="2026-03-13T14:52:00Z">
              <w:r>
                <w:rPr>
                  <w:rFonts w:cstheme="minorHAnsi"/>
                  <w:bCs/>
                  <w:sz w:val="22"/>
                </w:rPr>
                <w:t>X</w:t>
              </w:r>
            </w:ins>
          </w:p>
        </w:tc>
        <w:tc>
          <w:tcPr>
            <w:tcW w:w="625" w:type="dxa"/>
            <w:tcBorders>
              <w:top w:val="single" w:sz="4" w:space="0" w:color="auto"/>
              <w:left w:val="single" w:sz="4" w:space="0" w:color="auto"/>
              <w:bottom w:val="single" w:sz="4" w:space="0" w:color="auto"/>
              <w:right w:val="single" w:sz="4" w:space="0" w:color="auto"/>
            </w:tcBorders>
          </w:tcPr>
          <w:p w14:paraId="7467BE11" w14:textId="77777777" w:rsidR="007300F1" w:rsidRPr="003A123A" w:rsidRDefault="007300F1" w:rsidP="00563BC0">
            <w:pPr>
              <w:cnfStyle w:val="000000100000" w:firstRow="0" w:lastRow="0" w:firstColumn="0" w:lastColumn="0" w:oddVBand="0" w:evenVBand="0" w:oddHBand="1" w:evenHBand="0" w:firstRowFirstColumn="0" w:firstRowLastColumn="0" w:lastRowFirstColumn="0" w:lastRowLastColumn="0"/>
              <w:rPr>
                <w:ins w:id="464" w:author="Clerici, Alessandro" w:date="2026-03-13T14:50:00Z"/>
                <w:rFonts w:cstheme="minorHAnsi"/>
                <w:bCs/>
                <w:sz w:val="22"/>
              </w:rPr>
            </w:pPr>
          </w:p>
        </w:tc>
        <w:tc>
          <w:tcPr>
            <w:tcW w:w="684" w:type="dxa"/>
            <w:tcBorders>
              <w:top w:val="single" w:sz="4" w:space="0" w:color="auto"/>
              <w:left w:val="single" w:sz="4" w:space="0" w:color="auto"/>
              <w:bottom w:val="single" w:sz="4" w:space="0" w:color="auto"/>
              <w:right w:val="single" w:sz="4" w:space="0" w:color="auto"/>
            </w:tcBorders>
          </w:tcPr>
          <w:p w14:paraId="4AF39706" w14:textId="5B89B419"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65" w:author="Clerici, Alessandro" w:date="2026-03-13T14:50:00Z"/>
                <w:rFonts w:cstheme="minorHAnsi"/>
                <w:bCs/>
                <w:sz w:val="22"/>
              </w:rPr>
            </w:pPr>
            <w:ins w:id="466" w:author="Clerici, Alessandro" w:date="2026-03-13T14:52:00Z">
              <w:r>
                <w:rPr>
                  <w:rFonts w:cstheme="minorHAnsi"/>
                  <w:bCs/>
                  <w:sz w:val="22"/>
                </w:rPr>
                <w:t>X</w:t>
              </w:r>
            </w:ins>
          </w:p>
        </w:tc>
        <w:tc>
          <w:tcPr>
            <w:tcW w:w="527" w:type="dxa"/>
            <w:tcBorders>
              <w:top w:val="single" w:sz="4" w:space="0" w:color="auto"/>
              <w:left w:val="single" w:sz="4" w:space="0" w:color="auto"/>
              <w:bottom w:val="single" w:sz="4" w:space="0" w:color="auto"/>
              <w:right w:val="single" w:sz="4" w:space="0" w:color="auto"/>
            </w:tcBorders>
          </w:tcPr>
          <w:p w14:paraId="7DF59CF7" w14:textId="0D0C45C9"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67" w:author="Clerici, Alessandro" w:date="2026-03-13T14:50:00Z"/>
                <w:rFonts w:cstheme="minorHAnsi"/>
                <w:bCs/>
                <w:sz w:val="22"/>
              </w:rPr>
            </w:pPr>
            <w:ins w:id="468" w:author="Clerici, Alessandro" w:date="2026-03-13T14:52:00Z">
              <w:r>
                <w:rPr>
                  <w:rFonts w:cstheme="minorHAnsi"/>
                  <w:bCs/>
                  <w:sz w:val="22"/>
                </w:rPr>
                <w:t>X</w:t>
              </w:r>
            </w:ins>
          </w:p>
        </w:tc>
        <w:tc>
          <w:tcPr>
            <w:tcW w:w="643" w:type="dxa"/>
            <w:tcBorders>
              <w:top w:val="single" w:sz="4" w:space="0" w:color="auto"/>
              <w:left w:val="single" w:sz="4" w:space="0" w:color="auto"/>
              <w:bottom w:val="single" w:sz="4" w:space="0" w:color="auto"/>
              <w:right w:val="single" w:sz="4" w:space="0" w:color="auto"/>
            </w:tcBorders>
          </w:tcPr>
          <w:p w14:paraId="52939D20" w14:textId="5D6B574E" w:rsidR="007300F1" w:rsidRPr="000A5569" w:rsidRDefault="001B72F7" w:rsidP="00563BC0">
            <w:pPr>
              <w:cnfStyle w:val="000000100000" w:firstRow="0" w:lastRow="0" w:firstColumn="0" w:lastColumn="0" w:oddVBand="0" w:evenVBand="0" w:oddHBand="1" w:evenHBand="0" w:firstRowFirstColumn="0" w:firstRowLastColumn="0" w:lastRowFirstColumn="0" w:lastRowLastColumn="0"/>
              <w:rPr>
                <w:ins w:id="469" w:author="Clerici, Alessandro" w:date="2026-03-13T14:50:00Z"/>
                <w:rFonts w:cstheme="minorHAnsi"/>
                <w:bCs/>
                <w:sz w:val="22"/>
              </w:rPr>
            </w:pPr>
            <w:ins w:id="470" w:author="Clerici, Alessandro" w:date="2026-03-13T14:52:00Z">
              <w:r>
                <w:rPr>
                  <w:rFonts w:cstheme="minorHAnsi"/>
                  <w:bCs/>
                  <w:sz w:val="22"/>
                </w:rPr>
                <w:t>X</w:t>
              </w:r>
            </w:ins>
          </w:p>
        </w:tc>
        <w:tc>
          <w:tcPr>
            <w:tcW w:w="775" w:type="dxa"/>
            <w:tcBorders>
              <w:top w:val="single" w:sz="4" w:space="0" w:color="auto"/>
              <w:left w:val="single" w:sz="4" w:space="0" w:color="auto"/>
              <w:bottom w:val="single" w:sz="4" w:space="0" w:color="auto"/>
              <w:right w:val="single" w:sz="4" w:space="0" w:color="auto"/>
            </w:tcBorders>
          </w:tcPr>
          <w:p w14:paraId="03FFB5F6" w14:textId="1909F976"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71" w:author="Clerici, Alessandro" w:date="2026-03-13T14:50:00Z"/>
                <w:rFonts w:cstheme="minorHAnsi"/>
                <w:bCs/>
                <w:sz w:val="22"/>
              </w:rPr>
            </w:pPr>
            <w:ins w:id="472" w:author="Clerici, Alessandro" w:date="2026-03-13T14:52:00Z">
              <w:r>
                <w:rPr>
                  <w:rFonts w:cstheme="minorHAnsi"/>
                  <w:bCs/>
                  <w:sz w:val="22"/>
                </w:rPr>
                <w:t>X</w:t>
              </w:r>
            </w:ins>
          </w:p>
        </w:tc>
        <w:tc>
          <w:tcPr>
            <w:tcW w:w="772" w:type="dxa"/>
            <w:tcBorders>
              <w:top w:val="single" w:sz="4" w:space="0" w:color="auto"/>
              <w:left w:val="single" w:sz="4" w:space="0" w:color="auto"/>
              <w:bottom w:val="single" w:sz="4" w:space="0" w:color="auto"/>
              <w:right w:val="single" w:sz="4" w:space="0" w:color="auto"/>
            </w:tcBorders>
          </w:tcPr>
          <w:p w14:paraId="03F44FF9" w14:textId="5D855D76"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73" w:author="Clerici, Alessandro" w:date="2026-03-13T14:50:00Z"/>
                <w:rFonts w:cstheme="minorHAnsi"/>
                <w:bCs/>
                <w:sz w:val="22"/>
              </w:rPr>
            </w:pPr>
            <w:ins w:id="474" w:author="Clerici, Alessandro" w:date="2026-03-13T14:52:00Z">
              <w:r>
                <w:rPr>
                  <w:rFonts w:cstheme="minorHAnsi"/>
                  <w:bCs/>
                  <w:sz w:val="22"/>
                </w:rPr>
                <w:t>X</w:t>
              </w:r>
            </w:ins>
          </w:p>
        </w:tc>
        <w:tc>
          <w:tcPr>
            <w:tcW w:w="635" w:type="dxa"/>
            <w:tcBorders>
              <w:top w:val="single" w:sz="4" w:space="0" w:color="auto"/>
              <w:left w:val="single" w:sz="4" w:space="0" w:color="auto"/>
              <w:bottom w:val="single" w:sz="4" w:space="0" w:color="auto"/>
              <w:right w:val="single" w:sz="4" w:space="0" w:color="auto"/>
            </w:tcBorders>
          </w:tcPr>
          <w:p w14:paraId="4EACC060" w14:textId="672E1ED6"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75" w:author="Clerici, Alessandro" w:date="2026-03-13T14:50:00Z"/>
                <w:rFonts w:cstheme="minorHAnsi"/>
                <w:bCs/>
                <w:sz w:val="22"/>
              </w:rPr>
            </w:pPr>
            <w:ins w:id="476" w:author="Clerici, Alessandro" w:date="2026-03-13T14:52:00Z">
              <w:r>
                <w:rPr>
                  <w:rFonts w:cstheme="minorHAnsi"/>
                  <w:bCs/>
                  <w:sz w:val="22"/>
                </w:rPr>
                <w:t>X</w:t>
              </w:r>
            </w:ins>
          </w:p>
        </w:tc>
        <w:tc>
          <w:tcPr>
            <w:tcW w:w="634" w:type="dxa"/>
            <w:tcBorders>
              <w:top w:val="single" w:sz="4" w:space="0" w:color="auto"/>
              <w:left w:val="single" w:sz="4" w:space="0" w:color="auto"/>
              <w:bottom w:val="single" w:sz="4" w:space="0" w:color="auto"/>
              <w:right w:val="single" w:sz="4" w:space="0" w:color="auto"/>
            </w:tcBorders>
          </w:tcPr>
          <w:p w14:paraId="545CF033" w14:textId="04556415"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77" w:author="Clerici, Alessandro" w:date="2026-03-13T14:50:00Z"/>
                <w:rFonts w:cstheme="minorHAnsi"/>
                <w:bCs/>
                <w:sz w:val="22"/>
              </w:rPr>
            </w:pPr>
            <w:ins w:id="478" w:author="Clerici, Alessandro" w:date="2026-03-13T14:52:00Z">
              <w:r>
                <w:rPr>
                  <w:rFonts w:cstheme="minorHAnsi"/>
                  <w:bCs/>
                  <w:sz w:val="22"/>
                </w:rPr>
                <w:t>X</w:t>
              </w:r>
            </w:ins>
          </w:p>
        </w:tc>
        <w:tc>
          <w:tcPr>
            <w:tcW w:w="624" w:type="dxa"/>
            <w:tcBorders>
              <w:top w:val="single" w:sz="4" w:space="0" w:color="auto"/>
              <w:left w:val="single" w:sz="4" w:space="0" w:color="auto"/>
              <w:bottom w:val="single" w:sz="4" w:space="0" w:color="auto"/>
              <w:right w:val="single" w:sz="4" w:space="0" w:color="auto"/>
            </w:tcBorders>
          </w:tcPr>
          <w:p w14:paraId="0C77BFC1" w14:textId="15F61562"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79" w:author="Clerici, Alessandro" w:date="2026-03-13T14:50:00Z"/>
                <w:rFonts w:cstheme="minorHAnsi"/>
                <w:bCs/>
                <w:sz w:val="22"/>
              </w:rPr>
            </w:pPr>
            <w:ins w:id="480" w:author="Clerici, Alessandro" w:date="2026-03-13T14:52:00Z">
              <w:r>
                <w:rPr>
                  <w:rFonts w:cstheme="minorHAnsi"/>
                  <w:bCs/>
                  <w:sz w:val="22"/>
                </w:rPr>
                <w:t>X</w:t>
              </w:r>
            </w:ins>
          </w:p>
        </w:tc>
        <w:tc>
          <w:tcPr>
            <w:tcW w:w="539" w:type="dxa"/>
            <w:tcBorders>
              <w:top w:val="single" w:sz="4" w:space="0" w:color="auto"/>
              <w:left w:val="single" w:sz="4" w:space="0" w:color="auto"/>
              <w:bottom w:val="single" w:sz="4" w:space="0" w:color="auto"/>
              <w:right w:val="single" w:sz="4" w:space="0" w:color="auto"/>
            </w:tcBorders>
          </w:tcPr>
          <w:p w14:paraId="6903FFD1" w14:textId="2AAFB962"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81" w:author="Clerici, Alessandro" w:date="2026-03-13T14:50:00Z"/>
                <w:rFonts w:cstheme="minorHAnsi"/>
                <w:bCs/>
                <w:sz w:val="22"/>
              </w:rPr>
            </w:pPr>
            <w:ins w:id="482" w:author="Clerici, Alessandro" w:date="2026-03-13T14:52:00Z">
              <w:r>
                <w:rPr>
                  <w:rFonts w:cstheme="minorHAnsi"/>
                  <w:bCs/>
                  <w:sz w:val="22"/>
                </w:rPr>
                <w:t>X</w:t>
              </w:r>
            </w:ins>
          </w:p>
        </w:tc>
        <w:tc>
          <w:tcPr>
            <w:tcW w:w="534" w:type="dxa"/>
            <w:tcBorders>
              <w:top w:val="single" w:sz="4" w:space="0" w:color="auto"/>
              <w:left w:val="single" w:sz="4" w:space="0" w:color="auto"/>
              <w:bottom w:val="single" w:sz="4" w:space="0" w:color="auto"/>
              <w:right w:val="single" w:sz="4" w:space="0" w:color="auto"/>
            </w:tcBorders>
          </w:tcPr>
          <w:p w14:paraId="5979D150" w14:textId="048A48B2"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483" w:author="Clerici, Alessandro" w:date="2026-03-13T14:50:00Z"/>
                <w:rFonts w:cstheme="minorHAnsi"/>
                <w:bCs/>
                <w:sz w:val="22"/>
              </w:rPr>
            </w:pPr>
            <w:ins w:id="484" w:author="Clerici, Alessandro" w:date="2026-03-13T14:52:00Z">
              <w:r>
                <w:rPr>
                  <w:rFonts w:cstheme="minorHAnsi"/>
                  <w:bCs/>
                  <w:sz w:val="22"/>
                </w:rPr>
                <w:t>X</w:t>
              </w:r>
            </w:ins>
          </w:p>
        </w:tc>
      </w:tr>
      <w:tr w:rsidR="007300F1" w:rsidRPr="0054437B" w14:paraId="63000739" w14:textId="77777777" w:rsidTr="007300F1">
        <w:trPr>
          <w:trHeight w:val="309"/>
          <w:ins w:id="485" w:author="Clerici, Alessandro" w:date="2026-03-13T14:50:00Z"/>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tcPr>
          <w:p w14:paraId="3938938C" w14:textId="4450C726" w:rsidR="007300F1" w:rsidRPr="003A123A" w:rsidRDefault="000055CC" w:rsidP="00563BC0">
            <w:pPr>
              <w:rPr>
                <w:ins w:id="486" w:author="Clerici, Alessandro" w:date="2026-03-13T14:50:00Z"/>
                <w:rFonts w:cstheme="minorHAnsi"/>
                <w:sz w:val="22"/>
              </w:rPr>
            </w:pPr>
            <w:ins w:id="487" w:author="Clerici, Alessandro" w:date="2026-03-13T14:51:00Z">
              <w:r>
                <w:rPr>
                  <w:rFonts w:cstheme="minorHAnsi"/>
                  <w:sz w:val="22"/>
                </w:rPr>
                <w:t>Repeat business</w:t>
              </w:r>
            </w:ins>
          </w:p>
        </w:tc>
        <w:tc>
          <w:tcPr>
            <w:tcW w:w="528" w:type="dxa"/>
            <w:tcBorders>
              <w:top w:val="single" w:sz="4" w:space="0" w:color="auto"/>
              <w:left w:val="single" w:sz="4" w:space="0" w:color="auto"/>
              <w:bottom w:val="single" w:sz="4" w:space="0" w:color="auto"/>
              <w:right w:val="single" w:sz="4" w:space="0" w:color="auto"/>
            </w:tcBorders>
          </w:tcPr>
          <w:p w14:paraId="4A813C73" w14:textId="2C4D3ADF"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88" w:author="Clerici, Alessandro" w:date="2026-03-13T14:50:00Z"/>
                <w:rFonts w:cstheme="minorHAnsi"/>
                <w:bCs/>
                <w:sz w:val="22"/>
              </w:rPr>
            </w:pPr>
            <w:ins w:id="489" w:author="Clerici, Alessandro" w:date="2026-03-13T14:53:00Z">
              <w:r>
                <w:rPr>
                  <w:rFonts w:cstheme="minorHAnsi"/>
                  <w:bCs/>
                  <w:sz w:val="22"/>
                </w:rPr>
                <w:t>X</w:t>
              </w:r>
            </w:ins>
          </w:p>
        </w:tc>
        <w:tc>
          <w:tcPr>
            <w:tcW w:w="624" w:type="dxa"/>
            <w:tcBorders>
              <w:top w:val="single" w:sz="4" w:space="0" w:color="auto"/>
              <w:left w:val="single" w:sz="4" w:space="0" w:color="auto"/>
              <w:bottom w:val="single" w:sz="4" w:space="0" w:color="auto"/>
              <w:right w:val="single" w:sz="4" w:space="0" w:color="auto"/>
            </w:tcBorders>
          </w:tcPr>
          <w:p w14:paraId="5AF8D268" w14:textId="06703BE6"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90" w:author="Clerici, Alessandro" w:date="2026-03-13T14:50:00Z"/>
                <w:rFonts w:cstheme="minorHAnsi"/>
                <w:bCs/>
                <w:sz w:val="22"/>
              </w:rPr>
            </w:pPr>
            <w:ins w:id="491" w:author="Clerici, Alessandro" w:date="2026-03-13T14:53:00Z">
              <w:r>
                <w:rPr>
                  <w:rFonts w:cstheme="minorHAnsi"/>
                  <w:bCs/>
                  <w:sz w:val="22"/>
                </w:rPr>
                <w:t>X</w:t>
              </w:r>
            </w:ins>
          </w:p>
        </w:tc>
        <w:tc>
          <w:tcPr>
            <w:tcW w:w="762" w:type="dxa"/>
            <w:tcBorders>
              <w:top w:val="single" w:sz="4" w:space="0" w:color="auto"/>
              <w:left w:val="single" w:sz="4" w:space="0" w:color="auto"/>
              <w:bottom w:val="single" w:sz="4" w:space="0" w:color="auto"/>
              <w:right w:val="single" w:sz="4" w:space="0" w:color="auto"/>
            </w:tcBorders>
          </w:tcPr>
          <w:p w14:paraId="16ACB654" w14:textId="18BAA365"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92" w:author="Clerici, Alessandro" w:date="2026-03-13T14:50:00Z"/>
                <w:rFonts w:cstheme="minorHAnsi"/>
                <w:bCs/>
                <w:sz w:val="22"/>
              </w:rPr>
            </w:pPr>
            <w:ins w:id="493" w:author="Clerici, Alessandro" w:date="2026-03-13T14:53:00Z">
              <w:r>
                <w:rPr>
                  <w:rFonts w:cstheme="minorHAnsi"/>
                  <w:bCs/>
                  <w:sz w:val="22"/>
                </w:rPr>
                <w:t>X</w:t>
              </w:r>
            </w:ins>
          </w:p>
        </w:tc>
        <w:tc>
          <w:tcPr>
            <w:tcW w:w="625" w:type="dxa"/>
            <w:tcBorders>
              <w:top w:val="single" w:sz="4" w:space="0" w:color="auto"/>
              <w:left w:val="single" w:sz="4" w:space="0" w:color="auto"/>
              <w:bottom w:val="single" w:sz="4" w:space="0" w:color="auto"/>
              <w:right w:val="single" w:sz="4" w:space="0" w:color="auto"/>
            </w:tcBorders>
          </w:tcPr>
          <w:p w14:paraId="7ADB601F" w14:textId="777A479C"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94" w:author="Clerici, Alessandro" w:date="2026-03-13T14:50:00Z"/>
                <w:rFonts w:cstheme="minorHAnsi"/>
                <w:bCs/>
                <w:sz w:val="22"/>
              </w:rPr>
            </w:pPr>
            <w:ins w:id="495" w:author="Clerici, Alessandro" w:date="2026-03-13T14:53:00Z">
              <w:r>
                <w:rPr>
                  <w:rFonts w:cstheme="minorHAnsi"/>
                  <w:bCs/>
                  <w:sz w:val="22"/>
                </w:rPr>
                <w:t>X</w:t>
              </w:r>
            </w:ins>
          </w:p>
        </w:tc>
        <w:tc>
          <w:tcPr>
            <w:tcW w:w="684" w:type="dxa"/>
            <w:tcBorders>
              <w:top w:val="single" w:sz="4" w:space="0" w:color="auto"/>
              <w:left w:val="single" w:sz="4" w:space="0" w:color="auto"/>
              <w:bottom w:val="single" w:sz="4" w:space="0" w:color="auto"/>
              <w:right w:val="single" w:sz="4" w:space="0" w:color="auto"/>
            </w:tcBorders>
          </w:tcPr>
          <w:p w14:paraId="4D037A86" w14:textId="1042595A"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496" w:author="Clerici, Alessandro" w:date="2026-03-13T14:50:00Z"/>
                <w:rFonts w:cstheme="minorHAnsi"/>
                <w:bCs/>
                <w:sz w:val="22"/>
              </w:rPr>
            </w:pPr>
            <w:ins w:id="497" w:author="Clerici, Alessandro" w:date="2026-03-13T14:53:00Z">
              <w:r>
                <w:rPr>
                  <w:rFonts w:cstheme="minorHAnsi"/>
                  <w:bCs/>
                  <w:sz w:val="22"/>
                </w:rPr>
                <w:t>X</w:t>
              </w:r>
            </w:ins>
          </w:p>
        </w:tc>
        <w:tc>
          <w:tcPr>
            <w:tcW w:w="527" w:type="dxa"/>
            <w:tcBorders>
              <w:top w:val="single" w:sz="4" w:space="0" w:color="auto"/>
              <w:left w:val="single" w:sz="4" w:space="0" w:color="auto"/>
              <w:bottom w:val="single" w:sz="4" w:space="0" w:color="auto"/>
              <w:right w:val="single" w:sz="4" w:space="0" w:color="auto"/>
            </w:tcBorders>
          </w:tcPr>
          <w:p w14:paraId="19804ADD" w14:textId="77777777" w:rsidR="007300F1" w:rsidRPr="003A123A" w:rsidRDefault="007300F1" w:rsidP="00563BC0">
            <w:pPr>
              <w:cnfStyle w:val="000000000000" w:firstRow="0" w:lastRow="0" w:firstColumn="0" w:lastColumn="0" w:oddVBand="0" w:evenVBand="0" w:oddHBand="0" w:evenHBand="0" w:firstRowFirstColumn="0" w:firstRowLastColumn="0" w:lastRowFirstColumn="0" w:lastRowLastColumn="0"/>
              <w:rPr>
                <w:ins w:id="498" w:author="Clerici, Alessandro" w:date="2026-03-13T14:50:00Z"/>
                <w:rFonts w:cstheme="minorHAnsi"/>
                <w:bCs/>
                <w:sz w:val="22"/>
              </w:rPr>
            </w:pPr>
          </w:p>
        </w:tc>
        <w:tc>
          <w:tcPr>
            <w:tcW w:w="643" w:type="dxa"/>
            <w:tcBorders>
              <w:top w:val="single" w:sz="4" w:space="0" w:color="auto"/>
              <w:left w:val="single" w:sz="4" w:space="0" w:color="auto"/>
              <w:bottom w:val="single" w:sz="4" w:space="0" w:color="auto"/>
              <w:right w:val="single" w:sz="4" w:space="0" w:color="auto"/>
            </w:tcBorders>
          </w:tcPr>
          <w:p w14:paraId="69C4AE24" w14:textId="0705D975" w:rsidR="007300F1" w:rsidRPr="000A5569" w:rsidRDefault="001B72F7" w:rsidP="00563BC0">
            <w:pPr>
              <w:cnfStyle w:val="000000000000" w:firstRow="0" w:lastRow="0" w:firstColumn="0" w:lastColumn="0" w:oddVBand="0" w:evenVBand="0" w:oddHBand="0" w:evenHBand="0" w:firstRowFirstColumn="0" w:firstRowLastColumn="0" w:lastRowFirstColumn="0" w:lastRowLastColumn="0"/>
              <w:rPr>
                <w:ins w:id="499" w:author="Clerici, Alessandro" w:date="2026-03-13T14:50:00Z"/>
                <w:rFonts w:cstheme="minorHAnsi"/>
                <w:bCs/>
                <w:sz w:val="22"/>
              </w:rPr>
            </w:pPr>
            <w:ins w:id="500" w:author="Clerici, Alessandro" w:date="2026-03-13T14:53:00Z">
              <w:r>
                <w:rPr>
                  <w:rFonts w:cstheme="minorHAnsi"/>
                  <w:bCs/>
                  <w:sz w:val="22"/>
                </w:rPr>
                <w:t>X</w:t>
              </w:r>
            </w:ins>
          </w:p>
        </w:tc>
        <w:tc>
          <w:tcPr>
            <w:tcW w:w="775" w:type="dxa"/>
            <w:tcBorders>
              <w:top w:val="single" w:sz="4" w:space="0" w:color="auto"/>
              <w:left w:val="single" w:sz="4" w:space="0" w:color="auto"/>
              <w:bottom w:val="single" w:sz="4" w:space="0" w:color="auto"/>
              <w:right w:val="single" w:sz="4" w:space="0" w:color="auto"/>
            </w:tcBorders>
          </w:tcPr>
          <w:p w14:paraId="39597B36" w14:textId="331DC01D"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501" w:author="Clerici, Alessandro" w:date="2026-03-13T14:50:00Z"/>
                <w:rFonts w:cstheme="minorHAnsi"/>
                <w:bCs/>
                <w:sz w:val="22"/>
              </w:rPr>
            </w:pPr>
            <w:ins w:id="502" w:author="Clerici, Alessandro" w:date="2026-03-13T14:53:00Z">
              <w:r>
                <w:rPr>
                  <w:rFonts w:cstheme="minorHAnsi"/>
                  <w:bCs/>
                  <w:sz w:val="22"/>
                </w:rPr>
                <w:t>X</w:t>
              </w:r>
            </w:ins>
          </w:p>
        </w:tc>
        <w:tc>
          <w:tcPr>
            <w:tcW w:w="772" w:type="dxa"/>
            <w:tcBorders>
              <w:top w:val="single" w:sz="4" w:space="0" w:color="auto"/>
              <w:left w:val="single" w:sz="4" w:space="0" w:color="auto"/>
              <w:bottom w:val="single" w:sz="4" w:space="0" w:color="auto"/>
              <w:right w:val="single" w:sz="4" w:space="0" w:color="auto"/>
            </w:tcBorders>
          </w:tcPr>
          <w:p w14:paraId="38D8A22E" w14:textId="528C84E3"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503" w:author="Clerici, Alessandro" w:date="2026-03-13T14:50:00Z"/>
                <w:rFonts w:cstheme="minorHAnsi"/>
                <w:bCs/>
                <w:sz w:val="22"/>
              </w:rPr>
            </w:pPr>
            <w:ins w:id="504" w:author="Clerici, Alessandro" w:date="2026-03-13T14:53:00Z">
              <w:r>
                <w:rPr>
                  <w:rFonts w:cstheme="minorHAnsi"/>
                  <w:bCs/>
                  <w:sz w:val="22"/>
                </w:rPr>
                <w:t>X</w:t>
              </w:r>
            </w:ins>
          </w:p>
        </w:tc>
        <w:tc>
          <w:tcPr>
            <w:tcW w:w="635" w:type="dxa"/>
            <w:tcBorders>
              <w:top w:val="single" w:sz="4" w:space="0" w:color="auto"/>
              <w:left w:val="single" w:sz="4" w:space="0" w:color="auto"/>
              <w:bottom w:val="single" w:sz="4" w:space="0" w:color="auto"/>
              <w:right w:val="single" w:sz="4" w:space="0" w:color="auto"/>
            </w:tcBorders>
          </w:tcPr>
          <w:p w14:paraId="69D29733" w14:textId="09F8D70C"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505" w:author="Clerici, Alessandro" w:date="2026-03-13T14:50:00Z"/>
                <w:rFonts w:cstheme="minorHAnsi"/>
                <w:bCs/>
                <w:sz w:val="22"/>
              </w:rPr>
            </w:pPr>
            <w:ins w:id="506" w:author="Clerici, Alessandro" w:date="2026-03-13T14:53:00Z">
              <w:r>
                <w:rPr>
                  <w:rFonts w:cstheme="minorHAnsi"/>
                  <w:bCs/>
                  <w:sz w:val="22"/>
                </w:rPr>
                <w:t>X</w:t>
              </w:r>
            </w:ins>
          </w:p>
        </w:tc>
        <w:tc>
          <w:tcPr>
            <w:tcW w:w="634" w:type="dxa"/>
            <w:tcBorders>
              <w:top w:val="single" w:sz="4" w:space="0" w:color="auto"/>
              <w:left w:val="single" w:sz="4" w:space="0" w:color="auto"/>
              <w:bottom w:val="single" w:sz="4" w:space="0" w:color="auto"/>
              <w:right w:val="single" w:sz="4" w:space="0" w:color="auto"/>
            </w:tcBorders>
          </w:tcPr>
          <w:p w14:paraId="4EFF6D39" w14:textId="45AFD116"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507" w:author="Clerici, Alessandro" w:date="2026-03-13T14:50:00Z"/>
                <w:rFonts w:cstheme="minorHAnsi"/>
                <w:bCs/>
                <w:sz w:val="22"/>
              </w:rPr>
            </w:pPr>
            <w:ins w:id="508" w:author="Clerici, Alessandro" w:date="2026-03-13T14:53:00Z">
              <w:r>
                <w:rPr>
                  <w:rFonts w:cstheme="minorHAnsi"/>
                  <w:bCs/>
                  <w:sz w:val="22"/>
                </w:rPr>
                <w:t>X</w:t>
              </w:r>
            </w:ins>
          </w:p>
        </w:tc>
        <w:tc>
          <w:tcPr>
            <w:tcW w:w="624" w:type="dxa"/>
            <w:tcBorders>
              <w:top w:val="single" w:sz="4" w:space="0" w:color="auto"/>
              <w:left w:val="single" w:sz="4" w:space="0" w:color="auto"/>
              <w:bottom w:val="single" w:sz="4" w:space="0" w:color="auto"/>
              <w:right w:val="single" w:sz="4" w:space="0" w:color="auto"/>
            </w:tcBorders>
          </w:tcPr>
          <w:p w14:paraId="380DFA8D" w14:textId="0CFDEE23"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509" w:author="Clerici, Alessandro" w:date="2026-03-13T14:50:00Z"/>
                <w:rFonts w:cstheme="minorHAnsi"/>
                <w:bCs/>
                <w:sz w:val="22"/>
              </w:rPr>
            </w:pPr>
            <w:ins w:id="510" w:author="Clerici, Alessandro" w:date="2026-03-13T14:53:00Z">
              <w:r>
                <w:rPr>
                  <w:rFonts w:cstheme="minorHAnsi"/>
                  <w:bCs/>
                  <w:sz w:val="22"/>
                </w:rPr>
                <w:t>X</w:t>
              </w:r>
            </w:ins>
          </w:p>
        </w:tc>
        <w:tc>
          <w:tcPr>
            <w:tcW w:w="539" w:type="dxa"/>
            <w:tcBorders>
              <w:top w:val="single" w:sz="4" w:space="0" w:color="auto"/>
              <w:left w:val="single" w:sz="4" w:space="0" w:color="auto"/>
              <w:bottom w:val="single" w:sz="4" w:space="0" w:color="auto"/>
              <w:right w:val="single" w:sz="4" w:space="0" w:color="auto"/>
            </w:tcBorders>
          </w:tcPr>
          <w:p w14:paraId="0B51BAB5" w14:textId="21219675"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511" w:author="Clerici, Alessandro" w:date="2026-03-13T14:50:00Z"/>
                <w:rFonts w:cstheme="minorHAnsi"/>
                <w:bCs/>
                <w:sz w:val="22"/>
              </w:rPr>
            </w:pPr>
            <w:ins w:id="512" w:author="Clerici, Alessandro" w:date="2026-03-13T14:53:00Z">
              <w:r>
                <w:rPr>
                  <w:rFonts w:cstheme="minorHAnsi"/>
                  <w:bCs/>
                  <w:sz w:val="22"/>
                </w:rPr>
                <w:t>X</w:t>
              </w:r>
            </w:ins>
          </w:p>
        </w:tc>
        <w:tc>
          <w:tcPr>
            <w:tcW w:w="534" w:type="dxa"/>
            <w:tcBorders>
              <w:top w:val="single" w:sz="4" w:space="0" w:color="auto"/>
              <w:left w:val="single" w:sz="4" w:space="0" w:color="auto"/>
              <w:bottom w:val="single" w:sz="4" w:space="0" w:color="auto"/>
              <w:right w:val="single" w:sz="4" w:space="0" w:color="auto"/>
            </w:tcBorders>
          </w:tcPr>
          <w:p w14:paraId="5974702B" w14:textId="410FC1B6" w:rsidR="007300F1" w:rsidRPr="003A123A" w:rsidRDefault="001B72F7" w:rsidP="00563BC0">
            <w:pPr>
              <w:cnfStyle w:val="000000000000" w:firstRow="0" w:lastRow="0" w:firstColumn="0" w:lastColumn="0" w:oddVBand="0" w:evenVBand="0" w:oddHBand="0" w:evenHBand="0" w:firstRowFirstColumn="0" w:firstRowLastColumn="0" w:lastRowFirstColumn="0" w:lastRowLastColumn="0"/>
              <w:rPr>
                <w:ins w:id="513" w:author="Clerici, Alessandro" w:date="2026-03-13T14:50:00Z"/>
                <w:rFonts w:cstheme="minorHAnsi"/>
                <w:bCs/>
                <w:sz w:val="22"/>
              </w:rPr>
            </w:pPr>
            <w:ins w:id="514" w:author="Clerici, Alessandro" w:date="2026-03-13T14:53:00Z">
              <w:r>
                <w:rPr>
                  <w:rFonts w:cstheme="minorHAnsi"/>
                  <w:bCs/>
                  <w:sz w:val="22"/>
                </w:rPr>
                <w:t>X</w:t>
              </w:r>
            </w:ins>
          </w:p>
        </w:tc>
      </w:tr>
      <w:tr w:rsidR="007300F1" w:rsidRPr="0054437B" w14:paraId="18F96996" w14:textId="77777777" w:rsidTr="007300F1">
        <w:trPr>
          <w:cnfStyle w:val="000000100000" w:firstRow="0" w:lastRow="0" w:firstColumn="0" w:lastColumn="0" w:oddVBand="0" w:evenVBand="0" w:oddHBand="1" w:evenHBand="0" w:firstRowFirstColumn="0" w:firstRowLastColumn="0" w:lastRowFirstColumn="0" w:lastRowLastColumn="0"/>
          <w:trHeight w:val="309"/>
          <w:ins w:id="515" w:author="Clerici, Alessandro" w:date="2026-03-13T14:50:00Z"/>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single" w:sz="4" w:space="0" w:color="auto"/>
              <w:bottom w:val="single" w:sz="4" w:space="0" w:color="auto"/>
              <w:right w:val="single" w:sz="4" w:space="0" w:color="auto"/>
            </w:tcBorders>
          </w:tcPr>
          <w:p w14:paraId="0DE508BD" w14:textId="61DDDFDB" w:rsidR="007300F1" w:rsidRPr="003A123A" w:rsidRDefault="000055CC" w:rsidP="00563BC0">
            <w:pPr>
              <w:rPr>
                <w:ins w:id="516" w:author="Clerici, Alessandro" w:date="2026-03-13T14:50:00Z"/>
                <w:rFonts w:cstheme="minorHAnsi"/>
                <w:sz w:val="22"/>
              </w:rPr>
            </w:pPr>
            <w:ins w:id="517" w:author="Clerici, Alessandro" w:date="2026-03-13T14:51:00Z">
              <w:r>
                <w:rPr>
                  <w:rFonts w:cstheme="minorHAnsi"/>
                  <w:sz w:val="22"/>
                </w:rPr>
                <w:t>New business</w:t>
              </w:r>
            </w:ins>
          </w:p>
        </w:tc>
        <w:tc>
          <w:tcPr>
            <w:tcW w:w="528" w:type="dxa"/>
            <w:tcBorders>
              <w:top w:val="single" w:sz="4" w:space="0" w:color="auto"/>
              <w:left w:val="single" w:sz="4" w:space="0" w:color="auto"/>
              <w:bottom w:val="single" w:sz="4" w:space="0" w:color="auto"/>
              <w:right w:val="single" w:sz="4" w:space="0" w:color="auto"/>
            </w:tcBorders>
          </w:tcPr>
          <w:p w14:paraId="268CE84B" w14:textId="2B45AE68"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18" w:author="Clerici, Alessandro" w:date="2026-03-13T14:50:00Z"/>
                <w:rFonts w:cstheme="minorHAnsi"/>
                <w:bCs/>
                <w:sz w:val="22"/>
              </w:rPr>
            </w:pPr>
            <w:ins w:id="519" w:author="Clerici, Alessandro" w:date="2026-03-13T14:53:00Z">
              <w:r>
                <w:rPr>
                  <w:rFonts w:cstheme="minorHAnsi"/>
                  <w:bCs/>
                  <w:sz w:val="22"/>
                </w:rPr>
                <w:t>X</w:t>
              </w:r>
            </w:ins>
          </w:p>
        </w:tc>
        <w:tc>
          <w:tcPr>
            <w:tcW w:w="624" w:type="dxa"/>
            <w:tcBorders>
              <w:top w:val="single" w:sz="4" w:space="0" w:color="auto"/>
              <w:left w:val="single" w:sz="4" w:space="0" w:color="auto"/>
              <w:bottom w:val="single" w:sz="4" w:space="0" w:color="auto"/>
              <w:right w:val="single" w:sz="4" w:space="0" w:color="auto"/>
            </w:tcBorders>
          </w:tcPr>
          <w:p w14:paraId="06B8507A" w14:textId="5FC6CE72"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20" w:author="Clerici, Alessandro" w:date="2026-03-13T14:50:00Z"/>
                <w:rFonts w:cstheme="minorHAnsi"/>
                <w:bCs/>
                <w:sz w:val="22"/>
              </w:rPr>
            </w:pPr>
            <w:ins w:id="521" w:author="Clerici, Alessandro" w:date="2026-03-13T14:53:00Z">
              <w:r>
                <w:rPr>
                  <w:rFonts w:cstheme="minorHAnsi"/>
                  <w:bCs/>
                  <w:sz w:val="22"/>
                </w:rPr>
                <w:t>X</w:t>
              </w:r>
            </w:ins>
          </w:p>
        </w:tc>
        <w:tc>
          <w:tcPr>
            <w:tcW w:w="762" w:type="dxa"/>
            <w:tcBorders>
              <w:top w:val="single" w:sz="4" w:space="0" w:color="auto"/>
              <w:left w:val="single" w:sz="4" w:space="0" w:color="auto"/>
              <w:bottom w:val="single" w:sz="4" w:space="0" w:color="auto"/>
              <w:right w:val="single" w:sz="4" w:space="0" w:color="auto"/>
            </w:tcBorders>
          </w:tcPr>
          <w:p w14:paraId="67F419E1" w14:textId="0005058E"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22" w:author="Clerici, Alessandro" w:date="2026-03-13T14:50:00Z"/>
                <w:rFonts w:cstheme="minorHAnsi"/>
                <w:bCs/>
                <w:sz w:val="22"/>
              </w:rPr>
            </w:pPr>
            <w:ins w:id="523" w:author="Clerici, Alessandro" w:date="2026-03-13T14:53:00Z">
              <w:r>
                <w:rPr>
                  <w:rFonts w:cstheme="minorHAnsi"/>
                  <w:bCs/>
                  <w:sz w:val="22"/>
                </w:rPr>
                <w:t>X</w:t>
              </w:r>
            </w:ins>
          </w:p>
        </w:tc>
        <w:tc>
          <w:tcPr>
            <w:tcW w:w="625" w:type="dxa"/>
            <w:tcBorders>
              <w:top w:val="single" w:sz="4" w:space="0" w:color="auto"/>
              <w:left w:val="single" w:sz="4" w:space="0" w:color="auto"/>
              <w:bottom w:val="single" w:sz="4" w:space="0" w:color="auto"/>
              <w:right w:val="single" w:sz="4" w:space="0" w:color="auto"/>
            </w:tcBorders>
          </w:tcPr>
          <w:p w14:paraId="1A91CA78" w14:textId="30CF34DC"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24" w:author="Clerici, Alessandro" w:date="2026-03-13T14:50:00Z"/>
                <w:rFonts w:cstheme="minorHAnsi"/>
                <w:bCs/>
                <w:sz w:val="22"/>
              </w:rPr>
            </w:pPr>
            <w:ins w:id="525" w:author="Clerici, Alessandro" w:date="2026-03-13T14:53:00Z">
              <w:r>
                <w:rPr>
                  <w:rFonts w:cstheme="minorHAnsi"/>
                  <w:bCs/>
                  <w:sz w:val="22"/>
                </w:rPr>
                <w:t>X</w:t>
              </w:r>
            </w:ins>
          </w:p>
        </w:tc>
        <w:tc>
          <w:tcPr>
            <w:tcW w:w="684" w:type="dxa"/>
            <w:tcBorders>
              <w:top w:val="single" w:sz="4" w:space="0" w:color="auto"/>
              <w:left w:val="single" w:sz="4" w:space="0" w:color="auto"/>
              <w:bottom w:val="single" w:sz="4" w:space="0" w:color="auto"/>
              <w:right w:val="single" w:sz="4" w:space="0" w:color="auto"/>
            </w:tcBorders>
          </w:tcPr>
          <w:p w14:paraId="66112F7D" w14:textId="74FBADC5"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26" w:author="Clerici, Alessandro" w:date="2026-03-13T14:50:00Z"/>
                <w:rFonts w:cstheme="minorHAnsi"/>
                <w:bCs/>
                <w:sz w:val="22"/>
              </w:rPr>
            </w:pPr>
            <w:ins w:id="527" w:author="Clerici, Alessandro" w:date="2026-03-13T14:53:00Z">
              <w:r>
                <w:rPr>
                  <w:rFonts w:cstheme="minorHAnsi"/>
                  <w:bCs/>
                  <w:sz w:val="22"/>
                </w:rPr>
                <w:t>X</w:t>
              </w:r>
            </w:ins>
          </w:p>
        </w:tc>
        <w:tc>
          <w:tcPr>
            <w:tcW w:w="527" w:type="dxa"/>
            <w:tcBorders>
              <w:top w:val="single" w:sz="4" w:space="0" w:color="auto"/>
              <w:left w:val="single" w:sz="4" w:space="0" w:color="auto"/>
              <w:bottom w:val="single" w:sz="4" w:space="0" w:color="auto"/>
              <w:right w:val="single" w:sz="4" w:space="0" w:color="auto"/>
            </w:tcBorders>
          </w:tcPr>
          <w:p w14:paraId="3C57BCB5" w14:textId="77777777" w:rsidR="007300F1" w:rsidRPr="003A123A" w:rsidRDefault="007300F1" w:rsidP="00563BC0">
            <w:pPr>
              <w:cnfStyle w:val="000000100000" w:firstRow="0" w:lastRow="0" w:firstColumn="0" w:lastColumn="0" w:oddVBand="0" w:evenVBand="0" w:oddHBand="1" w:evenHBand="0" w:firstRowFirstColumn="0" w:firstRowLastColumn="0" w:lastRowFirstColumn="0" w:lastRowLastColumn="0"/>
              <w:rPr>
                <w:ins w:id="528" w:author="Clerici, Alessandro" w:date="2026-03-13T14:50:00Z"/>
                <w:rFonts w:cstheme="minorHAnsi"/>
                <w:bCs/>
                <w:sz w:val="22"/>
              </w:rPr>
            </w:pPr>
          </w:p>
        </w:tc>
        <w:tc>
          <w:tcPr>
            <w:tcW w:w="643" w:type="dxa"/>
            <w:tcBorders>
              <w:top w:val="single" w:sz="4" w:space="0" w:color="auto"/>
              <w:left w:val="single" w:sz="4" w:space="0" w:color="auto"/>
              <w:bottom w:val="single" w:sz="4" w:space="0" w:color="auto"/>
              <w:right w:val="single" w:sz="4" w:space="0" w:color="auto"/>
            </w:tcBorders>
          </w:tcPr>
          <w:p w14:paraId="0CEF2D9F" w14:textId="690B8CB8" w:rsidR="007300F1" w:rsidRPr="000A5569" w:rsidRDefault="001B72F7" w:rsidP="00563BC0">
            <w:pPr>
              <w:cnfStyle w:val="000000100000" w:firstRow="0" w:lastRow="0" w:firstColumn="0" w:lastColumn="0" w:oddVBand="0" w:evenVBand="0" w:oddHBand="1" w:evenHBand="0" w:firstRowFirstColumn="0" w:firstRowLastColumn="0" w:lastRowFirstColumn="0" w:lastRowLastColumn="0"/>
              <w:rPr>
                <w:ins w:id="529" w:author="Clerici, Alessandro" w:date="2026-03-13T14:50:00Z"/>
                <w:rFonts w:cstheme="minorHAnsi"/>
                <w:bCs/>
                <w:sz w:val="22"/>
              </w:rPr>
            </w:pPr>
            <w:ins w:id="530" w:author="Clerici, Alessandro" w:date="2026-03-13T14:53:00Z">
              <w:r>
                <w:rPr>
                  <w:rFonts w:cstheme="minorHAnsi"/>
                  <w:bCs/>
                  <w:sz w:val="22"/>
                </w:rPr>
                <w:t>X</w:t>
              </w:r>
            </w:ins>
          </w:p>
        </w:tc>
        <w:tc>
          <w:tcPr>
            <w:tcW w:w="775" w:type="dxa"/>
            <w:tcBorders>
              <w:top w:val="single" w:sz="4" w:space="0" w:color="auto"/>
              <w:left w:val="single" w:sz="4" w:space="0" w:color="auto"/>
              <w:bottom w:val="single" w:sz="4" w:space="0" w:color="auto"/>
              <w:right w:val="single" w:sz="4" w:space="0" w:color="auto"/>
            </w:tcBorders>
          </w:tcPr>
          <w:p w14:paraId="4EB5D346" w14:textId="7FFD00EA"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31" w:author="Clerici, Alessandro" w:date="2026-03-13T14:50:00Z"/>
                <w:rFonts w:cstheme="minorHAnsi"/>
                <w:bCs/>
                <w:sz w:val="22"/>
              </w:rPr>
            </w:pPr>
            <w:ins w:id="532" w:author="Clerici, Alessandro" w:date="2026-03-13T14:53:00Z">
              <w:r>
                <w:rPr>
                  <w:rFonts w:cstheme="minorHAnsi"/>
                  <w:bCs/>
                  <w:sz w:val="22"/>
                </w:rPr>
                <w:t>X</w:t>
              </w:r>
            </w:ins>
          </w:p>
        </w:tc>
        <w:tc>
          <w:tcPr>
            <w:tcW w:w="772" w:type="dxa"/>
            <w:tcBorders>
              <w:top w:val="single" w:sz="4" w:space="0" w:color="auto"/>
              <w:left w:val="single" w:sz="4" w:space="0" w:color="auto"/>
              <w:bottom w:val="single" w:sz="4" w:space="0" w:color="auto"/>
              <w:right w:val="single" w:sz="4" w:space="0" w:color="auto"/>
            </w:tcBorders>
          </w:tcPr>
          <w:p w14:paraId="30770C35" w14:textId="3F94111C"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33" w:author="Clerici, Alessandro" w:date="2026-03-13T14:50:00Z"/>
                <w:rFonts w:cstheme="minorHAnsi"/>
                <w:bCs/>
                <w:sz w:val="22"/>
              </w:rPr>
            </w:pPr>
            <w:ins w:id="534" w:author="Clerici, Alessandro" w:date="2026-03-13T14:53:00Z">
              <w:r>
                <w:rPr>
                  <w:rFonts w:cstheme="minorHAnsi"/>
                  <w:bCs/>
                  <w:sz w:val="22"/>
                </w:rPr>
                <w:t>X</w:t>
              </w:r>
            </w:ins>
          </w:p>
        </w:tc>
        <w:tc>
          <w:tcPr>
            <w:tcW w:w="635" w:type="dxa"/>
            <w:tcBorders>
              <w:top w:val="single" w:sz="4" w:space="0" w:color="auto"/>
              <w:left w:val="single" w:sz="4" w:space="0" w:color="auto"/>
              <w:bottom w:val="single" w:sz="4" w:space="0" w:color="auto"/>
              <w:right w:val="single" w:sz="4" w:space="0" w:color="auto"/>
            </w:tcBorders>
          </w:tcPr>
          <w:p w14:paraId="621C16AF" w14:textId="2FA9DE1A"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35" w:author="Clerici, Alessandro" w:date="2026-03-13T14:50:00Z"/>
                <w:rFonts w:cstheme="minorHAnsi"/>
                <w:bCs/>
                <w:sz w:val="22"/>
              </w:rPr>
            </w:pPr>
            <w:ins w:id="536" w:author="Clerici, Alessandro" w:date="2026-03-13T14:53:00Z">
              <w:r>
                <w:rPr>
                  <w:rFonts w:cstheme="minorHAnsi"/>
                  <w:bCs/>
                  <w:sz w:val="22"/>
                </w:rPr>
                <w:t>X</w:t>
              </w:r>
            </w:ins>
          </w:p>
        </w:tc>
        <w:tc>
          <w:tcPr>
            <w:tcW w:w="634" w:type="dxa"/>
            <w:tcBorders>
              <w:top w:val="single" w:sz="4" w:space="0" w:color="auto"/>
              <w:left w:val="single" w:sz="4" w:space="0" w:color="auto"/>
              <w:bottom w:val="single" w:sz="4" w:space="0" w:color="auto"/>
              <w:right w:val="single" w:sz="4" w:space="0" w:color="auto"/>
            </w:tcBorders>
          </w:tcPr>
          <w:p w14:paraId="6A9F11B6" w14:textId="64CA0427"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37" w:author="Clerici, Alessandro" w:date="2026-03-13T14:50:00Z"/>
                <w:rFonts w:cstheme="minorHAnsi"/>
                <w:bCs/>
                <w:sz w:val="22"/>
              </w:rPr>
            </w:pPr>
            <w:ins w:id="538" w:author="Clerici, Alessandro" w:date="2026-03-13T14:53:00Z">
              <w:r>
                <w:rPr>
                  <w:rFonts w:cstheme="minorHAnsi"/>
                  <w:bCs/>
                  <w:sz w:val="22"/>
                </w:rPr>
                <w:t>X</w:t>
              </w:r>
            </w:ins>
          </w:p>
        </w:tc>
        <w:tc>
          <w:tcPr>
            <w:tcW w:w="624" w:type="dxa"/>
            <w:tcBorders>
              <w:top w:val="single" w:sz="4" w:space="0" w:color="auto"/>
              <w:left w:val="single" w:sz="4" w:space="0" w:color="auto"/>
              <w:bottom w:val="single" w:sz="4" w:space="0" w:color="auto"/>
              <w:right w:val="single" w:sz="4" w:space="0" w:color="auto"/>
            </w:tcBorders>
          </w:tcPr>
          <w:p w14:paraId="737760A9" w14:textId="78CDAB06"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39" w:author="Clerici, Alessandro" w:date="2026-03-13T14:50:00Z"/>
                <w:rFonts w:cstheme="minorHAnsi"/>
                <w:bCs/>
                <w:sz w:val="22"/>
              </w:rPr>
            </w:pPr>
            <w:ins w:id="540" w:author="Clerici, Alessandro" w:date="2026-03-13T14:53:00Z">
              <w:r>
                <w:rPr>
                  <w:rFonts w:cstheme="minorHAnsi"/>
                  <w:bCs/>
                  <w:sz w:val="22"/>
                </w:rPr>
                <w:t>X</w:t>
              </w:r>
            </w:ins>
          </w:p>
        </w:tc>
        <w:tc>
          <w:tcPr>
            <w:tcW w:w="539" w:type="dxa"/>
            <w:tcBorders>
              <w:top w:val="single" w:sz="4" w:space="0" w:color="auto"/>
              <w:left w:val="single" w:sz="4" w:space="0" w:color="auto"/>
              <w:bottom w:val="single" w:sz="4" w:space="0" w:color="auto"/>
              <w:right w:val="single" w:sz="4" w:space="0" w:color="auto"/>
            </w:tcBorders>
          </w:tcPr>
          <w:p w14:paraId="45C422AA" w14:textId="323C5184"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41" w:author="Clerici, Alessandro" w:date="2026-03-13T14:50:00Z"/>
                <w:rFonts w:cstheme="minorHAnsi"/>
                <w:bCs/>
                <w:sz w:val="22"/>
              </w:rPr>
            </w:pPr>
            <w:ins w:id="542" w:author="Clerici, Alessandro" w:date="2026-03-13T14:53:00Z">
              <w:r>
                <w:rPr>
                  <w:rFonts w:cstheme="minorHAnsi"/>
                  <w:bCs/>
                  <w:sz w:val="22"/>
                </w:rPr>
                <w:t>X</w:t>
              </w:r>
            </w:ins>
          </w:p>
        </w:tc>
        <w:tc>
          <w:tcPr>
            <w:tcW w:w="534" w:type="dxa"/>
            <w:tcBorders>
              <w:top w:val="single" w:sz="4" w:space="0" w:color="auto"/>
              <w:left w:val="single" w:sz="4" w:space="0" w:color="auto"/>
              <w:bottom w:val="single" w:sz="4" w:space="0" w:color="auto"/>
              <w:right w:val="single" w:sz="4" w:space="0" w:color="auto"/>
            </w:tcBorders>
          </w:tcPr>
          <w:p w14:paraId="1072A38F" w14:textId="5A0E5F75" w:rsidR="007300F1" w:rsidRPr="003A123A" w:rsidRDefault="001B72F7" w:rsidP="00563BC0">
            <w:pPr>
              <w:cnfStyle w:val="000000100000" w:firstRow="0" w:lastRow="0" w:firstColumn="0" w:lastColumn="0" w:oddVBand="0" w:evenVBand="0" w:oddHBand="1" w:evenHBand="0" w:firstRowFirstColumn="0" w:firstRowLastColumn="0" w:lastRowFirstColumn="0" w:lastRowLastColumn="0"/>
              <w:rPr>
                <w:ins w:id="543" w:author="Clerici, Alessandro" w:date="2026-03-13T14:50:00Z"/>
                <w:rFonts w:cstheme="minorHAnsi"/>
                <w:bCs/>
                <w:sz w:val="22"/>
              </w:rPr>
            </w:pPr>
            <w:ins w:id="544" w:author="Clerici, Alessandro" w:date="2026-03-13T14:53:00Z">
              <w:r>
                <w:rPr>
                  <w:rFonts w:cstheme="minorHAnsi"/>
                  <w:bCs/>
                  <w:sz w:val="22"/>
                </w:rPr>
                <w:t>X</w:t>
              </w:r>
            </w:ins>
          </w:p>
        </w:tc>
      </w:tr>
    </w:tbl>
    <w:p w14:paraId="1685BC87" w14:textId="77777777" w:rsidR="00BD1262" w:rsidRDefault="00BD1262" w:rsidP="004D3480">
      <w:pPr>
        <w:rPr>
          <w:bCs/>
          <w:lang w:val="it-IT"/>
        </w:rPr>
      </w:pPr>
    </w:p>
    <w:p w14:paraId="59E43798" w14:textId="5D33F085" w:rsidR="00D63CC4" w:rsidRDefault="00610EA6" w:rsidP="00D82181">
      <w:pPr>
        <w:rPr>
          <w:ins w:id="545" w:author="Portogallo, Sara" w:date="2026-02-02T12:23:00Z"/>
          <w:bCs/>
          <w:lang w:val="it-IT"/>
        </w:rPr>
      </w:pPr>
      <w:ins w:id="546" w:author="Portogallo, Sara" w:date="2026-02-02T12:22:00Z">
        <w:r>
          <w:rPr>
            <w:bCs/>
            <w:lang w:val="it-IT"/>
          </w:rPr>
          <w:t xml:space="preserve">Tra quelli indicati sopra, si considerano esiti </w:t>
        </w:r>
        <w:r w:rsidR="00D63CC4" w:rsidRPr="00AA0E7A">
          <w:rPr>
            <w:b/>
            <w:lang w:val="it-IT"/>
            <w:rPrChange w:id="547" w:author="Portogallo, Sara" w:date="2026-02-02T12:25:00Z">
              <w:rPr>
                <w:bCs/>
                <w:lang w:val="it-IT"/>
              </w:rPr>
            </w:rPrChange>
          </w:rPr>
          <w:t>definitivi</w:t>
        </w:r>
        <w:r w:rsidR="00D63CC4">
          <w:rPr>
            <w:bCs/>
            <w:lang w:val="it-IT"/>
          </w:rPr>
          <w:t>:</w:t>
        </w:r>
      </w:ins>
    </w:p>
    <w:p w14:paraId="560CA19F" w14:textId="05D90C9C" w:rsidR="00D63CC4" w:rsidRDefault="00437FB1" w:rsidP="00D63CC4">
      <w:pPr>
        <w:pStyle w:val="ListParagraph"/>
        <w:numPr>
          <w:ilvl w:val="0"/>
          <w:numId w:val="96"/>
        </w:numPr>
        <w:rPr>
          <w:ins w:id="548" w:author="Portogallo, Sara" w:date="2026-02-02T12:23:00Z"/>
          <w:bCs/>
          <w:lang w:val="it-IT"/>
        </w:rPr>
      </w:pPr>
      <w:ins w:id="549" w:author="Portogallo, Sara" w:date="2026-02-02T12:23:00Z">
        <w:r>
          <w:rPr>
            <w:bCs/>
            <w:lang w:val="it-IT"/>
          </w:rPr>
          <w:t>Venduto</w:t>
        </w:r>
      </w:ins>
    </w:p>
    <w:p w14:paraId="70A134D0" w14:textId="4EE2916A" w:rsidR="00437FB1" w:rsidRDefault="00437FB1" w:rsidP="00D63CC4">
      <w:pPr>
        <w:pStyle w:val="ListParagraph"/>
        <w:numPr>
          <w:ilvl w:val="0"/>
          <w:numId w:val="96"/>
        </w:numPr>
        <w:rPr>
          <w:ins w:id="550" w:author="Portogallo, Sara" w:date="2026-02-02T12:23:00Z"/>
          <w:bCs/>
          <w:lang w:val="it-IT"/>
        </w:rPr>
      </w:pPr>
      <w:ins w:id="551" w:author="Portogallo, Sara" w:date="2026-02-02T12:23:00Z">
        <w:r>
          <w:rPr>
            <w:bCs/>
            <w:lang w:val="it-IT"/>
          </w:rPr>
          <w:t>Eseguito</w:t>
        </w:r>
      </w:ins>
    </w:p>
    <w:p w14:paraId="2793AA24" w14:textId="3C33ECE8" w:rsidR="00437FB1" w:rsidRDefault="00437FB1" w:rsidP="00D63CC4">
      <w:pPr>
        <w:pStyle w:val="ListParagraph"/>
        <w:numPr>
          <w:ilvl w:val="0"/>
          <w:numId w:val="96"/>
        </w:numPr>
        <w:rPr>
          <w:ins w:id="552" w:author="Portogallo, Sara" w:date="2026-02-02T12:23:00Z"/>
          <w:bCs/>
          <w:lang w:val="it-IT"/>
        </w:rPr>
      </w:pPr>
      <w:ins w:id="553" w:author="Portogallo, Sara" w:date="2026-02-02T12:23:00Z">
        <w:r>
          <w:rPr>
            <w:bCs/>
            <w:lang w:val="it-IT"/>
          </w:rPr>
          <w:t>Non interessato</w:t>
        </w:r>
      </w:ins>
    </w:p>
    <w:p w14:paraId="20CEDAB5" w14:textId="68506EF0" w:rsidR="00437FB1" w:rsidRDefault="001944F9" w:rsidP="00D63CC4">
      <w:pPr>
        <w:pStyle w:val="ListParagraph"/>
        <w:numPr>
          <w:ilvl w:val="0"/>
          <w:numId w:val="96"/>
        </w:numPr>
        <w:rPr>
          <w:ins w:id="554" w:author="Portogallo, Sara" w:date="2026-02-02T12:24:00Z"/>
          <w:bCs/>
          <w:lang w:val="it-IT"/>
        </w:rPr>
      </w:pPr>
      <w:ins w:id="555" w:author="Portogallo, Sara" w:date="2026-02-02T12:24:00Z">
        <w:r>
          <w:rPr>
            <w:bCs/>
            <w:lang w:val="it-IT"/>
          </w:rPr>
          <w:t>Non eseguito</w:t>
        </w:r>
      </w:ins>
    </w:p>
    <w:p w14:paraId="10703369" w14:textId="14A2C2F1" w:rsidR="001944F9" w:rsidRDefault="001944F9" w:rsidP="00D63CC4">
      <w:pPr>
        <w:pStyle w:val="ListParagraph"/>
        <w:numPr>
          <w:ilvl w:val="0"/>
          <w:numId w:val="96"/>
        </w:numPr>
        <w:rPr>
          <w:ins w:id="556" w:author="Portogallo, Sara" w:date="2026-02-02T12:24:00Z"/>
          <w:bCs/>
          <w:lang w:val="it-IT"/>
        </w:rPr>
      </w:pPr>
      <w:ins w:id="557" w:author="Portogallo, Sara" w:date="2026-02-02T12:24:00Z">
        <w:r>
          <w:rPr>
            <w:bCs/>
            <w:lang w:val="it-IT"/>
          </w:rPr>
          <w:t>Sospeso sede</w:t>
        </w:r>
      </w:ins>
    </w:p>
    <w:p w14:paraId="0B252637" w14:textId="6DF74A9A" w:rsidR="001944F9" w:rsidRDefault="00AA0E7A" w:rsidP="00D63CC4">
      <w:pPr>
        <w:pStyle w:val="ListParagraph"/>
        <w:numPr>
          <w:ilvl w:val="0"/>
          <w:numId w:val="96"/>
        </w:numPr>
        <w:rPr>
          <w:ins w:id="558" w:author="Portogallo, Sara" w:date="2026-02-02T12:24:00Z"/>
          <w:bCs/>
          <w:lang w:val="it-IT"/>
        </w:rPr>
      </w:pPr>
      <w:ins w:id="559" w:author="Portogallo, Sara" w:date="2026-02-02T12:24:00Z">
        <w:r>
          <w:rPr>
            <w:bCs/>
            <w:lang w:val="it-IT"/>
          </w:rPr>
          <w:t>Non reperibile</w:t>
        </w:r>
      </w:ins>
    </w:p>
    <w:p w14:paraId="08C66ACE" w14:textId="302D427E" w:rsidR="00AA0E7A" w:rsidRDefault="00AA0E7A" w:rsidP="00D63CC4">
      <w:pPr>
        <w:pStyle w:val="ListParagraph"/>
        <w:numPr>
          <w:ilvl w:val="0"/>
          <w:numId w:val="96"/>
        </w:numPr>
        <w:rPr>
          <w:ins w:id="560" w:author="Portogallo, Sara" w:date="2026-02-02T12:24:00Z"/>
          <w:bCs/>
          <w:lang w:val="it-IT"/>
        </w:rPr>
      </w:pPr>
      <w:ins w:id="561" w:author="Portogallo, Sara" w:date="2026-02-02T12:24:00Z">
        <w:r>
          <w:rPr>
            <w:bCs/>
            <w:lang w:val="it-IT"/>
          </w:rPr>
          <w:t>Contatto non valido</w:t>
        </w:r>
      </w:ins>
    </w:p>
    <w:p w14:paraId="6A700D0E" w14:textId="5D2B5598" w:rsidR="00AA0E7A" w:rsidRPr="00AA0E7A" w:rsidRDefault="00AA0E7A" w:rsidP="00AA0E7A">
      <w:pPr>
        <w:rPr>
          <w:ins w:id="562" w:author="Portogallo, Sara" w:date="2026-02-02T12:22:00Z"/>
          <w:bCs/>
          <w:lang w:val="it-IT"/>
        </w:rPr>
      </w:pPr>
      <w:ins w:id="563" w:author="Portogallo, Sara" w:date="2026-02-02T12:25:00Z">
        <w:r>
          <w:rPr>
            <w:bCs/>
            <w:lang w:val="it-IT"/>
          </w:rPr>
          <w:t xml:space="preserve">Tutti gli altri esiti sono da considerare </w:t>
        </w:r>
        <w:r w:rsidRPr="00AA0E7A">
          <w:rPr>
            <w:b/>
            <w:lang w:val="it-IT"/>
            <w:rPrChange w:id="564" w:author="Portogallo, Sara" w:date="2026-02-02T12:25:00Z">
              <w:rPr>
                <w:bCs/>
                <w:lang w:val="it-IT"/>
              </w:rPr>
            </w:rPrChange>
          </w:rPr>
          <w:t>non definitivi</w:t>
        </w:r>
      </w:ins>
    </w:p>
    <w:p w14:paraId="70B9AC9C" w14:textId="77777777" w:rsidR="00AA0E7A" w:rsidRDefault="00AA0E7A" w:rsidP="00D82181">
      <w:pPr>
        <w:rPr>
          <w:ins w:id="565" w:author="Portogallo, Sara" w:date="2026-02-02T12:25:00Z"/>
          <w:bCs/>
          <w:lang w:val="it-IT"/>
        </w:rPr>
      </w:pPr>
    </w:p>
    <w:p w14:paraId="3B8AB127" w14:textId="296DB4B1" w:rsidR="008B42C0" w:rsidRDefault="008B42C0" w:rsidP="00D82181">
      <w:pPr>
        <w:rPr>
          <w:bCs/>
          <w:lang w:val="it-IT"/>
        </w:rPr>
      </w:pPr>
      <w:r w:rsidRPr="00BB5ED5">
        <w:rPr>
          <w:bCs/>
          <w:lang w:val="it-IT"/>
        </w:rPr>
        <w:t>Di seguito si propone la mappatura degli esiti</w:t>
      </w:r>
      <w:r w:rsidRPr="00BE295F">
        <w:rPr>
          <w:bCs/>
          <w:lang w:val="it-IT"/>
        </w:rPr>
        <w:t xml:space="preserve"> previsti</w:t>
      </w:r>
      <w:r>
        <w:rPr>
          <w:bCs/>
          <w:lang w:val="it-IT"/>
        </w:rPr>
        <w:t xml:space="preserve"> nel To -be e la riconciliazione rispetto:</w:t>
      </w:r>
    </w:p>
    <w:p w14:paraId="4D2AE823" w14:textId="020B0D0F" w:rsidR="008B42C0" w:rsidRDefault="008B42C0" w:rsidP="008B42C0">
      <w:pPr>
        <w:pStyle w:val="ListParagraph"/>
        <w:numPr>
          <w:ilvl w:val="0"/>
          <w:numId w:val="95"/>
        </w:numPr>
        <w:rPr>
          <w:bCs/>
          <w:lang w:val="it-IT"/>
        </w:rPr>
      </w:pPr>
      <w:r>
        <w:rPr>
          <w:bCs/>
          <w:lang w:val="it-IT"/>
        </w:rPr>
        <w:t xml:space="preserve">Esiti </w:t>
      </w:r>
      <w:proofErr w:type="spellStart"/>
      <w:r>
        <w:rPr>
          <w:bCs/>
          <w:lang w:val="it-IT"/>
        </w:rPr>
        <w:t>As-is</w:t>
      </w:r>
      <w:proofErr w:type="spellEnd"/>
      <w:r>
        <w:rPr>
          <w:bCs/>
          <w:lang w:val="it-IT"/>
        </w:rPr>
        <w:t xml:space="preserve"> incluso </w:t>
      </w:r>
      <w:r w:rsidR="00293018">
        <w:rPr>
          <w:bCs/>
          <w:lang w:val="it-IT"/>
        </w:rPr>
        <w:t>esiti specifici utilizzati nella gestione lead mutui</w:t>
      </w:r>
    </w:p>
    <w:p w14:paraId="4C7C9817" w14:textId="19BD112D" w:rsidR="00293018" w:rsidRDefault="00293018" w:rsidP="008B42C0">
      <w:pPr>
        <w:pStyle w:val="ListParagraph"/>
        <w:numPr>
          <w:ilvl w:val="0"/>
          <w:numId w:val="95"/>
        </w:numPr>
        <w:rPr>
          <w:bCs/>
          <w:lang w:val="it-IT"/>
        </w:rPr>
      </w:pPr>
      <w:r>
        <w:rPr>
          <w:bCs/>
          <w:lang w:val="it-IT"/>
        </w:rPr>
        <w:t>Motivazioni associate a esiti di natura negativa</w:t>
      </w:r>
    </w:p>
    <w:p w14:paraId="45C8969B" w14:textId="77777777" w:rsidR="003C7C05" w:rsidRDefault="003C7C05" w:rsidP="00BB5ED5">
      <w:pPr>
        <w:pStyle w:val="ListParagraph"/>
        <w:rPr>
          <w:bCs/>
          <w:lang w:val="it-IT"/>
        </w:rPr>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0"/>
        <w:gridCol w:w="2861"/>
        <w:gridCol w:w="3097"/>
      </w:tblGrid>
      <w:tr w:rsidR="006C226A" w14:paraId="0EAAD411" w14:textId="77777777" w:rsidTr="006C226A">
        <w:tc>
          <w:tcPr>
            <w:tcW w:w="3212" w:type="dxa"/>
            <w:shd w:val="clear" w:color="auto" w:fill="007CB0" w:themeFill="accent6"/>
          </w:tcPr>
          <w:p w14:paraId="7BC38C80" w14:textId="77CAB012" w:rsidR="000C3C68" w:rsidRPr="00BB5ED5" w:rsidRDefault="000517A8" w:rsidP="00795756">
            <w:pPr>
              <w:pStyle w:val="ListParagraph"/>
              <w:ind w:left="0"/>
              <w:rPr>
                <w:b/>
                <w:color w:val="FFFFFF" w:themeColor="background1"/>
                <w:lang w:val="it-IT"/>
              </w:rPr>
            </w:pPr>
            <w:r w:rsidRPr="00BB5ED5">
              <w:rPr>
                <w:b/>
                <w:color w:val="FFFFFF" w:themeColor="background1"/>
                <w:lang w:val="it-IT"/>
              </w:rPr>
              <w:t>Esiti To-be</w:t>
            </w:r>
          </w:p>
        </w:tc>
        <w:tc>
          <w:tcPr>
            <w:tcW w:w="3213" w:type="dxa"/>
            <w:shd w:val="clear" w:color="auto" w:fill="007CB0" w:themeFill="accent6"/>
          </w:tcPr>
          <w:p w14:paraId="17F1F786" w14:textId="67FEFBD1" w:rsidR="000C3C68" w:rsidRPr="00BB5ED5" w:rsidRDefault="000517A8" w:rsidP="00795756">
            <w:pPr>
              <w:pStyle w:val="ListParagraph"/>
              <w:ind w:left="0"/>
              <w:rPr>
                <w:b/>
                <w:color w:val="FFFFFF" w:themeColor="background1"/>
                <w:lang w:val="it-IT"/>
              </w:rPr>
            </w:pPr>
            <w:r w:rsidRPr="00BB5ED5">
              <w:rPr>
                <w:b/>
                <w:color w:val="FFFFFF" w:themeColor="background1"/>
                <w:lang w:val="it-IT"/>
              </w:rPr>
              <w:t xml:space="preserve">Mapping esiti </w:t>
            </w:r>
            <w:proofErr w:type="spellStart"/>
            <w:r w:rsidRPr="00BB5ED5">
              <w:rPr>
                <w:b/>
                <w:color w:val="FFFFFF" w:themeColor="background1"/>
                <w:lang w:val="it-IT"/>
              </w:rPr>
              <w:t>As-is</w:t>
            </w:r>
            <w:proofErr w:type="spellEnd"/>
          </w:p>
        </w:tc>
        <w:tc>
          <w:tcPr>
            <w:tcW w:w="3213" w:type="dxa"/>
            <w:shd w:val="clear" w:color="auto" w:fill="007CB0" w:themeFill="accent6"/>
          </w:tcPr>
          <w:p w14:paraId="38B18E3F" w14:textId="33044B91" w:rsidR="000C3C68" w:rsidRPr="00BB5ED5" w:rsidRDefault="00BE295F" w:rsidP="00795756">
            <w:pPr>
              <w:pStyle w:val="ListParagraph"/>
              <w:ind w:left="0"/>
              <w:rPr>
                <w:b/>
                <w:color w:val="FFFFFF" w:themeColor="background1"/>
                <w:lang w:val="it-IT"/>
              </w:rPr>
            </w:pPr>
            <w:r w:rsidRPr="00BB5ED5">
              <w:rPr>
                <w:b/>
                <w:color w:val="FFFFFF" w:themeColor="background1"/>
                <w:lang w:val="it-IT"/>
              </w:rPr>
              <w:t>Riconciliazioni motivazioni</w:t>
            </w:r>
          </w:p>
        </w:tc>
      </w:tr>
      <w:tr w:rsidR="00BE295F" w14:paraId="5E526F31" w14:textId="77777777" w:rsidTr="000C3C68">
        <w:tc>
          <w:tcPr>
            <w:tcW w:w="3212" w:type="dxa"/>
          </w:tcPr>
          <w:p w14:paraId="4A964719" w14:textId="3C6A5EEF" w:rsidR="000C3C68" w:rsidRDefault="00BE54DD" w:rsidP="00795756">
            <w:pPr>
              <w:pStyle w:val="ListParagraph"/>
              <w:ind w:left="0"/>
              <w:rPr>
                <w:bCs/>
                <w:lang w:val="it-IT"/>
              </w:rPr>
            </w:pPr>
            <w:r>
              <w:rPr>
                <w:bCs/>
                <w:lang w:val="it-IT"/>
              </w:rPr>
              <w:t>Venduto</w:t>
            </w:r>
          </w:p>
        </w:tc>
        <w:tc>
          <w:tcPr>
            <w:tcW w:w="3213" w:type="dxa"/>
          </w:tcPr>
          <w:p w14:paraId="02326965" w14:textId="77777777" w:rsidR="000C3C68" w:rsidRDefault="000C3C68" w:rsidP="00795756">
            <w:pPr>
              <w:pStyle w:val="ListParagraph"/>
              <w:ind w:left="0"/>
              <w:rPr>
                <w:bCs/>
                <w:lang w:val="it-IT"/>
              </w:rPr>
            </w:pPr>
          </w:p>
        </w:tc>
        <w:tc>
          <w:tcPr>
            <w:tcW w:w="3213" w:type="dxa"/>
          </w:tcPr>
          <w:p w14:paraId="6301FCF7" w14:textId="77777777" w:rsidR="000C3C68" w:rsidRDefault="000C3C68" w:rsidP="00795756">
            <w:pPr>
              <w:pStyle w:val="ListParagraph"/>
              <w:ind w:left="0"/>
              <w:rPr>
                <w:bCs/>
                <w:lang w:val="it-IT"/>
              </w:rPr>
            </w:pPr>
          </w:p>
        </w:tc>
      </w:tr>
      <w:tr w:rsidR="00BE295F" w:rsidRPr="003E7153" w14:paraId="5AF983D1" w14:textId="77777777" w:rsidTr="000C3C68">
        <w:tc>
          <w:tcPr>
            <w:tcW w:w="3212" w:type="dxa"/>
          </w:tcPr>
          <w:p w14:paraId="1B808504" w14:textId="01527D1D" w:rsidR="000C3C68" w:rsidRDefault="00A907FE" w:rsidP="00795756">
            <w:pPr>
              <w:pStyle w:val="ListParagraph"/>
              <w:ind w:left="0"/>
              <w:rPr>
                <w:bCs/>
                <w:lang w:val="it-IT"/>
              </w:rPr>
            </w:pPr>
            <w:commentRangeStart w:id="566"/>
            <w:commentRangeStart w:id="567"/>
            <w:commentRangeStart w:id="568"/>
            <w:r>
              <w:rPr>
                <w:bCs/>
                <w:lang w:val="it-IT"/>
              </w:rPr>
              <w:t>Non interessato</w:t>
            </w:r>
          </w:p>
        </w:tc>
        <w:tc>
          <w:tcPr>
            <w:tcW w:w="3213" w:type="dxa"/>
          </w:tcPr>
          <w:p w14:paraId="2C7BB89B" w14:textId="6571F6A3" w:rsidR="000C3C68" w:rsidRDefault="003246A4" w:rsidP="00795756">
            <w:pPr>
              <w:pStyle w:val="ListParagraph"/>
              <w:ind w:left="0"/>
              <w:rPr>
                <w:bCs/>
                <w:lang w:val="it-IT"/>
              </w:rPr>
            </w:pPr>
            <w:r>
              <w:rPr>
                <w:bCs/>
                <w:lang w:val="it-IT"/>
              </w:rPr>
              <w:t>Esito negativo</w:t>
            </w:r>
          </w:p>
        </w:tc>
        <w:tc>
          <w:tcPr>
            <w:tcW w:w="3213" w:type="dxa"/>
          </w:tcPr>
          <w:p w14:paraId="2165D718" w14:textId="6D40ECA4" w:rsidR="000C3C68" w:rsidRDefault="003C7C05" w:rsidP="00795756">
            <w:pPr>
              <w:pStyle w:val="ListParagraph"/>
              <w:ind w:left="0"/>
              <w:rPr>
                <w:bCs/>
                <w:lang w:val="it-IT"/>
              </w:rPr>
            </w:pPr>
            <w:r w:rsidRPr="003C7C05">
              <w:rPr>
                <w:bCs/>
                <w:lang w:val="it-IT"/>
              </w:rPr>
              <w:t>Concluso con altro istituto, Non interessato per pricing, Non interessato per timing, Cambio idea</w:t>
            </w:r>
            <w:commentRangeEnd w:id="566"/>
            <w:r w:rsidR="008E60A5">
              <w:rPr>
                <w:rStyle w:val="CommentReference"/>
                <w:bCs/>
                <w:sz w:val="24"/>
                <w:szCs w:val="22"/>
                <w:lang w:val="it-IT"/>
              </w:rPr>
              <w:commentReference w:id="566"/>
            </w:r>
            <w:commentRangeEnd w:id="567"/>
            <w:r>
              <w:rPr>
                <w:rStyle w:val="CommentReference"/>
                <w:bCs/>
                <w:sz w:val="24"/>
                <w:szCs w:val="22"/>
                <w:lang w:val="it-IT"/>
              </w:rPr>
              <w:commentReference w:id="567"/>
            </w:r>
            <w:commentRangeEnd w:id="568"/>
            <w:r>
              <w:rPr>
                <w:rStyle w:val="CommentReference"/>
                <w:bCs/>
                <w:sz w:val="24"/>
                <w:szCs w:val="22"/>
                <w:lang w:val="it-IT"/>
              </w:rPr>
              <w:commentReference w:id="568"/>
            </w:r>
          </w:p>
        </w:tc>
      </w:tr>
      <w:tr w:rsidR="00BE295F" w14:paraId="51B80B79" w14:textId="77777777" w:rsidTr="000C3C68">
        <w:tc>
          <w:tcPr>
            <w:tcW w:w="3212" w:type="dxa"/>
          </w:tcPr>
          <w:p w14:paraId="3142C96F" w14:textId="010CE706" w:rsidR="000C3C68" w:rsidRDefault="00A907FE" w:rsidP="00795756">
            <w:pPr>
              <w:pStyle w:val="ListParagraph"/>
              <w:ind w:left="0"/>
              <w:rPr>
                <w:bCs/>
                <w:lang w:val="it-IT"/>
              </w:rPr>
            </w:pPr>
            <w:r>
              <w:rPr>
                <w:bCs/>
                <w:lang w:val="it-IT"/>
              </w:rPr>
              <w:t>Fissato un appuntamento</w:t>
            </w:r>
          </w:p>
        </w:tc>
        <w:tc>
          <w:tcPr>
            <w:tcW w:w="3213" w:type="dxa"/>
          </w:tcPr>
          <w:p w14:paraId="6A367F5D" w14:textId="1B929946" w:rsidR="000C3C68" w:rsidRDefault="003246A4" w:rsidP="00795756">
            <w:pPr>
              <w:pStyle w:val="ListParagraph"/>
              <w:ind w:left="0"/>
              <w:rPr>
                <w:bCs/>
                <w:lang w:val="it-IT"/>
              </w:rPr>
            </w:pPr>
            <w:r>
              <w:rPr>
                <w:bCs/>
                <w:lang w:val="it-IT"/>
              </w:rPr>
              <w:t>Inviato a filiale</w:t>
            </w:r>
          </w:p>
        </w:tc>
        <w:tc>
          <w:tcPr>
            <w:tcW w:w="3213" w:type="dxa"/>
          </w:tcPr>
          <w:p w14:paraId="47C0FD09" w14:textId="77777777" w:rsidR="000C3C68" w:rsidRDefault="000C3C68" w:rsidP="00795756">
            <w:pPr>
              <w:pStyle w:val="ListParagraph"/>
              <w:ind w:left="0"/>
              <w:rPr>
                <w:bCs/>
                <w:lang w:val="it-IT"/>
              </w:rPr>
            </w:pPr>
          </w:p>
        </w:tc>
      </w:tr>
      <w:tr w:rsidR="00BE295F" w14:paraId="5CF7C1A4" w14:textId="77777777" w:rsidTr="000C3C68">
        <w:tc>
          <w:tcPr>
            <w:tcW w:w="3212" w:type="dxa"/>
          </w:tcPr>
          <w:p w14:paraId="1C9D0C8E" w14:textId="2F8E3D54" w:rsidR="000C3C68" w:rsidRDefault="00A907FE" w:rsidP="00795756">
            <w:pPr>
              <w:pStyle w:val="ListParagraph"/>
              <w:ind w:left="0"/>
              <w:rPr>
                <w:bCs/>
                <w:lang w:val="it-IT"/>
              </w:rPr>
            </w:pPr>
            <w:r>
              <w:rPr>
                <w:bCs/>
                <w:lang w:val="it-IT"/>
              </w:rPr>
              <w:t>Interessato per il futuro</w:t>
            </w:r>
          </w:p>
        </w:tc>
        <w:tc>
          <w:tcPr>
            <w:tcW w:w="3213" w:type="dxa"/>
          </w:tcPr>
          <w:p w14:paraId="4FF77721" w14:textId="77777777" w:rsidR="000C3C68" w:rsidRDefault="000C3C68" w:rsidP="00795756">
            <w:pPr>
              <w:pStyle w:val="ListParagraph"/>
              <w:ind w:left="0"/>
              <w:rPr>
                <w:bCs/>
                <w:lang w:val="it-IT"/>
              </w:rPr>
            </w:pPr>
          </w:p>
        </w:tc>
        <w:tc>
          <w:tcPr>
            <w:tcW w:w="3213" w:type="dxa"/>
          </w:tcPr>
          <w:p w14:paraId="63A21B22" w14:textId="77777777" w:rsidR="000C3C68" w:rsidRDefault="000C3C68" w:rsidP="00795756">
            <w:pPr>
              <w:pStyle w:val="ListParagraph"/>
              <w:ind w:left="0"/>
              <w:rPr>
                <w:bCs/>
                <w:lang w:val="it-IT"/>
              </w:rPr>
            </w:pPr>
          </w:p>
        </w:tc>
      </w:tr>
      <w:tr w:rsidR="00BE295F" w:rsidRPr="003E7153" w14:paraId="33B8CB11" w14:textId="77777777" w:rsidTr="000C3C68">
        <w:tc>
          <w:tcPr>
            <w:tcW w:w="3212" w:type="dxa"/>
          </w:tcPr>
          <w:p w14:paraId="27CC85B3" w14:textId="5DC79D43" w:rsidR="000C3C68" w:rsidRDefault="0038302E" w:rsidP="00795756">
            <w:pPr>
              <w:pStyle w:val="ListParagraph"/>
              <w:ind w:left="0"/>
              <w:rPr>
                <w:bCs/>
                <w:lang w:val="it-IT"/>
              </w:rPr>
            </w:pPr>
            <w:r>
              <w:rPr>
                <w:bCs/>
                <w:lang w:val="it-IT"/>
              </w:rPr>
              <w:t>Impossibilità a procedere</w:t>
            </w:r>
          </w:p>
        </w:tc>
        <w:tc>
          <w:tcPr>
            <w:tcW w:w="3213" w:type="dxa"/>
          </w:tcPr>
          <w:p w14:paraId="6C31E4B0" w14:textId="03955521" w:rsidR="000C3C68" w:rsidRDefault="003246A4" w:rsidP="00795756">
            <w:pPr>
              <w:pStyle w:val="ListParagraph"/>
              <w:ind w:left="0"/>
              <w:rPr>
                <w:bCs/>
                <w:lang w:val="it-IT"/>
              </w:rPr>
            </w:pPr>
            <w:r>
              <w:rPr>
                <w:bCs/>
                <w:lang w:val="it-IT"/>
              </w:rPr>
              <w:t>Esito negativo</w:t>
            </w:r>
          </w:p>
        </w:tc>
        <w:tc>
          <w:tcPr>
            <w:tcW w:w="3213" w:type="dxa"/>
          </w:tcPr>
          <w:p w14:paraId="511F2AC6" w14:textId="23F01093" w:rsidR="000C3C68" w:rsidRDefault="003C7C05" w:rsidP="00795756">
            <w:pPr>
              <w:pStyle w:val="ListParagraph"/>
              <w:ind w:left="0"/>
              <w:rPr>
                <w:bCs/>
                <w:lang w:val="it-IT"/>
              </w:rPr>
            </w:pPr>
            <w:r w:rsidRPr="003C7C05">
              <w:rPr>
                <w:bCs/>
                <w:lang w:val="it-IT"/>
              </w:rPr>
              <w:t>Altra tipologia di mutuo, Perso immobile, R/R, LTV, Solo informativo, Problemi personali,</w:t>
            </w:r>
            <w:r>
              <w:rPr>
                <w:bCs/>
                <w:lang w:val="it-IT"/>
              </w:rPr>
              <w:t xml:space="preserve"> </w:t>
            </w:r>
            <w:r w:rsidRPr="003C7C05">
              <w:rPr>
                <w:bCs/>
                <w:lang w:val="it-IT"/>
              </w:rPr>
              <w:t>Nessuno sviluppo, Fuori territorialità, Posizione non finanziabile, Ricevuta su altro canale, Richiesta doppia/Prova</w:t>
            </w:r>
          </w:p>
        </w:tc>
      </w:tr>
      <w:tr w:rsidR="00BE54DD" w14:paraId="506697B3" w14:textId="77777777" w:rsidTr="000C3C68">
        <w:tc>
          <w:tcPr>
            <w:tcW w:w="3212" w:type="dxa"/>
          </w:tcPr>
          <w:p w14:paraId="74896FF5" w14:textId="51A041DE" w:rsidR="000C3C68" w:rsidRDefault="0038302E" w:rsidP="00795756">
            <w:pPr>
              <w:pStyle w:val="ListParagraph"/>
              <w:ind w:left="0"/>
              <w:rPr>
                <w:bCs/>
                <w:lang w:val="it-IT"/>
              </w:rPr>
            </w:pPr>
            <w:r>
              <w:rPr>
                <w:bCs/>
                <w:lang w:val="it-IT"/>
              </w:rPr>
              <w:t>Eseguito</w:t>
            </w:r>
          </w:p>
        </w:tc>
        <w:tc>
          <w:tcPr>
            <w:tcW w:w="3213" w:type="dxa"/>
          </w:tcPr>
          <w:p w14:paraId="5798F3F4" w14:textId="77777777" w:rsidR="000C3C68" w:rsidRDefault="000C3C68" w:rsidP="00795756">
            <w:pPr>
              <w:pStyle w:val="ListParagraph"/>
              <w:ind w:left="0"/>
              <w:rPr>
                <w:bCs/>
                <w:lang w:val="it-IT"/>
              </w:rPr>
            </w:pPr>
          </w:p>
        </w:tc>
        <w:tc>
          <w:tcPr>
            <w:tcW w:w="3213" w:type="dxa"/>
          </w:tcPr>
          <w:p w14:paraId="21D3AB7D" w14:textId="77777777" w:rsidR="000C3C68" w:rsidRDefault="000C3C68" w:rsidP="00795756">
            <w:pPr>
              <w:pStyle w:val="ListParagraph"/>
              <w:ind w:left="0"/>
              <w:rPr>
                <w:bCs/>
                <w:lang w:val="it-IT"/>
              </w:rPr>
            </w:pPr>
          </w:p>
        </w:tc>
      </w:tr>
      <w:tr w:rsidR="00BE54DD" w14:paraId="50663C6C" w14:textId="77777777" w:rsidTr="000C3C68">
        <w:tc>
          <w:tcPr>
            <w:tcW w:w="3212" w:type="dxa"/>
          </w:tcPr>
          <w:p w14:paraId="651CD8FD" w14:textId="524B1C44" w:rsidR="000C3C68" w:rsidRDefault="0038302E" w:rsidP="00795756">
            <w:pPr>
              <w:pStyle w:val="ListParagraph"/>
              <w:ind w:left="0"/>
              <w:rPr>
                <w:bCs/>
                <w:lang w:val="it-IT"/>
              </w:rPr>
            </w:pPr>
            <w:r>
              <w:rPr>
                <w:bCs/>
                <w:lang w:val="it-IT"/>
              </w:rPr>
              <w:t>Da richiamare</w:t>
            </w:r>
          </w:p>
        </w:tc>
        <w:tc>
          <w:tcPr>
            <w:tcW w:w="3213" w:type="dxa"/>
          </w:tcPr>
          <w:p w14:paraId="1EBD415F" w14:textId="39112235" w:rsidR="000C3C68" w:rsidRDefault="003246A4" w:rsidP="00795756">
            <w:pPr>
              <w:pStyle w:val="ListParagraph"/>
              <w:ind w:left="0"/>
              <w:rPr>
                <w:bCs/>
                <w:lang w:val="it-IT"/>
              </w:rPr>
            </w:pPr>
            <w:r>
              <w:rPr>
                <w:bCs/>
                <w:lang w:val="it-IT"/>
              </w:rPr>
              <w:t>Richiesta</w:t>
            </w:r>
            <w:r w:rsidR="00802166">
              <w:rPr>
                <w:bCs/>
                <w:lang w:val="it-IT"/>
              </w:rPr>
              <w:t xml:space="preserve"> di ricontatto</w:t>
            </w:r>
          </w:p>
        </w:tc>
        <w:tc>
          <w:tcPr>
            <w:tcW w:w="3213" w:type="dxa"/>
          </w:tcPr>
          <w:p w14:paraId="5D819CB9" w14:textId="77777777" w:rsidR="000C3C68" w:rsidRDefault="000C3C68" w:rsidP="00795756">
            <w:pPr>
              <w:pStyle w:val="ListParagraph"/>
              <w:ind w:left="0"/>
              <w:rPr>
                <w:bCs/>
                <w:lang w:val="it-IT"/>
              </w:rPr>
            </w:pPr>
          </w:p>
        </w:tc>
      </w:tr>
      <w:tr w:rsidR="00BE54DD" w14:paraId="5878809D" w14:textId="77777777" w:rsidTr="000C3C68">
        <w:tc>
          <w:tcPr>
            <w:tcW w:w="3212" w:type="dxa"/>
          </w:tcPr>
          <w:p w14:paraId="3217295B" w14:textId="779943FC" w:rsidR="000C3C68" w:rsidRDefault="002E3156" w:rsidP="00795756">
            <w:pPr>
              <w:pStyle w:val="ListParagraph"/>
              <w:ind w:left="0"/>
              <w:rPr>
                <w:bCs/>
                <w:lang w:val="it-IT"/>
              </w:rPr>
            </w:pPr>
            <w:r>
              <w:rPr>
                <w:bCs/>
                <w:lang w:val="it-IT"/>
              </w:rPr>
              <w:t>Appuntamento riprogrammato</w:t>
            </w:r>
          </w:p>
        </w:tc>
        <w:tc>
          <w:tcPr>
            <w:tcW w:w="3213" w:type="dxa"/>
          </w:tcPr>
          <w:p w14:paraId="3D9A5F0D" w14:textId="77777777" w:rsidR="000C3C68" w:rsidRDefault="000C3C68" w:rsidP="00795756">
            <w:pPr>
              <w:pStyle w:val="ListParagraph"/>
              <w:ind w:left="0"/>
              <w:rPr>
                <w:bCs/>
                <w:lang w:val="it-IT"/>
              </w:rPr>
            </w:pPr>
          </w:p>
        </w:tc>
        <w:tc>
          <w:tcPr>
            <w:tcW w:w="3213" w:type="dxa"/>
          </w:tcPr>
          <w:p w14:paraId="663D4B24" w14:textId="77777777" w:rsidR="000C3C68" w:rsidRDefault="000C3C68" w:rsidP="00795756">
            <w:pPr>
              <w:pStyle w:val="ListParagraph"/>
              <w:ind w:left="0"/>
              <w:rPr>
                <w:bCs/>
                <w:lang w:val="it-IT"/>
              </w:rPr>
            </w:pPr>
          </w:p>
        </w:tc>
      </w:tr>
      <w:tr w:rsidR="00BE54DD" w14:paraId="3BCEAFE8" w14:textId="77777777" w:rsidTr="000C3C68">
        <w:tc>
          <w:tcPr>
            <w:tcW w:w="3212" w:type="dxa"/>
          </w:tcPr>
          <w:p w14:paraId="1A254861" w14:textId="5C107F9F" w:rsidR="000C3C68" w:rsidRDefault="002E3156" w:rsidP="00795756">
            <w:pPr>
              <w:pStyle w:val="ListParagraph"/>
              <w:ind w:left="0"/>
              <w:rPr>
                <w:bCs/>
                <w:lang w:val="it-IT"/>
              </w:rPr>
            </w:pPr>
            <w:r>
              <w:rPr>
                <w:bCs/>
                <w:lang w:val="it-IT"/>
              </w:rPr>
              <w:t>Appuntamento annullato</w:t>
            </w:r>
          </w:p>
        </w:tc>
        <w:tc>
          <w:tcPr>
            <w:tcW w:w="3213" w:type="dxa"/>
          </w:tcPr>
          <w:p w14:paraId="235669F6" w14:textId="77777777" w:rsidR="000C3C68" w:rsidRDefault="000C3C68" w:rsidP="00795756">
            <w:pPr>
              <w:pStyle w:val="ListParagraph"/>
              <w:ind w:left="0"/>
              <w:rPr>
                <w:bCs/>
                <w:lang w:val="it-IT"/>
              </w:rPr>
            </w:pPr>
          </w:p>
        </w:tc>
        <w:tc>
          <w:tcPr>
            <w:tcW w:w="3213" w:type="dxa"/>
          </w:tcPr>
          <w:p w14:paraId="452BC919" w14:textId="77777777" w:rsidR="000C3C68" w:rsidRDefault="000C3C68" w:rsidP="00795756">
            <w:pPr>
              <w:pStyle w:val="ListParagraph"/>
              <w:ind w:left="0"/>
              <w:rPr>
                <w:bCs/>
                <w:lang w:val="it-IT"/>
              </w:rPr>
            </w:pPr>
          </w:p>
        </w:tc>
      </w:tr>
      <w:tr w:rsidR="00BE54DD" w14:paraId="1FF6FC10" w14:textId="77777777" w:rsidTr="000C3C68">
        <w:tc>
          <w:tcPr>
            <w:tcW w:w="3212" w:type="dxa"/>
          </w:tcPr>
          <w:p w14:paraId="703197C5" w14:textId="6A21F38D" w:rsidR="000C3C68" w:rsidRDefault="00045858" w:rsidP="00795756">
            <w:pPr>
              <w:pStyle w:val="ListParagraph"/>
              <w:ind w:left="0"/>
              <w:rPr>
                <w:bCs/>
                <w:lang w:val="it-IT"/>
              </w:rPr>
            </w:pPr>
            <w:r>
              <w:rPr>
                <w:bCs/>
                <w:lang w:val="it-IT"/>
              </w:rPr>
              <w:t>Non eseguito</w:t>
            </w:r>
          </w:p>
        </w:tc>
        <w:tc>
          <w:tcPr>
            <w:tcW w:w="3213" w:type="dxa"/>
          </w:tcPr>
          <w:p w14:paraId="39985A40" w14:textId="77777777" w:rsidR="000C3C68" w:rsidRDefault="000C3C68" w:rsidP="00795756">
            <w:pPr>
              <w:pStyle w:val="ListParagraph"/>
              <w:ind w:left="0"/>
              <w:rPr>
                <w:bCs/>
                <w:lang w:val="it-IT"/>
              </w:rPr>
            </w:pPr>
          </w:p>
        </w:tc>
        <w:tc>
          <w:tcPr>
            <w:tcW w:w="3213" w:type="dxa"/>
          </w:tcPr>
          <w:p w14:paraId="24CB227E" w14:textId="77777777" w:rsidR="000C3C68" w:rsidRDefault="000C3C68" w:rsidP="00795756">
            <w:pPr>
              <w:pStyle w:val="ListParagraph"/>
              <w:ind w:left="0"/>
              <w:rPr>
                <w:bCs/>
                <w:lang w:val="it-IT"/>
              </w:rPr>
            </w:pPr>
          </w:p>
        </w:tc>
      </w:tr>
      <w:tr w:rsidR="00BE54DD" w14:paraId="7B498FB5" w14:textId="77777777" w:rsidTr="000C3C68">
        <w:tc>
          <w:tcPr>
            <w:tcW w:w="3212" w:type="dxa"/>
          </w:tcPr>
          <w:p w14:paraId="5C8E0A7E" w14:textId="356971F6" w:rsidR="000C3C68" w:rsidRDefault="00045858" w:rsidP="00795756">
            <w:pPr>
              <w:pStyle w:val="ListParagraph"/>
              <w:ind w:left="0"/>
              <w:rPr>
                <w:bCs/>
                <w:lang w:val="it-IT"/>
              </w:rPr>
            </w:pPr>
            <w:r>
              <w:rPr>
                <w:bCs/>
                <w:lang w:val="it-IT"/>
              </w:rPr>
              <w:t>Sospeso sede</w:t>
            </w:r>
          </w:p>
        </w:tc>
        <w:tc>
          <w:tcPr>
            <w:tcW w:w="3213" w:type="dxa"/>
          </w:tcPr>
          <w:p w14:paraId="50356781" w14:textId="77777777" w:rsidR="000C3C68" w:rsidRDefault="000C3C68" w:rsidP="00795756">
            <w:pPr>
              <w:pStyle w:val="ListParagraph"/>
              <w:ind w:left="0"/>
              <w:rPr>
                <w:bCs/>
                <w:lang w:val="it-IT"/>
              </w:rPr>
            </w:pPr>
          </w:p>
        </w:tc>
        <w:tc>
          <w:tcPr>
            <w:tcW w:w="3213" w:type="dxa"/>
          </w:tcPr>
          <w:p w14:paraId="2BD090A3" w14:textId="77777777" w:rsidR="000C3C68" w:rsidRDefault="000C3C68" w:rsidP="00795756">
            <w:pPr>
              <w:pStyle w:val="ListParagraph"/>
              <w:ind w:left="0"/>
              <w:rPr>
                <w:bCs/>
                <w:lang w:val="it-IT"/>
              </w:rPr>
            </w:pPr>
          </w:p>
        </w:tc>
      </w:tr>
      <w:tr w:rsidR="00BE54DD" w14:paraId="63A39E47" w14:textId="77777777" w:rsidTr="000C3C68">
        <w:tc>
          <w:tcPr>
            <w:tcW w:w="3212" w:type="dxa"/>
          </w:tcPr>
          <w:p w14:paraId="244A5D08" w14:textId="46378DC3" w:rsidR="000C3C68" w:rsidRDefault="00045858" w:rsidP="00795756">
            <w:pPr>
              <w:pStyle w:val="ListParagraph"/>
              <w:ind w:left="0"/>
              <w:rPr>
                <w:bCs/>
                <w:lang w:val="it-IT"/>
              </w:rPr>
            </w:pPr>
            <w:r>
              <w:rPr>
                <w:bCs/>
                <w:lang w:val="it-IT"/>
              </w:rPr>
              <w:t>Non reperibile</w:t>
            </w:r>
          </w:p>
        </w:tc>
        <w:tc>
          <w:tcPr>
            <w:tcW w:w="3213" w:type="dxa"/>
          </w:tcPr>
          <w:p w14:paraId="53DFB959" w14:textId="6DDCDE6D" w:rsidR="000C3C68" w:rsidRDefault="005D14B9" w:rsidP="00795756">
            <w:pPr>
              <w:pStyle w:val="ListParagraph"/>
              <w:ind w:left="0"/>
              <w:rPr>
                <w:bCs/>
                <w:lang w:val="it-IT"/>
              </w:rPr>
            </w:pPr>
            <w:r>
              <w:rPr>
                <w:bCs/>
                <w:lang w:val="it-IT"/>
              </w:rPr>
              <w:t>Non reperibile</w:t>
            </w:r>
          </w:p>
        </w:tc>
        <w:tc>
          <w:tcPr>
            <w:tcW w:w="3213" w:type="dxa"/>
          </w:tcPr>
          <w:p w14:paraId="48D66313" w14:textId="77777777" w:rsidR="000C3C68" w:rsidRDefault="000C3C68" w:rsidP="00795756">
            <w:pPr>
              <w:pStyle w:val="ListParagraph"/>
              <w:ind w:left="0"/>
              <w:rPr>
                <w:bCs/>
                <w:lang w:val="it-IT"/>
              </w:rPr>
            </w:pPr>
          </w:p>
        </w:tc>
      </w:tr>
      <w:tr w:rsidR="00BE54DD" w14:paraId="69954835" w14:textId="77777777" w:rsidTr="000C3C68">
        <w:tc>
          <w:tcPr>
            <w:tcW w:w="3212" w:type="dxa"/>
          </w:tcPr>
          <w:p w14:paraId="5BB118E9" w14:textId="2901A154" w:rsidR="000C3C68" w:rsidRDefault="00045858" w:rsidP="00795756">
            <w:pPr>
              <w:pStyle w:val="ListParagraph"/>
              <w:ind w:left="0"/>
              <w:rPr>
                <w:bCs/>
                <w:lang w:val="it-IT"/>
              </w:rPr>
            </w:pPr>
            <w:r>
              <w:rPr>
                <w:bCs/>
                <w:lang w:val="it-IT"/>
              </w:rPr>
              <w:t>Non risponde</w:t>
            </w:r>
          </w:p>
        </w:tc>
        <w:tc>
          <w:tcPr>
            <w:tcW w:w="3213" w:type="dxa"/>
          </w:tcPr>
          <w:p w14:paraId="34158E51" w14:textId="6BB4860E" w:rsidR="000C3C68" w:rsidRDefault="005D14B9" w:rsidP="00795756">
            <w:pPr>
              <w:pStyle w:val="ListParagraph"/>
              <w:ind w:left="0"/>
              <w:rPr>
                <w:bCs/>
                <w:lang w:val="it-IT"/>
              </w:rPr>
            </w:pPr>
            <w:r>
              <w:rPr>
                <w:bCs/>
                <w:lang w:val="it-IT"/>
              </w:rPr>
              <w:t>Non risponde</w:t>
            </w:r>
          </w:p>
        </w:tc>
        <w:tc>
          <w:tcPr>
            <w:tcW w:w="3213" w:type="dxa"/>
          </w:tcPr>
          <w:p w14:paraId="3A0193F1" w14:textId="77777777" w:rsidR="000C3C68" w:rsidRDefault="000C3C68" w:rsidP="00795756">
            <w:pPr>
              <w:pStyle w:val="ListParagraph"/>
              <w:ind w:left="0"/>
              <w:rPr>
                <w:bCs/>
                <w:lang w:val="it-IT"/>
              </w:rPr>
            </w:pPr>
          </w:p>
        </w:tc>
      </w:tr>
      <w:tr w:rsidR="00093A2E" w14:paraId="59CB2197" w14:textId="77777777" w:rsidTr="000C3C68">
        <w:tc>
          <w:tcPr>
            <w:tcW w:w="3212" w:type="dxa"/>
          </w:tcPr>
          <w:p w14:paraId="3619E560" w14:textId="0C4F8ADE" w:rsidR="00093A2E" w:rsidRDefault="00093A2E" w:rsidP="00795756">
            <w:pPr>
              <w:pStyle w:val="ListParagraph"/>
              <w:ind w:left="0"/>
              <w:rPr>
                <w:bCs/>
                <w:lang w:val="it-IT"/>
              </w:rPr>
            </w:pPr>
            <w:r>
              <w:rPr>
                <w:bCs/>
                <w:lang w:val="it-IT"/>
              </w:rPr>
              <w:t>Contatto non valido</w:t>
            </w:r>
          </w:p>
        </w:tc>
        <w:tc>
          <w:tcPr>
            <w:tcW w:w="3213" w:type="dxa"/>
          </w:tcPr>
          <w:p w14:paraId="1A8152F8" w14:textId="77777777" w:rsidR="00093A2E" w:rsidRDefault="00093A2E" w:rsidP="00795756">
            <w:pPr>
              <w:pStyle w:val="ListParagraph"/>
              <w:ind w:left="0"/>
              <w:rPr>
                <w:bCs/>
                <w:lang w:val="it-IT"/>
              </w:rPr>
            </w:pPr>
          </w:p>
        </w:tc>
        <w:tc>
          <w:tcPr>
            <w:tcW w:w="3213" w:type="dxa"/>
          </w:tcPr>
          <w:p w14:paraId="6E58A552" w14:textId="77777777" w:rsidR="00093A2E" w:rsidRDefault="00093A2E" w:rsidP="00795756">
            <w:pPr>
              <w:pStyle w:val="ListParagraph"/>
              <w:ind w:left="0"/>
              <w:rPr>
                <w:bCs/>
                <w:lang w:val="it-IT"/>
              </w:rPr>
            </w:pPr>
          </w:p>
        </w:tc>
      </w:tr>
    </w:tbl>
    <w:p w14:paraId="42CE03E2" w14:textId="7C495399" w:rsidR="00D327E0" w:rsidRPr="002D4719" w:rsidRDefault="00AE3ED8" w:rsidP="00D82181">
      <w:pPr>
        <w:rPr>
          <w:bCs/>
          <w:lang w:val="it-IT"/>
        </w:rPr>
      </w:pPr>
      <w:r>
        <w:rPr>
          <w:bCs/>
          <w:lang w:val="it-IT"/>
        </w:rPr>
        <w:t>Per ulteriori approfondimenti si faccia riferimento al documento</w:t>
      </w:r>
      <w:r w:rsidR="00E4300C">
        <w:rPr>
          <w:bCs/>
          <w:lang w:val="it-IT"/>
        </w:rPr>
        <w:t xml:space="preserve"> </w:t>
      </w:r>
      <w:proofErr w:type="spellStart"/>
      <w:r w:rsidR="00E4300C">
        <w:rPr>
          <w:bCs/>
          <w:lang w:val="it-IT"/>
        </w:rPr>
        <w:t>exc</w:t>
      </w:r>
      <w:r w:rsidR="001615DB">
        <w:rPr>
          <w:bCs/>
          <w:lang w:val="it-IT"/>
        </w:rPr>
        <w:t>el</w:t>
      </w:r>
      <w:proofErr w:type="spellEnd"/>
      <w:r w:rsidR="00E4300C">
        <w:rPr>
          <w:bCs/>
          <w:lang w:val="it-IT"/>
        </w:rPr>
        <w:t xml:space="preserve"> “Mapping esiti </w:t>
      </w:r>
      <w:proofErr w:type="spellStart"/>
      <w:r w:rsidR="00E4300C">
        <w:rPr>
          <w:bCs/>
          <w:lang w:val="it-IT"/>
        </w:rPr>
        <w:t>Mutui_Sprint</w:t>
      </w:r>
      <w:proofErr w:type="spellEnd"/>
      <w:r w:rsidR="00E4300C">
        <w:rPr>
          <w:bCs/>
          <w:lang w:val="it-IT"/>
        </w:rPr>
        <w:t xml:space="preserve"> 1”</w:t>
      </w:r>
    </w:p>
    <w:p w14:paraId="111E65B6" w14:textId="057A678A" w:rsidR="00324FDF" w:rsidRPr="00A26E34" w:rsidRDefault="00324FDF" w:rsidP="004D3480">
      <w:pPr>
        <w:pStyle w:val="Heading2"/>
        <w:ind w:left="1023"/>
        <w:rPr>
          <w:lang w:val="it-IT"/>
        </w:rPr>
      </w:pPr>
      <w:bookmarkStart w:id="569" w:name="_Toc215311798"/>
      <w:r w:rsidRPr="00A26E34">
        <w:rPr>
          <w:lang w:val="it-IT"/>
        </w:rPr>
        <w:t>Definizione livelli di priorità lead in MVP0 (soluzione temporanea prima dell’implementazione del motore di prioritizzazione previsto in MVP successivi</w:t>
      </w:r>
      <w:r w:rsidR="00936B9F">
        <w:rPr>
          <w:lang w:val="it-IT"/>
        </w:rPr>
        <w:t>)</w:t>
      </w:r>
      <w:bookmarkEnd w:id="569"/>
    </w:p>
    <w:p w14:paraId="5630BCB9" w14:textId="77777777" w:rsidR="00324FDF" w:rsidRDefault="00324FDF" w:rsidP="004D3480">
      <w:pPr>
        <w:rPr>
          <w:bCs/>
          <w:lang w:val="it-IT"/>
        </w:rPr>
      </w:pPr>
    </w:p>
    <w:p w14:paraId="26C4FB98" w14:textId="65EB45D6" w:rsidR="00324FDF" w:rsidRDefault="00324FDF" w:rsidP="004D3480">
      <w:pPr>
        <w:rPr>
          <w:bCs/>
          <w:lang w:val="it-IT"/>
        </w:rPr>
      </w:pPr>
      <w:r w:rsidRPr="00A474B7">
        <w:rPr>
          <w:bCs/>
          <w:lang w:val="it-IT"/>
        </w:rPr>
        <w:t xml:space="preserve">Premessa: </w:t>
      </w:r>
      <w:r>
        <w:rPr>
          <w:bCs/>
          <w:lang w:val="it-IT"/>
        </w:rPr>
        <w:t>nel seguente paragrafo si descrive il modello di prioritizzazione dei contatti (“Lead” e “</w:t>
      </w:r>
      <w:r w:rsidR="00676B4F">
        <w:rPr>
          <w:bCs/>
          <w:lang w:val="it-IT"/>
        </w:rPr>
        <w:t>Suggerimenti</w:t>
      </w:r>
      <w:r>
        <w:rPr>
          <w:bCs/>
          <w:lang w:val="it-IT"/>
        </w:rPr>
        <w:t xml:space="preserve">” secondo la tassonomia “Caldo”, “Tiepido”, Freddo” nel corso del rilascio MVP0. Tali configurazioni saranno modificabili centralmente tramite il motore di prioritizzazione </w:t>
      </w:r>
      <w:r w:rsidR="003B2E4B">
        <w:rPr>
          <w:bCs/>
          <w:lang w:val="it-IT"/>
        </w:rPr>
        <w:t xml:space="preserve">in relazione a variabili quali le origini lead, prodotti di interesse, segmenti </w:t>
      </w:r>
      <w:r w:rsidR="00AA7197">
        <w:rPr>
          <w:bCs/>
          <w:lang w:val="it-IT"/>
        </w:rPr>
        <w:t>dei clienti</w:t>
      </w:r>
      <w:r w:rsidR="001E39C3">
        <w:rPr>
          <w:bCs/>
          <w:lang w:val="it-IT"/>
        </w:rPr>
        <w:t xml:space="preserve">, </w:t>
      </w:r>
      <w:r w:rsidR="00AA7197">
        <w:rPr>
          <w:bCs/>
          <w:lang w:val="it-IT"/>
        </w:rPr>
        <w:t xml:space="preserve">altre </w:t>
      </w:r>
      <w:r w:rsidR="001E39C3">
        <w:rPr>
          <w:bCs/>
          <w:lang w:val="it-IT"/>
        </w:rPr>
        <w:t>variabili</w:t>
      </w:r>
      <w:r>
        <w:rPr>
          <w:bCs/>
          <w:lang w:val="it-IT"/>
        </w:rPr>
        <w:t xml:space="preserve"> </w:t>
      </w:r>
      <w:r w:rsidR="001E39C3">
        <w:rPr>
          <w:bCs/>
          <w:lang w:val="it-IT"/>
        </w:rPr>
        <w:t xml:space="preserve">che saranno definite nel corso degli </w:t>
      </w:r>
      <w:r>
        <w:rPr>
          <w:bCs/>
          <w:lang w:val="it-IT"/>
        </w:rPr>
        <w:t>MVP successivi.</w:t>
      </w:r>
    </w:p>
    <w:p w14:paraId="6DF4CFC1" w14:textId="77777777" w:rsidR="00324FDF" w:rsidRDefault="00324FDF" w:rsidP="004D3480">
      <w:pPr>
        <w:rPr>
          <w:bCs/>
          <w:lang w:val="it-IT"/>
        </w:rPr>
      </w:pPr>
    </w:p>
    <w:p w14:paraId="63D321A3" w14:textId="77777777" w:rsidR="00324FDF" w:rsidRDefault="00324FDF" w:rsidP="004D3480">
      <w:pPr>
        <w:rPr>
          <w:bCs/>
          <w:lang w:val="it-IT"/>
        </w:rPr>
      </w:pPr>
      <w:r>
        <w:rPr>
          <w:bCs/>
          <w:lang w:val="it-IT"/>
        </w:rPr>
        <w:t>I parametri di riferimento per la prioritizzazione saranno:</w:t>
      </w:r>
    </w:p>
    <w:p w14:paraId="35BE543D" w14:textId="7E3E86AA" w:rsidR="00324FDF" w:rsidRPr="00A97CBD" w:rsidRDefault="00324FDF" w:rsidP="00B5236E">
      <w:pPr>
        <w:pStyle w:val="ListParagraph"/>
        <w:numPr>
          <w:ilvl w:val="0"/>
          <w:numId w:val="9"/>
        </w:numPr>
        <w:ind w:left="600"/>
        <w:rPr>
          <w:bCs/>
          <w:lang w:val="it-IT"/>
        </w:rPr>
      </w:pPr>
      <w:r w:rsidRPr="00A97CBD">
        <w:rPr>
          <w:bCs/>
          <w:lang w:val="it-IT"/>
        </w:rPr>
        <w:t xml:space="preserve">Numero di </w:t>
      </w:r>
      <w:r w:rsidR="0091234E">
        <w:rPr>
          <w:bCs/>
          <w:lang w:val="it-IT"/>
        </w:rPr>
        <w:t>lead</w:t>
      </w:r>
    </w:p>
    <w:p w14:paraId="61B282D2" w14:textId="77777777" w:rsidR="00324FDF" w:rsidRDefault="00324FDF" w:rsidP="00B5236E">
      <w:pPr>
        <w:pStyle w:val="ListParagraph"/>
        <w:numPr>
          <w:ilvl w:val="0"/>
          <w:numId w:val="9"/>
        </w:numPr>
        <w:ind w:left="600"/>
        <w:rPr>
          <w:bCs/>
          <w:lang w:val="it-IT"/>
        </w:rPr>
      </w:pPr>
      <w:r w:rsidRPr="00A97CBD">
        <w:rPr>
          <w:bCs/>
          <w:lang w:val="it-IT"/>
        </w:rPr>
        <w:t>Tipologia di interesse, con riferimento al Minter di prodotto</w:t>
      </w:r>
    </w:p>
    <w:p w14:paraId="1851AA41" w14:textId="77777777" w:rsidR="00324FDF" w:rsidRDefault="00324FDF" w:rsidP="00B5236E">
      <w:pPr>
        <w:pStyle w:val="ListParagraph"/>
        <w:numPr>
          <w:ilvl w:val="0"/>
          <w:numId w:val="9"/>
        </w:numPr>
        <w:ind w:left="600"/>
        <w:rPr>
          <w:bCs/>
          <w:lang w:val="it-IT"/>
        </w:rPr>
      </w:pPr>
      <w:r w:rsidRPr="00656066">
        <w:rPr>
          <w:bCs/>
          <w:lang w:val="it-IT"/>
        </w:rPr>
        <w:t xml:space="preserve">La data di scadenza lead </w:t>
      </w:r>
    </w:p>
    <w:p w14:paraId="05435292" w14:textId="7679A32D" w:rsidR="00531169" w:rsidRPr="00656066" w:rsidRDefault="00531169" w:rsidP="00B5236E">
      <w:pPr>
        <w:pStyle w:val="ListParagraph"/>
        <w:numPr>
          <w:ilvl w:val="0"/>
          <w:numId w:val="9"/>
        </w:numPr>
        <w:ind w:left="600"/>
        <w:rPr>
          <w:bCs/>
          <w:lang w:val="it-IT"/>
        </w:rPr>
      </w:pPr>
      <w:r>
        <w:rPr>
          <w:bCs/>
          <w:lang w:val="it-IT"/>
        </w:rPr>
        <w:t>Numero di suggerimenti presenti</w:t>
      </w:r>
    </w:p>
    <w:p w14:paraId="0FFD2BAD" w14:textId="77777777" w:rsidR="00324FDF" w:rsidRDefault="00324FDF" w:rsidP="004D3480">
      <w:pPr>
        <w:rPr>
          <w:bCs/>
          <w:lang w:val="it-IT"/>
        </w:rPr>
      </w:pPr>
    </w:p>
    <w:p w14:paraId="7E8137D4" w14:textId="77777777" w:rsidR="00324FDF" w:rsidRPr="00A97CBD" w:rsidRDefault="00324FDF" w:rsidP="004D3480">
      <w:pPr>
        <w:rPr>
          <w:bCs/>
          <w:lang w:val="it-IT"/>
        </w:rPr>
      </w:pPr>
      <w:r>
        <w:rPr>
          <w:bCs/>
          <w:lang w:val="it-IT"/>
        </w:rPr>
        <w:t>Di seguito si riporta la mappatura tra categoria prodotto e relativo Minter</w:t>
      </w:r>
    </w:p>
    <w:tbl>
      <w:tblPr>
        <w:tblW w:w="10201" w:type="dxa"/>
        <w:tblLook w:val="04A0" w:firstRow="1" w:lastRow="0" w:firstColumn="1" w:lastColumn="0" w:noHBand="0" w:noVBand="1"/>
      </w:tblPr>
      <w:tblGrid>
        <w:gridCol w:w="1340"/>
        <w:gridCol w:w="8861"/>
      </w:tblGrid>
      <w:tr w:rsidR="00324FDF" w:rsidRPr="0037767B" w14:paraId="13CBBBB0" w14:textId="77777777" w:rsidTr="004D3480">
        <w:trPr>
          <w:trHeight w:val="292"/>
        </w:trPr>
        <w:tc>
          <w:tcPr>
            <w:tcW w:w="1340"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3E47B1C2" w14:textId="77777777" w:rsidR="00324FDF" w:rsidRPr="0037767B" w:rsidRDefault="00324FDF">
            <w:pPr>
              <w:jc w:val="cente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Classe Minter</w:t>
            </w:r>
          </w:p>
        </w:tc>
        <w:tc>
          <w:tcPr>
            <w:tcW w:w="8861" w:type="dxa"/>
            <w:tcBorders>
              <w:top w:val="single" w:sz="4" w:space="0" w:color="auto"/>
              <w:left w:val="nil"/>
              <w:bottom w:val="single" w:sz="4" w:space="0" w:color="auto"/>
              <w:right w:val="single" w:sz="4" w:space="0" w:color="auto"/>
            </w:tcBorders>
            <w:shd w:val="clear" w:color="000000" w:fill="E8E8E8"/>
            <w:noWrap/>
            <w:vAlign w:val="center"/>
            <w:hideMark/>
          </w:tcPr>
          <w:p w14:paraId="5F7B2F20" w14:textId="77777777" w:rsidR="00324FDF" w:rsidRPr="0037767B" w:rsidRDefault="00324FDF">
            <w:pPr>
              <w:jc w:val="center"/>
              <w:rPr>
                <w:rFonts w:ascii="Calibri" w:eastAsia="Times New Roman" w:hAnsi="Calibri" w:cs="Calibri"/>
                <w:b/>
                <w:bCs/>
                <w:color w:val="000000"/>
                <w:kern w:val="0"/>
                <w:sz w:val="22"/>
                <w:lang w:val="en-US"/>
                <w14:ligatures w14:val="none"/>
              </w:rPr>
            </w:pPr>
            <w:proofErr w:type="spellStart"/>
            <w:r w:rsidRPr="0037767B">
              <w:rPr>
                <w:rFonts w:ascii="Calibri" w:eastAsia="Times New Roman" w:hAnsi="Calibri" w:cs="Calibri"/>
                <w:b/>
                <w:bCs/>
                <w:color w:val="000000"/>
                <w:kern w:val="0"/>
                <w:sz w:val="22"/>
                <w:lang w:val="en-US"/>
                <w14:ligatures w14:val="none"/>
              </w:rPr>
              <w:t>Categoria</w:t>
            </w:r>
            <w:proofErr w:type="spellEnd"/>
            <w:r w:rsidRPr="0037767B">
              <w:rPr>
                <w:rFonts w:ascii="Calibri" w:eastAsia="Times New Roman" w:hAnsi="Calibri" w:cs="Calibri"/>
                <w:b/>
                <w:bCs/>
                <w:color w:val="000000"/>
                <w:kern w:val="0"/>
                <w:sz w:val="22"/>
                <w:lang w:val="en-US"/>
                <w14:ligatures w14:val="none"/>
              </w:rPr>
              <w:t xml:space="preserve"> </w:t>
            </w:r>
            <w:proofErr w:type="spellStart"/>
            <w:r w:rsidRPr="0037767B">
              <w:rPr>
                <w:rFonts w:ascii="Calibri" w:eastAsia="Times New Roman" w:hAnsi="Calibri" w:cs="Calibri"/>
                <w:b/>
                <w:bCs/>
                <w:color w:val="000000"/>
                <w:kern w:val="0"/>
                <w:sz w:val="22"/>
                <w:lang w:val="en-US"/>
                <w14:ligatures w14:val="none"/>
              </w:rPr>
              <w:t>prodotti</w:t>
            </w:r>
            <w:proofErr w:type="spellEnd"/>
          </w:p>
        </w:tc>
      </w:tr>
      <w:tr w:rsidR="00324FDF" w:rsidRPr="0037767B" w14:paraId="0D2B46A6" w14:textId="77777777" w:rsidTr="004D3480">
        <w:trPr>
          <w:trHeight w:val="292"/>
        </w:trPr>
        <w:tc>
          <w:tcPr>
            <w:tcW w:w="1340" w:type="dxa"/>
            <w:tcBorders>
              <w:top w:val="nil"/>
              <w:left w:val="single" w:sz="4" w:space="0" w:color="auto"/>
              <w:bottom w:val="nil"/>
              <w:right w:val="single" w:sz="4" w:space="0" w:color="auto"/>
            </w:tcBorders>
            <w:shd w:val="clear" w:color="000000" w:fill="E8E8E8"/>
            <w:vAlign w:val="center"/>
            <w:hideMark/>
          </w:tcPr>
          <w:p w14:paraId="09EC1958"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Alt</w:t>
            </w:r>
            <w:r>
              <w:rPr>
                <w:rFonts w:ascii="Calibri" w:eastAsia="Times New Roman" w:hAnsi="Calibri" w:cs="Calibri"/>
                <w:b/>
                <w:bCs/>
                <w:color w:val="000000"/>
                <w:kern w:val="0"/>
                <w:sz w:val="22"/>
                <w:lang w:val="en-US"/>
                <w14:ligatures w14:val="none"/>
              </w:rPr>
              <w:t>a</w:t>
            </w:r>
          </w:p>
        </w:tc>
        <w:tc>
          <w:tcPr>
            <w:tcW w:w="8861" w:type="dxa"/>
            <w:tcBorders>
              <w:top w:val="nil"/>
              <w:left w:val="nil"/>
              <w:bottom w:val="nil"/>
              <w:right w:val="single" w:sz="4" w:space="0" w:color="auto"/>
            </w:tcBorders>
            <w:shd w:val="clear" w:color="000000" w:fill="E8E8E8"/>
            <w:vAlign w:val="center"/>
            <w:hideMark/>
          </w:tcPr>
          <w:p w14:paraId="4195069B" w14:textId="77777777" w:rsidR="00324FDF" w:rsidRPr="00723C1C" w:rsidRDefault="00324FDF">
            <w:pPr>
              <w:rPr>
                <w:rFonts w:ascii="Calibri" w:eastAsia="Times New Roman" w:hAnsi="Calibri" w:cs="Calibri"/>
                <w:color w:val="000000"/>
                <w:kern w:val="0"/>
                <w:sz w:val="22"/>
                <w:lang w:val="en-US"/>
                <w14:ligatures w14:val="none"/>
              </w:rPr>
            </w:pPr>
            <w:r w:rsidRPr="00723C1C">
              <w:rPr>
                <w:rFonts w:ascii="Calibri" w:eastAsia="Times New Roman" w:hAnsi="Calibri" w:cs="Calibri"/>
                <w:color w:val="000000"/>
                <w:kern w:val="0"/>
                <w:sz w:val="22"/>
                <w:lang w:val="en-US"/>
                <w14:ligatures w14:val="none"/>
              </w:rPr>
              <w:t>Conti</w:t>
            </w:r>
          </w:p>
        </w:tc>
      </w:tr>
      <w:tr w:rsidR="00324FDF" w:rsidRPr="0037767B" w14:paraId="76E80281" w14:textId="77777777" w:rsidTr="004D3480">
        <w:trPr>
          <w:trHeight w:val="292"/>
        </w:trPr>
        <w:tc>
          <w:tcPr>
            <w:tcW w:w="1340" w:type="dxa"/>
            <w:tcBorders>
              <w:top w:val="single" w:sz="4" w:space="0" w:color="auto"/>
              <w:left w:val="single" w:sz="4" w:space="0" w:color="auto"/>
              <w:bottom w:val="nil"/>
              <w:right w:val="single" w:sz="4" w:space="0" w:color="auto"/>
            </w:tcBorders>
            <w:shd w:val="clear" w:color="000000" w:fill="E8E8E8"/>
            <w:vAlign w:val="center"/>
            <w:hideMark/>
          </w:tcPr>
          <w:p w14:paraId="5041F5B7"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Bass</w:t>
            </w:r>
            <w:r>
              <w:rPr>
                <w:rFonts w:ascii="Calibri" w:eastAsia="Times New Roman" w:hAnsi="Calibri" w:cs="Calibri"/>
                <w:b/>
                <w:bCs/>
                <w:color w:val="000000"/>
                <w:kern w:val="0"/>
                <w:sz w:val="22"/>
                <w:lang w:val="en-US"/>
                <w14:ligatures w14:val="none"/>
              </w:rPr>
              <w:t>a</w:t>
            </w:r>
          </w:p>
        </w:tc>
        <w:tc>
          <w:tcPr>
            <w:tcW w:w="8861" w:type="dxa"/>
            <w:tcBorders>
              <w:top w:val="single" w:sz="4" w:space="0" w:color="auto"/>
              <w:left w:val="nil"/>
              <w:bottom w:val="nil"/>
              <w:right w:val="single" w:sz="4" w:space="0" w:color="auto"/>
            </w:tcBorders>
            <w:shd w:val="clear" w:color="000000" w:fill="E8E8E8"/>
            <w:vAlign w:val="center"/>
            <w:hideMark/>
          </w:tcPr>
          <w:p w14:paraId="0D7C5C27" w14:textId="77777777" w:rsidR="00324FDF" w:rsidRPr="00723C1C" w:rsidRDefault="00324FDF">
            <w:pPr>
              <w:rPr>
                <w:rFonts w:ascii="Calibri" w:eastAsia="Times New Roman" w:hAnsi="Calibri" w:cs="Calibri"/>
                <w:color w:val="000000"/>
                <w:kern w:val="0"/>
                <w:sz w:val="22"/>
                <w:lang w:val="en-US"/>
                <w14:ligatures w14:val="none"/>
              </w:rPr>
            </w:pPr>
            <w:r w:rsidRPr="00723C1C">
              <w:rPr>
                <w:rFonts w:ascii="Calibri" w:eastAsia="Times New Roman" w:hAnsi="Calibri" w:cs="Calibri"/>
                <w:color w:val="000000"/>
                <w:kern w:val="0"/>
                <w:sz w:val="22"/>
                <w:lang w:val="en-US"/>
                <w14:ligatures w14:val="none"/>
              </w:rPr>
              <w:t>Carte</w:t>
            </w:r>
          </w:p>
        </w:tc>
      </w:tr>
      <w:tr w:rsidR="00324FDF" w:rsidRPr="0037767B" w14:paraId="19694719" w14:textId="77777777" w:rsidTr="004D3480">
        <w:trPr>
          <w:trHeight w:val="292"/>
        </w:trPr>
        <w:tc>
          <w:tcPr>
            <w:tcW w:w="1340" w:type="dxa"/>
            <w:tcBorders>
              <w:top w:val="single" w:sz="4" w:space="0" w:color="auto"/>
              <w:left w:val="single" w:sz="4" w:space="0" w:color="auto"/>
              <w:bottom w:val="nil"/>
              <w:right w:val="single" w:sz="4" w:space="0" w:color="auto"/>
            </w:tcBorders>
            <w:shd w:val="clear" w:color="000000" w:fill="E8E8E8"/>
            <w:vAlign w:val="center"/>
            <w:hideMark/>
          </w:tcPr>
          <w:p w14:paraId="3DB513DD"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 xml:space="preserve">Molto </w:t>
            </w:r>
            <w:proofErr w:type="spellStart"/>
            <w:r w:rsidRPr="0037767B">
              <w:rPr>
                <w:rFonts w:ascii="Calibri" w:eastAsia="Times New Roman" w:hAnsi="Calibri" w:cs="Calibri"/>
                <w:b/>
                <w:bCs/>
                <w:color w:val="000000"/>
                <w:kern w:val="0"/>
                <w:sz w:val="22"/>
                <w:lang w:val="en-US"/>
                <w14:ligatures w14:val="none"/>
              </w:rPr>
              <w:t>alt</w:t>
            </w:r>
            <w:r>
              <w:rPr>
                <w:rFonts w:ascii="Calibri" w:eastAsia="Times New Roman" w:hAnsi="Calibri" w:cs="Calibri"/>
                <w:b/>
                <w:bCs/>
                <w:color w:val="000000"/>
                <w:kern w:val="0"/>
                <w:sz w:val="22"/>
                <w:lang w:val="en-US"/>
                <w14:ligatures w14:val="none"/>
              </w:rPr>
              <w:t>a</w:t>
            </w:r>
            <w:proofErr w:type="spellEnd"/>
          </w:p>
        </w:tc>
        <w:tc>
          <w:tcPr>
            <w:tcW w:w="8861" w:type="dxa"/>
            <w:tcBorders>
              <w:top w:val="single" w:sz="4" w:space="0" w:color="auto"/>
              <w:left w:val="nil"/>
              <w:bottom w:val="nil"/>
              <w:right w:val="single" w:sz="4" w:space="0" w:color="auto"/>
            </w:tcBorders>
            <w:shd w:val="clear" w:color="000000" w:fill="E8E8E8"/>
            <w:vAlign w:val="center"/>
            <w:hideMark/>
          </w:tcPr>
          <w:p w14:paraId="66C7C8A5" w14:textId="77777777" w:rsidR="00324FDF" w:rsidRPr="00723C1C" w:rsidRDefault="00324FDF">
            <w:pPr>
              <w:rPr>
                <w:rFonts w:ascii="Calibri" w:eastAsia="Times New Roman" w:hAnsi="Calibri" w:cs="Calibri"/>
                <w:color w:val="000000"/>
                <w:kern w:val="0"/>
                <w:sz w:val="22"/>
                <w:lang w:val="en-US"/>
                <w14:ligatures w14:val="none"/>
              </w:rPr>
            </w:pPr>
            <w:r w:rsidRPr="00723C1C">
              <w:rPr>
                <w:rFonts w:ascii="Calibri" w:eastAsia="Times New Roman" w:hAnsi="Calibri" w:cs="Calibri"/>
                <w:color w:val="000000"/>
                <w:kern w:val="0"/>
                <w:sz w:val="22"/>
                <w:lang w:val="en-US"/>
                <w14:ligatures w14:val="none"/>
              </w:rPr>
              <w:t>Mutuo</w:t>
            </w:r>
          </w:p>
        </w:tc>
      </w:tr>
      <w:tr w:rsidR="00324FDF" w:rsidRPr="0037767B" w14:paraId="23CAF520" w14:textId="77777777" w:rsidTr="004D3480">
        <w:trPr>
          <w:trHeight w:val="292"/>
        </w:trPr>
        <w:tc>
          <w:tcPr>
            <w:tcW w:w="1340" w:type="dxa"/>
            <w:tcBorders>
              <w:top w:val="single" w:sz="4" w:space="0" w:color="auto"/>
              <w:left w:val="single" w:sz="4" w:space="0" w:color="auto"/>
              <w:bottom w:val="nil"/>
              <w:right w:val="single" w:sz="4" w:space="0" w:color="auto"/>
            </w:tcBorders>
            <w:shd w:val="clear" w:color="000000" w:fill="E8E8E8"/>
            <w:vAlign w:val="center"/>
            <w:hideMark/>
          </w:tcPr>
          <w:p w14:paraId="76D945CC"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Alt</w:t>
            </w:r>
            <w:r>
              <w:rPr>
                <w:rFonts w:ascii="Calibri" w:eastAsia="Times New Roman" w:hAnsi="Calibri" w:cs="Calibri"/>
                <w:b/>
                <w:bCs/>
                <w:color w:val="000000"/>
                <w:kern w:val="0"/>
                <w:sz w:val="22"/>
                <w:lang w:val="en-US"/>
                <w14:ligatures w14:val="none"/>
              </w:rPr>
              <w:t>a</w:t>
            </w:r>
          </w:p>
        </w:tc>
        <w:tc>
          <w:tcPr>
            <w:tcW w:w="8861" w:type="dxa"/>
            <w:tcBorders>
              <w:top w:val="single" w:sz="4" w:space="0" w:color="auto"/>
              <w:left w:val="nil"/>
              <w:bottom w:val="nil"/>
              <w:right w:val="single" w:sz="4" w:space="0" w:color="auto"/>
            </w:tcBorders>
            <w:shd w:val="clear" w:color="000000" w:fill="E8E8E8"/>
            <w:vAlign w:val="center"/>
            <w:hideMark/>
          </w:tcPr>
          <w:p w14:paraId="08579A66" w14:textId="77777777" w:rsidR="00324FDF" w:rsidRPr="00723C1C" w:rsidRDefault="00324FDF">
            <w:pPr>
              <w:rPr>
                <w:rFonts w:ascii="Calibri" w:eastAsia="Times New Roman" w:hAnsi="Calibri" w:cs="Calibri"/>
                <w:color w:val="000000"/>
                <w:kern w:val="0"/>
                <w:sz w:val="22"/>
                <w:lang w:val="en-US"/>
                <w14:ligatures w14:val="none"/>
              </w:rPr>
            </w:pPr>
            <w:proofErr w:type="spellStart"/>
            <w:r w:rsidRPr="00723C1C">
              <w:rPr>
                <w:rFonts w:ascii="Calibri" w:eastAsia="Times New Roman" w:hAnsi="Calibri" w:cs="Calibri"/>
                <w:color w:val="000000"/>
                <w:kern w:val="0"/>
                <w:sz w:val="22"/>
                <w:lang w:val="en-US"/>
                <w14:ligatures w14:val="none"/>
              </w:rPr>
              <w:t>Prestiti</w:t>
            </w:r>
            <w:proofErr w:type="spellEnd"/>
            <w:r w:rsidRPr="00723C1C">
              <w:rPr>
                <w:rFonts w:ascii="Calibri" w:eastAsia="Times New Roman" w:hAnsi="Calibri" w:cs="Calibri"/>
                <w:color w:val="000000"/>
                <w:kern w:val="0"/>
                <w:sz w:val="22"/>
                <w:lang w:val="en-US"/>
                <w14:ligatures w14:val="none"/>
              </w:rPr>
              <w:t xml:space="preserve"> e </w:t>
            </w:r>
            <w:proofErr w:type="spellStart"/>
            <w:r w:rsidRPr="00723C1C">
              <w:rPr>
                <w:rFonts w:ascii="Calibri" w:eastAsia="Times New Roman" w:hAnsi="Calibri" w:cs="Calibri"/>
                <w:color w:val="000000"/>
                <w:kern w:val="0"/>
                <w:sz w:val="22"/>
                <w:lang w:val="en-US"/>
                <w14:ligatures w14:val="none"/>
              </w:rPr>
              <w:t>finanziamenti</w:t>
            </w:r>
            <w:proofErr w:type="spellEnd"/>
          </w:p>
        </w:tc>
      </w:tr>
      <w:tr w:rsidR="00324FDF" w:rsidRPr="0037767B" w14:paraId="2FD1B61A" w14:textId="77777777" w:rsidTr="004D3480">
        <w:trPr>
          <w:trHeight w:val="292"/>
        </w:trPr>
        <w:tc>
          <w:tcPr>
            <w:tcW w:w="1340" w:type="dxa"/>
            <w:tcBorders>
              <w:top w:val="single" w:sz="4" w:space="0" w:color="auto"/>
              <w:left w:val="single" w:sz="4" w:space="0" w:color="auto"/>
              <w:bottom w:val="nil"/>
              <w:right w:val="single" w:sz="4" w:space="0" w:color="auto"/>
            </w:tcBorders>
            <w:shd w:val="clear" w:color="000000" w:fill="E8E8E8"/>
            <w:vAlign w:val="center"/>
            <w:hideMark/>
          </w:tcPr>
          <w:p w14:paraId="3C2A9DB3"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Medi</w:t>
            </w:r>
            <w:r>
              <w:rPr>
                <w:rFonts w:ascii="Calibri" w:eastAsia="Times New Roman" w:hAnsi="Calibri" w:cs="Calibri"/>
                <w:b/>
                <w:bCs/>
                <w:color w:val="000000"/>
                <w:kern w:val="0"/>
                <w:sz w:val="22"/>
                <w:lang w:val="en-US"/>
                <w14:ligatures w14:val="none"/>
              </w:rPr>
              <w:t>a</w:t>
            </w:r>
          </w:p>
        </w:tc>
        <w:tc>
          <w:tcPr>
            <w:tcW w:w="8861" w:type="dxa"/>
            <w:tcBorders>
              <w:top w:val="single" w:sz="4" w:space="0" w:color="auto"/>
              <w:left w:val="nil"/>
              <w:bottom w:val="nil"/>
              <w:right w:val="single" w:sz="4" w:space="0" w:color="auto"/>
            </w:tcBorders>
            <w:shd w:val="clear" w:color="000000" w:fill="E8E8E8"/>
            <w:vAlign w:val="center"/>
            <w:hideMark/>
          </w:tcPr>
          <w:p w14:paraId="49F0A408" w14:textId="77777777" w:rsidR="00324FDF" w:rsidRPr="00723C1C" w:rsidRDefault="00324FDF">
            <w:pPr>
              <w:rPr>
                <w:rFonts w:ascii="Calibri" w:eastAsia="Times New Roman" w:hAnsi="Calibri" w:cs="Calibri"/>
                <w:color w:val="000000"/>
                <w:kern w:val="0"/>
                <w:sz w:val="22"/>
                <w:lang w:val="en-US"/>
                <w14:ligatures w14:val="none"/>
              </w:rPr>
            </w:pPr>
            <w:proofErr w:type="spellStart"/>
            <w:r w:rsidRPr="00723C1C">
              <w:rPr>
                <w:rFonts w:ascii="Calibri" w:eastAsia="Times New Roman" w:hAnsi="Calibri" w:cs="Calibri"/>
                <w:color w:val="000000"/>
                <w:kern w:val="0"/>
                <w:sz w:val="22"/>
                <w:lang w:val="en-US"/>
                <w14:ligatures w14:val="none"/>
              </w:rPr>
              <w:t>Investimenti</w:t>
            </w:r>
            <w:proofErr w:type="spellEnd"/>
          </w:p>
        </w:tc>
      </w:tr>
      <w:tr w:rsidR="00324FDF" w:rsidRPr="0037767B" w14:paraId="283CE11F" w14:textId="77777777" w:rsidTr="004D3480">
        <w:trPr>
          <w:trHeight w:val="292"/>
        </w:trPr>
        <w:tc>
          <w:tcPr>
            <w:tcW w:w="1340"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1B43CC34"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Medi</w:t>
            </w:r>
            <w:r>
              <w:rPr>
                <w:rFonts w:ascii="Calibri" w:eastAsia="Times New Roman" w:hAnsi="Calibri" w:cs="Calibri"/>
                <w:b/>
                <w:bCs/>
                <w:color w:val="000000"/>
                <w:kern w:val="0"/>
                <w:sz w:val="22"/>
                <w:lang w:val="en-US"/>
                <w14:ligatures w14:val="none"/>
              </w:rPr>
              <w:t>a</w:t>
            </w:r>
          </w:p>
        </w:tc>
        <w:tc>
          <w:tcPr>
            <w:tcW w:w="8861" w:type="dxa"/>
            <w:tcBorders>
              <w:top w:val="single" w:sz="4" w:space="0" w:color="auto"/>
              <w:left w:val="nil"/>
              <w:bottom w:val="single" w:sz="4" w:space="0" w:color="auto"/>
              <w:right w:val="single" w:sz="4" w:space="0" w:color="auto"/>
            </w:tcBorders>
            <w:shd w:val="clear" w:color="000000" w:fill="E8E8E8"/>
            <w:noWrap/>
            <w:vAlign w:val="center"/>
            <w:hideMark/>
          </w:tcPr>
          <w:p w14:paraId="12FDA8AE" w14:textId="77777777" w:rsidR="00324FDF" w:rsidRPr="00723C1C" w:rsidRDefault="00324FDF">
            <w:pPr>
              <w:rPr>
                <w:rFonts w:ascii="Calibri" w:eastAsia="Times New Roman" w:hAnsi="Calibri" w:cs="Calibri"/>
                <w:color w:val="000000"/>
                <w:kern w:val="0"/>
                <w:sz w:val="22"/>
                <w:lang w:val="en-US"/>
                <w14:ligatures w14:val="none"/>
              </w:rPr>
            </w:pPr>
            <w:r w:rsidRPr="00723C1C">
              <w:rPr>
                <w:rFonts w:ascii="Calibri" w:eastAsia="Times New Roman" w:hAnsi="Calibri" w:cs="Calibri"/>
                <w:color w:val="000000"/>
                <w:kern w:val="0"/>
                <w:sz w:val="22"/>
                <w:lang w:val="en-US"/>
                <w14:ligatures w14:val="none"/>
              </w:rPr>
              <w:t>Assicurazioni</w:t>
            </w:r>
          </w:p>
        </w:tc>
      </w:tr>
    </w:tbl>
    <w:p w14:paraId="429527CC" w14:textId="77777777" w:rsidR="00324FDF" w:rsidRDefault="00324FDF" w:rsidP="004D3480">
      <w:pPr>
        <w:rPr>
          <w:lang w:val="it-IT"/>
        </w:rPr>
      </w:pPr>
    </w:p>
    <w:p w14:paraId="6F248629" w14:textId="0050EEEB" w:rsidR="00324FDF" w:rsidRDefault="00324FDF" w:rsidP="004D3480">
      <w:pPr>
        <w:rPr>
          <w:lang w:val="it-IT"/>
        </w:rPr>
      </w:pPr>
      <w:r>
        <w:rPr>
          <w:lang w:val="it-IT"/>
        </w:rPr>
        <w:t xml:space="preserve">Di seguito si riporta la classificazione di </w:t>
      </w:r>
      <w:r w:rsidR="00AE2DB7">
        <w:rPr>
          <w:lang w:val="it-IT"/>
        </w:rPr>
        <w:t>temperatura</w:t>
      </w:r>
      <w:r>
        <w:rPr>
          <w:lang w:val="it-IT"/>
        </w:rPr>
        <w:t xml:space="preserve"> prevista</w:t>
      </w:r>
      <w:r w:rsidR="00AE2DB7">
        <w:rPr>
          <w:lang w:val="it-IT"/>
        </w:rPr>
        <w:t xml:space="preserve"> sulla singola lead</w:t>
      </w:r>
      <w:r>
        <w:rPr>
          <w:lang w:val="it-IT"/>
        </w:rPr>
        <w:t>:</w:t>
      </w:r>
    </w:p>
    <w:p w14:paraId="45C7C655" w14:textId="77777777" w:rsidR="00DF2AFD" w:rsidRDefault="00DF2AFD" w:rsidP="004D3480">
      <w:pPr>
        <w:rPr>
          <w:lang w:val="it-IT"/>
        </w:rPr>
      </w:pPr>
    </w:p>
    <w:tbl>
      <w:tblPr>
        <w:tblW w:w="10201" w:type="dxa"/>
        <w:tblLook w:val="04A0" w:firstRow="1" w:lastRow="0" w:firstColumn="1" w:lastColumn="0" w:noHBand="0" w:noVBand="1"/>
      </w:tblPr>
      <w:tblGrid>
        <w:gridCol w:w="1412"/>
        <w:gridCol w:w="8789"/>
      </w:tblGrid>
      <w:tr w:rsidR="00324FDF" w:rsidRPr="0037767B" w14:paraId="035A98AC" w14:textId="77777777" w:rsidTr="004D3480">
        <w:trPr>
          <w:trHeight w:val="292"/>
        </w:trPr>
        <w:tc>
          <w:tcPr>
            <w:tcW w:w="1412"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673BD6EB" w14:textId="368A1A15" w:rsidR="00324FDF" w:rsidRPr="0037767B" w:rsidRDefault="00BC5253">
            <w:pPr>
              <w:jc w:val="center"/>
              <w:rPr>
                <w:rFonts w:ascii="Calibri" w:eastAsia="Times New Roman" w:hAnsi="Calibri" w:cs="Calibri"/>
                <w:b/>
                <w:bCs/>
                <w:color w:val="000000"/>
                <w:kern w:val="0"/>
                <w:sz w:val="22"/>
                <w:lang w:val="it-IT"/>
                <w14:ligatures w14:val="none"/>
              </w:rPr>
            </w:pPr>
            <w:r>
              <w:rPr>
                <w:rFonts w:ascii="Calibri" w:eastAsia="Times New Roman" w:hAnsi="Calibri" w:cs="Calibri"/>
                <w:b/>
                <w:bCs/>
                <w:color w:val="000000"/>
                <w:kern w:val="0"/>
                <w:sz w:val="22"/>
                <w:lang w:val="it-IT"/>
                <w14:ligatures w14:val="none"/>
              </w:rPr>
              <w:t>Temperatura della singola lead</w:t>
            </w:r>
          </w:p>
        </w:tc>
        <w:tc>
          <w:tcPr>
            <w:tcW w:w="8789" w:type="dxa"/>
            <w:tcBorders>
              <w:top w:val="single" w:sz="4" w:space="0" w:color="auto"/>
              <w:left w:val="nil"/>
              <w:bottom w:val="single" w:sz="4" w:space="0" w:color="auto"/>
              <w:right w:val="single" w:sz="4" w:space="0" w:color="auto"/>
            </w:tcBorders>
            <w:shd w:val="clear" w:color="000000" w:fill="E8E8E8"/>
            <w:noWrap/>
            <w:vAlign w:val="center"/>
            <w:hideMark/>
          </w:tcPr>
          <w:p w14:paraId="7DB0D14E" w14:textId="77777777" w:rsidR="00324FDF" w:rsidRPr="0037767B" w:rsidRDefault="00324FDF">
            <w:pPr>
              <w:rPr>
                <w:rFonts w:ascii="Calibri" w:eastAsia="Times New Roman" w:hAnsi="Calibri" w:cs="Calibri"/>
                <w:b/>
                <w:bCs/>
                <w:color w:val="000000"/>
                <w:kern w:val="0"/>
                <w:sz w:val="22"/>
                <w:lang w:val="en-US"/>
                <w14:ligatures w14:val="none"/>
              </w:rPr>
            </w:pPr>
            <w:proofErr w:type="spellStart"/>
            <w:r>
              <w:rPr>
                <w:rFonts w:ascii="Calibri" w:eastAsia="Times New Roman" w:hAnsi="Calibri" w:cs="Calibri"/>
                <w:b/>
                <w:bCs/>
                <w:color w:val="000000"/>
                <w:kern w:val="0"/>
                <w:sz w:val="22"/>
                <w:lang w:val="en-US"/>
                <w14:ligatures w14:val="none"/>
              </w:rPr>
              <w:t>Parametri</w:t>
            </w:r>
            <w:proofErr w:type="spellEnd"/>
            <w:r>
              <w:rPr>
                <w:rFonts w:ascii="Calibri" w:eastAsia="Times New Roman" w:hAnsi="Calibri" w:cs="Calibri"/>
                <w:b/>
                <w:bCs/>
                <w:color w:val="000000"/>
                <w:kern w:val="0"/>
                <w:sz w:val="22"/>
                <w:lang w:val="en-US"/>
                <w14:ligatures w14:val="none"/>
              </w:rPr>
              <w:t xml:space="preserve"> di </w:t>
            </w:r>
            <w:proofErr w:type="spellStart"/>
            <w:r>
              <w:rPr>
                <w:rFonts w:ascii="Calibri" w:eastAsia="Times New Roman" w:hAnsi="Calibri" w:cs="Calibri"/>
                <w:b/>
                <w:bCs/>
                <w:color w:val="000000"/>
                <w:kern w:val="0"/>
                <w:sz w:val="22"/>
                <w:lang w:val="en-US"/>
                <w14:ligatures w14:val="none"/>
              </w:rPr>
              <w:t>riferimento</w:t>
            </w:r>
            <w:proofErr w:type="spellEnd"/>
          </w:p>
        </w:tc>
      </w:tr>
      <w:tr w:rsidR="00324FDF" w:rsidRPr="003E7153" w14:paraId="40E6467F" w14:textId="77777777" w:rsidTr="004D3480">
        <w:trPr>
          <w:trHeight w:val="292"/>
        </w:trPr>
        <w:tc>
          <w:tcPr>
            <w:tcW w:w="1412" w:type="dxa"/>
            <w:tcBorders>
              <w:top w:val="nil"/>
              <w:left w:val="single" w:sz="4" w:space="0" w:color="auto"/>
              <w:bottom w:val="nil"/>
              <w:right w:val="single" w:sz="4" w:space="0" w:color="auto"/>
            </w:tcBorders>
            <w:shd w:val="clear" w:color="000000" w:fill="E8E8E8"/>
            <w:vAlign w:val="center"/>
            <w:hideMark/>
          </w:tcPr>
          <w:p w14:paraId="459FB15C" w14:textId="6FBC669F" w:rsidR="00324FDF" w:rsidRPr="0037767B" w:rsidRDefault="008B3B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“Cald</w:t>
            </w:r>
            <w:r w:rsidR="008B288B">
              <w:rPr>
                <w:rFonts w:ascii="Calibri" w:eastAsia="Times New Roman" w:hAnsi="Calibri" w:cs="Calibri"/>
                <w:b/>
                <w:bCs/>
                <w:color w:val="000000"/>
                <w:kern w:val="0"/>
                <w:sz w:val="22"/>
                <w:lang w:val="en-US"/>
                <w14:ligatures w14:val="none"/>
              </w:rPr>
              <w:t>o</w:t>
            </w:r>
            <w:r>
              <w:rPr>
                <w:rFonts w:ascii="Calibri" w:eastAsia="Times New Roman" w:hAnsi="Calibri" w:cs="Calibri"/>
                <w:b/>
                <w:bCs/>
                <w:color w:val="000000"/>
                <w:kern w:val="0"/>
                <w:sz w:val="22"/>
                <w:lang w:val="en-US"/>
                <w14:ligatures w14:val="none"/>
              </w:rPr>
              <w:t>”</w:t>
            </w:r>
          </w:p>
        </w:tc>
        <w:tc>
          <w:tcPr>
            <w:tcW w:w="8789" w:type="dxa"/>
            <w:tcBorders>
              <w:top w:val="nil"/>
              <w:left w:val="nil"/>
              <w:bottom w:val="nil"/>
              <w:right w:val="single" w:sz="4" w:space="0" w:color="auto"/>
            </w:tcBorders>
            <w:shd w:val="clear" w:color="000000" w:fill="E8E8E8"/>
            <w:vAlign w:val="center"/>
            <w:hideMark/>
          </w:tcPr>
          <w:p w14:paraId="1A63FD14" w14:textId="3E8A0934" w:rsidR="00324FDF" w:rsidRPr="00723C1C" w:rsidRDefault="00324FDF"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w:t>
            </w:r>
            <w:r w:rsidR="00763A88" w:rsidRPr="00723C1C">
              <w:rPr>
                <w:rFonts w:ascii="Calibri" w:eastAsia="Times New Roman" w:hAnsi="Calibri" w:cs="Calibri"/>
                <w:color w:val="000000"/>
                <w:kern w:val="0"/>
                <w:sz w:val="22"/>
                <w:lang w:val="it-IT"/>
                <w14:ligatures w14:val="none"/>
              </w:rPr>
              <w:t>Esplicita</w:t>
            </w:r>
            <w:r w:rsidR="00664853" w:rsidRPr="00723C1C">
              <w:rPr>
                <w:rFonts w:ascii="Calibri" w:eastAsia="Times New Roman" w:hAnsi="Calibri" w:cs="Calibri"/>
                <w:color w:val="000000"/>
                <w:kern w:val="0"/>
                <w:sz w:val="22"/>
                <w:lang w:val="it-IT"/>
                <w14:ligatures w14:val="none"/>
              </w:rPr>
              <w:t xml:space="preserve"> </w:t>
            </w:r>
            <w:r w:rsidR="00DF2AFD" w:rsidRPr="00723C1C">
              <w:rPr>
                <w:rFonts w:ascii="Calibri" w:eastAsia="Times New Roman" w:hAnsi="Calibri" w:cs="Calibri"/>
                <w:color w:val="000000"/>
                <w:kern w:val="0"/>
                <w:sz w:val="22"/>
                <w:lang w:val="it-IT"/>
                <w14:ligatures w14:val="none"/>
              </w:rPr>
              <w:t xml:space="preserve">con </w:t>
            </w:r>
            <w:r w:rsidRPr="00723C1C">
              <w:rPr>
                <w:rFonts w:ascii="Calibri" w:eastAsia="Times New Roman" w:hAnsi="Calibri" w:cs="Calibri"/>
                <w:color w:val="000000"/>
                <w:kern w:val="0"/>
                <w:sz w:val="22"/>
                <w:lang w:val="it-IT"/>
                <w14:ligatures w14:val="none"/>
              </w:rPr>
              <w:t>interess</w:t>
            </w:r>
            <w:r w:rsidR="00BC5253" w:rsidRPr="00723C1C">
              <w:rPr>
                <w:rFonts w:ascii="Calibri" w:eastAsia="Times New Roman" w:hAnsi="Calibri" w:cs="Calibri"/>
                <w:color w:val="000000"/>
                <w:kern w:val="0"/>
                <w:sz w:val="22"/>
                <w:lang w:val="it-IT"/>
                <w14:ligatures w14:val="none"/>
              </w:rPr>
              <w:t xml:space="preserve">e </w:t>
            </w:r>
            <w:r w:rsidR="00D7456B" w:rsidRPr="00723C1C">
              <w:rPr>
                <w:rFonts w:ascii="Calibri" w:eastAsia="Times New Roman" w:hAnsi="Calibri" w:cs="Calibri"/>
                <w:color w:val="000000"/>
                <w:kern w:val="0"/>
                <w:sz w:val="22"/>
                <w:lang w:val="it-IT"/>
                <w14:ligatures w14:val="none"/>
              </w:rPr>
              <w:t>di</w:t>
            </w:r>
            <w:r w:rsidRPr="00723C1C">
              <w:rPr>
                <w:rFonts w:ascii="Calibri" w:eastAsia="Times New Roman" w:hAnsi="Calibri" w:cs="Calibri"/>
                <w:color w:val="000000"/>
                <w:kern w:val="0"/>
                <w:sz w:val="22"/>
                <w:lang w:val="it-IT"/>
                <w14:ligatures w14:val="none"/>
              </w:rPr>
              <w:t xml:space="preserve"> classe </w:t>
            </w:r>
            <w:proofErr w:type="spellStart"/>
            <w:r w:rsidRPr="00723C1C">
              <w:rPr>
                <w:rFonts w:ascii="Calibri" w:eastAsia="Times New Roman" w:hAnsi="Calibri" w:cs="Calibri"/>
                <w:color w:val="000000"/>
                <w:kern w:val="0"/>
                <w:sz w:val="22"/>
                <w:lang w:val="it-IT"/>
                <w14:ligatures w14:val="none"/>
              </w:rPr>
              <w:t>minter</w:t>
            </w:r>
            <w:proofErr w:type="spellEnd"/>
            <w:r w:rsidRPr="00723C1C">
              <w:rPr>
                <w:rFonts w:ascii="Calibri" w:eastAsia="Times New Roman" w:hAnsi="Calibri" w:cs="Calibri"/>
                <w:color w:val="000000"/>
                <w:kern w:val="0"/>
                <w:sz w:val="22"/>
                <w:lang w:val="it-IT"/>
                <w14:ligatures w14:val="none"/>
              </w:rPr>
              <w:t xml:space="preserve"> Alta o superiore</w:t>
            </w:r>
            <w:r w:rsidR="004F162E" w:rsidRPr="00723C1C">
              <w:rPr>
                <w:rFonts w:ascii="Calibri" w:eastAsia="Times New Roman" w:hAnsi="Calibri" w:cs="Calibri"/>
                <w:color w:val="000000"/>
                <w:kern w:val="0"/>
                <w:sz w:val="22"/>
                <w:lang w:val="it-IT"/>
                <w14:ligatures w14:val="none"/>
              </w:rPr>
              <w:t>: sempre</w:t>
            </w:r>
          </w:p>
          <w:p w14:paraId="684A76E1" w14:textId="5E8AEB17" w:rsidR="00324FDF" w:rsidRPr="00723C1C" w:rsidRDefault="00324FDF"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w:t>
            </w:r>
            <w:r w:rsidR="00763A88" w:rsidRPr="00723C1C">
              <w:rPr>
                <w:rFonts w:ascii="Calibri" w:eastAsia="Times New Roman" w:hAnsi="Calibri" w:cs="Calibri"/>
                <w:color w:val="000000"/>
                <w:kern w:val="0"/>
                <w:sz w:val="22"/>
                <w:lang w:val="it-IT"/>
                <w14:ligatures w14:val="none"/>
              </w:rPr>
              <w:t>Esplicita</w:t>
            </w:r>
            <w:r w:rsidR="00664853" w:rsidRPr="00723C1C">
              <w:rPr>
                <w:rFonts w:ascii="Calibri" w:eastAsia="Times New Roman" w:hAnsi="Calibri" w:cs="Calibri"/>
                <w:color w:val="000000"/>
                <w:kern w:val="0"/>
                <w:sz w:val="22"/>
                <w:lang w:val="it-IT"/>
                <w14:ligatures w14:val="none"/>
              </w:rPr>
              <w:t xml:space="preserve"> </w:t>
            </w:r>
            <w:r w:rsidRPr="00723C1C">
              <w:rPr>
                <w:rFonts w:ascii="Calibri" w:eastAsia="Times New Roman" w:hAnsi="Calibri" w:cs="Calibri"/>
                <w:color w:val="000000"/>
                <w:kern w:val="0"/>
                <w:sz w:val="22"/>
                <w:lang w:val="it-IT"/>
                <w14:ligatures w14:val="none"/>
              </w:rPr>
              <w:t xml:space="preserve">con </w:t>
            </w:r>
            <w:r w:rsidR="00EE6577" w:rsidRPr="00723C1C">
              <w:rPr>
                <w:rFonts w:ascii="Calibri" w:eastAsia="Times New Roman" w:hAnsi="Calibri" w:cs="Calibri"/>
                <w:color w:val="000000"/>
                <w:kern w:val="0"/>
                <w:sz w:val="22"/>
                <w:lang w:val="it-IT"/>
                <w14:ligatures w14:val="none"/>
              </w:rPr>
              <w:t>interesse</w:t>
            </w:r>
            <w:r w:rsidRPr="00723C1C">
              <w:rPr>
                <w:rFonts w:ascii="Calibri" w:eastAsia="Times New Roman" w:hAnsi="Calibri" w:cs="Calibri"/>
                <w:color w:val="000000"/>
                <w:kern w:val="0"/>
                <w:sz w:val="22"/>
                <w:lang w:val="it-IT"/>
                <w14:ligatures w14:val="none"/>
              </w:rPr>
              <w:t xml:space="preserve"> di classe </w:t>
            </w:r>
            <w:proofErr w:type="spellStart"/>
            <w:r w:rsidRPr="00723C1C">
              <w:rPr>
                <w:rFonts w:ascii="Calibri" w:eastAsia="Times New Roman" w:hAnsi="Calibri" w:cs="Calibri"/>
                <w:color w:val="000000"/>
                <w:kern w:val="0"/>
                <w:sz w:val="22"/>
                <w:lang w:val="it-IT"/>
                <w14:ligatures w14:val="none"/>
              </w:rPr>
              <w:t>minter</w:t>
            </w:r>
            <w:proofErr w:type="spellEnd"/>
            <w:r w:rsidRPr="00723C1C">
              <w:rPr>
                <w:rFonts w:ascii="Calibri" w:eastAsia="Times New Roman" w:hAnsi="Calibri" w:cs="Calibri"/>
                <w:color w:val="000000"/>
                <w:kern w:val="0"/>
                <w:sz w:val="22"/>
                <w:lang w:val="it-IT"/>
                <w14:ligatures w14:val="none"/>
              </w:rPr>
              <w:t xml:space="preserve"> Media</w:t>
            </w:r>
            <w:r w:rsidR="004F162E" w:rsidRPr="00723C1C">
              <w:rPr>
                <w:rFonts w:ascii="Calibri" w:eastAsia="Times New Roman" w:hAnsi="Calibri" w:cs="Calibri"/>
                <w:color w:val="000000"/>
                <w:kern w:val="0"/>
                <w:sz w:val="22"/>
                <w:lang w:val="it-IT"/>
                <w14:ligatures w14:val="none"/>
              </w:rPr>
              <w:t>: sempre</w:t>
            </w:r>
          </w:p>
          <w:p w14:paraId="21550D95" w14:textId="77777777" w:rsidR="00AF1B07" w:rsidRPr="00723C1C" w:rsidRDefault="00AF1B07"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Implicita con interesse classe </w:t>
            </w:r>
            <w:proofErr w:type="spellStart"/>
            <w:r w:rsidRPr="00723C1C">
              <w:rPr>
                <w:rFonts w:ascii="Calibri" w:eastAsia="Times New Roman" w:hAnsi="Calibri" w:cs="Calibri"/>
                <w:color w:val="000000"/>
                <w:kern w:val="0"/>
                <w:sz w:val="22"/>
                <w:lang w:val="it-IT"/>
                <w14:ligatures w14:val="none"/>
              </w:rPr>
              <w:t>minter</w:t>
            </w:r>
            <w:proofErr w:type="spellEnd"/>
            <w:r w:rsidRPr="00723C1C">
              <w:rPr>
                <w:rFonts w:ascii="Calibri" w:eastAsia="Times New Roman" w:hAnsi="Calibri" w:cs="Calibri"/>
                <w:color w:val="000000"/>
                <w:kern w:val="0"/>
                <w:sz w:val="22"/>
                <w:lang w:val="it-IT"/>
                <w14:ligatures w14:val="none"/>
              </w:rPr>
              <w:t xml:space="preserve"> Alta o superiore</w:t>
            </w:r>
            <w:r w:rsidR="00E25CE8" w:rsidRPr="00723C1C">
              <w:rPr>
                <w:rFonts w:ascii="Calibri" w:eastAsia="Times New Roman" w:hAnsi="Calibri" w:cs="Calibri"/>
                <w:color w:val="000000"/>
                <w:kern w:val="0"/>
                <w:sz w:val="22"/>
                <w:lang w:val="it-IT"/>
                <w14:ligatures w14:val="none"/>
              </w:rPr>
              <w:t>: sempre</w:t>
            </w:r>
          </w:p>
          <w:p w14:paraId="56F6C6BF" w14:textId="6DE18235" w:rsidR="00E25CE8" w:rsidRPr="00723C1C" w:rsidRDefault="00E25CE8"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Esplicita interesse di classe </w:t>
            </w:r>
            <w:proofErr w:type="spellStart"/>
            <w:r w:rsidRPr="00723C1C">
              <w:rPr>
                <w:rFonts w:ascii="Calibri" w:eastAsia="Times New Roman" w:hAnsi="Calibri" w:cs="Calibri"/>
                <w:color w:val="000000"/>
                <w:kern w:val="0"/>
                <w:sz w:val="22"/>
                <w:lang w:val="it-IT"/>
                <w14:ligatures w14:val="none"/>
              </w:rPr>
              <w:t>minter</w:t>
            </w:r>
            <w:proofErr w:type="spellEnd"/>
            <w:r w:rsidRPr="00723C1C">
              <w:rPr>
                <w:rFonts w:ascii="Calibri" w:eastAsia="Times New Roman" w:hAnsi="Calibri" w:cs="Calibri"/>
                <w:color w:val="000000"/>
                <w:kern w:val="0"/>
                <w:sz w:val="22"/>
                <w:lang w:val="it-IT"/>
                <w14:ligatures w14:val="none"/>
              </w:rPr>
              <w:t xml:space="preserve"> Bassa: dal momento di concorrenza (default MVP0: 12h dalla data di rilevazione a sistema della lead)</w:t>
            </w:r>
          </w:p>
          <w:p w14:paraId="4D07D795" w14:textId="39F9C43D" w:rsidR="00E25CE8" w:rsidRPr="00AF1B07" w:rsidRDefault="00E25CE8" w:rsidP="00B5236E">
            <w:pPr>
              <w:pStyle w:val="ListParagraph"/>
              <w:numPr>
                <w:ilvl w:val="0"/>
                <w:numId w:val="10"/>
              </w:numPr>
              <w:rPr>
                <w:rFonts w:ascii="Calibri" w:eastAsia="Times New Roman" w:hAnsi="Calibri" w:cs="Calibri"/>
                <w:b/>
                <w:bCs/>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Implicita con interesse di classe </w:t>
            </w:r>
            <w:proofErr w:type="spellStart"/>
            <w:r w:rsidRPr="00723C1C">
              <w:rPr>
                <w:rFonts w:ascii="Calibri" w:eastAsia="Times New Roman" w:hAnsi="Calibri" w:cs="Calibri"/>
                <w:color w:val="000000"/>
                <w:kern w:val="0"/>
                <w:sz w:val="22"/>
                <w:lang w:val="it-IT"/>
                <w14:ligatures w14:val="none"/>
              </w:rPr>
              <w:t>minter</w:t>
            </w:r>
            <w:proofErr w:type="spellEnd"/>
            <w:r w:rsidRPr="00723C1C">
              <w:rPr>
                <w:rFonts w:ascii="Calibri" w:eastAsia="Times New Roman" w:hAnsi="Calibri" w:cs="Calibri"/>
                <w:color w:val="000000"/>
                <w:kern w:val="0"/>
                <w:sz w:val="22"/>
                <w:lang w:val="it-IT"/>
                <w14:ligatures w14:val="none"/>
              </w:rPr>
              <w:t xml:space="preserve"> Media: dal momento di concorrenza (default MVP0: 12h dalla data di rilevazione a sistema della lead)</w:t>
            </w:r>
          </w:p>
        </w:tc>
      </w:tr>
      <w:tr w:rsidR="00324FDF" w:rsidRPr="003E7153" w14:paraId="48C4E35E" w14:textId="77777777" w:rsidTr="004D3480">
        <w:trPr>
          <w:trHeight w:val="292"/>
        </w:trPr>
        <w:tc>
          <w:tcPr>
            <w:tcW w:w="1412" w:type="dxa"/>
            <w:tcBorders>
              <w:top w:val="single" w:sz="4" w:space="0" w:color="auto"/>
              <w:left w:val="single" w:sz="4" w:space="0" w:color="auto"/>
              <w:bottom w:val="nil"/>
              <w:right w:val="single" w:sz="4" w:space="0" w:color="auto"/>
            </w:tcBorders>
            <w:shd w:val="clear" w:color="000000" w:fill="E8E8E8"/>
            <w:vAlign w:val="center"/>
            <w:hideMark/>
          </w:tcPr>
          <w:p w14:paraId="5D2B4808" w14:textId="5A105EA2" w:rsidR="00324FDF" w:rsidRPr="0037767B" w:rsidRDefault="008B3B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w:t>
            </w:r>
            <w:proofErr w:type="spellStart"/>
            <w:r>
              <w:rPr>
                <w:rFonts w:ascii="Calibri" w:eastAsia="Times New Roman" w:hAnsi="Calibri" w:cs="Calibri"/>
                <w:b/>
                <w:bCs/>
                <w:color w:val="000000"/>
                <w:kern w:val="0"/>
                <w:sz w:val="22"/>
                <w:lang w:val="en-US"/>
                <w14:ligatures w14:val="none"/>
              </w:rPr>
              <w:t>Tiepid</w:t>
            </w:r>
            <w:r w:rsidR="008B288B">
              <w:rPr>
                <w:rFonts w:ascii="Calibri" w:eastAsia="Times New Roman" w:hAnsi="Calibri" w:cs="Calibri"/>
                <w:b/>
                <w:bCs/>
                <w:color w:val="000000"/>
                <w:kern w:val="0"/>
                <w:sz w:val="22"/>
                <w:lang w:val="en-US"/>
                <w14:ligatures w14:val="none"/>
              </w:rPr>
              <w:t>o</w:t>
            </w:r>
            <w:proofErr w:type="spellEnd"/>
            <w:r>
              <w:rPr>
                <w:rFonts w:ascii="Calibri" w:eastAsia="Times New Roman" w:hAnsi="Calibri" w:cs="Calibri"/>
                <w:b/>
                <w:bCs/>
                <w:color w:val="000000"/>
                <w:kern w:val="0"/>
                <w:sz w:val="22"/>
                <w:lang w:val="en-US"/>
                <w14:ligatures w14:val="none"/>
              </w:rPr>
              <w:t>”</w:t>
            </w:r>
          </w:p>
        </w:tc>
        <w:tc>
          <w:tcPr>
            <w:tcW w:w="8789" w:type="dxa"/>
            <w:tcBorders>
              <w:top w:val="single" w:sz="4" w:space="0" w:color="auto"/>
              <w:left w:val="nil"/>
              <w:bottom w:val="nil"/>
              <w:right w:val="single" w:sz="4" w:space="0" w:color="auto"/>
            </w:tcBorders>
            <w:shd w:val="clear" w:color="000000" w:fill="E8E8E8"/>
            <w:vAlign w:val="center"/>
            <w:hideMark/>
          </w:tcPr>
          <w:p w14:paraId="187A1D65" w14:textId="46B7782C" w:rsidR="00C31A83" w:rsidRPr="00723C1C" w:rsidRDefault="00C31A83"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Esplicita interesse di classe </w:t>
            </w:r>
            <w:proofErr w:type="spellStart"/>
            <w:r w:rsidRPr="00723C1C">
              <w:rPr>
                <w:rFonts w:ascii="Calibri" w:eastAsia="Times New Roman" w:hAnsi="Calibri" w:cs="Calibri"/>
                <w:color w:val="000000"/>
                <w:kern w:val="0"/>
                <w:sz w:val="22"/>
                <w:lang w:val="it-IT"/>
                <w14:ligatures w14:val="none"/>
              </w:rPr>
              <w:t>minter</w:t>
            </w:r>
            <w:proofErr w:type="spellEnd"/>
            <w:r w:rsidRPr="00723C1C">
              <w:rPr>
                <w:rFonts w:ascii="Calibri" w:eastAsia="Times New Roman" w:hAnsi="Calibri" w:cs="Calibri"/>
                <w:color w:val="000000"/>
                <w:kern w:val="0"/>
                <w:sz w:val="22"/>
                <w:lang w:val="it-IT"/>
                <w14:ligatures w14:val="none"/>
              </w:rPr>
              <w:t xml:space="preserve"> Bassa</w:t>
            </w:r>
            <w:r w:rsidR="00E25CE8" w:rsidRPr="00723C1C">
              <w:rPr>
                <w:rFonts w:ascii="Calibri" w:eastAsia="Times New Roman" w:hAnsi="Calibri" w:cs="Calibri"/>
                <w:color w:val="000000"/>
                <w:kern w:val="0"/>
                <w:sz w:val="22"/>
                <w:lang w:val="it-IT"/>
                <w14:ligatures w14:val="none"/>
              </w:rPr>
              <w:t>: prima del momento di concorrenza (default MVP0: 12h dalla data di rilevazione a sistema della lead)</w:t>
            </w:r>
          </w:p>
          <w:p w14:paraId="2E6FA967" w14:textId="77777777" w:rsidR="00324FDF" w:rsidRPr="00723C1C" w:rsidRDefault="0026585E"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Implicita con interesse di classe </w:t>
            </w:r>
            <w:proofErr w:type="spellStart"/>
            <w:r w:rsidRPr="00723C1C">
              <w:rPr>
                <w:rFonts w:ascii="Calibri" w:eastAsia="Times New Roman" w:hAnsi="Calibri" w:cs="Calibri"/>
                <w:color w:val="000000"/>
                <w:kern w:val="0"/>
                <w:sz w:val="22"/>
                <w:lang w:val="it-IT"/>
                <w14:ligatures w14:val="none"/>
              </w:rPr>
              <w:t>minter</w:t>
            </w:r>
            <w:proofErr w:type="spellEnd"/>
            <w:r w:rsidRPr="00723C1C">
              <w:rPr>
                <w:rFonts w:ascii="Calibri" w:eastAsia="Times New Roman" w:hAnsi="Calibri" w:cs="Calibri"/>
                <w:color w:val="000000"/>
                <w:kern w:val="0"/>
                <w:sz w:val="22"/>
                <w:lang w:val="it-IT"/>
                <w14:ligatures w14:val="none"/>
              </w:rPr>
              <w:t xml:space="preserve"> Media</w:t>
            </w:r>
            <w:r w:rsidR="00E25CE8" w:rsidRPr="00723C1C">
              <w:rPr>
                <w:rFonts w:ascii="Calibri" w:eastAsia="Times New Roman" w:hAnsi="Calibri" w:cs="Calibri"/>
                <w:color w:val="000000"/>
                <w:kern w:val="0"/>
                <w:sz w:val="22"/>
                <w:lang w:val="it-IT"/>
                <w14:ligatures w14:val="none"/>
              </w:rPr>
              <w:t>: prima del momento di concorrenza (default MVP0: 12h dalla data di rilevazione a sistema della lead)</w:t>
            </w:r>
          </w:p>
          <w:p w14:paraId="4B8502AF" w14:textId="6BABF409" w:rsidR="00E25CE8" w:rsidRPr="00940E67" w:rsidRDefault="00E25CE8" w:rsidP="00B5236E">
            <w:pPr>
              <w:pStyle w:val="ListParagraph"/>
              <w:numPr>
                <w:ilvl w:val="0"/>
                <w:numId w:val="10"/>
              </w:numPr>
              <w:rPr>
                <w:rFonts w:ascii="Calibri" w:eastAsia="Times New Roman" w:hAnsi="Calibri" w:cs="Calibri"/>
                <w:b/>
                <w:bCs/>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Implicita con interesse di classe </w:t>
            </w:r>
            <w:proofErr w:type="spellStart"/>
            <w:r w:rsidRPr="00723C1C">
              <w:rPr>
                <w:rFonts w:ascii="Calibri" w:eastAsia="Times New Roman" w:hAnsi="Calibri" w:cs="Calibri"/>
                <w:color w:val="000000"/>
                <w:kern w:val="0"/>
                <w:sz w:val="22"/>
                <w:lang w:val="it-IT"/>
                <w14:ligatures w14:val="none"/>
              </w:rPr>
              <w:t>minter</w:t>
            </w:r>
            <w:proofErr w:type="spellEnd"/>
            <w:r w:rsidRPr="00723C1C">
              <w:rPr>
                <w:rFonts w:ascii="Calibri" w:eastAsia="Times New Roman" w:hAnsi="Calibri" w:cs="Calibri"/>
                <w:color w:val="000000"/>
                <w:kern w:val="0"/>
                <w:sz w:val="22"/>
                <w:lang w:val="it-IT"/>
                <w14:ligatures w14:val="none"/>
              </w:rPr>
              <w:t xml:space="preserve"> Bassa</w:t>
            </w:r>
            <w:r w:rsidR="00940E67" w:rsidRPr="00723C1C">
              <w:rPr>
                <w:rFonts w:ascii="Calibri" w:eastAsia="Times New Roman" w:hAnsi="Calibri" w:cs="Calibri"/>
                <w:color w:val="000000"/>
                <w:kern w:val="0"/>
                <w:sz w:val="22"/>
                <w:lang w:val="it-IT"/>
                <w14:ligatures w14:val="none"/>
              </w:rPr>
              <w:t>: dal momento di concorrenza (default MVP0: 12h dalla data di rilevazione a sistema della lead)</w:t>
            </w:r>
          </w:p>
        </w:tc>
      </w:tr>
      <w:tr w:rsidR="00324FDF" w:rsidRPr="003E7153" w14:paraId="1FFC275B" w14:textId="77777777" w:rsidTr="004D3480">
        <w:trPr>
          <w:trHeight w:val="292"/>
        </w:trPr>
        <w:tc>
          <w:tcPr>
            <w:tcW w:w="1412" w:type="dxa"/>
            <w:tcBorders>
              <w:top w:val="single" w:sz="4" w:space="0" w:color="auto"/>
              <w:left w:val="single" w:sz="4" w:space="0" w:color="auto"/>
              <w:bottom w:val="nil"/>
              <w:right w:val="single" w:sz="4" w:space="0" w:color="auto"/>
            </w:tcBorders>
            <w:shd w:val="clear" w:color="000000" w:fill="E8E8E8"/>
            <w:vAlign w:val="center"/>
            <w:hideMark/>
          </w:tcPr>
          <w:p w14:paraId="4453674A" w14:textId="6FEE51E5" w:rsidR="00324FDF" w:rsidRPr="0037767B" w:rsidRDefault="008B288B">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“Freddo”</w:t>
            </w:r>
          </w:p>
        </w:tc>
        <w:tc>
          <w:tcPr>
            <w:tcW w:w="8789" w:type="dxa"/>
            <w:tcBorders>
              <w:top w:val="single" w:sz="4" w:space="0" w:color="auto"/>
              <w:left w:val="nil"/>
              <w:bottom w:val="nil"/>
              <w:right w:val="single" w:sz="4" w:space="0" w:color="auto"/>
            </w:tcBorders>
            <w:shd w:val="clear" w:color="000000" w:fill="E8E8E8"/>
            <w:vAlign w:val="center"/>
            <w:hideMark/>
          </w:tcPr>
          <w:p w14:paraId="3D990724" w14:textId="003661B1" w:rsidR="00981B39" w:rsidRPr="00723C1C" w:rsidRDefault="00981B39"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Lead Implicita </w:t>
            </w:r>
            <w:r w:rsidR="00B718D2" w:rsidRPr="00723C1C">
              <w:rPr>
                <w:rFonts w:ascii="Calibri" w:eastAsia="Times New Roman" w:hAnsi="Calibri" w:cs="Calibri"/>
                <w:color w:val="000000"/>
                <w:kern w:val="0"/>
                <w:sz w:val="22"/>
                <w:lang w:val="it-IT"/>
                <w14:ligatures w14:val="none"/>
              </w:rPr>
              <w:t xml:space="preserve">con </w:t>
            </w:r>
            <w:r w:rsidR="000408A4" w:rsidRPr="00723C1C">
              <w:rPr>
                <w:rFonts w:ascii="Calibri" w:eastAsia="Times New Roman" w:hAnsi="Calibri" w:cs="Calibri"/>
                <w:color w:val="000000"/>
                <w:kern w:val="0"/>
                <w:sz w:val="22"/>
                <w:lang w:val="it-IT"/>
                <w14:ligatures w14:val="none"/>
              </w:rPr>
              <w:t>interesse</w:t>
            </w:r>
            <w:r w:rsidR="00AC26C8" w:rsidRPr="00723C1C">
              <w:rPr>
                <w:rFonts w:ascii="Calibri" w:eastAsia="Times New Roman" w:hAnsi="Calibri" w:cs="Calibri"/>
                <w:color w:val="000000"/>
                <w:kern w:val="0"/>
                <w:sz w:val="22"/>
                <w:lang w:val="it-IT"/>
                <w14:ligatures w14:val="none"/>
              </w:rPr>
              <w:t xml:space="preserve"> di classe </w:t>
            </w:r>
            <w:proofErr w:type="spellStart"/>
            <w:r w:rsidR="00AC26C8" w:rsidRPr="00723C1C">
              <w:rPr>
                <w:rFonts w:ascii="Calibri" w:eastAsia="Times New Roman" w:hAnsi="Calibri" w:cs="Calibri"/>
                <w:color w:val="000000"/>
                <w:kern w:val="0"/>
                <w:sz w:val="22"/>
                <w:lang w:val="it-IT"/>
                <w14:ligatures w14:val="none"/>
              </w:rPr>
              <w:t>minter</w:t>
            </w:r>
            <w:proofErr w:type="spellEnd"/>
            <w:r w:rsidR="00AC26C8" w:rsidRPr="00723C1C">
              <w:rPr>
                <w:rFonts w:ascii="Calibri" w:eastAsia="Times New Roman" w:hAnsi="Calibri" w:cs="Calibri"/>
                <w:color w:val="000000"/>
                <w:kern w:val="0"/>
                <w:sz w:val="22"/>
                <w:lang w:val="it-IT"/>
                <w14:ligatures w14:val="none"/>
              </w:rPr>
              <w:t xml:space="preserve"> Bassa</w:t>
            </w:r>
            <w:r w:rsidR="00940E67" w:rsidRPr="00723C1C">
              <w:rPr>
                <w:rFonts w:ascii="Calibri" w:eastAsia="Times New Roman" w:hAnsi="Calibri" w:cs="Calibri"/>
                <w:color w:val="000000"/>
                <w:kern w:val="0"/>
                <w:sz w:val="22"/>
                <w:lang w:val="it-IT"/>
                <w14:ligatures w14:val="none"/>
              </w:rPr>
              <w:t>: prima del momento di concorrenza (default MVP0: 12h dalla data di rilevazione a sistema della lead)</w:t>
            </w:r>
          </w:p>
          <w:p w14:paraId="0F35DA16" w14:textId="760820B2" w:rsidR="00324FDF" w:rsidRPr="00B85127" w:rsidRDefault="00324FDF" w:rsidP="000408A4">
            <w:pPr>
              <w:pStyle w:val="ListParagraph"/>
              <w:rPr>
                <w:rFonts w:ascii="Calibri" w:eastAsia="Times New Roman" w:hAnsi="Calibri" w:cs="Calibri"/>
                <w:b/>
                <w:bCs/>
                <w:color w:val="000000"/>
                <w:kern w:val="0"/>
                <w:sz w:val="22"/>
                <w:lang w:val="it-IT"/>
                <w14:ligatures w14:val="none"/>
              </w:rPr>
            </w:pPr>
          </w:p>
        </w:tc>
      </w:tr>
    </w:tbl>
    <w:p w14:paraId="277E8BBA" w14:textId="77777777" w:rsidR="00324FDF" w:rsidRDefault="00324FDF" w:rsidP="004D3480">
      <w:pPr>
        <w:rPr>
          <w:lang w:val="it-IT"/>
        </w:rPr>
      </w:pPr>
    </w:p>
    <w:p w14:paraId="3CC324DB" w14:textId="5BB50BA1" w:rsidR="00324FDF" w:rsidRDefault="00324FDF" w:rsidP="004D3480">
      <w:pPr>
        <w:rPr>
          <w:lang w:val="it-IT"/>
        </w:rPr>
      </w:pPr>
      <w:r>
        <w:rPr>
          <w:lang w:val="it-IT"/>
        </w:rPr>
        <w:t xml:space="preserve">Di seguito si riporta la classificazione di temperatura </w:t>
      </w:r>
      <w:r w:rsidR="00AE2DB7">
        <w:rPr>
          <w:lang w:val="it-IT"/>
        </w:rPr>
        <w:t>aggregata sull’anagrafica</w:t>
      </w:r>
      <w:r>
        <w:rPr>
          <w:lang w:val="it-IT"/>
        </w:rPr>
        <w:t>:</w:t>
      </w:r>
    </w:p>
    <w:tbl>
      <w:tblPr>
        <w:tblW w:w="10201" w:type="dxa"/>
        <w:tblLook w:val="04A0" w:firstRow="1" w:lastRow="0" w:firstColumn="1" w:lastColumn="0" w:noHBand="0" w:noVBand="1"/>
      </w:tblPr>
      <w:tblGrid>
        <w:gridCol w:w="1561"/>
        <w:gridCol w:w="8789"/>
      </w:tblGrid>
      <w:tr w:rsidR="00324FDF" w:rsidRPr="0037767B" w14:paraId="17CC98BB" w14:textId="77777777" w:rsidTr="004D3480">
        <w:trPr>
          <w:trHeight w:val="292"/>
        </w:trPr>
        <w:tc>
          <w:tcPr>
            <w:tcW w:w="1412"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2569A793" w14:textId="3AFD9447" w:rsidR="00324FDF" w:rsidRPr="0037767B" w:rsidRDefault="00324FDF">
            <w:pPr>
              <w:jc w:val="center"/>
              <w:rPr>
                <w:rFonts w:ascii="Calibri" w:eastAsia="Times New Roman" w:hAnsi="Calibri" w:cs="Calibri"/>
                <w:b/>
                <w:bCs/>
                <w:color w:val="000000"/>
                <w:kern w:val="0"/>
                <w:sz w:val="22"/>
                <w:lang w:val="en-US"/>
                <w14:ligatures w14:val="none"/>
              </w:rPr>
            </w:pPr>
            <w:proofErr w:type="spellStart"/>
            <w:r>
              <w:rPr>
                <w:rFonts w:ascii="Calibri" w:eastAsia="Times New Roman" w:hAnsi="Calibri" w:cs="Calibri"/>
                <w:b/>
                <w:bCs/>
                <w:color w:val="000000"/>
                <w:kern w:val="0"/>
                <w:sz w:val="22"/>
                <w:lang w:val="en-US"/>
                <w14:ligatures w14:val="none"/>
              </w:rPr>
              <w:t>Temperatura</w:t>
            </w:r>
            <w:proofErr w:type="spellEnd"/>
            <w:r w:rsidR="00BC5253">
              <w:rPr>
                <w:rFonts w:ascii="Calibri" w:eastAsia="Times New Roman" w:hAnsi="Calibri" w:cs="Calibri"/>
                <w:b/>
                <w:bCs/>
                <w:color w:val="000000"/>
                <w:kern w:val="0"/>
                <w:sz w:val="22"/>
                <w:lang w:val="en-US"/>
                <w14:ligatures w14:val="none"/>
              </w:rPr>
              <w:t xml:space="preserve"> </w:t>
            </w:r>
            <w:proofErr w:type="spellStart"/>
            <w:r w:rsidR="00BC5253">
              <w:rPr>
                <w:rFonts w:ascii="Calibri" w:eastAsia="Times New Roman" w:hAnsi="Calibri" w:cs="Calibri"/>
                <w:b/>
                <w:bCs/>
                <w:color w:val="000000"/>
                <w:kern w:val="0"/>
                <w:sz w:val="22"/>
                <w:lang w:val="en-US"/>
                <w14:ligatures w14:val="none"/>
              </w:rPr>
              <w:t>dell’anagrafica</w:t>
            </w:r>
            <w:proofErr w:type="spellEnd"/>
            <w:r w:rsidR="00BC5253">
              <w:rPr>
                <w:rFonts w:ascii="Calibri" w:eastAsia="Times New Roman" w:hAnsi="Calibri" w:cs="Calibri"/>
                <w:b/>
                <w:bCs/>
                <w:color w:val="000000"/>
                <w:kern w:val="0"/>
                <w:sz w:val="22"/>
                <w:lang w:val="en-US"/>
                <w14:ligatures w14:val="none"/>
              </w:rPr>
              <w:t xml:space="preserve"> </w:t>
            </w:r>
            <w:proofErr w:type="spellStart"/>
            <w:r w:rsidR="00BC5253">
              <w:rPr>
                <w:rFonts w:ascii="Calibri" w:eastAsia="Times New Roman" w:hAnsi="Calibri" w:cs="Calibri"/>
                <w:b/>
                <w:bCs/>
                <w:color w:val="000000"/>
                <w:kern w:val="0"/>
                <w:sz w:val="22"/>
                <w:lang w:val="en-US"/>
                <w14:ligatures w14:val="none"/>
              </w:rPr>
              <w:t>aggregata</w:t>
            </w:r>
            <w:proofErr w:type="spellEnd"/>
            <w:r>
              <w:rPr>
                <w:rFonts w:ascii="Calibri" w:eastAsia="Times New Roman" w:hAnsi="Calibri" w:cs="Calibri"/>
                <w:b/>
                <w:bCs/>
                <w:color w:val="000000"/>
                <w:kern w:val="0"/>
                <w:sz w:val="22"/>
                <w:lang w:val="en-US"/>
                <w14:ligatures w14:val="none"/>
              </w:rPr>
              <w:t xml:space="preserve"> </w:t>
            </w:r>
          </w:p>
        </w:tc>
        <w:tc>
          <w:tcPr>
            <w:tcW w:w="8789" w:type="dxa"/>
            <w:tcBorders>
              <w:top w:val="single" w:sz="4" w:space="0" w:color="auto"/>
              <w:left w:val="nil"/>
              <w:bottom w:val="single" w:sz="4" w:space="0" w:color="auto"/>
              <w:right w:val="single" w:sz="4" w:space="0" w:color="auto"/>
            </w:tcBorders>
            <w:shd w:val="clear" w:color="000000" w:fill="E8E8E8"/>
            <w:noWrap/>
            <w:vAlign w:val="center"/>
            <w:hideMark/>
          </w:tcPr>
          <w:p w14:paraId="614E66DA" w14:textId="77777777" w:rsidR="00324FDF" w:rsidRPr="0037767B" w:rsidRDefault="00324FDF">
            <w:pPr>
              <w:rPr>
                <w:rFonts w:ascii="Calibri" w:eastAsia="Times New Roman" w:hAnsi="Calibri" w:cs="Calibri"/>
                <w:b/>
                <w:bCs/>
                <w:color w:val="000000"/>
                <w:kern w:val="0"/>
                <w:sz w:val="22"/>
                <w:lang w:val="en-US"/>
                <w14:ligatures w14:val="none"/>
              </w:rPr>
            </w:pPr>
            <w:proofErr w:type="spellStart"/>
            <w:r>
              <w:rPr>
                <w:rFonts w:ascii="Calibri" w:eastAsia="Times New Roman" w:hAnsi="Calibri" w:cs="Calibri"/>
                <w:b/>
                <w:bCs/>
                <w:color w:val="000000"/>
                <w:kern w:val="0"/>
                <w:sz w:val="22"/>
                <w:lang w:val="en-US"/>
                <w14:ligatures w14:val="none"/>
              </w:rPr>
              <w:t>Parametri</w:t>
            </w:r>
            <w:proofErr w:type="spellEnd"/>
            <w:r>
              <w:rPr>
                <w:rFonts w:ascii="Calibri" w:eastAsia="Times New Roman" w:hAnsi="Calibri" w:cs="Calibri"/>
                <w:b/>
                <w:bCs/>
                <w:color w:val="000000"/>
                <w:kern w:val="0"/>
                <w:sz w:val="22"/>
                <w:lang w:val="en-US"/>
                <w14:ligatures w14:val="none"/>
              </w:rPr>
              <w:t xml:space="preserve"> di </w:t>
            </w:r>
            <w:proofErr w:type="spellStart"/>
            <w:r>
              <w:rPr>
                <w:rFonts w:ascii="Calibri" w:eastAsia="Times New Roman" w:hAnsi="Calibri" w:cs="Calibri"/>
                <w:b/>
                <w:bCs/>
                <w:color w:val="000000"/>
                <w:kern w:val="0"/>
                <w:sz w:val="22"/>
                <w:lang w:val="en-US"/>
                <w14:ligatures w14:val="none"/>
              </w:rPr>
              <w:t>riferimento</w:t>
            </w:r>
            <w:proofErr w:type="spellEnd"/>
          </w:p>
        </w:tc>
      </w:tr>
      <w:tr w:rsidR="00324FDF" w:rsidRPr="003E7153" w14:paraId="59348D3A" w14:textId="77777777" w:rsidTr="004D3480">
        <w:trPr>
          <w:trHeight w:val="292"/>
        </w:trPr>
        <w:tc>
          <w:tcPr>
            <w:tcW w:w="1412" w:type="dxa"/>
            <w:tcBorders>
              <w:top w:val="nil"/>
              <w:left w:val="single" w:sz="4" w:space="0" w:color="auto"/>
              <w:bottom w:val="nil"/>
              <w:right w:val="single" w:sz="4" w:space="0" w:color="auto"/>
            </w:tcBorders>
            <w:shd w:val="clear" w:color="000000" w:fill="E8E8E8"/>
            <w:vAlign w:val="center"/>
            <w:hideMark/>
          </w:tcPr>
          <w:p w14:paraId="1F0C081D" w14:textId="77777777" w:rsidR="00324FDF" w:rsidRPr="0037767B" w:rsidRDefault="00324F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“Caldo”</w:t>
            </w:r>
          </w:p>
        </w:tc>
        <w:tc>
          <w:tcPr>
            <w:tcW w:w="8789" w:type="dxa"/>
            <w:tcBorders>
              <w:top w:val="nil"/>
              <w:left w:val="nil"/>
              <w:bottom w:val="nil"/>
              <w:right w:val="single" w:sz="4" w:space="0" w:color="auto"/>
            </w:tcBorders>
            <w:shd w:val="clear" w:color="000000" w:fill="E8E8E8"/>
            <w:vAlign w:val="center"/>
            <w:hideMark/>
          </w:tcPr>
          <w:p w14:paraId="3AE91E0B" w14:textId="77777777" w:rsidR="00324FDF" w:rsidRPr="00723C1C" w:rsidRDefault="00940E67"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Anagrafica con almeno 1 Lead calda</w:t>
            </w:r>
          </w:p>
          <w:p w14:paraId="12E0E818" w14:textId="1C326C48" w:rsidR="00276762" w:rsidRPr="005F6ADF" w:rsidRDefault="00276762" w:rsidP="00B5236E">
            <w:pPr>
              <w:pStyle w:val="ListParagraph"/>
              <w:numPr>
                <w:ilvl w:val="0"/>
                <w:numId w:val="10"/>
              </w:numPr>
              <w:rPr>
                <w:rFonts w:ascii="Calibri" w:eastAsia="Times New Roman" w:hAnsi="Calibri" w:cs="Calibri"/>
                <w:b/>
                <w:bCs/>
                <w:color w:val="000000"/>
                <w:kern w:val="0"/>
                <w:sz w:val="22"/>
                <w:lang w:val="it-IT"/>
                <w14:ligatures w14:val="none"/>
              </w:rPr>
            </w:pPr>
            <w:r w:rsidRPr="00723C1C">
              <w:rPr>
                <w:rFonts w:ascii="Calibri" w:eastAsia="Times New Roman" w:hAnsi="Calibri" w:cs="Calibri"/>
                <w:color w:val="000000"/>
                <w:kern w:val="0"/>
                <w:sz w:val="22"/>
                <w:lang w:val="it-IT"/>
                <w14:ligatures w14:val="none"/>
              </w:rPr>
              <w:t>Anagrafica con Suggerimenti su prodotti di classe Minter Alta o superiore</w:t>
            </w:r>
          </w:p>
        </w:tc>
      </w:tr>
      <w:tr w:rsidR="00324FDF" w:rsidRPr="003E7153" w14:paraId="2EB39125" w14:textId="77777777" w:rsidTr="004D3480">
        <w:trPr>
          <w:trHeight w:val="292"/>
        </w:trPr>
        <w:tc>
          <w:tcPr>
            <w:tcW w:w="1412" w:type="dxa"/>
            <w:tcBorders>
              <w:top w:val="single" w:sz="4" w:space="0" w:color="auto"/>
              <w:left w:val="single" w:sz="4" w:space="0" w:color="auto"/>
              <w:bottom w:val="nil"/>
              <w:right w:val="single" w:sz="4" w:space="0" w:color="auto"/>
            </w:tcBorders>
            <w:shd w:val="clear" w:color="000000" w:fill="E8E8E8"/>
            <w:vAlign w:val="center"/>
            <w:hideMark/>
          </w:tcPr>
          <w:p w14:paraId="501ABFDD" w14:textId="77777777" w:rsidR="00324FDF" w:rsidRPr="0037767B" w:rsidRDefault="00324F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w:t>
            </w:r>
            <w:proofErr w:type="spellStart"/>
            <w:r>
              <w:rPr>
                <w:rFonts w:ascii="Calibri" w:eastAsia="Times New Roman" w:hAnsi="Calibri" w:cs="Calibri"/>
                <w:b/>
                <w:bCs/>
                <w:color w:val="000000"/>
                <w:kern w:val="0"/>
                <w:sz w:val="22"/>
                <w:lang w:val="en-US"/>
                <w14:ligatures w14:val="none"/>
              </w:rPr>
              <w:t>Tiepido</w:t>
            </w:r>
            <w:proofErr w:type="spellEnd"/>
            <w:r>
              <w:rPr>
                <w:rFonts w:ascii="Calibri" w:eastAsia="Times New Roman" w:hAnsi="Calibri" w:cs="Calibri"/>
                <w:b/>
                <w:bCs/>
                <w:color w:val="000000"/>
                <w:kern w:val="0"/>
                <w:sz w:val="22"/>
                <w:lang w:val="en-US"/>
                <w14:ligatures w14:val="none"/>
              </w:rPr>
              <w:t>”</w:t>
            </w:r>
          </w:p>
        </w:tc>
        <w:tc>
          <w:tcPr>
            <w:tcW w:w="8789" w:type="dxa"/>
            <w:tcBorders>
              <w:top w:val="single" w:sz="4" w:space="0" w:color="auto"/>
              <w:left w:val="nil"/>
              <w:bottom w:val="nil"/>
              <w:right w:val="single" w:sz="4" w:space="0" w:color="auto"/>
            </w:tcBorders>
            <w:shd w:val="clear" w:color="000000" w:fill="E8E8E8"/>
            <w:vAlign w:val="center"/>
            <w:hideMark/>
          </w:tcPr>
          <w:p w14:paraId="6B4B92A5" w14:textId="67ADA5E6" w:rsidR="00D6761D" w:rsidRPr="00723C1C" w:rsidRDefault="00D6761D"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Anagrafica con almeno </w:t>
            </w:r>
            <w:r w:rsidR="00A53B32" w:rsidRPr="00723C1C">
              <w:rPr>
                <w:rFonts w:ascii="Calibri" w:eastAsia="Times New Roman" w:hAnsi="Calibri" w:cs="Calibri"/>
                <w:color w:val="000000"/>
                <w:kern w:val="0"/>
                <w:sz w:val="22"/>
                <w:lang w:val="it-IT"/>
                <w14:ligatures w14:val="none"/>
              </w:rPr>
              <w:t xml:space="preserve">1 Lead </w:t>
            </w:r>
            <w:r w:rsidR="001026C8" w:rsidRPr="00723C1C">
              <w:rPr>
                <w:rFonts w:ascii="Calibri" w:eastAsia="Times New Roman" w:hAnsi="Calibri" w:cs="Calibri"/>
                <w:color w:val="000000"/>
                <w:kern w:val="0"/>
                <w:sz w:val="22"/>
                <w:lang w:val="it-IT"/>
                <w14:ligatures w14:val="none"/>
              </w:rPr>
              <w:t>t</w:t>
            </w:r>
            <w:r w:rsidR="00A53B32" w:rsidRPr="00723C1C">
              <w:rPr>
                <w:rFonts w:ascii="Calibri" w:eastAsia="Times New Roman" w:hAnsi="Calibri" w:cs="Calibri"/>
                <w:color w:val="000000"/>
                <w:kern w:val="0"/>
                <w:sz w:val="22"/>
                <w:lang w:val="it-IT"/>
                <w14:ligatures w14:val="none"/>
              </w:rPr>
              <w:t>iepida e nessuna Lead calda</w:t>
            </w:r>
          </w:p>
          <w:p w14:paraId="02B32C35" w14:textId="77987A05" w:rsidR="00324FDF" w:rsidRPr="00CB251F" w:rsidRDefault="00A53B32" w:rsidP="00B5236E">
            <w:pPr>
              <w:pStyle w:val="ListParagraph"/>
              <w:numPr>
                <w:ilvl w:val="0"/>
                <w:numId w:val="10"/>
              </w:numPr>
              <w:rPr>
                <w:rFonts w:ascii="Calibri" w:eastAsia="Times New Roman" w:hAnsi="Calibri" w:cs="Calibri"/>
                <w:b/>
                <w:bCs/>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Anagrafica con </w:t>
            </w:r>
            <w:r w:rsidR="000A6616" w:rsidRPr="00723C1C">
              <w:rPr>
                <w:rFonts w:ascii="Calibri" w:eastAsia="Times New Roman" w:hAnsi="Calibri" w:cs="Calibri"/>
                <w:color w:val="000000"/>
                <w:kern w:val="0"/>
                <w:sz w:val="22"/>
                <w:lang w:val="it-IT"/>
                <w14:ligatures w14:val="none"/>
              </w:rPr>
              <w:t xml:space="preserve">Suggerimenti </w:t>
            </w:r>
            <w:r w:rsidRPr="00723C1C">
              <w:rPr>
                <w:rFonts w:ascii="Calibri" w:eastAsia="Times New Roman" w:hAnsi="Calibri" w:cs="Calibri"/>
                <w:color w:val="000000"/>
                <w:kern w:val="0"/>
                <w:sz w:val="22"/>
                <w:lang w:val="it-IT"/>
                <w14:ligatures w14:val="none"/>
              </w:rPr>
              <w:t xml:space="preserve">su prodotti di classe Minter </w:t>
            </w:r>
            <w:r w:rsidR="006D1DB6" w:rsidRPr="00723C1C">
              <w:rPr>
                <w:rFonts w:ascii="Calibri" w:eastAsia="Times New Roman" w:hAnsi="Calibri" w:cs="Calibri"/>
                <w:color w:val="000000"/>
                <w:kern w:val="0"/>
                <w:sz w:val="22"/>
                <w:lang w:val="it-IT"/>
                <w14:ligatures w14:val="none"/>
              </w:rPr>
              <w:t xml:space="preserve">Bassa o </w:t>
            </w:r>
            <w:r w:rsidR="00276762" w:rsidRPr="00723C1C">
              <w:rPr>
                <w:rFonts w:ascii="Calibri" w:eastAsia="Times New Roman" w:hAnsi="Calibri" w:cs="Calibri"/>
                <w:color w:val="000000"/>
                <w:kern w:val="0"/>
                <w:sz w:val="22"/>
                <w:lang w:val="it-IT"/>
                <w14:ligatures w14:val="none"/>
              </w:rPr>
              <w:t>Media</w:t>
            </w:r>
          </w:p>
        </w:tc>
      </w:tr>
      <w:tr w:rsidR="00324FDF" w:rsidRPr="004804AF" w14:paraId="28D3C560" w14:textId="77777777" w:rsidTr="004D3480">
        <w:trPr>
          <w:trHeight w:val="292"/>
        </w:trPr>
        <w:tc>
          <w:tcPr>
            <w:tcW w:w="1412" w:type="dxa"/>
            <w:tcBorders>
              <w:top w:val="single" w:sz="4" w:space="0" w:color="auto"/>
              <w:left w:val="single" w:sz="4" w:space="0" w:color="auto"/>
              <w:bottom w:val="nil"/>
              <w:right w:val="single" w:sz="4" w:space="0" w:color="auto"/>
            </w:tcBorders>
            <w:shd w:val="clear" w:color="000000" w:fill="E8E8E8"/>
            <w:vAlign w:val="center"/>
            <w:hideMark/>
          </w:tcPr>
          <w:p w14:paraId="39D41282" w14:textId="77777777" w:rsidR="00324FDF" w:rsidRPr="0037767B" w:rsidRDefault="00324F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“Freddo”</w:t>
            </w:r>
          </w:p>
        </w:tc>
        <w:tc>
          <w:tcPr>
            <w:tcW w:w="8789" w:type="dxa"/>
            <w:tcBorders>
              <w:top w:val="single" w:sz="4" w:space="0" w:color="auto"/>
              <w:left w:val="nil"/>
              <w:bottom w:val="nil"/>
              <w:right w:val="single" w:sz="4" w:space="0" w:color="auto"/>
            </w:tcBorders>
            <w:shd w:val="clear" w:color="000000" w:fill="E8E8E8"/>
            <w:vAlign w:val="center"/>
            <w:hideMark/>
          </w:tcPr>
          <w:p w14:paraId="2EFAD5AD" w14:textId="3A7F1711" w:rsidR="00A53B32" w:rsidRPr="00723C1C" w:rsidRDefault="00A53B32"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Anagrafica con nessuna Lead </w:t>
            </w:r>
            <w:r w:rsidR="001026C8" w:rsidRPr="00723C1C">
              <w:rPr>
                <w:rFonts w:ascii="Calibri" w:eastAsia="Times New Roman" w:hAnsi="Calibri" w:cs="Calibri"/>
                <w:color w:val="000000"/>
                <w:kern w:val="0"/>
                <w:sz w:val="22"/>
                <w:lang w:val="it-IT"/>
                <w14:ligatures w14:val="none"/>
              </w:rPr>
              <w:t>t</w:t>
            </w:r>
            <w:r w:rsidRPr="00723C1C">
              <w:rPr>
                <w:rFonts w:ascii="Calibri" w:eastAsia="Times New Roman" w:hAnsi="Calibri" w:cs="Calibri"/>
                <w:color w:val="000000"/>
                <w:kern w:val="0"/>
                <w:sz w:val="22"/>
                <w:lang w:val="it-IT"/>
                <w14:ligatures w14:val="none"/>
              </w:rPr>
              <w:t>iepida e nessuna Lead calda</w:t>
            </w:r>
          </w:p>
          <w:p w14:paraId="046DBF1E" w14:textId="436EA310" w:rsidR="003608DC" w:rsidRPr="00723C1C" w:rsidRDefault="003608DC"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Anagrafica </w:t>
            </w:r>
            <w:r w:rsidR="0091234E" w:rsidRPr="00723C1C">
              <w:rPr>
                <w:rFonts w:ascii="Calibri" w:eastAsia="Times New Roman" w:hAnsi="Calibri" w:cs="Calibri"/>
                <w:color w:val="000000"/>
                <w:kern w:val="0"/>
                <w:sz w:val="22"/>
                <w:lang w:val="it-IT"/>
                <w14:ligatures w14:val="none"/>
              </w:rPr>
              <w:t>senza Suggerimenti</w:t>
            </w:r>
          </w:p>
          <w:p w14:paraId="608A87D6" w14:textId="77777777" w:rsidR="00A53B32" w:rsidRDefault="00A53B32" w:rsidP="00276762">
            <w:pPr>
              <w:pStyle w:val="ListParagraph"/>
              <w:rPr>
                <w:rFonts w:ascii="Calibri" w:eastAsia="Times New Roman" w:hAnsi="Calibri" w:cs="Calibri"/>
                <w:b/>
                <w:bCs/>
                <w:color w:val="000000"/>
                <w:kern w:val="0"/>
                <w:sz w:val="22"/>
                <w:lang w:val="it-IT"/>
                <w14:ligatures w14:val="none"/>
              </w:rPr>
            </w:pPr>
          </w:p>
          <w:p w14:paraId="17D6DC72" w14:textId="04D9B4D4" w:rsidR="00324FDF" w:rsidRPr="0037767B" w:rsidRDefault="00324FDF">
            <w:pPr>
              <w:pStyle w:val="ListParagraph"/>
              <w:rPr>
                <w:rFonts w:ascii="Calibri" w:eastAsia="Times New Roman" w:hAnsi="Calibri" w:cs="Calibri"/>
                <w:b/>
                <w:bCs/>
                <w:color w:val="000000"/>
                <w:kern w:val="0"/>
                <w:sz w:val="22"/>
                <w:lang w:val="it-IT"/>
                <w14:ligatures w14:val="none"/>
              </w:rPr>
            </w:pPr>
          </w:p>
        </w:tc>
      </w:tr>
    </w:tbl>
    <w:p w14:paraId="488B8132" w14:textId="4223AB7C" w:rsidR="007C5153" w:rsidRDefault="007C5153" w:rsidP="004D3480">
      <w:pPr>
        <w:rPr>
          <w:lang w:val="it-IT"/>
        </w:rPr>
      </w:pPr>
      <w:r>
        <w:rPr>
          <w:lang w:val="it-IT"/>
        </w:rPr>
        <w:t>Per anagrafiche con plurime lead attive, si definisce “</w:t>
      </w:r>
      <w:r w:rsidRPr="007C5153">
        <w:rPr>
          <w:lang w:val="it-IT"/>
        </w:rPr>
        <w:t>Lead principale</w:t>
      </w:r>
      <w:r>
        <w:rPr>
          <w:lang w:val="it-IT"/>
        </w:rPr>
        <w:t>” (ovvero la prima che sarà mostrata a schermo</w:t>
      </w:r>
      <w:r w:rsidR="003F46A1">
        <w:rPr>
          <w:lang w:val="it-IT"/>
        </w:rPr>
        <w:t xml:space="preserve"> nella vista lead in </w:t>
      </w:r>
      <w:r w:rsidR="001657A1">
        <w:rPr>
          <w:lang w:val="it-IT"/>
        </w:rPr>
        <w:t>Gestione lead</w:t>
      </w:r>
      <w:r w:rsidR="003F46A1">
        <w:rPr>
          <w:lang w:val="it-IT"/>
        </w:rPr>
        <w:t>) la lead con tem</w:t>
      </w:r>
      <w:r w:rsidR="00057344">
        <w:rPr>
          <w:lang w:val="it-IT"/>
        </w:rPr>
        <w:t xml:space="preserve">peratura più alta. Nel caso di plurime lead con medesima temperatura, </w:t>
      </w:r>
      <w:r w:rsidR="004D27BA">
        <w:rPr>
          <w:lang w:val="it-IT"/>
        </w:rPr>
        <w:t>la “Lead principale” è quell</w:t>
      </w:r>
      <w:r w:rsidR="00AC130B">
        <w:rPr>
          <w:lang w:val="it-IT"/>
        </w:rPr>
        <w:t xml:space="preserve">a meno </w:t>
      </w:r>
      <w:r w:rsidR="004D27BA">
        <w:rPr>
          <w:lang w:val="it-IT"/>
        </w:rPr>
        <w:t>recente rilevata a sistema</w:t>
      </w:r>
      <w:r w:rsidR="009F4A7C">
        <w:rPr>
          <w:lang w:val="it-IT"/>
        </w:rPr>
        <w:t>.</w:t>
      </w:r>
    </w:p>
    <w:p w14:paraId="45C71D42" w14:textId="77777777" w:rsidR="00FC2220" w:rsidRDefault="00FC2220" w:rsidP="004D3480">
      <w:pPr>
        <w:rPr>
          <w:lang w:val="it-IT"/>
        </w:rPr>
      </w:pPr>
    </w:p>
    <w:p w14:paraId="02DAFDD1" w14:textId="6EDB190D" w:rsidR="00FC2220" w:rsidRPr="00FC2220" w:rsidRDefault="00FC2220" w:rsidP="0027257F">
      <w:pPr>
        <w:pStyle w:val="Heading2"/>
        <w:numPr>
          <w:ilvl w:val="1"/>
          <w:numId w:val="39"/>
        </w:numPr>
        <w:rPr>
          <w:lang w:val="it-IT"/>
        </w:rPr>
      </w:pPr>
      <w:bookmarkStart w:id="570" w:name="_Toc215311799"/>
      <w:r>
        <w:rPr>
          <w:lang w:val="it-IT"/>
        </w:rPr>
        <w:t>Fonti</w:t>
      </w:r>
      <w:r w:rsidR="00771434">
        <w:rPr>
          <w:lang w:val="it-IT"/>
        </w:rPr>
        <w:t xml:space="preserve"> alimentanti – vista generale</w:t>
      </w:r>
      <w:bookmarkEnd w:id="570"/>
    </w:p>
    <w:p w14:paraId="0000F4B1" w14:textId="77777777" w:rsidR="00771434" w:rsidRDefault="00771434" w:rsidP="00771434">
      <w:pPr>
        <w:rPr>
          <w:lang w:val="it-IT"/>
        </w:rPr>
      </w:pPr>
    </w:p>
    <w:p w14:paraId="1342F6EC" w14:textId="65D38E24" w:rsidR="00FC2220" w:rsidRPr="00771434" w:rsidRDefault="00FC2220" w:rsidP="00771434">
      <w:pPr>
        <w:rPr>
          <w:lang w:val="it-IT"/>
        </w:rPr>
      </w:pPr>
      <w:r w:rsidRPr="00771434">
        <w:rPr>
          <w:lang w:val="it-IT"/>
        </w:rPr>
        <w:t xml:space="preserve">Si prevedono </w:t>
      </w:r>
      <w:r w:rsidR="00FF6736" w:rsidRPr="00771434">
        <w:rPr>
          <w:lang w:val="it-IT"/>
        </w:rPr>
        <w:t xml:space="preserve">ad alto livello </w:t>
      </w:r>
      <w:r w:rsidRPr="00771434">
        <w:rPr>
          <w:lang w:val="it-IT"/>
        </w:rPr>
        <w:t>le seguenti fonti dati</w:t>
      </w:r>
    </w:p>
    <w:p w14:paraId="3EC119FF" w14:textId="5E90BF35" w:rsidR="0035490B" w:rsidRPr="00882DC5" w:rsidRDefault="00390494" w:rsidP="0027257F">
      <w:pPr>
        <w:pStyle w:val="ListParagraph"/>
        <w:numPr>
          <w:ilvl w:val="1"/>
          <w:numId w:val="43"/>
        </w:numPr>
        <w:ind w:left="714" w:hanging="357"/>
        <w:rPr>
          <w:lang w:val="it-IT"/>
        </w:rPr>
      </w:pPr>
      <w:proofErr w:type="spellStart"/>
      <w:r w:rsidRPr="00882DC5">
        <w:rPr>
          <w:lang w:val="it-IT"/>
        </w:rPr>
        <w:t>FrEE</w:t>
      </w:r>
      <w:proofErr w:type="spellEnd"/>
      <w:r w:rsidRPr="00882DC5">
        <w:rPr>
          <w:lang w:val="it-IT"/>
        </w:rPr>
        <w:t>: dati della scheda anagrafica</w:t>
      </w:r>
    </w:p>
    <w:p w14:paraId="2A4DC174" w14:textId="67A7DFF4" w:rsidR="00390494" w:rsidRDefault="00390494" w:rsidP="0027257F">
      <w:pPr>
        <w:pStyle w:val="ListParagraph"/>
        <w:numPr>
          <w:ilvl w:val="1"/>
          <w:numId w:val="43"/>
        </w:numPr>
        <w:ind w:left="714" w:hanging="357"/>
        <w:rPr>
          <w:lang w:val="it-IT"/>
        </w:rPr>
      </w:pPr>
      <w:r>
        <w:rPr>
          <w:lang w:val="it-IT"/>
        </w:rPr>
        <w:t>Adobe/DB contatti: dati di marketing</w:t>
      </w:r>
      <w:r w:rsidR="00AD70C3">
        <w:rPr>
          <w:lang w:val="it-IT"/>
        </w:rPr>
        <w:t xml:space="preserve">, campagne </w:t>
      </w:r>
      <w:r>
        <w:rPr>
          <w:lang w:val="it-IT"/>
        </w:rPr>
        <w:t>e</w:t>
      </w:r>
      <w:r w:rsidR="00AD70C3">
        <w:rPr>
          <w:lang w:val="it-IT"/>
        </w:rPr>
        <w:t>d</w:t>
      </w:r>
      <w:r>
        <w:rPr>
          <w:lang w:val="it-IT"/>
        </w:rPr>
        <w:t xml:space="preserve"> interazione</w:t>
      </w:r>
      <w:r w:rsidR="00AD70C3">
        <w:rPr>
          <w:lang w:val="it-IT"/>
        </w:rPr>
        <w:t xml:space="preserve"> di marketing</w:t>
      </w:r>
      <w:r>
        <w:rPr>
          <w:lang w:val="it-IT"/>
        </w:rPr>
        <w:t xml:space="preserve"> con clienti</w:t>
      </w:r>
    </w:p>
    <w:p w14:paraId="54F546AA" w14:textId="5D570FE7" w:rsidR="00390494" w:rsidRDefault="00883F68" w:rsidP="0027257F">
      <w:pPr>
        <w:pStyle w:val="ListParagraph"/>
        <w:numPr>
          <w:ilvl w:val="1"/>
          <w:numId w:val="43"/>
        </w:numPr>
        <w:ind w:left="714" w:hanging="357"/>
        <w:rPr>
          <w:lang w:val="it-IT"/>
        </w:rPr>
      </w:pPr>
      <w:r>
        <w:rPr>
          <w:lang w:val="it-IT"/>
        </w:rPr>
        <w:t xml:space="preserve">Dati di lead </w:t>
      </w:r>
      <w:proofErr w:type="spellStart"/>
      <w:r>
        <w:rPr>
          <w:lang w:val="it-IT"/>
        </w:rPr>
        <w:t>mgmt</w:t>
      </w:r>
      <w:proofErr w:type="spellEnd"/>
      <w:r>
        <w:rPr>
          <w:lang w:val="it-IT"/>
        </w:rPr>
        <w:t xml:space="preserve"> attualmente su </w:t>
      </w:r>
      <w:proofErr w:type="spellStart"/>
      <w:r>
        <w:rPr>
          <w:lang w:val="it-IT"/>
        </w:rPr>
        <w:t>Solead</w:t>
      </w:r>
      <w:proofErr w:type="spellEnd"/>
      <w:r>
        <w:rPr>
          <w:lang w:val="it-IT"/>
        </w:rPr>
        <w:t xml:space="preserve"> (i.e. API </w:t>
      </w:r>
      <w:proofErr w:type="spellStart"/>
      <w:r>
        <w:rPr>
          <w:lang w:val="it-IT"/>
        </w:rPr>
        <w:t>NowDesk</w:t>
      </w:r>
      <w:proofErr w:type="spellEnd"/>
      <w:r>
        <w:rPr>
          <w:lang w:val="it-IT"/>
        </w:rPr>
        <w:t>)</w:t>
      </w:r>
      <w:r w:rsidR="009D50DC">
        <w:rPr>
          <w:lang w:val="it-IT"/>
        </w:rPr>
        <w:t xml:space="preserve"> e su </w:t>
      </w:r>
      <w:proofErr w:type="spellStart"/>
      <w:r w:rsidR="009D50DC">
        <w:rPr>
          <w:lang w:val="it-IT"/>
        </w:rPr>
        <w:t>NowDesk</w:t>
      </w:r>
      <w:proofErr w:type="spellEnd"/>
      <w:r>
        <w:rPr>
          <w:lang w:val="it-IT"/>
        </w:rPr>
        <w:t xml:space="preserve">: informazioni relative ai ticket </w:t>
      </w:r>
      <w:r w:rsidR="00FF6736">
        <w:rPr>
          <w:lang w:val="it-IT"/>
        </w:rPr>
        <w:t>delle lead generate</w:t>
      </w:r>
    </w:p>
    <w:p w14:paraId="1FF1EDD2" w14:textId="1D6D2601" w:rsidR="00FF6736" w:rsidRDefault="00FF6736" w:rsidP="0027257F">
      <w:pPr>
        <w:pStyle w:val="ListParagraph"/>
        <w:numPr>
          <w:ilvl w:val="1"/>
          <w:numId w:val="43"/>
        </w:numPr>
        <w:ind w:left="714" w:hanging="357"/>
        <w:rPr>
          <w:lang w:val="it-IT"/>
        </w:rPr>
      </w:pPr>
      <w:r>
        <w:rPr>
          <w:lang w:val="it-IT"/>
        </w:rPr>
        <w:t xml:space="preserve">DSS: </w:t>
      </w:r>
      <w:r w:rsidR="00200E81">
        <w:rPr>
          <w:lang w:val="it-IT"/>
        </w:rPr>
        <w:t>c</w:t>
      </w:r>
      <w:r w:rsidR="00F02ED3">
        <w:rPr>
          <w:lang w:val="it-IT"/>
        </w:rPr>
        <w:t xml:space="preserve">atalogo prodotti, </w:t>
      </w:r>
      <w:r>
        <w:rPr>
          <w:lang w:val="it-IT"/>
        </w:rPr>
        <w:t>altri dati</w:t>
      </w:r>
    </w:p>
    <w:p w14:paraId="443E56C4" w14:textId="1657A827" w:rsidR="00FF6736" w:rsidRDefault="00FF6736" w:rsidP="00FF6736">
      <w:pPr>
        <w:rPr>
          <w:lang w:val="it-IT"/>
        </w:rPr>
      </w:pPr>
      <w:r w:rsidRPr="00FF6736">
        <w:rPr>
          <w:lang w:val="it-IT"/>
        </w:rPr>
        <w:t>Per ulteriori dettagli si rimanda al disegno tecnico</w:t>
      </w:r>
      <w:r w:rsidR="00B652F0">
        <w:rPr>
          <w:lang w:val="it-IT"/>
        </w:rPr>
        <w:t>.</w:t>
      </w:r>
    </w:p>
    <w:p w14:paraId="6D8EC6C7" w14:textId="77777777" w:rsidR="00390494" w:rsidRPr="00390494" w:rsidRDefault="00390494" w:rsidP="00390494">
      <w:pPr>
        <w:rPr>
          <w:lang w:val="it-IT"/>
        </w:rPr>
      </w:pPr>
    </w:p>
    <w:p w14:paraId="5F47C40C" w14:textId="39067A38" w:rsidR="00324FDF" w:rsidRDefault="00324FDF" w:rsidP="004D3480">
      <w:pPr>
        <w:pStyle w:val="Heading2"/>
        <w:ind w:left="1023"/>
        <w:rPr>
          <w:lang w:val="it-IT"/>
        </w:rPr>
      </w:pPr>
      <w:bookmarkStart w:id="571" w:name="_Toc215311800"/>
      <w:r>
        <w:rPr>
          <w:lang w:val="it-IT"/>
        </w:rPr>
        <w:t>Next best product</w:t>
      </w:r>
      <w:bookmarkEnd w:id="571"/>
    </w:p>
    <w:p w14:paraId="5730F4B7" w14:textId="0C0AFDDE" w:rsidR="002A1BDF" w:rsidRPr="002A1BDF" w:rsidRDefault="00324FDF" w:rsidP="0027257F">
      <w:pPr>
        <w:pStyle w:val="ListParagraph"/>
        <w:numPr>
          <w:ilvl w:val="0"/>
          <w:numId w:val="14"/>
        </w:numPr>
        <w:ind w:left="714" w:hanging="357"/>
        <w:rPr>
          <w:lang w:val="it-IT"/>
        </w:rPr>
      </w:pPr>
      <w:r w:rsidRPr="001C128A">
        <w:rPr>
          <w:lang w:val="it-IT"/>
        </w:rPr>
        <w:t xml:space="preserve">Si prevede </w:t>
      </w:r>
      <w:r w:rsidR="009A5B04">
        <w:rPr>
          <w:lang w:val="it-IT"/>
        </w:rPr>
        <w:t xml:space="preserve">l’utilizzo del motore di raccomandazione AS-IS, che </w:t>
      </w:r>
      <w:r w:rsidR="00204E7B">
        <w:rPr>
          <w:lang w:val="it-IT"/>
        </w:rPr>
        <w:t>restituisc</w:t>
      </w:r>
      <w:r w:rsidR="009A5B04">
        <w:rPr>
          <w:lang w:val="it-IT"/>
        </w:rPr>
        <w:t>e</w:t>
      </w:r>
      <w:r w:rsidR="003F19EC">
        <w:rPr>
          <w:lang w:val="it-IT"/>
        </w:rPr>
        <w:t xml:space="preserve"> per anagrafica</w:t>
      </w:r>
      <w:r w:rsidR="00204E7B">
        <w:rPr>
          <w:lang w:val="it-IT"/>
        </w:rPr>
        <w:t xml:space="preserve"> </w:t>
      </w:r>
      <w:r w:rsidR="00181D95">
        <w:rPr>
          <w:lang w:val="it-IT"/>
        </w:rPr>
        <w:t xml:space="preserve">mediamente </w:t>
      </w:r>
      <w:proofErr w:type="gramStart"/>
      <w:r w:rsidR="00181D95">
        <w:rPr>
          <w:lang w:val="it-IT"/>
        </w:rPr>
        <w:t>8</w:t>
      </w:r>
      <w:proofErr w:type="gramEnd"/>
      <w:r w:rsidR="00204E7B">
        <w:rPr>
          <w:lang w:val="it-IT"/>
        </w:rPr>
        <w:t xml:space="preserve"> </w:t>
      </w:r>
      <w:r w:rsidR="003F19EC">
        <w:rPr>
          <w:lang w:val="it-IT"/>
        </w:rPr>
        <w:t>suggerimenti</w:t>
      </w:r>
      <w:r w:rsidR="002A1BDF">
        <w:rPr>
          <w:lang w:val="it-IT"/>
        </w:rPr>
        <w:t>, con riferimento a</w:t>
      </w:r>
      <w:r w:rsidR="00F823E3">
        <w:rPr>
          <w:lang w:val="it-IT"/>
        </w:rPr>
        <w:t xml:space="preserve"> elementi censiti dalla variabile “Prodotto” del catalogo</w:t>
      </w:r>
    </w:p>
    <w:p w14:paraId="2BE6B927" w14:textId="58C2F25F" w:rsidR="003F19EC" w:rsidRPr="001C128A" w:rsidRDefault="003F19EC" w:rsidP="0027257F">
      <w:pPr>
        <w:pStyle w:val="ListParagraph"/>
        <w:numPr>
          <w:ilvl w:val="0"/>
          <w:numId w:val="14"/>
        </w:numPr>
        <w:ind w:left="714" w:hanging="357"/>
        <w:rPr>
          <w:lang w:val="it-IT"/>
        </w:rPr>
      </w:pPr>
      <w:r w:rsidRPr="001C128A">
        <w:rPr>
          <w:lang w:val="it-IT"/>
        </w:rPr>
        <w:t xml:space="preserve">Si prevede che </w:t>
      </w:r>
      <w:r>
        <w:rPr>
          <w:lang w:val="it-IT"/>
        </w:rPr>
        <w:t>in pagina CRM non siano visibili</w:t>
      </w:r>
      <w:r w:rsidRPr="001C128A">
        <w:rPr>
          <w:lang w:val="it-IT"/>
        </w:rPr>
        <w:t xml:space="preserve"> </w:t>
      </w:r>
      <w:r w:rsidR="00312A83">
        <w:rPr>
          <w:lang w:val="it-IT"/>
        </w:rPr>
        <w:t xml:space="preserve">proposte </w:t>
      </w:r>
      <w:r>
        <w:rPr>
          <w:lang w:val="it-IT"/>
        </w:rPr>
        <w:t>di p</w:t>
      </w:r>
      <w:r w:rsidRPr="001C128A">
        <w:rPr>
          <w:lang w:val="it-IT"/>
        </w:rPr>
        <w:t>rodotti già attivi nel portafoglio del cliente</w:t>
      </w:r>
      <w:r w:rsidR="00312A83">
        <w:rPr>
          <w:lang w:val="it-IT"/>
        </w:rPr>
        <w:t xml:space="preserve"> (i.e. già posseduti dal cliente)</w:t>
      </w:r>
    </w:p>
    <w:p w14:paraId="025DA87A" w14:textId="702EF770" w:rsidR="00F8432B" w:rsidRDefault="00F8432B" w:rsidP="0027257F">
      <w:pPr>
        <w:pStyle w:val="ListParagraph"/>
        <w:numPr>
          <w:ilvl w:val="0"/>
          <w:numId w:val="14"/>
        </w:numPr>
        <w:ind w:left="714" w:hanging="357"/>
        <w:rPr>
          <w:lang w:val="it-IT"/>
        </w:rPr>
      </w:pPr>
      <w:r w:rsidRPr="001C128A">
        <w:rPr>
          <w:lang w:val="it-IT"/>
        </w:rPr>
        <w:t xml:space="preserve">Si prevede che </w:t>
      </w:r>
      <w:r>
        <w:rPr>
          <w:lang w:val="it-IT"/>
        </w:rPr>
        <w:t>in pagina CRM non siano visibili</w:t>
      </w:r>
      <w:r w:rsidRPr="001C128A">
        <w:rPr>
          <w:lang w:val="it-IT"/>
        </w:rPr>
        <w:t xml:space="preserve"> suggeri</w:t>
      </w:r>
      <w:r>
        <w:rPr>
          <w:lang w:val="it-IT"/>
        </w:rPr>
        <w:t>menti di interessi</w:t>
      </w:r>
      <w:r w:rsidR="00653A03">
        <w:rPr>
          <w:lang w:val="it-IT"/>
        </w:rPr>
        <w:t xml:space="preserve"> </w:t>
      </w:r>
      <w:r w:rsidRPr="001C128A">
        <w:rPr>
          <w:lang w:val="it-IT"/>
        </w:rPr>
        <w:t xml:space="preserve">già attivi </w:t>
      </w:r>
      <w:r>
        <w:rPr>
          <w:lang w:val="it-IT"/>
        </w:rPr>
        <w:t>(lead del cliente)</w:t>
      </w:r>
    </w:p>
    <w:p w14:paraId="44D21149" w14:textId="7A4B952E" w:rsidR="003850AE" w:rsidRDefault="003850AE" w:rsidP="0027257F">
      <w:pPr>
        <w:pStyle w:val="ListParagraph"/>
        <w:numPr>
          <w:ilvl w:val="0"/>
          <w:numId w:val="14"/>
        </w:numPr>
        <w:ind w:left="714" w:hanging="357"/>
        <w:rPr>
          <w:lang w:val="it-IT"/>
        </w:rPr>
      </w:pPr>
      <w:r>
        <w:rPr>
          <w:lang w:val="it-IT"/>
        </w:rPr>
        <w:t xml:space="preserve">Si prevede che nella pagina di Scheda lead saranno visibili fino ad un massimo di </w:t>
      </w:r>
      <w:proofErr w:type="gramStart"/>
      <w:r>
        <w:rPr>
          <w:lang w:val="it-IT"/>
        </w:rPr>
        <w:t>3</w:t>
      </w:r>
      <w:proofErr w:type="gramEnd"/>
      <w:r>
        <w:rPr>
          <w:lang w:val="it-IT"/>
        </w:rPr>
        <w:t xml:space="preserve"> </w:t>
      </w:r>
      <w:r w:rsidR="006267AE">
        <w:rPr>
          <w:lang w:val="it-IT"/>
        </w:rPr>
        <w:t>N</w:t>
      </w:r>
      <w:r w:rsidR="00333E42">
        <w:rPr>
          <w:lang w:val="it-IT"/>
        </w:rPr>
        <w:t xml:space="preserve">ext </w:t>
      </w:r>
      <w:r w:rsidR="006267AE">
        <w:rPr>
          <w:lang w:val="it-IT"/>
        </w:rPr>
        <w:t>B</w:t>
      </w:r>
      <w:r w:rsidR="00333E42">
        <w:rPr>
          <w:lang w:val="it-IT"/>
        </w:rPr>
        <w:t xml:space="preserve">est </w:t>
      </w:r>
      <w:r w:rsidR="006267AE">
        <w:rPr>
          <w:lang w:val="it-IT"/>
        </w:rPr>
        <w:t>P</w:t>
      </w:r>
      <w:r w:rsidR="00333E42">
        <w:rPr>
          <w:lang w:val="it-IT"/>
        </w:rPr>
        <w:t>roduct</w:t>
      </w:r>
      <w:r w:rsidR="006267AE">
        <w:rPr>
          <w:lang w:val="it-IT"/>
        </w:rPr>
        <w:t xml:space="preserve"> maggiormente consigliati dal motore di raccom</w:t>
      </w:r>
      <w:r w:rsidR="00C2026B">
        <w:rPr>
          <w:lang w:val="it-IT"/>
        </w:rPr>
        <w:t>andazione.</w:t>
      </w:r>
    </w:p>
    <w:p w14:paraId="2AE96357" w14:textId="28B4AA81" w:rsidR="00324FDF" w:rsidRDefault="00324FDF" w:rsidP="0027257F">
      <w:pPr>
        <w:pStyle w:val="ListParagraph"/>
        <w:numPr>
          <w:ilvl w:val="0"/>
          <w:numId w:val="14"/>
        </w:numPr>
        <w:ind w:left="714" w:hanging="357"/>
        <w:rPr>
          <w:ins w:id="572" w:author="Portogallo Sara" w:date="2026-03-31T09:47:00Z"/>
          <w:lang w:val="it-IT"/>
        </w:rPr>
      </w:pPr>
      <w:r>
        <w:rPr>
          <w:lang w:val="it-IT"/>
        </w:rPr>
        <w:t>Qualora, stanti i vincoli di cui sopra, non sia possibile definire nessun Next Best Product si prevede nel widget dedicato</w:t>
      </w:r>
      <w:r w:rsidR="001E10AC">
        <w:rPr>
          <w:lang w:val="it-IT"/>
        </w:rPr>
        <w:t xml:space="preserve"> in scheda lead</w:t>
      </w:r>
      <w:r>
        <w:rPr>
          <w:lang w:val="it-IT"/>
        </w:rPr>
        <w:t xml:space="preserve"> il seguente testo “Nessun prodotto suggerito in questo momento”</w:t>
      </w:r>
    </w:p>
    <w:p w14:paraId="35FDF247" w14:textId="599E71E5" w:rsidR="00174137" w:rsidRPr="00174137" w:rsidRDefault="00174137" w:rsidP="0027257F">
      <w:pPr>
        <w:pStyle w:val="ListParagraph"/>
        <w:numPr>
          <w:ilvl w:val="0"/>
          <w:numId w:val="14"/>
        </w:numPr>
        <w:ind w:left="714" w:hanging="357"/>
        <w:rPr>
          <w:lang w:val="it-IT"/>
        </w:rPr>
      </w:pPr>
      <w:ins w:id="573" w:author="Portogallo Sara" w:date="2026-03-31T09:47:00Z">
        <w:r w:rsidRPr="00174137">
          <w:rPr>
            <w:lang w:val="it-IT"/>
          </w:rPr>
          <w:t xml:space="preserve">I Next best product sono </w:t>
        </w:r>
      </w:ins>
      <w:ins w:id="574" w:author="Portogallo Sara" w:date="2026-03-31T09:48:00Z">
        <w:r w:rsidRPr="00174137">
          <w:rPr>
            <w:lang w:val="it-IT"/>
            <w:rPrChange w:id="575" w:author="Portogallo Sara" w:date="2026-03-31T09:48:00Z">
              <w:rPr/>
            </w:rPrChange>
          </w:rPr>
          <w:t xml:space="preserve">visualizzabili nella Scheda di dettaglio Account </w:t>
        </w:r>
        <w:r>
          <w:rPr>
            <w:lang w:val="it-IT"/>
          </w:rPr>
          <w:t>e</w:t>
        </w:r>
        <w:r w:rsidRPr="00174137">
          <w:rPr>
            <w:lang w:val="it-IT"/>
            <w:rPrChange w:id="576" w:author="Portogallo Sara" w:date="2026-03-31T09:48:00Z">
              <w:rPr/>
            </w:rPrChange>
          </w:rPr>
          <w:t xml:space="preserve"> Contact </w:t>
        </w:r>
      </w:ins>
    </w:p>
    <w:p w14:paraId="3D746D62" w14:textId="77777777" w:rsidR="009964BF" w:rsidRPr="007741E6" w:rsidRDefault="009964BF" w:rsidP="009964BF">
      <w:pPr>
        <w:pStyle w:val="ListParagraph"/>
        <w:numPr>
          <w:ilvl w:val="0"/>
          <w:numId w:val="14"/>
        </w:numPr>
        <w:rPr>
          <w:rFonts w:ascii="Aptos" w:hAnsi="Aptos"/>
          <w:sz w:val="22"/>
          <w:lang w:val="it-IT"/>
        </w:rPr>
      </w:pPr>
      <w:r>
        <w:rPr>
          <w:lang w:val="it-IT"/>
        </w:rPr>
        <w:t>Focus tecnico:</w:t>
      </w:r>
    </w:p>
    <w:p w14:paraId="36952118" w14:textId="77777777" w:rsidR="009964BF" w:rsidRPr="00EC04D8" w:rsidRDefault="009964BF" w:rsidP="009964BF">
      <w:pPr>
        <w:pStyle w:val="ListParagraph"/>
        <w:numPr>
          <w:ilvl w:val="0"/>
          <w:numId w:val="14"/>
        </w:numPr>
        <w:ind w:left="1080"/>
        <w:rPr>
          <w:rFonts w:ascii="Aptos" w:hAnsi="Aptos"/>
          <w:sz w:val="22"/>
          <w:lang w:val="it-IT"/>
        </w:rPr>
      </w:pPr>
      <w:r w:rsidRPr="00EC04D8">
        <w:rPr>
          <w:lang w:val="it-IT"/>
        </w:rPr>
        <w:t>L’output del modello viene rappresentato come segue all’interno della tabella DSSDWH.TPD_POS_NEXT_BEST_PRODUCT_M:</w:t>
      </w:r>
    </w:p>
    <w:p w14:paraId="12235D0E" w14:textId="77777777" w:rsidR="009964BF" w:rsidRPr="00EC04D8" w:rsidRDefault="009964BF" w:rsidP="009964BF">
      <w:pPr>
        <w:pStyle w:val="ListParagraph"/>
        <w:ind w:left="1080"/>
        <w:rPr>
          <w:lang w:val="it-IT"/>
        </w:rPr>
      </w:pPr>
    </w:p>
    <w:p w14:paraId="71B59290" w14:textId="77777777" w:rsidR="009964BF" w:rsidRPr="00EC04D8" w:rsidRDefault="009964BF" w:rsidP="009964BF">
      <w:pPr>
        <w:pStyle w:val="ListParagraph"/>
        <w:ind w:left="1080"/>
        <w:rPr>
          <w:lang w:val="it-IT"/>
        </w:rPr>
      </w:pPr>
      <w:r>
        <w:rPr>
          <w:noProof/>
          <w:lang w:val="it-IT" w:eastAsia="it-IT"/>
        </w:rPr>
        <w:drawing>
          <wp:inline distT="0" distB="0" distL="0" distR="0" wp14:anchorId="41713C96" wp14:editId="302E1A30">
            <wp:extent cx="6120130" cy="495300"/>
            <wp:effectExtent l="0" t="0" r="0" b="0"/>
            <wp:docPr id="1072886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6120130" cy="495300"/>
                    </a:xfrm>
                    <a:prstGeom prst="rect">
                      <a:avLst/>
                    </a:prstGeom>
                    <a:noFill/>
                    <a:ln>
                      <a:noFill/>
                    </a:ln>
                  </pic:spPr>
                </pic:pic>
              </a:graphicData>
            </a:graphic>
          </wp:inline>
        </w:drawing>
      </w:r>
    </w:p>
    <w:p w14:paraId="5DC48C28" w14:textId="77777777" w:rsidR="009964BF" w:rsidRPr="00EC04D8" w:rsidRDefault="009964BF" w:rsidP="009964BF">
      <w:pPr>
        <w:pStyle w:val="ListParagraph"/>
        <w:ind w:left="1080"/>
        <w:rPr>
          <w:lang w:val="it-IT"/>
        </w:rPr>
      </w:pPr>
    </w:p>
    <w:p w14:paraId="5841BF75" w14:textId="77777777" w:rsidR="009964BF" w:rsidRPr="00EC04D8" w:rsidRDefault="009964BF" w:rsidP="009964BF">
      <w:pPr>
        <w:pStyle w:val="ListParagraph"/>
        <w:numPr>
          <w:ilvl w:val="0"/>
          <w:numId w:val="14"/>
        </w:numPr>
        <w:ind w:left="1080"/>
        <w:rPr>
          <w:lang w:val="it-IT"/>
        </w:rPr>
      </w:pPr>
      <w:r w:rsidRPr="00EC04D8">
        <w:rPr>
          <w:lang w:val="it-IT"/>
        </w:rPr>
        <w:t>La chiave univoca è DATA_RIF e COD_NDG e le altre colonne rappresentano rispettivamente il primo, secondo, terzo e fino all’ottavo prodotto consigliato dal modello NBO.</w:t>
      </w:r>
    </w:p>
    <w:p w14:paraId="6D5ADF0A" w14:textId="77777777" w:rsidR="009964BF" w:rsidRPr="00EC04D8" w:rsidRDefault="009964BF" w:rsidP="009964BF">
      <w:pPr>
        <w:pStyle w:val="ListParagraph"/>
        <w:numPr>
          <w:ilvl w:val="0"/>
          <w:numId w:val="14"/>
        </w:numPr>
        <w:ind w:left="1080"/>
        <w:rPr>
          <w:lang w:val="it-IT"/>
        </w:rPr>
      </w:pPr>
      <w:r w:rsidRPr="00EC04D8">
        <w:rPr>
          <w:lang w:val="it-IT"/>
        </w:rPr>
        <w:t>Le decodifiche dei codici modello sono le seguenti:</w:t>
      </w:r>
    </w:p>
    <w:p w14:paraId="522B8648" w14:textId="77777777" w:rsidR="009964BF" w:rsidRPr="00EC04D8" w:rsidRDefault="009964BF" w:rsidP="009964BF">
      <w:pPr>
        <w:pStyle w:val="ListParagraph"/>
        <w:ind w:left="1080"/>
        <w:rPr>
          <w:lang w:val="it-IT"/>
        </w:rPr>
      </w:pPr>
    </w:p>
    <w:p w14:paraId="6ACB578A" w14:textId="77777777" w:rsidR="009964BF" w:rsidRPr="00EC04D8" w:rsidRDefault="009964BF" w:rsidP="009964BF">
      <w:pPr>
        <w:pStyle w:val="ListParagraph"/>
        <w:ind w:left="1080"/>
        <w:rPr>
          <w:lang w:val="it-IT"/>
        </w:rPr>
      </w:pPr>
      <w:r>
        <w:rPr>
          <w:noProof/>
          <w:lang w:val="it-IT" w:eastAsia="it-IT"/>
        </w:rPr>
        <w:drawing>
          <wp:inline distT="0" distB="0" distL="0" distR="0" wp14:anchorId="73AF7927" wp14:editId="2DC7C594">
            <wp:extent cx="4142740" cy="3061335"/>
            <wp:effectExtent l="0" t="0" r="10160" b="5715"/>
            <wp:docPr id="139930542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5421" name="Picture 1" descr="A black background with a black square&#10;&#10;AI-generated content may be incorrect."/>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4142740" cy="3061335"/>
                    </a:xfrm>
                    <a:prstGeom prst="rect">
                      <a:avLst/>
                    </a:prstGeom>
                    <a:noFill/>
                    <a:ln>
                      <a:noFill/>
                    </a:ln>
                  </pic:spPr>
                </pic:pic>
              </a:graphicData>
            </a:graphic>
          </wp:inline>
        </w:drawing>
      </w:r>
    </w:p>
    <w:p w14:paraId="15EA2BBE" w14:textId="77777777" w:rsidR="009964BF" w:rsidRPr="00EC04D8" w:rsidRDefault="009964BF" w:rsidP="009964BF">
      <w:pPr>
        <w:pStyle w:val="ListParagraph"/>
        <w:ind w:left="1080"/>
        <w:rPr>
          <w:lang w:val="it-IT"/>
        </w:rPr>
      </w:pPr>
    </w:p>
    <w:p w14:paraId="51601DAF" w14:textId="7219BA9B" w:rsidR="009964BF" w:rsidRPr="005C79EB" w:rsidRDefault="009964BF" w:rsidP="002D4719">
      <w:pPr>
        <w:pStyle w:val="ListParagraph"/>
        <w:numPr>
          <w:ilvl w:val="0"/>
          <w:numId w:val="14"/>
        </w:numPr>
        <w:ind w:left="1080"/>
        <w:rPr>
          <w:lang w:val="it-IT"/>
        </w:rPr>
      </w:pPr>
      <w:r w:rsidRPr="00EC04D8">
        <w:rPr>
          <w:lang w:val="it-IT"/>
        </w:rPr>
        <w:t>Un Cliente inserito in tabella ha sempre valorizzato almeno la colonna OFFERTA_PROD_1, ovvero il primo prodotto consigliato. Per gli altri prodotti, il Cliente ne può avere fino ad 8, ma può anche non averne se li possiede già tutti oppure non possiede i requisiti per averne almeno un altro.</w:t>
      </w:r>
    </w:p>
    <w:p w14:paraId="3EC27B1D" w14:textId="2483FA82" w:rsidR="001D70F9" w:rsidRPr="006F265B" w:rsidRDefault="001D70F9" w:rsidP="001D70F9">
      <w:pPr>
        <w:pStyle w:val="Heading2"/>
        <w:ind w:left="1023"/>
        <w:rPr>
          <w:bCs/>
          <w:lang w:val="it-IT"/>
        </w:rPr>
      </w:pPr>
      <w:bookmarkStart w:id="577" w:name="_Toc215311801"/>
      <w:proofErr w:type="spellStart"/>
      <w:r>
        <w:rPr>
          <w:lang w:val="it-IT"/>
        </w:rPr>
        <w:t>Dispatching</w:t>
      </w:r>
      <w:proofErr w:type="spellEnd"/>
      <w:r>
        <w:rPr>
          <w:lang w:val="it-IT"/>
        </w:rPr>
        <w:t xml:space="preserve"> automatico di lead</w:t>
      </w:r>
      <w:bookmarkEnd w:id="577"/>
      <w:r>
        <w:rPr>
          <w:lang w:val="it-IT"/>
        </w:rPr>
        <w:t xml:space="preserve"> </w:t>
      </w:r>
    </w:p>
    <w:p w14:paraId="485012E7" w14:textId="2527A460" w:rsidR="001D70F9" w:rsidRDefault="001D70F9" w:rsidP="001D70F9">
      <w:pPr>
        <w:pStyle w:val="ListParagraph"/>
        <w:numPr>
          <w:ilvl w:val="0"/>
          <w:numId w:val="14"/>
        </w:numPr>
        <w:ind w:left="1080"/>
        <w:rPr>
          <w:lang w:val="it-IT"/>
        </w:rPr>
      </w:pPr>
      <w:r>
        <w:rPr>
          <w:lang w:val="it-IT"/>
        </w:rPr>
        <w:t xml:space="preserve">Si prevede un meccanismo di </w:t>
      </w:r>
      <w:proofErr w:type="spellStart"/>
      <w:r>
        <w:rPr>
          <w:lang w:val="it-IT"/>
        </w:rPr>
        <w:t>dispatching</w:t>
      </w:r>
      <w:proofErr w:type="spellEnd"/>
      <w:r>
        <w:rPr>
          <w:lang w:val="it-IT"/>
        </w:rPr>
        <w:t xml:space="preserve"> automatico delle lead, configurabile dal</w:t>
      </w:r>
      <w:r w:rsidR="00725AFE">
        <w:rPr>
          <w:lang w:val="it-IT"/>
        </w:rPr>
        <w:t xml:space="preserve">le figure di risalita dal livello di Team Leader </w:t>
      </w:r>
    </w:p>
    <w:p w14:paraId="3EDF2E10" w14:textId="530A653A" w:rsidR="00725AFE" w:rsidRDefault="00725AFE" w:rsidP="001D70F9">
      <w:pPr>
        <w:pStyle w:val="ListParagraph"/>
        <w:numPr>
          <w:ilvl w:val="0"/>
          <w:numId w:val="14"/>
        </w:numPr>
        <w:ind w:left="1080"/>
        <w:rPr>
          <w:lang w:val="it-IT"/>
        </w:rPr>
      </w:pPr>
      <w:r>
        <w:rPr>
          <w:lang w:val="it-IT"/>
        </w:rPr>
        <w:t>L</w:t>
      </w:r>
      <w:r w:rsidR="00CC6B2F">
        <w:rPr>
          <w:lang w:val="it-IT"/>
        </w:rPr>
        <w:t xml:space="preserve">e regole di </w:t>
      </w:r>
      <w:proofErr w:type="spellStart"/>
      <w:r w:rsidR="00CC6B2F">
        <w:rPr>
          <w:lang w:val="it-IT"/>
        </w:rPr>
        <w:t>dispatching</w:t>
      </w:r>
      <w:proofErr w:type="spellEnd"/>
      <w:r w:rsidR="00CC6B2F">
        <w:rPr>
          <w:lang w:val="it-IT"/>
        </w:rPr>
        <w:t xml:space="preserve"> si basano sulle variabili </w:t>
      </w:r>
      <w:r w:rsidR="00D70046">
        <w:rPr>
          <w:lang w:val="it-IT"/>
        </w:rPr>
        <w:t>descritte precedentemente nel</w:t>
      </w:r>
      <w:r w:rsidR="00AF76DE">
        <w:rPr>
          <w:lang w:val="it-IT"/>
        </w:rPr>
        <w:t xml:space="preserve"> capitolo di tassonomia e configurazioni in relazione a</w:t>
      </w:r>
      <w:r w:rsidR="00CC6B2F">
        <w:rPr>
          <w:lang w:val="it-IT"/>
        </w:rPr>
        <w:t>:</w:t>
      </w:r>
    </w:p>
    <w:p w14:paraId="7F3D1871" w14:textId="6C53A71C" w:rsidR="00CC6B2F" w:rsidRDefault="00CC6B2F" w:rsidP="00CC6B2F">
      <w:pPr>
        <w:pStyle w:val="ListParagraph"/>
        <w:numPr>
          <w:ilvl w:val="1"/>
          <w:numId w:val="14"/>
        </w:numPr>
        <w:rPr>
          <w:lang w:val="it-IT"/>
        </w:rPr>
      </w:pPr>
      <w:r>
        <w:rPr>
          <w:lang w:val="it-IT"/>
        </w:rPr>
        <w:t xml:space="preserve">Origine </w:t>
      </w:r>
    </w:p>
    <w:p w14:paraId="11E8A080" w14:textId="002F6BBD" w:rsidR="00CC6B2F" w:rsidRDefault="00CC6B2F" w:rsidP="00CC6B2F">
      <w:pPr>
        <w:pStyle w:val="ListParagraph"/>
        <w:numPr>
          <w:ilvl w:val="1"/>
          <w:numId w:val="14"/>
        </w:numPr>
        <w:rPr>
          <w:lang w:val="it-IT"/>
        </w:rPr>
      </w:pPr>
      <w:r>
        <w:rPr>
          <w:lang w:val="it-IT"/>
        </w:rPr>
        <w:t>Categoria prodotto</w:t>
      </w:r>
      <w:r w:rsidR="00D70046">
        <w:rPr>
          <w:lang w:val="it-IT"/>
        </w:rPr>
        <w:t xml:space="preserve"> e prodotto</w:t>
      </w:r>
    </w:p>
    <w:p w14:paraId="6AB542A8" w14:textId="151836DA" w:rsidR="00380889" w:rsidRPr="00380889" w:rsidRDefault="00AF76DE" w:rsidP="00BB5ED5">
      <w:pPr>
        <w:pStyle w:val="ListParagraph"/>
        <w:numPr>
          <w:ilvl w:val="0"/>
          <w:numId w:val="14"/>
        </w:numPr>
        <w:ind w:left="1080"/>
        <w:rPr>
          <w:lang w:val="it-IT"/>
        </w:rPr>
      </w:pPr>
      <w:r w:rsidRPr="00380889">
        <w:rPr>
          <w:lang w:val="it-IT"/>
        </w:rPr>
        <w:t xml:space="preserve">In </w:t>
      </w:r>
      <w:proofErr w:type="spellStart"/>
      <w:r w:rsidRPr="00380889">
        <w:rPr>
          <w:lang w:val="it-IT"/>
        </w:rPr>
        <w:t>As-Is</w:t>
      </w:r>
      <w:proofErr w:type="spellEnd"/>
      <w:r w:rsidRPr="00380889">
        <w:rPr>
          <w:lang w:val="it-IT"/>
        </w:rPr>
        <w:t xml:space="preserve"> i </w:t>
      </w:r>
      <w:proofErr w:type="spellStart"/>
      <w:r w:rsidRPr="00380889">
        <w:rPr>
          <w:lang w:val="it-IT"/>
        </w:rPr>
        <w:t>dispa</w:t>
      </w:r>
      <w:r w:rsidRPr="00BB5ED5">
        <w:rPr>
          <w:lang w:val="it-IT"/>
        </w:rPr>
        <w:t>tcher</w:t>
      </w:r>
      <w:proofErr w:type="spellEnd"/>
      <w:r w:rsidRPr="00BB5ED5">
        <w:rPr>
          <w:lang w:val="it-IT"/>
        </w:rPr>
        <w:t xml:space="preserve"> presenti </w:t>
      </w:r>
      <w:r w:rsidR="00380889" w:rsidRPr="00BB5ED5">
        <w:rPr>
          <w:lang w:val="it-IT"/>
        </w:rPr>
        <w:t xml:space="preserve">effettuano una query su </w:t>
      </w:r>
      <w:r w:rsidR="00380889">
        <w:rPr>
          <w:lang w:val="it-IT"/>
        </w:rPr>
        <w:t xml:space="preserve">DB ticket in base ai campi sopra indicati ed assegnato tutti i lead risultanti ad un determinato specialista/gruppo di specialisti. </w:t>
      </w:r>
      <w:r w:rsidR="005F4088">
        <w:rPr>
          <w:lang w:val="it-IT"/>
        </w:rPr>
        <w:t>Si richiede una riproposizione funzionale di tale meccanismo anche nel To-Be</w:t>
      </w:r>
    </w:p>
    <w:p w14:paraId="090050EF" w14:textId="28640762" w:rsidR="00CC6B2F" w:rsidRPr="00380889" w:rsidRDefault="00CC6B2F" w:rsidP="00BB5ED5">
      <w:pPr>
        <w:ind w:left="1080"/>
        <w:rPr>
          <w:lang w:val="it-IT"/>
        </w:rPr>
      </w:pPr>
    </w:p>
    <w:p w14:paraId="5CD14DB7" w14:textId="77777777" w:rsidR="00324FDF" w:rsidRPr="00380889" w:rsidRDefault="00324FDF" w:rsidP="004D3480">
      <w:pPr>
        <w:pStyle w:val="BodyText"/>
        <w:spacing w:before="60" w:after="60"/>
        <w:rPr>
          <w:lang w:val="it-IT"/>
        </w:rPr>
      </w:pPr>
    </w:p>
    <w:p w14:paraId="3E334542" w14:textId="3E443F06" w:rsidR="00D10FBC" w:rsidRDefault="00FD196A" w:rsidP="004D3480">
      <w:pPr>
        <w:pStyle w:val="Heading1"/>
        <w:spacing w:before="0"/>
        <w:ind w:left="312"/>
        <w:rPr>
          <w:rFonts w:cstheme="minorHAnsi"/>
          <w:color w:val="000000" w:themeColor="text1"/>
          <w:lang w:val="it-IT"/>
        </w:rPr>
      </w:pPr>
      <w:bookmarkStart w:id="578" w:name="_Toc215311802"/>
      <w:r>
        <w:rPr>
          <w:rFonts w:cstheme="minorHAnsi"/>
          <w:color w:val="000000" w:themeColor="text1"/>
          <w:lang w:val="it-IT"/>
        </w:rPr>
        <w:t>Servizio clienti</w:t>
      </w:r>
      <w:bookmarkEnd w:id="578"/>
    </w:p>
    <w:p w14:paraId="3F80DEB0" w14:textId="77777777" w:rsidR="00F72655" w:rsidRDefault="00F72655" w:rsidP="00F72655">
      <w:pPr>
        <w:pStyle w:val="Heading2"/>
        <w:ind w:left="1023"/>
        <w:rPr>
          <w:lang w:val="it-IT"/>
        </w:rPr>
      </w:pPr>
      <w:bookmarkStart w:id="579" w:name="_Ref211867067"/>
      <w:bookmarkStart w:id="580" w:name="_Toc212127835"/>
      <w:bookmarkStart w:id="581" w:name="_Toc215311803"/>
      <w:r w:rsidRPr="008F08A2">
        <w:rPr>
          <w:lang w:val="it-IT"/>
        </w:rPr>
        <w:t>Elementi comuni</w:t>
      </w:r>
      <w:bookmarkEnd w:id="579"/>
      <w:bookmarkEnd w:id="580"/>
      <w:bookmarkEnd w:id="581"/>
    </w:p>
    <w:p w14:paraId="2D466612" w14:textId="77777777" w:rsidR="005879E6" w:rsidRDefault="005879E6" w:rsidP="00F74C20">
      <w:pPr>
        <w:rPr>
          <w:lang w:val="it-IT"/>
        </w:rPr>
      </w:pPr>
      <w:bookmarkStart w:id="582" w:name="_Toc212127837"/>
    </w:p>
    <w:p w14:paraId="1E9B0198" w14:textId="511718B9" w:rsidR="005E559B" w:rsidRDefault="005E559B" w:rsidP="00F74C20">
      <w:pPr>
        <w:rPr>
          <w:lang w:val="it-IT"/>
        </w:rPr>
      </w:pPr>
      <w:r>
        <w:rPr>
          <w:lang w:val="it-IT"/>
        </w:rPr>
        <w:t xml:space="preserve">Si prevede la sostituzione del corrente link di accesso a CRM </w:t>
      </w:r>
      <w:proofErr w:type="spellStart"/>
      <w:r>
        <w:rPr>
          <w:lang w:val="it-IT"/>
        </w:rPr>
        <w:t>As-Is</w:t>
      </w:r>
      <w:proofErr w:type="spellEnd"/>
      <w:r>
        <w:rPr>
          <w:lang w:val="it-IT"/>
        </w:rPr>
        <w:t xml:space="preserve"> pre</w:t>
      </w:r>
      <w:r w:rsidR="00884CA6">
        <w:rPr>
          <w:lang w:val="it-IT"/>
        </w:rPr>
        <w:t>s</w:t>
      </w:r>
      <w:r>
        <w:rPr>
          <w:lang w:val="it-IT"/>
        </w:rPr>
        <w:t xml:space="preserve">ente su Onlife. </w:t>
      </w:r>
      <w:r w:rsidR="00884CA6">
        <w:rPr>
          <w:lang w:val="it-IT"/>
        </w:rPr>
        <w:t>Al click si aprirà una nuova tab del browser</w:t>
      </w:r>
      <w:r w:rsidR="008D34F1">
        <w:rPr>
          <w:lang w:val="it-IT"/>
        </w:rPr>
        <w:t xml:space="preserve"> e l’utente accederà direttamente alla home page di dynamics</w:t>
      </w:r>
    </w:p>
    <w:p w14:paraId="7BAF1DA0" w14:textId="424650EA" w:rsidR="00F43FDA" w:rsidRDefault="00F43FDA" w:rsidP="00F74C20">
      <w:pPr>
        <w:rPr>
          <w:lang w:val="it-IT"/>
        </w:rPr>
      </w:pPr>
      <w:r w:rsidRPr="00F43FDA">
        <w:rPr>
          <w:lang w:val="it-IT"/>
        </w:rPr>
        <w:t>Si prevedono gli elementi c</w:t>
      </w:r>
      <w:r>
        <w:rPr>
          <w:lang w:val="it-IT"/>
        </w:rPr>
        <w:t>omuni di Dynamics</w:t>
      </w:r>
    </w:p>
    <w:p w14:paraId="7ED4F3BD" w14:textId="12D4722C" w:rsidR="00F43FDA" w:rsidRDefault="00F43FDA" w:rsidP="00F74C20">
      <w:pPr>
        <w:rPr>
          <w:lang w:val="it-IT"/>
        </w:rPr>
      </w:pPr>
      <w:r>
        <w:rPr>
          <w:lang w:val="it-IT"/>
        </w:rPr>
        <w:t>Si specifica c</w:t>
      </w:r>
      <w:r w:rsidR="00F74C20">
        <w:rPr>
          <w:lang w:val="it-IT"/>
        </w:rPr>
        <w:t>he il menu</w:t>
      </w:r>
      <w:r w:rsidR="00B66689">
        <w:rPr>
          <w:lang w:val="it-IT"/>
        </w:rPr>
        <w:t xml:space="preserve"> laterale</w:t>
      </w:r>
      <w:r w:rsidR="001859A9">
        <w:rPr>
          <w:lang w:val="it-IT"/>
        </w:rPr>
        <w:t xml:space="preserve"> dovrà consentire l’accesso alla pagina Home – Gestione Lead</w:t>
      </w:r>
      <w:r w:rsidR="002C5EA4">
        <w:rPr>
          <w:lang w:val="it-IT"/>
        </w:rPr>
        <w:t xml:space="preserve"> e Vista lead descritti nel documento</w:t>
      </w:r>
    </w:p>
    <w:p w14:paraId="7963A1F1" w14:textId="77777777" w:rsidR="0014743E" w:rsidRDefault="0014743E" w:rsidP="00F74C20">
      <w:pPr>
        <w:rPr>
          <w:lang w:val="it-IT"/>
        </w:rPr>
      </w:pPr>
    </w:p>
    <w:p w14:paraId="02195F0C" w14:textId="0FC6B091" w:rsidR="0014743E" w:rsidRDefault="0014743E" w:rsidP="0014743E">
      <w:pPr>
        <w:pStyle w:val="Heading3"/>
        <w:ind w:left="600"/>
      </w:pPr>
      <w:bookmarkStart w:id="583" w:name="_Toc215311804"/>
      <w:r>
        <w:t xml:space="preserve">Menu </w:t>
      </w:r>
      <w:proofErr w:type="spellStart"/>
      <w:r>
        <w:t>laterale</w:t>
      </w:r>
      <w:bookmarkEnd w:id="583"/>
      <w:proofErr w:type="spellEnd"/>
    </w:p>
    <w:p w14:paraId="2445AE3D" w14:textId="66F5D481" w:rsidR="0014743E" w:rsidRDefault="0014743E" w:rsidP="0084040B">
      <w:pPr>
        <w:pStyle w:val="ListParagraph"/>
        <w:numPr>
          <w:ilvl w:val="0"/>
          <w:numId w:val="55"/>
        </w:numPr>
        <w:rPr>
          <w:lang w:val="it-IT"/>
        </w:rPr>
      </w:pPr>
      <w:r w:rsidRPr="00566559">
        <w:rPr>
          <w:lang w:val="it-IT"/>
        </w:rPr>
        <w:t>Si preved</w:t>
      </w:r>
      <w:r w:rsidR="0084040B">
        <w:rPr>
          <w:lang w:val="it-IT"/>
        </w:rPr>
        <w:t xml:space="preserve">ono </w:t>
      </w:r>
      <w:proofErr w:type="gramStart"/>
      <w:r w:rsidR="0084040B">
        <w:rPr>
          <w:lang w:val="it-IT"/>
        </w:rPr>
        <w:t>le menu</w:t>
      </w:r>
      <w:proofErr w:type="gramEnd"/>
      <w:r w:rsidR="0084040B">
        <w:rPr>
          <w:lang w:val="it-IT"/>
        </w:rPr>
        <w:t xml:space="preserve"> laterale le seguenti voci:</w:t>
      </w:r>
    </w:p>
    <w:p w14:paraId="40AFC982" w14:textId="7294A775" w:rsidR="0084040B" w:rsidRDefault="0084040B" w:rsidP="0084040B">
      <w:pPr>
        <w:pStyle w:val="ListParagraph"/>
        <w:numPr>
          <w:ilvl w:val="1"/>
          <w:numId w:val="55"/>
        </w:numPr>
        <w:rPr>
          <w:lang w:val="it-IT"/>
        </w:rPr>
      </w:pPr>
      <w:r>
        <w:rPr>
          <w:lang w:val="it-IT"/>
        </w:rPr>
        <w:t>Home</w:t>
      </w:r>
      <w:r w:rsidR="00201B46">
        <w:rPr>
          <w:lang w:val="it-IT"/>
        </w:rPr>
        <w:t xml:space="preserve"> </w:t>
      </w:r>
      <w:r w:rsidR="001705ED" w:rsidRPr="001705ED">
        <w:rPr>
          <w:rFonts w:ascii="Wingdings" w:eastAsia="Wingdings" w:hAnsi="Wingdings" w:cs="Wingdings"/>
          <w:lang w:val="it-IT"/>
        </w:rPr>
        <w:t></w:t>
      </w:r>
      <w:r w:rsidR="00201B46">
        <w:rPr>
          <w:lang w:val="it-IT"/>
        </w:rPr>
        <w:t xml:space="preserve"> scheda di atterraggio di default</w:t>
      </w:r>
    </w:p>
    <w:p w14:paraId="300CEA51" w14:textId="1318FEF3" w:rsidR="0084040B" w:rsidRDefault="0084040B" w:rsidP="0084040B">
      <w:pPr>
        <w:pStyle w:val="ListParagraph"/>
        <w:numPr>
          <w:ilvl w:val="1"/>
          <w:numId w:val="55"/>
        </w:numPr>
        <w:rPr>
          <w:lang w:val="it-IT"/>
        </w:rPr>
      </w:pPr>
      <w:r>
        <w:rPr>
          <w:lang w:val="it-IT"/>
        </w:rPr>
        <w:t>Recenti</w:t>
      </w:r>
      <w:r w:rsidR="001705ED">
        <w:rPr>
          <w:lang w:val="it-IT"/>
        </w:rPr>
        <w:t xml:space="preserve"> </w:t>
      </w:r>
      <w:r w:rsidR="001705ED" w:rsidRPr="001705ED">
        <w:rPr>
          <w:rFonts w:ascii="Wingdings" w:eastAsia="Wingdings" w:hAnsi="Wingdings" w:cs="Wingdings"/>
          <w:lang w:val="it-IT"/>
        </w:rPr>
        <w:t></w:t>
      </w:r>
      <w:r w:rsidR="001705ED">
        <w:rPr>
          <w:lang w:val="it-IT"/>
        </w:rPr>
        <w:t xml:space="preserve"> voce espandibile che mostra le ultime pagine visualizzate dall’utente secondo default D365</w:t>
      </w:r>
    </w:p>
    <w:p w14:paraId="0377FE85" w14:textId="499AEA2D" w:rsidR="0084040B" w:rsidRDefault="0084040B" w:rsidP="0084040B">
      <w:pPr>
        <w:pStyle w:val="ListParagraph"/>
        <w:numPr>
          <w:ilvl w:val="1"/>
          <w:numId w:val="55"/>
        </w:numPr>
        <w:rPr>
          <w:lang w:val="it-IT"/>
        </w:rPr>
      </w:pPr>
      <w:r>
        <w:rPr>
          <w:lang w:val="it-IT"/>
        </w:rPr>
        <w:t>Aggiunti</w:t>
      </w:r>
      <w:r w:rsidR="001705ED" w:rsidRPr="001705ED">
        <w:rPr>
          <w:rFonts w:ascii="Wingdings" w:eastAsia="Wingdings" w:hAnsi="Wingdings" w:cs="Wingdings"/>
          <w:lang w:val="it-IT"/>
        </w:rPr>
        <w:t></w:t>
      </w:r>
      <w:r w:rsidR="001705ED">
        <w:rPr>
          <w:lang w:val="it-IT"/>
        </w:rPr>
        <w:t xml:space="preserve"> voce espandibile che mostra le pagine aggiunte e seguite dall’utente secondo default D365</w:t>
      </w:r>
    </w:p>
    <w:p w14:paraId="100E9FAB" w14:textId="24EE6CB5" w:rsidR="0084040B" w:rsidRDefault="00201B46" w:rsidP="0084040B">
      <w:pPr>
        <w:pStyle w:val="ListParagraph"/>
        <w:numPr>
          <w:ilvl w:val="1"/>
          <w:numId w:val="55"/>
        </w:numPr>
        <w:rPr>
          <w:lang w:val="it-IT"/>
        </w:rPr>
      </w:pPr>
      <w:r>
        <w:rPr>
          <w:lang w:val="it-IT"/>
        </w:rPr>
        <w:t>Agenda</w:t>
      </w:r>
      <w:r w:rsidR="001705ED">
        <w:rPr>
          <w:lang w:val="it-IT"/>
        </w:rPr>
        <w:t xml:space="preserve"> </w:t>
      </w:r>
      <w:r w:rsidR="001705ED" w:rsidRPr="001705ED">
        <w:rPr>
          <w:rFonts w:ascii="Wingdings" w:eastAsia="Wingdings" w:hAnsi="Wingdings" w:cs="Wingdings"/>
          <w:lang w:val="it-IT"/>
        </w:rPr>
        <w:t></w:t>
      </w:r>
      <w:r w:rsidR="001705ED">
        <w:rPr>
          <w:lang w:val="it-IT"/>
        </w:rPr>
        <w:t>accesso alla sezione di agenda, focus di prossimi sprint</w:t>
      </w:r>
    </w:p>
    <w:p w14:paraId="4E9DA172" w14:textId="5675A6E6" w:rsidR="00201B46" w:rsidRPr="001705ED" w:rsidRDefault="00201B46" w:rsidP="001705ED">
      <w:pPr>
        <w:pStyle w:val="ListParagraph"/>
        <w:numPr>
          <w:ilvl w:val="1"/>
          <w:numId w:val="55"/>
        </w:numPr>
        <w:rPr>
          <w:lang w:val="it-IT"/>
        </w:rPr>
      </w:pPr>
      <w:r>
        <w:rPr>
          <w:lang w:val="it-IT"/>
        </w:rPr>
        <w:t>Monitoraggio</w:t>
      </w:r>
      <w:r w:rsidR="001705ED">
        <w:rPr>
          <w:lang w:val="it-IT"/>
        </w:rPr>
        <w:t xml:space="preserve"> </w:t>
      </w:r>
      <w:r w:rsidR="001705ED" w:rsidRPr="001705ED">
        <w:rPr>
          <w:rFonts w:ascii="Wingdings" w:eastAsia="Wingdings" w:hAnsi="Wingdings" w:cs="Wingdings"/>
          <w:lang w:val="it-IT"/>
        </w:rPr>
        <w:t></w:t>
      </w:r>
      <w:r w:rsidR="001705ED">
        <w:rPr>
          <w:lang w:val="it-IT"/>
        </w:rPr>
        <w:t>accesso alla sezione di monitoraggio, focus di prossimi sprint</w:t>
      </w:r>
    </w:p>
    <w:p w14:paraId="57B8A9D3" w14:textId="10C1D79B" w:rsidR="00201B46" w:rsidRDefault="00201B46" w:rsidP="0084040B">
      <w:pPr>
        <w:pStyle w:val="ListParagraph"/>
        <w:numPr>
          <w:ilvl w:val="1"/>
          <w:numId w:val="55"/>
        </w:numPr>
        <w:rPr>
          <w:lang w:val="it-IT"/>
        </w:rPr>
      </w:pPr>
      <w:r>
        <w:rPr>
          <w:lang w:val="it-IT"/>
        </w:rPr>
        <w:t>Account</w:t>
      </w:r>
      <w:r w:rsidR="001705ED">
        <w:rPr>
          <w:lang w:val="it-IT"/>
        </w:rPr>
        <w:t xml:space="preserve"> </w:t>
      </w:r>
      <w:r w:rsidR="001705ED" w:rsidRPr="001705ED">
        <w:rPr>
          <w:rFonts w:ascii="Wingdings" w:eastAsia="Wingdings" w:hAnsi="Wingdings" w:cs="Wingdings"/>
          <w:lang w:val="it-IT"/>
        </w:rPr>
        <w:t></w:t>
      </w:r>
      <w:r w:rsidR="001705ED">
        <w:rPr>
          <w:lang w:val="it-IT"/>
        </w:rPr>
        <w:t>accesso alla sezione di account, ovvero clienti persone giuridiche, secondo standard D365</w:t>
      </w:r>
    </w:p>
    <w:p w14:paraId="235A3081" w14:textId="1BD61534" w:rsidR="00201B46" w:rsidRDefault="00201B46" w:rsidP="0084040B">
      <w:pPr>
        <w:pStyle w:val="ListParagraph"/>
        <w:numPr>
          <w:ilvl w:val="1"/>
          <w:numId w:val="55"/>
        </w:numPr>
        <w:rPr>
          <w:lang w:val="it-IT"/>
        </w:rPr>
      </w:pPr>
      <w:proofErr w:type="spellStart"/>
      <w:r>
        <w:rPr>
          <w:lang w:val="it-IT"/>
        </w:rPr>
        <w:t>Contatti</w:t>
      </w:r>
      <w:r w:rsidR="001705ED" w:rsidRPr="001705ED">
        <w:rPr>
          <w:rFonts w:ascii="Wingdings" w:eastAsia="Wingdings" w:hAnsi="Wingdings" w:cs="Wingdings"/>
          <w:lang w:val="it-IT"/>
        </w:rPr>
        <w:t></w:t>
      </w:r>
      <w:r w:rsidR="001705ED">
        <w:rPr>
          <w:lang w:val="it-IT"/>
        </w:rPr>
        <w:t>accesso</w:t>
      </w:r>
      <w:proofErr w:type="spellEnd"/>
      <w:r w:rsidR="001705ED">
        <w:rPr>
          <w:lang w:val="it-IT"/>
        </w:rPr>
        <w:t xml:space="preserve"> alla sezione di contatti, ovvero clienti persone fisiche, secondo standard D365</w:t>
      </w:r>
    </w:p>
    <w:p w14:paraId="01FD3509" w14:textId="1EF1DC5E" w:rsidR="00201B46" w:rsidRDefault="00201B46" w:rsidP="0084040B">
      <w:pPr>
        <w:pStyle w:val="ListParagraph"/>
        <w:numPr>
          <w:ilvl w:val="1"/>
          <w:numId w:val="55"/>
        </w:numPr>
        <w:rPr>
          <w:lang w:val="it-IT"/>
        </w:rPr>
      </w:pPr>
      <w:r>
        <w:rPr>
          <w:lang w:val="it-IT"/>
        </w:rPr>
        <w:t>Lead</w:t>
      </w:r>
      <w:r w:rsidR="001705ED">
        <w:rPr>
          <w:lang w:val="it-IT"/>
        </w:rPr>
        <w:t xml:space="preserve"> </w:t>
      </w:r>
      <w:r w:rsidR="001705ED" w:rsidRPr="001705ED">
        <w:rPr>
          <w:rFonts w:ascii="Wingdings" w:eastAsia="Wingdings" w:hAnsi="Wingdings" w:cs="Wingdings"/>
          <w:lang w:val="it-IT"/>
        </w:rPr>
        <w:t></w:t>
      </w:r>
      <w:r w:rsidR="001705ED">
        <w:rPr>
          <w:lang w:val="it-IT"/>
        </w:rPr>
        <w:t xml:space="preserve"> accesso alla </w:t>
      </w:r>
      <w:proofErr w:type="spellStart"/>
      <w:r w:rsidR="001705ED">
        <w:rPr>
          <w:lang w:val="it-IT"/>
        </w:rPr>
        <w:t>dahsboard</w:t>
      </w:r>
      <w:proofErr w:type="spellEnd"/>
      <w:r w:rsidR="001705ED">
        <w:rPr>
          <w:lang w:val="it-IT"/>
        </w:rPr>
        <w:t xml:space="preserve"> </w:t>
      </w:r>
      <w:r w:rsidR="00525B59">
        <w:rPr>
          <w:lang w:val="it-IT"/>
        </w:rPr>
        <w:t>“T</w:t>
      </w:r>
      <w:r w:rsidR="001705ED">
        <w:rPr>
          <w:lang w:val="it-IT"/>
        </w:rPr>
        <w:t xml:space="preserve">utti </w:t>
      </w:r>
      <w:r w:rsidR="00525B59">
        <w:rPr>
          <w:lang w:val="it-IT"/>
        </w:rPr>
        <w:t>i lead”</w:t>
      </w:r>
    </w:p>
    <w:p w14:paraId="59B97ECC" w14:textId="044197FD" w:rsidR="00525B59" w:rsidRDefault="00525B59" w:rsidP="00525B59">
      <w:pPr>
        <w:pStyle w:val="Heading3"/>
        <w:ind w:left="600"/>
      </w:pPr>
      <w:bookmarkStart w:id="584" w:name="_Toc215311805"/>
      <w:r>
        <w:t>Ribbon</w:t>
      </w:r>
      <w:bookmarkEnd w:id="584"/>
    </w:p>
    <w:p w14:paraId="184CCD5C" w14:textId="3CCF11DC" w:rsidR="003516C4" w:rsidRPr="003516C4" w:rsidRDefault="003516C4" w:rsidP="00BB5ED5">
      <w:r w:rsidRPr="003516C4">
        <w:rPr>
          <w:noProof/>
          <w:lang w:val="it-IT" w:eastAsia="it-IT"/>
        </w:rPr>
        <w:drawing>
          <wp:anchor distT="0" distB="0" distL="114300" distR="114300" simplePos="0" relativeHeight="251658245" behindDoc="0" locked="0" layoutInCell="1" allowOverlap="1" wp14:anchorId="6EECFAB6" wp14:editId="0C31FD93">
            <wp:simplePos x="0" y="0"/>
            <wp:positionH relativeFrom="column">
              <wp:posOffset>3810</wp:posOffset>
            </wp:positionH>
            <wp:positionV relativeFrom="paragraph">
              <wp:posOffset>30480</wp:posOffset>
            </wp:positionV>
            <wp:extent cx="5263381" cy="157847"/>
            <wp:effectExtent l="0" t="0" r="0" b="0"/>
            <wp:wrapTopAndBottom/>
            <wp:docPr id="144096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69156" name=""/>
                    <pic:cNvPicPr/>
                  </pic:nvPicPr>
                  <pic:blipFill>
                    <a:blip r:embed="rId22">
                      <a:extLst>
                        <a:ext uri="{28A0092B-C50C-407E-A947-70E740481C1C}">
                          <a14:useLocalDpi xmlns:a14="http://schemas.microsoft.com/office/drawing/2010/main" val="0"/>
                        </a:ext>
                      </a:extLst>
                    </a:blip>
                    <a:stretch>
                      <a:fillRect/>
                    </a:stretch>
                  </pic:blipFill>
                  <pic:spPr>
                    <a:xfrm>
                      <a:off x="0" y="0"/>
                      <a:ext cx="5263381" cy="157847"/>
                    </a:xfrm>
                    <a:prstGeom prst="rect">
                      <a:avLst/>
                    </a:prstGeom>
                  </pic:spPr>
                </pic:pic>
              </a:graphicData>
            </a:graphic>
          </wp:anchor>
        </w:drawing>
      </w:r>
    </w:p>
    <w:p w14:paraId="51F2F70C" w14:textId="77777777" w:rsidR="00BA2261" w:rsidRDefault="000C56AD" w:rsidP="00525B59">
      <w:pPr>
        <w:pStyle w:val="ListParagraph"/>
        <w:numPr>
          <w:ilvl w:val="0"/>
          <w:numId w:val="55"/>
        </w:numPr>
        <w:rPr>
          <w:lang w:val="it-IT"/>
        </w:rPr>
      </w:pPr>
      <w:r>
        <w:rPr>
          <w:lang w:val="it-IT"/>
        </w:rPr>
        <w:t xml:space="preserve">Il ribbon rappresenta un componente standard con azioni rapide disponibili a seconda della pagina di visualizzazione. </w:t>
      </w:r>
    </w:p>
    <w:p w14:paraId="3C423C84" w14:textId="13A6A7B6" w:rsidR="00525B59" w:rsidRDefault="00BA2261" w:rsidP="00525B59">
      <w:pPr>
        <w:pStyle w:val="ListParagraph"/>
        <w:numPr>
          <w:ilvl w:val="0"/>
          <w:numId w:val="55"/>
        </w:numPr>
        <w:rPr>
          <w:lang w:val="it-IT"/>
        </w:rPr>
      </w:pPr>
      <w:r>
        <w:rPr>
          <w:lang w:val="it-IT"/>
        </w:rPr>
        <w:t>Nella descrizione delle differenti pagine saranno specificate le voci previste nel ribbon</w:t>
      </w:r>
    </w:p>
    <w:p w14:paraId="419DD1F2" w14:textId="77777777" w:rsidR="00525B59" w:rsidRPr="00525B59" w:rsidRDefault="00525B59" w:rsidP="00BB5ED5">
      <w:pPr>
        <w:rPr>
          <w:lang w:val="it-IT"/>
        </w:rPr>
      </w:pPr>
    </w:p>
    <w:p w14:paraId="532FCEDB" w14:textId="77777777" w:rsidR="002C5EA4" w:rsidRPr="00F43FDA" w:rsidRDefault="002C5EA4" w:rsidP="00F74C20">
      <w:pPr>
        <w:rPr>
          <w:lang w:val="it-IT"/>
        </w:rPr>
      </w:pPr>
    </w:p>
    <w:p w14:paraId="05FE7DDF" w14:textId="77777777" w:rsidR="00340D64" w:rsidRDefault="00340D64" w:rsidP="00340D64">
      <w:pPr>
        <w:pStyle w:val="Heading3"/>
        <w:ind w:left="600"/>
      </w:pPr>
      <w:bookmarkStart w:id="585" w:name="_Toc212127840"/>
      <w:bookmarkStart w:id="586" w:name="_Toc215311806"/>
      <w:bookmarkEnd w:id="582"/>
      <w:proofErr w:type="spellStart"/>
      <w:r w:rsidRPr="002F2205">
        <w:t>Collaborazione</w:t>
      </w:r>
      <w:bookmarkEnd w:id="585"/>
      <w:bookmarkEnd w:id="586"/>
      <w:proofErr w:type="spellEnd"/>
    </w:p>
    <w:p w14:paraId="78E0E145" w14:textId="618724FC" w:rsidR="0028397D" w:rsidRDefault="0028397D" w:rsidP="0028397D">
      <w:pPr>
        <w:pStyle w:val="ListParagraph"/>
        <w:rPr>
          <w:lang w:val="it-IT"/>
        </w:rPr>
      </w:pPr>
      <w:r w:rsidRPr="0028397D">
        <w:rPr>
          <w:noProof/>
          <w:lang w:val="it-IT" w:eastAsia="it-IT"/>
        </w:rPr>
        <w:drawing>
          <wp:anchor distT="0" distB="0" distL="114300" distR="114300" simplePos="0" relativeHeight="251658243" behindDoc="0" locked="0" layoutInCell="1" allowOverlap="1" wp14:anchorId="18A2CB77" wp14:editId="08623D49">
            <wp:simplePos x="0" y="0"/>
            <wp:positionH relativeFrom="column">
              <wp:posOffset>461010</wp:posOffset>
            </wp:positionH>
            <wp:positionV relativeFrom="paragraph">
              <wp:posOffset>80645</wp:posOffset>
            </wp:positionV>
            <wp:extent cx="751134" cy="511642"/>
            <wp:effectExtent l="0" t="0" r="0" b="3175"/>
            <wp:wrapTopAndBottom/>
            <wp:docPr id="395311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11044"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751134" cy="511642"/>
                    </a:xfrm>
                    <a:prstGeom prst="rect">
                      <a:avLst/>
                    </a:prstGeom>
                  </pic:spPr>
                </pic:pic>
              </a:graphicData>
            </a:graphic>
          </wp:anchor>
        </w:drawing>
      </w:r>
    </w:p>
    <w:p w14:paraId="3998A403" w14:textId="2E6F1C2F" w:rsidR="009E593A" w:rsidRDefault="009E593A" w:rsidP="00BB5ED5">
      <w:pPr>
        <w:pStyle w:val="ListParagraph"/>
        <w:rPr>
          <w:lang w:val="it-IT"/>
        </w:rPr>
      </w:pPr>
      <w:r w:rsidRPr="009E593A">
        <w:rPr>
          <w:noProof/>
          <w:lang w:val="it-IT" w:eastAsia="it-IT"/>
        </w:rPr>
        <w:drawing>
          <wp:anchor distT="0" distB="0" distL="114300" distR="114300" simplePos="0" relativeHeight="251658244" behindDoc="0" locked="0" layoutInCell="1" allowOverlap="1" wp14:anchorId="7798F530" wp14:editId="7DF2A2E9">
            <wp:simplePos x="0" y="0"/>
            <wp:positionH relativeFrom="column">
              <wp:posOffset>461010</wp:posOffset>
            </wp:positionH>
            <wp:positionV relativeFrom="paragraph">
              <wp:posOffset>4445</wp:posOffset>
            </wp:positionV>
            <wp:extent cx="1262776" cy="1540369"/>
            <wp:effectExtent l="0" t="0" r="0" b="3175"/>
            <wp:wrapTopAndBottom/>
            <wp:docPr id="923588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88063"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262776" cy="1540369"/>
                    </a:xfrm>
                    <a:prstGeom prst="rect">
                      <a:avLst/>
                    </a:prstGeom>
                  </pic:spPr>
                </pic:pic>
              </a:graphicData>
            </a:graphic>
          </wp:anchor>
        </w:drawing>
      </w:r>
    </w:p>
    <w:p w14:paraId="53FD4D01" w14:textId="2393D1B5" w:rsidR="00D310C2" w:rsidRPr="00566559" w:rsidRDefault="00D310C2" w:rsidP="0027257F">
      <w:pPr>
        <w:pStyle w:val="ListParagraph"/>
        <w:numPr>
          <w:ilvl w:val="0"/>
          <w:numId w:val="55"/>
        </w:numPr>
        <w:rPr>
          <w:lang w:val="it-IT"/>
        </w:rPr>
      </w:pPr>
      <w:r w:rsidRPr="00566559">
        <w:rPr>
          <w:lang w:val="it-IT"/>
        </w:rPr>
        <w:t>Si prevede la disponibilità di azione di condivisione rapida presente in ogni pagina di CRM</w:t>
      </w:r>
      <w:r w:rsidR="00151C2C">
        <w:rPr>
          <w:lang w:val="it-IT"/>
        </w:rPr>
        <w:t xml:space="preserve"> posizionata nel ribbon in alto</w:t>
      </w:r>
    </w:p>
    <w:p w14:paraId="37800EDB" w14:textId="62785EC0" w:rsidR="00D310C2" w:rsidRDefault="00440C7A" w:rsidP="0027257F">
      <w:pPr>
        <w:pStyle w:val="ListParagraph"/>
        <w:numPr>
          <w:ilvl w:val="0"/>
          <w:numId w:val="55"/>
        </w:numPr>
        <w:rPr>
          <w:lang w:val="it-IT"/>
        </w:rPr>
      </w:pPr>
      <w:r>
        <w:rPr>
          <w:lang w:val="it-IT"/>
        </w:rPr>
        <w:t xml:space="preserve">Al click si apre la </w:t>
      </w:r>
      <w:proofErr w:type="spellStart"/>
      <w:r>
        <w:rPr>
          <w:lang w:val="it-IT"/>
        </w:rPr>
        <w:t>dropdown</w:t>
      </w:r>
      <w:proofErr w:type="spellEnd"/>
      <w:r>
        <w:rPr>
          <w:lang w:val="it-IT"/>
        </w:rPr>
        <w:t xml:space="preserve"> </w:t>
      </w:r>
      <w:proofErr w:type="spellStart"/>
      <w:r>
        <w:rPr>
          <w:lang w:val="it-IT"/>
        </w:rPr>
        <w:t>ch</w:t>
      </w:r>
      <w:proofErr w:type="spellEnd"/>
      <w:r>
        <w:rPr>
          <w:lang w:val="it-IT"/>
        </w:rPr>
        <w:t xml:space="preserve"> </w:t>
      </w:r>
      <w:proofErr w:type="spellStart"/>
      <w:r>
        <w:rPr>
          <w:lang w:val="it-IT"/>
        </w:rPr>
        <w:t>econsente</w:t>
      </w:r>
      <w:proofErr w:type="spellEnd"/>
      <w:r>
        <w:rPr>
          <w:lang w:val="it-IT"/>
        </w:rPr>
        <w:t xml:space="preserve"> all’utente di</w:t>
      </w:r>
      <w:r w:rsidR="00B0680E">
        <w:rPr>
          <w:lang w:val="it-IT"/>
        </w:rPr>
        <w:t>:</w:t>
      </w:r>
    </w:p>
    <w:p w14:paraId="7E679BF2" w14:textId="7D1364A9" w:rsidR="00B0680E" w:rsidRDefault="00B0680E" w:rsidP="00B0680E">
      <w:pPr>
        <w:pStyle w:val="ListParagraph"/>
        <w:numPr>
          <w:ilvl w:val="1"/>
          <w:numId w:val="55"/>
        </w:numPr>
        <w:rPr>
          <w:lang w:val="it-IT"/>
        </w:rPr>
      </w:pPr>
      <w:r>
        <w:rPr>
          <w:lang w:val="it-IT"/>
        </w:rPr>
        <w:t>Copiare collegamento alla pagina</w:t>
      </w:r>
    </w:p>
    <w:p w14:paraId="6169F6E9" w14:textId="036FB7E4" w:rsidR="00630376" w:rsidRDefault="00630376" w:rsidP="00B0680E">
      <w:pPr>
        <w:pStyle w:val="ListParagraph"/>
        <w:numPr>
          <w:ilvl w:val="1"/>
          <w:numId w:val="55"/>
        </w:numPr>
        <w:rPr>
          <w:lang w:val="it-IT"/>
        </w:rPr>
      </w:pPr>
      <w:r>
        <w:rPr>
          <w:lang w:val="it-IT"/>
        </w:rPr>
        <w:t>Inviare il collegamento via mail</w:t>
      </w:r>
    </w:p>
    <w:p w14:paraId="476E13DB" w14:textId="3E7FE589" w:rsidR="00D208CC" w:rsidRDefault="00D208CC" w:rsidP="00B0680E">
      <w:pPr>
        <w:pStyle w:val="ListParagraph"/>
        <w:numPr>
          <w:ilvl w:val="1"/>
          <w:numId w:val="55"/>
        </w:numPr>
        <w:rPr>
          <w:lang w:val="it-IT"/>
        </w:rPr>
      </w:pPr>
      <w:r>
        <w:rPr>
          <w:lang w:val="it-IT"/>
        </w:rPr>
        <w:t>Gestire le impostazioni di accesso del collegamento come da standard D365</w:t>
      </w:r>
    </w:p>
    <w:p w14:paraId="1BD00C11" w14:textId="77777777" w:rsidR="00AA6A3A" w:rsidRDefault="007160E8" w:rsidP="00D208CC">
      <w:pPr>
        <w:pStyle w:val="ListParagraph"/>
        <w:ind w:left="1440"/>
        <w:rPr>
          <w:lang w:val="it-IT"/>
        </w:rPr>
      </w:pPr>
      <w:r w:rsidRPr="007160E8">
        <w:rPr>
          <w:noProof/>
          <w:lang w:val="it-IT" w:eastAsia="it-IT"/>
        </w:rPr>
        <w:drawing>
          <wp:anchor distT="0" distB="0" distL="114300" distR="114300" simplePos="0" relativeHeight="251658240" behindDoc="0" locked="0" layoutInCell="1" allowOverlap="1" wp14:anchorId="45C94372" wp14:editId="0AF4E474">
            <wp:simplePos x="0" y="0"/>
            <wp:positionH relativeFrom="column">
              <wp:posOffset>2200275</wp:posOffset>
            </wp:positionH>
            <wp:positionV relativeFrom="paragraph">
              <wp:posOffset>0</wp:posOffset>
            </wp:positionV>
            <wp:extent cx="1333535" cy="1338978"/>
            <wp:effectExtent l="0" t="0" r="0" b="0"/>
            <wp:wrapTopAndBottom/>
            <wp:docPr id="117409237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92373" name="Picture 1" descr="A screenshot of a cha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333535" cy="1338978"/>
                    </a:xfrm>
                    <a:prstGeom prst="rect">
                      <a:avLst/>
                    </a:prstGeom>
                  </pic:spPr>
                </pic:pic>
              </a:graphicData>
            </a:graphic>
          </wp:anchor>
        </w:drawing>
      </w:r>
    </w:p>
    <w:p w14:paraId="1955A3C7" w14:textId="77777777" w:rsidR="00AA6A3A" w:rsidRPr="00AA6A3A" w:rsidRDefault="00AA6A3A" w:rsidP="00BB5ED5">
      <w:pPr>
        <w:rPr>
          <w:lang w:val="it-IT"/>
        </w:rPr>
      </w:pPr>
    </w:p>
    <w:p w14:paraId="0680E5A0" w14:textId="77777777" w:rsidR="00AA6A3A" w:rsidRPr="00AA6A3A" w:rsidRDefault="00AA6A3A" w:rsidP="00BB5ED5">
      <w:pPr>
        <w:rPr>
          <w:lang w:val="it-IT"/>
        </w:rPr>
      </w:pPr>
    </w:p>
    <w:p w14:paraId="0AA591E3" w14:textId="77777777" w:rsidR="00AA6A3A" w:rsidRPr="00AA6A3A" w:rsidRDefault="00AA6A3A" w:rsidP="00BB5ED5">
      <w:pPr>
        <w:rPr>
          <w:lang w:val="it-IT"/>
        </w:rPr>
      </w:pPr>
    </w:p>
    <w:p w14:paraId="4A6CA216" w14:textId="41A53DFC" w:rsidR="00AA6A3A" w:rsidRDefault="00AA6A3A" w:rsidP="00AA6A3A">
      <w:pPr>
        <w:pStyle w:val="ListParagraph"/>
        <w:ind w:left="1440" w:firstLine="720"/>
        <w:rPr>
          <w:lang w:val="it-IT"/>
        </w:rPr>
      </w:pPr>
    </w:p>
    <w:p w14:paraId="67FDCE36" w14:textId="2D8A6B02" w:rsidR="00AA6A3A" w:rsidRDefault="006C2EE9" w:rsidP="00AA6A3A">
      <w:pPr>
        <w:pStyle w:val="ListParagraph"/>
        <w:ind w:left="1440" w:firstLine="720"/>
        <w:rPr>
          <w:lang w:val="it-IT"/>
        </w:rPr>
      </w:pPr>
      <w:r w:rsidRPr="006C2EE9">
        <w:rPr>
          <w:noProof/>
          <w:lang w:val="it-IT" w:eastAsia="it-IT"/>
        </w:rPr>
        <w:drawing>
          <wp:anchor distT="0" distB="0" distL="114300" distR="114300" simplePos="0" relativeHeight="251658242" behindDoc="0" locked="0" layoutInCell="1" allowOverlap="1" wp14:anchorId="72A503A1" wp14:editId="5CB3FCBF">
            <wp:simplePos x="0" y="0"/>
            <wp:positionH relativeFrom="column">
              <wp:posOffset>432435</wp:posOffset>
            </wp:positionH>
            <wp:positionV relativeFrom="paragraph">
              <wp:posOffset>2604770</wp:posOffset>
            </wp:positionV>
            <wp:extent cx="2895600" cy="2100580"/>
            <wp:effectExtent l="0" t="0" r="0" b="0"/>
            <wp:wrapTopAndBottom/>
            <wp:docPr id="1542795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95677"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895600" cy="2100580"/>
                    </a:xfrm>
                    <a:prstGeom prst="rect">
                      <a:avLst/>
                    </a:prstGeom>
                  </pic:spPr>
                </pic:pic>
              </a:graphicData>
            </a:graphic>
          </wp:anchor>
        </w:drawing>
      </w:r>
    </w:p>
    <w:p w14:paraId="6ED23319" w14:textId="602779EC" w:rsidR="00D208CC" w:rsidRPr="00566559" w:rsidRDefault="00AA6A3A" w:rsidP="00BB5ED5">
      <w:pPr>
        <w:pStyle w:val="ListParagraph"/>
        <w:ind w:left="1440" w:firstLine="720"/>
        <w:rPr>
          <w:lang w:val="it-IT"/>
        </w:rPr>
      </w:pPr>
      <w:r w:rsidRPr="00AA6A3A">
        <w:rPr>
          <w:noProof/>
          <w:lang w:val="it-IT" w:eastAsia="it-IT"/>
        </w:rPr>
        <w:drawing>
          <wp:anchor distT="0" distB="0" distL="114300" distR="114300" simplePos="0" relativeHeight="251658241" behindDoc="0" locked="0" layoutInCell="1" allowOverlap="1" wp14:anchorId="4EC8746A" wp14:editId="0BDD755E">
            <wp:simplePos x="0" y="0"/>
            <wp:positionH relativeFrom="column">
              <wp:posOffset>1375410</wp:posOffset>
            </wp:positionH>
            <wp:positionV relativeFrom="paragraph">
              <wp:posOffset>-635</wp:posOffset>
            </wp:positionV>
            <wp:extent cx="1066828" cy="2215301"/>
            <wp:effectExtent l="0" t="0" r="0" b="0"/>
            <wp:wrapTopAndBottom/>
            <wp:docPr id="155240349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03492" name="Picture 1" descr="A screenshot of a cha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1066828" cy="2215301"/>
                    </a:xfrm>
                    <a:prstGeom prst="rect">
                      <a:avLst/>
                    </a:prstGeom>
                  </pic:spPr>
                </pic:pic>
              </a:graphicData>
            </a:graphic>
          </wp:anchor>
        </w:drawing>
      </w:r>
      <w:r>
        <w:rPr>
          <w:lang w:val="it-IT"/>
        </w:rPr>
        <w:br w:type="textWrapping" w:clear="all"/>
      </w:r>
    </w:p>
    <w:p w14:paraId="32F0D43C" w14:textId="451DE077" w:rsidR="00AA6A3A" w:rsidRPr="00566559" w:rsidRDefault="00D208CC" w:rsidP="00AA6A3A">
      <w:pPr>
        <w:pStyle w:val="ListParagraph"/>
        <w:numPr>
          <w:ilvl w:val="0"/>
          <w:numId w:val="55"/>
        </w:numPr>
        <w:rPr>
          <w:lang w:val="it-IT"/>
        </w:rPr>
      </w:pPr>
      <w:r>
        <w:rPr>
          <w:lang w:val="it-IT"/>
        </w:rPr>
        <w:t xml:space="preserve">Si prevede altresì la possibilità di </w:t>
      </w:r>
      <w:r w:rsidR="007160E8">
        <w:rPr>
          <w:lang w:val="it-IT"/>
        </w:rPr>
        <w:t>avviare</w:t>
      </w:r>
      <w:r>
        <w:rPr>
          <w:lang w:val="it-IT"/>
        </w:rPr>
        <w:t xml:space="preserve"> </w:t>
      </w:r>
      <w:r w:rsidR="007160E8">
        <w:rPr>
          <w:lang w:val="it-IT"/>
        </w:rPr>
        <w:t xml:space="preserve">interazioni </w:t>
      </w:r>
      <w:r>
        <w:rPr>
          <w:lang w:val="it-IT"/>
        </w:rPr>
        <w:t>Teams</w:t>
      </w:r>
      <w:r w:rsidR="00426AEC">
        <w:rPr>
          <w:lang w:val="it-IT"/>
        </w:rPr>
        <w:t xml:space="preserve"> e creare chat collegate </w:t>
      </w:r>
      <w:proofErr w:type="gramStart"/>
      <w:r w:rsidR="00426AEC">
        <w:rPr>
          <w:lang w:val="it-IT"/>
        </w:rPr>
        <w:t>a</w:t>
      </w:r>
      <w:proofErr w:type="gramEnd"/>
      <w:r w:rsidR="00426AEC">
        <w:rPr>
          <w:lang w:val="it-IT"/>
        </w:rPr>
        <w:t xml:space="preserve"> account o contatti</w:t>
      </w:r>
      <w:r w:rsidR="00AA6A3A">
        <w:rPr>
          <w:lang w:val="it-IT"/>
        </w:rPr>
        <w:t>, inserendo partecipanti all’interno dell’organizzazione (</w:t>
      </w:r>
      <w:proofErr w:type="spellStart"/>
      <w:r w:rsidR="00AA6A3A">
        <w:rPr>
          <w:lang w:val="it-IT"/>
        </w:rPr>
        <w:t>incl</w:t>
      </w:r>
      <w:proofErr w:type="spellEnd"/>
      <w:r w:rsidR="00AA6A3A">
        <w:rPr>
          <w:lang w:val="it-IT"/>
        </w:rPr>
        <w:t>. Rete)</w:t>
      </w:r>
    </w:p>
    <w:p w14:paraId="32FEA1C2" w14:textId="77777777" w:rsidR="00C049DF" w:rsidRPr="00882485" w:rsidRDefault="00C049DF" w:rsidP="00BB5ED5">
      <w:pPr>
        <w:pStyle w:val="ListParagraph"/>
        <w:rPr>
          <w:lang w:val="it-IT"/>
        </w:rPr>
      </w:pPr>
    </w:p>
    <w:p w14:paraId="7C78E70F" w14:textId="214198A1" w:rsidR="00C049DF" w:rsidRDefault="00C049DF" w:rsidP="00C049DF">
      <w:pPr>
        <w:pStyle w:val="Heading2"/>
        <w:ind w:left="1023"/>
        <w:rPr>
          <w:lang w:val="it-IT"/>
        </w:rPr>
      </w:pPr>
      <w:bookmarkStart w:id="587" w:name="_Toc212127843"/>
      <w:bookmarkStart w:id="588" w:name="_Ref215309988"/>
      <w:bookmarkStart w:id="589" w:name="_Toc215311807"/>
      <w:r>
        <w:rPr>
          <w:lang w:val="it-IT"/>
        </w:rPr>
        <w:t xml:space="preserve">Home </w:t>
      </w:r>
      <w:r w:rsidR="006E5D75">
        <w:rPr>
          <w:lang w:val="it-IT"/>
        </w:rPr>
        <w:t>–</w:t>
      </w:r>
      <w:r>
        <w:rPr>
          <w:lang w:val="it-IT"/>
        </w:rPr>
        <w:t xml:space="preserve"> </w:t>
      </w:r>
      <w:bookmarkEnd w:id="587"/>
      <w:r w:rsidR="006E5D75">
        <w:rPr>
          <w:lang w:val="it-IT"/>
        </w:rPr>
        <w:t>To-do list</w:t>
      </w:r>
      <w:bookmarkEnd w:id="588"/>
      <w:bookmarkEnd w:id="589"/>
    </w:p>
    <w:p w14:paraId="071AF618" w14:textId="77777777" w:rsidR="00C049DF" w:rsidRDefault="00C049DF" w:rsidP="00C049DF">
      <w:pPr>
        <w:rPr>
          <w:lang w:val="it-IT"/>
        </w:rPr>
      </w:pPr>
    </w:p>
    <w:p w14:paraId="0A092E9B" w14:textId="6912CBE8" w:rsidR="0014743E" w:rsidRDefault="0014743E" w:rsidP="0071636D">
      <w:pPr>
        <w:rPr>
          <w:lang w:val="it-IT"/>
        </w:rPr>
      </w:pPr>
      <w:r w:rsidRPr="0014743E">
        <w:rPr>
          <w:noProof/>
          <w:lang w:val="it-IT" w:eastAsia="it-IT"/>
        </w:rPr>
        <w:drawing>
          <wp:inline distT="0" distB="0" distL="0" distR="0" wp14:anchorId="36F76D1B" wp14:editId="7AC86DD5">
            <wp:extent cx="6074387" cy="2977321"/>
            <wp:effectExtent l="0" t="0" r="3175" b="0"/>
            <wp:docPr id="1715924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24219" name="Picture 1" descr="A screenshot of a computer&#10;&#10;AI-generated content may be incorrect."/>
                    <pic:cNvPicPr/>
                  </pic:nvPicPr>
                  <pic:blipFill>
                    <a:blip r:embed="rId28"/>
                    <a:stretch>
                      <a:fillRect/>
                    </a:stretch>
                  </pic:blipFill>
                  <pic:spPr>
                    <a:xfrm>
                      <a:off x="0" y="0"/>
                      <a:ext cx="6074387" cy="2977321"/>
                    </a:xfrm>
                    <a:prstGeom prst="rect">
                      <a:avLst/>
                    </a:prstGeom>
                  </pic:spPr>
                </pic:pic>
              </a:graphicData>
            </a:graphic>
          </wp:inline>
        </w:drawing>
      </w:r>
    </w:p>
    <w:p w14:paraId="3FE18A61" w14:textId="7CBC0390" w:rsidR="001F5261" w:rsidRDefault="003F5C77" w:rsidP="001F5261">
      <w:pPr>
        <w:pStyle w:val="ListParagraph"/>
        <w:ind w:left="714"/>
        <w:rPr>
          <w:lang w:val="it-IT"/>
        </w:rPr>
      </w:pPr>
      <w:r w:rsidRPr="003F5C77">
        <w:rPr>
          <w:noProof/>
          <w:lang w:val="it-IT" w:eastAsia="it-IT"/>
        </w:rPr>
        <w:drawing>
          <wp:anchor distT="0" distB="0" distL="114300" distR="114300" simplePos="0" relativeHeight="251658254" behindDoc="0" locked="0" layoutInCell="1" allowOverlap="1" wp14:anchorId="3B9C0A30" wp14:editId="24DD5A09">
            <wp:simplePos x="0" y="0"/>
            <wp:positionH relativeFrom="column">
              <wp:posOffset>-46671</wp:posOffset>
            </wp:positionH>
            <wp:positionV relativeFrom="paragraph">
              <wp:posOffset>3547110</wp:posOffset>
            </wp:positionV>
            <wp:extent cx="6120130" cy="1986280"/>
            <wp:effectExtent l="0" t="0" r="0" b="0"/>
            <wp:wrapTopAndBottom/>
            <wp:docPr id="1624562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2104"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120130" cy="1986280"/>
                    </a:xfrm>
                    <a:prstGeom prst="rect">
                      <a:avLst/>
                    </a:prstGeom>
                  </pic:spPr>
                </pic:pic>
              </a:graphicData>
            </a:graphic>
          </wp:anchor>
        </w:drawing>
      </w:r>
      <w:r w:rsidR="001F5261" w:rsidRPr="001F5261">
        <w:rPr>
          <w:noProof/>
          <w:lang w:val="it-IT" w:eastAsia="it-IT"/>
        </w:rPr>
        <w:drawing>
          <wp:anchor distT="0" distB="0" distL="114300" distR="114300" simplePos="0" relativeHeight="251658246" behindDoc="0" locked="0" layoutInCell="1" allowOverlap="1" wp14:anchorId="57CEAC40" wp14:editId="6A18B184">
            <wp:simplePos x="0" y="0"/>
            <wp:positionH relativeFrom="column">
              <wp:posOffset>451485</wp:posOffset>
            </wp:positionH>
            <wp:positionV relativeFrom="paragraph">
              <wp:posOffset>77470</wp:posOffset>
            </wp:positionV>
            <wp:extent cx="2340490" cy="1779861"/>
            <wp:effectExtent l="0" t="0" r="3175" b="0"/>
            <wp:wrapTopAndBottom/>
            <wp:docPr id="368140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40745"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340490" cy="1779861"/>
                    </a:xfrm>
                    <a:prstGeom prst="rect">
                      <a:avLst/>
                    </a:prstGeom>
                  </pic:spPr>
                </pic:pic>
              </a:graphicData>
            </a:graphic>
          </wp:anchor>
        </w:drawing>
      </w:r>
    </w:p>
    <w:p w14:paraId="4D3B755E" w14:textId="5218D627" w:rsidR="001F5261" w:rsidRDefault="001F5261" w:rsidP="00BB5ED5">
      <w:pPr>
        <w:pStyle w:val="ListParagraph"/>
        <w:ind w:left="714"/>
        <w:rPr>
          <w:lang w:val="it-IT"/>
        </w:rPr>
      </w:pPr>
      <w:r w:rsidRPr="001F5261">
        <w:rPr>
          <w:noProof/>
          <w:lang w:val="it-IT" w:eastAsia="it-IT"/>
        </w:rPr>
        <w:drawing>
          <wp:anchor distT="0" distB="0" distL="114300" distR="114300" simplePos="0" relativeHeight="251658247" behindDoc="0" locked="0" layoutInCell="1" allowOverlap="1" wp14:anchorId="1DDC6B24" wp14:editId="3FCE9877">
            <wp:simplePos x="0" y="0"/>
            <wp:positionH relativeFrom="column">
              <wp:posOffset>451485</wp:posOffset>
            </wp:positionH>
            <wp:positionV relativeFrom="paragraph">
              <wp:posOffset>-3175</wp:posOffset>
            </wp:positionV>
            <wp:extent cx="1681887" cy="1083157"/>
            <wp:effectExtent l="0" t="0" r="0" b="3175"/>
            <wp:wrapTopAndBottom/>
            <wp:docPr id="302249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9653"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1681887" cy="1083157"/>
                    </a:xfrm>
                    <a:prstGeom prst="rect">
                      <a:avLst/>
                    </a:prstGeom>
                  </pic:spPr>
                </pic:pic>
              </a:graphicData>
            </a:graphic>
          </wp:anchor>
        </w:drawing>
      </w:r>
    </w:p>
    <w:p w14:paraId="10706AC0" w14:textId="10705109" w:rsidR="00BB117A" w:rsidRDefault="00BB117A" w:rsidP="0027257F">
      <w:pPr>
        <w:pStyle w:val="ListParagraph"/>
        <w:numPr>
          <w:ilvl w:val="0"/>
          <w:numId w:val="11"/>
        </w:numPr>
        <w:ind w:left="714" w:hanging="357"/>
        <w:rPr>
          <w:lang w:val="it-IT"/>
        </w:rPr>
      </w:pPr>
      <w:r>
        <w:rPr>
          <w:lang w:val="it-IT"/>
        </w:rPr>
        <w:t>Elementi del ribbon</w:t>
      </w:r>
    </w:p>
    <w:p w14:paraId="456657A0" w14:textId="77777777" w:rsidR="00BB117A" w:rsidRDefault="00BB117A" w:rsidP="00BB117A">
      <w:pPr>
        <w:pStyle w:val="ListParagraph"/>
        <w:numPr>
          <w:ilvl w:val="1"/>
          <w:numId w:val="11"/>
        </w:numPr>
        <w:rPr>
          <w:lang w:val="it-IT"/>
        </w:rPr>
      </w:pPr>
      <w:r>
        <w:rPr>
          <w:lang w:val="it-IT"/>
        </w:rPr>
        <w:t>Tasto back</w:t>
      </w:r>
    </w:p>
    <w:p w14:paraId="54FE13A3" w14:textId="68E9A92A" w:rsidR="00C049DF" w:rsidRPr="00A520DE" w:rsidRDefault="00BB117A" w:rsidP="00A520DE">
      <w:pPr>
        <w:pStyle w:val="ListParagraph"/>
        <w:numPr>
          <w:ilvl w:val="1"/>
          <w:numId w:val="11"/>
        </w:numPr>
        <w:rPr>
          <w:lang w:val="it-IT"/>
        </w:rPr>
      </w:pPr>
      <w:r>
        <w:rPr>
          <w:lang w:val="it-IT"/>
        </w:rPr>
        <w:t xml:space="preserve">+ Nuovo: </w:t>
      </w:r>
      <w:r w:rsidR="00C049DF">
        <w:rPr>
          <w:lang w:val="it-IT"/>
        </w:rPr>
        <w:t>Prevista la disponibilità di un’azione rapida in pagina, sempre visibile ed attivabile, che abilità l’avvio del flusso di creazione di una lead spontanea</w:t>
      </w:r>
      <w:r w:rsidR="003F5C77">
        <w:rPr>
          <w:lang w:val="it-IT"/>
        </w:rPr>
        <w:t>, tram</w:t>
      </w:r>
      <w:r w:rsidR="00A520DE">
        <w:rPr>
          <w:lang w:val="it-IT"/>
        </w:rPr>
        <w:t>i</w:t>
      </w:r>
      <w:r w:rsidR="003F5C77">
        <w:rPr>
          <w:lang w:val="it-IT"/>
        </w:rPr>
        <w:t>te apertura del form di inserimento manuale lead secondo struttura standard D365</w:t>
      </w:r>
      <w:r w:rsidR="00A520DE">
        <w:rPr>
          <w:lang w:val="it-IT"/>
        </w:rPr>
        <w:t>. Si specifica che sarà possibile in questa fase di MVP 0 censire nuove lead spontanee esclusivamente per clienti esistenti</w:t>
      </w:r>
    </w:p>
    <w:p w14:paraId="5B160263" w14:textId="21A3B97F" w:rsidR="00BB117A" w:rsidRDefault="00BB117A" w:rsidP="001B5A2A">
      <w:pPr>
        <w:pStyle w:val="ListParagraph"/>
        <w:numPr>
          <w:ilvl w:val="1"/>
          <w:numId w:val="11"/>
        </w:numPr>
        <w:rPr>
          <w:lang w:val="it-IT"/>
        </w:rPr>
      </w:pPr>
      <w:commentRangeStart w:id="590"/>
      <w:commentRangeStart w:id="591"/>
      <w:r>
        <w:rPr>
          <w:lang w:val="it-IT"/>
        </w:rPr>
        <w:t xml:space="preserve">Esita: consente di esitare </w:t>
      </w:r>
      <w:r w:rsidR="001B5A2A">
        <w:rPr>
          <w:lang w:val="it-IT"/>
        </w:rPr>
        <w:t xml:space="preserve">lead che siano state selezionate in pagina, anche </w:t>
      </w:r>
      <w:r w:rsidR="001B5A2A" w:rsidRPr="001B5A2A">
        <w:rPr>
          <w:lang w:val="it-IT"/>
        </w:rPr>
        <w:t>massivamente</w:t>
      </w:r>
      <w:commentRangeEnd w:id="590"/>
      <w:r w:rsidR="005F3CD8">
        <w:rPr>
          <w:rStyle w:val="CommentReference"/>
          <w:sz w:val="24"/>
          <w:szCs w:val="22"/>
          <w:lang w:val="it-IT"/>
        </w:rPr>
        <w:commentReference w:id="590"/>
      </w:r>
      <w:commentRangeEnd w:id="591"/>
      <w:r>
        <w:rPr>
          <w:rStyle w:val="CommentReference"/>
          <w:sz w:val="24"/>
          <w:szCs w:val="22"/>
          <w:lang w:val="it-IT"/>
        </w:rPr>
        <w:commentReference w:id="591"/>
      </w:r>
      <w:ins w:id="592" w:author="Castelli, Alessandro" w:date="2026-02-02T17:15:00Z">
        <w:r w:rsidR="00BB2A3F">
          <w:rPr>
            <w:lang w:val="it-IT"/>
          </w:rPr>
          <w:t xml:space="preserve"> selezionandone molteplici insieme trami</w:t>
        </w:r>
        <w:r w:rsidR="007D2F2F">
          <w:rPr>
            <w:lang w:val="it-IT"/>
          </w:rPr>
          <w:t xml:space="preserve">te </w:t>
        </w:r>
        <w:proofErr w:type="spellStart"/>
        <w:r w:rsidR="007D2F2F">
          <w:rPr>
            <w:lang w:val="it-IT"/>
          </w:rPr>
          <w:t>checkbox</w:t>
        </w:r>
      </w:ins>
      <w:proofErr w:type="spellEnd"/>
    </w:p>
    <w:p w14:paraId="427C8DF5" w14:textId="0AF41855" w:rsidR="001B5A2A" w:rsidRDefault="001B5A2A" w:rsidP="001B5A2A">
      <w:pPr>
        <w:pStyle w:val="ListParagraph"/>
        <w:numPr>
          <w:ilvl w:val="1"/>
          <w:numId w:val="11"/>
        </w:numPr>
        <w:rPr>
          <w:lang w:val="it-IT"/>
        </w:rPr>
      </w:pPr>
      <w:r>
        <w:rPr>
          <w:lang w:val="it-IT"/>
        </w:rPr>
        <w:t>Aggiorna: aggiorna la pagina</w:t>
      </w:r>
    </w:p>
    <w:p w14:paraId="43194B29" w14:textId="7639BB57" w:rsidR="001B5A2A" w:rsidRPr="00ED1F9C" w:rsidRDefault="001B5A2A" w:rsidP="00ED1F9C">
      <w:pPr>
        <w:pStyle w:val="ListParagraph"/>
        <w:numPr>
          <w:ilvl w:val="1"/>
          <w:numId w:val="11"/>
        </w:numPr>
        <w:rPr>
          <w:lang w:val="it-IT"/>
        </w:rPr>
      </w:pPr>
      <w:r>
        <w:rPr>
          <w:lang w:val="it-IT"/>
        </w:rPr>
        <w:t>MS Teams: avvia modalità di collaborazione Teams</w:t>
      </w:r>
      <w:r w:rsidR="00ED1F9C">
        <w:rPr>
          <w:lang w:val="it-IT"/>
        </w:rPr>
        <w:t xml:space="preserve"> secondo modalità di collaborazione descritta nel capitolo dedicato</w:t>
      </w:r>
    </w:p>
    <w:p w14:paraId="33E9F542" w14:textId="77777777" w:rsidR="001921A6" w:rsidRDefault="001B5A2A" w:rsidP="001921A6">
      <w:pPr>
        <w:pStyle w:val="ListParagraph"/>
        <w:numPr>
          <w:ilvl w:val="1"/>
          <w:numId w:val="11"/>
        </w:numPr>
        <w:rPr>
          <w:lang w:val="it-IT"/>
        </w:rPr>
      </w:pPr>
      <w:r>
        <w:rPr>
          <w:lang w:val="it-IT"/>
        </w:rPr>
        <w:t xml:space="preserve">Invia </w:t>
      </w:r>
      <w:r w:rsidR="00ED1F9C">
        <w:rPr>
          <w:lang w:val="it-IT"/>
        </w:rPr>
        <w:t>link: consente di inviare link alla pagina secondo modalità di collaborazione descritta nel capitolo dedicato</w:t>
      </w:r>
    </w:p>
    <w:p w14:paraId="2CC1CF60" w14:textId="4C846EF8" w:rsidR="001921A6" w:rsidRPr="0052671B" w:rsidRDefault="001921A6" w:rsidP="001921A6">
      <w:pPr>
        <w:pStyle w:val="ListParagraph"/>
        <w:numPr>
          <w:ilvl w:val="1"/>
          <w:numId w:val="11"/>
        </w:numPr>
        <w:rPr>
          <w:ins w:id="593" w:author="Portogallo, Sara" w:date="2026-03-27T17:19:00Z"/>
          <w:lang w:val="it-IT"/>
        </w:rPr>
      </w:pPr>
      <w:del w:id="594" w:author="Castelli, Alessandro" w:date="2026-03-24T14:49:00Z">
        <w:r w:rsidRPr="001921A6" w:rsidDel="00F56883">
          <w:rPr>
            <w:lang w:val="it-IT"/>
          </w:rPr>
          <w:delText>Assegna</w:delText>
        </w:r>
      </w:del>
      <w:ins w:id="595" w:author="Castelli, Alessandro" w:date="2026-03-24T14:49:00Z">
        <w:r w:rsidR="00F56883">
          <w:rPr>
            <w:lang w:val="it-IT"/>
          </w:rPr>
          <w:t>Indirizza</w:t>
        </w:r>
      </w:ins>
      <w:r w:rsidRPr="001921A6">
        <w:rPr>
          <w:lang w:val="it-IT"/>
        </w:rPr>
        <w:t xml:space="preserve">: </w:t>
      </w:r>
      <w:r w:rsidRPr="001921A6">
        <w:rPr>
          <w:bCs/>
          <w:lang w:val="it-IT"/>
        </w:rPr>
        <w:t>assegnazione verso altri specialisti valida solo per team leader (</w:t>
      </w:r>
      <w:r w:rsidRPr="00F2693E">
        <w:rPr>
          <w:bCs/>
          <w:u w:val="single"/>
          <w:lang w:val="it-IT"/>
        </w:rPr>
        <w:fldChar w:fldCharType="begin"/>
      </w:r>
      <w:r w:rsidRPr="0052671B">
        <w:rPr>
          <w:bCs/>
          <w:u w:val="single"/>
          <w:lang w:val="it-IT"/>
        </w:rPr>
        <w:instrText xml:space="preserve"> REF _Ref211865674 \h </w:instrText>
      </w:r>
      <w:r w:rsidR="0052671B">
        <w:rPr>
          <w:bCs/>
          <w:u w:val="single"/>
          <w:lang w:val="it-IT"/>
        </w:rPr>
        <w:instrText xml:space="preserve"> \* MERGEFORMAT </w:instrText>
      </w:r>
      <w:r w:rsidRPr="00F2693E">
        <w:rPr>
          <w:bCs/>
          <w:u w:val="single"/>
          <w:lang w:val="it-IT"/>
        </w:rPr>
      </w:r>
      <w:r w:rsidRPr="00F2693E">
        <w:rPr>
          <w:bCs/>
          <w:u w:val="single"/>
          <w:lang w:val="it-IT"/>
        </w:rPr>
        <w:fldChar w:fldCharType="separate"/>
      </w:r>
      <w:r w:rsidRPr="0052671B">
        <w:rPr>
          <w:rFonts w:cstheme="minorHAnsi"/>
          <w:color w:val="000000" w:themeColor="text1"/>
          <w:szCs w:val="26"/>
          <w:u w:val="single"/>
          <w:lang w:val="it-IT"/>
        </w:rPr>
        <w:t>Configurazioni trasversali</w:t>
      </w:r>
      <w:r w:rsidRPr="00F2693E">
        <w:rPr>
          <w:bCs/>
          <w:u w:val="single"/>
          <w:lang w:val="it-IT"/>
        </w:rPr>
        <w:fldChar w:fldCharType="end"/>
      </w:r>
      <w:r w:rsidRPr="0052671B">
        <w:rPr>
          <w:bCs/>
          <w:lang w:val="it-IT"/>
        </w:rPr>
        <w:t>), specialisti possono esclusivamente auto-assegnarsi lead</w:t>
      </w:r>
      <w:ins w:id="596" w:author="Castelli, Alessandro" w:date="2026-03-24T14:50:00Z">
        <w:r w:rsidR="00281F69" w:rsidRPr="0052671B">
          <w:rPr>
            <w:bCs/>
            <w:lang w:val="it-IT"/>
          </w:rPr>
          <w:t xml:space="preserve"> tramite il tasto Preleva</w:t>
        </w:r>
      </w:ins>
      <w:r w:rsidRPr="0052671B">
        <w:rPr>
          <w:bCs/>
          <w:lang w:val="it-IT"/>
        </w:rPr>
        <w:t>. Azione prevista alla selezione di almeno un item di lista. Possibile anche selezione ed assegnazione multipla</w:t>
      </w:r>
    </w:p>
    <w:p w14:paraId="347D54DF" w14:textId="6FBED1D6" w:rsidR="00FF25A2" w:rsidRPr="0052671B" w:rsidRDefault="00FF25A2" w:rsidP="001921A6">
      <w:pPr>
        <w:pStyle w:val="ListParagraph"/>
        <w:numPr>
          <w:ilvl w:val="1"/>
          <w:numId w:val="11"/>
        </w:numPr>
        <w:rPr>
          <w:lang w:val="it-IT"/>
        </w:rPr>
      </w:pPr>
      <w:ins w:id="597" w:author="Portogallo, Sara" w:date="2026-03-27T17:19:00Z">
        <w:r w:rsidRPr="0052671B">
          <w:rPr>
            <w:bCs/>
            <w:lang w:val="it-IT"/>
          </w:rPr>
          <w:t xml:space="preserve">Condividi: </w:t>
        </w:r>
      </w:ins>
      <w:ins w:id="598" w:author="Portogallo, Sara" w:date="2026-03-27T17:23:00Z">
        <w:r w:rsidR="00EE0BF2" w:rsidRPr="0052671B">
          <w:rPr>
            <w:bCs/>
            <w:lang w:val="it-IT"/>
          </w:rPr>
          <w:t xml:space="preserve">prevista visualizzazione della voce </w:t>
        </w:r>
      </w:ins>
      <w:ins w:id="599" w:author="Portogallo, Sara" w:date="2026-03-27T17:24:00Z">
        <w:r w:rsidR="00F17FB8" w:rsidRPr="0052671B">
          <w:rPr>
            <w:bCs/>
            <w:lang w:val="it-IT"/>
          </w:rPr>
          <w:t>“</w:t>
        </w:r>
      </w:ins>
      <w:ins w:id="600" w:author="Portogallo, Sara" w:date="2026-03-27T17:23:00Z">
        <w:r w:rsidR="00EE0BF2" w:rsidRPr="0052671B">
          <w:rPr>
            <w:bCs/>
            <w:lang w:val="it-IT"/>
          </w:rPr>
          <w:t xml:space="preserve">Gestisci </w:t>
        </w:r>
      </w:ins>
      <w:ins w:id="601" w:author="Portogallo, Sara" w:date="2026-03-27T17:24:00Z">
        <w:r w:rsidR="00732214" w:rsidRPr="0052671B">
          <w:rPr>
            <w:bCs/>
            <w:lang w:val="it-IT"/>
          </w:rPr>
          <w:t>accesso</w:t>
        </w:r>
        <w:r w:rsidR="00F17FB8" w:rsidRPr="0052671B">
          <w:rPr>
            <w:bCs/>
            <w:lang w:val="it-IT"/>
          </w:rPr>
          <w:t xml:space="preserve">”, nel </w:t>
        </w:r>
        <w:proofErr w:type="spellStart"/>
        <w:r w:rsidR="00F17FB8" w:rsidRPr="0052671B">
          <w:rPr>
            <w:bCs/>
            <w:lang w:val="it-IT"/>
          </w:rPr>
          <w:t>drop</w:t>
        </w:r>
        <w:r w:rsidR="008F068B" w:rsidRPr="0052671B">
          <w:rPr>
            <w:bCs/>
            <w:lang w:val="it-IT"/>
          </w:rPr>
          <w:t>down</w:t>
        </w:r>
        <w:proofErr w:type="spellEnd"/>
        <w:r w:rsidR="008F068B" w:rsidRPr="0052671B">
          <w:rPr>
            <w:bCs/>
            <w:lang w:val="it-IT"/>
          </w:rPr>
          <w:t xml:space="preserve"> che si apre a</w:t>
        </w:r>
        <w:r w:rsidR="00372D94" w:rsidRPr="0052671B">
          <w:rPr>
            <w:bCs/>
            <w:lang w:val="it-IT"/>
          </w:rPr>
          <w:t xml:space="preserve">l click su Condividi, </w:t>
        </w:r>
      </w:ins>
      <w:ins w:id="602" w:author="Portogallo, Sara" w:date="2026-03-27T17:25:00Z">
        <w:r w:rsidR="005E2E15" w:rsidRPr="0052671B">
          <w:rPr>
            <w:bCs/>
            <w:lang w:val="it-IT"/>
          </w:rPr>
          <w:t xml:space="preserve">solo nel caso in cui </w:t>
        </w:r>
        <w:r w:rsidR="00B2495D" w:rsidRPr="0052671B">
          <w:rPr>
            <w:bCs/>
            <w:lang w:val="it-IT"/>
          </w:rPr>
          <w:t>si ha l’apertura del dei record</w:t>
        </w:r>
      </w:ins>
      <w:ins w:id="603" w:author="Portogallo, Sara" w:date="2026-03-27T17:24:00Z">
        <w:r w:rsidR="00732214" w:rsidRPr="0052671B">
          <w:rPr>
            <w:bCs/>
            <w:lang w:val="it-IT"/>
          </w:rPr>
          <w:t xml:space="preserve"> </w:t>
        </w:r>
      </w:ins>
    </w:p>
    <w:p w14:paraId="3473B1EC" w14:textId="093FE8AE" w:rsidR="00ED1F9C" w:rsidRPr="00BB5ED5" w:rsidRDefault="00B55668" w:rsidP="00BB5ED5">
      <w:pPr>
        <w:pStyle w:val="ListParagraph"/>
        <w:numPr>
          <w:ilvl w:val="1"/>
          <w:numId w:val="11"/>
        </w:numPr>
        <w:rPr>
          <w:u w:val="single"/>
          <w:lang w:val="it-IT"/>
        </w:rPr>
      </w:pPr>
      <w:r>
        <w:rPr>
          <w:lang w:val="it-IT"/>
        </w:rPr>
        <w:t xml:space="preserve">Modelli di </w:t>
      </w:r>
      <w:proofErr w:type="spellStart"/>
      <w:r>
        <w:rPr>
          <w:lang w:val="it-IT"/>
        </w:rPr>
        <w:t>excel</w:t>
      </w:r>
      <w:proofErr w:type="spellEnd"/>
      <w:r>
        <w:rPr>
          <w:lang w:val="it-IT"/>
        </w:rPr>
        <w:t xml:space="preserve">, Esporta in </w:t>
      </w:r>
      <w:proofErr w:type="spellStart"/>
      <w:r>
        <w:rPr>
          <w:lang w:val="it-IT"/>
        </w:rPr>
        <w:t>excel</w:t>
      </w:r>
      <w:proofErr w:type="spellEnd"/>
      <w:r>
        <w:rPr>
          <w:lang w:val="it-IT"/>
        </w:rPr>
        <w:t xml:space="preserve">, Importa in </w:t>
      </w:r>
      <w:proofErr w:type="spellStart"/>
      <w:r>
        <w:rPr>
          <w:lang w:val="it-IT"/>
        </w:rPr>
        <w:t>excel</w:t>
      </w:r>
      <w:proofErr w:type="spellEnd"/>
      <w:r>
        <w:rPr>
          <w:lang w:val="it-IT"/>
        </w:rPr>
        <w:t xml:space="preserve">: azioni rapide che consentono di visualizzare il modello </w:t>
      </w:r>
      <w:proofErr w:type="spellStart"/>
      <w:r>
        <w:rPr>
          <w:lang w:val="it-IT"/>
        </w:rPr>
        <w:t>excel</w:t>
      </w:r>
      <w:proofErr w:type="spellEnd"/>
      <w:r w:rsidR="00197979">
        <w:rPr>
          <w:lang w:val="it-IT"/>
        </w:rPr>
        <w:t xml:space="preserve"> della pagina, esportare i contenuti della pagina secondo il modello</w:t>
      </w:r>
      <w:del w:id="604" w:author="Portogallo Sara" w:date="2026-04-02T16:10:00Z">
        <w:r w:rsidR="00197979" w:rsidDel="0052671B">
          <w:rPr>
            <w:lang w:val="it-IT"/>
          </w:rPr>
          <w:delText xml:space="preserve">, importare nuovi contenuti </w:delText>
        </w:r>
        <w:r w:rsidR="00AB679F" w:rsidDel="0052671B">
          <w:rPr>
            <w:lang w:val="it-IT"/>
          </w:rPr>
          <w:delText>in formato excel se riproposti seguendo il modello</w:delText>
        </w:r>
        <w:r w:rsidR="000C302E" w:rsidDel="0052671B">
          <w:rPr>
            <w:lang w:val="it-IT"/>
          </w:rPr>
          <w:delText xml:space="preserve">. Processo di import descritto nel capitolo </w:delText>
        </w:r>
        <w:r w:rsidR="000C302E" w:rsidRPr="00BB5ED5" w:rsidDel="0052671B">
          <w:rPr>
            <w:u w:val="single"/>
            <w:lang w:val="it-IT"/>
          </w:rPr>
          <w:fldChar w:fldCharType="begin"/>
        </w:r>
        <w:r w:rsidR="000C302E" w:rsidRPr="00BB5ED5" w:rsidDel="0052671B">
          <w:rPr>
            <w:u w:val="single"/>
            <w:lang w:val="it-IT"/>
          </w:rPr>
          <w:delInstrText xml:space="preserve"> REF _Ref215310036 \h </w:delInstrText>
        </w:r>
        <w:r w:rsidR="000C302E" w:rsidDel="0052671B">
          <w:rPr>
            <w:u w:val="single"/>
            <w:lang w:val="it-IT"/>
          </w:rPr>
          <w:delInstrText xml:space="preserve"> \* MERGEFORMAT </w:delInstrText>
        </w:r>
        <w:r w:rsidR="000C302E" w:rsidRPr="00BB5ED5" w:rsidDel="0052671B">
          <w:rPr>
            <w:u w:val="single"/>
            <w:lang w:val="it-IT"/>
          </w:rPr>
        </w:r>
        <w:r w:rsidR="000C302E" w:rsidRPr="00BB5ED5" w:rsidDel="0052671B">
          <w:rPr>
            <w:u w:val="single"/>
            <w:lang w:val="it-IT"/>
          </w:rPr>
          <w:fldChar w:fldCharType="separate"/>
        </w:r>
        <w:r w:rsidR="000C302E" w:rsidRPr="00BB5ED5" w:rsidDel="0052671B">
          <w:rPr>
            <w:u w:val="single"/>
            <w:lang w:val="it-IT"/>
          </w:rPr>
          <w:delText>Caricamento manuale massivo di lead (da excel)</w:delText>
        </w:r>
        <w:r w:rsidR="000C302E" w:rsidRPr="00BB5ED5" w:rsidDel="0052671B">
          <w:rPr>
            <w:u w:val="single"/>
            <w:lang w:val="it-IT"/>
          </w:rPr>
          <w:fldChar w:fldCharType="end"/>
        </w:r>
      </w:del>
    </w:p>
    <w:p w14:paraId="32444848" w14:textId="670BB182" w:rsidR="00C049DF" w:rsidRPr="00AD0611" w:rsidRDefault="00C049DF" w:rsidP="0027257F">
      <w:pPr>
        <w:pStyle w:val="ListParagraph"/>
        <w:numPr>
          <w:ilvl w:val="0"/>
          <w:numId w:val="11"/>
        </w:numPr>
        <w:ind w:left="714" w:hanging="357"/>
        <w:rPr>
          <w:lang w:val="it-IT"/>
        </w:rPr>
      </w:pPr>
      <w:r w:rsidRPr="00AD0611">
        <w:rPr>
          <w:lang w:val="it-IT"/>
        </w:rPr>
        <w:t xml:space="preserve">Tab </w:t>
      </w:r>
      <w:r w:rsidR="00B66375">
        <w:rPr>
          <w:lang w:val="it-IT"/>
        </w:rPr>
        <w:t>To-do list</w:t>
      </w:r>
      <w:r w:rsidRPr="00AD0611">
        <w:rPr>
          <w:lang w:val="it-IT"/>
        </w:rPr>
        <w:t>:</w:t>
      </w:r>
    </w:p>
    <w:p w14:paraId="0095B37F" w14:textId="46A5AEBA" w:rsidR="00C049DF" w:rsidRPr="00AD0611" w:rsidRDefault="00B66375" w:rsidP="0027257F">
      <w:pPr>
        <w:pStyle w:val="ListParagraph"/>
        <w:numPr>
          <w:ilvl w:val="1"/>
          <w:numId w:val="11"/>
        </w:numPr>
        <w:ind w:left="1434" w:hanging="357"/>
        <w:rPr>
          <w:lang w:val="it-IT"/>
        </w:rPr>
      </w:pPr>
      <w:r>
        <w:rPr>
          <w:lang w:val="it-IT"/>
        </w:rPr>
        <w:t>Al click sulla freccia espandibile in intestazione della tabella, sarà prevista un’a</w:t>
      </w:r>
      <w:r w:rsidR="00C049DF" w:rsidRPr="00AD0611">
        <w:rPr>
          <w:lang w:val="it-IT"/>
        </w:rPr>
        <w:t xml:space="preserve">zione rapida </w:t>
      </w:r>
      <w:r w:rsidR="00C049DF">
        <w:rPr>
          <w:lang w:val="it-IT"/>
        </w:rPr>
        <w:t>sempre visibile ed attivabile</w:t>
      </w:r>
      <w:r w:rsidR="00C049DF" w:rsidRPr="00AD0611">
        <w:rPr>
          <w:lang w:val="it-IT"/>
        </w:rPr>
        <w:t xml:space="preserve"> con rimando alla lista completa delle lead da lavorare (focus </w:t>
      </w:r>
      <w:r w:rsidR="00C049DF" w:rsidRPr="003173C0">
        <w:rPr>
          <w:u w:val="single"/>
          <w:lang w:val="it-IT"/>
        </w:rPr>
        <w:fldChar w:fldCharType="begin"/>
      </w:r>
      <w:r w:rsidR="00C049DF" w:rsidRPr="003173C0">
        <w:rPr>
          <w:u w:val="single"/>
          <w:lang w:val="it-IT"/>
        </w:rPr>
        <w:instrText xml:space="preserve"> REF _Ref211866753 \h </w:instrText>
      </w:r>
      <w:r w:rsidR="00C049DF" w:rsidRPr="003173C0">
        <w:rPr>
          <w:u w:val="single"/>
          <w:lang w:val="it-IT"/>
        </w:rPr>
      </w:r>
      <w:r w:rsidR="00C049DF" w:rsidRPr="003173C0">
        <w:rPr>
          <w:u w:val="single"/>
          <w:lang w:val="it-IT"/>
        </w:rPr>
        <w:fldChar w:fldCharType="separate"/>
      </w:r>
      <w:r w:rsidR="00C049DF" w:rsidRPr="003173C0">
        <w:rPr>
          <w:u w:val="single"/>
          <w:lang w:val="it-IT"/>
        </w:rPr>
        <w:t>Vista lead</w:t>
      </w:r>
      <w:r w:rsidR="00C049DF" w:rsidRPr="003173C0">
        <w:rPr>
          <w:u w:val="single"/>
          <w:lang w:val="it-IT"/>
        </w:rPr>
        <w:fldChar w:fldCharType="end"/>
      </w:r>
      <w:r w:rsidR="00C049DF" w:rsidRPr="003173C0">
        <w:rPr>
          <w:u w:val="single"/>
          <w:lang w:val="it-IT"/>
        </w:rPr>
        <w:t>)</w:t>
      </w:r>
    </w:p>
    <w:p w14:paraId="355CB8D8" w14:textId="213A055C" w:rsidR="00C049DF" w:rsidRPr="00E23FCA" w:rsidRDefault="00C049DF" w:rsidP="0027257F">
      <w:pPr>
        <w:pStyle w:val="ListParagraph"/>
        <w:numPr>
          <w:ilvl w:val="1"/>
          <w:numId w:val="11"/>
        </w:numPr>
        <w:ind w:left="1434" w:hanging="357"/>
        <w:rPr>
          <w:lang w:val="it-IT"/>
        </w:rPr>
      </w:pPr>
      <w:r w:rsidRPr="002E4F98">
        <w:rPr>
          <w:bCs/>
          <w:lang w:val="it-IT"/>
        </w:rPr>
        <w:t>Numero righe in visualizzazione per pagina di default</w:t>
      </w:r>
      <w:r w:rsidR="009A5117">
        <w:rPr>
          <w:bCs/>
          <w:lang w:val="it-IT"/>
        </w:rPr>
        <w:t>: secondo standard dynamics</w:t>
      </w:r>
      <w:r>
        <w:rPr>
          <w:bCs/>
          <w:lang w:val="it-IT"/>
        </w:rPr>
        <w:t xml:space="preserve"> </w:t>
      </w:r>
    </w:p>
    <w:p w14:paraId="412C08C7" w14:textId="09A62008" w:rsidR="00C049DF" w:rsidRDefault="005719A0" w:rsidP="0027257F">
      <w:pPr>
        <w:pStyle w:val="ListParagraph"/>
        <w:numPr>
          <w:ilvl w:val="1"/>
          <w:numId w:val="11"/>
        </w:numPr>
        <w:ind w:left="1434" w:hanging="357"/>
        <w:rPr>
          <w:bCs/>
          <w:lang w:val="it-IT"/>
        </w:rPr>
      </w:pPr>
      <w:r>
        <w:rPr>
          <w:bCs/>
          <w:lang w:val="it-IT"/>
        </w:rPr>
        <w:t>I comportamenti previsti al click sulle intestazioni di colonne (riordinamento, filtro) seguono gli standard D365</w:t>
      </w:r>
    </w:p>
    <w:p w14:paraId="6697E6D2" w14:textId="21A96A05" w:rsidR="00DD55EF" w:rsidRDefault="00BB5891" w:rsidP="00DD55EF">
      <w:pPr>
        <w:pStyle w:val="ListParagraph"/>
        <w:numPr>
          <w:ilvl w:val="1"/>
          <w:numId w:val="11"/>
        </w:numPr>
        <w:ind w:left="1434" w:hanging="357"/>
        <w:rPr>
          <w:bCs/>
          <w:lang w:val="it-IT"/>
        </w:rPr>
      </w:pPr>
      <w:r w:rsidRPr="00DD55EF">
        <w:rPr>
          <w:bCs/>
          <w:lang w:val="it-IT"/>
        </w:rPr>
        <w:t xml:space="preserve">Previsto un raggruppamento per nominativo di account o contatti. </w:t>
      </w:r>
      <w:r w:rsidR="00DD55EF">
        <w:rPr>
          <w:bCs/>
          <w:lang w:val="it-IT"/>
        </w:rPr>
        <w:t>Al click sul nominativo di accede alla scheda cliente del nominativo</w:t>
      </w:r>
    </w:p>
    <w:p w14:paraId="6FCF0A13" w14:textId="3ED0EE38" w:rsidR="00A83C8A" w:rsidRDefault="00A83C8A" w:rsidP="00DD55EF">
      <w:pPr>
        <w:pStyle w:val="ListParagraph"/>
        <w:numPr>
          <w:ilvl w:val="1"/>
          <w:numId w:val="11"/>
        </w:numPr>
        <w:ind w:left="1434" w:hanging="357"/>
        <w:rPr>
          <w:bCs/>
          <w:lang w:val="it-IT"/>
        </w:rPr>
      </w:pPr>
      <w:r>
        <w:rPr>
          <w:bCs/>
          <w:lang w:val="it-IT"/>
        </w:rPr>
        <w:t>Prevista azione di modifica colonne e modifica filtri che consentono agli utenti di personalizzare la propria vista</w:t>
      </w:r>
    </w:p>
    <w:p w14:paraId="5159955E" w14:textId="7D736C57" w:rsidR="00C049DF" w:rsidRPr="00DD55EF" w:rsidRDefault="00BB5891" w:rsidP="00DD55EF">
      <w:pPr>
        <w:pStyle w:val="ListParagraph"/>
        <w:numPr>
          <w:ilvl w:val="1"/>
          <w:numId w:val="11"/>
        </w:numPr>
        <w:ind w:left="1434" w:hanging="357"/>
        <w:rPr>
          <w:bCs/>
          <w:lang w:val="it-IT"/>
        </w:rPr>
      </w:pPr>
      <w:r w:rsidRPr="00DD55EF">
        <w:rPr>
          <w:bCs/>
          <w:lang w:val="it-IT"/>
        </w:rPr>
        <w:t>All’espansione dei nominativi previsto in riga il dettaglio di lead</w:t>
      </w:r>
      <w:r w:rsidR="00C43442">
        <w:rPr>
          <w:bCs/>
          <w:lang w:val="it-IT"/>
        </w:rPr>
        <w:t xml:space="preserve"> e suggerimenti</w:t>
      </w:r>
      <w:r w:rsidRPr="00DD55EF">
        <w:rPr>
          <w:bCs/>
          <w:lang w:val="it-IT"/>
        </w:rPr>
        <w:t xml:space="preserve"> in stato diverso da chiuso associate a quel nominativo</w:t>
      </w:r>
      <w:r w:rsidR="00DD55EF">
        <w:rPr>
          <w:bCs/>
          <w:lang w:val="it-IT"/>
        </w:rPr>
        <w:t xml:space="preserve">. </w:t>
      </w:r>
      <w:r w:rsidR="00C049DF" w:rsidRPr="00DD55EF">
        <w:rPr>
          <w:bCs/>
          <w:lang w:val="it-IT"/>
        </w:rPr>
        <w:t xml:space="preserve">Al click sull’item di </w:t>
      </w:r>
      <w:r w:rsidR="00DD55EF">
        <w:rPr>
          <w:bCs/>
          <w:lang w:val="it-IT"/>
        </w:rPr>
        <w:t>lead</w:t>
      </w:r>
      <w:r w:rsidR="00C049DF" w:rsidRPr="00DD55EF">
        <w:rPr>
          <w:bCs/>
          <w:lang w:val="it-IT"/>
        </w:rPr>
        <w:t xml:space="preserve"> in lista si accede alla scheda lead corrispondente</w:t>
      </w:r>
    </w:p>
    <w:p w14:paraId="74C41BD9" w14:textId="77777777" w:rsidR="00C049DF" w:rsidRPr="00112EE7" w:rsidRDefault="00C049DF" w:rsidP="0027257F">
      <w:pPr>
        <w:pStyle w:val="ListParagraph"/>
        <w:numPr>
          <w:ilvl w:val="1"/>
          <w:numId w:val="11"/>
        </w:numPr>
        <w:ind w:left="1434" w:hanging="357"/>
        <w:rPr>
          <w:lang w:val="it-IT"/>
        </w:rPr>
      </w:pPr>
      <w:r w:rsidRPr="00112EE7">
        <w:rPr>
          <w:bCs/>
          <w:lang w:val="it-IT"/>
        </w:rPr>
        <w:t>Ordinamento tabella: di default la tabella è ordinata per priorità decrescente:</w:t>
      </w:r>
    </w:p>
    <w:p w14:paraId="226D58D5" w14:textId="77777777" w:rsidR="00C049DF" w:rsidRDefault="00C049DF" w:rsidP="0027257F">
      <w:pPr>
        <w:pStyle w:val="ListParagraph"/>
        <w:numPr>
          <w:ilvl w:val="2"/>
          <w:numId w:val="11"/>
        </w:numPr>
        <w:ind w:left="2040"/>
        <w:rPr>
          <w:bCs/>
          <w:lang w:val="it-IT"/>
        </w:rPr>
      </w:pPr>
      <w:r>
        <w:rPr>
          <w:bCs/>
          <w:lang w:val="it-IT"/>
        </w:rPr>
        <w:t>“Caldo”</w:t>
      </w:r>
    </w:p>
    <w:p w14:paraId="57F5A6BD" w14:textId="77777777" w:rsidR="00C049DF" w:rsidRDefault="00C049DF" w:rsidP="0027257F">
      <w:pPr>
        <w:pStyle w:val="ListParagraph"/>
        <w:numPr>
          <w:ilvl w:val="2"/>
          <w:numId w:val="11"/>
        </w:numPr>
        <w:ind w:left="2040"/>
        <w:rPr>
          <w:bCs/>
          <w:lang w:val="it-IT"/>
        </w:rPr>
      </w:pPr>
      <w:r>
        <w:rPr>
          <w:bCs/>
          <w:lang w:val="it-IT"/>
        </w:rPr>
        <w:t>“Tiepido”</w:t>
      </w:r>
    </w:p>
    <w:p w14:paraId="060A85D1" w14:textId="77777777" w:rsidR="00C049DF" w:rsidRDefault="00C049DF" w:rsidP="0027257F">
      <w:pPr>
        <w:pStyle w:val="ListParagraph"/>
        <w:numPr>
          <w:ilvl w:val="2"/>
          <w:numId w:val="11"/>
        </w:numPr>
        <w:ind w:left="2040"/>
        <w:rPr>
          <w:bCs/>
          <w:lang w:val="it-IT"/>
        </w:rPr>
      </w:pPr>
      <w:r>
        <w:rPr>
          <w:bCs/>
          <w:lang w:val="it-IT"/>
        </w:rPr>
        <w:t>“Freddo”</w:t>
      </w:r>
    </w:p>
    <w:p w14:paraId="5CBC5EA4" w14:textId="50104655" w:rsidR="00C049DF" w:rsidRDefault="00C049DF" w:rsidP="0027257F">
      <w:pPr>
        <w:pStyle w:val="ListParagraph"/>
        <w:numPr>
          <w:ilvl w:val="1"/>
          <w:numId w:val="11"/>
        </w:numPr>
        <w:ind w:left="1434" w:hanging="357"/>
        <w:rPr>
          <w:bCs/>
          <w:lang w:val="it-IT"/>
        </w:rPr>
      </w:pPr>
      <w:r w:rsidRPr="002160DA">
        <w:rPr>
          <w:bCs/>
          <w:lang w:val="it-IT"/>
        </w:rPr>
        <w:t xml:space="preserve">Visualizzazione lista delle </w:t>
      </w:r>
      <w:r>
        <w:rPr>
          <w:bCs/>
          <w:lang w:val="it-IT"/>
        </w:rPr>
        <w:t>L</w:t>
      </w:r>
      <w:r w:rsidRPr="002160DA">
        <w:rPr>
          <w:bCs/>
          <w:lang w:val="it-IT"/>
        </w:rPr>
        <w:t xml:space="preserve">ead </w:t>
      </w:r>
      <w:r>
        <w:rPr>
          <w:bCs/>
          <w:lang w:val="it-IT"/>
        </w:rPr>
        <w:t xml:space="preserve">e </w:t>
      </w:r>
      <w:r w:rsidR="0066714A">
        <w:rPr>
          <w:bCs/>
          <w:lang w:val="it-IT"/>
        </w:rPr>
        <w:t>suggerimenti</w:t>
      </w:r>
      <w:r>
        <w:rPr>
          <w:bCs/>
          <w:lang w:val="it-IT"/>
        </w:rPr>
        <w:t xml:space="preserve"> </w:t>
      </w:r>
      <w:r w:rsidRPr="002160DA">
        <w:rPr>
          <w:bCs/>
          <w:lang w:val="it-IT"/>
        </w:rPr>
        <w:t>con i seguenti campi:</w:t>
      </w:r>
    </w:p>
    <w:p w14:paraId="4187B0DD" w14:textId="77777777" w:rsidR="00C049DF" w:rsidRPr="00032C6E" w:rsidRDefault="00C049DF" w:rsidP="0027257F">
      <w:pPr>
        <w:pStyle w:val="ListParagraph"/>
        <w:numPr>
          <w:ilvl w:val="2"/>
          <w:numId w:val="11"/>
        </w:numPr>
        <w:ind w:left="2040"/>
        <w:rPr>
          <w:bCs/>
          <w:lang w:val="it-IT"/>
        </w:rPr>
      </w:pPr>
      <w:r w:rsidRPr="00032C6E">
        <w:rPr>
          <w:lang w:val="it-IT"/>
        </w:rPr>
        <w:t xml:space="preserve">Campo 1: </w:t>
      </w:r>
      <w:r w:rsidRPr="00032C6E">
        <w:rPr>
          <w:bCs/>
          <w:lang w:val="it-IT"/>
        </w:rPr>
        <w:t>“Nominativo”</w:t>
      </w:r>
    </w:p>
    <w:p w14:paraId="0D98EEB9" w14:textId="77777777" w:rsidR="00C049DF" w:rsidRPr="00032C6E" w:rsidRDefault="00C049DF" w:rsidP="0027257F">
      <w:pPr>
        <w:pStyle w:val="ListParagraph"/>
        <w:numPr>
          <w:ilvl w:val="3"/>
          <w:numId w:val="11"/>
        </w:numPr>
        <w:ind w:left="2760"/>
        <w:rPr>
          <w:bCs/>
          <w:lang w:val="it-IT"/>
        </w:rPr>
      </w:pPr>
      <w:r w:rsidRPr="00032C6E">
        <w:rPr>
          <w:bCs/>
          <w:lang w:val="it-IT"/>
        </w:rPr>
        <w:t xml:space="preserve"> “Cognome” e “Nome” del lead se Persona Fisica</w:t>
      </w:r>
    </w:p>
    <w:p w14:paraId="3F0AD9EB" w14:textId="77777777" w:rsidR="00C049DF" w:rsidRDefault="00C049DF" w:rsidP="0027257F">
      <w:pPr>
        <w:pStyle w:val="ListParagraph"/>
        <w:numPr>
          <w:ilvl w:val="3"/>
          <w:numId w:val="11"/>
        </w:numPr>
        <w:ind w:left="2760"/>
        <w:rPr>
          <w:bCs/>
          <w:lang w:val="it-IT"/>
        </w:rPr>
      </w:pPr>
      <w:r w:rsidRPr="00032C6E">
        <w:rPr>
          <w:bCs/>
          <w:lang w:val="it-IT"/>
        </w:rPr>
        <w:t>“Ragione Sociale” se Persona Giuridica</w:t>
      </w:r>
    </w:p>
    <w:p w14:paraId="58C2494D" w14:textId="042B226B" w:rsidR="009812C9" w:rsidRPr="00032C6E" w:rsidRDefault="009812C9" w:rsidP="009812C9">
      <w:pPr>
        <w:pStyle w:val="ListParagraph"/>
        <w:numPr>
          <w:ilvl w:val="2"/>
          <w:numId w:val="11"/>
        </w:numPr>
        <w:ind w:left="2040"/>
        <w:rPr>
          <w:bCs/>
          <w:lang w:val="it-IT"/>
        </w:rPr>
      </w:pPr>
      <w:r w:rsidRPr="00032C6E">
        <w:rPr>
          <w:lang w:val="it-IT"/>
        </w:rPr>
        <w:t xml:space="preserve">Campo </w:t>
      </w:r>
      <w:r>
        <w:rPr>
          <w:lang w:val="it-IT"/>
        </w:rPr>
        <w:t>2</w:t>
      </w:r>
      <w:r w:rsidRPr="00032C6E">
        <w:rPr>
          <w:lang w:val="it-IT"/>
        </w:rPr>
        <w:t xml:space="preserve">: </w:t>
      </w:r>
      <w:r w:rsidRPr="00032C6E">
        <w:rPr>
          <w:bCs/>
          <w:lang w:val="it-IT"/>
        </w:rPr>
        <w:t>“</w:t>
      </w:r>
      <w:r>
        <w:rPr>
          <w:bCs/>
          <w:lang w:val="it-IT"/>
        </w:rPr>
        <w:t xml:space="preserve">NDG del </w:t>
      </w:r>
      <w:r w:rsidRPr="00032C6E">
        <w:rPr>
          <w:bCs/>
          <w:lang w:val="it-IT"/>
        </w:rPr>
        <w:t>Nominativo”</w:t>
      </w:r>
    </w:p>
    <w:p w14:paraId="2B048B03" w14:textId="0882587A" w:rsidR="009812C9" w:rsidRPr="009812C9" w:rsidRDefault="009812C9" w:rsidP="009812C9">
      <w:pPr>
        <w:pStyle w:val="ListParagraph"/>
        <w:numPr>
          <w:ilvl w:val="3"/>
          <w:numId w:val="11"/>
        </w:numPr>
        <w:ind w:left="2760"/>
        <w:rPr>
          <w:bCs/>
          <w:lang w:val="it-IT"/>
        </w:rPr>
      </w:pPr>
      <w:r w:rsidRPr="009812C9">
        <w:rPr>
          <w:bCs/>
          <w:lang w:val="it-IT"/>
        </w:rPr>
        <w:t xml:space="preserve"> NDG recuperato da sistema, vuoto altrimenti</w:t>
      </w:r>
    </w:p>
    <w:p w14:paraId="1E56D461" w14:textId="1B67071E" w:rsidR="00C049DF" w:rsidRDefault="00C049DF" w:rsidP="0027257F">
      <w:pPr>
        <w:pStyle w:val="ListParagraph"/>
        <w:numPr>
          <w:ilvl w:val="2"/>
          <w:numId w:val="11"/>
        </w:numPr>
        <w:ind w:left="2040"/>
        <w:rPr>
          <w:bCs/>
          <w:lang w:val="it-IT"/>
        </w:rPr>
      </w:pPr>
      <w:r>
        <w:rPr>
          <w:bCs/>
          <w:lang w:val="it-IT"/>
        </w:rPr>
        <w:t xml:space="preserve">Campo </w:t>
      </w:r>
      <w:r w:rsidR="00524FDB">
        <w:rPr>
          <w:bCs/>
          <w:lang w:val="it-IT"/>
        </w:rPr>
        <w:t>3</w:t>
      </w:r>
      <w:r>
        <w:rPr>
          <w:bCs/>
          <w:lang w:val="it-IT"/>
        </w:rPr>
        <w:t>: “Segmento”</w:t>
      </w:r>
    </w:p>
    <w:p w14:paraId="041E5613" w14:textId="77777777" w:rsidR="00C049DF" w:rsidRPr="00C93DAC" w:rsidRDefault="00C049DF" w:rsidP="0027257F">
      <w:pPr>
        <w:pStyle w:val="ListParagraph"/>
        <w:numPr>
          <w:ilvl w:val="2"/>
          <w:numId w:val="11"/>
        </w:numPr>
        <w:ind w:left="2040"/>
        <w:rPr>
          <w:u w:val="single"/>
          <w:lang w:val="it-IT"/>
        </w:rPr>
      </w:pPr>
      <w:r>
        <w:rPr>
          <w:bCs/>
          <w:lang w:val="it-IT"/>
        </w:rPr>
        <w:t xml:space="preserve">Valori ammessi: segmenti Retail come indicato nel capitolo di </w:t>
      </w:r>
      <w:r w:rsidRPr="00C93DAC">
        <w:rPr>
          <w:i/>
          <w:u w:val="single"/>
          <w:lang w:val="it-IT"/>
        </w:rPr>
        <w:fldChar w:fldCharType="begin"/>
      </w:r>
      <w:r w:rsidRPr="00C93DAC">
        <w:rPr>
          <w:u w:val="single"/>
          <w:lang w:val="it-IT"/>
        </w:rPr>
        <w:instrText xml:space="preserve"> REF _Ref211865222 \h </w:instrText>
      </w:r>
      <w:r w:rsidRPr="00C93DAC">
        <w:rPr>
          <w:i/>
          <w:u w:val="single"/>
          <w:lang w:val="it-IT"/>
        </w:rPr>
      </w:r>
      <w:r w:rsidRPr="00C93DAC">
        <w:rPr>
          <w:i/>
          <w:u w:val="single"/>
          <w:lang w:val="it-IT"/>
        </w:rPr>
        <w:fldChar w:fldCharType="separate"/>
      </w:r>
      <w:r w:rsidRPr="00C93DAC">
        <w:rPr>
          <w:rFonts w:cstheme="minorHAnsi"/>
          <w:color w:val="000000" w:themeColor="text1"/>
          <w:szCs w:val="26"/>
          <w:u w:val="single"/>
          <w:lang w:val="it-IT"/>
        </w:rPr>
        <w:t>Attori coinvolti e gerarchia</w:t>
      </w:r>
      <w:r w:rsidRPr="00C93DAC">
        <w:rPr>
          <w:i/>
          <w:u w:val="single"/>
          <w:lang w:val="it-IT"/>
        </w:rPr>
        <w:fldChar w:fldCharType="end"/>
      </w:r>
    </w:p>
    <w:p w14:paraId="1AD8B94C" w14:textId="5A88D460" w:rsidR="00C049DF" w:rsidRPr="00032C6E" w:rsidRDefault="00C049DF" w:rsidP="0027257F">
      <w:pPr>
        <w:pStyle w:val="ListParagraph"/>
        <w:numPr>
          <w:ilvl w:val="2"/>
          <w:numId w:val="11"/>
        </w:numPr>
        <w:ind w:left="2040"/>
        <w:rPr>
          <w:bCs/>
          <w:lang w:val="it-IT"/>
        </w:rPr>
      </w:pPr>
      <w:r w:rsidRPr="00032C6E">
        <w:rPr>
          <w:lang w:val="it-IT"/>
        </w:rPr>
        <w:t xml:space="preserve">Campo </w:t>
      </w:r>
      <w:r w:rsidR="00524FDB">
        <w:rPr>
          <w:lang w:val="it-IT"/>
        </w:rPr>
        <w:t>4</w:t>
      </w:r>
      <w:r w:rsidRPr="00032C6E">
        <w:rPr>
          <w:lang w:val="it-IT"/>
        </w:rPr>
        <w:t>:</w:t>
      </w:r>
      <w:r w:rsidRPr="00032C6E">
        <w:rPr>
          <w:bCs/>
          <w:lang w:val="it-IT"/>
        </w:rPr>
        <w:t xml:space="preserve"> “</w:t>
      </w:r>
      <w:r>
        <w:rPr>
          <w:bCs/>
          <w:lang w:val="it-IT"/>
        </w:rPr>
        <w:t>Score</w:t>
      </w:r>
      <w:r w:rsidRPr="00032C6E">
        <w:rPr>
          <w:bCs/>
          <w:lang w:val="it-IT"/>
        </w:rPr>
        <w:t>”</w:t>
      </w:r>
    </w:p>
    <w:p w14:paraId="07495A66" w14:textId="77777777" w:rsidR="00C049DF" w:rsidRPr="008B1971" w:rsidRDefault="00C049DF" w:rsidP="0027257F">
      <w:pPr>
        <w:pStyle w:val="ListParagraph"/>
        <w:numPr>
          <w:ilvl w:val="3"/>
          <w:numId w:val="11"/>
        </w:numPr>
        <w:ind w:left="2760"/>
        <w:rPr>
          <w:bCs/>
          <w:u w:val="single"/>
          <w:lang w:val="it-IT"/>
        </w:rPr>
      </w:pPr>
      <w:r w:rsidRPr="00032C6E">
        <w:rPr>
          <w:bCs/>
          <w:lang w:val="it-IT"/>
        </w:rPr>
        <w:t>Valori ammessi: “Caldo”, “Tiepido”, “Freddo”</w:t>
      </w:r>
      <w:r>
        <w:rPr>
          <w:bCs/>
          <w:lang w:val="it-IT"/>
        </w:rPr>
        <w:t xml:space="preserve"> come indicato nel capitolo di </w:t>
      </w:r>
      <w:r w:rsidRPr="008B1971">
        <w:rPr>
          <w:bCs/>
          <w:u w:val="single"/>
          <w:lang w:val="it-IT"/>
        </w:rPr>
        <w:fldChar w:fldCharType="begin"/>
      </w:r>
      <w:r w:rsidRPr="008B1971">
        <w:rPr>
          <w:bCs/>
          <w:u w:val="single"/>
          <w:lang w:val="it-IT"/>
        </w:rPr>
        <w:instrText xml:space="preserve"> REF _Ref211865646 \h </w:instrText>
      </w:r>
      <w:r w:rsidRPr="008B1971">
        <w:rPr>
          <w:bCs/>
          <w:u w:val="single"/>
          <w:lang w:val="it-IT"/>
        </w:rPr>
      </w:r>
      <w:r w:rsidRPr="008B1971">
        <w:rPr>
          <w:bCs/>
          <w:u w:val="single"/>
          <w:lang w:val="it-IT"/>
        </w:rPr>
        <w:fldChar w:fldCharType="separate"/>
      </w:r>
      <w:r w:rsidRPr="008B1971">
        <w:rPr>
          <w:rFonts w:cstheme="minorHAnsi"/>
          <w:color w:val="000000" w:themeColor="text1"/>
          <w:szCs w:val="26"/>
          <w:u w:val="single"/>
          <w:lang w:val="it-IT"/>
        </w:rPr>
        <w:t>Configurazioni trasversali</w:t>
      </w:r>
      <w:r w:rsidRPr="008B1971">
        <w:rPr>
          <w:bCs/>
          <w:u w:val="single"/>
          <w:lang w:val="it-IT"/>
        </w:rPr>
        <w:fldChar w:fldCharType="end"/>
      </w:r>
    </w:p>
    <w:p w14:paraId="721EBEC1" w14:textId="77777777" w:rsidR="00C049DF" w:rsidRDefault="00C049DF" w:rsidP="0027257F">
      <w:pPr>
        <w:pStyle w:val="ListParagraph"/>
        <w:numPr>
          <w:ilvl w:val="2"/>
          <w:numId w:val="11"/>
        </w:numPr>
        <w:ind w:left="2040"/>
        <w:rPr>
          <w:bCs/>
          <w:lang w:val="it-IT"/>
        </w:rPr>
      </w:pPr>
      <w:r>
        <w:rPr>
          <w:bCs/>
          <w:lang w:val="it-IT"/>
        </w:rPr>
        <w:t>Campo 5: “Lead”</w:t>
      </w:r>
    </w:p>
    <w:p w14:paraId="2088F624" w14:textId="2FBE298A" w:rsidR="00C049DF" w:rsidRPr="00F316CA" w:rsidRDefault="00C049DF" w:rsidP="0027257F">
      <w:pPr>
        <w:pStyle w:val="ListParagraph"/>
        <w:numPr>
          <w:ilvl w:val="0"/>
          <w:numId w:val="29"/>
        </w:numPr>
        <w:ind w:left="2755" w:hanging="357"/>
        <w:rPr>
          <w:lang w:val="it-IT"/>
        </w:rPr>
      </w:pPr>
      <w:r>
        <w:rPr>
          <w:bCs/>
          <w:lang w:val="it-IT"/>
        </w:rPr>
        <w:t xml:space="preserve">Valori ammessi: </w:t>
      </w:r>
      <w:r w:rsidR="0066714A">
        <w:rPr>
          <w:bCs/>
          <w:lang w:val="it-IT"/>
        </w:rPr>
        <w:t>Lead o suggerimento</w:t>
      </w:r>
      <w:r>
        <w:rPr>
          <w:bCs/>
          <w:lang w:val="it-IT"/>
        </w:rPr>
        <w:t xml:space="preserve">, </w:t>
      </w:r>
      <w:r w:rsidRPr="009853AB">
        <w:rPr>
          <w:bCs/>
          <w:lang w:val="it-IT"/>
        </w:rPr>
        <w:t xml:space="preserve">focus nel capitolo di configurazioni (sezione </w:t>
      </w:r>
      <w:r w:rsidRPr="00184635">
        <w:rPr>
          <w:bCs/>
          <w:u w:val="single"/>
          <w:lang w:val="it-IT"/>
        </w:rPr>
        <w:fldChar w:fldCharType="begin"/>
      </w:r>
      <w:r w:rsidRPr="00184635">
        <w:rPr>
          <w:bCs/>
          <w:u w:val="single"/>
          <w:lang w:val="it-IT"/>
        </w:rPr>
        <w:instrText xml:space="preserve"> REF _Ref211865597 \h </w:instrText>
      </w:r>
      <w:r w:rsidRPr="00184635">
        <w:rPr>
          <w:bCs/>
          <w:u w:val="single"/>
          <w:lang w:val="it-IT"/>
        </w:rPr>
      </w:r>
      <w:r w:rsidRPr="00184635">
        <w:rPr>
          <w:bCs/>
          <w:u w:val="single"/>
          <w:lang w:val="it-IT"/>
        </w:rPr>
        <w:fldChar w:fldCharType="separate"/>
      </w:r>
      <w:r w:rsidRPr="00184635">
        <w:rPr>
          <w:u w:val="single"/>
          <w:lang w:val="it-IT"/>
        </w:rPr>
        <w:t>Classificazione di lead per flusso di origine</w:t>
      </w:r>
      <w:r w:rsidRPr="00184635">
        <w:rPr>
          <w:bCs/>
          <w:u w:val="single"/>
          <w:lang w:val="it-IT"/>
        </w:rPr>
        <w:fldChar w:fldCharType="end"/>
      </w:r>
      <w:r w:rsidRPr="009853AB">
        <w:rPr>
          <w:bCs/>
          <w:lang w:val="it-IT"/>
        </w:rPr>
        <w:t>)</w:t>
      </w:r>
      <w:r>
        <w:rPr>
          <w:bCs/>
          <w:lang w:val="it-IT"/>
        </w:rPr>
        <w:t xml:space="preserve">. </w:t>
      </w:r>
      <w:bookmarkStart w:id="605" w:name="_Hlk211606460"/>
    </w:p>
    <w:bookmarkEnd w:id="605"/>
    <w:p w14:paraId="5BD21DB9" w14:textId="5A3B0515" w:rsidR="00524FDB" w:rsidRDefault="00524FDB" w:rsidP="00524FDB">
      <w:pPr>
        <w:pStyle w:val="ListParagraph"/>
        <w:numPr>
          <w:ilvl w:val="2"/>
          <w:numId w:val="11"/>
        </w:numPr>
        <w:ind w:left="2040"/>
        <w:rPr>
          <w:bCs/>
          <w:lang w:val="it-IT"/>
        </w:rPr>
      </w:pPr>
      <w:r>
        <w:rPr>
          <w:bCs/>
          <w:lang w:val="it-IT"/>
        </w:rPr>
        <w:t xml:space="preserve">Campo </w:t>
      </w:r>
      <w:r w:rsidR="00C73050">
        <w:rPr>
          <w:bCs/>
          <w:lang w:val="it-IT"/>
        </w:rPr>
        <w:t>6</w:t>
      </w:r>
      <w:r>
        <w:rPr>
          <w:bCs/>
          <w:lang w:val="it-IT"/>
        </w:rPr>
        <w:t>: “</w:t>
      </w:r>
      <w:r w:rsidR="00C73050">
        <w:rPr>
          <w:bCs/>
          <w:lang w:val="it-IT"/>
        </w:rPr>
        <w:t xml:space="preserve">Codice </w:t>
      </w:r>
      <w:r>
        <w:rPr>
          <w:bCs/>
          <w:lang w:val="it-IT"/>
        </w:rPr>
        <w:t>Lead”</w:t>
      </w:r>
    </w:p>
    <w:p w14:paraId="26CB33F4" w14:textId="527D202B" w:rsidR="00524FDB" w:rsidRPr="005418EC" w:rsidRDefault="00524FDB" w:rsidP="00BB5ED5">
      <w:pPr>
        <w:pStyle w:val="ListParagraph"/>
        <w:numPr>
          <w:ilvl w:val="3"/>
          <w:numId w:val="11"/>
        </w:numPr>
        <w:ind w:left="2755" w:hanging="357"/>
        <w:rPr>
          <w:bCs/>
          <w:lang w:val="it-IT"/>
        </w:rPr>
      </w:pPr>
      <w:r>
        <w:rPr>
          <w:bCs/>
          <w:lang w:val="it-IT"/>
        </w:rPr>
        <w:t xml:space="preserve">Valori ammessi: </w:t>
      </w:r>
      <w:r w:rsidR="00C73050">
        <w:rPr>
          <w:bCs/>
          <w:lang w:val="it-IT"/>
        </w:rPr>
        <w:t>Codice lead recuperato da sistema</w:t>
      </w:r>
      <w:r w:rsidR="005418EC">
        <w:rPr>
          <w:bCs/>
          <w:lang w:val="it-IT"/>
        </w:rPr>
        <w:t xml:space="preserve"> </w:t>
      </w:r>
      <w:r w:rsidR="005418EC">
        <w:rPr>
          <w:lang w:val="it-IT"/>
        </w:rPr>
        <w:t>in formato LD00000000</w:t>
      </w:r>
    </w:p>
    <w:p w14:paraId="027C6843" w14:textId="7DDFCE39" w:rsidR="00C73050" w:rsidRDefault="00C73050" w:rsidP="00C73050">
      <w:pPr>
        <w:pStyle w:val="ListParagraph"/>
        <w:numPr>
          <w:ilvl w:val="2"/>
          <w:numId w:val="11"/>
        </w:numPr>
        <w:ind w:left="2040"/>
        <w:rPr>
          <w:bCs/>
          <w:lang w:val="it-IT"/>
        </w:rPr>
      </w:pPr>
      <w:r>
        <w:rPr>
          <w:bCs/>
          <w:lang w:val="it-IT"/>
        </w:rPr>
        <w:t xml:space="preserve">Campo </w:t>
      </w:r>
      <w:r w:rsidR="00AC350C">
        <w:rPr>
          <w:bCs/>
          <w:lang w:val="it-IT"/>
        </w:rPr>
        <w:t>7</w:t>
      </w:r>
      <w:r>
        <w:rPr>
          <w:bCs/>
          <w:lang w:val="it-IT"/>
        </w:rPr>
        <w:t>: “</w:t>
      </w:r>
      <w:r w:rsidR="00AC350C">
        <w:rPr>
          <w:bCs/>
          <w:lang w:val="it-IT"/>
        </w:rPr>
        <w:t xml:space="preserve">Data </w:t>
      </w:r>
      <w:r>
        <w:rPr>
          <w:bCs/>
          <w:lang w:val="it-IT"/>
        </w:rPr>
        <w:t>Scadenza”</w:t>
      </w:r>
    </w:p>
    <w:p w14:paraId="79B88F54" w14:textId="63C119AC" w:rsidR="00C73050" w:rsidRPr="00032C6E" w:rsidRDefault="00C73050" w:rsidP="00C73050">
      <w:pPr>
        <w:pStyle w:val="ListParagraph"/>
        <w:numPr>
          <w:ilvl w:val="0"/>
          <w:numId w:val="29"/>
        </w:numPr>
        <w:ind w:left="2760"/>
        <w:rPr>
          <w:bCs/>
          <w:lang w:val="it-IT"/>
        </w:rPr>
      </w:pPr>
      <w:r>
        <w:rPr>
          <w:bCs/>
          <w:lang w:val="it-IT"/>
        </w:rPr>
        <w:t>Valori ammessi</w:t>
      </w:r>
      <w:r w:rsidR="00AC350C">
        <w:rPr>
          <w:bCs/>
          <w:lang w:val="it-IT"/>
        </w:rPr>
        <w:t>: Data ed ora di scadenza della lead</w:t>
      </w:r>
    </w:p>
    <w:p w14:paraId="415778A7" w14:textId="0202C3A4" w:rsidR="00C049DF" w:rsidRPr="00336FCC" w:rsidRDefault="00C049DF" w:rsidP="0027257F">
      <w:pPr>
        <w:pStyle w:val="ListParagraph"/>
        <w:numPr>
          <w:ilvl w:val="2"/>
          <w:numId w:val="11"/>
        </w:numPr>
        <w:ind w:left="2040"/>
        <w:rPr>
          <w:bCs/>
          <w:lang w:val="it-IT"/>
        </w:rPr>
      </w:pPr>
      <w:r>
        <w:rPr>
          <w:lang w:val="it-IT"/>
        </w:rPr>
        <w:t xml:space="preserve">Campo </w:t>
      </w:r>
      <w:r w:rsidR="00420D0F">
        <w:rPr>
          <w:lang w:val="it-IT"/>
        </w:rPr>
        <w:t>8</w:t>
      </w:r>
      <w:r>
        <w:rPr>
          <w:lang w:val="it-IT"/>
        </w:rPr>
        <w:t>: “In carico a”</w:t>
      </w:r>
    </w:p>
    <w:p w14:paraId="53BC73A3" w14:textId="77777777" w:rsidR="00C049DF" w:rsidRPr="00ED585E" w:rsidRDefault="00C049DF" w:rsidP="0027257F">
      <w:pPr>
        <w:pStyle w:val="ListParagraph"/>
        <w:numPr>
          <w:ilvl w:val="3"/>
          <w:numId w:val="11"/>
        </w:numPr>
        <w:ind w:left="2760"/>
        <w:rPr>
          <w:bCs/>
          <w:lang w:val="it-IT"/>
        </w:rPr>
      </w:pPr>
      <w:r w:rsidRPr="00ED585E">
        <w:rPr>
          <w:lang w:val="it-IT"/>
        </w:rPr>
        <w:t xml:space="preserve">Valori ammessi: </w:t>
      </w:r>
      <w:r>
        <w:rPr>
          <w:lang w:val="it-IT"/>
        </w:rPr>
        <w:t>“</w:t>
      </w:r>
      <w:r w:rsidRPr="00ED585E">
        <w:rPr>
          <w:lang w:val="it-IT"/>
        </w:rPr>
        <w:t>Nome</w:t>
      </w:r>
      <w:r>
        <w:rPr>
          <w:lang w:val="it-IT"/>
        </w:rPr>
        <w:t>”</w:t>
      </w:r>
      <w:r w:rsidRPr="00ED585E">
        <w:rPr>
          <w:lang w:val="it-IT"/>
        </w:rPr>
        <w:t xml:space="preserve"> e </w:t>
      </w:r>
      <w:r>
        <w:rPr>
          <w:lang w:val="it-IT"/>
        </w:rPr>
        <w:t>“</w:t>
      </w:r>
      <w:r w:rsidRPr="00ED585E">
        <w:rPr>
          <w:lang w:val="it-IT"/>
        </w:rPr>
        <w:t>Cognome</w:t>
      </w:r>
      <w:r>
        <w:rPr>
          <w:lang w:val="it-IT"/>
        </w:rPr>
        <w:t>”</w:t>
      </w:r>
      <w:r w:rsidRPr="00ED585E">
        <w:rPr>
          <w:lang w:val="it-IT"/>
        </w:rPr>
        <w:t xml:space="preserve"> del gestore che ha preso in carico la lead (se già presa in carico, vuoto altrimenti)</w:t>
      </w:r>
    </w:p>
    <w:p w14:paraId="6611F3E9" w14:textId="77777777" w:rsidR="005719F6" w:rsidRDefault="005719F6" w:rsidP="00BB5ED5">
      <w:pPr>
        <w:rPr>
          <w:lang w:val="it-IT"/>
        </w:rPr>
      </w:pPr>
      <w:r>
        <w:rPr>
          <w:lang w:val="it-IT"/>
        </w:rPr>
        <w:t>Dove non altrimenti espresso, la pagina segue la struttura e le funzionalità standard D365</w:t>
      </w:r>
    </w:p>
    <w:p w14:paraId="7DB259E9" w14:textId="77777777" w:rsidR="005719F6" w:rsidRDefault="005719F6" w:rsidP="008B222D">
      <w:pPr>
        <w:ind w:left="720"/>
        <w:rPr>
          <w:bCs/>
          <w:lang w:val="it-IT"/>
        </w:rPr>
      </w:pPr>
    </w:p>
    <w:p w14:paraId="13FD86AC" w14:textId="77777777" w:rsidR="008B222D" w:rsidRPr="008B222D" w:rsidRDefault="008B222D" w:rsidP="00BB5ED5">
      <w:pPr>
        <w:ind w:left="720"/>
        <w:rPr>
          <w:lang w:val="it-IT"/>
        </w:rPr>
      </w:pPr>
    </w:p>
    <w:p w14:paraId="53BC0070" w14:textId="0ED58E01" w:rsidR="00C049DF" w:rsidRPr="00537F32" w:rsidRDefault="00C049DF" w:rsidP="00BB5ED5">
      <w:pPr>
        <w:ind w:left="720"/>
        <w:rPr>
          <w:lang w:val="it-IT"/>
        </w:rPr>
      </w:pPr>
    </w:p>
    <w:tbl>
      <w:tblPr>
        <w:tblStyle w:val="TableGrid"/>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C049DF" w:rsidRPr="00FF55DF" w14:paraId="48C2BC09" w14:textId="77777777" w:rsidTr="003F25E2">
        <w:trPr>
          <w:trHeight w:val="592"/>
        </w:trPr>
        <w:tc>
          <w:tcPr>
            <w:tcW w:w="962" w:type="dxa"/>
            <w:hideMark/>
          </w:tcPr>
          <w:p w14:paraId="6E69A2E6" w14:textId="77777777" w:rsidR="00C049DF" w:rsidRPr="00FF55DF" w:rsidRDefault="00C049DF" w:rsidP="002D0E67">
            <w:pPr>
              <w:rPr>
                <w:b/>
                <w:bCs/>
              </w:rPr>
            </w:pPr>
            <w:r w:rsidRPr="00FF55DF">
              <w:rPr>
                <w:b/>
                <w:bCs/>
              </w:rPr>
              <w:t>ID</w:t>
            </w:r>
          </w:p>
        </w:tc>
        <w:tc>
          <w:tcPr>
            <w:tcW w:w="963" w:type="dxa"/>
            <w:hideMark/>
          </w:tcPr>
          <w:p w14:paraId="659B4611" w14:textId="77777777" w:rsidR="00C049DF" w:rsidRPr="00FF55DF" w:rsidRDefault="00C049DF" w:rsidP="002D0E67">
            <w:pPr>
              <w:rPr>
                <w:b/>
                <w:bCs/>
              </w:rPr>
            </w:pPr>
            <w:r w:rsidRPr="00FF55DF">
              <w:rPr>
                <w:b/>
                <w:bCs/>
              </w:rPr>
              <w:t>Campo</w:t>
            </w:r>
          </w:p>
        </w:tc>
        <w:tc>
          <w:tcPr>
            <w:tcW w:w="963" w:type="dxa"/>
            <w:hideMark/>
          </w:tcPr>
          <w:p w14:paraId="10DBE567" w14:textId="77777777" w:rsidR="00C049DF" w:rsidRPr="00FF55DF" w:rsidRDefault="00C049DF" w:rsidP="002D0E67">
            <w:pPr>
              <w:rPr>
                <w:b/>
                <w:bCs/>
              </w:rPr>
            </w:pPr>
            <w:r w:rsidRPr="00FF55DF">
              <w:rPr>
                <w:b/>
                <w:bCs/>
              </w:rPr>
              <w:t>Tipo</w:t>
            </w:r>
          </w:p>
        </w:tc>
        <w:tc>
          <w:tcPr>
            <w:tcW w:w="963" w:type="dxa"/>
            <w:hideMark/>
          </w:tcPr>
          <w:p w14:paraId="5EFC511F" w14:textId="77777777" w:rsidR="00C049DF" w:rsidRPr="00FF55DF" w:rsidRDefault="00C049DF" w:rsidP="002D0E67">
            <w:pPr>
              <w:rPr>
                <w:b/>
                <w:bCs/>
              </w:rPr>
            </w:pPr>
            <w:proofErr w:type="spellStart"/>
            <w:r w:rsidRPr="00FF55DF">
              <w:rPr>
                <w:b/>
                <w:bCs/>
              </w:rPr>
              <w:t>Modificabile</w:t>
            </w:r>
            <w:proofErr w:type="spellEnd"/>
          </w:p>
        </w:tc>
        <w:tc>
          <w:tcPr>
            <w:tcW w:w="963" w:type="dxa"/>
            <w:hideMark/>
          </w:tcPr>
          <w:p w14:paraId="10C0EEA7" w14:textId="77777777" w:rsidR="00C049DF" w:rsidRPr="00FF55DF" w:rsidRDefault="00C049DF" w:rsidP="002D0E67">
            <w:pPr>
              <w:rPr>
                <w:b/>
                <w:bCs/>
              </w:rPr>
            </w:pPr>
            <w:proofErr w:type="spellStart"/>
            <w:r w:rsidRPr="00FF55DF">
              <w:rPr>
                <w:b/>
                <w:bCs/>
              </w:rPr>
              <w:t>Obbligo</w:t>
            </w:r>
            <w:proofErr w:type="spellEnd"/>
          </w:p>
        </w:tc>
        <w:tc>
          <w:tcPr>
            <w:tcW w:w="962" w:type="dxa"/>
            <w:hideMark/>
          </w:tcPr>
          <w:p w14:paraId="54902EB8" w14:textId="77777777" w:rsidR="00C049DF" w:rsidRPr="00FF55DF" w:rsidRDefault="00C049DF" w:rsidP="002D0E67">
            <w:pPr>
              <w:rPr>
                <w:b/>
                <w:bCs/>
              </w:rPr>
            </w:pPr>
            <w:r w:rsidRPr="00FF55DF">
              <w:rPr>
                <w:b/>
                <w:bCs/>
              </w:rPr>
              <w:t>Formato</w:t>
            </w:r>
          </w:p>
        </w:tc>
        <w:tc>
          <w:tcPr>
            <w:tcW w:w="963" w:type="dxa"/>
            <w:hideMark/>
          </w:tcPr>
          <w:p w14:paraId="3A5D2F92" w14:textId="77777777" w:rsidR="00C049DF" w:rsidRPr="00FF55DF" w:rsidRDefault="00C049DF" w:rsidP="002D0E67">
            <w:pPr>
              <w:rPr>
                <w:b/>
                <w:bCs/>
              </w:rPr>
            </w:pPr>
            <w:r w:rsidRPr="00FF55DF">
              <w:rPr>
                <w:b/>
                <w:bCs/>
              </w:rPr>
              <w:t xml:space="preserve">Valori </w:t>
            </w:r>
            <w:proofErr w:type="spellStart"/>
            <w:r w:rsidRPr="00FF55DF">
              <w:rPr>
                <w:b/>
                <w:bCs/>
              </w:rPr>
              <w:t>ammessi</w:t>
            </w:r>
            <w:proofErr w:type="spellEnd"/>
          </w:p>
        </w:tc>
        <w:tc>
          <w:tcPr>
            <w:tcW w:w="963" w:type="dxa"/>
            <w:hideMark/>
          </w:tcPr>
          <w:p w14:paraId="23F6CF01" w14:textId="77777777" w:rsidR="00C049DF" w:rsidRPr="00FF55DF" w:rsidRDefault="00C049DF" w:rsidP="002D0E67">
            <w:pPr>
              <w:rPr>
                <w:b/>
                <w:bCs/>
              </w:rPr>
            </w:pPr>
            <w:proofErr w:type="spellStart"/>
            <w:r w:rsidRPr="00FF55DF">
              <w:rPr>
                <w:b/>
                <w:bCs/>
              </w:rPr>
              <w:t>Validazione</w:t>
            </w:r>
            <w:proofErr w:type="spellEnd"/>
            <w:r w:rsidRPr="00FF55DF">
              <w:rPr>
                <w:b/>
                <w:bCs/>
              </w:rPr>
              <w:t xml:space="preserve"> / </w:t>
            </w:r>
            <w:proofErr w:type="spellStart"/>
            <w:r w:rsidRPr="00FF55DF">
              <w:rPr>
                <w:b/>
                <w:bCs/>
              </w:rPr>
              <w:t>Regole</w:t>
            </w:r>
            <w:proofErr w:type="spellEnd"/>
            <w:r w:rsidRPr="00FF55DF">
              <w:rPr>
                <w:b/>
                <w:bCs/>
              </w:rPr>
              <w:t xml:space="preserve"> di </w:t>
            </w:r>
            <w:proofErr w:type="spellStart"/>
            <w:r w:rsidRPr="00FF55DF">
              <w:rPr>
                <w:b/>
                <w:bCs/>
              </w:rPr>
              <w:t>valorizzazione</w:t>
            </w:r>
            <w:proofErr w:type="spellEnd"/>
          </w:p>
        </w:tc>
        <w:tc>
          <w:tcPr>
            <w:tcW w:w="963" w:type="dxa"/>
            <w:hideMark/>
          </w:tcPr>
          <w:p w14:paraId="4E702078" w14:textId="77777777" w:rsidR="00C049DF" w:rsidRPr="00FF55DF" w:rsidRDefault="00C049DF" w:rsidP="002D0E67">
            <w:pPr>
              <w:rPr>
                <w:b/>
                <w:bCs/>
              </w:rPr>
            </w:pPr>
            <w:proofErr w:type="spellStart"/>
            <w:r w:rsidRPr="00FF55DF">
              <w:rPr>
                <w:b/>
                <w:bCs/>
              </w:rPr>
              <w:t>Msg</w:t>
            </w:r>
            <w:proofErr w:type="spellEnd"/>
            <w:r w:rsidRPr="00FF55DF">
              <w:rPr>
                <w:b/>
                <w:bCs/>
              </w:rPr>
              <w:t xml:space="preserve"> </w:t>
            </w:r>
            <w:proofErr w:type="spellStart"/>
            <w:r w:rsidRPr="00FF55DF">
              <w:rPr>
                <w:b/>
                <w:bCs/>
              </w:rPr>
              <w:t>errore</w:t>
            </w:r>
            <w:proofErr w:type="spellEnd"/>
          </w:p>
        </w:tc>
        <w:tc>
          <w:tcPr>
            <w:tcW w:w="963" w:type="dxa"/>
            <w:hideMark/>
          </w:tcPr>
          <w:p w14:paraId="3E9A83E5" w14:textId="77777777" w:rsidR="00C049DF" w:rsidRPr="00FF55DF" w:rsidRDefault="00C049DF" w:rsidP="002D0E67">
            <w:pPr>
              <w:rPr>
                <w:b/>
                <w:bCs/>
              </w:rPr>
            </w:pPr>
            <w:r w:rsidRPr="00FF55DF">
              <w:rPr>
                <w:b/>
                <w:bCs/>
              </w:rPr>
              <w:t xml:space="preserve">Quando </w:t>
            </w:r>
            <w:proofErr w:type="spellStart"/>
            <w:r w:rsidRPr="00FF55DF">
              <w:rPr>
                <w:b/>
                <w:bCs/>
              </w:rPr>
              <w:t>errore</w:t>
            </w:r>
            <w:proofErr w:type="spellEnd"/>
          </w:p>
        </w:tc>
      </w:tr>
      <w:tr w:rsidR="00C049DF" w:rsidRPr="003E7153" w14:paraId="6A579E75" w14:textId="77777777" w:rsidTr="003F25E2">
        <w:trPr>
          <w:trHeight w:val="1599"/>
        </w:trPr>
        <w:tc>
          <w:tcPr>
            <w:tcW w:w="962" w:type="dxa"/>
            <w:hideMark/>
          </w:tcPr>
          <w:p w14:paraId="71B488EC" w14:textId="77777777" w:rsidR="00C049DF" w:rsidRPr="00FF55DF" w:rsidRDefault="00C049DF" w:rsidP="002D0E67">
            <w:pPr>
              <w:rPr>
                <w:bCs/>
              </w:rPr>
            </w:pPr>
            <w:r w:rsidRPr="00FF55DF">
              <w:rPr>
                <w:bCs/>
              </w:rPr>
              <w:t>C1</w:t>
            </w:r>
          </w:p>
        </w:tc>
        <w:tc>
          <w:tcPr>
            <w:tcW w:w="963" w:type="dxa"/>
            <w:hideMark/>
          </w:tcPr>
          <w:p w14:paraId="35F5B5E7" w14:textId="77777777" w:rsidR="00C049DF" w:rsidRPr="00FF55DF" w:rsidRDefault="00C049DF" w:rsidP="002D0E67">
            <w:pPr>
              <w:rPr>
                <w:bCs/>
              </w:rPr>
            </w:pPr>
            <w:proofErr w:type="spellStart"/>
            <w:r w:rsidRPr="00FF55DF">
              <w:rPr>
                <w:bCs/>
              </w:rPr>
              <w:t>Nominativo</w:t>
            </w:r>
            <w:proofErr w:type="spellEnd"/>
          </w:p>
        </w:tc>
        <w:tc>
          <w:tcPr>
            <w:tcW w:w="963" w:type="dxa"/>
            <w:hideMark/>
          </w:tcPr>
          <w:p w14:paraId="2E50359D" w14:textId="77777777" w:rsidR="00C049DF" w:rsidRPr="00FF55DF" w:rsidRDefault="00C049DF" w:rsidP="002D0E67">
            <w:pPr>
              <w:rPr>
                <w:bCs/>
              </w:rPr>
            </w:pPr>
            <w:r>
              <w:rPr>
                <w:bCs/>
              </w:rPr>
              <w:t xml:space="preserve">Output da </w:t>
            </w:r>
            <w:proofErr w:type="spellStart"/>
            <w:r>
              <w:rPr>
                <w:bCs/>
              </w:rPr>
              <w:t>sistema</w:t>
            </w:r>
            <w:proofErr w:type="spellEnd"/>
          </w:p>
        </w:tc>
        <w:tc>
          <w:tcPr>
            <w:tcW w:w="963" w:type="dxa"/>
            <w:hideMark/>
          </w:tcPr>
          <w:p w14:paraId="56258194" w14:textId="77777777" w:rsidR="00C049DF" w:rsidRPr="00FF55DF" w:rsidRDefault="00C049DF" w:rsidP="002D0E67">
            <w:pPr>
              <w:rPr>
                <w:bCs/>
              </w:rPr>
            </w:pPr>
            <w:r>
              <w:rPr>
                <w:bCs/>
              </w:rPr>
              <w:t>No</w:t>
            </w:r>
          </w:p>
        </w:tc>
        <w:tc>
          <w:tcPr>
            <w:tcW w:w="963" w:type="dxa"/>
            <w:hideMark/>
          </w:tcPr>
          <w:p w14:paraId="77E8F7C8" w14:textId="77777777" w:rsidR="00C049DF" w:rsidRPr="00FF55DF" w:rsidRDefault="00C049DF" w:rsidP="002D0E67">
            <w:pPr>
              <w:rPr>
                <w:bCs/>
              </w:rPr>
            </w:pPr>
            <w:proofErr w:type="spellStart"/>
            <w:r w:rsidRPr="00FF55DF">
              <w:rPr>
                <w:bCs/>
              </w:rPr>
              <w:t>Sì</w:t>
            </w:r>
            <w:proofErr w:type="spellEnd"/>
          </w:p>
        </w:tc>
        <w:tc>
          <w:tcPr>
            <w:tcW w:w="962" w:type="dxa"/>
            <w:hideMark/>
          </w:tcPr>
          <w:p w14:paraId="3F76BEE0" w14:textId="77777777" w:rsidR="00C049DF" w:rsidRPr="00360AD4" w:rsidRDefault="00C049DF" w:rsidP="002D0E67">
            <w:pPr>
              <w:rPr>
                <w:bCs/>
                <w:lang w:val="it-IT"/>
              </w:rPr>
            </w:pPr>
            <w:r w:rsidRPr="00360AD4">
              <w:rPr>
                <w:bCs/>
                <w:lang w:val="it-IT"/>
              </w:rPr>
              <w:t>Alfabetici PF,</w:t>
            </w:r>
          </w:p>
          <w:p w14:paraId="49855DBB" w14:textId="77777777" w:rsidR="00C049DF" w:rsidRPr="00360AD4" w:rsidRDefault="00C049DF" w:rsidP="002D0E67">
            <w:pPr>
              <w:rPr>
                <w:bCs/>
                <w:lang w:val="it-IT"/>
              </w:rPr>
            </w:pPr>
          </w:p>
          <w:p w14:paraId="1C69BE48" w14:textId="77777777" w:rsidR="00C049DF" w:rsidRPr="000F61C6" w:rsidRDefault="00C049DF" w:rsidP="002D0E67">
            <w:pPr>
              <w:rPr>
                <w:bCs/>
                <w:lang w:val="it-IT"/>
              </w:rPr>
            </w:pPr>
            <w:r w:rsidRPr="000F61C6">
              <w:rPr>
                <w:bCs/>
                <w:lang w:val="it-IT"/>
              </w:rPr>
              <w:t>Alfanumerici e caratteri speciali s</w:t>
            </w:r>
            <w:r>
              <w:rPr>
                <w:bCs/>
                <w:lang w:val="it-IT"/>
              </w:rPr>
              <w:t>e PG</w:t>
            </w:r>
          </w:p>
        </w:tc>
        <w:tc>
          <w:tcPr>
            <w:tcW w:w="963" w:type="dxa"/>
            <w:hideMark/>
          </w:tcPr>
          <w:p w14:paraId="1FB5807D" w14:textId="77777777" w:rsidR="00C049DF" w:rsidRPr="00FF55DF" w:rsidRDefault="00C049DF" w:rsidP="002D0E67">
            <w:pPr>
              <w:rPr>
                <w:bCs/>
                <w:lang w:val="it-IT"/>
              </w:rPr>
            </w:pPr>
            <w:r w:rsidRPr="00FF55DF">
              <w:rPr>
                <w:bCs/>
                <w:lang w:val="it-IT"/>
              </w:rPr>
              <w:t>Se PF: Cognome e Nome; se PG: Ragione Sociale</w:t>
            </w:r>
            <w:r>
              <w:rPr>
                <w:bCs/>
                <w:lang w:val="it-IT"/>
              </w:rPr>
              <w:t xml:space="preserve">. Nel caso la ragione sociale presenti un numero di caratteri eccessivo per la dimensione standard della colonna si prevede che il valore sia troncato ed in </w:t>
            </w:r>
            <w:proofErr w:type="spellStart"/>
            <w:r>
              <w:rPr>
                <w:bCs/>
                <w:lang w:val="it-IT"/>
              </w:rPr>
              <w:t>tooltip</w:t>
            </w:r>
            <w:proofErr w:type="spellEnd"/>
            <w:r>
              <w:rPr>
                <w:bCs/>
                <w:lang w:val="it-IT"/>
              </w:rPr>
              <w:t xml:space="preserve"> sia possibile vedere il dettaglio completo</w:t>
            </w:r>
          </w:p>
        </w:tc>
        <w:tc>
          <w:tcPr>
            <w:tcW w:w="963" w:type="dxa"/>
          </w:tcPr>
          <w:p w14:paraId="110EF4F5" w14:textId="77777777" w:rsidR="00C049DF" w:rsidRPr="00FF55DF" w:rsidRDefault="00C049DF" w:rsidP="002D0E67">
            <w:pPr>
              <w:rPr>
                <w:bCs/>
                <w:lang w:val="it-IT"/>
              </w:rPr>
            </w:pPr>
          </w:p>
        </w:tc>
        <w:tc>
          <w:tcPr>
            <w:tcW w:w="963" w:type="dxa"/>
          </w:tcPr>
          <w:p w14:paraId="05D821AA" w14:textId="77777777" w:rsidR="00C049DF" w:rsidRPr="00FF55DF" w:rsidRDefault="00C049DF" w:rsidP="002D0E67">
            <w:pPr>
              <w:rPr>
                <w:bCs/>
                <w:lang w:val="it-IT"/>
              </w:rPr>
            </w:pPr>
          </w:p>
        </w:tc>
        <w:tc>
          <w:tcPr>
            <w:tcW w:w="963" w:type="dxa"/>
          </w:tcPr>
          <w:p w14:paraId="4F90353F" w14:textId="77777777" w:rsidR="00C049DF" w:rsidRPr="00FF55DF" w:rsidRDefault="00C049DF" w:rsidP="002D0E67">
            <w:pPr>
              <w:rPr>
                <w:bCs/>
                <w:lang w:val="it-IT"/>
              </w:rPr>
            </w:pPr>
          </w:p>
        </w:tc>
      </w:tr>
      <w:tr w:rsidR="006674FD" w:rsidRPr="003E7153" w14:paraId="704C35D2" w14:textId="77777777" w:rsidTr="003F25E2">
        <w:trPr>
          <w:trHeight w:val="789"/>
        </w:trPr>
        <w:tc>
          <w:tcPr>
            <w:tcW w:w="962" w:type="dxa"/>
          </w:tcPr>
          <w:p w14:paraId="24BA2A37" w14:textId="1951C970" w:rsidR="006674FD" w:rsidRPr="00FF55DF" w:rsidRDefault="006674FD" w:rsidP="006674FD">
            <w:pPr>
              <w:rPr>
                <w:bCs/>
              </w:rPr>
            </w:pPr>
            <w:r w:rsidRPr="00FF55DF">
              <w:rPr>
                <w:bCs/>
              </w:rPr>
              <w:t>C</w:t>
            </w:r>
            <w:r>
              <w:rPr>
                <w:bCs/>
              </w:rPr>
              <w:t>2</w:t>
            </w:r>
          </w:p>
        </w:tc>
        <w:tc>
          <w:tcPr>
            <w:tcW w:w="963" w:type="dxa"/>
          </w:tcPr>
          <w:p w14:paraId="14F251E1" w14:textId="4DF3E159" w:rsidR="006674FD" w:rsidRDefault="006674FD" w:rsidP="006674FD">
            <w:pPr>
              <w:rPr>
                <w:bCs/>
              </w:rPr>
            </w:pPr>
            <w:r w:rsidRPr="008D7985">
              <w:t>NDG</w:t>
            </w:r>
          </w:p>
        </w:tc>
        <w:tc>
          <w:tcPr>
            <w:tcW w:w="963" w:type="dxa"/>
          </w:tcPr>
          <w:p w14:paraId="2F3BECAC" w14:textId="2018E502" w:rsidR="006674FD" w:rsidRPr="00174BD0" w:rsidRDefault="006674FD" w:rsidP="006674FD">
            <w:pPr>
              <w:rPr>
                <w:bCs/>
              </w:rPr>
            </w:pPr>
            <w:r w:rsidRPr="00022157">
              <w:t xml:space="preserve">Output da </w:t>
            </w:r>
            <w:proofErr w:type="spellStart"/>
            <w:r w:rsidRPr="00022157">
              <w:t>sistema</w:t>
            </w:r>
            <w:proofErr w:type="spellEnd"/>
          </w:p>
        </w:tc>
        <w:tc>
          <w:tcPr>
            <w:tcW w:w="963" w:type="dxa"/>
          </w:tcPr>
          <w:p w14:paraId="28F34459" w14:textId="761630C0" w:rsidR="006674FD" w:rsidRPr="00FF55DF" w:rsidRDefault="006674FD" w:rsidP="006674FD">
            <w:pPr>
              <w:rPr>
                <w:bCs/>
              </w:rPr>
            </w:pPr>
            <w:r w:rsidRPr="00D8046F">
              <w:t>No</w:t>
            </w:r>
          </w:p>
        </w:tc>
        <w:tc>
          <w:tcPr>
            <w:tcW w:w="963" w:type="dxa"/>
          </w:tcPr>
          <w:p w14:paraId="1791D736" w14:textId="4C592A57" w:rsidR="006674FD" w:rsidRPr="00FF55DF" w:rsidRDefault="006674FD" w:rsidP="006674FD">
            <w:pPr>
              <w:rPr>
                <w:bCs/>
              </w:rPr>
            </w:pPr>
            <w:proofErr w:type="spellStart"/>
            <w:r w:rsidRPr="004C6943">
              <w:t>Sì</w:t>
            </w:r>
            <w:proofErr w:type="spellEnd"/>
          </w:p>
        </w:tc>
        <w:tc>
          <w:tcPr>
            <w:tcW w:w="962" w:type="dxa"/>
          </w:tcPr>
          <w:p w14:paraId="50F9F407" w14:textId="13BA175C" w:rsidR="006674FD" w:rsidRPr="00FF55DF" w:rsidRDefault="006674FD" w:rsidP="006674FD">
            <w:pPr>
              <w:rPr>
                <w:bCs/>
              </w:rPr>
            </w:pPr>
            <w:proofErr w:type="spellStart"/>
            <w:r>
              <w:t>Numerici</w:t>
            </w:r>
            <w:proofErr w:type="spellEnd"/>
          </w:p>
        </w:tc>
        <w:tc>
          <w:tcPr>
            <w:tcW w:w="963" w:type="dxa"/>
          </w:tcPr>
          <w:p w14:paraId="2013A057" w14:textId="651EF066" w:rsidR="006674FD" w:rsidRPr="00977B1D" w:rsidRDefault="006674FD" w:rsidP="006674FD">
            <w:pPr>
              <w:rPr>
                <w:bCs/>
                <w:lang w:val="it-IT"/>
              </w:rPr>
            </w:pPr>
            <w:r w:rsidRPr="00D87834">
              <w:rPr>
                <w:bCs/>
                <w:lang w:val="it-IT"/>
              </w:rPr>
              <w:t>NDG del lead in ana</w:t>
            </w:r>
            <w:r>
              <w:rPr>
                <w:bCs/>
                <w:lang w:val="it-IT"/>
              </w:rPr>
              <w:t>grafica</w:t>
            </w:r>
          </w:p>
        </w:tc>
        <w:tc>
          <w:tcPr>
            <w:tcW w:w="963" w:type="dxa"/>
          </w:tcPr>
          <w:p w14:paraId="2BFADD62" w14:textId="77777777" w:rsidR="006674FD" w:rsidRPr="00FF55DF" w:rsidRDefault="006674FD" w:rsidP="006674FD">
            <w:pPr>
              <w:rPr>
                <w:bCs/>
                <w:lang w:val="it-IT"/>
              </w:rPr>
            </w:pPr>
          </w:p>
        </w:tc>
        <w:tc>
          <w:tcPr>
            <w:tcW w:w="963" w:type="dxa"/>
          </w:tcPr>
          <w:p w14:paraId="520BBFC8" w14:textId="77777777" w:rsidR="006674FD" w:rsidRPr="00977B1D" w:rsidRDefault="006674FD" w:rsidP="006674FD">
            <w:pPr>
              <w:rPr>
                <w:lang w:val="it-IT"/>
              </w:rPr>
            </w:pPr>
          </w:p>
        </w:tc>
        <w:tc>
          <w:tcPr>
            <w:tcW w:w="963" w:type="dxa"/>
          </w:tcPr>
          <w:p w14:paraId="27C94AED" w14:textId="77777777" w:rsidR="006674FD" w:rsidRPr="00FF55DF" w:rsidRDefault="006674FD" w:rsidP="006674FD">
            <w:pPr>
              <w:rPr>
                <w:bCs/>
                <w:lang w:val="it-IT"/>
              </w:rPr>
            </w:pPr>
          </w:p>
        </w:tc>
      </w:tr>
      <w:tr w:rsidR="006674FD" w:rsidRPr="003E7153" w14:paraId="12BB33B7" w14:textId="77777777" w:rsidTr="003F25E2">
        <w:trPr>
          <w:trHeight w:val="789"/>
        </w:trPr>
        <w:tc>
          <w:tcPr>
            <w:tcW w:w="962" w:type="dxa"/>
            <w:hideMark/>
          </w:tcPr>
          <w:p w14:paraId="3E66CFE9" w14:textId="31B5753C" w:rsidR="006674FD" w:rsidRPr="00FF55DF" w:rsidRDefault="006674FD" w:rsidP="006674FD">
            <w:pPr>
              <w:rPr>
                <w:bCs/>
              </w:rPr>
            </w:pPr>
            <w:r w:rsidRPr="00FF55DF">
              <w:rPr>
                <w:bCs/>
              </w:rPr>
              <w:t>C</w:t>
            </w:r>
            <w:r>
              <w:rPr>
                <w:bCs/>
              </w:rPr>
              <w:t>3</w:t>
            </w:r>
          </w:p>
        </w:tc>
        <w:tc>
          <w:tcPr>
            <w:tcW w:w="963" w:type="dxa"/>
            <w:hideMark/>
          </w:tcPr>
          <w:p w14:paraId="0942FC95" w14:textId="77777777" w:rsidR="006674FD" w:rsidRPr="00FF55DF" w:rsidRDefault="006674FD" w:rsidP="006674FD">
            <w:pPr>
              <w:rPr>
                <w:bCs/>
              </w:rPr>
            </w:pPr>
            <w:proofErr w:type="spellStart"/>
            <w:r>
              <w:rPr>
                <w:bCs/>
              </w:rPr>
              <w:t>Segmento</w:t>
            </w:r>
            <w:proofErr w:type="spellEnd"/>
          </w:p>
        </w:tc>
        <w:tc>
          <w:tcPr>
            <w:tcW w:w="963" w:type="dxa"/>
            <w:hideMark/>
          </w:tcPr>
          <w:p w14:paraId="69E098EC" w14:textId="77777777" w:rsidR="006674FD" w:rsidRPr="00FF55DF" w:rsidRDefault="006674FD" w:rsidP="006674FD">
            <w:pPr>
              <w:rPr>
                <w:bCs/>
              </w:rPr>
            </w:pPr>
            <w:r w:rsidRPr="00174BD0">
              <w:rPr>
                <w:bCs/>
              </w:rPr>
              <w:t xml:space="preserve">Output da </w:t>
            </w:r>
            <w:proofErr w:type="spellStart"/>
            <w:r w:rsidRPr="00174BD0">
              <w:rPr>
                <w:bCs/>
              </w:rPr>
              <w:t>sistema</w:t>
            </w:r>
            <w:proofErr w:type="spellEnd"/>
          </w:p>
        </w:tc>
        <w:tc>
          <w:tcPr>
            <w:tcW w:w="963" w:type="dxa"/>
            <w:hideMark/>
          </w:tcPr>
          <w:p w14:paraId="685789CC" w14:textId="77777777" w:rsidR="006674FD" w:rsidRPr="00FF55DF" w:rsidRDefault="006674FD" w:rsidP="006674FD">
            <w:pPr>
              <w:rPr>
                <w:bCs/>
              </w:rPr>
            </w:pPr>
            <w:r w:rsidRPr="00FF55DF">
              <w:rPr>
                <w:bCs/>
              </w:rPr>
              <w:t>No</w:t>
            </w:r>
          </w:p>
        </w:tc>
        <w:tc>
          <w:tcPr>
            <w:tcW w:w="963" w:type="dxa"/>
            <w:hideMark/>
          </w:tcPr>
          <w:p w14:paraId="014E3ED0" w14:textId="77777777" w:rsidR="006674FD" w:rsidRPr="00FF55DF" w:rsidRDefault="006674FD" w:rsidP="006674FD">
            <w:pPr>
              <w:rPr>
                <w:bCs/>
              </w:rPr>
            </w:pPr>
            <w:proofErr w:type="spellStart"/>
            <w:r w:rsidRPr="00FF55DF">
              <w:rPr>
                <w:bCs/>
              </w:rPr>
              <w:t>Sì</w:t>
            </w:r>
            <w:proofErr w:type="spellEnd"/>
          </w:p>
        </w:tc>
        <w:tc>
          <w:tcPr>
            <w:tcW w:w="962" w:type="dxa"/>
            <w:hideMark/>
          </w:tcPr>
          <w:p w14:paraId="31CC7406" w14:textId="77777777" w:rsidR="006674FD" w:rsidRPr="00FF55DF" w:rsidRDefault="006674FD" w:rsidP="006674FD">
            <w:pPr>
              <w:rPr>
                <w:bCs/>
              </w:rPr>
            </w:pPr>
            <w:r w:rsidRPr="00FF55DF">
              <w:rPr>
                <w:bCs/>
              </w:rPr>
              <w:t xml:space="preserve">Lista </w:t>
            </w:r>
            <w:proofErr w:type="spellStart"/>
            <w:r w:rsidRPr="00FF55DF">
              <w:rPr>
                <w:bCs/>
              </w:rPr>
              <w:t>valori</w:t>
            </w:r>
            <w:proofErr w:type="spellEnd"/>
          </w:p>
        </w:tc>
        <w:tc>
          <w:tcPr>
            <w:tcW w:w="963" w:type="dxa"/>
            <w:hideMark/>
          </w:tcPr>
          <w:p w14:paraId="0B8BE872" w14:textId="77777777" w:rsidR="006674FD" w:rsidRPr="00977B1D" w:rsidRDefault="006674FD" w:rsidP="006674FD">
            <w:pPr>
              <w:rPr>
                <w:lang w:val="it-IT"/>
              </w:rPr>
            </w:pPr>
            <w:r w:rsidRPr="00977B1D">
              <w:rPr>
                <w:bCs/>
                <w:lang w:val="it-IT"/>
              </w:rPr>
              <w:t>Dal capitolo “Attori coinvolti e</w:t>
            </w:r>
            <w:r>
              <w:rPr>
                <w:bCs/>
                <w:lang w:val="it-IT"/>
              </w:rPr>
              <w:t xml:space="preserve"> gerarchie”</w:t>
            </w:r>
          </w:p>
        </w:tc>
        <w:tc>
          <w:tcPr>
            <w:tcW w:w="963" w:type="dxa"/>
          </w:tcPr>
          <w:p w14:paraId="1161095D" w14:textId="77777777" w:rsidR="006674FD" w:rsidRPr="00FF55DF" w:rsidRDefault="006674FD" w:rsidP="006674FD">
            <w:pPr>
              <w:rPr>
                <w:bCs/>
                <w:lang w:val="it-IT"/>
              </w:rPr>
            </w:pPr>
          </w:p>
        </w:tc>
        <w:tc>
          <w:tcPr>
            <w:tcW w:w="963" w:type="dxa"/>
          </w:tcPr>
          <w:p w14:paraId="52B0E97F" w14:textId="77777777" w:rsidR="006674FD" w:rsidRPr="00977B1D" w:rsidRDefault="006674FD" w:rsidP="006674FD">
            <w:pPr>
              <w:rPr>
                <w:lang w:val="it-IT"/>
              </w:rPr>
            </w:pPr>
          </w:p>
        </w:tc>
        <w:tc>
          <w:tcPr>
            <w:tcW w:w="963" w:type="dxa"/>
          </w:tcPr>
          <w:p w14:paraId="67FA91E0" w14:textId="77777777" w:rsidR="006674FD" w:rsidRPr="00FF55DF" w:rsidRDefault="006674FD" w:rsidP="006674FD">
            <w:pPr>
              <w:rPr>
                <w:bCs/>
                <w:lang w:val="it-IT"/>
              </w:rPr>
            </w:pPr>
          </w:p>
        </w:tc>
      </w:tr>
      <w:tr w:rsidR="006674FD" w:rsidRPr="0049723A" w14:paraId="1015A5A6" w14:textId="77777777" w:rsidTr="003F25E2">
        <w:trPr>
          <w:trHeight w:val="986"/>
        </w:trPr>
        <w:tc>
          <w:tcPr>
            <w:tcW w:w="962" w:type="dxa"/>
            <w:hideMark/>
          </w:tcPr>
          <w:p w14:paraId="32BBB831" w14:textId="195F5378" w:rsidR="006674FD" w:rsidRPr="00FF55DF" w:rsidRDefault="006674FD" w:rsidP="006674FD">
            <w:pPr>
              <w:rPr>
                <w:bCs/>
              </w:rPr>
            </w:pPr>
            <w:r w:rsidRPr="00FF55DF">
              <w:rPr>
                <w:bCs/>
              </w:rPr>
              <w:t>C</w:t>
            </w:r>
            <w:r>
              <w:rPr>
                <w:bCs/>
              </w:rPr>
              <w:t>4</w:t>
            </w:r>
          </w:p>
        </w:tc>
        <w:tc>
          <w:tcPr>
            <w:tcW w:w="963" w:type="dxa"/>
            <w:hideMark/>
          </w:tcPr>
          <w:p w14:paraId="6695F8EE" w14:textId="77777777" w:rsidR="006674FD" w:rsidRPr="00FF55DF" w:rsidRDefault="006674FD" w:rsidP="006674FD">
            <w:pPr>
              <w:rPr>
                <w:bCs/>
              </w:rPr>
            </w:pPr>
            <w:r>
              <w:rPr>
                <w:bCs/>
              </w:rPr>
              <w:t>Score</w:t>
            </w:r>
          </w:p>
        </w:tc>
        <w:tc>
          <w:tcPr>
            <w:tcW w:w="963" w:type="dxa"/>
            <w:hideMark/>
          </w:tcPr>
          <w:p w14:paraId="227BA717" w14:textId="77777777" w:rsidR="006674FD" w:rsidRPr="00FF55DF" w:rsidRDefault="006674FD" w:rsidP="006674FD">
            <w:pPr>
              <w:rPr>
                <w:bCs/>
              </w:rPr>
            </w:pPr>
            <w:r w:rsidRPr="00174BD0">
              <w:rPr>
                <w:bCs/>
              </w:rPr>
              <w:t xml:space="preserve">Output da </w:t>
            </w:r>
            <w:proofErr w:type="spellStart"/>
            <w:r w:rsidRPr="00174BD0">
              <w:rPr>
                <w:bCs/>
              </w:rPr>
              <w:t>sistema</w:t>
            </w:r>
            <w:proofErr w:type="spellEnd"/>
          </w:p>
        </w:tc>
        <w:tc>
          <w:tcPr>
            <w:tcW w:w="963" w:type="dxa"/>
            <w:hideMark/>
          </w:tcPr>
          <w:p w14:paraId="7CC5F505" w14:textId="77777777" w:rsidR="006674FD" w:rsidRPr="00FF55DF" w:rsidRDefault="006674FD" w:rsidP="006674FD">
            <w:pPr>
              <w:rPr>
                <w:bCs/>
              </w:rPr>
            </w:pPr>
            <w:r w:rsidRPr="00FF55DF">
              <w:rPr>
                <w:bCs/>
              </w:rPr>
              <w:t>No</w:t>
            </w:r>
          </w:p>
        </w:tc>
        <w:tc>
          <w:tcPr>
            <w:tcW w:w="963" w:type="dxa"/>
            <w:hideMark/>
          </w:tcPr>
          <w:p w14:paraId="5155AE96" w14:textId="77777777" w:rsidR="006674FD" w:rsidRPr="00FF55DF" w:rsidRDefault="006674FD" w:rsidP="006674FD">
            <w:pPr>
              <w:rPr>
                <w:bCs/>
              </w:rPr>
            </w:pPr>
            <w:proofErr w:type="spellStart"/>
            <w:r w:rsidRPr="00FF55DF">
              <w:rPr>
                <w:bCs/>
              </w:rPr>
              <w:t>Sì</w:t>
            </w:r>
            <w:proofErr w:type="spellEnd"/>
          </w:p>
        </w:tc>
        <w:tc>
          <w:tcPr>
            <w:tcW w:w="962" w:type="dxa"/>
            <w:hideMark/>
          </w:tcPr>
          <w:p w14:paraId="5F178E60" w14:textId="77777777" w:rsidR="006674FD" w:rsidRPr="00FF55DF" w:rsidRDefault="006674FD" w:rsidP="006674FD">
            <w:pPr>
              <w:rPr>
                <w:bCs/>
              </w:rPr>
            </w:pPr>
            <w:r w:rsidRPr="00FF55DF">
              <w:rPr>
                <w:bCs/>
              </w:rPr>
              <w:t xml:space="preserve">Lista </w:t>
            </w:r>
            <w:proofErr w:type="spellStart"/>
            <w:r w:rsidRPr="00FF55DF">
              <w:rPr>
                <w:bCs/>
              </w:rPr>
              <w:t>valori</w:t>
            </w:r>
            <w:proofErr w:type="spellEnd"/>
          </w:p>
        </w:tc>
        <w:tc>
          <w:tcPr>
            <w:tcW w:w="963" w:type="dxa"/>
            <w:hideMark/>
          </w:tcPr>
          <w:p w14:paraId="25BDE992" w14:textId="77777777" w:rsidR="006674FD" w:rsidRPr="00FF55DF" w:rsidRDefault="006674FD" w:rsidP="006674FD">
            <w:pPr>
              <w:rPr>
                <w:bCs/>
                <w:lang w:val="it-IT"/>
              </w:rPr>
            </w:pPr>
            <w:r w:rsidRPr="00FF55DF">
              <w:rPr>
                <w:bCs/>
              </w:rPr>
              <w:t>“Caldo”, “</w:t>
            </w:r>
            <w:proofErr w:type="spellStart"/>
            <w:r w:rsidRPr="00FF55DF">
              <w:rPr>
                <w:bCs/>
              </w:rPr>
              <w:t>Tiepido</w:t>
            </w:r>
            <w:proofErr w:type="spellEnd"/>
            <w:r w:rsidRPr="00FF55DF">
              <w:rPr>
                <w:bCs/>
              </w:rPr>
              <w:t>”, “Freddo</w:t>
            </w:r>
          </w:p>
        </w:tc>
        <w:tc>
          <w:tcPr>
            <w:tcW w:w="963" w:type="dxa"/>
          </w:tcPr>
          <w:p w14:paraId="01B640B6" w14:textId="77777777" w:rsidR="006674FD" w:rsidRPr="00FF55DF" w:rsidRDefault="006674FD" w:rsidP="006674FD">
            <w:pPr>
              <w:rPr>
                <w:bCs/>
                <w:lang w:val="it-IT"/>
              </w:rPr>
            </w:pPr>
          </w:p>
        </w:tc>
        <w:tc>
          <w:tcPr>
            <w:tcW w:w="963" w:type="dxa"/>
          </w:tcPr>
          <w:p w14:paraId="47DD4236" w14:textId="77777777" w:rsidR="006674FD" w:rsidRPr="00360AD4" w:rsidRDefault="006674FD" w:rsidP="006674FD">
            <w:pPr>
              <w:rPr>
                <w:bCs/>
                <w:lang w:val="it-IT"/>
              </w:rPr>
            </w:pPr>
          </w:p>
        </w:tc>
        <w:tc>
          <w:tcPr>
            <w:tcW w:w="963" w:type="dxa"/>
          </w:tcPr>
          <w:p w14:paraId="0E41DF06" w14:textId="77777777" w:rsidR="006674FD" w:rsidRPr="00FF55DF" w:rsidRDefault="006674FD" w:rsidP="006674FD">
            <w:pPr>
              <w:rPr>
                <w:bCs/>
                <w:lang w:val="it-IT"/>
              </w:rPr>
            </w:pPr>
          </w:p>
        </w:tc>
      </w:tr>
      <w:tr w:rsidR="00420D0F" w:rsidRPr="003E7153" w14:paraId="6BC0E457" w14:textId="77777777" w:rsidTr="003F25E2">
        <w:trPr>
          <w:trHeight w:val="789"/>
        </w:trPr>
        <w:tc>
          <w:tcPr>
            <w:tcW w:w="962" w:type="dxa"/>
          </w:tcPr>
          <w:p w14:paraId="486D8384" w14:textId="3AD1A777" w:rsidR="00420D0F" w:rsidRPr="00FF55DF" w:rsidRDefault="00420D0F" w:rsidP="00420D0F">
            <w:pPr>
              <w:rPr>
                <w:bCs/>
              </w:rPr>
            </w:pPr>
            <w:r w:rsidRPr="00FF55DF">
              <w:rPr>
                <w:bCs/>
              </w:rPr>
              <w:t>C5</w:t>
            </w:r>
          </w:p>
        </w:tc>
        <w:tc>
          <w:tcPr>
            <w:tcW w:w="963" w:type="dxa"/>
          </w:tcPr>
          <w:p w14:paraId="2C5B4575" w14:textId="1812452B" w:rsidR="00420D0F" w:rsidRDefault="00420D0F" w:rsidP="00420D0F">
            <w:pPr>
              <w:rPr>
                <w:bCs/>
              </w:rPr>
            </w:pPr>
            <w:r>
              <w:rPr>
                <w:bCs/>
              </w:rPr>
              <w:t xml:space="preserve">Lead </w:t>
            </w:r>
          </w:p>
        </w:tc>
        <w:tc>
          <w:tcPr>
            <w:tcW w:w="963" w:type="dxa"/>
          </w:tcPr>
          <w:p w14:paraId="44845F90" w14:textId="0FF43A4C" w:rsidR="00420D0F" w:rsidRPr="00174BD0" w:rsidRDefault="00420D0F" w:rsidP="00420D0F">
            <w:pPr>
              <w:rPr>
                <w:bCs/>
              </w:rPr>
            </w:pPr>
            <w:r w:rsidRPr="00174BD0">
              <w:rPr>
                <w:bCs/>
              </w:rPr>
              <w:t xml:space="preserve">Output da </w:t>
            </w:r>
            <w:proofErr w:type="spellStart"/>
            <w:r w:rsidRPr="00174BD0">
              <w:rPr>
                <w:bCs/>
              </w:rPr>
              <w:t>sistema</w:t>
            </w:r>
            <w:proofErr w:type="spellEnd"/>
          </w:p>
        </w:tc>
        <w:tc>
          <w:tcPr>
            <w:tcW w:w="963" w:type="dxa"/>
          </w:tcPr>
          <w:p w14:paraId="2552EAC9" w14:textId="276D2783" w:rsidR="00420D0F" w:rsidRPr="00FF55DF" w:rsidRDefault="00420D0F" w:rsidP="00420D0F">
            <w:pPr>
              <w:rPr>
                <w:bCs/>
              </w:rPr>
            </w:pPr>
            <w:r w:rsidRPr="00FF55DF">
              <w:rPr>
                <w:bCs/>
              </w:rPr>
              <w:t>No</w:t>
            </w:r>
          </w:p>
        </w:tc>
        <w:tc>
          <w:tcPr>
            <w:tcW w:w="963" w:type="dxa"/>
          </w:tcPr>
          <w:p w14:paraId="7905E1D4" w14:textId="2191A562" w:rsidR="00420D0F" w:rsidRPr="00FF55DF" w:rsidRDefault="00420D0F" w:rsidP="00420D0F">
            <w:pPr>
              <w:rPr>
                <w:bCs/>
              </w:rPr>
            </w:pPr>
            <w:proofErr w:type="spellStart"/>
            <w:r w:rsidRPr="00FF55DF">
              <w:rPr>
                <w:bCs/>
              </w:rPr>
              <w:t>Sì</w:t>
            </w:r>
            <w:proofErr w:type="spellEnd"/>
          </w:p>
        </w:tc>
        <w:tc>
          <w:tcPr>
            <w:tcW w:w="962" w:type="dxa"/>
          </w:tcPr>
          <w:p w14:paraId="71B586C9" w14:textId="6B825D71" w:rsidR="00420D0F" w:rsidDel="00312438" w:rsidRDefault="00420D0F" w:rsidP="00420D0F">
            <w:pPr>
              <w:rPr>
                <w:bCs/>
              </w:rPr>
            </w:pPr>
            <w:r w:rsidRPr="00FF55DF">
              <w:rPr>
                <w:bCs/>
              </w:rPr>
              <w:t xml:space="preserve">Lista </w:t>
            </w:r>
            <w:proofErr w:type="spellStart"/>
            <w:r w:rsidRPr="00FF55DF">
              <w:rPr>
                <w:bCs/>
              </w:rPr>
              <w:t>valori</w:t>
            </w:r>
            <w:proofErr w:type="spellEnd"/>
          </w:p>
        </w:tc>
        <w:tc>
          <w:tcPr>
            <w:tcW w:w="963" w:type="dxa"/>
          </w:tcPr>
          <w:p w14:paraId="5C00C820" w14:textId="0347A4C7" w:rsidR="00420D0F" w:rsidRPr="001E3A5C" w:rsidDel="00312438" w:rsidRDefault="00420D0F" w:rsidP="00420D0F">
            <w:pPr>
              <w:rPr>
                <w:bCs/>
                <w:lang w:val="it-IT"/>
              </w:rPr>
            </w:pPr>
            <w:r w:rsidRPr="00FF55DF">
              <w:rPr>
                <w:bCs/>
                <w:lang w:val="it-IT"/>
              </w:rPr>
              <w:t>Da configurazione (“Classificazione di lead per flusso.”)</w:t>
            </w:r>
          </w:p>
        </w:tc>
        <w:tc>
          <w:tcPr>
            <w:tcW w:w="963" w:type="dxa"/>
          </w:tcPr>
          <w:p w14:paraId="250A5E40" w14:textId="77777777" w:rsidR="00420D0F" w:rsidRPr="00FF55DF" w:rsidRDefault="00420D0F" w:rsidP="00420D0F">
            <w:pPr>
              <w:rPr>
                <w:bCs/>
                <w:lang w:val="it-IT"/>
              </w:rPr>
            </w:pPr>
          </w:p>
        </w:tc>
        <w:tc>
          <w:tcPr>
            <w:tcW w:w="963" w:type="dxa"/>
          </w:tcPr>
          <w:p w14:paraId="19CE82F0" w14:textId="77777777" w:rsidR="00420D0F" w:rsidRPr="001E3A5C" w:rsidRDefault="00420D0F" w:rsidP="00420D0F">
            <w:pPr>
              <w:rPr>
                <w:lang w:val="it-IT"/>
              </w:rPr>
            </w:pPr>
          </w:p>
        </w:tc>
        <w:tc>
          <w:tcPr>
            <w:tcW w:w="963" w:type="dxa"/>
          </w:tcPr>
          <w:p w14:paraId="2281E1D1" w14:textId="77777777" w:rsidR="00420D0F" w:rsidRPr="00FF55DF" w:rsidRDefault="00420D0F" w:rsidP="00420D0F">
            <w:pPr>
              <w:rPr>
                <w:bCs/>
                <w:lang w:val="it-IT"/>
              </w:rPr>
            </w:pPr>
          </w:p>
        </w:tc>
      </w:tr>
      <w:tr w:rsidR="00F521CB" w:rsidRPr="006E5D75" w14:paraId="781CA4B4" w14:textId="77777777" w:rsidTr="00BB5ED5">
        <w:trPr>
          <w:trHeight w:val="789"/>
        </w:trPr>
        <w:tc>
          <w:tcPr>
            <w:tcW w:w="962" w:type="dxa"/>
            <w:hideMark/>
          </w:tcPr>
          <w:p w14:paraId="29809B30" w14:textId="7911DFCF" w:rsidR="00F521CB" w:rsidRPr="00FF55DF" w:rsidRDefault="00F521CB" w:rsidP="00F521CB">
            <w:pPr>
              <w:rPr>
                <w:bCs/>
              </w:rPr>
            </w:pPr>
            <w:r w:rsidRPr="00FF55DF">
              <w:rPr>
                <w:bCs/>
              </w:rPr>
              <w:t>C</w:t>
            </w:r>
            <w:r>
              <w:rPr>
                <w:bCs/>
              </w:rPr>
              <w:t>6</w:t>
            </w:r>
          </w:p>
        </w:tc>
        <w:tc>
          <w:tcPr>
            <w:tcW w:w="963" w:type="dxa"/>
          </w:tcPr>
          <w:p w14:paraId="45CE37A9" w14:textId="3DC3F166" w:rsidR="00F521CB" w:rsidRPr="00FF55DF" w:rsidRDefault="00F521CB" w:rsidP="00F521CB">
            <w:pPr>
              <w:rPr>
                <w:bCs/>
              </w:rPr>
            </w:pPr>
            <w:proofErr w:type="spellStart"/>
            <w:r>
              <w:rPr>
                <w:bCs/>
              </w:rPr>
              <w:t>Codice</w:t>
            </w:r>
            <w:proofErr w:type="spellEnd"/>
            <w:r>
              <w:rPr>
                <w:bCs/>
              </w:rPr>
              <w:t xml:space="preserve"> lead</w:t>
            </w:r>
          </w:p>
        </w:tc>
        <w:tc>
          <w:tcPr>
            <w:tcW w:w="963" w:type="dxa"/>
          </w:tcPr>
          <w:p w14:paraId="133A2337" w14:textId="2110B0CC" w:rsidR="00F521CB" w:rsidRPr="00FF55DF" w:rsidRDefault="00F521CB" w:rsidP="00F521CB">
            <w:pPr>
              <w:rPr>
                <w:bCs/>
              </w:rPr>
            </w:pPr>
            <w:r w:rsidRPr="00174BD0">
              <w:rPr>
                <w:bCs/>
              </w:rPr>
              <w:t xml:space="preserve">Output da </w:t>
            </w:r>
            <w:proofErr w:type="spellStart"/>
            <w:r w:rsidRPr="00174BD0">
              <w:rPr>
                <w:bCs/>
              </w:rPr>
              <w:t>sistema</w:t>
            </w:r>
            <w:proofErr w:type="spellEnd"/>
          </w:p>
        </w:tc>
        <w:tc>
          <w:tcPr>
            <w:tcW w:w="963" w:type="dxa"/>
          </w:tcPr>
          <w:p w14:paraId="3865C022" w14:textId="185B3450" w:rsidR="00F521CB" w:rsidRPr="00FF55DF" w:rsidRDefault="00F521CB" w:rsidP="00F521CB">
            <w:pPr>
              <w:rPr>
                <w:bCs/>
              </w:rPr>
            </w:pPr>
            <w:r>
              <w:rPr>
                <w:bCs/>
              </w:rPr>
              <w:t>No</w:t>
            </w:r>
          </w:p>
        </w:tc>
        <w:tc>
          <w:tcPr>
            <w:tcW w:w="963" w:type="dxa"/>
          </w:tcPr>
          <w:p w14:paraId="3288B94F" w14:textId="7DF2AF5C" w:rsidR="00F521CB" w:rsidRPr="00FF55DF" w:rsidRDefault="00F521CB" w:rsidP="00F521CB">
            <w:pPr>
              <w:rPr>
                <w:bCs/>
              </w:rPr>
            </w:pPr>
            <w:proofErr w:type="spellStart"/>
            <w:r>
              <w:rPr>
                <w:bCs/>
              </w:rPr>
              <w:t>Sì</w:t>
            </w:r>
            <w:proofErr w:type="spellEnd"/>
          </w:p>
        </w:tc>
        <w:tc>
          <w:tcPr>
            <w:tcW w:w="962" w:type="dxa"/>
          </w:tcPr>
          <w:p w14:paraId="4239E730" w14:textId="623E5581" w:rsidR="00F521CB" w:rsidRPr="00FF55DF" w:rsidRDefault="00F521CB" w:rsidP="00F521CB">
            <w:pPr>
              <w:rPr>
                <w:bCs/>
              </w:rPr>
            </w:pPr>
            <w:r>
              <w:rPr>
                <w:bCs/>
              </w:rPr>
              <w:t>Alfa-</w:t>
            </w:r>
            <w:proofErr w:type="spellStart"/>
            <w:r>
              <w:rPr>
                <w:bCs/>
              </w:rPr>
              <w:t>numerici</w:t>
            </w:r>
            <w:proofErr w:type="spellEnd"/>
          </w:p>
        </w:tc>
        <w:tc>
          <w:tcPr>
            <w:tcW w:w="963" w:type="dxa"/>
          </w:tcPr>
          <w:p w14:paraId="4266EDF6" w14:textId="5AD26144" w:rsidR="00F521CB" w:rsidRPr="001E3A5C" w:rsidRDefault="00F521CB" w:rsidP="00F521CB">
            <w:pPr>
              <w:rPr>
                <w:lang w:val="it-IT"/>
              </w:rPr>
            </w:pPr>
            <w:r>
              <w:rPr>
                <w:lang w:val="it-IT"/>
              </w:rPr>
              <w:t>“LD00000000”</w:t>
            </w:r>
          </w:p>
        </w:tc>
        <w:tc>
          <w:tcPr>
            <w:tcW w:w="963" w:type="dxa"/>
          </w:tcPr>
          <w:p w14:paraId="01C3C1D3" w14:textId="77777777" w:rsidR="00F521CB" w:rsidRPr="00FF55DF" w:rsidRDefault="00F521CB" w:rsidP="00F521CB">
            <w:pPr>
              <w:rPr>
                <w:bCs/>
                <w:lang w:val="it-IT"/>
              </w:rPr>
            </w:pPr>
          </w:p>
        </w:tc>
        <w:tc>
          <w:tcPr>
            <w:tcW w:w="963" w:type="dxa"/>
          </w:tcPr>
          <w:p w14:paraId="4DEF6BC1" w14:textId="77777777" w:rsidR="00F521CB" w:rsidRPr="001E3A5C" w:rsidRDefault="00F521CB" w:rsidP="00F521CB">
            <w:pPr>
              <w:rPr>
                <w:lang w:val="it-IT"/>
              </w:rPr>
            </w:pPr>
          </w:p>
        </w:tc>
        <w:tc>
          <w:tcPr>
            <w:tcW w:w="963" w:type="dxa"/>
          </w:tcPr>
          <w:p w14:paraId="7505BC7B" w14:textId="77777777" w:rsidR="00F521CB" w:rsidRPr="00FF55DF" w:rsidRDefault="00F521CB" w:rsidP="00F521CB">
            <w:pPr>
              <w:rPr>
                <w:bCs/>
                <w:lang w:val="it-IT"/>
              </w:rPr>
            </w:pPr>
          </w:p>
        </w:tc>
      </w:tr>
      <w:tr w:rsidR="00F521CB" w:rsidRPr="003E7153" w14:paraId="0F0E04D7" w14:textId="77777777" w:rsidTr="003F25E2">
        <w:trPr>
          <w:trHeight w:val="986"/>
        </w:trPr>
        <w:tc>
          <w:tcPr>
            <w:tcW w:w="962" w:type="dxa"/>
            <w:hideMark/>
          </w:tcPr>
          <w:p w14:paraId="7DE78E7D" w14:textId="53EA6104" w:rsidR="00F521CB" w:rsidRPr="00FF55DF" w:rsidRDefault="00F521CB" w:rsidP="00F521CB">
            <w:pPr>
              <w:rPr>
                <w:bCs/>
              </w:rPr>
            </w:pPr>
            <w:r w:rsidRPr="00FF55DF">
              <w:rPr>
                <w:bCs/>
              </w:rPr>
              <w:t>C</w:t>
            </w:r>
            <w:r>
              <w:rPr>
                <w:bCs/>
              </w:rPr>
              <w:t>7</w:t>
            </w:r>
          </w:p>
        </w:tc>
        <w:tc>
          <w:tcPr>
            <w:tcW w:w="963" w:type="dxa"/>
            <w:hideMark/>
          </w:tcPr>
          <w:p w14:paraId="3752506A" w14:textId="6198C532" w:rsidR="00F521CB" w:rsidRPr="00FF55DF" w:rsidRDefault="00F521CB" w:rsidP="00F521CB">
            <w:pPr>
              <w:rPr>
                <w:bCs/>
              </w:rPr>
            </w:pPr>
            <w:r>
              <w:rPr>
                <w:bCs/>
              </w:rPr>
              <w:t xml:space="preserve">Data di </w:t>
            </w:r>
            <w:proofErr w:type="spellStart"/>
            <w:r>
              <w:rPr>
                <w:bCs/>
              </w:rPr>
              <w:t>Scadenza</w:t>
            </w:r>
            <w:proofErr w:type="spellEnd"/>
          </w:p>
        </w:tc>
        <w:tc>
          <w:tcPr>
            <w:tcW w:w="963" w:type="dxa"/>
            <w:hideMark/>
          </w:tcPr>
          <w:p w14:paraId="6BE3C7D9" w14:textId="3CD1FAD6" w:rsidR="00F521CB" w:rsidRPr="00FF55DF" w:rsidRDefault="00F521CB" w:rsidP="00F521CB">
            <w:pPr>
              <w:rPr>
                <w:bCs/>
              </w:rPr>
            </w:pPr>
            <w:r w:rsidRPr="00174BD0">
              <w:rPr>
                <w:bCs/>
              </w:rPr>
              <w:t xml:space="preserve">Output da </w:t>
            </w:r>
            <w:proofErr w:type="spellStart"/>
            <w:r w:rsidRPr="00174BD0">
              <w:rPr>
                <w:bCs/>
              </w:rPr>
              <w:t>sistema</w:t>
            </w:r>
            <w:proofErr w:type="spellEnd"/>
          </w:p>
        </w:tc>
        <w:tc>
          <w:tcPr>
            <w:tcW w:w="963" w:type="dxa"/>
            <w:hideMark/>
          </w:tcPr>
          <w:p w14:paraId="1C76CBC4" w14:textId="5E90BE41" w:rsidR="00F521CB" w:rsidRPr="00FF55DF" w:rsidRDefault="00F521CB" w:rsidP="00F521CB">
            <w:pPr>
              <w:rPr>
                <w:bCs/>
              </w:rPr>
            </w:pPr>
            <w:r w:rsidRPr="00FF55DF">
              <w:rPr>
                <w:bCs/>
              </w:rPr>
              <w:t>No</w:t>
            </w:r>
          </w:p>
        </w:tc>
        <w:tc>
          <w:tcPr>
            <w:tcW w:w="963" w:type="dxa"/>
            <w:hideMark/>
          </w:tcPr>
          <w:p w14:paraId="1473E277" w14:textId="71DFADA2" w:rsidR="00F521CB" w:rsidRPr="00FF55DF" w:rsidRDefault="00F521CB" w:rsidP="00F521CB">
            <w:pPr>
              <w:rPr>
                <w:bCs/>
              </w:rPr>
            </w:pPr>
            <w:proofErr w:type="spellStart"/>
            <w:r w:rsidRPr="00FF55DF">
              <w:rPr>
                <w:bCs/>
              </w:rPr>
              <w:t>Sì</w:t>
            </w:r>
            <w:proofErr w:type="spellEnd"/>
          </w:p>
        </w:tc>
        <w:tc>
          <w:tcPr>
            <w:tcW w:w="962" w:type="dxa"/>
            <w:hideMark/>
          </w:tcPr>
          <w:p w14:paraId="3CC3B4EA" w14:textId="2D1520E1" w:rsidR="00F521CB" w:rsidRPr="00FF55DF" w:rsidRDefault="00F521CB" w:rsidP="00F521CB">
            <w:pPr>
              <w:rPr>
                <w:bCs/>
              </w:rPr>
            </w:pPr>
            <w:r>
              <w:rPr>
                <w:bCs/>
              </w:rPr>
              <w:t>Data ed ora</w:t>
            </w:r>
          </w:p>
        </w:tc>
        <w:tc>
          <w:tcPr>
            <w:tcW w:w="963" w:type="dxa"/>
            <w:hideMark/>
          </w:tcPr>
          <w:p w14:paraId="3B004C00" w14:textId="1E9B297D" w:rsidR="00F521CB" w:rsidRPr="00FF55DF" w:rsidRDefault="00F521CB" w:rsidP="00F521CB">
            <w:pPr>
              <w:rPr>
                <w:bCs/>
                <w:lang w:val="it-IT"/>
              </w:rPr>
            </w:pPr>
            <w:r>
              <w:rPr>
                <w:bCs/>
                <w:lang w:val="it-IT"/>
              </w:rPr>
              <w:t xml:space="preserve">Data ed ora in formato </w:t>
            </w:r>
            <w:proofErr w:type="spellStart"/>
            <w:r>
              <w:rPr>
                <w:bCs/>
                <w:lang w:val="it-IT"/>
              </w:rPr>
              <w:t>dd</w:t>
            </w:r>
            <w:proofErr w:type="spellEnd"/>
            <w:r>
              <w:rPr>
                <w:bCs/>
                <w:lang w:val="it-IT"/>
              </w:rPr>
              <w:t>/MM/</w:t>
            </w:r>
            <w:proofErr w:type="spellStart"/>
            <w:r>
              <w:rPr>
                <w:bCs/>
                <w:lang w:val="it-IT"/>
              </w:rPr>
              <w:t>yyyy</w:t>
            </w:r>
            <w:proofErr w:type="spellEnd"/>
            <w:r>
              <w:rPr>
                <w:bCs/>
                <w:lang w:val="it-IT"/>
              </w:rPr>
              <w:t xml:space="preserve"> </w:t>
            </w:r>
            <w:proofErr w:type="spellStart"/>
            <w:r>
              <w:rPr>
                <w:bCs/>
                <w:lang w:val="it-IT"/>
              </w:rPr>
              <w:t>hh:mm</w:t>
            </w:r>
            <w:proofErr w:type="spellEnd"/>
          </w:p>
        </w:tc>
        <w:tc>
          <w:tcPr>
            <w:tcW w:w="963" w:type="dxa"/>
          </w:tcPr>
          <w:p w14:paraId="1570716C" w14:textId="77777777" w:rsidR="00F521CB" w:rsidRPr="00FF55DF" w:rsidRDefault="00F521CB" w:rsidP="00F521CB">
            <w:pPr>
              <w:rPr>
                <w:bCs/>
                <w:lang w:val="it-IT"/>
              </w:rPr>
            </w:pPr>
          </w:p>
        </w:tc>
        <w:tc>
          <w:tcPr>
            <w:tcW w:w="963" w:type="dxa"/>
          </w:tcPr>
          <w:p w14:paraId="15BBF269" w14:textId="77777777" w:rsidR="00F521CB" w:rsidRPr="00574BC8" w:rsidRDefault="00F521CB" w:rsidP="00F521CB">
            <w:pPr>
              <w:rPr>
                <w:bCs/>
                <w:lang w:val="it-IT"/>
              </w:rPr>
            </w:pPr>
          </w:p>
        </w:tc>
        <w:tc>
          <w:tcPr>
            <w:tcW w:w="963" w:type="dxa"/>
          </w:tcPr>
          <w:p w14:paraId="664F6622" w14:textId="77777777" w:rsidR="00F521CB" w:rsidRPr="00FF55DF" w:rsidRDefault="00F521CB" w:rsidP="00F521CB">
            <w:pPr>
              <w:rPr>
                <w:bCs/>
                <w:lang w:val="it-IT"/>
              </w:rPr>
            </w:pPr>
          </w:p>
        </w:tc>
      </w:tr>
      <w:tr w:rsidR="00F521CB" w:rsidRPr="003E7153" w14:paraId="02D53F83" w14:textId="77777777" w:rsidTr="003F25E2">
        <w:trPr>
          <w:trHeight w:val="986"/>
        </w:trPr>
        <w:tc>
          <w:tcPr>
            <w:tcW w:w="962" w:type="dxa"/>
            <w:hideMark/>
          </w:tcPr>
          <w:p w14:paraId="27DC6175" w14:textId="41935A68" w:rsidR="00F521CB" w:rsidRPr="00FF55DF" w:rsidRDefault="00F521CB" w:rsidP="00F521CB">
            <w:pPr>
              <w:rPr>
                <w:bCs/>
              </w:rPr>
            </w:pPr>
            <w:r w:rsidRPr="00FF55DF">
              <w:rPr>
                <w:bCs/>
              </w:rPr>
              <w:t>C</w:t>
            </w:r>
            <w:r>
              <w:rPr>
                <w:bCs/>
              </w:rPr>
              <w:t>8</w:t>
            </w:r>
          </w:p>
        </w:tc>
        <w:tc>
          <w:tcPr>
            <w:tcW w:w="963" w:type="dxa"/>
            <w:hideMark/>
          </w:tcPr>
          <w:p w14:paraId="4C938591" w14:textId="77777777" w:rsidR="00F521CB" w:rsidRPr="00FF55DF" w:rsidRDefault="00F521CB" w:rsidP="00F521CB">
            <w:pPr>
              <w:rPr>
                <w:bCs/>
              </w:rPr>
            </w:pPr>
            <w:r w:rsidRPr="00FF55DF">
              <w:rPr>
                <w:bCs/>
              </w:rPr>
              <w:t xml:space="preserve">In </w:t>
            </w:r>
            <w:proofErr w:type="spellStart"/>
            <w:r w:rsidRPr="00FF55DF">
              <w:rPr>
                <w:bCs/>
              </w:rPr>
              <w:t>carico</w:t>
            </w:r>
            <w:proofErr w:type="spellEnd"/>
            <w:r w:rsidRPr="00FF55DF">
              <w:rPr>
                <w:bCs/>
              </w:rPr>
              <w:t xml:space="preserve"> a</w:t>
            </w:r>
          </w:p>
        </w:tc>
        <w:tc>
          <w:tcPr>
            <w:tcW w:w="963" w:type="dxa"/>
            <w:hideMark/>
          </w:tcPr>
          <w:p w14:paraId="5277F121" w14:textId="77777777" w:rsidR="00F521CB" w:rsidRPr="00FF55DF" w:rsidRDefault="00F521CB" w:rsidP="00F521CB">
            <w:pPr>
              <w:rPr>
                <w:bCs/>
              </w:rPr>
            </w:pPr>
            <w:r w:rsidRPr="00174BD0">
              <w:rPr>
                <w:bCs/>
              </w:rPr>
              <w:t xml:space="preserve">Output da </w:t>
            </w:r>
            <w:proofErr w:type="spellStart"/>
            <w:r w:rsidRPr="00174BD0">
              <w:rPr>
                <w:bCs/>
              </w:rPr>
              <w:t>sistema</w:t>
            </w:r>
            <w:proofErr w:type="spellEnd"/>
          </w:p>
        </w:tc>
        <w:tc>
          <w:tcPr>
            <w:tcW w:w="963" w:type="dxa"/>
            <w:hideMark/>
          </w:tcPr>
          <w:p w14:paraId="5E6A5694" w14:textId="77777777" w:rsidR="00F521CB" w:rsidRPr="00FF55DF" w:rsidRDefault="00F521CB" w:rsidP="00F521CB">
            <w:pPr>
              <w:rPr>
                <w:bCs/>
              </w:rPr>
            </w:pPr>
            <w:r w:rsidRPr="00FF55DF">
              <w:rPr>
                <w:bCs/>
              </w:rPr>
              <w:t>No</w:t>
            </w:r>
          </w:p>
        </w:tc>
        <w:tc>
          <w:tcPr>
            <w:tcW w:w="963" w:type="dxa"/>
            <w:hideMark/>
          </w:tcPr>
          <w:p w14:paraId="30885292" w14:textId="77777777" w:rsidR="00F521CB" w:rsidRPr="00FF55DF" w:rsidRDefault="00F521CB" w:rsidP="00F521CB">
            <w:pPr>
              <w:rPr>
                <w:bCs/>
              </w:rPr>
            </w:pPr>
            <w:r>
              <w:rPr>
                <w:bCs/>
              </w:rPr>
              <w:t>No</w:t>
            </w:r>
          </w:p>
        </w:tc>
        <w:tc>
          <w:tcPr>
            <w:tcW w:w="962" w:type="dxa"/>
            <w:hideMark/>
          </w:tcPr>
          <w:p w14:paraId="78D4669B" w14:textId="77777777" w:rsidR="00F521CB" w:rsidRPr="00FF55DF" w:rsidRDefault="00F521CB" w:rsidP="00F521CB">
            <w:pPr>
              <w:rPr>
                <w:bCs/>
              </w:rPr>
            </w:pPr>
            <w:proofErr w:type="spellStart"/>
            <w:r w:rsidRPr="00FF55DF">
              <w:rPr>
                <w:bCs/>
              </w:rPr>
              <w:t>Alfabetici</w:t>
            </w:r>
            <w:proofErr w:type="spellEnd"/>
          </w:p>
        </w:tc>
        <w:tc>
          <w:tcPr>
            <w:tcW w:w="963" w:type="dxa"/>
            <w:hideMark/>
          </w:tcPr>
          <w:p w14:paraId="077131A9" w14:textId="77777777" w:rsidR="00F521CB" w:rsidRPr="00FF55DF" w:rsidRDefault="00F521CB" w:rsidP="00F521CB">
            <w:pPr>
              <w:rPr>
                <w:bCs/>
                <w:lang w:val="it-IT"/>
              </w:rPr>
            </w:pPr>
            <w:r w:rsidRPr="00FF55DF">
              <w:rPr>
                <w:bCs/>
                <w:lang w:val="it-IT"/>
              </w:rPr>
              <w:t>Nome e Cognome gestore</w:t>
            </w:r>
            <w:r>
              <w:rPr>
                <w:bCs/>
                <w:lang w:val="it-IT"/>
              </w:rPr>
              <w:t>,</w:t>
            </w:r>
            <w:r w:rsidRPr="00FF55DF">
              <w:rPr>
                <w:bCs/>
                <w:lang w:val="it-IT"/>
              </w:rPr>
              <w:t xml:space="preserve"> </w:t>
            </w:r>
            <w:r>
              <w:rPr>
                <w:bCs/>
                <w:lang w:val="it-IT"/>
              </w:rPr>
              <w:t>altrimenti</w:t>
            </w:r>
            <w:r w:rsidRPr="00FF55DF">
              <w:rPr>
                <w:bCs/>
                <w:lang w:val="it-IT"/>
              </w:rPr>
              <w:t xml:space="preserve"> vuoto</w:t>
            </w:r>
          </w:p>
        </w:tc>
        <w:tc>
          <w:tcPr>
            <w:tcW w:w="963" w:type="dxa"/>
          </w:tcPr>
          <w:p w14:paraId="1C8AE2DC" w14:textId="77777777" w:rsidR="00F521CB" w:rsidRPr="00FF55DF" w:rsidRDefault="00F521CB" w:rsidP="00F521CB">
            <w:pPr>
              <w:rPr>
                <w:bCs/>
                <w:lang w:val="it-IT"/>
              </w:rPr>
            </w:pPr>
          </w:p>
        </w:tc>
        <w:tc>
          <w:tcPr>
            <w:tcW w:w="963" w:type="dxa"/>
          </w:tcPr>
          <w:p w14:paraId="172DC9D2" w14:textId="77777777" w:rsidR="00F521CB" w:rsidRPr="00360AD4" w:rsidRDefault="00F521CB" w:rsidP="00F521CB">
            <w:pPr>
              <w:rPr>
                <w:bCs/>
                <w:lang w:val="it-IT"/>
              </w:rPr>
            </w:pPr>
          </w:p>
        </w:tc>
        <w:tc>
          <w:tcPr>
            <w:tcW w:w="963" w:type="dxa"/>
          </w:tcPr>
          <w:p w14:paraId="52A44418" w14:textId="77777777" w:rsidR="00F521CB" w:rsidRPr="00FF55DF" w:rsidRDefault="00F521CB" w:rsidP="00F521CB">
            <w:pPr>
              <w:rPr>
                <w:bCs/>
                <w:lang w:val="it-IT"/>
              </w:rPr>
            </w:pPr>
          </w:p>
        </w:tc>
      </w:tr>
    </w:tbl>
    <w:p w14:paraId="56E6F09E" w14:textId="77777777" w:rsidR="00C049DF" w:rsidRPr="00C57629" w:rsidDel="0052671B" w:rsidRDefault="00C049DF" w:rsidP="00C049DF">
      <w:pPr>
        <w:rPr>
          <w:del w:id="606" w:author="Portogallo Sara" w:date="2026-04-02T16:14:00Z"/>
          <w:bCs/>
          <w:lang w:val="it-IT"/>
        </w:rPr>
      </w:pPr>
    </w:p>
    <w:p w14:paraId="74A9AFAB" w14:textId="77777777" w:rsidR="00C049DF" w:rsidRPr="001364FC" w:rsidRDefault="00C049DF" w:rsidP="00C049DF">
      <w:pPr>
        <w:rPr>
          <w:lang w:val="it-IT"/>
        </w:rPr>
      </w:pPr>
    </w:p>
    <w:p w14:paraId="2CC51DE5" w14:textId="3DBA450D" w:rsidR="00C049DF" w:rsidRPr="0052671B" w:rsidDel="0052671B" w:rsidRDefault="0052671B">
      <w:pPr>
        <w:pStyle w:val="Heading2"/>
        <w:rPr>
          <w:del w:id="607" w:author="Portogallo Sara" w:date="2026-04-02T16:12:00Z"/>
          <w:lang w:val="it-IT"/>
        </w:rPr>
      </w:pPr>
      <w:bookmarkStart w:id="608" w:name="_Toc215311808"/>
      <w:ins w:id="609" w:author="Portogallo Sara" w:date="2026-04-02T16:14:00Z">
        <w:r w:rsidRPr="0052671B">
          <w:rPr>
            <w:b w:val="0"/>
            <w:lang w:val="it-IT"/>
            <w:rPrChange w:id="610" w:author="Portogallo Sara" w:date="2026-04-02T16:15:00Z">
              <w:rPr>
                <w:b w:val="0"/>
              </w:rPr>
            </w:rPrChange>
          </w:rPr>
          <w:t>Tutt</w:t>
        </w:r>
      </w:ins>
      <w:ins w:id="611" w:author="Portogallo Sara" w:date="2026-04-02T16:15:00Z">
        <w:r w:rsidRPr="0052671B">
          <w:rPr>
            <w:b w:val="0"/>
            <w:lang w:val="it-IT"/>
            <w:rPrChange w:id="612" w:author="Portogallo Sara" w:date="2026-04-02T16:15:00Z">
              <w:rPr>
                <w:b w:val="0"/>
              </w:rPr>
            </w:rPrChange>
          </w:rPr>
          <w:t>i I lead e suggerimenti</w:t>
        </w:r>
      </w:ins>
      <w:del w:id="613" w:author="Portogallo Sara" w:date="2026-04-02T16:14:00Z">
        <w:r w:rsidR="00525B59" w:rsidRPr="0052671B" w:rsidDel="0052671B">
          <w:rPr>
            <w:b w:val="0"/>
            <w:lang w:val="it-IT"/>
          </w:rPr>
          <w:delText>Tutti I lead</w:delText>
        </w:r>
        <w:r w:rsidR="001675F2" w:rsidRPr="0052671B" w:rsidDel="0052671B">
          <w:rPr>
            <w:b w:val="0"/>
            <w:lang w:val="it-IT"/>
          </w:rPr>
          <w:delText xml:space="preserve"> e suggerimenti</w:delText>
        </w:r>
      </w:del>
      <w:bookmarkEnd w:id="608"/>
    </w:p>
    <w:p w14:paraId="2118ADE3" w14:textId="77777777" w:rsidR="00C049DF" w:rsidRPr="00F2693E" w:rsidDel="0052671B" w:rsidRDefault="00C049DF">
      <w:pPr>
        <w:pStyle w:val="Heading2"/>
        <w:rPr>
          <w:del w:id="614" w:author="Portogallo Sara" w:date="2026-04-02T16:14:00Z"/>
          <w:lang w:val="it-IT"/>
        </w:rPr>
        <w:pPrChange w:id="615" w:author="Portogallo Sara" w:date="2026-04-02T16:14:00Z">
          <w:pPr/>
        </w:pPrChange>
      </w:pPr>
    </w:p>
    <w:p w14:paraId="4AD3B32F" w14:textId="77777777" w:rsidR="00C049DF" w:rsidRPr="00F2693E" w:rsidDel="0052671B" w:rsidRDefault="00C049DF">
      <w:pPr>
        <w:pStyle w:val="Heading2"/>
        <w:rPr>
          <w:del w:id="616" w:author="Portogallo Sara" w:date="2026-04-02T16:11:00Z"/>
          <w:lang w:val="it-IT"/>
        </w:rPr>
        <w:pPrChange w:id="617" w:author="Portogallo Sara" w:date="2026-04-02T16:14:00Z">
          <w:pPr>
            <w:keepNext/>
          </w:pPr>
        </w:pPrChange>
      </w:pPr>
    </w:p>
    <w:p w14:paraId="368DE41F" w14:textId="3571B4CA" w:rsidR="00C049DF" w:rsidRPr="00F2693E" w:rsidRDefault="00C049DF">
      <w:pPr>
        <w:pStyle w:val="Heading2"/>
        <w:rPr>
          <w:lang w:val="it-IT"/>
        </w:rPr>
        <w:pPrChange w:id="618" w:author="Portogallo Sara" w:date="2026-04-02T16:14:00Z">
          <w:pPr/>
        </w:pPrChange>
      </w:pPr>
    </w:p>
    <w:p w14:paraId="3893C732" w14:textId="592C3BB6" w:rsidR="00C049DF" w:rsidRDefault="00C049DF" w:rsidP="0027257F">
      <w:pPr>
        <w:pStyle w:val="ListParagraph"/>
        <w:numPr>
          <w:ilvl w:val="0"/>
          <w:numId w:val="12"/>
        </w:numPr>
        <w:ind w:left="714" w:hanging="357"/>
        <w:rPr>
          <w:ins w:id="619" w:author="Portogallo Sara" w:date="2026-04-02T16:12:00Z"/>
          <w:lang w:val="it-IT"/>
        </w:rPr>
      </w:pPr>
      <w:r w:rsidRPr="000C5E66">
        <w:rPr>
          <w:lang w:val="it-IT"/>
        </w:rPr>
        <w:t>La schermata è accessibile dal menu laterale “</w:t>
      </w:r>
      <w:r w:rsidR="001313AD">
        <w:rPr>
          <w:lang w:val="it-IT"/>
        </w:rPr>
        <w:t>Lead</w:t>
      </w:r>
      <w:r w:rsidRPr="000C5E66">
        <w:rPr>
          <w:lang w:val="it-IT"/>
        </w:rPr>
        <w:t>”</w:t>
      </w:r>
      <w:r w:rsidR="001313AD">
        <w:rPr>
          <w:lang w:val="it-IT"/>
        </w:rPr>
        <w:t xml:space="preserve"> o dalla To-Do list secondo processo descritto nel capitolo corrispondente</w:t>
      </w:r>
    </w:p>
    <w:p w14:paraId="10FBA24A" w14:textId="6072BA10" w:rsidR="0052671B" w:rsidRDefault="0052671B" w:rsidP="0052671B">
      <w:pPr>
        <w:pStyle w:val="ListParagraph"/>
        <w:numPr>
          <w:ilvl w:val="0"/>
          <w:numId w:val="12"/>
        </w:numPr>
        <w:rPr>
          <w:lang w:val="it-IT"/>
        </w:rPr>
      </w:pPr>
      <w:ins w:id="620" w:author="Portogallo Sara" w:date="2026-04-02T16:12:00Z">
        <w:r>
          <w:rPr>
            <w:lang w:val="it-IT"/>
          </w:rPr>
          <w:t>Previsto</w:t>
        </w:r>
      </w:ins>
      <w:ins w:id="621" w:author="Portogallo Sara" w:date="2026-04-02T16:13:00Z">
        <w:r>
          <w:rPr>
            <w:lang w:val="it-IT"/>
          </w:rPr>
          <w:t xml:space="preserve"> in pagina</w:t>
        </w:r>
      </w:ins>
      <w:ins w:id="622" w:author="Portogallo Sara" w:date="2026-04-02T16:12:00Z">
        <w:r>
          <w:rPr>
            <w:lang w:val="it-IT"/>
          </w:rPr>
          <w:t xml:space="preserve"> caricamento massivo delle lead secondo standard di D</w:t>
        </w:r>
      </w:ins>
      <w:ins w:id="623" w:author="Portogallo Sara" w:date="2026-04-02T16:13:00Z">
        <w:r>
          <w:rPr>
            <w:lang w:val="it-IT"/>
          </w:rPr>
          <w:t>ynamics</w:t>
        </w:r>
      </w:ins>
      <w:ins w:id="624" w:author="Portogallo Sara" w:date="2026-04-02T16:12:00Z">
        <w:r w:rsidRPr="0052671B">
          <w:rPr>
            <w:lang w:val="it-IT"/>
          </w:rPr>
          <w:t xml:space="preserve">. Processo di import descritto nel capitolo Caricamento manuale massivo di lead (da </w:t>
        </w:r>
        <w:proofErr w:type="spellStart"/>
        <w:r w:rsidRPr="0052671B">
          <w:rPr>
            <w:lang w:val="it-IT"/>
          </w:rPr>
          <w:t>excel</w:t>
        </w:r>
        <w:proofErr w:type="spellEnd"/>
        <w:r w:rsidRPr="0052671B">
          <w:rPr>
            <w:lang w:val="it-IT"/>
          </w:rPr>
          <w:t>)</w:t>
        </w:r>
      </w:ins>
    </w:p>
    <w:p w14:paraId="0491A532" w14:textId="27D62845" w:rsidR="001313AD" w:rsidRDefault="001313AD" w:rsidP="0027257F">
      <w:pPr>
        <w:pStyle w:val="ListParagraph"/>
        <w:numPr>
          <w:ilvl w:val="0"/>
          <w:numId w:val="12"/>
        </w:numPr>
        <w:ind w:left="714" w:hanging="357"/>
        <w:rPr>
          <w:lang w:val="it-IT"/>
        </w:rPr>
      </w:pPr>
      <w:r>
        <w:rPr>
          <w:lang w:val="it-IT"/>
        </w:rPr>
        <w:t>La struttura e gli elementi di base sono analoghi a quelli descritti per la To-do list, fatte le seguenti eccezioni:</w:t>
      </w:r>
    </w:p>
    <w:p w14:paraId="7FFFE700" w14:textId="75CDBF9F" w:rsidR="001313AD" w:rsidRDefault="001313AD" w:rsidP="001313AD">
      <w:pPr>
        <w:pStyle w:val="ListParagraph"/>
        <w:numPr>
          <w:ilvl w:val="1"/>
          <w:numId w:val="12"/>
        </w:numPr>
        <w:rPr>
          <w:lang w:val="it-IT"/>
        </w:rPr>
      </w:pPr>
      <w:r>
        <w:rPr>
          <w:lang w:val="it-IT"/>
        </w:rPr>
        <w:t xml:space="preserve">La pagina non è </w:t>
      </w:r>
      <w:proofErr w:type="spellStart"/>
      <w:r>
        <w:rPr>
          <w:lang w:val="it-IT"/>
        </w:rPr>
        <w:t>prefiltrata</w:t>
      </w:r>
      <w:proofErr w:type="spellEnd"/>
      <w:r>
        <w:rPr>
          <w:lang w:val="it-IT"/>
        </w:rPr>
        <w:t xml:space="preserve"> per le lead in stato diverso da chiuso</w:t>
      </w:r>
      <w:r w:rsidR="001C069E">
        <w:rPr>
          <w:lang w:val="it-IT"/>
        </w:rPr>
        <w:t xml:space="preserve">. </w:t>
      </w:r>
    </w:p>
    <w:p w14:paraId="78278FDE" w14:textId="6A796D55" w:rsidR="00F10249" w:rsidRDefault="00F10249" w:rsidP="001313AD">
      <w:pPr>
        <w:pStyle w:val="ListParagraph"/>
        <w:numPr>
          <w:ilvl w:val="1"/>
          <w:numId w:val="12"/>
        </w:numPr>
        <w:rPr>
          <w:lang w:val="it-IT"/>
        </w:rPr>
      </w:pPr>
      <w:r>
        <w:rPr>
          <w:lang w:val="it-IT"/>
        </w:rPr>
        <w:t xml:space="preserve">La pagina non è aggregata per nominativo ma presenta le singole lead </w:t>
      </w:r>
    </w:p>
    <w:p w14:paraId="35C17B4E" w14:textId="6FCE3B3F" w:rsidR="001C069E" w:rsidRDefault="001C069E" w:rsidP="00BB5ED5">
      <w:pPr>
        <w:pStyle w:val="ListParagraph"/>
        <w:numPr>
          <w:ilvl w:val="1"/>
          <w:numId w:val="12"/>
        </w:numPr>
        <w:rPr>
          <w:lang w:val="it-IT"/>
        </w:rPr>
      </w:pPr>
      <w:r>
        <w:rPr>
          <w:lang w:val="it-IT"/>
        </w:rPr>
        <w:t xml:space="preserve">Di </w:t>
      </w:r>
      <w:proofErr w:type="spellStart"/>
      <w:r>
        <w:rPr>
          <w:lang w:val="it-IT"/>
        </w:rPr>
        <w:t>deafult</w:t>
      </w:r>
      <w:proofErr w:type="spellEnd"/>
      <w:r>
        <w:rPr>
          <w:lang w:val="it-IT"/>
        </w:rPr>
        <w:t xml:space="preserve"> è ordinata per d</w:t>
      </w:r>
      <w:r w:rsidR="0056595A">
        <w:rPr>
          <w:lang w:val="it-IT"/>
        </w:rPr>
        <w:t>ata di creazione lead (</w:t>
      </w:r>
      <w:r w:rsidR="0007100B">
        <w:rPr>
          <w:lang w:val="it-IT"/>
        </w:rPr>
        <w:t xml:space="preserve">primo livello, </w:t>
      </w:r>
      <w:r w:rsidR="0056595A">
        <w:rPr>
          <w:lang w:val="it-IT"/>
        </w:rPr>
        <w:t>dalla più recente alla meno recente)</w:t>
      </w:r>
      <w:r w:rsidR="0007100B">
        <w:rPr>
          <w:lang w:val="it-IT"/>
        </w:rPr>
        <w:t xml:space="preserve"> e scoring (secondo livello, dalla lead più calda alla più fredda) </w:t>
      </w:r>
    </w:p>
    <w:p w14:paraId="325A7075" w14:textId="1143D818" w:rsidR="00846327" w:rsidRPr="00BB5ED5" w:rsidRDefault="00DE73DC" w:rsidP="00BB5ED5">
      <w:pPr>
        <w:pStyle w:val="Heading2"/>
        <w:rPr>
          <w:lang w:val="it-IT"/>
        </w:rPr>
      </w:pPr>
      <w:bookmarkStart w:id="625" w:name="_Toc215311809"/>
      <w:bookmarkStart w:id="626" w:name="_Toc215311810"/>
      <w:bookmarkStart w:id="627" w:name="_Toc215311811"/>
      <w:bookmarkStart w:id="628" w:name="_Toc215311812"/>
      <w:bookmarkStart w:id="629" w:name="_Toc215311813"/>
      <w:bookmarkStart w:id="630" w:name="_Toc215311814"/>
      <w:bookmarkStart w:id="631" w:name="_Toc215311815"/>
      <w:bookmarkStart w:id="632" w:name="_Toc215311816"/>
      <w:bookmarkStart w:id="633" w:name="_Toc215311817"/>
      <w:bookmarkStart w:id="634" w:name="_Toc215311818"/>
      <w:bookmarkStart w:id="635" w:name="_Toc215311819"/>
      <w:bookmarkStart w:id="636" w:name="_Toc215311820"/>
      <w:bookmarkStart w:id="637" w:name="_Toc215311821"/>
      <w:bookmarkStart w:id="638" w:name="_Toc215311822"/>
      <w:bookmarkStart w:id="639" w:name="_Toc215311823"/>
      <w:bookmarkStart w:id="640" w:name="_Toc215311824"/>
      <w:bookmarkStart w:id="641" w:name="_Toc215311825"/>
      <w:bookmarkStart w:id="642" w:name="_Toc215311826"/>
      <w:bookmarkStart w:id="643" w:name="_Toc215311827"/>
      <w:bookmarkStart w:id="644" w:name="_Toc215311828"/>
      <w:bookmarkStart w:id="645" w:name="_Toc215311829"/>
      <w:bookmarkStart w:id="646" w:name="_Toc215311830"/>
      <w:bookmarkStart w:id="647" w:name="_Toc215311831"/>
      <w:bookmarkStart w:id="648" w:name="_Toc215311832"/>
      <w:bookmarkStart w:id="649" w:name="_Toc215311833"/>
      <w:bookmarkStart w:id="650" w:name="_Toc215311834"/>
      <w:bookmarkStart w:id="651" w:name="_Toc215311835"/>
      <w:bookmarkStart w:id="652" w:name="_Toc215311836"/>
      <w:bookmarkStart w:id="653" w:name="_Toc215311837"/>
      <w:bookmarkStart w:id="654" w:name="_Toc215311838"/>
      <w:bookmarkStart w:id="655" w:name="_Toc215311839"/>
      <w:bookmarkStart w:id="656" w:name="_Toc215311840"/>
      <w:bookmarkStart w:id="657" w:name="_Toc215311841"/>
      <w:bookmarkStart w:id="658" w:name="_Toc215311842"/>
      <w:bookmarkStart w:id="659" w:name="_Toc215311843"/>
      <w:bookmarkStart w:id="660" w:name="_Toc215311844"/>
      <w:bookmarkStart w:id="661" w:name="_Toc215311845"/>
      <w:bookmarkStart w:id="662" w:name="_Toc215311846"/>
      <w:bookmarkStart w:id="663" w:name="_Toc215311847"/>
      <w:bookmarkStart w:id="664" w:name="_Toc215311848"/>
      <w:bookmarkStart w:id="665" w:name="_Toc215311849"/>
      <w:bookmarkStart w:id="666" w:name="_Toc215311850"/>
      <w:bookmarkStart w:id="667" w:name="_Toc215311851"/>
      <w:bookmarkStart w:id="668" w:name="_Toc215311852"/>
      <w:bookmarkStart w:id="669" w:name="_Toc215311853"/>
      <w:bookmarkStart w:id="670" w:name="_Toc215311854"/>
      <w:bookmarkStart w:id="671" w:name="_Toc215311855"/>
      <w:bookmarkStart w:id="672" w:name="_Toc215311856"/>
      <w:bookmarkStart w:id="673" w:name="_Toc215311857"/>
      <w:bookmarkStart w:id="674" w:name="_Toc215311858"/>
      <w:bookmarkStart w:id="675" w:name="_Toc215311960"/>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r w:rsidRPr="0030734F">
        <w:rPr>
          <w:noProof/>
          <w:lang w:val="it-IT" w:eastAsia="it-IT"/>
        </w:rPr>
        <w:drawing>
          <wp:anchor distT="0" distB="0" distL="114300" distR="114300" simplePos="0" relativeHeight="251658248" behindDoc="0" locked="0" layoutInCell="1" allowOverlap="1" wp14:anchorId="7E1D1895" wp14:editId="4140166A">
            <wp:simplePos x="0" y="0"/>
            <wp:positionH relativeFrom="column">
              <wp:posOffset>118110</wp:posOffset>
            </wp:positionH>
            <wp:positionV relativeFrom="paragraph">
              <wp:posOffset>277495</wp:posOffset>
            </wp:positionV>
            <wp:extent cx="6120130" cy="1986280"/>
            <wp:effectExtent l="0" t="0" r="0" b="0"/>
            <wp:wrapTopAndBottom/>
            <wp:docPr id="1060953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3952"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120130" cy="1986280"/>
                    </a:xfrm>
                    <a:prstGeom prst="rect">
                      <a:avLst/>
                    </a:prstGeom>
                  </pic:spPr>
                </pic:pic>
              </a:graphicData>
            </a:graphic>
          </wp:anchor>
        </w:drawing>
      </w:r>
      <w:r w:rsidR="00846327" w:rsidRPr="00BB5ED5">
        <w:rPr>
          <w:lang w:val="it-IT"/>
        </w:rPr>
        <w:t xml:space="preserve">Scheda cliente </w:t>
      </w:r>
      <w:r w:rsidR="000B5EE6">
        <w:rPr>
          <w:lang w:val="it-IT"/>
        </w:rPr>
        <w:t>(</w:t>
      </w:r>
      <w:r w:rsidR="00846327" w:rsidRPr="00BB5ED5">
        <w:rPr>
          <w:lang w:val="it-IT"/>
        </w:rPr>
        <w:t>account o contatto</w:t>
      </w:r>
      <w:r w:rsidR="000B5EE6">
        <w:rPr>
          <w:lang w:val="it-IT"/>
        </w:rPr>
        <w:t>)</w:t>
      </w:r>
      <w:bookmarkEnd w:id="675"/>
    </w:p>
    <w:p w14:paraId="00872717" w14:textId="43F3CB15" w:rsidR="00DE73DC" w:rsidRDefault="00DE73DC" w:rsidP="00DE73DC">
      <w:pPr>
        <w:pStyle w:val="ListParagraph"/>
        <w:numPr>
          <w:ilvl w:val="0"/>
          <w:numId w:val="12"/>
        </w:numPr>
        <w:ind w:left="714" w:hanging="357"/>
        <w:rPr>
          <w:ins w:id="676" w:author="Di Donna, Enrica Maria" w:date="2026-03-13T16:26:00Z"/>
          <w:lang w:val="it-IT"/>
        </w:rPr>
      </w:pPr>
      <w:r w:rsidRPr="000C5E66">
        <w:rPr>
          <w:lang w:val="it-IT"/>
        </w:rPr>
        <w:t>La schermata è accessibile dal menu laterale “</w:t>
      </w:r>
      <w:r>
        <w:rPr>
          <w:lang w:val="it-IT"/>
        </w:rPr>
        <w:t>Account</w:t>
      </w:r>
      <w:r w:rsidRPr="000C5E66">
        <w:rPr>
          <w:lang w:val="it-IT"/>
        </w:rPr>
        <w:t>”</w:t>
      </w:r>
      <w:r>
        <w:rPr>
          <w:lang w:val="it-IT"/>
        </w:rPr>
        <w:t xml:space="preserve"> se </w:t>
      </w:r>
      <w:proofErr w:type="gramStart"/>
      <w:r>
        <w:rPr>
          <w:lang w:val="it-IT"/>
        </w:rPr>
        <w:t>PG  o</w:t>
      </w:r>
      <w:proofErr w:type="gramEnd"/>
      <w:r>
        <w:rPr>
          <w:lang w:val="it-IT"/>
        </w:rPr>
        <w:t xml:space="preserve"> “Contatto” se PF o dalla To-Do list secondo processo descritto nel capitolo corrispondente</w:t>
      </w:r>
    </w:p>
    <w:p w14:paraId="2BE2972E" w14:textId="0E5C67A5" w:rsidR="009932BC" w:rsidRDefault="007F6483" w:rsidP="00DE73DC">
      <w:pPr>
        <w:pStyle w:val="ListParagraph"/>
        <w:numPr>
          <w:ilvl w:val="0"/>
          <w:numId w:val="12"/>
        </w:numPr>
        <w:ind w:left="714" w:hanging="357"/>
        <w:rPr>
          <w:ins w:id="677" w:author="Di Donna, Enrica Maria" w:date="2026-03-13T16:32:00Z"/>
          <w:lang w:val="it-IT"/>
        </w:rPr>
      </w:pPr>
      <w:ins w:id="678" w:author="Di Donna, Enrica Maria" w:date="2026-03-13T16:29:00Z">
        <w:r>
          <w:rPr>
            <w:lang w:val="it-IT"/>
          </w:rPr>
          <w:t>La</w:t>
        </w:r>
      </w:ins>
      <w:ins w:id="679" w:author="Di Donna, Enrica Maria" w:date="2026-03-13T16:30:00Z">
        <w:r w:rsidR="003409D3">
          <w:rPr>
            <w:lang w:val="it-IT"/>
          </w:rPr>
          <w:t xml:space="preserve"> scheda clie</w:t>
        </w:r>
      </w:ins>
      <w:ins w:id="680" w:author="Di Donna, Enrica Maria" w:date="2026-03-13T16:31:00Z">
        <w:r w:rsidR="00383074">
          <w:rPr>
            <w:lang w:val="it-IT"/>
          </w:rPr>
          <w:t>nte rappresenta il punto di consultazione completo e aggregato delle interazioni avvenut</w:t>
        </w:r>
        <w:r w:rsidR="00415A6D">
          <w:rPr>
            <w:lang w:val="it-IT"/>
          </w:rPr>
          <w:t>e con il cliente</w:t>
        </w:r>
      </w:ins>
      <w:ins w:id="681" w:author="Di Donna, Enrica Maria" w:date="2026-03-13T16:32:00Z">
        <w:r w:rsidR="00415A6D">
          <w:rPr>
            <w:lang w:val="it-IT"/>
          </w:rPr>
          <w:t>. All’interno della scheda è quindi prevista una tim</w:t>
        </w:r>
        <w:r w:rsidR="00FA64DB">
          <w:rPr>
            <w:lang w:val="it-IT"/>
          </w:rPr>
          <w:t>eline, che</w:t>
        </w:r>
        <w:r w:rsidR="004204E8">
          <w:rPr>
            <w:lang w:val="it-IT"/>
          </w:rPr>
          <w:t xml:space="preserve"> consente di visualizzare:</w:t>
        </w:r>
      </w:ins>
    </w:p>
    <w:p w14:paraId="78C10EE4" w14:textId="5797936A" w:rsidR="004204E8" w:rsidRDefault="00A36DCA" w:rsidP="004204E8">
      <w:pPr>
        <w:pStyle w:val="ListParagraph"/>
        <w:numPr>
          <w:ilvl w:val="1"/>
          <w:numId w:val="12"/>
        </w:numPr>
        <w:rPr>
          <w:ins w:id="682" w:author="Di Donna, Enrica Maria" w:date="2026-03-13T16:32:00Z"/>
          <w:lang w:val="it-IT"/>
        </w:rPr>
      </w:pPr>
      <w:ins w:id="683" w:author="Di Donna, Enrica Maria" w:date="2026-03-13T16:32:00Z">
        <w:r>
          <w:rPr>
            <w:lang w:val="it-IT"/>
          </w:rPr>
          <w:t>E</w:t>
        </w:r>
        <w:r w:rsidR="004204E8">
          <w:rPr>
            <w:lang w:val="it-IT"/>
          </w:rPr>
          <w:t>siti</w:t>
        </w:r>
        <w:r>
          <w:rPr>
            <w:lang w:val="it-IT"/>
          </w:rPr>
          <w:t xml:space="preserve"> </w:t>
        </w:r>
      </w:ins>
      <w:ins w:id="684" w:author="Di Donna, Enrica Maria" w:date="2026-03-13T16:33:00Z">
        <w:r w:rsidR="006410B4">
          <w:rPr>
            <w:lang w:val="it-IT"/>
          </w:rPr>
          <w:t>associat</w:t>
        </w:r>
        <w:r w:rsidR="00A20520">
          <w:rPr>
            <w:lang w:val="it-IT"/>
          </w:rPr>
          <w:t>i</w:t>
        </w:r>
        <w:r w:rsidR="006410B4">
          <w:rPr>
            <w:lang w:val="it-IT"/>
          </w:rPr>
          <w:t xml:space="preserve"> alle attività commerciali collegate al cliente</w:t>
        </w:r>
      </w:ins>
    </w:p>
    <w:p w14:paraId="62EC4604" w14:textId="2AA5433C" w:rsidR="00A36DCA" w:rsidRDefault="00A36DCA">
      <w:pPr>
        <w:pStyle w:val="ListParagraph"/>
        <w:numPr>
          <w:ilvl w:val="1"/>
          <w:numId w:val="12"/>
        </w:numPr>
        <w:rPr>
          <w:lang w:val="it-IT"/>
        </w:rPr>
        <w:pPrChange w:id="685" w:author="Di Donna, Enrica Maria" w:date="2026-03-13T16:32:00Z">
          <w:pPr>
            <w:pStyle w:val="ListParagraph"/>
            <w:numPr>
              <w:numId w:val="12"/>
            </w:numPr>
            <w:ind w:left="714" w:hanging="357"/>
          </w:pPr>
        </w:pPrChange>
      </w:pPr>
      <w:ins w:id="686" w:author="Di Donna, Enrica Maria" w:date="2026-03-13T16:32:00Z">
        <w:r>
          <w:rPr>
            <w:lang w:val="it-IT"/>
          </w:rPr>
          <w:t>Contatti e attività</w:t>
        </w:r>
      </w:ins>
      <w:ins w:id="687" w:author="Di Donna, Enrica Maria" w:date="2026-03-13T16:33:00Z">
        <w:r w:rsidR="009039D4">
          <w:rPr>
            <w:lang w:val="it-IT"/>
          </w:rPr>
          <w:t xml:space="preserve"> effettuate sul cliente</w:t>
        </w:r>
      </w:ins>
    </w:p>
    <w:p w14:paraId="40ED7C98" w14:textId="589FF636" w:rsidR="00DE73DC" w:rsidRDefault="00263273" w:rsidP="00DE73DC">
      <w:pPr>
        <w:pStyle w:val="ListParagraph"/>
        <w:numPr>
          <w:ilvl w:val="0"/>
          <w:numId w:val="12"/>
        </w:numPr>
        <w:ind w:left="714" w:hanging="357"/>
        <w:rPr>
          <w:lang w:val="it-IT"/>
        </w:rPr>
      </w:pPr>
      <w:r>
        <w:rPr>
          <w:lang w:val="it-IT"/>
        </w:rPr>
        <w:t>Intestazione della lead con</w:t>
      </w:r>
    </w:p>
    <w:p w14:paraId="01A04730" w14:textId="41E9F768" w:rsidR="00263273" w:rsidRDefault="00263273" w:rsidP="00263273">
      <w:pPr>
        <w:pStyle w:val="ListParagraph"/>
        <w:numPr>
          <w:ilvl w:val="1"/>
          <w:numId w:val="12"/>
        </w:numPr>
        <w:rPr>
          <w:lang w:val="it-IT"/>
        </w:rPr>
      </w:pPr>
      <w:r>
        <w:rPr>
          <w:lang w:val="it-IT"/>
        </w:rPr>
        <w:t xml:space="preserve">Nome e cognome (se </w:t>
      </w:r>
      <w:proofErr w:type="gramStart"/>
      <w:r>
        <w:rPr>
          <w:lang w:val="it-IT"/>
        </w:rPr>
        <w:t>PF )</w:t>
      </w:r>
      <w:proofErr w:type="gramEnd"/>
      <w:r>
        <w:rPr>
          <w:lang w:val="it-IT"/>
        </w:rPr>
        <w:t xml:space="preserve"> Ragione sociale (se PG)</w:t>
      </w:r>
    </w:p>
    <w:p w14:paraId="7C8A3A7F" w14:textId="36315085" w:rsidR="00B41D30" w:rsidRDefault="00B41D30" w:rsidP="00263273">
      <w:pPr>
        <w:pStyle w:val="ListParagraph"/>
        <w:numPr>
          <w:ilvl w:val="1"/>
          <w:numId w:val="12"/>
        </w:numPr>
        <w:rPr>
          <w:lang w:val="it-IT"/>
        </w:rPr>
      </w:pPr>
      <w:r>
        <w:rPr>
          <w:lang w:val="it-IT"/>
        </w:rPr>
        <w:t>Proprietario, ovvero gestore</w:t>
      </w:r>
      <w:r w:rsidR="00425C8A">
        <w:rPr>
          <w:lang w:val="it-IT"/>
        </w:rPr>
        <w:t xml:space="preserve"> sotto cui il cliente è </w:t>
      </w:r>
      <w:proofErr w:type="spellStart"/>
      <w:r w:rsidR="00425C8A">
        <w:rPr>
          <w:lang w:val="it-IT"/>
        </w:rPr>
        <w:t>portafogliato</w:t>
      </w:r>
      <w:proofErr w:type="spellEnd"/>
    </w:p>
    <w:p w14:paraId="23C5224C" w14:textId="4BF31A20" w:rsidR="00425C8A" w:rsidRDefault="00425C8A" w:rsidP="00263273">
      <w:pPr>
        <w:pStyle w:val="ListParagraph"/>
        <w:numPr>
          <w:ilvl w:val="1"/>
          <w:numId w:val="12"/>
        </w:numPr>
        <w:rPr>
          <w:lang w:val="it-IT"/>
        </w:rPr>
      </w:pPr>
      <w:r>
        <w:rPr>
          <w:lang w:val="it-IT"/>
        </w:rPr>
        <w:t>Ricavi annuali e Numero dipendenti, presente se PG e se dato recuperato da sistema</w:t>
      </w:r>
    </w:p>
    <w:p w14:paraId="1D55F843" w14:textId="508FF79E" w:rsidR="00B41D30" w:rsidRDefault="00AF4B9D" w:rsidP="00BB5ED5">
      <w:pPr>
        <w:pStyle w:val="ListParagraph"/>
        <w:numPr>
          <w:ilvl w:val="0"/>
          <w:numId w:val="12"/>
        </w:numPr>
        <w:rPr>
          <w:lang w:val="it-IT"/>
        </w:rPr>
      </w:pPr>
      <w:r>
        <w:rPr>
          <w:lang w:val="it-IT"/>
        </w:rPr>
        <w:t xml:space="preserve">Widget </w:t>
      </w:r>
      <w:r w:rsidR="00B41D30">
        <w:rPr>
          <w:lang w:val="it-IT"/>
        </w:rPr>
        <w:t>Informazioni anagrafiche</w:t>
      </w:r>
    </w:p>
    <w:p w14:paraId="79286078" w14:textId="611A1E46" w:rsidR="00B41D30" w:rsidRDefault="00B41D30" w:rsidP="00263273">
      <w:pPr>
        <w:pStyle w:val="ListParagraph"/>
        <w:numPr>
          <w:ilvl w:val="1"/>
          <w:numId w:val="12"/>
        </w:numPr>
        <w:rPr>
          <w:lang w:val="it-IT"/>
        </w:rPr>
      </w:pPr>
      <w:r>
        <w:rPr>
          <w:lang w:val="it-IT"/>
        </w:rPr>
        <w:t>Nome account</w:t>
      </w:r>
    </w:p>
    <w:p w14:paraId="426EE237" w14:textId="712031D2" w:rsidR="00FC56F3" w:rsidRDefault="00FC56F3" w:rsidP="00263273">
      <w:pPr>
        <w:pStyle w:val="ListParagraph"/>
        <w:numPr>
          <w:ilvl w:val="1"/>
          <w:numId w:val="12"/>
        </w:numPr>
        <w:rPr>
          <w:lang w:val="it-IT"/>
        </w:rPr>
      </w:pPr>
      <w:r>
        <w:rPr>
          <w:lang w:val="it-IT"/>
        </w:rPr>
        <w:t>NDG</w:t>
      </w:r>
      <w:r w:rsidR="00B41D30">
        <w:rPr>
          <w:lang w:val="it-IT"/>
        </w:rPr>
        <w:t xml:space="preserve"> recuperato da sistema</w:t>
      </w:r>
    </w:p>
    <w:p w14:paraId="4B5717AE" w14:textId="7F987DEF" w:rsidR="00FC56F3" w:rsidRDefault="00FC56F3" w:rsidP="00263273">
      <w:pPr>
        <w:pStyle w:val="ListParagraph"/>
        <w:numPr>
          <w:ilvl w:val="1"/>
          <w:numId w:val="12"/>
        </w:numPr>
        <w:rPr>
          <w:lang w:val="it-IT"/>
        </w:rPr>
      </w:pPr>
      <w:r>
        <w:rPr>
          <w:lang w:val="it-IT"/>
        </w:rPr>
        <w:t>Mail</w:t>
      </w:r>
      <w:r w:rsidR="00B41D30">
        <w:rPr>
          <w:lang w:val="it-IT"/>
        </w:rPr>
        <w:t xml:space="preserve"> recuperata da sistema</w:t>
      </w:r>
    </w:p>
    <w:p w14:paraId="6BF09EC5" w14:textId="2436EA3D" w:rsidR="00B41D30" w:rsidRDefault="00B41D30" w:rsidP="00263273">
      <w:pPr>
        <w:pStyle w:val="ListParagraph"/>
        <w:numPr>
          <w:ilvl w:val="1"/>
          <w:numId w:val="12"/>
        </w:numPr>
        <w:rPr>
          <w:lang w:val="it-IT"/>
        </w:rPr>
      </w:pPr>
      <w:r>
        <w:rPr>
          <w:lang w:val="it-IT"/>
        </w:rPr>
        <w:t>Telefono recuperato da sistema</w:t>
      </w:r>
    </w:p>
    <w:p w14:paraId="556E878A" w14:textId="2A0C362E" w:rsidR="008A64AE" w:rsidRDefault="00AF4B9D" w:rsidP="008A64AE">
      <w:pPr>
        <w:pStyle w:val="ListParagraph"/>
        <w:numPr>
          <w:ilvl w:val="0"/>
          <w:numId w:val="12"/>
        </w:numPr>
        <w:rPr>
          <w:lang w:val="it-IT"/>
        </w:rPr>
      </w:pPr>
      <w:r>
        <w:rPr>
          <w:lang w:val="it-IT"/>
        </w:rPr>
        <w:t xml:space="preserve">Widget </w:t>
      </w:r>
      <w:r w:rsidR="008A64AE">
        <w:rPr>
          <w:lang w:val="it-IT"/>
        </w:rPr>
        <w:t>Sequenza temporale</w:t>
      </w:r>
    </w:p>
    <w:p w14:paraId="5FAEFECA" w14:textId="51D413BE" w:rsidR="008A64AE" w:rsidRDefault="008A64AE" w:rsidP="00263273">
      <w:pPr>
        <w:pStyle w:val="ListParagraph"/>
        <w:numPr>
          <w:ilvl w:val="1"/>
          <w:numId w:val="12"/>
        </w:numPr>
        <w:rPr>
          <w:lang w:val="it-IT"/>
        </w:rPr>
      </w:pPr>
      <w:r>
        <w:rPr>
          <w:lang w:val="it-IT"/>
        </w:rPr>
        <w:t>Widget con possibilità di inserire note, contatti (e riordin</w:t>
      </w:r>
      <w:r w:rsidR="0076449D">
        <w:rPr>
          <w:lang w:val="it-IT"/>
        </w:rPr>
        <w:t>are</w:t>
      </w:r>
      <w:r>
        <w:rPr>
          <w:lang w:val="it-IT"/>
        </w:rPr>
        <w:t>, filtrar</w:t>
      </w:r>
      <w:r w:rsidR="0076449D">
        <w:rPr>
          <w:lang w:val="it-IT"/>
        </w:rPr>
        <w:t>e</w:t>
      </w:r>
      <w:r>
        <w:rPr>
          <w:lang w:val="it-IT"/>
        </w:rPr>
        <w:t xml:space="preserve">, </w:t>
      </w:r>
      <w:r w:rsidR="0076449D">
        <w:rPr>
          <w:lang w:val="it-IT"/>
        </w:rPr>
        <w:t>inserire bookmark su di essi secondo standard D365)</w:t>
      </w:r>
    </w:p>
    <w:p w14:paraId="5C6C53E9" w14:textId="0E52EA7C" w:rsidR="0065705A" w:rsidRDefault="0065705A" w:rsidP="0065705A">
      <w:pPr>
        <w:pStyle w:val="ListParagraph"/>
        <w:numPr>
          <w:ilvl w:val="0"/>
          <w:numId w:val="12"/>
        </w:numPr>
        <w:rPr>
          <w:lang w:val="it-IT"/>
        </w:rPr>
      </w:pPr>
      <w:r>
        <w:rPr>
          <w:lang w:val="it-IT"/>
        </w:rPr>
        <w:t>Widget Lead</w:t>
      </w:r>
    </w:p>
    <w:p w14:paraId="66DDB6F3" w14:textId="6F02C186" w:rsidR="0065705A" w:rsidRDefault="0065705A">
      <w:pPr>
        <w:pStyle w:val="ListParagraph"/>
        <w:numPr>
          <w:ilvl w:val="1"/>
          <w:numId w:val="12"/>
        </w:numPr>
        <w:rPr>
          <w:lang w:val="it-IT"/>
        </w:rPr>
      </w:pPr>
      <w:r w:rsidRPr="0065705A">
        <w:rPr>
          <w:lang w:val="it-IT"/>
        </w:rPr>
        <w:t xml:space="preserve">Widget con </w:t>
      </w:r>
      <w:r>
        <w:rPr>
          <w:lang w:val="it-IT"/>
        </w:rPr>
        <w:t xml:space="preserve">lista di tutte le lead, a prescindere dallo stato, </w:t>
      </w:r>
      <w:r w:rsidR="008E271B">
        <w:rPr>
          <w:lang w:val="it-IT"/>
        </w:rPr>
        <w:t>relazionabili al cliente. Il widget si presente come il tab descritto nella pagina “Tutti i lead”</w:t>
      </w:r>
    </w:p>
    <w:p w14:paraId="2DE17985" w14:textId="77777777" w:rsidR="005719F6" w:rsidRDefault="005719F6" w:rsidP="005719F6">
      <w:pPr>
        <w:pStyle w:val="ListParagraph"/>
        <w:numPr>
          <w:ilvl w:val="0"/>
          <w:numId w:val="12"/>
        </w:numPr>
        <w:rPr>
          <w:lang w:val="it-IT"/>
        </w:rPr>
      </w:pPr>
      <w:r>
        <w:rPr>
          <w:lang w:val="it-IT"/>
        </w:rPr>
        <w:t>Dove non altrimenti espresso, la pagina segue la struttura e le funzionalità standard D365</w:t>
      </w:r>
    </w:p>
    <w:p w14:paraId="5A8236D4" w14:textId="77777777" w:rsidR="005719F6" w:rsidRPr="005719F6" w:rsidRDefault="005719F6" w:rsidP="00BB5ED5">
      <w:pPr>
        <w:rPr>
          <w:lang w:val="it-IT"/>
        </w:rPr>
      </w:pPr>
    </w:p>
    <w:p w14:paraId="0BB2E112" w14:textId="0DA28FD1" w:rsidR="005F6ED6" w:rsidRDefault="00AF4B9D" w:rsidP="00BB5ED5">
      <w:pPr>
        <w:pStyle w:val="Heading3"/>
        <w:rPr>
          <w:lang w:val="it-IT"/>
        </w:rPr>
      </w:pPr>
      <w:bookmarkStart w:id="688" w:name="_Toc215311961"/>
      <w:r>
        <w:rPr>
          <w:lang w:val="it-IT"/>
        </w:rPr>
        <w:t>Inserisci contatto da scheda cliente</w:t>
      </w:r>
      <w:bookmarkEnd w:id="688"/>
    </w:p>
    <w:p w14:paraId="1FD4818C" w14:textId="3D2953DA" w:rsidR="005F6ED6" w:rsidRPr="005F6ED6" w:rsidRDefault="005F6ED6" w:rsidP="00BB5ED5">
      <w:pPr>
        <w:rPr>
          <w:lang w:val="it-IT"/>
        </w:rPr>
      </w:pPr>
      <w:r w:rsidRPr="005F6ED6">
        <w:rPr>
          <w:noProof/>
          <w:lang w:val="it-IT" w:eastAsia="it-IT"/>
        </w:rPr>
        <w:drawing>
          <wp:anchor distT="0" distB="0" distL="114300" distR="114300" simplePos="0" relativeHeight="251658249" behindDoc="0" locked="0" layoutInCell="1" allowOverlap="1" wp14:anchorId="65D00EEE" wp14:editId="3295955B">
            <wp:simplePos x="0" y="0"/>
            <wp:positionH relativeFrom="margin">
              <wp:align>left</wp:align>
            </wp:positionH>
            <wp:positionV relativeFrom="paragraph">
              <wp:posOffset>215265</wp:posOffset>
            </wp:positionV>
            <wp:extent cx="1148473" cy="587844"/>
            <wp:effectExtent l="0" t="0" r="0" b="3175"/>
            <wp:wrapTopAndBottom/>
            <wp:docPr id="631514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4242"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1148473" cy="587844"/>
                    </a:xfrm>
                    <a:prstGeom prst="rect">
                      <a:avLst/>
                    </a:prstGeom>
                  </pic:spPr>
                </pic:pic>
              </a:graphicData>
            </a:graphic>
          </wp:anchor>
        </w:drawing>
      </w:r>
    </w:p>
    <w:p w14:paraId="6643B475" w14:textId="6B1A2B03" w:rsidR="002155B5" w:rsidRDefault="00C3294A" w:rsidP="00BB5ED5">
      <w:pPr>
        <w:pStyle w:val="ListParagraph"/>
        <w:rPr>
          <w:lang w:val="it-IT"/>
        </w:rPr>
      </w:pPr>
      <w:r w:rsidRPr="006E4BA2">
        <w:rPr>
          <w:noProof/>
          <w:lang w:val="it-IT" w:eastAsia="it-IT"/>
        </w:rPr>
        <w:drawing>
          <wp:anchor distT="0" distB="0" distL="114300" distR="114300" simplePos="0" relativeHeight="251658251" behindDoc="0" locked="0" layoutInCell="1" allowOverlap="1" wp14:anchorId="66A03DF9" wp14:editId="74739656">
            <wp:simplePos x="0" y="0"/>
            <wp:positionH relativeFrom="column">
              <wp:posOffset>280035</wp:posOffset>
            </wp:positionH>
            <wp:positionV relativeFrom="paragraph">
              <wp:posOffset>3658235</wp:posOffset>
            </wp:positionV>
            <wp:extent cx="6120130" cy="2452370"/>
            <wp:effectExtent l="0" t="0" r="0" b="5080"/>
            <wp:wrapTopAndBottom/>
            <wp:docPr id="1321644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44718"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120130" cy="2452370"/>
                    </a:xfrm>
                    <a:prstGeom prst="rect">
                      <a:avLst/>
                    </a:prstGeom>
                  </pic:spPr>
                </pic:pic>
              </a:graphicData>
            </a:graphic>
          </wp:anchor>
        </w:drawing>
      </w:r>
      <w:r w:rsidR="002155B5" w:rsidRPr="002155B5">
        <w:rPr>
          <w:noProof/>
          <w:lang w:val="it-IT" w:eastAsia="it-IT"/>
        </w:rPr>
        <w:drawing>
          <wp:anchor distT="0" distB="0" distL="114300" distR="114300" simplePos="0" relativeHeight="251658250" behindDoc="0" locked="0" layoutInCell="1" allowOverlap="1" wp14:anchorId="1A5B3A7C" wp14:editId="65C3307F">
            <wp:simplePos x="0" y="0"/>
            <wp:positionH relativeFrom="column">
              <wp:posOffset>299085</wp:posOffset>
            </wp:positionH>
            <wp:positionV relativeFrom="paragraph">
              <wp:posOffset>953135</wp:posOffset>
            </wp:positionV>
            <wp:extent cx="6120130" cy="2576830"/>
            <wp:effectExtent l="0" t="0" r="0" b="0"/>
            <wp:wrapTopAndBottom/>
            <wp:docPr id="711767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7780"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120130" cy="2576830"/>
                    </a:xfrm>
                    <a:prstGeom prst="rect">
                      <a:avLst/>
                    </a:prstGeom>
                  </pic:spPr>
                </pic:pic>
              </a:graphicData>
            </a:graphic>
          </wp:anchor>
        </w:drawing>
      </w:r>
    </w:p>
    <w:p w14:paraId="6E69C37A" w14:textId="0D0099D5" w:rsidR="006E4BA2" w:rsidRDefault="006E4BA2" w:rsidP="00BB5ED5">
      <w:pPr>
        <w:pStyle w:val="ListParagraph"/>
        <w:rPr>
          <w:lang w:val="it-IT"/>
        </w:rPr>
      </w:pPr>
    </w:p>
    <w:p w14:paraId="4CCD5796" w14:textId="6DF86C90" w:rsidR="00AF4B9D" w:rsidRPr="006E4BA2" w:rsidRDefault="00AF4B9D" w:rsidP="006E4BA2">
      <w:pPr>
        <w:pStyle w:val="ListParagraph"/>
        <w:numPr>
          <w:ilvl w:val="0"/>
          <w:numId w:val="12"/>
        </w:numPr>
        <w:rPr>
          <w:lang w:val="it-IT"/>
        </w:rPr>
      </w:pPr>
      <w:r w:rsidRPr="006E4BA2">
        <w:rPr>
          <w:lang w:val="it-IT"/>
        </w:rPr>
        <w:t>Azione prevista dal Widget sequenza temporale</w:t>
      </w:r>
    </w:p>
    <w:p w14:paraId="2E970CE3" w14:textId="4CAE5DCB" w:rsidR="00AF4B9D" w:rsidRDefault="00407172" w:rsidP="00AF4B9D">
      <w:pPr>
        <w:pStyle w:val="ListParagraph"/>
        <w:numPr>
          <w:ilvl w:val="0"/>
          <w:numId w:val="12"/>
        </w:numPr>
        <w:rPr>
          <w:lang w:val="it-IT"/>
        </w:rPr>
      </w:pPr>
      <w:r>
        <w:rPr>
          <w:lang w:val="it-IT"/>
        </w:rPr>
        <w:t>Prevista la possibilità di selezionare un contatto ed</w:t>
      </w:r>
      <w:r w:rsidR="005F6ED6">
        <w:rPr>
          <w:lang w:val="it-IT"/>
        </w:rPr>
        <w:t xml:space="preserve"> anche di</w:t>
      </w:r>
      <w:r>
        <w:rPr>
          <w:lang w:val="it-IT"/>
        </w:rPr>
        <w:t xml:space="preserve"> esitare </w:t>
      </w:r>
      <w:r w:rsidR="00C3294A">
        <w:rPr>
          <w:lang w:val="it-IT"/>
        </w:rPr>
        <w:t>lead trattate nel corso del</w:t>
      </w:r>
      <w:r>
        <w:rPr>
          <w:lang w:val="it-IT"/>
        </w:rPr>
        <w:t xml:space="preserve"> contatto</w:t>
      </w:r>
      <w:r w:rsidR="006E4BA2">
        <w:rPr>
          <w:lang w:val="it-IT"/>
        </w:rPr>
        <w:t xml:space="preserve"> </w:t>
      </w:r>
    </w:p>
    <w:p w14:paraId="23E5E155" w14:textId="77777777" w:rsidR="005719F6" w:rsidRDefault="005719F6" w:rsidP="005719F6">
      <w:pPr>
        <w:pStyle w:val="ListParagraph"/>
        <w:numPr>
          <w:ilvl w:val="0"/>
          <w:numId w:val="12"/>
        </w:numPr>
        <w:rPr>
          <w:lang w:val="it-IT"/>
        </w:rPr>
      </w:pPr>
      <w:r>
        <w:rPr>
          <w:lang w:val="it-IT"/>
        </w:rPr>
        <w:t>Dove non altrimenti espresso, la pagina segue la struttura e le funzionalità standard D365</w:t>
      </w:r>
    </w:p>
    <w:p w14:paraId="234570A6" w14:textId="7D083790" w:rsidR="00E31138" w:rsidRDefault="00E31138" w:rsidP="00BB5ED5">
      <w:pPr>
        <w:pStyle w:val="Heading3"/>
        <w:rPr>
          <w:lang w:val="it-IT"/>
        </w:rPr>
      </w:pPr>
      <w:bookmarkStart w:id="689" w:name="_Toc215311962"/>
      <w:r>
        <w:rPr>
          <w:lang w:val="it-IT"/>
        </w:rPr>
        <w:t>Inserisci lead da scheda cliente</w:t>
      </w:r>
      <w:bookmarkEnd w:id="689"/>
    </w:p>
    <w:p w14:paraId="62A03D35" w14:textId="58F70ECE" w:rsidR="009E4C6D" w:rsidRDefault="009E4C6D" w:rsidP="00BB5ED5">
      <w:pPr>
        <w:pStyle w:val="ListParagraph"/>
        <w:rPr>
          <w:lang w:val="it-IT"/>
        </w:rPr>
      </w:pPr>
      <w:r w:rsidRPr="009E4C6D">
        <w:rPr>
          <w:noProof/>
          <w:lang w:val="it-IT" w:eastAsia="it-IT"/>
        </w:rPr>
        <w:drawing>
          <wp:anchor distT="0" distB="0" distL="114300" distR="114300" simplePos="0" relativeHeight="251658252" behindDoc="0" locked="0" layoutInCell="1" allowOverlap="1" wp14:anchorId="18FFE11C" wp14:editId="21840FA1">
            <wp:simplePos x="0" y="0"/>
            <wp:positionH relativeFrom="column">
              <wp:posOffset>461010</wp:posOffset>
            </wp:positionH>
            <wp:positionV relativeFrom="paragraph">
              <wp:posOffset>77470</wp:posOffset>
            </wp:positionV>
            <wp:extent cx="2732386" cy="2264288"/>
            <wp:effectExtent l="0" t="0" r="0" b="3175"/>
            <wp:wrapTopAndBottom/>
            <wp:docPr id="84650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960" name="Picture 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732386" cy="2264288"/>
                    </a:xfrm>
                    <a:prstGeom prst="rect">
                      <a:avLst/>
                    </a:prstGeom>
                  </pic:spPr>
                </pic:pic>
              </a:graphicData>
            </a:graphic>
          </wp:anchor>
        </w:drawing>
      </w:r>
    </w:p>
    <w:p w14:paraId="09BC0D23" w14:textId="670F052D" w:rsidR="00AC2283" w:rsidRPr="00AC2283" w:rsidRDefault="00E31138" w:rsidP="00AC2283">
      <w:pPr>
        <w:pStyle w:val="ListParagraph"/>
        <w:numPr>
          <w:ilvl w:val="0"/>
          <w:numId w:val="12"/>
        </w:numPr>
        <w:rPr>
          <w:lang w:val="it-IT"/>
        </w:rPr>
      </w:pPr>
      <w:r w:rsidRPr="006E4BA2">
        <w:rPr>
          <w:lang w:val="it-IT"/>
        </w:rPr>
        <w:t xml:space="preserve">Azione prevista dal Widget </w:t>
      </w:r>
      <w:r>
        <w:rPr>
          <w:lang w:val="it-IT"/>
        </w:rPr>
        <w:t>Lead</w:t>
      </w:r>
    </w:p>
    <w:p w14:paraId="708699C5" w14:textId="75687210" w:rsidR="00E31138" w:rsidRDefault="00E31138" w:rsidP="00E31138">
      <w:pPr>
        <w:pStyle w:val="ListParagraph"/>
        <w:numPr>
          <w:ilvl w:val="0"/>
          <w:numId w:val="12"/>
        </w:numPr>
        <w:rPr>
          <w:lang w:val="it-IT"/>
        </w:rPr>
      </w:pPr>
      <w:r>
        <w:rPr>
          <w:lang w:val="it-IT"/>
        </w:rPr>
        <w:t>Prevista apertura del form di creazione manuale Lead in spalla destra</w:t>
      </w:r>
    </w:p>
    <w:p w14:paraId="44479F84" w14:textId="77777777" w:rsidR="005719F6" w:rsidRDefault="005719F6" w:rsidP="005719F6">
      <w:pPr>
        <w:pStyle w:val="ListParagraph"/>
        <w:numPr>
          <w:ilvl w:val="0"/>
          <w:numId w:val="12"/>
        </w:numPr>
        <w:rPr>
          <w:lang w:val="it-IT"/>
        </w:rPr>
      </w:pPr>
      <w:r>
        <w:rPr>
          <w:lang w:val="it-IT"/>
        </w:rPr>
        <w:t>Dove non altrimenti espresso, la pagina segue la struttura e le funzionalità standard D365</w:t>
      </w:r>
    </w:p>
    <w:p w14:paraId="6174D21E" w14:textId="297CDFCF" w:rsidR="00AC2283" w:rsidRPr="00AC2283" w:rsidRDefault="00AC2283" w:rsidP="00AC2283">
      <w:pPr>
        <w:pStyle w:val="ListParagraph"/>
        <w:numPr>
          <w:ilvl w:val="0"/>
          <w:numId w:val="12"/>
        </w:numPr>
        <w:rPr>
          <w:lang w:val="it-IT"/>
        </w:rPr>
      </w:pPr>
      <w:r>
        <w:rPr>
          <w:lang w:val="it-IT"/>
        </w:rPr>
        <w:t>Si specifica che sarà possibile in questa fase di MVP 0 censire nuove lead spontanee esclusivamente per clienti esistenti</w:t>
      </w:r>
    </w:p>
    <w:p w14:paraId="66092123" w14:textId="77777777" w:rsidR="005719F6" w:rsidRPr="005719F6" w:rsidRDefault="005719F6" w:rsidP="00BB5ED5">
      <w:pPr>
        <w:rPr>
          <w:lang w:val="it-IT"/>
        </w:rPr>
      </w:pPr>
    </w:p>
    <w:p w14:paraId="0E380D79" w14:textId="062BE37D" w:rsidR="00DA478E" w:rsidRDefault="00EC1754" w:rsidP="00BB5ED5">
      <w:pPr>
        <w:pStyle w:val="Heading3"/>
        <w:rPr>
          <w:lang w:val="it-IT"/>
        </w:rPr>
      </w:pPr>
      <w:bookmarkStart w:id="690" w:name="_Toc215311963"/>
      <w:r w:rsidRPr="00EC1754">
        <w:rPr>
          <w:noProof/>
          <w:lang w:val="it-IT" w:eastAsia="it-IT"/>
        </w:rPr>
        <w:drawing>
          <wp:anchor distT="0" distB="0" distL="114300" distR="114300" simplePos="0" relativeHeight="251658253" behindDoc="0" locked="0" layoutInCell="1" allowOverlap="1" wp14:anchorId="1AA3B676" wp14:editId="4A09A019">
            <wp:simplePos x="0" y="0"/>
            <wp:positionH relativeFrom="column">
              <wp:posOffset>299085</wp:posOffset>
            </wp:positionH>
            <wp:positionV relativeFrom="paragraph">
              <wp:posOffset>329565</wp:posOffset>
            </wp:positionV>
            <wp:extent cx="6120130" cy="2973705"/>
            <wp:effectExtent l="0" t="0" r="0" b="0"/>
            <wp:wrapTopAndBottom/>
            <wp:docPr id="268589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9143"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120130" cy="2973705"/>
                    </a:xfrm>
                    <a:prstGeom prst="rect">
                      <a:avLst/>
                    </a:prstGeom>
                  </pic:spPr>
                </pic:pic>
              </a:graphicData>
            </a:graphic>
          </wp:anchor>
        </w:drawing>
      </w:r>
      <w:r w:rsidR="00DA478E">
        <w:rPr>
          <w:lang w:val="it-IT"/>
        </w:rPr>
        <w:t>Invia mail da scheda cliente</w:t>
      </w:r>
      <w:bookmarkEnd w:id="690"/>
    </w:p>
    <w:p w14:paraId="5EC215C0" w14:textId="7487FB9B" w:rsidR="00EC1754" w:rsidRDefault="00EC1754" w:rsidP="00EC1754">
      <w:pPr>
        <w:pStyle w:val="ListParagraph"/>
        <w:numPr>
          <w:ilvl w:val="0"/>
          <w:numId w:val="12"/>
        </w:numPr>
        <w:rPr>
          <w:lang w:val="it-IT"/>
        </w:rPr>
      </w:pPr>
      <w:r w:rsidRPr="006E4BA2">
        <w:rPr>
          <w:lang w:val="it-IT"/>
        </w:rPr>
        <w:t xml:space="preserve">Azione prevista dal Widget </w:t>
      </w:r>
      <w:r>
        <w:rPr>
          <w:lang w:val="it-IT"/>
        </w:rPr>
        <w:t>Sequenza temporale</w:t>
      </w:r>
    </w:p>
    <w:p w14:paraId="2B019904" w14:textId="560574E5" w:rsidR="00EC1754" w:rsidRDefault="00EC1754" w:rsidP="00EC1754">
      <w:pPr>
        <w:pStyle w:val="ListParagraph"/>
        <w:numPr>
          <w:ilvl w:val="0"/>
          <w:numId w:val="12"/>
        </w:numPr>
        <w:rPr>
          <w:lang w:val="it-IT"/>
        </w:rPr>
      </w:pPr>
      <w:r>
        <w:rPr>
          <w:lang w:val="it-IT"/>
        </w:rPr>
        <w:t>I dati della mail precompilati sono quelli dell’utente (mittente) e destinatario (cliente) Sono tuttavia modificabili</w:t>
      </w:r>
    </w:p>
    <w:p w14:paraId="7E58234A" w14:textId="2AB4617F" w:rsidR="00EC1754" w:rsidRDefault="00EC1754" w:rsidP="00EC1754">
      <w:pPr>
        <w:pStyle w:val="ListParagraph"/>
        <w:numPr>
          <w:ilvl w:val="0"/>
          <w:numId w:val="12"/>
        </w:numPr>
        <w:rPr>
          <w:lang w:val="it-IT"/>
        </w:rPr>
      </w:pPr>
      <w:r>
        <w:rPr>
          <w:lang w:val="it-IT"/>
        </w:rPr>
        <w:t>Possibile recuperare template mail da modelli tramite azione rapida nel ribbon</w:t>
      </w:r>
    </w:p>
    <w:p w14:paraId="38A6EC65" w14:textId="628B9D63" w:rsidR="001E45F2" w:rsidRDefault="001E45F2" w:rsidP="00EC1754">
      <w:pPr>
        <w:pStyle w:val="ListParagraph"/>
        <w:numPr>
          <w:ilvl w:val="0"/>
          <w:numId w:val="12"/>
        </w:numPr>
        <w:rPr>
          <w:lang w:val="it-IT"/>
        </w:rPr>
      </w:pPr>
      <w:r w:rsidRPr="00D72D99">
        <w:rPr>
          <w:lang w:val="it-IT"/>
        </w:rPr>
        <w:t xml:space="preserve">Nel caso di invio non </w:t>
      </w:r>
      <w:r>
        <w:rPr>
          <w:lang w:val="it-IT"/>
        </w:rPr>
        <w:t xml:space="preserve">riuscito della mail, si prevede che il sistema </w:t>
      </w:r>
      <w:proofErr w:type="spellStart"/>
      <w:r>
        <w:rPr>
          <w:lang w:val="it-IT"/>
        </w:rPr>
        <w:t>outlook</w:t>
      </w:r>
      <w:proofErr w:type="spellEnd"/>
      <w:r>
        <w:rPr>
          <w:lang w:val="it-IT"/>
        </w:rPr>
        <w:t xml:space="preserve"> invii all’utente una mail di “</w:t>
      </w:r>
      <w:proofErr w:type="spellStart"/>
      <w:r>
        <w:rPr>
          <w:lang w:val="it-IT"/>
        </w:rPr>
        <w:t>undeliverable</w:t>
      </w:r>
      <w:proofErr w:type="spellEnd"/>
      <w:r>
        <w:rPr>
          <w:lang w:val="it-IT"/>
        </w:rPr>
        <w:t xml:space="preserve">” come da standard del tool. </w:t>
      </w:r>
    </w:p>
    <w:p w14:paraId="3E9FD35F" w14:textId="752B008A" w:rsidR="005719F6" w:rsidRDefault="005719F6" w:rsidP="00EC1754">
      <w:pPr>
        <w:pStyle w:val="ListParagraph"/>
        <w:numPr>
          <w:ilvl w:val="0"/>
          <w:numId w:val="12"/>
        </w:numPr>
        <w:rPr>
          <w:lang w:val="it-IT"/>
        </w:rPr>
      </w:pPr>
      <w:r>
        <w:rPr>
          <w:lang w:val="it-IT"/>
        </w:rPr>
        <w:t>Dove non altrimenti espresso, la pagina segue la struttura e le funzionalità standard D365</w:t>
      </w:r>
    </w:p>
    <w:p w14:paraId="64B6E6C6" w14:textId="1BD99B6A" w:rsidR="00E31138" w:rsidRDefault="00E31138" w:rsidP="00BB5ED5">
      <w:pPr>
        <w:pStyle w:val="ListParagraph"/>
        <w:rPr>
          <w:lang w:val="it-IT"/>
        </w:rPr>
      </w:pPr>
    </w:p>
    <w:p w14:paraId="294D8B14" w14:textId="77777777" w:rsidR="00AF4B9D" w:rsidRPr="00AF4B9D" w:rsidRDefault="00AF4B9D" w:rsidP="00BB5ED5">
      <w:pPr>
        <w:rPr>
          <w:lang w:val="it-IT"/>
        </w:rPr>
      </w:pPr>
    </w:p>
    <w:p w14:paraId="05E956CD" w14:textId="7CC0BE33" w:rsidR="00C049DF" w:rsidRDefault="00C049DF" w:rsidP="00BB5ED5">
      <w:pPr>
        <w:pStyle w:val="Heading2"/>
      </w:pPr>
      <w:bookmarkStart w:id="691" w:name="_Toc215311964"/>
      <w:bookmarkStart w:id="692" w:name="_Toc212127846"/>
      <w:bookmarkStart w:id="693" w:name="_Toc215311965"/>
      <w:bookmarkEnd w:id="691"/>
      <w:proofErr w:type="spellStart"/>
      <w:r>
        <w:t>Scheda</w:t>
      </w:r>
      <w:proofErr w:type="spellEnd"/>
      <w:r>
        <w:t xml:space="preserve"> lead</w:t>
      </w:r>
      <w:bookmarkEnd w:id="692"/>
      <w:r w:rsidR="001675F2">
        <w:t xml:space="preserve"> e </w:t>
      </w:r>
      <w:proofErr w:type="spellStart"/>
      <w:r w:rsidR="001675F2">
        <w:t>suggerimenti</w:t>
      </w:r>
      <w:bookmarkEnd w:id="693"/>
      <w:proofErr w:type="spellEnd"/>
    </w:p>
    <w:p w14:paraId="086CB515" w14:textId="7AFF0F3A" w:rsidR="00C049DF" w:rsidRPr="00443F10" w:rsidRDefault="00C049DF" w:rsidP="00C049DF">
      <w:pPr>
        <w:rPr>
          <w:lang w:val="it-IT"/>
        </w:rPr>
      </w:pPr>
    </w:p>
    <w:p w14:paraId="68071386" w14:textId="08A6897A" w:rsidR="003C2C79" w:rsidRDefault="003C2C79" w:rsidP="00BB5ED5">
      <w:pPr>
        <w:pStyle w:val="ListParagraph"/>
        <w:ind w:left="714"/>
        <w:rPr>
          <w:lang w:val="it-IT"/>
        </w:rPr>
      </w:pPr>
      <w:bookmarkStart w:id="694" w:name="_Hlk211430457"/>
      <w:bookmarkStart w:id="695" w:name="_Hlk211430284"/>
      <w:r w:rsidRPr="003C2C79">
        <w:rPr>
          <w:noProof/>
          <w:lang w:val="it-IT" w:eastAsia="it-IT"/>
        </w:rPr>
        <w:drawing>
          <wp:inline distT="0" distB="0" distL="0" distR="0" wp14:anchorId="77F4BA59" wp14:editId="6FACE698">
            <wp:extent cx="6120130" cy="1678305"/>
            <wp:effectExtent l="0" t="0" r="0" b="0"/>
            <wp:docPr id="1621511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1648" name="Picture 1" descr="A screenshot of a computer&#10;&#10;AI-generated content may be incorrect."/>
                    <pic:cNvPicPr/>
                  </pic:nvPicPr>
                  <pic:blipFill>
                    <a:blip r:embed="rId38"/>
                    <a:stretch>
                      <a:fillRect/>
                    </a:stretch>
                  </pic:blipFill>
                  <pic:spPr>
                    <a:xfrm>
                      <a:off x="0" y="0"/>
                      <a:ext cx="6120130" cy="1678305"/>
                    </a:xfrm>
                    <a:prstGeom prst="rect">
                      <a:avLst/>
                    </a:prstGeom>
                  </pic:spPr>
                </pic:pic>
              </a:graphicData>
            </a:graphic>
          </wp:inline>
        </w:drawing>
      </w:r>
    </w:p>
    <w:p w14:paraId="4D6BA7D1" w14:textId="4279C787" w:rsidR="00C049DF" w:rsidRDefault="00C049DF" w:rsidP="0027257F">
      <w:pPr>
        <w:pStyle w:val="ListParagraph"/>
        <w:numPr>
          <w:ilvl w:val="0"/>
          <w:numId w:val="12"/>
        </w:numPr>
        <w:ind w:left="714" w:hanging="357"/>
        <w:rPr>
          <w:ins w:id="696" w:author="Di Donna, Enrica Maria" w:date="2026-03-13T16:34:00Z"/>
          <w:lang w:val="it-IT"/>
        </w:rPr>
      </w:pPr>
      <w:r w:rsidRPr="009A7FBF">
        <w:rPr>
          <w:lang w:val="it-IT"/>
        </w:rPr>
        <w:t>La schermata è accessibile dal</w:t>
      </w:r>
      <w:r w:rsidR="006F3434">
        <w:rPr>
          <w:lang w:val="it-IT"/>
        </w:rPr>
        <w:t xml:space="preserve"> click su una singola l</w:t>
      </w:r>
      <w:r>
        <w:rPr>
          <w:lang w:val="it-IT"/>
        </w:rPr>
        <w:t>ead</w:t>
      </w:r>
      <w:r w:rsidR="001675F2">
        <w:rPr>
          <w:lang w:val="it-IT"/>
        </w:rPr>
        <w:t xml:space="preserve"> o suggerimenti</w:t>
      </w:r>
      <w:r w:rsidRPr="009A7FBF">
        <w:rPr>
          <w:lang w:val="it-IT"/>
        </w:rPr>
        <w:t xml:space="preserve"> </w:t>
      </w:r>
      <w:r w:rsidR="006F3434">
        <w:rPr>
          <w:lang w:val="it-IT"/>
        </w:rPr>
        <w:t xml:space="preserve">nella pagina “To-do list”, nella pagina “Tutti i lead” o alternativamente dal widget lead in </w:t>
      </w:r>
      <w:r w:rsidR="000B5EE6">
        <w:rPr>
          <w:lang w:val="it-IT"/>
        </w:rPr>
        <w:t>“Scheda cliente”</w:t>
      </w:r>
    </w:p>
    <w:p w14:paraId="14ADD23B" w14:textId="49F6C40A" w:rsidR="003E087F" w:rsidRDefault="005B14D2" w:rsidP="0027257F">
      <w:pPr>
        <w:pStyle w:val="ListParagraph"/>
        <w:numPr>
          <w:ilvl w:val="0"/>
          <w:numId w:val="12"/>
        </w:numPr>
        <w:ind w:left="714" w:hanging="357"/>
        <w:rPr>
          <w:lang w:val="it-IT"/>
        </w:rPr>
      </w:pPr>
      <w:ins w:id="697" w:author="Di Donna, Enrica Maria" w:date="2026-03-13T16:34:00Z">
        <w:r>
          <w:rPr>
            <w:lang w:val="it-IT"/>
          </w:rPr>
          <w:t>La scheda lead con</w:t>
        </w:r>
      </w:ins>
      <w:ins w:id="698" w:author="Di Donna, Enrica Maria" w:date="2026-03-13T16:35:00Z">
        <w:r>
          <w:rPr>
            <w:lang w:val="it-IT"/>
          </w:rPr>
          <w:t>sente la visualizzazione degli esiti associati alla specifica opportunità commerciale,</w:t>
        </w:r>
        <w:r w:rsidR="00A84031">
          <w:rPr>
            <w:lang w:val="it-IT"/>
          </w:rPr>
          <w:t xml:space="preserve"> ma non include il dettaglio dei contatti/interazioni operative. Lo storico completo delle interazioni resta</w:t>
        </w:r>
        <w:r w:rsidR="001C3DD9">
          <w:rPr>
            <w:lang w:val="it-IT"/>
          </w:rPr>
          <w:t xml:space="preserve"> consultabile dalla </w:t>
        </w:r>
      </w:ins>
      <w:ins w:id="699" w:author="Di Donna, Enrica Maria" w:date="2026-03-13T16:36:00Z">
        <w:r w:rsidR="001C3DD9">
          <w:rPr>
            <w:lang w:val="it-IT"/>
          </w:rPr>
          <w:t>scheda cliente</w:t>
        </w:r>
        <w:r w:rsidR="0012515E">
          <w:rPr>
            <w:lang w:val="it-IT"/>
          </w:rPr>
          <w:t>.</w:t>
        </w:r>
      </w:ins>
    </w:p>
    <w:p w14:paraId="2EADE705" w14:textId="77777777" w:rsidR="00C523EC" w:rsidRDefault="001921A6" w:rsidP="001921A6">
      <w:pPr>
        <w:pStyle w:val="ListParagraph"/>
        <w:numPr>
          <w:ilvl w:val="0"/>
          <w:numId w:val="12"/>
        </w:numPr>
        <w:ind w:left="714" w:hanging="357"/>
        <w:rPr>
          <w:lang w:val="it-IT"/>
        </w:rPr>
      </w:pPr>
      <w:r>
        <w:rPr>
          <w:lang w:val="it-IT"/>
        </w:rPr>
        <w:t>Gli elementi del ribbon seguono quanto descritto in “To-do list”, con l’eccezione d</w:t>
      </w:r>
      <w:r w:rsidR="00C523EC">
        <w:rPr>
          <w:lang w:val="it-IT"/>
        </w:rPr>
        <w:t>i:</w:t>
      </w:r>
    </w:p>
    <w:p w14:paraId="40231EE3" w14:textId="3072DB5C" w:rsidR="00C523EC" w:rsidRDefault="00C523EC" w:rsidP="00C523EC">
      <w:pPr>
        <w:pStyle w:val="ListParagraph"/>
        <w:numPr>
          <w:ilvl w:val="1"/>
          <w:numId w:val="12"/>
        </w:numPr>
        <w:rPr>
          <w:lang w:val="it-IT"/>
        </w:rPr>
      </w:pPr>
      <w:r>
        <w:rPr>
          <w:lang w:val="it-IT"/>
        </w:rPr>
        <w:t>F</w:t>
      </w:r>
      <w:r w:rsidR="001921A6">
        <w:rPr>
          <w:lang w:val="it-IT"/>
        </w:rPr>
        <w:t xml:space="preserve">unzionalità di modelli, esporta ed importa </w:t>
      </w:r>
      <w:proofErr w:type="spellStart"/>
      <w:r w:rsidR="001921A6">
        <w:rPr>
          <w:lang w:val="it-IT"/>
        </w:rPr>
        <w:t>excel</w:t>
      </w:r>
      <w:proofErr w:type="spellEnd"/>
      <w:r>
        <w:rPr>
          <w:lang w:val="it-IT"/>
        </w:rPr>
        <w:t>, non previste in scheda lead</w:t>
      </w:r>
    </w:p>
    <w:p w14:paraId="5A6C4BC1" w14:textId="337E6E08" w:rsidR="001921A6" w:rsidRPr="00C523EC" w:rsidRDefault="00C523EC" w:rsidP="00BB5ED5">
      <w:pPr>
        <w:pStyle w:val="ListParagraph"/>
        <w:numPr>
          <w:ilvl w:val="1"/>
          <w:numId w:val="12"/>
        </w:numPr>
        <w:rPr>
          <w:lang w:val="it-IT"/>
        </w:rPr>
      </w:pPr>
      <w:r>
        <w:rPr>
          <w:lang w:val="it-IT"/>
        </w:rPr>
        <w:t>V</w:t>
      </w:r>
      <w:r w:rsidR="00C83472" w:rsidRPr="00C523EC">
        <w:rPr>
          <w:lang w:val="it-IT"/>
        </w:rPr>
        <w:t>oci di salvataggio</w:t>
      </w:r>
      <w:r>
        <w:rPr>
          <w:lang w:val="it-IT"/>
        </w:rPr>
        <w:t>, presenti in scheda lead</w:t>
      </w:r>
    </w:p>
    <w:p w14:paraId="2CB49963" w14:textId="6F0446DE" w:rsidR="00C049DF" w:rsidRDefault="00FA2EF5" w:rsidP="0027257F">
      <w:pPr>
        <w:pStyle w:val="ListParagraph"/>
        <w:numPr>
          <w:ilvl w:val="0"/>
          <w:numId w:val="12"/>
        </w:numPr>
        <w:ind w:left="714" w:hanging="357"/>
        <w:rPr>
          <w:lang w:val="it-IT"/>
        </w:rPr>
      </w:pPr>
      <w:bookmarkStart w:id="700" w:name="_Hlk211430543"/>
      <w:bookmarkEnd w:id="694"/>
      <w:r>
        <w:rPr>
          <w:lang w:val="it-IT"/>
        </w:rPr>
        <w:t>Intestazione</w:t>
      </w:r>
      <w:r w:rsidR="00C049DF">
        <w:rPr>
          <w:lang w:val="it-IT"/>
        </w:rPr>
        <w:t>:</w:t>
      </w:r>
    </w:p>
    <w:p w14:paraId="13E43E60" w14:textId="121FAA89" w:rsidR="00BF5F7E" w:rsidRPr="00F92512" w:rsidRDefault="00BF5F7E" w:rsidP="00BF5F7E">
      <w:pPr>
        <w:pStyle w:val="ListParagraph"/>
        <w:numPr>
          <w:ilvl w:val="1"/>
          <w:numId w:val="11"/>
        </w:numPr>
        <w:rPr>
          <w:lang w:val="it-IT"/>
        </w:rPr>
      </w:pPr>
      <w:r w:rsidRPr="00F92512">
        <w:rPr>
          <w:lang w:val="it-IT"/>
        </w:rPr>
        <w:t xml:space="preserve">Campo 1: </w:t>
      </w:r>
      <w:r w:rsidRPr="009853AB">
        <w:rPr>
          <w:lang w:val="it-IT"/>
        </w:rPr>
        <w:t>“</w:t>
      </w:r>
      <w:r w:rsidRPr="00F92512">
        <w:rPr>
          <w:lang w:val="it-IT"/>
        </w:rPr>
        <w:t>Lead”</w:t>
      </w:r>
    </w:p>
    <w:p w14:paraId="2DDC7741" w14:textId="281D435A" w:rsidR="00BF5F7E" w:rsidRPr="00BF5F7E" w:rsidRDefault="00BF5F7E" w:rsidP="00BB5ED5">
      <w:pPr>
        <w:pStyle w:val="ListParagraph"/>
        <w:numPr>
          <w:ilvl w:val="3"/>
          <w:numId w:val="48"/>
        </w:numPr>
        <w:ind w:left="2755" w:hanging="357"/>
        <w:rPr>
          <w:lang w:val="it-IT"/>
        </w:rPr>
      </w:pPr>
      <w:r w:rsidRPr="009853AB">
        <w:rPr>
          <w:lang w:val="it-IT"/>
        </w:rPr>
        <w:t xml:space="preserve">Valori ammessi: </w:t>
      </w:r>
      <w:r w:rsidRPr="009853AB">
        <w:rPr>
          <w:bCs/>
          <w:lang w:val="it-IT"/>
        </w:rPr>
        <w:t xml:space="preserve">focus nel capitolo di configurazioni (sezione </w:t>
      </w:r>
      <w:r w:rsidRPr="00457831">
        <w:rPr>
          <w:bCs/>
          <w:u w:val="single"/>
          <w:lang w:val="it-IT"/>
        </w:rPr>
        <w:fldChar w:fldCharType="begin"/>
      </w:r>
      <w:r w:rsidRPr="00457831">
        <w:rPr>
          <w:bCs/>
          <w:u w:val="single"/>
          <w:lang w:val="it-IT"/>
        </w:rPr>
        <w:instrText xml:space="preserve"> REF _Ref211866168 \h </w:instrText>
      </w:r>
      <w:r w:rsidRPr="00457831">
        <w:rPr>
          <w:bCs/>
          <w:u w:val="single"/>
          <w:lang w:val="it-IT"/>
        </w:rPr>
      </w:r>
      <w:r w:rsidRPr="00457831">
        <w:rPr>
          <w:bCs/>
          <w:u w:val="single"/>
          <w:lang w:val="it-IT"/>
        </w:rPr>
        <w:fldChar w:fldCharType="separate"/>
      </w:r>
      <w:r w:rsidRPr="00457831">
        <w:rPr>
          <w:u w:val="single"/>
          <w:lang w:val="it-IT"/>
        </w:rPr>
        <w:t>Classificazione di lead per flusso di origine</w:t>
      </w:r>
      <w:r w:rsidRPr="00457831">
        <w:rPr>
          <w:bCs/>
          <w:u w:val="single"/>
          <w:lang w:val="it-IT"/>
        </w:rPr>
        <w:fldChar w:fldCharType="end"/>
      </w:r>
      <w:r w:rsidRPr="009853AB">
        <w:rPr>
          <w:bCs/>
          <w:lang w:val="it-IT"/>
        </w:rPr>
        <w:t>)</w:t>
      </w:r>
      <w:r>
        <w:rPr>
          <w:bCs/>
          <w:lang w:val="it-IT"/>
        </w:rPr>
        <w:t>.</w:t>
      </w:r>
      <w:r w:rsidRPr="00F316CA">
        <w:rPr>
          <w:bCs/>
          <w:lang w:val="it-IT"/>
        </w:rPr>
        <w:t xml:space="preserve"> </w:t>
      </w:r>
    </w:p>
    <w:p w14:paraId="3C06F9EC" w14:textId="5F7406DD" w:rsidR="00FA2EF5" w:rsidRDefault="00FA2EF5" w:rsidP="00FA2EF5">
      <w:pPr>
        <w:pStyle w:val="ListParagraph"/>
        <w:numPr>
          <w:ilvl w:val="1"/>
          <w:numId w:val="11"/>
        </w:numPr>
        <w:rPr>
          <w:lang w:val="it-IT"/>
        </w:rPr>
      </w:pPr>
      <w:r>
        <w:rPr>
          <w:lang w:val="it-IT"/>
        </w:rPr>
        <w:t xml:space="preserve">Campo </w:t>
      </w:r>
      <w:r w:rsidR="00F521CB">
        <w:rPr>
          <w:lang w:val="it-IT"/>
        </w:rPr>
        <w:t>2</w:t>
      </w:r>
      <w:r>
        <w:rPr>
          <w:lang w:val="it-IT"/>
        </w:rPr>
        <w:t>: “Stato”</w:t>
      </w:r>
    </w:p>
    <w:p w14:paraId="72AEB5C9" w14:textId="01383796" w:rsidR="00FA2EF5" w:rsidRDefault="00FA2EF5" w:rsidP="00FA2EF5">
      <w:pPr>
        <w:pStyle w:val="ListParagraph"/>
        <w:numPr>
          <w:ilvl w:val="2"/>
          <w:numId w:val="46"/>
        </w:numPr>
        <w:ind w:left="2035" w:hanging="357"/>
        <w:rPr>
          <w:lang w:val="it-IT"/>
        </w:rPr>
      </w:pPr>
      <w:r>
        <w:rPr>
          <w:lang w:val="it-IT"/>
        </w:rPr>
        <w:t>Valori ammessi: valore recuperato da sistema</w:t>
      </w:r>
      <w:r w:rsidR="00FB1B25">
        <w:rPr>
          <w:lang w:val="it-IT"/>
        </w:rPr>
        <w:t xml:space="preserve"> e secondo quanto descritto in relazione agli stati nel capitolo </w:t>
      </w:r>
      <w:r w:rsidR="00FB1B25" w:rsidRPr="00BB5ED5">
        <w:rPr>
          <w:u w:val="single"/>
          <w:lang w:val="it-IT"/>
        </w:rPr>
        <w:fldChar w:fldCharType="begin"/>
      </w:r>
      <w:r w:rsidR="00FB1B25" w:rsidRPr="00BB5ED5">
        <w:rPr>
          <w:u w:val="single"/>
          <w:lang w:val="it-IT"/>
        </w:rPr>
        <w:instrText xml:space="preserve"> REF _Ref211865646 \h </w:instrText>
      </w:r>
      <w:r w:rsidR="00FB1B25">
        <w:rPr>
          <w:u w:val="single"/>
          <w:lang w:val="it-IT"/>
        </w:rPr>
        <w:instrText xml:space="preserve"> \* MERGEFORMAT </w:instrText>
      </w:r>
      <w:r w:rsidR="00FB1B25" w:rsidRPr="00BB5ED5">
        <w:rPr>
          <w:u w:val="single"/>
          <w:lang w:val="it-IT"/>
        </w:rPr>
      </w:r>
      <w:r w:rsidR="00FB1B25" w:rsidRPr="00BB5ED5">
        <w:rPr>
          <w:u w:val="single"/>
          <w:lang w:val="it-IT"/>
        </w:rPr>
        <w:fldChar w:fldCharType="separate"/>
      </w:r>
      <w:r w:rsidR="00FB1B25" w:rsidRPr="00BB5ED5">
        <w:rPr>
          <w:rFonts w:cstheme="minorHAnsi"/>
          <w:color w:val="000000" w:themeColor="text1"/>
          <w:szCs w:val="26"/>
          <w:u w:val="single"/>
          <w:lang w:val="it-IT"/>
        </w:rPr>
        <w:t>Configurazioni trasversali</w:t>
      </w:r>
      <w:r w:rsidR="00FB1B25" w:rsidRPr="00BB5ED5">
        <w:rPr>
          <w:u w:val="single"/>
          <w:lang w:val="it-IT"/>
        </w:rPr>
        <w:fldChar w:fldCharType="end"/>
      </w:r>
      <w:r>
        <w:rPr>
          <w:lang w:val="it-IT"/>
        </w:rPr>
        <w:t xml:space="preserve"> </w:t>
      </w:r>
    </w:p>
    <w:p w14:paraId="40C5EA3A" w14:textId="22C03006" w:rsidR="000F494F" w:rsidRDefault="000F494F" w:rsidP="00BB5ED5">
      <w:pPr>
        <w:pStyle w:val="ListParagraph"/>
        <w:numPr>
          <w:ilvl w:val="1"/>
          <w:numId w:val="11"/>
        </w:numPr>
        <w:rPr>
          <w:lang w:val="it-IT"/>
        </w:rPr>
      </w:pPr>
      <w:r>
        <w:rPr>
          <w:lang w:val="it-IT"/>
        </w:rPr>
        <w:t xml:space="preserve">Campo </w:t>
      </w:r>
      <w:r w:rsidR="00F521CB">
        <w:rPr>
          <w:lang w:val="it-IT"/>
        </w:rPr>
        <w:t>3</w:t>
      </w:r>
      <w:r>
        <w:rPr>
          <w:lang w:val="it-IT"/>
        </w:rPr>
        <w:t>: “In carico a”</w:t>
      </w:r>
    </w:p>
    <w:p w14:paraId="1B3854AC" w14:textId="764038B1" w:rsidR="000F494F" w:rsidRPr="000F494F" w:rsidRDefault="000F494F" w:rsidP="00BB5ED5">
      <w:pPr>
        <w:pStyle w:val="ListParagraph"/>
        <w:numPr>
          <w:ilvl w:val="2"/>
          <w:numId w:val="46"/>
        </w:numPr>
        <w:rPr>
          <w:lang w:val="it-IT"/>
        </w:rPr>
      </w:pPr>
      <w:r>
        <w:rPr>
          <w:lang w:val="it-IT"/>
        </w:rPr>
        <w:t>Valori ammessi: Nome del gestore se Lead presa in carico, vuoto altrimenti</w:t>
      </w:r>
    </w:p>
    <w:p w14:paraId="18BB5CCD" w14:textId="20CDB99A" w:rsidR="000F494F" w:rsidRDefault="000F494F" w:rsidP="00BB5ED5">
      <w:pPr>
        <w:pStyle w:val="ListParagraph"/>
        <w:numPr>
          <w:ilvl w:val="1"/>
          <w:numId w:val="11"/>
        </w:numPr>
        <w:rPr>
          <w:lang w:val="it-IT"/>
        </w:rPr>
      </w:pPr>
      <w:r>
        <w:rPr>
          <w:lang w:val="it-IT"/>
        </w:rPr>
        <w:t xml:space="preserve">Campo </w:t>
      </w:r>
      <w:r w:rsidR="00F521CB">
        <w:rPr>
          <w:lang w:val="it-IT"/>
        </w:rPr>
        <w:t>4</w:t>
      </w:r>
      <w:r>
        <w:rPr>
          <w:lang w:val="it-IT"/>
        </w:rPr>
        <w:t>: “Data e ora presa in carico lead” se lead già presa in carico</w:t>
      </w:r>
    </w:p>
    <w:p w14:paraId="03FDCBFF" w14:textId="299370E5" w:rsidR="000F494F" w:rsidRPr="00C32508" w:rsidRDefault="00C32508" w:rsidP="00BB5ED5">
      <w:pPr>
        <w:pStyle w:val="ListParagraph"/>
        <w:numPr>
          <w:ilvl w:val="0"/>
          <w:numId w:val="11"/>
        </w:numPr>
        <w:rPr>
          <w:lang w:val="it-IT"/>
        </w:rPr>
      </w:pPr>
      <w:r>
        <w:rPr>
          <w:lang w:val="it-IT"/>
        </w:rPr>
        <w:t>Anagrafica lead:</w:t>
      </w:r>
    </w:p>
    <w:p w14:paraId="276D3C57" w14:textId="64B92D29" w:rsidR="00C049DF" w:rsidRDefault="00C049DF" w:rsidP="0027257F">
      <w:pPr>
        <w:pStyle w:val="ListParagraph"/>
        <w:numPr>
          <w:ilvl w:val="1"/>
          <w:numId w:val="11"/>
        </w:numPr>
        <w:rPr>
          <w:lang w:val="it-IT"/>
        </w:rPr>
      </w:pPr>
      <w:r>
        <w:rPr>
          <w:lang w:val="it-IT"/>
        </w:rPr>
        <w:t>C</w:t>
      </w:r>
      <w:r w:rsidRPr="00593755">
        <w:rPr>
          <w:lang w:val="it-IT"/>
        </w:rPr>
        <w:t xml:space="preserve">ampo </w:t>
      </w:r>
      <w:r w:rsidR="00F521CB">
        <w:rPr>
          <w:lang w:val="it-IT"/>
        </w:rPr>
        <w:t>5</w:t>
      </w:r>
      <w:r w:rsidRPr="00593755">
        <w:rPr>
          <w:lang w:val="it-IT"/>
        </w:rPr>
        <w:t xml:space="preserve">: </w:t>
      </w:r>
    </w:p>
    <w:p w14:paraId="24B09320" w14:textId="77777777" w:rsidR="00C049DF" w:rsidRPr="00840941" w:rsidRDefault="00C049DF" w:rsidP="0027257F">
      <w:pPr>
        <w:pStyle w:val="ListParagraph"/>
        <w:numPr>
          <w:ilvl w:val="2"/>
          <w:numId w:val="45"/>
        </w:numPr>
        <w:ind w:left="2035" w:hanging="357"/>
        <w:rPr>
          <w:lang w:val="it-IT"/>
        </w:rPr>
      </w:pPr>
      <w:r>
        <w:rPr>
          <w:lang w:val="it-IT"/>
        </w:rPr>
        <w:t>“</w:t>
      </w:r>
      <w:r w:rsidRPr="00840941">
        <w:rPr>
          <w:lang w:val="it-IT"/>
        </w:rPr>
        <w:t>Nome</w:t>
      </w:r>
      <w:r>
        <w:rPr>
          <w:lang w:val="it-IT"/>
        </w:rPr>
        <w:t>”</w:t>
      </w:r>
      <w:r w:rsidRPr="00840941">
        <w:rPr>
          <w:lang w:val="it-IT"/>
        </w:rPr>
        <w:t xml:space="preserve"> e </w:t>
      </w:r>
      <w:r>
        <w:rPr>
          <w:lang w:val="it-IT"/>
        </w:rPr>
        <w:t>“</w:t>
      </w:r>
      <w:r w:rsidRPr="00840941">
        <w:rPr>
          <w:lang w:val="it-IT"/>
        </w:rPr>
        <w:t>Cognome</w:t>
      </w:r>
      <w:r>
        <w:rPr>
          <w:lang w:val="it-IT"/>
        </w:rPr>
        <w:t xml:space="preserve">” </w:t>
      </w:r>
      <w:r w:rsidRPr="00840941">
        <w:rPr>
          <w:lang w:val="it-IT"/>
        </w:rPr>
        <w:t>del lead se Persona Fisica</w:t>
      </w:r>
    </w:p>
    <w:p w14:paraId="2508EAF9" w14:textId="77777777" w:rsidR="00C049DF" w:rsidRDefault="00C049DF" w:rsidP="0027257F">
      <w:pPr>
        <w:pStyle w:val="ListParagraph"/>
        <w:numPr>
          <w:ilvl w:val="2"/>
          <w:numId w:val="45"/>
        </w:numPr>
        <w:ind w:left="2035" w:hanging="357"/>
        <w:rPr>
          <w:lang w:val="it-IT"/>
        </w:rPr>
      </w:pPr>
      <w:r w:rsidRPr="00840941">
        <w:rPr>
          <w:lang w:val="it-IT"/>
        </w:rPr>
        <w:t>“Ragione Sociale”</w:t>
      </w:r>
      <w:r>
        <w:rPr>
          <w:lang w:val="it-IT"/>
        </w:rPr>
        <w:t xml:space="preserve"> “P.IVA” del lead se Persona Giuridica</w:t>
      </w:r>
    </w:p>
    <w:p w14:paraId="622B1CB6" w14:textId="2F067C87" w:rsidR="00C049DF" w:rsidRPr="00654B48" w:rsidRDefault="00C049DF" w:rsidP="0027257F">
      <w:pPr>
        <w:pStyle w:val="ListParagraph"/>
        <w:numPr>
          <w:ilvl w:val="1"/>
          <w:numId w:val="11"/>
        </w:numPr>
        <w:rPr>
          <w:lang w:val="it-IT"/>
        </w:rPr>
      </w:pPr>
      <w:r w:rsidRPr="00654B48">
        <w:rPr>
          <w:lang w:val="it-IT"/>
        </w:rPr>
        <w:t xml:space="preserve">Campo </w:t>
      </w:r>
      <w:r w:rsidR="00F521CB">
        <w:rPr>
          <w:lang w:val="it-IT"/>
        </w:rPr>
        <w:t>6</w:t>
      </w:r>
      <w:r w:rsidRPr="00654B48">
        <w:rPr>
          <w:lang w:val="it-IT"/>
        </w:rPr>
        <w:t xml:space="preserve">: </w:t>
      </w:r>
      <w:r>
        <w:rPr>
          <w:lang w:val="it-IT"/>
        </w:rPr>
        <w:t>“</w:t>
      </w:r>
      <w:r w:rsidRPr="00654B48">
        <w:rPr>
          <w:lang w:val="it-IT"/>
        </w:rPr>
        <w:t>Legale Rappresentate</w:t>
      </w:r>
      <w:r>
        <w:rPr>
          <w:lang w:val="it-IT"/>
        </w:rPr>
        <w:t>”</w:t>
      </w:r>
      <w:r w:rsidRPr="00654B48">
        <w:rPr>
          <w:lang w:val="it-IT"/>
        </w:rPr>
        <w:t xml:space="preserve"> solo per lead di Persone giuridiche </w:t>
      </w:r>
    </w:p>
    <w:p w14:paraId="2AF94C2F" w14:textId="26E404F0" w:rsidR="00C049DF" w:rsidRDefault="00C049DF" w:rsidP="0027257F">
      <w:pPr>
        <w:pStyle w:val="ListParagraph"/>
        <w:numPr>
          <w:ilvl w:val="1"/>
          <w:numId w:val="11"/>
        </w:numPr>
        <w:rPr>
          <w:lang w:val="it-IT"/>
        </w:rPr>
      </w:pPr>
      <w:r>
        <w:rPr>
          <w:lang w:val="it-IT"/>
        </w:rPr>
        <w:t xml:space="preserve">Campo </w:t>
      </w:r>
      <w:r w:rsidR="00F521CB">
        <w:rPr>
          <w:lang w:val="it-IT"/>
        </w:rPr>
        <w:t>7</w:t>
      </w:r>
      <w:r>
        <w:rPr>
          <w:lang w:val="it-IT"/>
        </w:rPr>
        <w:t>: “</w:t>
      </w:r>
      <w:r w:rsidRPr="00840941">
        <w:rPr>
          <w:lang w:val="it-IT"/>
        </w:rPr>
        <w:t>NDG</w:t>
      </w:r>
      <w:r>
        <w:rPr>
          <w:lang w:val="it-IT"/>
        </w:rPr>
        <w:t>”</w:t>
      </w:r>
      <w:r w:rsidRPr="00840941">
        <w:rPr>
          <w:lang w:val="it-IT"/>
        </w:rPr>
        <w:t xml:space="preserve"> </w:t>
      </w:r>
    </w:p>
    <w:p w14:paraId="38EC674A" w14:textId="149E2004" w:rsidR="00C049DF" w:rsidRDefault="00C049DF" w:rsidP="0027257F">
      <w:pPr>
        <w:pStyle w:val="ListParagraph"/>
        <w:numPr>
          <w:ilvl w:val="1"/>
          <w:numId w:val="11"/>
        </w:numPr>
        <w:rPr>
          <w:lang w:val="it-IT"/>
        </w:rPr>
      </w:pPr>
      <w:r>
        <w:rPr>
          <w:lang w:val="it-IT"/>
        </w:rPr>
        <w:t xml:space="preserve">Campo </w:t>
      </w:r>
      <w:r w:rsidR="00F521CB">
        <w:rPr>
          <w:lang w:val="it-IT"/>
        </w:rPr>
        <w:t>8</w:t>
      </w:r>
      <w:r>
        <w:rPr>
          <w:lang w:val="it-IT"/>
        </w:rPr>
        <w:t>: “</w:t>
      </w:r>
      <w:r w:rsidRPr="005E342D">
        <w:rPr>
          <w:lang w:val="it-IT"/>
        </w:rPr>
        <w:t xml:space="preserve">Numero di </w:t>
      </w:r>
      <w:r>
        <w:rPr>
          <w:lang w:val="it-IT"/>
        </w:rPr>
        <w:t xml:space="preserve">telefono” </w:t>
      </w:r>
    </w:p>
    <w:p w14:paraId="60434EE8" w14:textId="113EEF1B" w:rsidR="00C049DF" w:rsidRDefault="00C049DF" w:rsidP="0027257F">
      <w:pPr>
        <w:pStyle w:val="ListParagraph"/>
        <w:numPr>
          <w:ilvl w:val="1"/>
          <w:numId w:val="11"/>
        </w:numPr>
        <w:rPr>
          <w:lang w:val="it-IT"/>
        </w:rPr>
      </w:pPr>
      <w:r>
        <w:rPr>
          <w:lang w:val="it-IT"/>
        </w:rPr>
        <w:t xml:space="preserve">Campo </w:t>
      </w:r>
      <w:r w:rsidR="00773BB7">
        <w:rPr>
          <w:lang w:val="it-IT"/>
        </w:rPr>
        <w:t>9</w:t>
      </w:r>
      <w:r>
        <w:rPr>
          <w:lang w:val="it-IT"/>
        </w:rPr>
        <w:t xml:space="preserve">: “E-mail” </w:t>
      </w:r>
    </w:p>
    <w:p w14:paraId="6A3D93D8" w14:textId="1D4B7D07" w:rsidR="00C32508" w:rsidRPr="00C32508" w:rsidRDefault="00C32508" w:rsidP="00C32508">
      <w:pPr>
        <w:pStyle w:val="ListParagraph"/>
        <w:numPr>
          <w:ilvl w:val="0"/>
          <w:numId w:val="11"/>
        </w:numPr>
        <w:rPr>
          <w:lang w:val="it-IT"/>
        </w:rPr>
      </w:pPr>
      <w:r>
        <w:rPr>
          <w:lang w:val="it-IT"/>
        </w:rPr>
        <w:t>Widget riepilogo:</w:t>
      </w:r>
    </w:p>
    <w:p w14:paraId="19E0375F" w14:textId="7602E30F" w:rsidR="00C32508" w:rsidRPr="00D742D3" w:rsidRDefault="00C32508" w:rsidP="00C32508">
      <w:pPr>
        <w:pStyle w:val="ListParagraph"/>
        <w:numPr>
          <w:ilvl w:val="1"/>
          <w:numId w:val="11"/>
        </w:numPr>
        <w:rPr>
          <w:lang w:val="it-IT"/>
        </w:rPr>
      </w:pPr>
      <w:r w:rsidRPr="00D742D3">
        <w:rPr>
          <w:lang w:val="it-IT"/>
        </w:rPr>
        <w:t xml:space="preserve">Campo </w:t>
      </w:r>
      <w:r w:rsidR="00F521CB">
        <w:rPr>
          <w:lang w:val="it-IT"/>
        </w:rPr>
        <w:t>10</w:t>
      </w:r>
      <w:r w:rsidRPr="00D742D3">
        <w:rPr>
          <w:lang w:val="it-IT"/>
        </w:rPr>
        <w:t>: “Codice Lead”</w:t>
      </w:r>
    </w:p>
    <w:p w14:paraId="49B8E631" w14:textId="77777777" w:rsidR="00C32508" w:rsidRPr="00D742D3" w:rsidRDefault="00C32508" w:rsidP="00C32508">
      <w:pPr>
        <w:pStyle w:val="ListParagraph"/>
        <w:numPr>
          <w:ilvl w:val="2"/>
          <w:numId w:val="47"/>
        </w:numPr>
        <w:ind w:left="2035" w:hanging="357"/>
        <w:rPr>
          <w:lang w:val="it-IT"/>
        </w:rPr>
      </w:pPr>
      <w:r w:rsidRPr="00D742D3">
        <w:rPr>
          <w:lang w:val="it-IT"/>
        </w:rPr>
        <w:t xml:space="preserve">Valori ammessi: Codice lead recuperato da sistema </w:t>
      </w:r>
      <w:r>
        <w:rPr>
          <w:lang w:val="it-IT"/>
        </w:rPr>
        <w:t>in formato LD00000000</w:t>
      </w:r>
    </w:p>
    <w:p w14:paraId="0B112F64" w14:textId="36679462" w:rsidR="000E69B9" w:rsidRDefault="000E69B9" w:rsidP="000E69B9">
      <w:pPr>
        <w:pStyle w:val="ListParagraph"/>
        <w:numPr>
          <w:ilvl w:val="1"/>
          <w:numId w:val="47"/>
        </w:numPr>
        <w:rPr>
          <w:lang w:val="it-IT"/>
        </w:rPr>
      </w:pPr>
      <w:r>
        <w:rPr>
          <w:lang w:val="it-IT"/>
        </w:rPr>
        <w:t>Campo 1</w:t>
      </w:r>
      <w:r w:rsidR="00F521CB">
        <w:rPr>
          <w:lang w:val="it-IT"/>
        </w:rPr>
        <w:t>1</w:t>
      </w:r>
      <w:r>
        <w:rPr>
          <w:lang w:val="it-IT"/>
        </w:rPr>
        <w:t>: “Interesse”:</w:t>
      </w:r>
    </w:p>
    <w:p w14:paraId="2D53CABF" w14:textId="2550E221" w:rsidR="000E69B9" w:rsidRPr="00F92512" w:rsidRDefault="000E69B9" w:rsidP="000E69B9">
      <w:pPr>
        <w:pStyle w:val="ListParagraph"/>
        <w:numPr>
          <w:ilvl w:val="2"/>
          <w:numId w:val="47"/>
        </w:numPr>
        <w:rPr>
          <w:lang w:val="it-IT"/>
        </w:rPr>
      </w:pPr>
      <w:r>
        <w:rPr>
          <w:lang w:val="it-IT"/>
        </w:rPr>
        <w:t xml:space="preserve">Valori ammessi: </w:t>
      </w:r>
      <w:r w:rsidRPr="00BB5ED5">
        <w:rPr>
          <w:i/>
          <w:iCs/>
          <w:lang w:val="it-IT"/>
        </w:rPr>
        <w:t>Categoria</w:t>
      </w:r>
      <w:r>
        <w:rPr>
          <w:lang w:val="it-IT"/>
        </w:rPr>
        <w:t xml:space="preserve"> del prodotto di interesse (</w:t>
      </w:r>
      <w:r w:rsidRPr="00F92512">
        <w:rPr>
          <w:lang w:val="it-IT"/>
        </w:rPr>
        <w:fldChar w:fldCharType="begin"/>
      </w:r>
      <w:r w:rsidRPr="00F92512">
        <w:rPr>
          <w:lang w:val="it-IT"/>
        </w:rPr>
        <w:instrText xml:space="preserve"> REF _Ref211845241 \h </w:instrText>
      </w:r>
      <w:r>
        <w:rPr>
          <w:lang w:val="it-IT"/>
        </w:rPr>
        <w:instrText xml:space="preserve"> \* MERGEFORMAT </w:instrText>
      </w:r>
      <w:r w:rsidRPr="00F92512">
        <w:rPr>
          <w:lang w:val="it-IT"/>
        </w:rPr>
      </w:r>
      <w:r w:rsidRPr="00F92512">
        <w:rPr>
          <w:lang w:val="it-IT"/>
        </w:rPr>
        <w:fldChar w:fldCharType="separate"/>
      </w:r>
      <w:r w:rsidRPr="00F92512">
        <w:rPr>
          <w:lang w:val="it-IT"/>
        </w:rPr>
        <w:t>Catalogo prodotti</w:t>
      </w:r>
      <w:r w:rsidRPr="00F92512">
        <w:rPr>
          <w:lang w:val="it-IT"/>
        </w:rPr>
        <w:fldChar w:fldCharType="end"/>
      </w:r>
      <w:r>
        <w:rPr>
          <w:lang w:val="it-IT"/>
        </w:rPr>
        <w:t>)</w:t>
      </w:r>
    </w:p>
    <w:p w14:paraId="69D87C6C" w14:textId="6BB8E6A7" w:rsidR="000E69B9" w:rsidRDefault="000E69B9" w:rsidP="000E69B9">
      <w:pPr>
        <w:pStyle w:val="ListParagraph"/>
        <w:numPr>
          <w:ilvl w:val="1"/>
          <w:numId w:val="47"/>
        </w:numPr>
        <w:rPr>
          <w:lang w:val="it-IT"/>
        </w:rPr>
      </w:pPr>
      <w:r>
        <w:rPr>
          <w:lang w:val="it-IT"/>
        </w:rPr>
        <w:t>Campo 12: “Segmento”:</w:t>
      </w:r>
    </w:p>
    <w:p w14:paraId="76A1A172" w14:textId="02895419" w:rsidR="00C32508" w:rsidRPr="00F521CB" w:rsidRDefault="000E69B9" w:rsidP="00BB5ED5">
      <w:pPr>
        <w:pStyle w:val="ListParagraph"/>
        <w:numPr>
          <w:ilvl w:val="2"/>
          <w:numId w:val="47"/>
        </w:numPr>
        <w:rPr>
          <w:lang w:val="it-IT"/>
        </w:rPr>
      </w:pPr>
      <w:r>
        <w:rPr>
          <w:lang w:val="it-IT"/>
        </w:rPr>
        <w:t>Valori ammessi: Segmento del cliente recuperato da sistema, vuoto altrimenti</w:t>
      </w:r>
    </w:p>
    <w:p w14:paraId="0F69C3A3" w14:textId="1C9E93B3" w:rsidR="00C049DF" w:rsidRDefault="00C049DF" w:rsidP="0027257F">
      <w:pPr>
        <w:pStyle w:val="ListParagraph"/>
        <w:numPr>
          <w:ilvl w:val="1"/>
          <w:numId w:val="11"/>
        </w:numPr>
        <w:rPr>
          <w:lang w:val="it-IT"/>
        </w:rPr>
      </w:pPr>
      <w:r>
        <w:rPr>
          <w:lang w:val="it-IT"/>
        </w:rPr>
        <w:t xml:space="preserve">Campo </w:t>
      </w:r>
      <w:r w:rsidR="00F521CB">
        <w:rPr>
          <w:lang w:val="it-IT"/>
        </w:rPr>
        <w:t>13</w:t>
      </w:r>
      <w:r>
        <w:rPr>
          <w:lang w:val="it-IT"/>
        </w:rPr>
        <w:t>: “</w:t>
      </w:r>
      <w:r w:rsidR="00815E57">
        <w:rPr>
          <w:lang w:val="it-IT"/>
        </w:rPr>
        <w:t>Data di creazione</w:t>
      </w:r>
      <w:r>
        <w:rPr>
          <w:lang w:val="it-IT"/>
        </w:rPr>
        <w:t>”</w:t>
      </w:r>
    </w:p>
    <w:p w14:paraId="67830A45" w14:textId="0A950363" w:rsidR="00C049DF" w:rsidRDefault="00C049DF" w:rsidP="0027257F">
      <w:pPr>
        <w:pStyle w:val="ListParagraph"/>
        <w:numPr>
          <w:ilvl w:val="2"/>
          <w:numId w:val="46"/>
        </w:numPr>
        <w:ind w:left="2035" w:hanging="357"/>
        <w:rPr>
          <w:lang w:val="it-IT"/>
        </w:rPr>
      </w:pPr>
      <w:r>
        <w:rPr>
          <w:lang w:val="it-IT"/>
        </w:rPr>
        <w:t xml:space="preserve">Valori ammessi: </w:t>
      </w:r>
      <w:r w:rsidR="00815E57">
        <w:rPr>
          <w:lang w:val="it-IT"/>
        </w:rPr>
        <w:t>Data ed ora di creazione</w:t>
      </w:r>
    </w:p>
    <w:p w14:paraId="4DE010AA" w14:textId="1D85DF19" w:rsidR="00C049DF" w:rsidRDefault="00C049DF" w:rsidP="0027257F">
      <w:pPr>
        <w:pStyle w:val="ListParagraph"/>
        <w:numPr>
          <w:ilvl w:val="1"/>
          <w:numId w:val="11"/>
        </w:numPr>
        <w:rPr>
          <w:lang w:val="it-IT"/>
        </w:rPr>
      </w:pPr>
      <w:r>
        <w:rPr>
          <w:lang w:val="it-IT"/>
        </w:rPr>
        <w:t>Campo 1</w:t>
      </w:r>
      <w:r w:rsidR="00F521CB">
        <w:rPr>
          <w:lang w:val="it-IT"/>
        </w:rPr>
        <w:t>4</w:t>
      </w:r>
      <w:r>
        <w:rPr>
          <w:lang w:val="it-IT"/>
        </w:rPr>
        <w:t>: “</w:t>
      </w:r>
      <w:r w:rsidR="004900FA">
        <w:rPr>
          <w:lang w:val="it-IT"/>
        </w:rPr>
        <w:t>Score</w:t>
      </w:r>
      <w:r>
        <w:rPr>
          <w:lang w:val="it-IT"/>
        </w:rPr>
        <w:t>”</w:t>
      </w:r>
    </w:p>
    <w:p w14:paraId="27EC2ED6" w14:textId="77777777" w:rsidR="00C049DF" w:rsidRDefault="00C049DF" w:rsidP="0027257F">
      <w:pPr>
        <w:pStyle w:val="ListParagraph"/>
        <w:numPr>
          <w:ilvl w:val="2"/>
          <w:numId w:val="47"/>
        </w:numPr>
        <w:ind w:left="2035" w:hanging="357"/>
        <w:rPr>
          <w:lang w:val="it-IT"/>
        </w:rPr>
      </w:pPr>
      <w:r>
        <w:rPr>
          <w:lang w:val="it-IT"/>
        </w:rPr>
        <w:t>Valori ammessi: “Caldo”, “Tiepido”, “Freddo”</w:t>
      </w:r>
    </w:p>
    <w:p w14:paraId="5867D206" w14:textId="0D53BFFF" w:rsidR="00C049DF" w:rsidRDefault="00C049DF" w:rsidP="00BB5ED5">
      <w:pPr>
        <w:pStyle w:val="ListParagraph"/>
        <w:numPr>
          <w:ilvl w:val="1"/>
          <w:numId w:val="11"/>
        </w:numPr>
        <w:rPr>
          <w:lang w:val="it-IT"/>
        </w:rPr>
      </w:pPr>
      <w:r>
        <w:rPr>
          <w:lang w:val="it-IT"/>
        </w:rPr>
        <w:t>Campo 1</w:t>
      </w:r>
      <w:r w:rsidR="00F521CB">
        <w:rPr>
          <w:lang w:val="it-IT"/>
        </w:rPr>
        <w:t>5</w:t>
      </w:r>
      <w:r>
        <w:rPr>
          <w:lang w:val="it-IT"/>
        </w:rPr>
        <w:t>: “Prodotto”</w:t>
      </w:r>
    </w:p>
    <w:p w14:paraId="21F11F86" w14:textId="6ED88165" w:rsidR="00C049DF" w:rsidRDefault="00C049DF" w:rsidP="00D742D3">
      <w:pPr>
        <w:pStyle w:val="ListParagraph"/>
        <w:numPr>
          <w:ilvl w:val="2"/>
          <w:numId w:val="47"/>
        </w:numPr>
        <w:ind w:left="2035" w:hanging="357"/>
        <w:rPr>
          <w:lang w:val="it-IT"/>
        </w:rPr>
      </w:pPr>
      <w:r>
        <w:rPr>
          <w:lang w:val="it-IT"/>
        </w:rPr>
        <w:t>Valori ammessi: “Nome” del prodotto di interesse (</w:t>
      </w:r>
      <w:r w:rsidRPr="00BB5ED5">
        <w:rPr>
          <w:lang w:val="it-IT"/>
        </w:rPr>
        <w:fldChar w:fldCharType="begin"/>
      </w:r>
      <w:r w:rsidRPr="00BB5ED5">
        <w:rPr>
          <w:lang w:val="it-IT"/>
        </w:rPr>
        <w:instrText xml:space="preserve"> REF _Ref211845241 \h </w:instrText>
      </w:r>
      <w:r w:rsidR="00D742D3">
        <w:rPr>
          <w:lang w:val="it-IT"/>
        </w:rPr>
        <w:instrText xml:space="preserve"> \* MERGEFORMAT </w:instrText>
      </w:r>
      <w:r w:rsidRPr="00BB5ED5">
        <w:rPr>
          <w:lang w:val="it-IT"/>
        </w:rPr>
      </w:r>
      <w:r w:rsidRPr="00BB5ED5">
        <w:rPr>
          <w:lang w:val="it-IT"/>
        </w:rPr>
        <w:fldChar w:fldCharType="separate"/>
      </w:r>
      <w:r w:rsidRPr="00BB5ED5">
        <w:rPr>
          <w:lang w:val="it-IT"/>
        </w:rPr>
        <w:t>Catalogo prodotti</w:t>
      </w:r>
      <w:r w:rsidRPr="00BB5ED5">
        <w:rPr>
          <w:lang w:val="it-IT"/>
        </w:rPr>
        <w:fldChar w:fldCharType="end"/>
      </w:r>
      <w:r>
        <w:rPr>
          <w:lang w:val="it-IT"/>
        </w:rPr>
        <w:t>)</w:t>
      </w:r>
    </w:p>
    <w:p w14:paraId="151D9CD1" w14:textId="77F8F7EB" w:rsidR="004900FA" w:rsidRDefault="004900FA" w:rsidP="00BB5ED5">
      <w:pPr>
        <w:pStyle w:val="ListParagraph"/>
        <w:numPr>
          <w:ilvl w:val="1"/>
          <w:numId w:val="11"/>
        </w:numPr>
        <w:rPr>
          <w:lang w:val="it-IT"/>
        </w:rPr>
      </w:pPr>
      <w:r>
        <w:rPr>
          <w:lang w:val="it-IT"/>
        </w:rPr>
        <w:t xml:space="preserve">Campo </w:t>
      </w:r>
      <w:r w:rsidR="00F521CB">
        <w:rPr>
          <w:lang w:val="it-IT"/>
        </w:rPr>
        <w:t>16</w:t>
      </w:r>
      <w:r>
        <w:rPr>
          <w:lang w:val="it-IT"/>
        </w:rPr>
        <w:t>: “Data di scadenza”</w:t>
      </w:r>
    </w:p>
    <w:p w14:paraId="2C15CC9A" w14:textId="63C9A315" w:rsidR="004900FA" w:rsidRDefault="004900FA" w:rsidP="004900FA">
      <w:pPr>
        <w:pStyle w:val="ListParagraph"/>
        <w:numPr>
          <w:ilvl w:val="2"/>
          <w:numId w:val="47"/>
        </w:numPr>
        <w:rPr>
          <w:ins w:id="701" w:author="Castelli, Alessandro" w:date="2026-02-02T17:28:00Z"/>
          <w:lang w:val="it-IT"/>
        </w:rPr>
      </w:pPr>
      <w:r>
        <w:rPr>
          <w:lang w:val="it-IT"/>
        </w:rPr>
        <w:t>Valori ammessi: Data ed ora di scadenza</w:t>
      </w:r>
    </w:p>
    <w:p w14:paraId="6A923D9E" w14:textId="645BF24E" w:rsidR="00B5193E" w:rsidRDefault="00B5193E" w:rsidP="00B5193E">
      <w:pPr>
        <w:pStyle w:val="ListParagraph"/>
        <w:numPr>
          <w:ilvl w:val="1"/>
          <w:numId w:val="47"/>
        </w:numPr>
        <w:rPr>
          <w:ins w:id="702" w:author="Castelli, Alessandro" w:date="2026-02-02T17:28:00Z"/>
          <w:lang w:val="it-IT"/>
        </w:rPr>
      </w:pPr>
      <w:ins w:id="703" w:author="Castelli, Alessandro" w:date="2026-02-02T17:28:00Z">
        <w:r>
          <w:rPr>
            <w:lang w:val="it-IT"/>
          </w:rPr>
          <w:t>Campo 16: “Data”</w:t>
        </w:r>
      </w:ins>
    </w:p>
    <w:p w14:paraId="0752C0BA" w14:textId="1F7C2874" w:rsidR="00B5193E" w:rsidRDefault="00B5193E" w:rsidP="00B5193E">
      <w:pPr>
        <w:pStyle w:val="ListParagraph"/>
        <w:numPr>
          <w:ilvl w:val="2"/>
          <w:numId w:val="47"/>
        </w:numPr>
        <w:rPr>
          <w:ins w:id="704" w:author="Castelli, Alessandro" w:date="2026-02-02T17:28:00Z"/>
          <w:lang w:val="it-IT"/>
        </w:rPr>
      </w:pPr>
      <w:ins w:id="705" w:author="Castelli, Alessandro" w:date="2026-02-02T17:28:00Z">
        <w:r>
          <w:rPr>
            <w:lang w:val="it-IT"/>
          </w:rPr>
          <w:t xml:space="preserve">Valori ammessi: </w:t>
        </w:r>
      </w:ins>
      <w:proofErr w:type="spellStart"/>
      <w:ins w:id="706" w:author="Castelli, Alessandro" w:date="2026-02-02T17:29:00Z">
        <w:r w:rsidR="00920814">
          <w:rPr>
            <w:lang w:val="it-IT"/>
          </w:rPr>
          <w:t>placeholder</w:t>
        </w:r>
        <w:proofErr w:type="spellEnd"/>
        <w:r w:rsidR="00920814">
          <w:rPr>
            <w:lang w:val="it-IT"/>
          </w:rPr>
          <w:t xml:space="preserve"> </w:t>
        </w:r>
        <w:r w:rsidR="000727F1">
          <w:rPr>
            <w:lang w:val="it-IT"/>
          </w:rPr>
          <w:t>recuperato da Adobe</w:t>
        </w:r>
      </w:ins>
    </w:p>
    <w:p w14:paraId="37C25330" w14:textId="117CCEE1" w:rsidR="00B5193E" w:rsidRDefault="00B5193E" w:rsidP="00B5193E">
      <w:pPr>
        <w:pStyle w:val="ListParagraph"/>
        <w:numPr>
          <w:ilvl w:val="1"/>
          <w:numId w:val="47"/>
        </w:numPr>
        <w:rPr>
          <w:ins w:id="707" w:author="Castelli, Alessandro" w:date="2026-02-02T17:28:00Z"/>
          <w:lang w:val="it-IT"/>
        </w:rPr>
      </w:pPr>
      <w:ins w:id="708" w:author="Castelli, Alessandro" w:date="2026-02-02T17:28:00Z">
        <w:r>
          <w:rPr>
            <w:lang w:val="it-IT"/>
          </w:rPr>
          <w:t>Campo 17: “</w:t>
        </w:r>
      </w:ins>
      <w:ins w:id="709" w:author="Castelli, Alessandro" w:date="2026-02-02T17:30:00Z">
        <w:r w:rsidR="000727F1">
          <w:rPr>
            <w:lang w:val="it-IT"/>
          </w:rPr>
          <w:t>Valore</w:t>
        </w:r>
      </w:ins>
      <w:ins w:id="710" w:author="Castelli, Alessandro" w:date="2026-02-02T17:28:00Z">
        <w:r>
          <w:rPr>
            <w:lang w:val="it-IT"/>
          </w:rPr>
          <w:t>”</w:t>
        </w:r>
      </w:ins>
    </w:p>
    <w:p w14:paraId="34FE2FF4" w14:textId="0E1C6E2B" w:rsidR="00B5193E" w:rsidRPr="000727F1" w:rsidRDefault="00B5193E" w:rsidP="000727F1">
      <w:pPr>
        <w:pStyle w:val="ListParagraph"/>
        <w:numPr>
          <w:ilvl w:val="2"/>
          <w:numId w:val="47"/>
        </w:numPr>
        <w:rPr>
          <w:ins w:id="711" w:author="Castelli, Alessandro" w:date="2026-02-02T17:28:00Z"/>
          <w:lang w:val="it-IT"/>
        </w:rPr>
      </w:pPr>
      <w:ins w:id="712" w:author="Castelli, Alessandro" w:date="2026-02-02T17:28:00Z">
        <w:r>
          <w:rPr>
            <w:lang w:val="it-IT"/>
          </w:rPr>
          <w:t xml:space="preserve">Valori ammessi: </w:t>
        </w:r>
      </w:ins>
      <w:proofErr w:type="spellStart"/>
      <w:ins w:id="713" w:author="Castelli, Alessandro" w:date="2026-02-02T17:30:00Z">
        <w:r w:rsidR="000727F1">
          <w:rPr>
            <w:lang w:val="it-IT"/>
          </w:rPr>
          <w:t>placeholder</w:t>
        </w:r>
        <w:proofErr w:type="spellEnd"/>
        <w:r w:rsidR="000727F1">
          <w:rPr>
            <w:lang w:val="it-IT"/>
          </w:rPr>
          <w:t xml:space="preserve"> recuperato da Adobe</w:t>
        </w:r>
      </w:ins>
    </w:p>
    <w:p w14:paraId="46F2303C" w14:textId="2E30894E" w:rsidR="00B5193E" w:rsidRDefault="00B5193E" w:rsidP="00B5193E">
      <w:pPr>
        <w:pStyle w:val="ListParagraph"/>
        <w:numPr>
          <w:ilvl w:val="1"/>
          <w:numId w:val="47"/>
        </w:numPr>
        <w:rPr>
          <w:ins w:id="714" w:author="Castelli, Alessandro" w:date="2026-02-02T17:28:00Z"/>
          <w:lang w:val="it-IT"/>
        </w:rPr>
      </w:pPr>
      <w:ins w:id="715" w:author="Castelli, Alessandro" w:date="2026-02-02T17:28:00Z">
        <w:r>
          <w:rPr>
            <w:lang w:val="it-IT"/>
          </w:rPr>
          <w:t>Campo 18: “</w:t>
        </w:r>
      </w:ins>
      <w:ins w:id="716" w:author="Castelli, Alessandro" w:date="2026-02-02T17:30:00Z">
        <w:r w:rsidR="000727F1">
          <w:rPr>
            <w:lang w:val="it-IT"/>
          </w:rPr>
          <w:t>Importo</w:t>
        </w:r>
      </w:ins>
      <w:ins w:id="717" w:author="Castelli, Alessandro" w:date="2026-02-02T17:28:00Z">
        <w:r>
          <w:rPr>
            <w:lang w:val="it-IT"/>
          </w:rPr>
          <w:t>”</w:t>
        </w:r>
      </w:ins>
    </w:p>
    <w:p w14:paraId="5431513A" w14:textId="3F271BE0" w:rsidR="00B5193E" w:rsidRPr="000727F1" w:rsidRDefault="00B5193E" w:rsidP="000727F1">
      <w:pPr>
        <w:pStyle w:val="ListParagraph"/>
        <w:numPr>
          <w:ilvl w:val="2"/>
          <w:numId w:val="47"/>
        </w:numPr>
        <w:rPr>
          <w:ins w:id="718" w:author="Castelli, Alessandro" w:date="2026-02-02T17:28:00Z"/>
          <w:lang w:val="it-IT"/>
        </w:rPr>
      </w:pPr>
      <w:ins w:id="719" w:author="Castelli, Alessandro" w:date="2026-02-02T17:28:00Z">
        <w:r>
          <w:rPr>
            <w:lang w:val="it-IT"/>
          </w:rPr>
          <w:t xml:space="preserve">Valori ammessi: </w:t>
        </w:r>
      </w:ins>
      <w:proofErr w:type="spellStart"/>
      <w:ins w:id="720" w:author="Castelli, Alessandro" w:date="2026-02-02T17:30:00Z">
        <w:r w:rsidR="000727F1">
          <w:rPr>
            <w:lang w:val="it-IT"/>
          </w:rPr>
          <w:t>placeholder</w:t>
        </w:r>
        <w:proofErr w:type="spellEnd"/>
        <w:r w:rsidR="000727F1">
          <w:rPr>
            <w:lang w:val="it-IT"/>
          </w:rPr>
          <w:t xml:space="preserve"> recuperato da Adobe</w:t>
        </w:r>
      </w:ins>
    </w:p>
    <w:p w14:paraId="6CB53ABD" w14:textId="450EB7CB" w:rsidR="00B5193E" w:rsidRDefault="00B5193E" w:rsidP="00B5193E">
      <w:pPr>
        <w:pStyle w:val="ListParagraph"/>
        <w:numPr>
          <w:ilvl w:val="1"/>
          <w:numId w:val="47"/>
        </w:numPr>
        <w:rPr>
          <w:ins w:id="721" w:author="Castelli, Alessandro" w:date="2026-02-02T17:28:00Z"/>
          <w:lang w:val="it-IT"/>
        </w:rPr>
      </w:pPr>
      <w:ins w:id="722" w:author="Castelli, Alessandro" w:date="2026-02-02T17:28:00Z">
        <w:r>
          <w:rPr>
            <w:lang w:val="it-IT"/>
          </w:rPr>
          <w:t>Campo 19: “</w:t>
        </w:r>
      </w:ins>
      <w:ins w:id="723" w:author="Castelli, Alessandro" w:date="2026-02-02T17:29:00Z">
        <w:r>
          <w:rPr>
            <w:lang w:val="it-IT"/>
          </w:rPr>
          <w:t>Dettaglio 1</w:t>
        </w:r>
      </w:ins>
      <w:ins w:id="724" w:author="Castelli, Alessandro" w:date="2026-02-02T17:28:00Z">
        <w:r>
          <w:rPr>
            <w:lang w:val="it-IT"/>
          </w:rPr>
          <w:t>”</w:t>
        </w:r>
      </w:ins>
    </w:p>
    <w:p w14:paraId="7F9B56D9" w14:textId="6272D26C" w:rsidR="00B5193E" w:rsidRPr="000727F1" w:rsidRDefault="00B5193E" w:rsidP="000727F1">
      <w:pPr>
        <w:pStyle w:val="ListParagraph"/>
        <w:numPr>
          <w:ilvl w:val="2"/>
          <w:numId w:val="47"/>
        </w:numPr>
        <w:rPr>
          <w:ins w:id="725" w:author="Castelli, Alessandro" w:date="2026-02-02T17:28:00Z"/>
          <w:lang w:val="it-IT"/>
        </w:rPr>
      </w:pPr>
      <w:ins w:id="726" w:author="Castelli, Alessandro" w:date="2026-02-02T17:28:00Z">
        <w:r>
          <w:rPr>
            <w:lang w:val="it-IT"/>
          </w:rPr>
          <w:t xml:space="preserve">Valori ammessi: </w:t>
        </w:r>
      </w:ins>
      <w:proofErr w:type="spellStart"/>
      <w:ins w:id="727" w:author="Castelli, Alessandro" w:date="2026-02-02T17:30:00Z">
        <w:r w:rsidR="000727F1">
          <w:rPr>
            <w:lang w:val="it-IT"/>
          </w:rPr>
          <w:t>placeholder</w:t>
        </w:r>
        <w:proofErr w:type="spellEnd"/>
        <w:r w:rsidR="000727F1">
          <w:rPr>
            <w:lang w:val="it-IT"/>
          </w:rPr>
          <w:t xml:space="preserve"> recuperato da Adobe</w:t>
        </w:r>
      </w:ins>
    </w:p>
    <w:p w14:paraId="061D24FE" w14:textId="15E63EDF" w:rsidR="00B5193E" w:rsidRDefault="00B5193E" w:rsidP="00B5193E">
      <w:pPr>
        <w:pStyle w:val="ListParagraph"/>
        <w:numPr>
          <w:ilvl w:val="1"/>
          <w:numId w:val="47"/>
        </w:numPr>
        <w:rPr>
          <w:ins w:id="728" w:author="Castelli, Alessandro" w:date="2026-02-02T17:28:00Z"/>
          <w:lang w:val="it-IT"/>
        </w:rPr>
      </w:pPr>
      <w:ins w:id="729" w:author="Castelli, Alessandro" w:date="2026-02-02T17:28:00Z">
        <w:r>
          <w:rPr>
            <w:lang w:val="it-IT"/>
          </w:rPr>
          <w:t>Campo 20: “</w:t>
        </w:r>
      </w:ins>
      <w:ins w:id="730" w:author="Castelli, Alessandro" w:date="2026-02-02T17:29:00Z">
        <w:r>
          <w:rPr>
            <w:lang w:val="it-IT"/>
          </w:rPr>
          <w:t>Dettaglio 2</w:t>
        </w:r>
      </w:ins>
      <w:ins w:id="731" w:author="Castelli, Alessandro" w:date="2026-02-02T17:28:00Z">
        <w:r>
          <w:rPr>
            <w:lang w:val="it-IT"/>
          </w:rPr>
          <w:t>”</w:t>
        </w:r>
      </w:ins>
    </w:p>
    <w:p w14:paraId="2720D355" w14:textId="23F80988" w:rsidR="00B5193E" w:rsidRPr="000727F1" w:rsidRDefault="00B5193E" w:rsidP="000727F1">
      <w:pPr>
        <w:pStyle w:val="ListParagraph"/>
        <w:numPr>
          <w:ilvl w:val="2"/>
          <w:numId w:val="47"/>
        </w:numPr>
        <w:rPr>
          <w:ins w:id="732" w:author="Castelli, Alessandro" w:date="2026-02-02T17:28:00Z"/>
          <w:lang w:val="it-IT"/>
        </w:rPr>
      </w:pPr>
      <w:ins w:id="733" w:author="Castelli, Alessandro" w:date="2026-02-02T17:28:00Z">
        <w:r>
          <w:rPr>
            <w:lang w:val="it-IT"/>
          </w:rPr>
          <w:t xml:space="preserve">Valori ammessi: </w:t>
        </w:r>
      </w:ins>
      <w:proofErr w:type="spellStart"/>
      <w:ins w:id="734" w:author="Castelli, Alessandro" w:date="2026-02-02T17:30:00Z">
        <w:r w:rsidR="000727F1">
          <w:rPr>
            <w:lang w:val="it-IT"/>
          </w:rPr>
          <w:t>placeholder</w:t>
        </w:r>
        <w:proofErr w:type="spellEnd"/>
        <w:r w:rsidR="000727F1">
          <w:rPr>
            <w:lang w:val="it-IT"/>
          </w:rPr>
          <w:t xml:space="preserve"> recuperato da Adobe</w:t>
        </w:r>
      </w:ins>
    </w:p>
    <w:p w14:paraId="76E32AC3" w14:textId="404CAD28" w:rsidR="00B5193E" w:rsidDel="00B5193E" w:rsidRDefault="00B5193E" w:rsidP="004900FA">
      <w:pPr>
        <w:pStyle w:val="ListParagraph"/>
        <w:numPr>
          <w:ilvl w:val="2"/>
          <w:numId w:val="47"/>
        </w:numPr>
        <w:rPr>
          <w:del w:id="735" w:author="Castelli, Alessandro" w:date="2026-02-02T17:28:00Z"/>
          <w:lang w:val="it-IT"/>
        </w:rPr>
      </w:pPr>
    </w:p>
    <w:p w14:paraId="6C683B12" w14:textId="77777777" w:rsidR="004900FA" w:rsidRDefault="004900FA" w:rsidP="00BB5ED5">
      <w:pPr>
        <w:pStyle w:val="ListParagraph"/>
        <w:ind w:left="2035"/>
        <w:rPr>
          <w:lang w:val="it-IT"/>
        </w:rPr>
      </w:pPr>
    </w:p>
    <w:p w14:paraId="18A33583" w14:textId="07902112" w:rsidR="004900FA" w:rsidRPr="00D742D3" w:rsidRDefault="004900FA" w:rsidP="00BB5ED5">
      <w:pPr>
        <w:pStyle w:val="ListParagraph"/>
        <w:numPr>
          <w:ilvl w:val="0"/>
          <w:numId w:val="11"/>
        </w:numPr>
        <w:rPr>
          <w:lang w:val="it-IT"/>
        </w:rPr>
      </w:pPr>
      <w:r>
        <w:rPr>
          <w:lang w:val="it-IT"/>
        </w:rPr>
        <w:t>Dove non altrimenti espresso, la pagina segue la struttura e le funzionalità standard D365</w:t>
      </w:r>
    </w:p>
    <w:p w14:paraId="00633FE5" w14:textId="77777777" w:rsidR="00C049DF" w:rsidRDefault="00C049DF" w:rsidP="00BB5ED5">
      <w:pPr>
        <w:pStyle w:val="ListParagraph"/>
        <w:numPr>
          <w:ilvl w:val="0"/>
          <w:numId w:val="11"/>
        </w:numPr>
        <w:rPr>
          <w:lang w:val="it-IT"/>
        </w:rPr>
      </w:pPr>
      <w:r>
        <w:rPr>
          <w:lang w:val="it-IT"/>
        </w:rPr>
        <w:t xml:space="preserve">Si rimanda al capitolo dedicato al </w:t>
      </w:r>
      <w:r w:rsidRPr="00731829">
        <w:rPr>
          <w:u w:val="single"/>
          <w:lang w:val="it-IT"/>
        </w:rPr>
        <w:fldChar w:fldCharType="begin"/>
      </w:r>
      <w:r w:rsidRPr="00731829">
        <w:rPr>
          <w:u w:val="single"/>
          <w:lang w:val="it-IT"/>
        </w:rPr>
        <w:instrText xml:space="preserve"> REF _Ref211960998 \h </w:instrText>
      </w:r>
      <w:r>
        <w:rPr>
          <w:u w:val="single"/>
          <w:lang w:val="it-IT"/>
        </w:rPr>
        <w:instrText xml:space="preserve"> \* MERGEFORMAT </w:instrText>
      </w:r>
      <w:r w:rsidRPr="00731829">
        <w:rPr>
          <w:u w:val="single"/>
          <w:lang w:val="it-IT"/>
        </w:rPr>
      </w:r>
      <w:r w:rsidRPr="00731829">
        <w:rPr>
          <w:u w:val="single"/>
          <w:lang w:val="it-IT"/>
        </w:rPr>
        <w:fldChar w:fldCharType="separate"/>
      </w:r>
      <w:r w:rsidRPr="00731829">
        <w:rPr>
          <w:u w:val="single"/>
          <w:lang w:val="it-IT"/>
        </w:rPr>
        <w:t>Focus Lead mutui</w:t>
      </w:r>
      <w:r w:rsidRPr="00731829">
        <w:rPr>
          <w:u w:val="single"/>
          <w:lang w:val="it-IT"/>
        </w:rPr>
        <w:fldChar w:fldCharType="end"/>
      </w:r>
      <w:r>
        <w:rPr>
          <w:lang w:val="it-IT"/>
        </w:rPr>
        <w:t xml:space="preserve"> per i dettagli sui requisiti specifici caratterizzanti questa classe di lead in riferimento alla sezione prodotti di interesse</w:t>
      </w:r>
    </w:p>
    <w:bookmarkEnd w:id="695"/>
    <w:p w14:paraId="6BACB7FC" w14:textId="77777777" w:rsidR="00C049DF" w:rsidRDefault="00C049DF" w:rsidP="00C049DF">
      <w:pPr>
        <w:ind w:left="567"/>
        <w:rPr>
          <w:lang w:val="it-IT"/>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C049DF" w:rsidRPr="00D27F64" w14:paraId="716ACED0" w14:textId="77777777" w:rsidTr="00421E6C">
        <w:trPr>
          <w:trHeight w:val="318"/>
        </w:trPr>
        <w:tc>
          <w:tcPr>
            <w:tcW w:w="962" w:type="dxa"/>
            <w:noWrap/>
          </w:tcPr>
          <w:p w14:paraId="5C1B1ED4" w14:textId="77777777" w:rsidR="00C049DF" w:rsidRPr="004B0B96" w:rsidRDefault="00C049DF" w:rsidP="002D0E67">
            <w:pPr>
              <w:rPr>
                <w:rFonts w:eastAsia="Times New Roman" w:cstheme="minorHAnsi"/>
                <w:color w:val="000000"/>
                <w:kern w:val="0"/>
                <w:szCs w:val="24"/>
                <w:lang w:val="en-US"/>
                <w14:ligatures w14:val="none"/>
              </w:rPr>
            </w:pPr>
            <w:bookmarkStart w:id="736" w:name="_Hlk211957438"/>
            <w:bookmarkEnd w:id="700"/>
            <w:r w:rsidRPr="00FF55DF">
              <w:rPr>
                <w:b/>
                <w:bCs/>
              </w:rPr>
              <w:t>ID</w:t>
            </w:r>
          </w:p>
        </w:tc>
        <w:tc>
          <w:tcPr>
            <w:tcW w:w="963" w:type="dxa"/>
            <w:noWrap/>
          </w:tcPr>
          <w:p w14:paraId="177A9498" w14:textId="77777777" w:rsidR="00C049DF" w:rsidRPr="004B0B96" w:rsidRDefault="00C049DF" w:rsidP="002D0E67">
            <w:pPr>
              <w:rPr>
                <w:rFonts w:eastAsia="Times New Roman" w:cstheme="minorHAnsi"/>
                <w:color w:val="000000"/>
                <w:kern w:val="0"/>
                <w:szCs w:val="24"/>
                <w:lang w:val="en-US"/>
                <w14:ligatures w14:val="none"/>
              </w:rPr>
            </w:pPr>
            <w:r w:rsidRPr="00FF55DF">
              <w:rPr>
                <w:b/>
                <w:bCs/>
              </w:rPr>
              <w:t>Campo</w:t>
            </w:r>
          </w:p>
        </w:tc>
        <w:tc>
          <w:tcPr>
            <w:tcW w:w="963" w:type="dxa"/>
            <w:noWrap/>
          </w:tcPr>
          <w:p w14:paraId="54A33C12" w14:textId="77777777" w:rsidR="00C049DF" w:rsidRPr="004B0B96" w:rsidRDefault="00C049DF" w:rsidP="002D0E67">
            <w:pPr>
              <w:rPr>
                <w:rFonts w:eastAsia="Times New Roman" w:cstheme="minorHAnsi"/>
                <w:color w:val="000000"/>
                <w:kern w:val="0"/>
                <w:szCs w:val="24"/>
                <w:lang w:val="en-US"/>
                <w14:ligatures w14:val="none"/>
              </w:rPr>
            </w:pPr>
            <w:r w:rsidRPr="00FF55DF">
              <w:rPr>
                <w:b/>
                <w:bCs/>
              </w:rPr>
              <w:t>Tipo</w:t>
            </w:r>
          </w:p>
        </w:tc>
        <w:tc>
          <w:tcPr>
            <w:tcW w:w="963" w:type="dxa"/>
            <w:noWrap/>
          </w:tcPr>
          <w:p w14:paraId="154468DE" w14:textId="77777777" w:rsidR="00C049DF" w:rsidRPr="004B0B96" w:rsidRDefault="00C049DF" w:rsidP="002D0E67">
            <w:pPr>
              <w:rPr>
                <w:rFonts w:eastAsia="Times New Roman" w:cstheme="minorHAnsi"/>
                <w:color w:val="000000"/>
                <w:kern w:val="0"/>
                <w:szCs w:val="24"/>
                <w:lang w:val="en-US"/>
                <w14:ligatures w14:val="none"/>
              </w:rPr>
            </w:pPr>
            <w:proofErr w:type="spellStart"/>
            <w:r w:rsidRPr="00FF55DF">
              <w:rPr>
                <w:b/>
                <w:bCs/>
              </w:rPr>
              <w:t>Modificabile</w:t>
            </w:r>
            <w:proofErr w:type="spellEnd"/>
          </w:p>
        </w:tc>
        <w:tc>
          <w:tcPr>
            <w:tcW w:w="963" w:type="dxa"/>
            <w:noWrap/>
          </w:tcPr>
          <w:p w14:paraId="7C77B674" w14:textId="77777777" w:rsidR="00C049DF" w:rsidRPr="004B0B96" w:rsidRDefault="00C049DF" w:rsidP="002D0E67">
            <w:pPr>
              <w:rPr>
                <w:rFonts w:eastAsia="Times New Roman" w:cstheme="minorHAnsi"/>
                <w:color w:val="000000"/>
                <w:kern w:val="0"/>
                <w:szCs w:val="24"/>
                <w:lang w:val="en-US"/>
                <w14:ligatures w14:val="none"/>
              </w:rPr>
            </w:pPr>
            <w:proofErr w:type="spellStart"/>
            <w:r w:rsidRPr="00FF55DF">
              <w:rPr>
                <w:b/>
                <w:bCs/>
              </w:rPr>
              <w:t>Obbligo</w:t>
            </w:r>
            <w:proofErr w:type="spellEnd"/>
          </w:p>
        </w:tc>
        <w:tc>
          <w:tcPr>
            <w:tcW w:w="962" w:type="dxa"/>
            <w:noWrap/>
          </w:tcPr>
          <w:p w14:paraId="179F8DFC" w14:textId="77777777" w:rsidR="00C049DF" w:rsidRPr="004B0B96" w:rsidRDefault="00C049DF" w:rsidP="002D0E67">
            <w:pPr>
              <w:rPr>
                <w:rFonts w:eastAsia="Times New Roman" w:cstheme="minorHAnsi"/>
                <w:color w:val="000000"/>
                <w:kern w:val="0"/>
                <w:szCs w:val="24"/>
                <w:lang w:val="en-US"/>
                <w14:ligatures w14:val="none"/>
              </w:rPr>
            </w:pPr>
            <w:r w:rsidRPr="00FF55DF">
              <w:rPr>
                <w:b/>
                <w:bCs/>
              </w:rPr>
              <w:t>Formato</w:t>
            </w:r>
          </w:p>
        </w:tc>
        <w:tc>
          <w:tcPr>
            <w:tcW w:w="963" w:type="dxa"/>
            <w:noWrap/>
          </w:tcPr>
          <w:p w14:paraId="5F16AA2D" w14:textId="77777777" w:rsidR="00C049DF" w:rsidRPr="004B0B96" w:rsidRDefault="00C049DF" w:rsidP="002D0E67">
            <w:pPr>
              <w:rPr>
                <w:rFonts w:eastAsia="Times New Roman" w:cstheme="minorHAnsi"/>
                <w:color w:val="000000"/>
                <w:kern w:val="0"/>
                <w:szCs w:val="24"/>
                <w:lang w:val="en-US"/>
                <w14:ligatures w14:val="none"/>
              </w:rPr>
            </w:pPr>
            <w:r w:rsidRPr="00FF55DF">
              <w:rPr>
                <w:b/>
                <w:bCs/>
              </w:rPr>
              <w:t xml:space="preserve">Valori </w:t>
            </w:r>
            <w:proofErr w:type="spellStart"/>
            <w:r w:rsidRPr="00FF55DF">
              <w:rPr>
                <w:b/>
                <w:bCs/>
              </w:rPr>
              <w:t>ammessi</w:t>
            </w:r>
            <w:proofErr w:type="spellEnd"/>
          </w:p>
        </w:tc>
        <w:tc>
          <w:tcPr>
            <w:tcW w:w="963" w:type="dxa"/>
            <w:noWrap/>
          </w:tcPr>
          <w:p w14:paraId="038B71F1" w14:textId="77777777" w:rsidR="00C049DF" w:rsidRPr="004B0B96" w:rsidRDefault="00C049DF" w:rsidP="002D0E67">
            <w:pPr>
              <w:rPr>
                <w:rFonts w:eastAsia="Times New Roman" w:cstheme="minorHAnsi"/>
                <w:color w:val="000000"/>
                <w:kern w:val="0"/>
                <w:szCs w:val="24"/>
                <w:lang w:val="en-US"/>
                <w14:ligatures w14:val="none"/>
              </w:rPr>
            </w:pPr>
            <w:proofErr w:type="spellStart"/>
            <w:r w:rsidRPr="00FF55DF">
              <w:rPr>
                <w:b/>
                <w:bCs/>
              </w:rPr>
              <w:t>Validazione</w:t>
            </w:r>
            <w:proofErr w:type="spellEnd"/>
            <w:r w:rsidRPr="00FF55DF">
              <w:rPr>
                <w:b/>
                <w:bCs/>
              </w:rPr>
              <w:t xml:space="preserve"> / </w:t>
            </w:r>
            <w:proofErr w:type="spellStart"/>
            <w:r w:rsidRPr="00FF55DF">
              <w:rPr>
                <w:b/>
                <w:bCs/>
              </w:rPr>
              <w:t>Regole</w:t>
            </w:r>
            <w:proofErr w:type="spellEnd"/>
            <w:r w:rsidRPr="00FF55DF">
              <w:rPr>
                <w:b/>
                <w:bCs/>
              </w:rPr>
              <w:t xml:space="preserve"> di </w:t>
            </w:r>
            <w:proofErr w:type="spellStart"/>
            <w:r w:rsidRPr="00FF55DF">
              <w:rPr>
                <w:b/>
                <w:bCs/>
              </w:rPr>
              <w:t>valorizzazione</w:t>
            </w:r>
            <w:proofErr w:type="spellEnd"/>
          </w:p>
        </w:tc>
        <w:tc>
          <w:tcPr>
            <w:tcW w:w="963" w:type="dxa"/>
            <w:noWrap/>
          </w:tcPr>
          <w:p w14:paraId="179EEC1E" w14:textId="77777777" w:rsidR="00C049DF" w:rsidRPr="00D27F64" w:rsidRDefault="00C049DF" w:rsidP="002D0E67">
            <w:pPr>
              <w:rPr>
                <w:rFonts w:ascii="Aptos Narrow" w:eastAsia="Times New Roman" w:hAnsi="Aptos Narrow" w:cs="Times New Roman"/>
                <w:color w:val="000000"/>
                <w:kern w:val="0"/>
                <w:szCs w:val="24"/>
                <w:lang w:val="en-US"/>
                <w14:ligatures w14:val="none"/>
              </w:rPr>
            </w:pPr>
            <w:proofErr w:type="spellStart"/>
            <w:r w:rsidRPr="00FF55DF">
              <w:rPr>
                <w:b/>
                <w:bCs/>
              </w:rPr>
              <w:t>Msg</w:t>
            </w:r>
            <w:proofErr w:type="spellEnd"/>
            <w:r w:rsidRPr="00FF55DF">
              <w:rPr>
                <w:b/>
                <w:bCs/>
              </w:rPr>
              <w:t xml:space="preserve"> </w:t>
            </w:r>
            <w:proofErr w:type="spellStart"/>
            <w:r w:rsidRPr="00FF55DF">
              <w:rPr>
                <w:b/>
                <w:bCs/>
              </w:rPr>
              <w:t>errore</w:t>
            </w:r>
            <w:proofErr w:type="spellEnd"/>
          </w:p>
        </w:tc>
        <w:tc>
          <w:tcPr>
            <w:tcW w:w="963" w:type="dxa"/>
            <w:noWrap/>
          </w:tcPr>
          <w:p w14:paraId="46D4EBE7" w14:textId="77777777" w:rsidR="00C049DF" w:rsidRPr="00D27F64" w:rsidRDefault="00C049DF" w:rsidP="002D0E67">
            <w:pPr>
              <w:rPr>
                <w:rFonts w:ascii="Aptos Narrow" w:eastAsia="Times New Roman" w:hAnsi="Aptos Narrow" w:cs="Times New Roman"/>
                <w:color w:val="000000"/>
                <w:kern w:val="0"/>
                <w:szCs w:val="24"/>
                <w:lang w:val="en-US"/>
                <w14:ligatures w14:val="none"/>
              </w:rPr>
            </w:pPr>
            <w:r w:rsidRPr="00FF55DF">
              <w:rPr>
                <w:b/>
                <w:bCs/>
              </w:rPr>
              <w:t xml:space="preserve">Quando </w:t>
            </w:r>
            <w:proofErr w:type="spellStart"/>
            <w:r w:rsidRPr="00FF55DF">
              <w:rPr>
                <w:b/>
                <w:bCs/>
              </w:rPr>
              <w:t>errore</w:t>
            </w:r>
            <w:proofErr w:type="spellEnd"/>
          </w:p>
        </w:tc>
      </w:tr>
      <w:tr w:rsidR="00337800" w:rsidRPr="0006737A" w14:paraId="2B91908A" w14:textId="77777777" w:rsidTr="00421E6C">
        <w:trPr>
          <w:trHeight w:val="318"/>
        </w:trPr>
        <w:tc>
          <w:tcPr>
            <w:tcW w:w="962" w:type="dxa"/>
            <w:noWrap/>
          </w:tcPr>
          <w:p w14:paraId="530196F7" w14:textId="19F9E0BD" w:rsidR="00337800" w:rsidRPr="008D7985" w:rsidRDefault="00337800" w:rsidP="00337800">
            <w:r>
              <w:t>C1</w:t>
            </w:r>
          </w:p>
        </w:tc>
        <w:tc>
          <w:tcPr>
            <w:tcW w:w="963" w:type="dxa"/>
            <w:noWrap/>
          </w:tcPr>
          <w:p w14:paraId="7F095233" w14:textId="51C00D1B" w:rsidR="00337800" w:rsidRPr="008D7985" w:rsidRDefault="00337800" w:rsidP="00337800">
            <w:r>
              <w:t>Lead</w:t>
            </w:r>
          </w:p>
        </w:tc>
        <w:tc>
          <w:tcPr>
            <w:tcW w:w="963" w:type="dxa"/>
            <w:noWrap/>
          </w:tcPr>
          <w:p w14:paraId="23A371E1" w14:textId="4FC39FD9" w:rsidR="00337800" w:rsidRPr="00221C3E" w:rsidRDefault="00337800" w:rsidP="00337800">
            <w:r w:rsidRPr="004B0B96">
              <w:rPr>
                <w:rFonts w:eastAsia="Times New Roman" w:cstheme="minorHAnsi"/>
                <w:color w:val="000000"/>
                <w:kern w:val="0"/>
                <w:szCs w:val="24"/>
                <w:lang w:val="en-US"/>
                <w14:ligatures w14:val="none"/>
              </w:rPr>
              <w:t xml:space="preserve">Output da </w:t>
            </w:r>
            <w:proofErr w:type="spellStart"/>
            <w:r w:rsidRPr="004B0B96">
              <w:rPr>
                <w:rFonts w:eastAsia="Times New Roman" w:cstheme="minorHAnsi"/>
                <w:color w:val="000000"/>
                <w:kern w:val="0"/>
                <w:szCs w:val="24"/>
                <w:lang w:val="en-US"/>
                <w14:ligatures w14:val="none"/>
              </w:rPr>
              <w:t>sistema</w:t>
            </w:r>
            <w:proofErr w:type="spellEnd"/>
          </w:p>
        </w:tc>
        <w:tc>
          <w:tcPr>
            <w:tcW w:w="963" w:type="dxa"/>
            <w:noWrap/>
          </w:tcPr>
          <w:p w14:paraId="5054883F" w14:textId="1ED815E9" w:rsidR="00337800" w:rsidRDefault="00337800" w:rsidP="00337800">
            <w:r>
              <w:t>No</w:t>
            </w:r>
          </w:p>
        </w:tc>
        <w:tc>
          <w:tcPr>
            <w:tcW w:w="963" w:type="dxa"/>
            <w:noWrap/>
          </w:tcPr>
          <w:p w14:paraId="55FBCBFA" w14:textId="62CD4975" w:rsidR="00337800" w:rsidRDefault="00337800" w:rsidP="00337800">
            <w:proofErr w:type="spellStart"/>
            <w:r>
              <w:t>Sì</w:t>
            </w:r>
            <w:proofErr w:type="spellEnd"/>
          </w:p>
        </w:tc>
        <w:tc>
          <w:tcPr>
            <w:tcW w:w="962" w:type="dxa"/>
            <w:noWrap/>
          </w:tcPr>
          <w:p w14:paraId="37CD0FA9" w14:textId="78880815" w:rsidR="00337800" w:rsidRPr="00EE237D" w:rsidRDefault="00337800" w:rsidP="00337800">
            <w:pPr>
              <w:rPr>
                <w:lang w:val="it-IT"/>
              </w:rPr>
            </w:pPr>
            <w:r>
              <w:t xml:space="preserve">Lista </w:t>
            </w:r>
            <w:proofErr w:type="spellStart"/>
            <w:r>
              <w:t>valori</w:t>
            </w:r>
            <w:proofErr w:type="spellEnd"/>
          </w:p>
        </w:tc>
        <w:tc>
          <w:tcPr>
            <w:tcW w:w="963" w:type="dxa"/>
            <w:noWrap/>
          </w:tcPr>
          <w:p w14:paraId="50DE9811" w14:textId="15AB1421" w:rsidR="00337800" w:rsidRPr="00FF55DF" w:rsidRDefault="00337800" w:rsidP="00337800">
            <w:pPr>
              <w:rPr>
                <w:bCs/>
                <w:lang w:val="it-IT"/>
              </w:rPr>
            </w:pPr>
            <w:r w:rsidRPr="004B0B96">
              <w:rPr>
                <w:rFonts w:eastAsia="Times New Roman" w:cstheme="minorHAnsi"/>
                <w:color w:val="000000"/>
                <w:kern w:val="0"/>
                <w:szCs w:val="24"/>
                <w:lang w:val="it-IT"/>
                <w14:ligatures w14:val="none"/>
              </w:rPr>
              <w:t>Da configurazione (“Classificazione di lead per flusso di origine”)</w:t>
            </w:r>
          </w:p>
        </w:tc>
        <w:tc>
          <w:tcPr>
            <w:tcW w:w="963" w:type="dxa"/>
            <w:noWrap/>
          </w:tcPr>
          <w:p w14:paraId="067C9D92" w14:textId="77777777" w:rsidR="00337800" w:rsidRPr="00280883" w:rsidRDefault="00337800" w:rsidP="00337800">
            <w:pPr>
              <w:rPr>
                <w:lang w:val="it-IT"/>
              </w:rPr>
            </w:pPr>
          </w:p>
        </w:tc>
        <w:tc>
          <w:tcPr>
            <w:tcW w:w="963" w:type="dxa"/>
            <w:noWrap/>
          </w:tcPr>
          <w:p w14:paraId="75B591E6" w14:textId="77777777" w:rsidR="00337800" w:rsidRPr="00280883" w:rsidRDefault="00337800" w:rsidP="00337800">
            <w:pPr>
              <w:rPr>
                <w:lang w:val="it-IT"/>
              </w:rPr>
            </w:pPr>
          </w:p>
        </w:tc>
        <w:tc>
          <w:tcPr>
            <w:tcW w:w="963" w:type="dxa"/>
            <w:noWrap/>
          </w:tcPr>
          <w:p w14:paraId="51AB16AB" w14:textId="77777777" w:rsidR="00337800" w:rsidRPr="00280883" w:rsidRDefault="00337800" w:rsidP="00337800">
            <w:pPr>
              <w:rPr>
                <w:b/>
                <w:lang w:val="it-IT"/>
              </w:rPr>
            </w:pPr>
          </w:p>
        </w:tc>
      </w:tr>
      <w:tr w:rsidR="00337800" w:rsidRPr="00337800" w14:paraId="763E563E" w14:textId="77777777" w:rsidTr="00421E6C">
        <w:trPr>
          <w:trHeight w:val="318"/>
        </w:trPr>
        <w:tc>
          <w:tcPr>
            <w:tcW w:w="962" w:type="dxa"/>
            <w:noWrap/>
          </w:tcPr>
          <w:p w14:paraId="3FD916B5" w14:textId="4052FC96" w:rsidR="00337800" w:rsidRPr="00BB5ED5" w:rsidRDefault="00337800" w:rsidP="00337800">
            <w:pPr>
              <w:rPr>
                <w:lang w:val="it-IT"/>
              </w:rPr>
            </w:pPr>
            <w:r>
              <w:t>C2</w:t>
            </w:r>
          </w:p>
        </w:tc>
        <w:tc>
          <w:tcPr>
            <w:tcW w:w="963" w:type="dxa"/>
            <w:noWrap/>
          </w:tcPr>
          <w:p w14:paraId="0648E517" w14:textId="394EE9C3" w:rsidR="00337800" w:rsidRPr="00BB5ED5" w:rsidRDefault="00337800" w:rsidP="00337800">
            <w:pPr>
              <w:rPr>
                <w:lang w:val="it-IT"/>
              </w:rPr>
            </w:pPr>
            <w:r>
              <w:t>Stato</w:t>
            </w:r>
          </w:p>
        </w:tc>
        <w:tc>
          <w:tcPr>
            <w:tcW w:w="963" w:type="dxa"/>
            <w:noWrap/>
          </w:tcPr>
          <w:p w14:paraId="358953D6" w14:textId="3CEB9E26" w:rsidR="00337800" w:rsidRPr="00BB5ED5" w:rsidRDefault="00337800" w:rsidP="00337800">
            <w:pPr>
              <w:rPr>
                <w:lang w:val="it-IT"/>
              </w:rPr>
            </w:pPr>
            <w:r w:rsidRPr="00022157">
              <w:t xml:space="preserve">Output da </w:t>
            </w:r>
            <w:del w:id="737" w:author="Stefania Perfetto" w:date="2026-01-20T16:56:00Z">
              <w:r w:rsidRPr="00022157" w:rsidDel="00DD2F4F">
                <w:delText>sistema</w:delText>
              </w:r>
            </w:del>
            <w:ins w:id="738" w:author="Stefania Perfetto" w:date="2026-01-20T16:56:00Z">
              <w:r w:rsidR="00DD2F4F">
                <w:t>Sistema</w:t>
              </w:r>
            </w:ins>
          </w:p>
        </w:tc>
        <w:tc>
          <w:tcPr>
            <w:tcW w:w="963" w:type="dxa"/>
            <w:noWrap/>
          </w:tcPr>
          <w:p w14:paraId="70620039" w14:textId="4E1896C6" w:rsidR="00337800" w:rsidRPr="00BB5ED5" w:rsidRDefault="00337800" w:rsidP="00337800">
            <w:pPr>
              <w:rPr>
                <w:lang w:val="it-IT"/>
              </w:rPr>
            </w:pPr>
            <w:r w:rsidRPr="00D8046F">
              <w:t>No</w:t>
            </w:r>
          </w:p>
        </w:tc>
        <w:tc>
          <w:tcPr>
            <w:tcW w:w="963" w:type="dxa"/>
            <w:noWrap/>
          </w:tcPr>
          <w:p w14:paraId="7AAF6F7B" w14:textId="205D03D9" w:rsidR="00337800" w:rsidRPr="00BB5ED5" w:rsidRDefault="00337800" w:rsidP="00337800">
            <w:pPr>
              <w:rPr>
                <w:lang w:val="it-IT"/>
              </w:rPr>
            </w:pPr>
            <w:proofErr w:type="spellStart"/>
            <w:r w:rsidRPr="004C6943">
              <w:t>Sì</w:t>
            </w:r>
            <w:proofErr w:type="spellEnd"/>
          </w:p>
        </w:tc>
        <w:tc>
          <w:tcPr>
            <w:tcW w:w="962" w:type="dxa"/>
            <w:noWrap/>
          </w:tcPr>
          <w:p w14:paraId="3754CDBA" w14:textId="2B694E1C" w:rsidR="00337800" w:rsidRPr="00EE237D" w:rsidRDefault="00337800" w:rsidP="00337800">
            <w:pPr>
              <w:rPr>
                <w:lang w:val="it-IT"/>
              </w:rPr>
            </w:pPr>
            <w:r>
              <w:t xml:space="preserve">Lista </w:t>
            </w:r>
            <w:proofErr w:type="spellStart"/>
            <w:r>
              <w:t>valori</w:t>
            </w:r>
            <w:proofErr w:type="spellEnd"/>
          </w:p>
        </w:tc>
        <w:tc>
          <w:tcPr>
            <w:tcW w:w="963" w:type="dxa"/>
            <w:noWrap/>
          </w:tcPr>
          <w:p w14:paraId="4B651EC7" w14:textId="01E65D72" w:rsidR="00337800" w:rsidRPr="00FF55DF" w:rsidRDefault="00337800" w:rsidP="00337800">
            <w:pPr>
              <w:rPr>
                <w:bCs/>
                <w:lang w:val="it-IT"/>
              </w:rPr>
            </w:pPr>
            <w:r>
              <w:t xml:space="preserve">“Open”, “In </w:t>
            </w:r>
            <w:proofErr w:type="spellStart"/>
            <w:r>
              <w:t>lavorazione</w:t>
            </w:r>
            <w:proofErr w:type="spellEnd"/>
            <w:r>
              <w:t>”</w:t>
            </w:r>
          </w:p>
        </w:tc>
        <w:tc>
          <w:tcPr>
            <w:tcW w:w="963" w:type="dxa"/>
            <w:noWrap/>
          </w:tcPr>
          <w:p w14:paraId="015A99B4" w14:textId="77777777" w:rsidR="00337800" w:rsidRPr="00280883" w:rsidRDefault="00337800" w:rsidP="00337800">
            <w:pPr>
              <w:rPr>
                <w:lang w:val="it-IT"/>
              </w:rPr>
            </w:pPr>
          </w:p>
        </w:tc>
        <w:tc>
          <w:tcPr>
            <w:tcW w:w="963" w:type="dxa"/>
            <w:noWrap/>
          </w:tcPr>
          <w:p w14:paraId="0BC746F7" w14:textId="77777777" w:rsidR="00337800" w:rsidRPr="00280883" w:rsidRDefault="00337800" w:rsidP="00337800">
            <w:pPr>
              <w:rPr>
                <w:lang w:val="it-IT"/>
              </w:rPr>
            </w:pPr>
          </w:p>
        </w:tc>
        <w:tc>
          <w:tcPr>
            <w:tcW w:w="963" w:type="dxa"/>
            <w:noWrap/>
          </w:tcPr>
          <w:p w14:paraId="76FA2A86" w14:textId="77777777" w:rsidR="00337800" w:rsidRPr="00280883" w:rsidRDefault="00337800" w:rsidP="00337800">
            <w:pPr>
              <w:rPr>
                <w:b/>
                <w:lang w:val="it-IT"/>
              </w:rPr>
            </w:pPr>
          </w:p>
        </w:tc>
      </w:tr>
      <w:tr w:rsidR="00337800" w:rsidRPr="0006737A" w14:paraId="6468595E" w14:textId="77777777" w:rsidTr="00421E6C">
        <w:trPr>
          <w:trHeight w:val="318"/>
        </w:trPr>
        <w:tc>
          <w:tcPr>
            <w:tcW w:w="962" w:type="dxa"/>
            <w:noWrap/>
          </w:tcPr>
          <w:p w14:paraId="61B231E2" w14:textId="4DC9A115" w:rsidR="00337800" w:rsidRPr="00BB5ED5" w:rsidRDefault="00337800" w:rsidP="00337800">
            <w:pPr>
              <w:rPr>
                <w:lang w:val="it-IT"/>
              </w:rPr>
            </w:pPr>
            <w:r>
              <w:t>C3</w:t>
            </w:r>
          </w:p>
        </w:tc>
        <w:tc>
          <w:tcPr>
            <w:tcW w:w="963" w:type="dxa"/>
            <w:noWrap/>
          </w:tcPr>
          <w:p w14:paraId="0C309102" w14:textId="03173623" w:rsidR="00337800" w:rsidRPr="00BB5ED5" w:rsidRDefault="00337800" w:rsidP="00337800">
            <w:pPr>
              <w:rPr>
                <w:lang w:val="it-IT"/>
              </w:rPr>
            </w:pPr>
            <w:r>
              <w:t xml:space="preserve">In </w:t>
            </w:r>
            <w:proofErr w:type="spellStart"/>
            <w:r>
              <w:t>carico</w:t>
            </w:r>
            <w:proofErr w:type="spellEnd"/>
            <w:r>
              <w:t xml:space="preserve"> a</w:t>
            </w:r>
          </w:p>
        </w:tc>
        <w:tc>
          <w:tcPr>
            <w:tcW w:w="963" w:type="dxa"/>
            <w:noWrap/>
          </w:tcPr>
          <w:p w14:paraId="3E37AE67" w14:textId="5E14A27F" w:rsidR="00337800" w:rsidRPr="00BB5ED5" w:rsidRDefault="00337800" w:rsidP="00337800">
            <w:pPr>
              <w:rPr>
                <w:lang w:val="it-IT"/>
              </w:rPr>
            </w:pPr>
            <w:r w:rsidRPr="00022157">
              <w:t xml:space="preserve">Output da </w:t>
            </w:r>
            <w:del w:id="739" w:author="Stefania Perfetto" w:date="2026-01-20T16:56:00Z">
              <w:r w:rsidRPr="00022157" w:rsidDel="00DD2F4F">
                <w:delText>sistema</w:delText>
              </w:r>
            </w:del>
            <w:ins w:id="740" w:author="Stefania Perfetto" w:date="2026-01-20T16:56:00Z">
              <w:r w:rsidR="00DD2F4F">
                <w:t>Sistema</w:t>
              </w:r>
            </w:ins>
          </w:p>
        </w:tc>
        <w:tc>
          <w:tcPr>
            <w:tcW w:w="963" w:type="dxa"/>
            <w:noWrap/>
          </w:tcPr>
          <w:p w14:paraId="792A737D" w14:textId="755D10CF" w:rsidR="00337800" w:rsidRPr="00BB5ED5" w:rsidRDefault="00337800" w:rsidP="00337800">
            <w:pPr>
              <w:rPr>
                <w:lang w:val="it-IT"/>
              </w:rPr>
            </w:pPr>
            <w:r w:rsidRPr="00D8046F">
              <w:t>No</w:t>
            </w:r>
          </w:p>
        </w:tc>
        <w:tc>
          <w:tcPr>
            <w:tcW w:w="963" w:type="dxa"/>
            <w:noWrap/>
          </w:tcPr>
          <w:p w14:paraId="6C9D8CF3" w14:textId="0E5ABE07" w:rsidR="00337800" w:rsidRPr="00BB5ED5" w:rsidRDefault="00337800" w:rsidP="00337800">
            <w:pPr>
              <w:rPr>
                <w:lang w:val="it-IT"/>
              </w:rPr>
            </w:pPr>
            <w:proofErr w:type="spellStart"/>
            <w:r w:rsidRPr="004C6943">
              <w:t>Sì</w:t>
            </w:r>
            <w:proofErr w:type="spellEnd"/>
          </w:p>
        </w:tc>
        <w:tc>
          <w:tcPr>
            <w:tcW w:w="962" w:type="dxa"/>
            <w:noWrap/>
          </w:tcPr>
          <w:p w14:paraId="733540EF" w14:textId="4A38CA84" w:rsidR="00337800" w:rsidRPr="00EE237D" w:rsidRDefault="00337800" w:rsidP="00337800">
            <w:pPr>
              <w:rPr>
                <w:lang w:val="it-IT"/>
              </w:rPr>
            </w:pPr>
            <w:proofErr w:type="spellStart"/>
            <w:r>
              <w:t>Alfabetici</w:t>
            </w:r>
            <w:proofErr w:type="spellEnd"/>
          </w:p>
        </w:tc>
        <w:tc>
          <w:tcPr>
            <w:tcW w:w="963" w:type="dxa"/>
            <w:noWrap/>
          </w:tcPr>
          <w:p w14:paraId="5D08F800" w14:textId="7FBDF7BA" w:rsidR="00337800" w:rsidRPr="00FF55DF" w:rsidRDefault="00337800" w:rsidP="00337800">
            <w:pPr>
              <w:rPr>
                <w:bCs/>
                <w:lang w:val="it-IT"/>
              </w:rPr>
            </w:pPr>
            <w:r w:rsidRPr="00FF55DF">
              <w:rPr>
                <w:bCs/>
                <w:lang w:val="it-IT"/>
              </w:rPr>
              <w:t>Nome e Cognome gestore o vuoto</w:t>
            </w:r>
          </w:p>
        </w:tc>
        <w:tc>
          <w:tcPr>
            <w:tcW w:w="963" w:type="dxa"/>
            <w:noWrap/>
          </w:tcPr>
          <w:p w14:paraId="3C1EF67C" w14:textId="77777777" w:rsidR="00337800" w:rsidRPr="00280883" w:rsidRDefault="00337800" w:rsidP="00337800">
            <w:pPr>
              <w:rPr>
                <w:lang w:val="it-IT"/>
              </w:rPr>
            </w:pPr>
          </w:p>
        </w:tc>
        <w:tc>
          <w:tcPr>
            <w:tcW w:w="963" w:type="dxa"/>
            <w:noWrap/>
          </w:tcPr>
          <w:p w14:paraId="0AE2CEC3" w14:textId="77777777" w:rsidR="00337800" w:rsidRPr="00280883" w:rsidRDefault="00337800" w:rsidP="00337800">
            <w:pPr>
              <w:rPr>
                <w:lang w:val="it-IT"/>
              </w:rPr>
            </w:pPr>
          </w:p>
        </w:tc>
        <w:tc>
          <w:tcPr>
            <w:tcW w:w="963" w:type="dxa"/>
            <w:noWrap/>
          </w:tcPr>
          <w:p w14:paraId="3A22CEE7" w14:textId="77777777" w:rsidR="00337800" w:rsidRPr="00280883" w:rsidRDefault="00337800" w:rsidP="00337800">
            <w:pPr>
              <w:rPr>
                <w:b/>
                <w:lang w:val="it-IT"/>
              </w:rPr>
            </w:pPr>
          </w:p>
        </w:tc>
      </w:tr>
      <w:tr w:rsidR="00337800" w:rsidRPr="00337800" w14:paraId="783AE354" w14:textId="77777777" w:rsidTr="00421E6C">
        <w:trPr>
          <w:trHeight w:val="318"/>
        </w:trPr>
        <w:tc>
          <w:tcPr>
            <w:tcW w:w="962" w:type="dxa"/>
            <w:noWrap/>
          </w:tcPr>
          <w:p w14:paraId="3B706BC6" w14:textId="0E7816B7" w:rsidR="00337800" w:rsidRPr="00BB5ED5" w:rsidRDefault="00337800" w:rsidP="00337800">
            <w:pPr>
              <w:rPr>
                <w:lang w:val="it-IT"/>
              </w:rPr>
            </w:pPr>
            <w:r>
              <w:t>C4</w:t>
            </w:r>
          </w:p>
        </w:tc>
        <w:tc>
          <w:tcPr>
            <w:tcW w:w="963" w:type="dxa"/>
            <w:noWrap/>
          </w:tcPr>
          <w:p w14:paraId="62E357BB" w14:textId="6ECB6E03" w:rsidR="00337800" w:rsidRPr="00BB5ED5" w:rsidRDefault="00337800" w:rsidP="00337800">
            <w:pPr>
              <w:rPr>
                <w:lang w:val="it-IT"/>
              </w:rPr>
            </w:pPr>
            <w:r w:rsidRPr="008D7985">
              <w:rPr>
                <w:lang w:val="it-IT"/>
              </w:rPr>
              <w:t>Data e ora presa i</w:t>
            </w:r>
            <w:r>
              <w:rPr>
                <w:lang w:val="it-IT"/>
              </w:rPr>
              <w:t>n carico lead</w:t>
            </w:r>
          </w:p>
        </w:tc>
        <w:tc>
          <w:tcPr>
            <w:tcW w:w="963" w:type="dxa"/>
            <w:noWrap/>
          </w:tcPr>
          <w:p w14:paraId="46A981BE" w14:textId="2C896E7F" w:rsidR="00337800" w:rsidRPr="00BB5ED5" w:rsidRDefault="00337800" w:rsidP="00337800">
            <w:pPr>
              <w:rPr>
                <w:lang w:val="it-IT"/>
              </w:rPr>
            </w:pPr>
            <w:r w:rsidRPr="00022157">
              <w:t xml:space="preserve">Output da </w:t>
            </w:r>
            <w:del w:id="741" w:author="Stefania Perfetto" w:date="2026-01-20T16:56:00Z">
              <w:r w:rsidRPr="00022157" w:rsidDel="00DD2F4F">
                <w:delText>sistema</w:delText>
              </w:r>
            </w:del>
            <w:ins w:id="742" w:author="Stefania Perfetto" w:date="2026-01-20T16:56:00Z">
              <w:r w:rsidR="00DD2F4F">
                <w:t>Sistema</w:t>
              </w:r>
            </w:ins>
          </w:p>
        </w:tc>
        <w:tc>
          <w:tcPr>
            <w:tcW w:w="963" w:type="dxa"/>
            <w:noWrap/>
          </w:tcPr>
          <w:p w14:paraId="6FE32392" w14:textId="2E3E5118" w:rsidR="00337800" w:rsidRPr="00BB5ED5" w:rsidRDefault="00337800" w:rsidP="00337800">
            <w:pPr>
              <w:rPr>
                <w:lang w:val="it-IT"/>
              </w:rPr>
            </w:pPr>
            <w:r w:rsidRPr="00D8046F">
              <w:t>No</w:t>
            </w:r>
          </w:p>
        </w:tc>
        <w:tc>
          <w:tcPr>
            <w:tcW w:w="963" w:type="dxa"/>
            <w:noWrap/>
          </w:tcPr>
          <w:p w14:paraId="77D8982A" w14:textId="27B9DAFD" w:rsidR="00337800" w:rsidRPr="00BB5ED5" w:rsidRDefault="00337800" w:rsidP="00337800">
            <w:pPr>
              <w:rPr>
                <w:lang w:val="it-IT"/>
              </w:rPr>
            </w:pPr>
            <w:proofErr w:type="spellStart"/>
            <w:r w:rsidRPr="004C6943">
              <w:t>Sì</w:t>
            </w:r>
            <w:proofErr w:type="spellEnd"/>
          </w:p>
        </w:tc>
        <w:tc>
          <w:tcPr>
            <w:tcW w:w="962" w:type="dxa"/>
            <w:noWrap/>
          </w:tcPr>
          <w:p w14:paraId="4B527479" w14:textId="2012EA83" w:rsidR="00337800" w:rsidRPr="00BB5ED5" w:rsidRDefault="00337800" w:rsidP="00337800">
            <w:pPr>
              <w:rPr>
                <w:lang w:val="en-US"/>
              </w:rPr>
            </w:pPr>
            <w:r w:rsidRPr="009353FB">
              <w:rPr>
                <w:rFonts w:eastAsia="Times New Roman" w:cstheme="minorHAnsi"/>
                <w:color w:val="000000"/>
                <w:kern w:val="0"/>
                <w:szCs w:val="24"/>
                <w:lang w:val="en-US"/>
                <w14:ligatures w14:val="none"/>
              </w:rPr>
              <w:t>dd/MM/</w:t>
            </w:r>
            <w:proofErr w:type="spellStart"/>
            <w:r w:rsidRPr="009353FB">
              <w:rPr>
                <w:rFonts w:eastAsia="Times New Roman" w:cstheme="minorHAnsi"/>
                <w:color w:val="000000"/>
                <w:kern w:val="0"/>
                <w:szCs w:val="24"/>
                <w:lang w:val="en-US"/>
                <w14:ligatures w14:val="none"/>
              </w:rPr>
              <w:t>yyyy</w:t>
            </w:r>
            <w:proofErr w:type="spellEnd"/>
            <w:r w:rsidRPr="009353FB">
              <w:rPr>
                <w:rFonts w:eastAsia="Times New Roman" w:cstheme="minorHAnsi"/>
                <w:color w:val="000000"/>
                <w:kern w:val="0"/>
                <w:szCs w:val="24"/>
                <w:lang w:val="en-US"/>
                <w14:ligatures w14:val="none"/>
              </w:rPr>
              <w:t xml:space="preserve"> </w:t>
            </w:r>
            <w:proofErr w:type="spellStart"/>
            <w:r w:rsidRPr="009353FB">
              <w:rPr>
                <w:rFonts w:eastAsia="Times New Roman" w:cstheme="minorHAnsi"/>
                <w:color w:val="000000"/>
                <w:kern w:val="0"/>
                <w:szCs w:val="24"/>
                <w:lang w:val="en-US"/>
                <w14:ligatures w14:val="none"/>
              </w:rPr>
              <w:t>HH:mm</w:t>
            </w:r>
            <w:proofErr w:type="spellEnd"/>
          </w:p>
        </w:tc>
        <w:tc>
          <w:tcPr>
            <w:tcW w:w="963" w:type="dxa"/>
            <w:noWrap/>
          </w:tcPr>
          <w:p w14:paraId="354B317B" w14:textId="10BB6BD3" w:rsidR="00337800" w:rsidRPr="00FF55DF" w:rsidRDefault="00337800" w:rsidP="00337800">
            <w:pPr>
              <w:rPr>
                <w:bCs/>
                <w:lang w:val="it-IT"/>
              </w:rPr>
            </w:pPr>
            <w:r w:rsidRPr="009353FB">
              <w:rPr>
                <w:rFonts w:eastAsia="Times New Roman" w:cstheme="minorHAnsi"/>
                <w:color w:val="000000"/>
                <w:kern w:val="0"/>
                <w:szCs w:val="24"/>
                <w:lang w:val="en-US"/>
                <w14:ligatures w14:val="none"/>
              </w:rPr>
              <w:t>Data e ora</w:t>
            </w:r>
          </w:p>
        </w:tc>
        <w:tc>
          <w:tcPr>
            <w:tcW w:w="963" w:type="dxa"/>
            <w:noWrap/>
          </w:tcPr>
          <w:p w14:paraId="20B60843" w14:textId="77777777" w:rsidR="00337800" w:rsidRPr="00280883" w:rsidRDefault="00337800" w:rsidP="00337800">
            <w:pPr>
              <w:rPr>
                <w:lang w:val="it-IT"/>
              </w:rPr>
            </w:pPr>
          </w:p>
        </w:tc>
        <w:tc>
          <w:tcPr>
            <w:tcW w:w="963" w:type="dxa"/>
            <w:noWrap/>
          </w:tcPr>
          <w:p w14:paraId="0267BE3F" w14:textId="77777777" w:rsidR="00337800" w:rsidRPr="00280883" w:rsidRDefault="00337800" w:rsidP="00337800">
            <w:pPr>
              <w:rPr>
                <w:lang w:val="it-IT"/>
              </w:rPr>
            </w:pPr>
          </w:p>
        </w:tc>
        <w:tc>
          <w:tcPr>
            <w:tcW w:w="963" w:type="dxa"/>
            <w:noWrap/>
          </w:tcPr>
          <w:p w14:paraId="60FA2A70" w14:textId="77777777" w:rsidR="00337800" w:rsidRPr="00280883" w:rsidRDefault="00337800" w:rsidP="00337800">
            <w:pPr>
              <w:rPr>
                <w:b/>
                <w:lang w:val="it-IT"/>
              </w:rPr>
            </w:pPr>
          </w:p>
        </w:tc>
      </w:tr>
      <w:tr w:rsidR="00337800" w:rsidRPr="0006737A" w14:paraId="3B906E95" w14:textId="77777777" w:rsidTr="00421E6C">
        <w:trPr>
          <w:trHeight w:val="318"/>
        </w:trPr>
        <w:tc>
          <w:tcPr>
            <w:tcW w:w="962" w:type="dxa"/>
            <w:noWrap/>
          </w:tcPr>
          <w:p w14:paraId="298CEFDC" w14:textId="6719D415" w:rsidR="00337800" w:rsidRPr="008D7985" w:rsidRDefault="00337800" w:rsidP="00337800">
            <w:r w:rsidRPr="008D7985">
              <w:t>C</w:t>
            </w:r>
            <w:r w:rsidR="00773BB7">
              <w:t>5</w:t>
            </w:r>
          </w:p>
        </w:tc>
        <w:tc>
          <w:tcPr>
            <w:tcW w:w="963" w:type="dxa"/>
            <w:noWrap/>
          </w:tcPr>
          <w:p w14:paraId="1EDA8CC9" w14:textId="77777777" w:rsidR="00337800" w:rsidRPr="008D7985" w:rsidRDefault="00337800" w:rsidP="00337800">
            <w:proofErr w:type="spellStart"/>
            <w:r w:rsidRPr="008D7985">
              <w:t>Intestazione</w:t>
            </w:r>
            <w:proofErr w:type="spellEnd"/>
          </w:p>
        </w:tc>
        <w:tc>
          <w:tcPr>
            <w:tcW w:w="963" w:type="dxa"/>
            <w:noWrap/>
          </w:tcPr>
          <w:p w14:paraId="4157C7E5" w14:textId="495CDF8A" w:rsidR="00337800" w:rsidRPr="00221C3E" w:rsidRDefault="00337800" w:rsidP="00337800">
            <w:r w:rsidRPr="00221C3E">
              <w:t>O</w:t>
            </w:r>
            <w:r>
              <w:t xml:space="preserve">utput da </w:t>
            </w:r>
            <w:del w:id="743" w:author="Stefania Perfetto" w:date="2026-01-20T16:56:00Z">
              <w:r w:rsidDel="00DD2F4F">
                <w:delText>sistema</w:delText>
              </w:r>
            </w:del>
            <w:ins w:id="744" w:author="Stefania Perfetto" w:date="2026-01-20T16:56:00Z">
              <w:r w:rsidR="00DD2F4F">
                <w:t>Sistema</w:t>
              </w:r>
            </w:ins>
          </w:p>
        </w:tc>
        <w:tc>
          <w:tcPr>
            <w:tcW w:w="963" w:type="dxa"/>
            <w:noWrap/>
          </w:tcPr>
          <w:p w14:paraId="5F9C83F7" w14:textId="77777777" w:rsidR="00337800" w:rsidRPr="00221C3E" w:rsidRDefault="00337800" w:rsidP="00337800">
            <w:r>
              <w:t>No</w:t>
            </w:r>
          </w:p>
        </w:tc>
        <w:tc>
          <w:tcPr>
            <w:tcW w:w="963" w:type="dxa"/>
            <w:noWrap/>
          </w:tcPr>
          <w:p w14:paraId="127F8A87" w14:textId="77777777" w:rsidR="00337800" w:rsidRPr="00221C3E" w:rsidRDefault="00337800" w:rsidP="00337800">
            <w:proofErr w:type="spellStart"/>
            <w:r>
              <w:t>Sì</w:t>
            </w:r>
            <w:proofErr w:type="spellEnd"/>
          </w:p>
        </w:tc>
        <w:tc>
          <w:tcPr>
            <w:tcW w:w="962" w:type="dxa"/>
            <w:noWrap/>
          </w:tcPr>
          <w:p w14:paraId="41F210D2" w14:textId="77777777" w:rsidR="00337800" w:rsidRPr="00EE237D" w:rsidRDefault="00337800" w:rsidP="00337800">
            <w:pPr>
              <w:rPr>
                <w:bCs/>
                <w:lang w:val="it-IT"/>
              </w:rPr>
            </w:pPr>
            <w:r w:rsidRPr="00EE237D">
              <w:rPr>
                <w:lang w:val="it-IT"/>
              </w:rPr>
              <w:t>Alfabetici</w:t>
            </w:r>
            <w:r w:rsidRPr="00EE237D">
              <w:rPr>
                <w:bCs/>
                <w:lang w:val="it-IT"/>
              </w:rPr>
              <w:t xml:space="preserve"> PF,</w:t>
            </w:r>
          </w:p>
          <w:p w14:paraId="7E7C0F78" w14:textId="77777777" w:rsidR="00337800" w:rsidRPr="00EE237D" w:rsidRDefault="00337800" w:rsidP="00337800">
            <w:pPr>
              <w:rPr>
                <w:bCs/>
                <w:lang w:val="it-IT"/>
              </w:rPr>
            </w:pPr>
          </w:p>
          <w:p w14:paraId="786A5DDC" w14:textId="77777777" w:rsidR="00337800" w:rsidRPr="005B0554" w:rsidRDefault="00337800" w:rsidP="00337800">
            <w:pPr>
              <w:rPr>
                <w:lang w:val="it-IT"/>
              </w:rPr>
            </w:pPr>
            <w:r w:rsidRPr="000F61C6">
              <w:rPr>
                <w:bCs/>
                <w:lang w:val="it-IT"/>
              </w:rPr>
              <w:t>Alfanumerici e caratteri speciali s</w:t>
            </w:r>
            <w:r>
              <w:rPr>
                <w:bCs/>
                <w:lang w:val="it-IT"/>
              </w:rPr>
              <w:t>e PG</w:t>
            </w:r>
          </w:p>
        </w:tc>
        <w:tc>
          <w:tcPr>
            <w:tcW w:w="963" w:type="dxa"/>
            <w:noWrap/>
          </w:tcPr>
          <w:p w14:paraId="239FB716" w14:textId="77777777" w:rsidR="00337800" w:rsidRPr="00280883" w:rsidRDefault="00337800" w:rsidP="00337800">
            <w:pPr>
              <w:rPr>
                <w:lang w:val="it-IT"/>
              </w:rPr>
            </w:pPr>
            <w:r w:rsidRPr="00FF55DF">
              <w:rPr>
                <w:bCs/>
                <w:lang w:val="it-IT"/>
              </w:rPr>
              <w:t>Se PF: Cognome e Nome; se PG: Ragione Sociale</w:t>
            </w:r>
          </w:p>
        </w:tc>
        <w:tc>
          <w:tcPr>
            <w:tcW w:w="963" w:type="dxa"/>
            <w:noWrap/>
          </w:tcPr>
          <w:p w14:paraId="413F8BB4" w14:textId="77777777" w:rsidR="00337800" w:rsidRPr="00280883" w:rsidRDefault="00337800" w:rsidP="00337800">
            <w:pPr>
              <w:rPr>
                <w:lang w:val="it-IT"/>
              </w:rPr>
            </w:pPr>
          </w:p>
        </w:tc>
        <w:tc>
          <w:tcPr>
            <w:tcW w:w="963" w:type="dxa"/>
            <w:noWrap/>
          </w:tcPr>
          <w:p w14:paraId="3DDF4185" w14:textId="77777777" w:rsidR="00337800" w:rsidRPr="00280883" w:rsidRDefault="00337800" w:rsidP="00337800">
            <w:pPr>
              <w:rPr>
                <w:lang w:val="it-IT"/>
              </w:rPr>
            </w:pPr>
          </w:p>
        </w:tc>
        <w:tc>
          <w:tcPr>
            <w:tcW w:w="963" w:type="dxa"/>
            <w:noWrap/>
          </w:tcPr>
          <w:p w14:paraId="38E16FF2" w14:textId="77777777" w:rsidR="00337800" w:rsidRPr="00280883" w:rsidRDefault="00337800" w:rsidP="00337800">
            <w:pPr>
              <w:rPr>
                <w:b/>
                <w:lang w:val="it-IT"/>
              </w:rPr>
            </w:pPr>
          </w:p>
        </w:tc>
      </w:tr>
      <w:tr w:rsidR="00337800" w:rsidRPr="0006737A" w14:paraId="09EF6C5B" w14:textId="77777777" w:rsidTr="00421E6C">
        <w:trPr>
          <w:trHeight w:val="318"/>
        </w:trPr>
        <w:tc>
          <w:tcPr>
            <w:tcW w:w="962" w:type="dxa"/>
            <w:noWrap/>
          </w:tcPr>
          <w:p w14:paraId="2EEF1189" w14:textId="64EA1A78" w:rsidR="00337800" w:rsidRPr="008D7985" w:rsidRDefault="00337800" w:rsidP="00337800">
            <w:r>
              <w:t>C</w:t>
            </w:r>
            <w:r w:rsidR="00773BB7">
              <w:t>6</w:t>
            </w:r>
          </w:p>
        </w:tc>
        <w:tc>
          <w:tcPr>
            <w:tcW w:w="963" w:type="dxa"/>
            <w:noWrap/>
          </w:tcPr>
          <w:p w14:paraId="24809295" w14:textId="77777777" w:rsidR="00337800" w:rsidRPr="008D7985" w:rsidRDefault="00337800" w:rsidP="00337800">
            <w:proofErr w:type="spellStart"/>
            <w:r>
              <w:t>Legale</w:t>
            </w:r>
            <w:proofErr w:type="spellEnd"/>
            <w:r>
              <w:t xml:space="preserve"> </w:t>
            </w:r>
            <w:proofErr w:type="spellStart"/>
            <w:r>
              <w:t>rappresentante</w:t>
            </w:r>
            <w:proofErr w:type="spellEnd"/>
          </w:p>
        </w:tc>
        <w:tc>
          <w:tcPr>
            <w:tcW w:w="963" w:type="dxa"/>
            <w:noWrap/>
          </w:tcPr>
          <w:p w14:paraId="7384217D" w14:textId="5E213F66" w:rsidR="00337800" w:rsidRPr="00221C3E" w:rsidRDefault="00337800" w:rsidP="00337800">
            <w:r w:rsidRPr="00022157">
              <w:t xml:space="preserve">Output da </w:t>
            </w:r>
            <w:del w:id="745" w:author="Stefania Perfetto" w:date="2026-01-20T16:56:00Z">
              <w:r w:rsidRPr="00022157" w:rsidDel="00DD2F4F">
                <w:delText>sistema</w:delText>
              </w:r>
            </w:del>
            <w:ins w:id="746" w:author="Stefania Perfetto" w:date="2026-01-20T16:56:00Z">
              <w:r w:rsidR="00DD2F4F">
                <w:t>Sistema</w:t>
              </w:r>
            </w:ins>
          </w:p>
        </w:tc>
        <w:tc>
          <w:tcPr>
            <w:tcW w:w="963" w:type="dxa"/>
            <w:noWrap/>
          </w:tcPr>
          <w:p w14:paraId="2F059D91" w14:textId="77777777" w:rsidR="00337800" w:rsidRPr="00221C3E" w:rsidRDefault="00337800" w:rsidP="00337800">
            <w:r w:rsidRPr="00D8046F">
              <w:t>No</w:t>
            </w:r>
          </w:p>
        </w:tc>
        <w:tc>
          <w:tcPr>
            <w:tcW w:w="963" w:type="dxa"/>
            <w:noWrap/>
          </w:tcPr>
          <w:p w14:paraId="057A7F8C" w14:textId="77777777" w:rsidR="00337800" w:rsidRPr="00221C3E" w:rsidRDefault="00337800" w:rsidP="00337800">
            <w:proofErr w:type="spellStart"/>
            <w:r w:rsidRPr="004C6943">
              <w:t>Sì</w:t>
            </w:r>
            <w:proofErr w:type="spellEnd"/>
          </w:p>
        </w:tc>
        <w:tc>
          <w:tcPr>
            <w:tcW w:w="962" w:type="dxa"/>
            <w:noWrap/>
          </w:tcPr>
          <w:p w14:paraId="477BD65B" w14:textId="77777777" w:rsidR="00337800" w:rsidRPr="00221C3E" w:rsidRDefault="00337800" w:rsidP="00337800">
            <w:proofErr w:type="spellStart"/>
            <w:r>
              <w:t>Alfabetici</w:t>
            </w:r>
            <w:proofErr w:type="spellEnd"/>
          </w:p>
        </w:tc>
        <w:tc>
          <w:tcPr>
            <w:tcW w:w="963" w:type="dxa"/>
            <w:noWrap/>
          </w:tcPr>
          <w:p w14:paraId="74DB393F" w14:textId="77777777" w:rsidR="00337800" w:rsidRPr="00774435" w:rsidRDefault="00337800" w:rsidP="00337800">
            <w:pPr>
              <w:rPr>
                <w:lang w:val="it-IT"/>
              </w:rPr>
            </w:pPr>
            <w:r w:rsidRPr="00520559">
              <w:rPr>
                <w:lang w:val="it-IT"/>
              </w:rPr>
              <w:t>“Nome”</w:t>
            </w:r>
            <w:r>
              <w:rPr>
                <w:lang w:val="it-IT"/>
              </w:rPr>
              <w:t xml:space="preserve"> e “Cognome</w:t>
            </w:r>
            <w:r w:rsidRPr="00520559">
              <w:rPr>
                <w:lang w:val="it-IT"/>
              </w:rPr>
              <w:t>” del legale rappresentante s</w:t>
            </w:r>
            <w:r>
              <w:rPr>
                <w:lang w:val="it-IT"/>
              </w:rPr>
              <w:t>e persona giuridica, altrimenti campo libero</w:t>
            </w:r>
          </w:p>
        </w:tc>
        <w:tc>
          <w:tcPr>
            <w:tcW w:w="963" w:type="dxa"/>
            <w:noWrap/>
          </w:tcPr>
          <w:p w14:paraId="19301E13" w14:textId="77777777" w:rsidR="00337800" w:rsidRPr="00774435" w:rsidRDefault="00337800" w:rsidP="00337800">
            <w:pPr>
              <w:rPr>
                <w:lang w:val="it-IT"/>
              </w:rPr>
            </w:pPr>
          </w:p>
        </w:tc>
        <w:tc>
          <w:tcPr>
            <w:tcW w:w="963" w:type="dxa"/>
            <w:noWrap/>
          </w:tcPr>
          <w:p w14:paraId="65FE7FDD" w14:textId="77777777" w:rsidR="00337800" w:rsidRPr="00774435" w:rsidRDefault="00337800" w:rsidP="00337800">
            <w:pPr>
              <w:rPr>
                <w:lang w:val="it-IT"/>
              </w:rPr>
            </w:pPr>
          </w:p>
        </w:tc>
        <w:tc>
          <w:tcPr>
            <w:tcW w:w="963" w:type="dxa"/>
            <w:noWrap/>
          </w:tcPr>
          <w:p w14:paraId="6F7C2DA1" w14:textId="77777777" w:rsidR="00337800" w:rsidRPr="00774435" w:rsidRDefault="00337800" w:rsidP="00337800">
            <w:pPr>
              <w:rPr>
                <w:b/>
                <w:bCs/>
                <w:lang w:val="it-IT"/>
              </w:rPr>
            </w:pPr>
          </w:p>
        </w:tc>
      </w:tr>
      <w:tr w:rsidR="00337800" w:rsidRPr="0006737A" w14:paraId="0F9D3AE3" w14:textId="77777777" w:rsidTr="00421E6C">
        <w:trPr>
          <w:trHeight w:val="318"/>
        </w:trPr>
        <w:tc>
          <w:tcPr>
            <w:tcW w:w="962" w:type="dxa"/>
            <w:noWrap/>
          </w:tcPr>
          <w:p w14:paraId="411CA411" w14:textId="04065C91" w:rsidR="00337800" w:rsidRPr="008D7985" w:rsidRDefault="00337800" w:rsidP="00337800">
            <w:r>
              <w:t>C</w:t>
            </w:r>
            <w:r w:rsidR="00773BB7">
              <w:t>7</w:t>
            </w:r>
          </w:p>
        </w:tc>
        <w:tc>
          <w:tcPr>
            <w:tcW w:w="963" w:type="dxa"/>
            <w:noWrap/>
          </w:tcPr>
          <w:p w14:paraId="02CF052F" w14:textId="77777777" w:rsidR="00337800" w:rsidRPr="008D7985" w:rsidRDefault="00337800" w:rsidP="00337800">
            <w:r w:rsidRPr="008D7985">
              <w:t>NDG</w:t>
            </w:r>
          </w:p>
        </w:tc>
        <w:tc>
          <w:tcPr>
            <w:tcW w:w="963" w:type="dxa"/>
            <w:noWrap/>
          </w:tcPr>
          <w:p w14:paraId="5B0689DB" w14:textId="17C30056" w:rsidR="00337800" w:rsidRPr="00221C3E" w:rsidRDefault="00337800" w:rsidP="00337800">
            <w:r w:rsidRPr="00022157">
              <w:t xml:space="preserve">Output da </w:t>
            </w:r>
            <w:del w:id="747" w:author="Stefania Perfetto" w:date="2026-01-20T16:56:00Z">
              <w:r w:rsidRPr="00022157" w:rsidDel="00DD2F4F">
                <w:delText>sistema</w:delText>
              </w:r>
            </w:del>
            <w:ins w:id="748" w:author="Stefania Perfetto" w:date="2026-01-20T16:56:00Z">
              <w:r w:rsidR="00DD2F4F">
                <w:t>Sistema</w:t>
              </w:r>
            </w:ins>
          </w:p>
        </w:tc>
        <w:tc>
          <w:tcPr>
            <w:tcW w:w="963" w:type="dxa"/>
            <w:noWrap/>
          </w:tcPr>
          <w:p w14:paraId="24E36FBA" w14:textId="77777777" w:rsidR="00337800" w:rsidRPr="00221C3E" w:rsidRDefault="00337800" w:rsidP="00337800">
            <w:r w:rsidRPr="00D8046F">
              <w:t>No</w:t>
            </w:r>
          </w:p>
        </w:tc>
        <w:tc>
          <w:tcPr>
            <w:tcW w:w="963" w:type="dxa"/>
            <w:noWrap/>
          </w:tcPr>
          <w:p w14:paraId="444202E5" w14:textId="77777777" w:rsidR="00337800" w:rsidRPr="00221C3E" w:rsidRDefault="00337800" w:rsidP="00337800">
            <w:proofErr w:type="spellStart"/>
            <w:r w:rsidRPr="004C6943">
              <w:t>Sì</w:t>
            </w:r>
            <w:proofErr w:type="spellEnd"/>
          </w:p>
        </w:tc>
        <w:tc>
          <w:tcPr>
            <w:tcW w:w="962" w:type="dxa"/>
            <w:noWrap/>
          </w:tcPr>
          <w:p w14:paraId="3375DA3E" w14:textId="77777777" w:rsidR="00337800" w:rsidRPr="00221C3E" w:rsidRDefault="00337800" w:rsidP="00337800">
            <w:proofErr w:type="spellStart"/>
            <w:r>
              <w:t>Numerici</w:t>
            </w:r>
            <w:proofErr w:type="spellEnd"/>
          </w:p>
        </w:tc>
        <w:tc>
          <w:tcPr>
            <w:tcW w:w="963" w:type="dxa"/>
            <w:noWrap/>
          </w:tcPr>
          <w:p w14:paraId="4B424833" w14:textId="77777777" w:rsidR="00337800" w:rsidRPr="005B0554" w:rsidRDefault="00337800" w:rsidP="00337800">
            <w:pPr>
              <w:rPr>
                <w:lang w:val="it-IT"/>
              </w:rPr>
            </w:pPr>
            <w:r w:rsidRPr="00D87834">
              <w:rPr>
                <w:bCs/>
                <w:lang w:val="it-IT"/>
              </w:rPr>
              <w:t>NDG del lead in ana</w:t>
            </w:r>
            <w:r>
              <w:rPr>
                <w:bCs/>
                <w:lang w:val="it-IT"/>
              </w:rPr>
              <w:t>grafica</w:t>
            </w:r>
          </w:p>
        </w:tc>
        <w:tc>
          <w:tcPr>
            <w:tcW w:w="963" w:type="dxa"/>
            <w:noWrap/>
          </w:tcPr>
          <w:p w14:paraId="48D8B7E6" w14:textId="77777777" w:rsidR="00337800" w:rsidRPr="00280883" w:rsidRDefault="00337800" w:rsidP="00337800">
            <w:pPr>
              <w:rPr>
                <w:lang w:val="it-IT"/>
              </w:rPr>
            </w:pPr>
          </w:p>
        </w:tc>
        <w:tc>
          <w:tcPr>
            <w:tcW w:w="963" w:type="dxa"/>
            <w:noWrap/>
          </w:tcPr>
          <w:p w14:paraId="3D13D78F" w14:textId="77777777" w:rsidR="00337800" w:rsidRPr="00280883" w:rsidRDefault="00337800" w:rsidP="00337800">
            <w:pPr>
              <w:rPr>
                <w:lang w:val="it-IT"/>
              </w:rPr>
            </w:pPr>
          </w:p>
        </w:tc>
        <w:tc>
          <w:tcPr>
            <w:tcW w:w="963" w:type="dxa"/>
            <w:noWrap/>
          </w:tcPr>
          <w:p w14:paraId="3D415D18" w14:textId="77777777" w:rsidR="00337800" w:rsidRPr="00280883" w:rsidRDefault="00337800" w:rsidP="00337800">
            <w:pPr>
              <w:rPr>
                <w:b/>
                <w:lang w:val="it-IT"/>
              </w:rPr>
            </w:pPr>
          </w:p>
        </w:tc>
      </w:tr>
      <w:tr w:rsidR="00337800" w:rsidRPr="00755F9E" w14:paraId="388B002A" w14:textId="77777777" w:rsidTr="00421E6C">
        <w:trPr>
          <w:trHeight w:val="318"/>
        </w:trPr>
        <w:tc>
          <w:tcPr>
            <w:tcW w:w="962" w:type="dxa"/>
            <w:noWrap/>
          </w:tcPr>
          <w:p w14:paraId="1DE8CFCA" w14:textId="0319DA88" w:rsidR="00337800" w:rsidRPr="008D7985" w:rsidRDefault="00337800" w:rsidP="00337800">
            <w:r>
              <w:t>C</w:t>
            </w:r>
            <w:r w:rsidR="00773BB7">
              <w:t>8</w:t>
            </w:r>
          </w:p>
        </w:tc>
        <w:tc>
          <w:tcPr>
            <w:tcW w:w="963" w:type="dxa"/>
            <w:noWrap/>
          </w:tcPr>
          <w:p w14:paraId="07782A24" w14:textId="77777777" w:rsidR="00337800" w:rsidRPr="008D7985" w:rsidRDefault="00337800" w:rsidP="00337800">
            <w:proofErr w:type="spellStart"/>
            <w:r w:rsidRPr="008D7985">
              <w:t>Numero</w:t>
            </w:r>
            <w:proofErr w:type="spellEnd"/>
            <w:r w:rsidRPr="008D7985">
              <w:t xml:space="preserve"> di </w:t>
            </w:r>
            <w:proofErr w:type="spellStart"/>
            <w:r w:rsidRPr="008D7985">
              <w:t>telefono</w:t>
            </w:r>
            <w:proofErr w:type="spellEnd"/>
          </w:p>
        </w:tc>
        <w:tc>
          <w:tcPr>
            <w:tcW w:w="963" w:type="dxa"/>
            <w:noWrap/>
          </w:tcPr>
          <w:p w14:paraId="27F54B92" w14:textId="77777777" w:rsidR="00337800" w:rsidRPr="00221C3E" w:rsidRDefault="00337800" w:rsidP="00337800">
            <w:r w:rsidRPr="00022157">
              <w:t xml:space="preserve">Output da </w:t>
            </w:r>
            <w:proofErr w:type="spellStart"/>
            <w:r w:rsidRPr="00022157">
              <w:t>sistema</w:t>
            </w:r>
            <w:proofErr w:type="spellEnd"/>
          </w:p>
        </w:tc>
        <w:tc>
          <w:tcPr>
            <w:tcW w:w="963" w:type="dxa"/>
            <w:noWrap/>
          </w:tcPr>
          <w:p w14:paraId="0860E520" w14:textId="77777777" w:rsidR="00337800" w:rsidRPr="00221C3E" w:rsidRDefault="00337800" w:rsidP="00337800">
            <w:r w:rsidRPr="00D8046F">
              <w:t>No</w:t>
            </w:r>
          </w:p>
        </w:tc>
        <w:tc>
          <w:tcPr>
            <w:tcW w:w="963" w:type="dxa"/>
            <w:noWrap/>
          </w:tcPr>
          <w:p w14:paraId="0842C23D" w14:textId="77777777" w:rsidR="00337800" w:rsidRPr="00221C3E" w:rsidRDefault="00337800" w:rsidP="00337800">
            <w:proofErr w:type="spellStart"/>
            <w:r w:rsidRPr="004C6943">
              <w:t>Sì</w:t>
            </w:r>
            <w:proofErr w:type="spellEnd"/>
          </w:p>
        </w:tc>
        <w:tc>
          <w:tcPr>
            <w:tcW w:w="962" w:type="dxa"/>
            <w:noWrap/>
          </w:tcPr>
          <w:p w14:paraId="042247D3" w14:textId="77777777" w:rsidR="00337800" w:rsidRPr="005B0554" w:rsidRDefault="00337800" w:rsidP="00337800">
            <w:pPr>
              <w:rPr>
                <w:lang w:val="it-IT"/>
              </w:rPr>
            </w:pPr>
            <w:r>
              <w:rPr>
                <w:bCs/>
                <w:lang w:val="it-IT"/>
              </w:rPr>
              <w:t>Numerico, con prefisso internazionale e numerico</w:t>
            </w:r>
          </w:p>
        </w:tc>
        <w:tc>
          <w:tcPr>
            <w:tcW w:w="963" w:type="dxa"/>
            <w:noWrap/>
          </w:tcPr>
          <w:p w14:paraId="322A1CD4" w14:textId="77777777" w:rsidR="00337800" w:rsidRPr="00280883" w:rsidRDefault="00337800" w:rsidP="00337800">
            <w:pPr>
              <w:rPr>
                <w:lang w:val="it-IT"/>
              </w:rPr>
            </w:pPr>
            <w:r>
              <w:rPr>
                <w:bCs/>
                <w:lang w:val="it-IT"/>
              </w:rPr>
              <w:t>Restituiti da sistema, formato (</w:t>
            </w:r>
            <w:proofErr w:type="spellStart"/>
            <w:r>
              <w:rPr>
                <w:bCs/>
                <w:lang w:val="it-IT"/>
              </w:rPr>
              <w:t>eg</w:t>
            </w:r>
            <w:proofErr w:type="spellEnd"/>
            <w:r>
              <w:rPr>
                <w:bCs/>
                <w:lang w:val="it-IT"/>
              </w:rPr>
              <w:t>. Italia): +39 123456789</w:t>
            </w:r>
          </w:p>
        </w:tc>
        <w:tc>
          <w:tcPr>
            <w:tcW w:w="963" w:type="dxa"/>
            <w:noWrap/>
          </w:tcPr>
          <w:p w14:paraId="14A0CD2E" w14:textId="77777777" w:rsidR="00337800" w:rsidRPr="00755F9E" w:rsidRDefault="00337800" w:rsidP="00337800">
            <w:pPr>
              <w:rPr>
                <w:lang w:val="it-IT"/>
              </w:rPr>
            </w:pPr>
          </w:p>
        </w:tc>
        <w:tc>
          <w:tcPr>
            <w:tcW w:w="963" w:type="dxa"/>
            <w:noWrap/>
          </w:tcPr>
          <w:p w14:paraId="77EC2138" w14:textId="77777777" w:rsidR="00337800" w:rsidRPr="00755F9E" w:rsidRDefault="00337800" w:rsidP="00337800">
            <w:pPr>
              <w:rPr>
                <w:lang w:val="it-IT"/>
              </w:rPr>
            </w:pPr>
          </w:p>
        </w:tc>
        <w:tc>
          <w:tcPr>
            <w:tcW w:w="963" w:type="dxa"/>
            <w:noWrap/>
          </w:tcPr>
          <w:p w14:paraId="38C3546F" w14:textId="77777777" w:rsidR="00337800" w:rsidRPr="00755F9E" w:rsidRDefault="00337800" w:rsidP="00337800">
            <w:pPr>
              <w:rPr>
                <w:b/>
                <w:lang w:val="it-IT"/>
              </w:rPr>
            </w:pPr>
          </w:p>
        </w:tc>
      </w:tr>
      <w:tr w:rsidR="00337800" w:rsidRPr="0087452E" w14:paraId="25C6576C" w14:textId="77777777" w:rsidTr="00421E6C">
        <w:trPr>
          <w:trHeight w:val="318"/>
        </w:trPr>
        <w:tc>
          <w:tcPr>
            <w:tcW w:w="962" w:type="dxa"/>
            <w:noWrap/>
          </w:tcPr>
          <w:p w14:paraId="47921CEE" w14:textId="11E13B32" w:rsidR="00337800" w:rsidRPr="008D7985" w:rsidRDefault="00337800" w:rsidP="00337800">
            <w:r>
              <w:t>C</w:t>
            </w:r>
            <w:r w:rsidR="00773BB7">
              <w:t>9</w:t>
            </w:r>
          </w:p>
        </w:tc>
        <w:tc>
          <w:tcPr>
            <w:tcW w:w="963" w:type="dxa"/>
            <w:noWrap/>
          </w:tcPr>
          <w:p w14:paraId="4B6CAFDA" w14:textId="77777777" w:rsidR="00337800" w:rsidRPr="008D7985" w:rsidRDefault="00337800" w:rsidP="00337800">
            <w:r w:rsidRPr="008D7985">
              <w:t>E-mail</w:t>
            </w:r>
          </w:p>
        </w:tc>
        <w:tc>
          <w:tcPr>
            <w:tcW w:w="963" w:type="dxa"/>
            <w:noWrap/>
          </w:tcPr>
          <w:p w14:paraId="23A30C6C" w14:textId="7FD6C570" w:rsidR="00337800" w:rsidRPr="008D7985" w:rsidRDefault="00337800" w:rsidP="00337800">
            <w:r w:rsidRPr="00022157">
              <w:t xml:space="preserve">Output da </w:t>
            </w:r>
            <w:del w:id="749" w:author="Stefania Perfetto" w:date="2026-01-20T16:56:00Z">
              <w:r w:rsidRPr="00022157" w:rsidDel="00DD2F4F">
                <w:delText>sistema</w:delText>
              </w:r>
            </w:del>
            <w:ins w:id="750" w:author="Stefania Perfetto" w:date="2026-01-20T16:56:00Z">
              <w:r w:rsidR="00DD2F4F">
                <w:t>Sistema</w:t>
              </w:r>
            </w:ins>
          </w:p>
        </w:tc>
        <w:tc>
          <w:tcPr>
            <w:tcW w:w="963" w:type="dxa"/>
            <w:noWrap/>
          </w:tcPr>
          <w:p w14:paraId="412056FD" w14:textId="77777777" w:rsidR="00337800" w:rsidRPr="00221C3E" w:rsidRDefault="00337800" w:rsidP="00337800">
            <w:r w:rsidRPr="00D8046F">
              <w:t>No</w:t>
            </w:r>
          </w:p>
        </w:tc>
        <w:tc>
          <w:tcPr>
            <w:tcW w:w="963" w:type="dxa"/>
            <w:noWrap/>
          </w:tcPr>
          <w:p w14:paraId="10B5F3E4" w14:textId="77777777" w:rsidR="00337800" w:rsidRPr="00221C3E" w:rsidRDefault="00337800" w:rsidP="00337800">
            <w:proofErr w:type="spellStart"/>
            <w:r w:rsidRPr="004C6943">
              <w:t>Sì</w:t>
            </w:r>
            <w:proofErr w:type="spellEnd"/>
          </w:p>
        </w:tc>
        <w:tc>
          <w:tcPr>
            <w:tcW w:w="962" w:type="dxa"/>
            <w:noWrap/>
          </w:tcPr>
          <w:p w14:paraId="2F5A2C59" w14:textId="77777777" w:rsidR="00337800" w:rsidRPr="00221C3E" w:rsidRDefault="00337800" w:rsidP="00337800">
            <w:r>
              <w:t>Alfa-</w:t>
            </w:r>
            <w:proofErr w:type="spellStart"/>
            <w:r>
              <w:t>numerici</w:t>
            </w:r>
            <w:proofErr w:type="spellEnd"/>
          </w:p>
        </w:tc>
        <w:tc>
          <w:tcPr>
            <w:tcW w:w="963" w:type="dxa"/>
            <w:noWrap/>
          </w:tcPr>
          <w:p w14:paraId="316426DA" w14:textId="77777777" w:rsidR="00337800" w:rsidRPr="00911626" w:rsidRDefault="00337800" w:rsidP="00337800">
            <w:pPr>
              <w:rPr>
                <w:lang w:val="it-IT"/>
              </w:rPr>
            </w:pPr>
            <w:r w:rsidRPr="005364D2">
              <w:rPr>
                <w:lang w:val="it-IT"/>
              </w:rPr>
              <w:t xml:space="preserve">Formato standard </w:t>
            </w:r>
            <w:r w:rsidRPr="00AA58E5">
              <w:rPr>
                <w:lang w:val="it-IT"/>
              </w:rPr>
              <w:t>utente@dominio.tld</w:t>
            </w:r>
          </w:p>
        </w:tc>
        <w:tc>
          <w:tcPr>
            <w:tcW w:w="963" w:type="dxa"/>
            <w:noWrap/>
          </w:tcPr>
          <w:p w14:paraId="6A334ED6" w14:textId="77777777" w:rsidR="00337800" w:rsidRPr="00911626" w:rsidRDefault="00337800" w:rsidP="00337800">
            <w:pPr>
              <w:rPr>
                <w:lang w:val="it-IT"/>
              </w:rPr>
            </w:pPr>
          </w:p>
        </w:tc>
        <w:tc>
          <w:tcPr>
            <w:tcW w:w="963" w:type="dxa"/>
            <w:noWrap/>
          </w:tcPr>
          <w:p w14:paraId="4D64592F" w14:textId="77777777" w:rsidR="00337800" w:rsidRPr="00911626" w:rsidRDefault="00337800" w:rsidP="00337800">
            <w:pPr>
              <w:rPr>
                <w:lang w:val="it-IT"/>
              </w:rPr>
            </w:pPr>
          </w:p>
        </w:tc>
        <w:tc>
          <w:tcPr>
            <w:tcW w:w="963" w:type="dxa"/>
            <w:noWrap/>
          </w:tcPr>
          <w:p w14:paraId="1DBE3A11" w14:textId="77777777" w:rsidR="00337800" w:rsidRPr="00911626" w:rsidRDefault="00337800" w:rsidP="00337800">
            <w:pPr>
              <w:rPr>
                <w:b/>
                <w:bCs/>
                <w:lang w:val="it-IT"/>
              </w:rPr>
            </w:pPr>
          </w:p>
        </w:tc>
      </w:tr>
      <w:tr w:rsidR="00271FFC" w:rsidRPr="008D7985" w14:paraId="4F428DD3" w14:textId="77777777" w:rsidTr="00421E6C">
        <w:trPr>
          <w:trHeight w:val="318"/>
        </w:trPr>
        <w:tc>
          <w:tcPr>
            <w:tcW w:w="962" w:type="dxa"/>
            <w:noWrap/>
          </w:tcPr>
          <w:p w14:paraId="45149B62" w14:textId="08A8B1F4" w:rsidR="00271FFC" w:rsidRPr="008D7985" w:rsidRDefault="00271FFC" w:rsidP="00271FFC">
            <w:r w:rsidRPr="00FF55DF">
              <w:rPr>
                <w:bCs/>
              </w:rPr>
              <w:t>C</w:t>
            </w:r>
            <w:r>
              <w:rPr>
                <w:bCs/>
              </w:rPr>
              <w:t>10</w:t>
            </w:r>
          </w:p>
        </w:tc>
        <w:tc>
          <w:tcPr>
            <w:tcW w:w="963" w:type="dxa"/>
            <w:noWrap/>
          </w:tcPr>
          <w:p w14:paraId="4299CD93" w14:textId="342BC6AE" w:rsidR="00271FFC" w:rsidRPr="008D7985" w:rsidRDefault="00271FFC" w:rsidP="00271FFC">
            <w:pPr>
              <w:rPr>
                <w:lang w:val="it-IT"/>
              </w:rPr>
            </w:pPr>
            <w:proofErr w:type="spellStart"/>
            <w:r>
              <w:rPr>
                <w:bCs/>
              </w:rPr>
              <w:t>Codice</w:t>
            </w:r>
            <w:proofErr w:type="spellEnd"/>
            <w:r>
              <w:rPr>
                <w:bCs/>
              </w:rPr>
              <w:t xml:space="preserve"> lead</w:t>
            </w:r>
          </w:p>
        </w:tc>
        <w:tc>
          <w:tcPr>
            <w:tcW w:w="963" w:type="dxa"/>
            <w:noWrap/>
          </w:tcPr>
          <w:p w14:paraId="21706B7A" w14:textId="655A6D43" w:rsidR="00271FFC" w:rsidRPr="008D7985" w:rsidRDefault="00271FFC" w:rsidP="00271FFC">
            <w:pPr>
              <w:rPr>
                <w:lang w:val="it-IT"/>
              </w:rPr>
            </w:pPr>
            <w:r w:rsidRPr="00174BD0">
              <w:rPr>
                <w:bCs/>
              </w:rPr>
              <w:t xml:space="preserve">Output da </w:t>
            </w:r>
            <w:del w:id="751" w:author="Stefania Perfetto" w:date="2026-01-20T16:56:00Z">
              <w:r w:rsidRPr="00174BD0" w:rsidDel="00DD2F4F">
                <w:rPr>
                  <w:bCs/>
                </w:rPr>
                <w:delText>sistema</w:delText>
              </w:r>
            </w:del>
            <w:ins w:id="752" w:author="Stefania Perfetto" w:date="2026-01-20T16:56:00Z">
              <w:r w:rsidR="00DD2F4F">
                <w:rPr>
                  <w:bCs/>
                </w:rPr>
                <w:t>Sistema</w:t>
              </w:r>
            </w:ins>
          </w:p>
        </w:tc>
        <w:tc>
          <w:tcPr>
            <w:tcW w:w="963" w:type="dxa"/>
            <w:noWrap/>
          </w:tcPr>
          <w:p w14:paraId="70D7F073" w14:textId="40C7F513" w:rsidR="00271FFC" w:rsidRPr="00221C3E" w:rsidRDefault="00271FFC" w:rsidP="00271FFC">
            <w:pPr>
              <w:rPr>
                <w:lang w:val="it-IT"/>
              </w:rPr>
            </w:pPr>
            <w:r>
              <w:rPr>
                <w:bCs/>
              </w:rPr>
              <w:t>No</w:t>
            </w:r>
          </w:p>
        </w:tc>
        <w:tc>
          <w:tcPr>
            <w:tcW w:w="963" w:type="dxa"/>
            <w:noWrap/>
          </w:tcPr>
          <w:p w14:paraId="27305068" w14:textId="5211C280" w:rsidR="00271FFC" w:rsidRPr="00221C3E" w:rsidRDefault="00271FFC" w:rsidP="00271FFC">
            <w:pPr>
              <w:rPr>
                <w:lang w:val="it-IT"/>
              </w:rPr>
            </w:pPr>
            <w:proofErr w:type="spellStart"/>
            <w:r>
              <w:rPr>
                <w:bCs/>
              </w:rPr>
              <w:t>Sì</w:t>
            </w:r>
            <w:proofErr w:type="spellEnd"/>
          </w:p>
        </w:tc>
        <w:tc>
          <w:tcPr>
            <w:tcW w:w="962" w:type="dxa"/>
            <w:noWrap/>
          </w:tcPr>
          <w:p w14:paraId="03897D87" w14:textId="0E5F9839" w:rsidR="00271FFC" w:rsidRPr="005364D2" w:rsidRDefault="00271FFC" w:rsidP="00271FFC">
            <w:r>
              <w:rPr>
                <w:bCs/>
              </w:rPr>
              <w:t>Alfa-</w:t>
            </w:r>
            <w:proofErr w:type="spellStart"/>
            <w:r>
              <w:rPr>
                <w:bCs/>
              </w:rPr>
              <w:t>numerici</w:t>
            </w:r>
            <w:proofErr w:type="spellEnd"/>
          </w:p>
        </w:tc>
        <w:tc>
          <w:tcPr>
            <w:tcW w:w="963" w:type="dxa"/>
            <w:noWrap/>
          </w:tcPr>
          <w:p w14:paraId="4CA14C0E" w14:textId="045F6F85" w:rsidR="00271FFC" w:rsidRPr="00221C3E" w:rsidRDefault="00271FFC" w:rsidP="00271FFC">
            <w:pPr>
              <w:rPr>
                <w:lang w:val="it-IT"/>
              </w:rPr>
            </w:pPr>
            <w:r>
              <w:rPr>
                <w:lang w:val="it-IT"/>
              </w:rPr>
              <w:t>“LD00000000”</w:t>
            </w:r>
          </w:p>
        </w:tc>
        <w:tc>
          <w:tcPr>
            <w:tcW w:w="963" w:type="dxa"/>
            <w:noWrap/>
          </w:tcPr>
          <w:p w14:paraId="62EF8EC6" w14:textId="77777777" w:rsidR="00271FFC" w:rsidRPr="00221C3E" w:rsidRDefault="00271FFC" w:rsidP="00271FFC">
            <w:pPr>
              <w:rPr>
                <w:lang w:val="it-IT"/>
              </w:rPr>
            </w:pPr>
          </w:p>
        </w:tc>
        <w:tc>
          <w:tcPr>
            <w:tcW w:w="963" w:type="dxa"/>
            <w:noWrap/>
          </w:tcPr>
          <w:p w14:paraId="1B452C08" w14:textId="77777777" w:rsidR="00271FFC" w:rsidRPr="00221C3E" w:rsidRDefault="00271FFC" w:rsidP="00271FFC">
            <w:pPr>
              <w:rPr>
                <w:lang w:val="it-IT"/>
              </w:rPr>
            </w:pPr>
          </w:p>
        </w:tc>
        <w:tc>
          <w:tcPr>
            <w:tcW w:w="963" w:type="dxa"/>
            <w:noWrap/>
          </w:tcPr>
          <w:p w14:paraId="47B6EA2D" w14:textId="77777777" w:rsidR="00271FFC" w:rsidRPr="008D7985" w:rsidRDefault="00271FFC" w:rsidP="00271FFC">
            <w:pPr>
              <w:rPr>
                <w:b/>
                <w:bCs/>
                <w:lang w:val="it-IT"/>
              </w:rPr>
            </w:pPr>
          </w:p>
        </w:tc>
      </w:tr>
      <w:tr w:rsidR="00271FFC" w:rsidRPr="00271FFC" w14:paraId="1853EE2A" w14:textId="77777777" w:rsidTr="00421E6C">
        <w:trPr>
          <w:trHeight w:val="318"/>
        </w:trPr>
        <w:tc>
          <w:tcPr>
            <w:tcW w:w="962" w:type="dxa"/>
            <w:noWrap/>
          </w:tcPr>
          <w:p w14:paraId="1B01D8BF" w14:textId="2E45E47E" w:rsidR="00271FFC" w:rsidRPr="008D7985" w:rsidRDefault="00271FFC" w:rsidP="00271FFC">
            <w:r w:rsidRPr="004A71E2">
              <w:t>C1</w:t>
            </w:r>
            <w:r>
              <w:t>1</w:t>
            </w:r>
          </w:p>
        </w:tc>
        <w:tc>
          <w:tcPr>
            <w:tcW w:w="963" w:type="dxa"/>
            <w:noWrap/>
          </w:tcPr>
          <w:p w14:paraId="30E4CF36" w14:textId="14512371" w:rsidR="00271FFC" w:rsidRPr="00FE7946" w:rsidRDefault="00271FFC" w:rsidP="00271FFC">
            <w:r w:rsidRPr="004A71E2">
              <w:t>Interesse</w:t>
            </w:r>
          </w:p>
        </w:tc>
        <w:tc>
          <w:tcPr>
            <w:tcW w:w="963" w:type="dxa"/>
            <w:noWrap/>
          </w:tcPr>
          <w:p w14:paraId="54EE0A75" w14:textId="07C9619F" w:rsidR="00271FFC" w:rsidRPr="00022157" w:rsidRDefault="00271FFC" w:rsidP="00271FFC">
            <w:r w:rsidRPr="004B0B96">
              <w:rPr>
                <w:rFonts w:eastAsia="Times New Roman" w:cstheme="minorHAnsi"/>
                <w:color w:val="000000"/>
                <w:kern w:val="0"/>
                <w:szCs w:val="24"/>
                <w:lang w:val="en-US"/>
                <w14:ligatures w14:val="none"/>
              </w:rPr>
              <w:t xml:space="preserve">Output da </w:t>
            </w:r>
            <w:proofErr w:type="spellStart"/>
            <w:r w:rsidRPr="004B0B96">
              <w:rPr>
                <w:rFonts w:eastAsia="Times New Roman" w:cstheme="minorHAnsi"/>
                <w:color w:val="000000"/>
                <w:kern w:val="0"/>
                <w:szCs w:val="24"/>
                <w:lang w:val="en-US"/>
                <w14:ligatures w14:val="none"/>
              </w:rPr>
              <w:t>sistema</w:t>
            </w:r>
            <w:proofErr w:type="spellEnd"/>
          </w:p>
        </w:tc>
        <w:tc>
          <w:tcPr>
            <w:tcW w:w="963" w:type="dxa"/>
            <w:noWrap/>
          </w:tcPr>
          <w:p w14:paraId="4B13FB0D" w14:textId="53B2D3BF" w:rsidR="00271FFC" w:rsidRPr="00D8046F" w:rsidRDefault="00271FFC" w:rsidP="00271FFC">
            <w:r w:rsidRPr="004A71E2">
              <w:t>No</w:t>
            </w:r>
          </w:p>
        </w:tc>
        <w:tc>
          <w:tcPr>
            <w:tcW w:w="963" w:type="dxa"/>
            <w:noWrap/>
          </w:tcPr>
          <w:p w14:paraId="589305AD" w14:textId="0E722F11" w:rsidR="00271FFC" w:rsidRPr="004C6943" w:rsidRDefault="00271FFC" w:rsidP="00271FFC">
            <w:proofErr w:type="spellStart"/>
            <w:r w:rsidRPr="00D506BF">
              <w:t>Sì</w:t>
            </w:r>
            <w:proofErr w:type="spellEnd"/>
          </w:p>
        </w:tc>
        <w:tc>
          <w:tcPr>
            <w:tcW w:w="962" w:type="dxa"/>
            <w:noWrap/>
          </w:tcPr>
          <w:p w14:paraId="1B4DA387" w14:textId="4D844923" w:rsidR="00271FFC" w:rsidRDefault="00271FFC" w:rsidP="00271FFC">
            <w:pPr>
              <w:rPr>
                <w:bCs/>
              </w:rPr>
            </w:pPr>
            <w:r w:rsidRPr="00D506BF">
              <w:t xml:space="preserve">Lista </w:t>
            </w:r>
            <w:proofErr w:type="spellStart"/>
            <w:r w:rsidRPr="00D506BF">
              <w:t>valori</w:t>
            </w:r>
            <w:proofErr w:type="spellEnd"/>
          </w:p>
        </w:tc>
        <w:tc>
          <w:tcPr>
            <w:tcW w:w="963" w:type="dxa"/>
            <w:noWrap/>
          </w:tcPr>
          <w:p w14:paraId="66F692C3" w14:textId="77777777" w:rsidR="00271FFC" w:rsidRPr="00D506BF" w:rsidRDefault="00271FFC" w:rsidP="00271FFC">
            <w:r w:rsidRPr="00D506BF">
              <w:t xml:space="preserve">Da </w:t>
            </w:r>
            <w:proofErr w:type="spellStart"/>
            <w:r w:rsidRPr="00D506BF">
              <w:t>catalogo</w:t>
            </w:r>
            <w:proofErr w:type="spellEnd"/>
            <w:r w:rsidRPr="00D506BF">
              <w:t xml:space="preserve"> </w:t>
            </w:r>
          </w:p>
          <w:p w14:paraId="0C87382E" w14:textId="1C6934E2" w:rsidR="00271FFC" w:rsidRPr="001E3A5C" w:rsidRDefault="00271FFC" w:rsidP="00271FFC">
            <w:pPr>
              <w:rPr>
                <w:bCs/>
                <w:lang w:val="it-IT"/>
              </w:rPr>
            </w:pPr>
            <w:proofErr w:type="spellStart"/>
            <w:r w:rsidRPr="00D506BF">
              <w:t>prodotti</w:t>
            </w:r>
            <w:proofErr w:type="spellEnd"/>
          </w:p>
        </w:tc>
        <w:tc>
          <w:tcPr>
            <w:tcW w:w="963" w:type="dxa"/>
            <w:noWrap/>
          </w:tcPr>
          <w:p w14:paraId="3A82F0C9" w14:textId="77777777" w:rsidR="00271FFC" w:rsidRPr="005219FE" w:rsidRDefault="00271FFC" w:rsidP="00271FFC">
            <w:pPr>
              <w:rPr>
                <w:lang w:val="it-IT"/>
              </w:rPr>
            </w:pPr>
          </w:p>
        </w:tc>
        <w:tc>
          <w:tcPr>
            <w:tcW w:w="963" w:type="dxa"/>
            <w:noWrap/>
          </w:tcPr>
          <w:p w14:paraId="4C5C3213" w14:textId="77777777" w:rsidR="00271FFC" w:rsidRPr="005219FE" w:rsidRDefault="00271FFC" w:rsidP="00271FFC">
            <w:pPr>
              <w:rPr>
                <w:lang w:val="it-IT"/>
              </w:rPr>
            </w:pPr>
          </w:p>
        </w:tc>
        <w:tc>
          <w:tcPr>
            <w:tcW w:w="963" w:type="dxa"/>
            <w:noWrap/>
          </w:tcPr>
          <w:p w14:paraId="07F9E1B1" w14:textId="77777777" w:rsidR="00271FFC" w:rsidRPr="005219FE" w:rsidRDefault="00271FFC" w:rsidP="00271FFC">
            <w:pPr>
              <w:rPr>
                <w:b/>
                <w:lang w:val="it-IT"/>
              </w:rPr>
            </w:pPr>
          </w:p>
        </w:tc>
      </w:tr>
      <w:tr w:rsidR="00271FFC" w:rsidRPr="00271FFC" w14:paraId="05B8FDAF" w14:textId="77777777" w:rsidTr="00421E6C">
        <w:trPr>
          <w:trHeight w:val="318"/>
        </w:trPr>
        <w:tc>
          <w:tcPr>
            <w:tcW w:w="962" w:type="dxa"/>
            <w:noWrap/>
          </w:tcPr>
          <w:p w14:paraId="775544BE" w14:textId="619E78C3" w:rsidR="00271FFC" w:rsidRPr="008D7985" w:rsidRDefault="00587F90" w:rsidP="00271FFC">
            <w:r w:rsidRPr="008D7985">
              <w:t>C</w:t>
            </w:r>
            <w:r>
              <w:t>12</w:t>
            </w:r>
          </w:p>
        </w:tc>
        <w:tc>
          <w:tcPr>
            <w:tcW w:w="963" w:type="dxa"/>
            <w:noWrap/>
          </w:tcPr>
          <w:p w14:paraId="1D3B237D" w14:textId="5A05F0BE" w:rsidR="00271FFC" w:rsidRPr="00FE7946" w:rsidRDefault="00587F90" w:rsidP="00271FFC">
            <w:proofErr w:type="spellStart"/>
            <w:r>
              <w:t>Segmento</w:t>
            </w:r>
            <w:proofErr w:type="spellEnd"/>
          </w:p>
        </w:tc>
        <w:tc>
          <w:tcPr>
            <w:tcW w:w="963" w:type="dxa"/>
            <w:noWrap/>
          </w:tcPr>
          <w:p w14:paraId="00CD2CA2" w14:textId="55FEB729" w:rsidR="00271FFC" w:rsidRPr="00022157" w:rsidRDefault="00587F90" w:rsidP="00271FFC">
            <w:r>
              <w:t>Output da Sistema</w:t>
            </w:r>
          </w:p>
        </w:tc>
        <w:tc>
          <w:tcPr>
            <w:tcW w:w="963" w:type="dxa"/>
            <w:noWrap/>
          </w:tcPr>
          <w:p w14:paraId="5A35FB7F" w14:textId="6F5FD3B8" w:rsidR="00271FFC" w:rsidRPr="00D8046F" w:rsidRDefault="00587F90" w:rsidP="00271FFC">
            <w:r>
              <w:t>No</w:t>
            </w:r>
          </w:p>
        </w:tc>
        <w:tc>
          <w:tcPr>
            <w:tcW w:w="963" w:type="dxa"/>
            <w:noWrap/>
          </w:tcPr>
          <w:p w14:paraId="63FE1D43" w14:textId="7D646D60" w:rsidR="00271FFC" w:rsidRPr="004C6943" w:rsidRDefault="00587F90" w:rsidP="00271FFC">
            <w:proofErr w:type="spellStart"/>
            <w:r>
              <w:t>Sì</w:t>
            </w:r>
            <w:proofErr w:type="spellEnd"/>
          </w:p>
        </w:tc>
        <w:tc>
          <w:tcPr>
            <w:tcW w:w="962" w:type="dxa"/>
            <w:noWrap/>
          </w:tcPr>
          <w:p w14:paraId="26B58EC0" w14:textId="7AF34B9F" w:rsidR="00271FFC" w:rsidRDefault="00587F90" w:rsidP="00271FFC">
            <w:pPr>
              <w:rPr>
                <w:bCs/>
              </w:rPr>
            </w:pPr>
            <w:r>
              <w:rPr>
                <w:bCs/>
              </w:rPr>
              <w:t>Lista Valori</w:t>
            </w:r>
          </w:p>
        </w:tc>
        <w:tc>
          <w:tcPr>
            <w:tcW w:w="963" w:type="dxa"/>
            <w:noWrap/>
          </w:tcPr>
          <w:p w14:paraId="1E321572" w14:textId="0EABAA11" w:rsidR="00271FFC" w:rsidRPr="001E3A5C" w:rsidRDefault="00F7552C" w:rsidP="00271FFC">
            <w:pPr>
              <w:rPr>
                <w:bCs/>
                <w:lang w:val="it-IT"/>
              </w:rPr>
            </w:pPr>
            <w:r>
              <w:rPr>
                <w:bCs/>
                <w:lang w:val="it-IT"/>
              </w:rPr>
              <w:t>Da anagrafe cliente</w:t>
            </w:r>
          </w:p>
        </w:tc>
        <w:tc>
          <w:tcPr>
            <w:tcW w:w="963" w:type="dxa"/>
            <w:noWrap/>
          </w:tcPr>
          <w:p w14:paraId="026D8B03" w14:textId="77777777" w:rsidR="00271FFC" w:rsidRPr="005219FE" w:rsidRDefault="00271FFC" w:rsidP="00271FFC">
            <w:pPr>
              <w:rPr>
                <w:lang w:val="it-IT"/>
              </w:rPr>
            </w:pPr>
          </w:p>
        </w:tc>
        <w:tc>
          <w:tcPr>
            <w:tcW w:w="963" w:type="dxa"/>
            <w:noWrap/>
          </w:tcPr>
          <w:p w14:paraId="3F7AA857" w14:textId="77777777" w:rsidR="00271FFC" w:rsidRPr="005219FE" w:rsidRDefault="00271FFC" w:rsidP="00271FFC">
            <w:pPr>
              <w:rPr>
                <w:lang w:val="it-IT"/>
              </w:rPr>
            </w:pPr>
          </w:p>
        </w:tc>
        <w:tc>
          <w:tcPr>
            <w:tcW w:w="963" w:type="dxa"/>
            <w:noWrap/>
          </w:tcPr>
          <w:p w14:paraId="5F98D890" w14:textId="77777777" w:rsidR="00271FFC" w:rsidRPr="005219FE" w:rsidRDefault="00271FFC" w:rsidP="00271FFC">
            <w:pPr>
              <w:rPr>
                <w:b/>
                <w:lang w:val="it-IT"/>
              </w:rPr>
            </w:pPr>
          </w:p>
        </w:tc>
      </w:tr>
      <w:tr w:rsidR="00A474E3" w:rsidRPr="006E5D75" w14:paraId="3043CE49" w14:textId="77777777" w:rsidTr="00421E6C">
        <w:trPr>
          <w:trHeight w:val="318"/>
        </w:trPr>
        <w:tc>
          <w:tcPr>
            <w:tcW w:w="962" w:type="dxa"/>
            <w:noWrap/>
          </w:tcPr>
          <w:p w14:paraId="282C98BD" w14:textId="7AF29449" w:rsidR="00A474E3" w:rsidRPr="008D7985" w:rsidRDefault="00A474E3" w:rsidP="00A474E3">
            <w:r w:rsidRPr="008D7985">
              <w:t>C</w:t>
            </w:r>
            <w:r>
              <w:t>13</w:t>
            </w:r>
          </w:p>
        </w:tc>
        <w:tc>
          <w:tcPr>
            <w:tcW w:w="963" w:type="dxa"/>
            <w:noWrap/>
          </w:tcPr>
          <w:p w14:paraId="51EC658C" w14:textId="472F9F24" w:rsidR="00A474E3" w:rsidRPr="00FE7946" w:rsidRDefault="00A474E3" w:rsidP="00A474E3">
            <w:proofErr w:type="gramStart"/>
            <w:r>
              <w:t>Data  di</w:t>
            </w:r>
            <w:proofErr w:type="gramEnd"/>
            <w:r>
              <w:t xml:space="preserve"> </w:t>
            </w:r>
            <w:proofErr w:type="spellStart"/>
            <w:r>
              <w:t>creazione</w:t>
            </w:r>
            <w:proofErr w:type="spellEnd"/>
          </w:p>
        </w:tc>
        <w:tc>
          <w:tcPr>
            <w:tcW w:w="963" w:type="dxa"/>
            <w:noWrap/>
          </w:tcPr>
          <w:p w14:paraId="7500925C" w14:textId="1FF3350E" w:rsidR="00A474E3" w:rsidRPr="00221C3E" w:rsidRDefault="00A474E3" w:rsidP="00A474E3">
            <w:r w:rsidRPr="00022157">
              <w:t xml:space="preserve">Output da </w:t>
            </w:r>
            <w:del w:id="753" w:author="Stefania Perfetto" w:date="2026-01-20T16:56:00Z">
              <w:r w:rsidRPr="00022157" w:rsidDel="00DD2F4F">
                <w:delText>sistema</w:delText>
              </w:r>
            </w:del>
            <w:ins w:id="754" w:author="Stefania Perfetto" w:date="2026-01-20T16:56:00Z">
              <w:r w:rsidR="00DD2F4F">
                <w:t>Sistema</w:t>
              </w:r>
            </w:ins>
          </w:p>
        </w:tc>
        <w:tc>
          <w:tcPr>
            <w:tcW w:w="963" w:type="dxa"/>
            <w:noWrap/>
          </w:tcPr>
          <w:p w14:paraId="31FBBFD8" w14:textId="77777777" w:rsidR="00A474E3" w:rsidRPr="00221C3E" w:rsidRDefault="00A474E3" w:rsidP="00A474E3">
            <w:r w:rsidRPr="00D8046F">
              <w:t>No</w:t>
            </w:r>
          </w:p>
        </w:tc>
        <w:tc>
          <w:tcPr>
            <w:tcW w:w="963" w:type="dxa"/>
            <w:noWrap/>
          </w:tcPr>
          <w:p w14:paraId="21FB9504" w14:textId="77777777" w:rsidR="00A474E3" w:rsidRPr="00221C3E" w:rsidRDefault="00A474E3" w:rsidP="00A474E3">
            <w:proofErr w:type="spellStart"/>
            <w:r w:rsidRPr="004C6943">
              <w:t>Sì</w:t>
            </w:r>
            <w:proofErr w:type="spellEnd"/>
          </w:p>
        </w:tc>
        <w:tc>
          <w:tcPr>
            <w:tcW w:w="962" w:type="dxa"/>
            <w:noWrap/>
          </w:tcPr>
          <w:p w14:paraId="4B90823C" w14:textId="08F91434" w:rsidR="00A474E3" w:rsidRPr="00221C3E" w:rsidRDefault="00A474E3" w:rsidP="00A474E3">
            <w:r w:rsidRPr="009353FB">
              <w:rPr>
                <w:rFonts w:eastAsia="Times New Roman" w:cstheme="minorHAnsi"/>
                <w:color w:val="000000"/>
                <w:kern w:val="0"/>
                <w:szCs w:val="24"/>
                <w:lang w:val="en-US"/>
                <w14:ligatures w14:val="none"/>
              </w:rPr>
              <w:t>dd/MM/</w:t>
            </w:r>
            <w:proofErr w:type="spellStart"/>
            <w:r w:rsidRPr="009353FB">
              <w:rPr>
                <w:rFonts w:eastAsia="Times New Roman" w:cstheme="minorHAnsi"/>
                <w:color w:val="000000"/>
                <w:kern w:val="0"/>
                <w:szCs w:val="24"/>
                <w:lang w:val="en-US"/>
                <w14:ligatures w14:val="none"/>
              </w:rPr>
              <w:t>yyyy</w:t>
            </w:r>
            <w:proofErr w:type="spellEnd"/>
            <w:r w:rsidRPr="009353FB">
              <w:rPr>
                <w:rFonts w:eastAsia="Times New Roman" w:cstheme="minorHAnsi"/>
                <w:color w:val="000000"/>
                <w:kern w:val="0"/>
                <w:szCs w:val="24"/>
                <w:lang w:val="en-US"/>
                <w14:ligatures w14:val="none"/>
              </w:rPr>
              <w:t xml:space="preserve"> </w:t>
            </w:r>
            <w:proofErr w:type="spellStart"/>
            <w:r w:rsidRPr="009353FB">
              <w:rPr>
                <w:rFonts w:eastAsia="Times New Roman" w:cstheme="minorHAnsi"/>
                <w:color w:val="000000"/>
                <w:kern w:val="0"/>
                <w:szCs w:val="24"/>
                <w:lang w:val="en-US"/>
                <w14:ligatures w14:val="none"/>
              </w:rPr>
              <w:t>HH:mm</w:t>
            </w:r>
            <w:proofErr w:type="spellEnd"/>
          </w:p>
        </w:tc>
        <w:tc>
          <w:tcPr>
            <w:tcW w:w="963" w:type="dxa"/>
            <w:noWrap/>
          </w:tcPr>
          <w:p w14:paraId="01E11217" w14:textId="58337AB5" w:rsidR="00A474E3" w:rsidRPr="005219FE" w:rsidRDefault="00A474E3" w:rsidP="00A474E3">
            <w:pPr>
              <w:rPr>
                <w:lang w:val="it-IT"/>
              </w:rPr>
            </w:pPr>
            <w:r w:rsidRPr="009353FB">
              <w:rPr>
                <w:rFonts w:eastAsia="Times New Roman" w:cstheme="minorHAnsi"/>
                <w:color w:val="000000"/>
                <w:kern w:val="0"/>
                <w:szCs w:val="24"/>
                <w:lang w:val="en-US"/>
                <w14:ligatures w14:val="none"/>
              </w:rPr>
              <w:t>Data e ora</w:t>
            </w:r>
          </w:p>
        </w:tc>
        <w:tc>
          <w:tcPr>
            <w:tcW w:w="963" w:type="dxa"/>
            <w:noWrap/>
          </w:tcPr>
          <w:p w14:paraId="327FAB1D" w14:textId="77777777" w:rsidR="00A474E3" w:rsidRPr="005219FE" w:rsidRDefault="00A474E3" w:rsidP="00A474E3">
            <w:pPr>
              <w:rPr>
                <w:lang w:val="it-IT"/>
              </w:rPr>
            </w:pPr>
          </w:p>
        </w:tc>
        <w:tc>
          <w:tcPr>
            <w:tcW w:w="963" w:type="dxa"/>
            <w:noWrap/>
          </w:tcPr>
          <w:p w14:paraId="66D43833" w14:textId="77777777" w:rsidR="00A474E3" w:rsidRPr="005219FE" w:rsidRDefault="00A474E3" w:rsidP="00A474E3">
            <w:pPr>
              <w:rPr>
                <w:lang w:val="it-IT"/>
              </w:rPr>
            </w:pPr>
          </w:p>
        </w:tc>
        <w:tc>
          <w:tcPr>
            <w:tcW w:w="963" w:type="dxa"/>
            <w:noWrap/>
          </w:tcPr>
          <w:p w14:paraId="767CE400" w14:textId="77777777" w:rsidR="00A474E3" w:rsidRPr="005219FE" w:rsidRDefault="00A474E3" w:rsidP="00A474E3">
            <w:pPr>
              <w:rPr>
                <w:b/>
                <w:lang w:val="it-IT"/>
              </w:rPr>
            </w:pPr>
          </w:p>
        </w:tc>
      </w:tr>
      <w:tr w:rsidR="00271FFC" w:rsidRPr="00D27F64" w14:paraId="3D2DA01C" w14:textId="77777777" w:rsidTr="00421E6C">
        <w:trPr>
          <w:trHeight w:val="318"/>
        </w:trPr>
        <w:tc>
          <w:tcPr>
            <w:tcW w:w="962" w:type="dxa"/>
            <w:noWrap/>
          </w:tcPr>
          <w:p w14:paraId="3518BD6E" w14:textId="43F41454" w:rsidR="00271FFC" w:rsidRDefault="00271FFC" w:rsidP="00271FFC">
            <w:r>
              <w:t>C1</w:t>
            </w:r>
            <w:r w:rsidR="00F7552C">
              <w:t>4</w:t>
            </w:r>
          </w:p>
        </w:tc>
        <w:tc>
          <w:tcPr>
            <w:tcW w:w="963" w:type="dxa"/>
            <w:noWrap/>
          </w:tcPr>
          <w:p w14:paraId="1128010D" w14:textId="05BCB52F" w:rsidR="00271FFC" w:rsidRDefault="00F7552C" w:rsidP="00271FFC">
            <w:r>
              <w:t>Score</w:t>
            </w:r>
          </w:p>
        </w:tc>
        <w:tc>
          <w:tcPr>
            <w:tcW w:w="963" w:type="dxa"/>
            <w:noWrap/>
          </w:tcPr>
          <w:p w14:paraId="46BD0C44" w14:textId="77777777" w:rsidR="00271FFC" w:rsidRPr="00221C3E" w:rsidRDefault="00271FFC" w:rsidP="00271FFC">
            <w:r w:rsidRPr="00022157">
              <w:t xml:space="preserve">Output da </w:t>
            </w:r>
            <w:proofErr w:type="spellStart"/>
            <w:r w:rsidRPr="00022157">
              <w:t>sistema</w:t>
            </w:r>
            <w:proofErr w:type="spellEnd"/>
          </w:p>
        </w:tc>
        <w:tc>
          <w:tcPr>
            <w:tcW w:w="963" w:type="dxa"/>
            <w:noWrap/>
          </w:tcPr>
          <w:p w14:paraId="5D8C5D8D" w14:textId="77777777" w:rsidR="00271FFC" w:rsidRPr="00221C3E" w:rsidRDefault="00271FFC" w:rsidP="00271FFC">
            <w:r w:rsidRPr="00D8046F">
              <w:t>No</w:t>
            </w:r>
          </w:p>
        </w:tc>
        <w:tc>
          <w:tcPr>
            <w:tcW w:w="963" w:type="dxa"/>
            <w:noWrap/>
          </w:tcPr>
          <w:p w14:paraId="6CEDC3AF" w14:textId="77777777" w:rsidR="00271FFC" w:rsidRPr="00221C3E" w:rsidRDefault="00271FFC" w:rsidP="00271FFC">
            <w:proofErr w:type="spellStart"/>
            <w:r w:rsidRPr="004C6943">
              <w:t>Sì</w:t>
            </w:r>
            <w:proofErr w:type="spellEnd"/>
          </w:p>
        </w:tc>
        <w:tc>
          <w:tcPr>
            <w:tcW w:w="962" w:type="dxa"/>
            <w:noWrap/>
          </w:tcPr>
          <w:p w14:paraId="78790C21" w14:textId="77777777" w:rsidR="00271FFC" w:rsidRPr="00221C3E" w:rsidRDefault="00271FFC" w:rsidP="00271FFC">
            <w:r>
              <w:t xml:space="preserve">Lista </w:t>
            </w:r>
            <w:proofErr w:type="spellStart"/>
            <w:r>
              <w:t>valori</w:t>
            </w:r>
            <w:proofErr w:type="spellEnd"/>
          </w:p>
        </w:tc>
        <w:tc>
          <w:tcPr>
            <w:tcW w:w="963" w:type="dxa"/>
            <w:noWrap/>
          </w:tcPr>
          <w:p w14:paraId="56D33C0F" w14:textId="77777777" w:rsidR="00271FFC" w:rsidRPr="00221C3E" w:rsidRDefault="00271FFC" w:rsidP="00271FFC">
            <w:r>
              <w:t>“Caldo”, “</w:t>
            </w:r>
            <w:proofErr w:type="spellStart"/>
            <w:r>
              <w:t>Tiepido</w:t>
            </w:r>
            <w:proofErr w:type="spellEnd"/>
            <w:r>
              <w:t>”, “Freddo”</w:t>
            </w:r>
          </w:p>
        </w:tc>
        <w:tc>
          <w:tcPr>
            <w:tcW w:w="963" w:type="dxa"/>
            <w:noWrap/>
          </w:tcPr>
          <w:p w14:paraId="00B3DED9" w14:textId="77777777" w:rsidR="00271FFC" w:rsidRPr="00221C3E" w:rsidRDefault="00271FFC" w:rsidP="00271FFC"/>
        </w:tc>
        <w:tc>
          <w:tcPr>
            <w:tcW w:w="963" w:type="dxa"/>
            <w:noWrap/>
          </w:tcPr>
          <w:p w14:paraId="0F78E4AE" w14:textId="77777777" w:rsidR="00271FFC" w:rsidRPr="00221C3E" w:rsidRDefault="00271FFC" w:rsidP="00271FFC"/>
        </w:tc>
        <w:tc>
          <w:tcPr>
            <w:tcW w:w="963" w:type="dxa"/>
            <w:noWrap/>
          </w:tcPr>
          <w:p w14:paraId="2BE9A362" w14:textId="77777777" w:rsidR="00271FFC" w:rsidRPr="00FF55DF" w:rsidRDefault="00271FFC" w:rsidP="00271FFC">
            <w:pPr>
              <w:rPr>
                <w:b/>
                <w:bCs/>
              </w:rPr>
            </w:pPr>
          </w:p>
        </w:tc>
      </w:tr>
      <w:tr w:rsidR="00F7552C" w:rsidRPr="00D27F64" w14:paraId="3DEA0009" w14:textId="77777777" w:rsidTr="00421E6C">
        <w:trPr>
          <w:trHeight w:val="318"/>
        </w:trPr>
        <w:tc>
          <w:tcPr>
            <w:tcW w:w="962" w:type="dxa"/>
            <w:noWrap/>
          </w:tcPr>
          <w:p w14:paraId="1A642888" w14:textId="3C10E41F" w:rsidR="00F7552C" w:rsidRPr="004A71E2" w:rsidRDefault="00F7552C" w:rsidP="00F7552C">
            <w:r>
              <w:rPr>
                <w:rFonts w:eastAsia="Times New Roman" w:cstheme="minorHAnsi"/>
                <w:color w:val="000000"/>
                <w:kern w:val="0"/>
                <w:szCs w:val="24"/>
                <w:lang w:val="en-US"/>
                <w14:ligatures w14:val="none"/>
              </w:rPr>
              <w:t>C15</w:t>
            </w:r>
          </w:p>
        </w:tc>
        <w:tc>
          <w:tcPr>
            <w:tcW w:w="963" w:type="dxa"/>
            <w:noWrap/>
          </w:tcPr>
          <w:p w14:paraId="0F7396D1" w14:textId="6F0C4B9B" w:rsidR="00F7552C" w:rsidRPr="004A71E2" w:rsidRDefault="00F7552C" w:rsidP="00F7552C">
            <w:proofErr w:type="spellStart"/>
            <w:r w:rsidRPr="004B0B96">
              <w:rPr>
                <w:rFonts w:eastAsia="Times New Roman" w:cstheme="minorHAnsi"/>
                <w:color w:val="000000"/>
                <w:kern w:val="0"/>
                <w:szCs w:val="24"/>
                <w:lang w:val="en-US"/>
                <w14:ligatures w14:val="none"/>
              </w:rPr>
              <w:t>Prodotto</w:t>
            </w:r>
            <w:proofErr w:type="spellEnd"/>
          </w:p>
        </w:tc>
        <w:tc>
          <w:tcPr>
            <w:tcW w:w="963" w:type="dxa"/>
            <w:noWrap/>
          </w:tcPr>
          <w:p w14:paraId="606D863F" w14:textId="45BD6B0D" w:rsidR="00F7552C" w:rsidRPr="00221C3E" w:rsidRDefault="00F7552C" w:rsidP="00F7552C">
            <w:r w:rsidRPr="004B0B96">
              <w:rPr>
                <w:rFonts w:eastAsia="Times New Roman" w:cstheme="minorHAnsi"/>
                <w:color w:val="000000"/>
                <w:kern w:val="0"/>
                <w:szCs w:val="24"/>
                <w:lang w:val="en-US"/>
                <w14:ligatures w14:val="none"/>
              </w:rPr>
              <w:t xml:space="preserve">Output da </w:t>
            </w:r>
            <w:proofErr w:type="spellStart"/>
            <w:r w:rsidRPr="004B0B96">
              <w:rPr>
                <w:rFonts w:eastAsia="Times New Roman" w:cstheme="minorHAnsi"/>
                <w:color w:val="000000"/>
                <w:kern w:val="0"/>
                <w:szCs w:val="24"/>
                <w:lang w:val="en-US"/>
                <w14:ligatures w14:val="none"/>
              </w:rPr>
              <w:t>sistema</w:t>
            </w:r>
            <w:proofErr w:type="spellEnd"/>
          </w:p>
        </w:tc>
        <w:tc>
          <w:tcPr>
            <w:tcW w:w="963" w:type="dxa"/>
            <w:noWrap/>
          </w:tcPr>
          <w:p w14:paraId="64C4132C" w14:textId="0EC0A160" w:rsidR="00F7552C" w:rsidRPr="004A71E2" w:rsidRDefault="00F7552C" w:rsidP="00F7552C">
            <w:r w:rsidRPr="004B0B96">
              <w:rPr>
                <w:rFonts w:eastAsia="Times New Roman" w:cstheme="minorHAnsi"/>
                <w:color w:val="000000"/>
                <w:kern w:val="0"/>
                <w:szCs w:val="24"/>
                <w:lang w:val="en-US"/>
                <w14:ligatures w14:val="none"/>
              </w:rPr>
              <w:t>No</w:t>
            </w:r>
          </w:p>
        </w:tc>
        <w:tc>
          <w:tcPr>
            <w:tcW w:w="963" w:type="dxa"/>
            <w:noWrap/>
          </w:tcPr>
          <w:p w14:paraId="51207B97" w14:textId="0EFB9693" w:rsidR="00F7552C" w:rsidRPr="00D506BF" w:rsidRDefault="00F7552C" w:rsidP="00F7552C">
            <w:proofErr w:type="spellStart"/>
            <w:r w:rsidRPr="004B0B96">
              <w:rPr>
                <w:rFonts w:eastAsia="Times New Roman" w:cstheme="minorHAnsi"/>
                <w:color w:val="000000"/>
                <w:kern w:val="0"/>
                <w:szCs w:val="24"/>
                <w:lang w:val="en-US"/>
                <w14:ligatures w14:val="none"/>
              </w:rPr>
              <w:t>Sì</w:t>
            </w:r>
            <w:proofErr w:type="spellEnd"/>
          </w:p>
        </w:tc>
        <w:tc>
          <w:tcPr>
            <w:tcW w:w="962" w:type="dxa"/>
            <w:noWrap/>
          </w:tcPr>
          <w:p w14:paraId="66322C51" w14:textId="64CC4FCE" w:rsidR="00F7552C" w:rsidRPr="00D506BF" w:rsidRDefault="00F7552C" w:rsidP="00F7552C">
            <w:r w:rsidRPr="004B0B96">
              <w:rPr>
                <w:rFonts w:eastAsia="Times New Roman" w:cstheme="minorHAnsi"/>
                <w:color w:val="000000"/>
                <w:kern w:val="0"/>
                <w:szCs w:val="24"/>
                <w:lang w:val="en-US"/>
                <w14:ligatures w14:val="none"/>
              </w:rPr>
              <w:t xml:space="preserve">Lista </w:t>
            </w:r>
            <w:proofErr w:type="spellStart"/>
            <w:r w:rsidRPr="004B0B96">
              <w:rPr>
                <w:rFonts w:eastAsia="Times New Roman" w:cstheme="minorHAnsi"/>
                <w:color w:val="000000"/>
                <w:kern w:val="0"/>
                <w:szCs w:val="24"/>
                <w:lang w:val="en-US"/>
                <w14:ligatures w14:val="none"/>
              </w:rPr>
              <w:t>valori</w:t>
            </w:r>
            <w:proofErr w:type="spellEnd"/>
          </w:p>
        </w:tc>
        <w:tc>
          <w:tcPr>
            <w:tcW w:w="963" w:type="dxa"/>
            <w:noWrap/>
          </w:tcPr>
          <w:p w14:paraId="74954247" w14:textId="77777777" w:rsidR="00F7552C" w:rsidRPr="00D506BF" w:rsidRDefault="00F7552C" w:rsidP="00F7552C">
            <w:r w:rsidRPr="00D506BF">
              <w:t xml:space="preserve">Da </w:t>
            </w:r>
            <w:proofErr w:type="spellStart"/>
            <w:r w:rsidRPr="00D506BF">
              <w:t>catalogo</w:t>
            </w:r>
            <w:proofErr w:type="spellEnd"/>
            <w:r w:rsidRPr="00D506BF">
              <w:t xml:space="preserve"> </w:t>
            </w:r>
          </w:p>
          <w:p w14:paraId="456E2DCE" w14:textId="7C5BD2AC" w:rsidR="00F7552C" w:rsidRPr="00221C3E" w:rsidRDefault="00F7552C" w:rsidP="00F7552C">
            <w:proofErr w:type="spellStart"/>
            <w:r w:rsidRPr="00D506BF">
              <w:t>prodotti</w:t>
            </w:r>
            <w:proofErr w:type="spellEnd"/>
          </w:p>
        </w:tc>
        <w:tc>
          <w:tcPr>
            <w:tcW w:w="963" w:type="dxa"/>
            <w:noWrap/>
          </w:tcPr>
          <w:p w14:paraId="2EE0132D" w14:textId="77777777" w:rsidR="00F7552C" w:rsidRPr="00221C3E" w:rsidRDefault="00F7552C" w:rsidP="00F7552C"/>
        </w:tc>
        <w:tc>
          <w:tcPr>
            <w:tcW w:w="963" w:type="dxa"/>
            <w:noWrap/>
          </w:tcPr>
          <w:p w14:paraId="654C68EE" w14:textId="77777777" w:rsidR="00F7552C" w:rsidRPr="00221C3E" w:rsidRDefault="00F7552C" w:rsidP="00F7552C"/>
        </w:tc>
        <w:tc>
          <w:tcPr>
            <w:tcW w:w="963" w:type="dxa"/>
            <w:noWrap/>
          </w:tcPr>
          <w:p w14:paraId="3F626C85" w14:textId="77777777" w:rsidR="00F7552C" w:rsidRPr="00FF55DF" w:rsidRDefault="00F7552C" w:rsidP="00F7552C">
            <w:pPr>
              <w:rPr>
                <w:b/>
                <w:bCs/>
              </w:rPr>
            </w:pPr>
          </w:p>
        </w:tc>
      </w:tr>
      <w:tr w:rsidR="00F7552C" w:rsidRPr="006E5D75" w14:paraId="22D577D7" w14:textId="77777777" w:rsidTr="00421E6C">
        <w:trPr>
          <w:trHeight w:val="318"/>
        </w:trPr>
        <w:tc>
          <w:tcPr>
            <w:tcW w:w="962" w:type="dxa"/>
            <w:noWrap/>
          </w:tcPr>
          <w:p w14:paraId="55102B51" w14:textId="69AE157B" w:rsidR="00F7552C" w:rsidRPr="004A71E2" w:rsidRDefault="00F7552C" w:rsidP="00F7552C">
            <w:r w:rsidRPr="004B0B96">
              <w:rPr>
                <w:rFonts w:eastAsia="Times New Roman" w:cstheme="minorHAnsi"/>
                <w:color w:val="000000"/>
                <w:kern w:val="0"/>
                <w:szCs w:val="24"/>
                <w:lang w:val="en-US"/>
                <w14:ligatures w14:val="none"/>
              </w:rPr>
              <w:t>C</w:t>
            </w:r>
            <w:r>
              <w:rPr>
                <w:rFonts w:eastAsia="Times New Roman" w:cstheme="minorHAnsi"/>
                <w:color w:val="000000"/>
                <w:kern w:val="0"/>
                <w:szCs w:val="24"/>
                <w:lang w:val="en-US"/>
                <w14:ligatures w14:val="none"/>
              </w:rPr>
              <w:t>16</w:t>
            </w:r>
          </w:p>
        </w:tc>
        <w:tc>
          <w:tcPr>
            <w:tcW w:w="963" w:type="dxa"/>
            <w:noWrap/>
          </w:tcPr>
          <w:p w14:paraId="685A984B" w14:textId="567AF968" w:rsidR="00F7552C" w:rsidRPr="004A71E2" w:rsidRDefault="00F7552C" w:rsidP="00F7552C">
            <w:r w:rsidRPr="004B0B96">
              <w:rPr>
                <w:rFonts w:eastAsia="Times New Roman" w:cstheme="minorHAnsi"/>
                <w:color w:val="000000"/>
                <w:kern w:val="0"/>
                <w:szCs w:val="24"/>
                <w:lang w:val="en-US"/>
                <w14:ligatures w14:val="none"/>
              </w:rPr>
              <w:t>Data</w:t>
            </w:r>
            <w:r>
              <w:rPr>
                <w:rFonts w:eastAsia="Times New Roman" w:cstheme="minorHAnsi"/>
                <w:color w:val="000000"/>
                <w:kern w:val="0"/>
                <w:szCs w:val="24"/>
                <w:lang w:val="en-US"/>
                <w14:ligatures w14:val="none"/>
              </w:rPr>
              <w:t xml:space="preserve"> di </w:t>
            </w:r>
            <w:proofErr w:type="spellStart"/>
            <w:r>
              <w:rPr>
                <w:rFonts w:eastAsia="Times New Roman" w:cstheme="minorHAnsi"/>
                <w:color w:val="000000"/>
                <w:kern w:val="0"/>
                <w:szCs w:val="24"/>
                <w:lang w:val="en-US"/>
                <w14:ligatures w14:val="none"/>
              </w:rPr>
              <w:t>scadenza</w:t>
            </w:r>
            <w:proofErr w:type="spellEnd"/>
          </w:p>
        </w:tc>
        <w:tc>
          <w:tcPr>
            <w:tcW w:w="963" w:type="dxa"/>
            <w:noWrap/>
          </w:tcPr>
          <w:p w14:paraId="7691553A" w14:textId="46BEEFEF" w:rsidR="00F7552C" w:rsidRPr="004B0B96" w:rsidRDefault="00F7552C" w:rsidP="00F7552C">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 xml:space="preserve">Output da </w:t>
            </w:r>
            <w:proofErr w:type="spellStart"/>
            <w:r w:rsidRPr="004B0B96">
              <w:rPr>
                <w:rFonts w:eastAsia="Times New Roman" w:cstheme="minorHAnsi"/>
                <w:color w:val="000000"/>
                <w:kern w:val="0"/>
                <w:szCs w:val="24"/>
                <w:lang w:val="en-US"/>
                <w14:ligatures w14:val="none"/>
              </w:rPr>
              <w:t>sistema</w:t>
            </w:r>
            <w:proofErr w:type="spellEnd"/>
          </w:p>
        </w:tc>
        <w:tc>
          <w:tcPr>
            <w:tcW w:w="963" w:type="dxa"/>
            <w:noWrap/>
          </w:tcPr>
          <w:p w14:paraId="407F860F" w14:textId="260785E8" w:rsidR="00F7552C" w:rsidRPr="004A71E2" w:rsidRDefault="00F7552C" w:rsidP="00F7552C">
            <w:r w:rsidRPr="004B0B96">
              <w:rPr>
                <w:rFonts w:eastAsia="Times New Roman" w:cstheme="minorHAnsi"/>
                <w:color w:val="000000"/>
                <w:kern w:val="0"/>
                <w:szCs w:val="24"/>
                <w:lang w:val="en-US"/>
                <w14:ligatures w14:val="none"/>
              </w:rPr>
              <w:t>No</w:t>
            </w:r>
          </w:p>
        </w:tc>
        <w:tc>
          <w:tcPr>
            <w:tcW w:w="963" w:type="dxa"/>
            <w:noWrap/>
          </w:tcPr>
          <w:p w14:paraId="7746CE2E" w14:textId="09A8E635" w:rsidR="00F7552C" w:rsidRPr="00D506BF" w:rsidRDefault="00F7552C" w:rsidP="00F7552C">
            <w:proofErr w:type="spellStart"/>
            <w:r w:rsidRPr="004B0B96">
              <w:rPr>
                <w:rFonts w:eastAsia="Times New Roman" w:cstheme="minorHAnsi"/>
                <w:color w:val="000000"/>
                <w:kern w:val="0"/>
                <w:szCs w:val="24"/>
                <w:lang w:val="en-US"/>
                <w14:ligatures w14:val="none"/>
              </w:rPr>
              <w:t>Sì</w:t>
            </w:r>
            <w:proofErr w:type="spellEnd"/>
          </w:p>
        </w:tc>
        <w:tc>
          <w:tcPr>
            <w:tcW w:w="962" w:type="dxa"/>
            <w:noWrap/>
          </w:tcPr>
          <w:p w14:paraId="7260A7A7" w14:textId="2F943953" w:rsidR="00F7552C" w:rsidRPr="00D506BF" w:rsidRDefault="00F7552C" w:rsidP="00F7552C">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noWrap/>
          </w:tcPr>
          <w:p w14:paraId="010CB612" w14:textId="6467F639" w:rsidR="00F7552C" w:rsidRPr="00D61D30" w:rsidRDefault="00F7552C" w:rsidP="00F7552C">
            <w:pPr>
              <w:rPr>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noWrap/>
          </w:tcPr>
          <w:p w14:paraId="5FB18284" w14:textId="77777777" w:rsidR="00F7552C" w:rsidRPr="00221C3E" w:rsidRDefault="00F7552C" w:rsidP="00F7552C">
            <w:pPr>
              <w:rPr>
                <w:lang w:val="it-IT"/>
              </w:rPr>
            </w:pPr>
          </w:p>
        </w:tc>
        <w:tc>
          <w:tcPr>
            <w:tcW w:w="963" w:type="dxa"/>
            <w:noWrap/>
          </w:tcPr>
          <w:p w14:paraId="37E8E1B7" w14:textId="77777777" w:rsidR="00F7552C" w:rsidRPr="00221C3E" w:rsidRDefault="00F7552C" w:rsidP="00F7552C">
            <w:pPr>
              <w:rPr>
                <w:lang w:val="it-IT"/>
              </w:rPr>
            </w:pPr>
          </w:p>
        </w:tc>
        <w:tc>
          <w:tcPr>
            <w:tcW w:w="963" w:type="dxa"/>
            <w:noWrap/>
          </w:tcPr>
          <w:p w14:paraId="7C27EDA9" w14:textId="77777777" w:rsidR="00F7552C" w:rsidRPr="00D61D30" w:rsidRDefault="00F7552C" w:rsidP="00F7552C">
            <w:pPr>
              <w:rPr>
                <w:b/>
                <w:bCs/>
                <w:lang w:val="it-IT"/>
              </w:rPr>
            </w:pPr>
          </w:p>
        </w:tc>
      </w:tr>
      <w:bookmarkEnd w:id="736"/>
    </w:tbl>
    <w:p w14:paraId="29FC90CA" w14:textId="77777777" w:rsidR="00C049DF" w:rsidRPr="0048260E" w:rsidRDefault="00C049DF" w:rsidP="00C049DF">
      <w:pPr>
        <w:ind w:left="567"/>
        <w:rPr>
          <w:lang w:val="it-IT"/>
        </w:rPr>
      </w:pPr>
    </w:p>
    <w:p w14:paraId="594B59DE" w14:textId="477ACAE7" w:rsidR="00C049DF" w:rsidRDefault="00C049DF" w:rsidP="00BB5ED5">
      <w:pPr>
        <w:pStyle w:val="Heading2"/>
        <w:rPr>
          <w:lang w:val="it-IT"/>
        </w:rPr>
      </w:pPr>
      <w:bookmarkStart w:id="755" w:name="_Ref211866556"/>
      <w:bookmarkStart w:id="756" w:name="_Ref211866627"/>
      <w:bookmarkStart w:id="757" w:name="_Ref211866688"/>
      <w:bookmarkStart w:id="758" w:name="_Ref211866786"/>
      <w:bookmarkStart w:id="759" w:name="_Ref211866828"/>
      <w:bookmarkStart w:id="760" w:name="_Ref211866853"/>
      <w:bookmarkStart w:id="761" w:name="_Ref211866885"/>
      <w:bookmarkStart w:id="762" w:name="_Toc212127847"/>
      <w:bookmarkStart w:id="763" w:name="_Ref215310282"/>
      <w:bookmarkStart w:id="764" w:name="_Toc215311966"/>
      <w:commentRangeStart w:id="765"/>
      <w:commentRangeStart w:id="766"/>
      <w:r w:rsidRPr="00120403">
        <w:rPr>
          <w:lang w:val="it-IT"/>
        </w:rPr>
        <w:t xml:space="preserve">Gestione lead con esito </w:t>
      </w:r>
      <w:bookmarkEnd w:id="755"/>
      <w:bookmarkEnd w:id="756"/>
      <w:bookmarkEnd w:id="757"/>
      <w:bookmarkEnd w:id="758"/>
      <w:bookmarkEnd w:id="759"/>
      <w:bookmarkEnd w:id="760"/>
      <w:bookmarkEnd w:id="761"/>
      <w:bookmarkEnd w:id="762"/>
      <w:r w:rsidR="00AE1A37">
        <w:rPr>
          <w:lang w:val="it-IT"/>
        </w:rPr>
        <w:t>definitivo</w:t>
      </w:r>
      <w:bookmarkEnd w:id="763"/>
      <w:bookmarkEnd w:id="764"/>
      <w:commentRangeEnd w:id="765"/>
      <w:r w:rsidR="00197907">
        <w:rPr>
          <w:rStyle w:val="CommentReference"/>
          <w:sz w:val="24"/>
          <w:szCs w:val="26"/>
          <w:lang w:val="it-IT"/>
        </w:rPr>
        <w:commentReference w:id="765"/>
      </w:r>
      <w:commentRangeEnd w:id="766"/>
      <w:r>
        <w:rPr>
          <w:rStyle w:val="CommentReference"/>
          <w:sz w:val="24"/>
          <w:szCs w:val="26"/>
          <w:lang w:val="it-IT"/>
        </w:rPr>
        <w:commentReference w:id="766"/>
      </w:r>
    </w:p>
    <w:p w14:paraId="3AC3743D" w14:textId="627B4CF1" w:rsidR="00C049DF" w:rsidRPr="00E4328C" w:rsidRDefault="00C049DF" w:rsidP="00C049DF">
      <w:pPr>
        <w:keepNext/>
        <w:rPr>
          <w:lang w:val="it-IT"/>
        </w:rPr>
      </w:pPr>
    </w:p>
    <w:p w14:paraId="3559D243" w14:textId="32DE145F" w:rsidR="00C049DF" w:rsidRDefault="0080125E" w:rsidP="0027257F">
      <w:pPr>
        <w:pStyle w:val="ListParagraph"/>
        <w:numPr>
          <w:ilvl w:val="0"/>
          <w:numId w:val="16"/>
        </w:numPr>
        <w:ind w:left="714" w:hanging="357"/>
        <w:rPr>
          <w:lang w:val="it-IT"/>
        </w:rPr>
      </w:pPr>
      <w:r>
        <w:rPr>
          <w:lang w:val="it-IT"/>
        </w:rPr>
        <w:t xml:space="preserve">Sarà possibile esitare </w:t>
      </w:r>
      <w:r w:rsidR="000A720A">
        <w:rPr>
          <w:lang w:val="it-IT"/>
        </w:rPr>
        <w:t>la lead da:</w:t>
      </w:r>
    </w:p>
    <w:p w14:paraId="00BF405E" w14:textId="71DA4BBD" w:rsidR="000A720A" w:rsidRDefault="000A720A" w:rsidP="000A720A">
      <w:pPr>
        <w:pStyle w:val="ListParagraph"/>
        <w:numPr>
          <w:ilvl w:val="1"/>
          <w:numId w:val="16"/>
        </w:numPr>
        <w:rPr>
          <w:lang w:val="it-IT"/>
        </w:rPr>
      </w:pPr>
      <w:r>
        <w:rPr>
          <w:lang w:val="it-IT"/>
        </w:rPr>
        <w:t>Az</w:t>
      </w:r>
      <w:r w:rsidR="004C3FFB">
        <w:rPr>
          <w:lang w:val="it-IT"/>
        </w:rPr>
        <w:t>i</w:t>
      </w:r>
      <w:r>
        <w:rPr>
          <w:lang w:val="it-IT"/>
        </w:rPr>
        <w:t xml:space="preserve">one rapida di esitazione in “To-do list” e “Tutti i lead e </w:t>
      </w:r>
      <w:proofErr w:type="spellStart"/>
      <w:r>
        <w:rPr>
          <w:lang w:val="it-IT"/>
        </w:rPr>
        <w:t>sugerimenti</w:t>
      </w:r>
      <w:proofErr w:type="spellEnd"/>
      <w:r>
        <w:rPr>
          <w:lang w:val="it-IT"/>
        </w:rPr>
        <w:t>”</w:t>
      </w:r>
    </w:p>
    <w:p w14:paraId="0978E3C1" w14:textId="699E80C7" w:rsidR="000A720A" w:rsidRDefault="000A720A" w:rsidP="000A720A">
      <w:pPr>
        <w:pStyle w:val="ListParagraph"/>
        <w:numPr>
          <w:ilvl w:val="1"/>
          <w:numId w:val="16"/>
        </w:numPr>
        <w:rPr>
          <w:lang w:val="it-IT"/>
        </w:rPr>
      </w:pPr>
      <w:r>
        <w:rPr>
          <w:lang w:val="it-IT"/>
        </w:rPr>
        <w:t>Scheda Lead e suggerimenti</w:t>
      </w:r>
    </w:p>
    <w:p w14:paraId="49F5C46E" w14:textId="0325A8E4" w:rsidR="000A720A" w:rsidRDefault="000A720A" w:rsidP="000A720A">
      <w:pPr>
        <w:pStyle w:val="ListParagraph"/>
        <w:numPr>
          <w:ilvl w:val="1"/>
          <w:numId w:val="16"/>
        </w:numPr>
        <w:rPr>
          <w:lang w:val="it-IT"/>
        </w:rPr>
      </w:pPr>
      <w:r>
        <w:rPr>
          <w:lang w:val="it-IT"/>
        </w:rPr>
        <w:t>Inserisci contatto (scheda cliente)</w:t>
      </w:r>
    </w:p>
    <w:p w14:paraId="368BC866" w14:textId="3A408FB4" w:rsidR="000A720A" w:rsidRDefault="00AE1A37" w:rsidP="000A720A">
      <w:pPr>
        <w:pStyle w:val="ListParagraph"/>
        <w:numPr>
          <w:ilvl w:val="0"/>
          <w:numId w:val="16"/>
        </w:numPr>
        <w:rPr>
          <w:lang w:val="it-IT"/>
        </w:rPr>
      </w:pPr>
      <w:r>
        <w:rPr>
          <w:lang w:val="it-IT"/>
        </w:rPr>
        <w:t>Ciascuno dei tre processi segue la funzionalità secondo quanto previsto da standard D365</w:t>
      </w:r>
    </w:p>
    <w:p w14:paraId="1C718610" w14:textId="7AB8BBDD" w:rsidR="00AE1A37" w:rsidRPr="008B242B" w:rsidRDefault="00AE1A37" w:rsidP="00BB5ED5">
      <w:pPr>
        <w:pStyle w:val="ListParagraph"/>
        <w:numPr>
          <w:ilvl w:val="0"/>
          <w:numId w:val="16"/>
        </w:numPr>
        <w:rPr>
          <w:ins w:id="767" w:author="Castelli, Alessandro" w:date="2026-02-02T17:17:00Z"/>
          <w:u w:val="single"/>
          <w:lang w:val="it-IT"/>
          <w:rPrChange w:id="768" w:author="Castelli, Alessandro" w:date="2026-02-02T17:17:00Z">
            <w:rPr>
              <w:ins w:id="769" w:author="Castelli, Alessandro" w:date="2026-02-02T17:17:00Z"/>
              <w:lang w:val="it-IT"/>
            </w:rPr>
          </w:rPrChange>
        </w:rPr>
      </w:pPr>
      <w:r>
        <w:rPr>
          <w:lang w:val="it-IT"/>
        </w:rPr>
        <w:t>Si rimanda al</w:t>
      </w:r>
      <w:ins w:id="770" w:author="Portogallo, Sara" w:date="2026-02-02T12:29:00Z">
        <w:r w:rsidR="00495F85">
          <w:rPr>
            <w:lang w:val="it-IT"/>
          </w:rPr>
          <w:t xml:space="preserve"> paragrafo </w:t>
        </w:r>
        <w:r w:rsidR="005868E6" w:rsidRPr="005868E6">
          <w:rPr>
            <w:u w:val="single"/>
            <w:lang w:val="it-IT"/>
            <w:rPrChange w:id="771" w:author="Portogallo, Sara" w:date="2026-02-02T12:29:00Z">
              <w:rPr>
                <w:lang w:val="it-IT"/>
              </w:rPr>
            </w:rPrChange>
          </w:rPr>
          <w:fldChar w:fldCharType="begin"/>
        </w:r>
        <w:r w:rsidR="005868E6" w:rsidRPr="005868E6">
          <w:rPr>
            <w:u w:val="single"/>
            <w:lang w:val="it-IT"/>
            <w:rPrChange w:id="772" w:author="Portogallo, Sara" w:date="2026-02-02T12:29:00Z">
              <w:rPr>
                <w:lang w:val="it-IT"/>
              </w:rPr>
            </w:rPrChange>
          </w:rPr>
          <w:instrText xml:space="preserve"> REF _Ref211866444 \h </w:instrText>
        </w:r>
      </w:ins>
      <w:r w:rsidR="005868E6" w:rsidRPr="0028628B">
        <w:rPr>
          <w:u w:val="single"/>
          <w:lang w:val="it-IT"/>
        </w:rPr>
      </w:r>
      <w:r w:rsidR="005868E6" w:rsidRPr="005868E6">
        <w:rPr>
          <w:u w:val="single"/>
          <w:lang w:val="it-IT"/>
          <w:rPrChange w:id="773" w:author="Portogallo, Sara" w:date="2026-02-02T12:29:00Z">
            <w:rPr>
              <w:lang w:val="it-IT"/>
            </w:rPr>
          </w:rPrChange>
        </w:rPr>
        <w:fldChar w:fldCharType="separate"/>
      </w:r>
      <w:ins w:id="774" w:author="Portogallo, Sara" w:date="2026-02-02T12:29:00Z">
        <w:r w:rsidR="005868E6" w:rsidRPr="005868E6">
          <w:rPr>
            <w:u w:val="single"/>
            <w:lang w:val="it-IT"/>
            <w:rPrChange w:id="775" w:author="Portogallo, Sara" w:date="2026-02-02T12:29:00Z">
              <w:rPr>
                <w:lang w:val="it-IT"/>
              </w:rPr>
            </w:rPrChange>
          </w:rPr>
          <w:t>Esiti per tipologie di iniziative</w:t>
        </w:r>
        <w:r w:rsidR="005868E6" w:rsidRPr="005868E6">
          <w:rPr>
            <w:u w:val="single"/>
            <w:lang w:val="it-IT"/>
            <w:rPrChange w:id="776" w:author="Portogallo, Sara" w:date="2026-02-02T12:29:00Z">
              <w:rPr>
                <w:lang w:val="it-IT"/>
              </w:rPr>
            </w:rPrChange>
          </w:rPr>
          <w:fldChar w:fldCharType="end"/>
        </w:r>
      </w:ins>
      <w:del w:id="777" w:author="Portogallo, Sara" w:date="2026-02-02T12:29:00Z">
        <w:r w:rsidDel="00495F85">
          <w:rPr>
            <w:lang w:val="it-IT"/>
          </w:rPr>
          <w:delText xml:space="preserve"> capitolo </w:delText>
        </w:r>
        <w:commentRangeStart w:id="778"/>
        <w:commentRangeStart w:id="779"/>
        <w:r w:rsidRPr="00BB5ED5" w:rsidDel="00495F85">
          <w:rPr>
            <w:u w:val="single"/>
            <w:lang w:val="it-IT"/>
          </w:rPr>
          <w:fldChar w:fldCharType="begin"/>
        </w:r>
        <w:r w:rsidRPr="00BB5ED5" w:rsidDel="00495F85">
          <w:rPr>
            <w:u w:val="single"/>
            <w:lang w:val="it-IT"/>
          </w:rPr>
          <w:delInstrText xml:space="preserve"> REF _Ref211865646 \h </w:delInstrText>
        </w:r>
        <w:r w:rsidDel="00495F85">
          <w:rPr>
            <w:u w:val="single"/>
            <w:lang w:val="it-IT"/>
          </w:rPr>
          <w:delInstrText xml:space="preserve"> \* MERGEFORMAT </w:delInstrText>
        </w:r>
        <w:r w:rsidRPr="00BB5ED5" w:rsidDel="00495F85">
          <w:rPr>
            <w:u w:val="single"/>
            <w:lang w:val="it-IT"/>
          </w:rPr>
        </w:r>
        <w:r w:rsidRPr="00BB5ED5" w:rsidDel="00495F85">
          <w:rPr>
            <w:u w:val="single"/>
            <w:lang w:val="it-IT"/>
          </w:rPr>
          <w:fldChar w:fldCharType="separate"/>
        </w:r>
        <w:r w:rsidRPr="00BB5ED5" w:rsidDel="00495F85">
          <w:rPr>
            <w:rFonts w:cstheme="minorHAnsi"/>
            <w:color w:val="000000" w:themeColor="text1"/>
            <w:szCs w:val="26"/>
            <w:u w:val="single"/>
            <w:lang w:val="it-IT"/>
          </w:rPr>
          <w:delText>Configurazioni trasversali</w:delText>
        </w:r>
        <w:r w:rsidRPr="00BB5ED5" w:rsidDel="00495F85">
          <w:rPr>
            <w:u w:val="single"/>
            <w:lang w:val="it-IT"/>
          </w:rPr>
          <w:fldChar w:fldCharType="end"/>
        </w:r>
        <w:r w:rsidDel="00495F85">
          <w:rPr>
            <w:u w:val="single"/>
            <w:lang w:val="it-IT"/>
          </w:rPr>
          <w:delText xml:space="preserve"> </w:delText>
        </w:r>
      </w:del>
      <w:ins w:id="780" w:author="Portogallo, Sara" w:date="2026-02-02T12:30:00Z">
        <w:r w:rsidR="005868E6">
          <w:rPr>
            <w:lang w:val="it-IT"/>
          </w:rPr>
          <w:t xml:space="preserve"> del capitolo Configurazioni trasversali</w:t>
        </w:r>
      </w:ins>
      <w:del w:id="781" w:author="Portogallo, Sara" w:date="2026-02-02T12:30:00Z">
        <w:r w:rsidRPr="00BB5ED5" w:rsidDel="005868E6">
          <w:rPr>
            <w:lang w:val="it-IT"/>
          </w:rPr>
          <w:delText>p</w:delText>
        </w:r>
      </w:del>
      <w:ins w:id="782" w:author="Portogallo, Sara" w:date="2026-02-02T12:30:00Z">
        <w:r w:rsidR="0014075A">
          <w:rPr>
            <w:lang w:val="it-IT"/>
          </w:rPr>
          <w:t xml:space="preserve"> p</w:t>
        </w:r>
      </w:ins>
      <w:r w:rsidRPr="00BB5ED5">
        <w:rPr>
          <w:lang w:val="it-IT"/>
        </w:rPr>
        <w:t>er</w:t>
      </w:r>
      <w:r>
        <w:rPr>
          <w:lang w:val="it-IT"/>
        </w:rPr>
        <w:t xml:space="preserve"> riferimento </w:t>
      </w:r>
      <w:proofErr w:type="gramStart"/>
      <w:r>
        <w:rPr>
          <w:lang w:val="it-IT"/>
        </w:rPr>
        <w:t>a gli</w:t>
      </w:r>
      <w:proofErr w:type="gramEnd"/>
      <w:r>
        <w:rPr>
          <w:lang w:val="it-IT"/>
        </w:rPr>
        <w:t xml:space="preserve"> esiti definitivi</w:t>
      </w:r>
      <w:commentRangeEnd w:id="778"/>
      <w:r w:rsidR="003003E4">
        <w:rPr>
          <w:rStyle w:val="CommentReference"/>
          <w:sz w:val="24"/>
          <w:szCs w:val="22"/>
          <w:lang w:val="it-IT"/>
        </w:rPr>
        <w:commentReference w:id="778"/>
      </w:r>
      <w:commentRangeEnd w:id="779"/>
      <w:r>
        <w:rPr>
          <w:rStyle w:val="CommentReference"/>
          <w:sz w:val="24"/>
          <w:szCs w:val="22"/>
          <w:lang w:val="it-IT"/>
        </w:rPr>
        <w:commentReference w:id="779"/>
      </w:r>
      <w:ins w:id="783" w:author="Castelli, Alessandro" w:date="2026-02-02T17:18:00Z">
        <w:r w:rsidR="006D411E">
          <w:rPr>
            <w:lang w:val="it-IT"/>
          </w:rPr>
          <w:t xml:space="preserve"> </w:t>
        </w:r>
      </w:ins>
    </w:p>
    <w:p w14:paraId="2FD18631" w14:textId="5B7C3B58" w:rsidR="008B242B" w:rsidRPr="00BB5ED5" w:rsidRDefault="008B242B" w:rsidP="00BB5ED5">
      <w:pPr>
        <w:pStyle w:val="ListParagraph"/>
        <w:numPr>
          <w:ilvl w:val="0"/>
          <w:numId w:val="16"/>
        </w:numPr>
        <w:rPr>
          <w:u w:val="single"/>
          <w:lang w:val="it-IT"/>
        </w:rPr>
      </w:pPr>
      <w:ins w:id="784" w:author="Castelli, Alessandro" w:date="2026-02-02T17:17:00Z">
        <w:r>
          <w:rPr>
            <w:lang w:val="it-IT"/>
          </w:rPr>
          <w:t xml:space="preserve">Si specifica che nel caso di </w:t>
        </w:r>
        <w:proofErr w:type="gramStart"/>
        <w:r>
          <w:rPr>
            <w:lang w:val="it-IT"/>
          </w:rPr>
          <w:t>esito</w:t>
        </w:r>
        <w:proofErr w:type="gramEnd"/>
        <w:r w:rsidR="000749D5">
          <w:rPr>
            <w:lang w:val="it-IT"/>
          </w:rPr>
          <w:t xml:space="preserve"> Non interessato o Impossibilità a p</w:t>
        </w:r>
      </w:ins>
      <w:ins w:id="785" w:author="Castelli, Alessandro" w:date="2026-02-02T17:18:00Z">
        <w:r w:rsidR="000749D5">
          <w:rPr>
            <w:lang w:val="it-IT"/>
          </w:rPr>
          <w:t xml:space="preserve">rocedere, nel flusso è possibile selezionare </w:t>
        </w:r>
        <w:proofErr w:type="gramStart"/>
        <w:r w:rsidR="000749D5">
          <w:rPr>
            <w:lang w:val="it-IT"/>
          </w:rPr>
          <w:t>le motivazione</w:t>
        </w:r>
        <w:proofErr w:type="gramEnd"/>
        <w:r w:rsidR="000749D5">
          <w:rPr>
            <w:lang w:val="it-IT"/>
          </w:rPr>
          <w:t xml:space="preserve"> tracciate nella tabella di riconciliazione nel capitolo</w:t>
        </w:r>
      </w:ins>
      <w:ins w:id="786" w:author="Castelli, Alessandro" w:date="2026-02-02T17:19:00Z">
        <w:r w:rsidR="006D411E">
          <w:rPr>
            <w:lang w:val="it-IT"/>
          </w:rPr>
          <w:t xml:space="preserve"> </w:t>
        </w:r>
        <w:r w:rsidR="006D411E" w:rsidRPr="006D411E">
          <w:rPr>
            <w:u w:val="single"/>
            <w:lang w:val="it-IT"/>
            <w:rPrChange w:id="787" w:author="Castelli, Alessandro" w:date="2026-02-02T17:19:00Z">
              <w:rPr>
                <w:lang w:val="it-IT"/>
              </w:rPr>
            </w:rPrChange>
          </w:rPr>
          <w:fldChar w:fldCharType="begin"/>
        </w:r>
        <w:r w:rsidR="006D411E" w:rsidRPr="006D411E">
          <w:rPr>
            <w:u w:val="single"/>
            <w:lang w:val="it-IT"/>
            <w:rPrChange w:id="788" w:author="Castelli, Alessandro" w:date="2026-02-02T17:19:00Z">
              <w:rPr>
                <w:lang w:val="it-IT"/>
              </w:rPr>
            </w:rPrChange>
          </w:rPr>
          <w:instrText xml:space="preserve"> REF _Ref211866444 \h </w:instrText>
        </w:r>
      </w:ins>
      <w:r w:rsidR="006D411E">
        <w:rPr>
          <w:u w:val="single"/>
          <w:lang w:val="it-IT"/>
        </w:rPr>
        <w:instrText xml:space="preserve"> \* MERGEFORMAT </w:instrText>
      </w:r>
      <w:r w:rsidR="006D411E" w:rsidRPr="0028628B">
        <w:rPr>
          <w:u w:val="single"/>
          <w:lang w:val="it-IT"/>
        </w:rPr>
      </w:r>
      <w:r w:rsidR="006D411E" w:rsidRPr="006D411E">
        <w:rPr>
          <w:u w:val="single"/>
          <w:lang w:val="it-IT"/>
          <w:rPrChange w:id="789" w:author="Castelli, Alessandro" w:date="2026-02-02T17:19:00Z">
            <w:rPr>
              <w:lang w:val="it-IT"/>
            </w:rPr>
          </w:rPrChange>
        </w:rPr>
        <w:fldChar w:fldCharType="separate"/>
      </w:r>
      <w:ins w:id="790" w:author="Castelli, Alessandro" w:date="2026-02-02T17:19:00Z">
        <w:r w:rsidR="006D411E" w:rsidRPr="006D411E">
          <w:rPr>
            <w:u w:val="single"/>
            <w:lang w:val="it-IT"/>
            <w:rPrChange w:id="791" w:author="Castelli, Alessandro" w:date="2026-02-02T17:19:00Z">
              <w:rPr>
                <w:lang w:val="it-IT"/>
              </w:rPr>
            </w:rPrChange>
          </w:rPr>
          <w:t>Esiti per tipologie di iniziative</w:t>
        </w:r>
        <w:r w:rsidR="006D411E" w:rsidRPr="006D411E">
          <w:rPr>
            <w:u w:val="single"/>
            <w:lang w:val="it-IT"/>
            <w:rPrChange w:id="792" w:author="Castelli, Alessandro" w:date="2026-02-02T17:19:00Z">
              <w:rPr>
                <w:lang w:val="it-IT"/>
              </w:rPr>
            </w:rPrChange>
          </w:rPr>
          <w:fldChar w:fldCharType="end"/>
        </w:r>
      </w:ins>
    </w:p>
    <w:p w14:paraId="6D18FE5F" w14:textId="0FAEF548" w:rsidR="00C049DF" w:rsidRPr="00E842A2" w:rsidRDefault="00C049DF" w:rsidP="00BB5ED5">
      <w:pPr>
        <w:pStyle w:val="Heading2"/>
        <w:rPr>
          <w:lang w:val="it-IT"/>
        </w:rPr>
      </w:pPr>
      <w:bookmarkStart w:id="793" w:name="_Toc215311967"/>
      <w:bookmarkStart w:id="794" w:name="_Toc215311968"/>
      <w:bookmarkStart w:id="795" w:name="_Toc215311969"/>
      <w:bookmarkStart w:id="796" w:name="_Toc215311970"/>
      <w:bookmarkStart w:id="797" w:name="_Toc215311971"/>
      <w:bookmarkStart w:id="798" w:name="_Toc215311972"/>
      <w:bookmarkStart w:id="799" w:name="_Toc215311973"/>
      <w:bookmarkStart w:id="800" w:name="_Toc215311974"/>
      <w:bookmarkStart w:id="801" w:name="_Toc215311975"/>
      <w:bookmarkStart w:id="802" w:name="_Toc215311976"/>
      <w:bookmarkStart w:id="803" w:name="_Toc215311977"/>
      <w:bookmarkStart w:id="804" w:name="_Toc215311978"/>
      <w:bookmarkStart w:id="805" w:name="_Toc215311979"/>
      <w:bookmarkStart w:id="806" w:name="_Toc215311980"/>
      <w:bookmarkStart w:id="807" w:name="_Toc215312014"/>
      <w:bookmarkStart w:id="808" w:name="_Toc215312015"/>
      <w:bookmarkStart w:id="809" w:name="_Toc215312016"/>
      <w:bookmarkStart w:id="810" w:name="_Toc215312017"/>
      <w:bookmarkStart w:id="811" w:name="_Toc215312018"/>
      <w:bookmarkStart w:id="812" w:name="_Toc215312019"/>
      <w:bookmarkStart w:id="813" w:name="_Ref211935706"/>
      <w:bookmarkStart w:id="814" w:name="_Toc212127849"/>
      <w:bookmarkStart w:id="815" w:name="_Toc215312020"/>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r w:rsidRPr="00120403">
        <w:rPr>
          <w:lang w:val="it-IT"/>
        </w:rPr>
        <w:t>Gestione lead con esito “Fissa un appuntamento</w:t>
      </w:r>
      <w:r w:rsidR="00351BBA">
        <w:rPr>
          <w:lang w:val="it-IT"/>
        </w:rPr>
        <w:t xml:space="preserve"> </w:t>
      </w:r>
      <w:r w:rsidR="00C84818">
        <w:rPr>
          <w:lang w:val="it-IT"/>
        </w:rPr>
        <w:t>(inviato</w:t>
      </w:r>
      <w:r w:rsidR="00351BBA">
        <w:rPr>
          <w:lang w:val="it-IT"/>
        </w:rPr>
        <w:t xml:space="preserve"> in filiale</w:t>
      </w:r>
      <w:r w:rsidR="00C84818">
        <w:rPr>
          <w:lang w:val="it-IT"/>
        </w:rPr>
        <w:t>)</w:t>
      </w:r>
      <w:r w:rsidRPr="00120403">
        <w:rPr>
          <w:lang w:val="it-IT"/>
        </w:rPr>
        <w:t>”</w:t>
      </w:r>
      <w:bookmarkEnd w:id="813"/>
      <w:bookmarkEnd w:id="814"/>
      <w:bookmarkEnd w:id="815"/>
    </w:p>
    <w:p w14:paraId="72E385A2" w14:textId="77777777" w:rsidR="00C049DF" w:rsidRDefault="00C049DF" w:rsidP="00C049DF">
      <w:pPr>
        <w:rPr>
          <w:lang w:val="it-IT"/>
        </w:rPr>
      </w:pPr>
    </w:p>
    <w:p w14:paraId="61A11ABD" w14:textId="6F493B52" w:rsidR="008572FF" w:rsidRPr="008572FF" w:rsidRDefault="000F04DC" w:rsidP="00BB5ED5">
      <w:pPr>
        <w:pStyle w:val="ListParagraph"/>
        <w:numPr>
          <w:ilvl w:val="0"/>
          <w:numId w:val="16"/>
        </w:numPr>
        <w:ind w:left="714" w:hanging="357"/>
        <w:rPr>
          <w:lang w:val="it-IT"/>
        </w:rPr>
      </w:pPr>
      <w:r>
        <w:rPr>
          <w:lang w:val="it-IT"/>
        </w:rPr>
        <w:t>Oggetto di approfondimento in sprint successivi</w:t>
      </w:r>
    </w:p>
    <w:p w14:paraId="31974E82" w14:textId="68B8EC17" w:rsidR="00C049DF" w:rsidRPr="00120403" w:rsidRDefault="00C049DF" w:rsidP="00BB5ED5">
      <w:pPr>
        <w:pStyle w:val="Heading2"/>
        <w:rPr>
          <w:lang w:val="it-IT"/>
        </w:rPr>
      </w:pPr>
      <w:bookmarkStart w:id="816" w:name="_Toc212127850"/>
      <w:bookmarkStart w:id="817" w:name="_Toc215312021"/>
      <w:r w:rsidRPr="00120403">
        <w:rPr>
          <w:lang w:val="it-IT"/>
        </w:rPr>
        <w:t>Gestione lead con esito “</w:t>
      </w:r>
      <w:r>
        <w:rPr>
          <w:lang w:val="it-IT"/>
        </w:rPr>
        <w:t>Interessato per il futuro</w:t>
      </w:r>
      <w:r w:rsidRPr="00120403">
        <w:rPr>
          <w:lang w:val="it-IT"/>
        </w:rPr>
        <w:t>”</w:t>
      </w:r>
      <w:bookmarkEnd w:id="816"/>
      <w:r w:rsidR="001E45F2">
        <w:rPr>
          <w:lang w:val="it-IT"/>
        </w:rPr>
        <w:t xml:space="preserve"> e “Da richiamare”</w:t>
      </w:r>
      <w:bookmarkEnd w:id="817"/>
    </w:p>
    <w:p w14:paraId="14AB939E" w14:textId="77777777" w:rsidR="00C049DF" w:rsidRDefault="00C049DF" w:rsidP="00C049DF">
      <w:pPr>
        <w:rPr>
          <w:lang w:val="it-IT"/>
        </w:rPr>
      </w:pPr>
    </w:p>
    <w:p w14:paraId="1DE1CB78" w14:textId="5DD19224" w:rsidR="00C049DF" w:rsidRDefault="00C049DF" w:rsidP="0027257F">
      <w:pPr>
        <w:pStyle w:val="ListParagraph"/>
        <w:numPr>
          <w:ilvl w:val="0"/>
          <w:numId w:val="19"/>
        </w:numPr>
        <w:rPr>
          <w:lang w:val="it-IT"/>
        </w:rPr>
      </w:pPr>
      <w:r>
        <w:rPr>
          <w:lang w:val="it-IT"/>
        </w:rPr>
        <w:t xml:space="preserve">Vale quanto detto in </w:t>
      </w:r>
      <w:r w:rsidR="00994ECB" w:rsidRPr="00BB5ED5">
        <w:rPr>
          <w:u w:val="single"/>
          <w:lang w:val="it-IT"/>
        </w:rPr>
        <w:fldChar w:fldCharType="begin"/>
      </w:r>
      <w:r w:rsidR="00994ECB" w:rsidRPr="00BB5ED5">
        <w:rPr>
          <w:u w:val="single"/>
          <w:lang w:val="it-IT"/>
        </w:rPr>
        <w:instrText xml:space="preserve"> REF _Ref215310282 \h </w:instrText>
      </w:r>
      <w:r w:rsidR="00994ECB">
        <w:rPr>
          <w:u w:val="single"/>
          <w:lang w:val="it-IT"/>
        </w:rPr>
        <w:instrText xml:space="preserve"> \* MERGEFORMAT </w:instrText>
      </w:r>
      <w:r w:rsidR="00994ECB" w:rsidRPr="00BB5ED5">
        <w:rPr>
          <w:u w:val="single"/>
          <w:lang w:val="it-IT"/>
        </w:rPr>
      </w:r>
      <w:r w:rsidR="00994ECB" w:rsidRPr="00BB5ED5">
        <w:rPr>
          <w:u w:val="single"/>
          <w:lang w:val="it-IT"/>
        </w:rPr>
        <w:fldChar w:fldCharType="separate"/>
      </w:r>
      <w:r w:rsidR="00994ECB" w:rsidRPr="00BB5ED5">
        <w:rPr>
          <w:u w:val="single"/>
          <w:lang w:val="it-IT"/>
        </w:rPr>
        <w:t>Gestione lead con esito definitivo</w:t>
      </w:r>
      <w:r w:rsidR="00994ECB" w:rsidRPr="00BB5ED5">
        <w:rPr>
          <w:u w:val="single"/>
          <w:lang w:val="it-IT"/>
        </w:rPr>
        <w:fldChar w:fldCharType="end"/>
      </w:r>
      <w:r w:rsidR="00184171">
        <w:rPr>
          <w:u w:val="single"/>
          <w:lang w:val="it-IT"/>
        </w:rPr>
        <w:t xml:space="preserve"> </w:t>
      </w:r>
      <w:r w:rsidR="00184171" w:rsidRPr="00BB5ED5">
        <w:rPr>
          <w:lang w:val="it-IT"/>
        </w:rPr>
        <w:t>con le seguenti peculiarità</w:t>
      </w:r>
    </w:p>
    <w:p w14:paraId="30CBF5C4" w14:textId="3C3D8CEB" w:rsidR="009B6DA1" w:rsidRDefault="003B76E5" w:rsidP="00BB5ED5">
      <w:pPr>
        <w:pStyle w:val="ListParagraph"/>
        <w:numPr>
          <w:ilvl w:val="0"/>
          <w:numId w:val="19"/>
        </w:numPr>
        <w:rPr>
          <w:lang w:val="it-IT"/>
        </w:rPr>
      </w:pPr>
      <w:r w:rsidRPr="00184171">
        <w:rPr>
          <w:lang w:val="it-IT"/>
        </w:rPr>
        <w:t>D</w:t>
      </w:r>
      <w:r w:rsidR="00C049DF" w:rsidRPr="00184171">
        <w:rPr>
          <w:lang w:val="it-IT"/>
        </w:rPr>
        <w:t xml:space="preserve">opo la selezione dell’esito “Interessato per il futuro” si prevede la comparsa azione rapida di inserimento Promemoria (obbligatorio) tramite date </w:t>
      </w:r>
      <w:proofErr w:type="spellStart"/>
      <w:r w:rsidR="00C049DF" w:rsidRPr="00184171">
        <w:rPr>
          <w:lang w:val="it-IT"/>
        </w:rPr>
        <w:t>picker</w:t>
      </w:r>
      <w:proofErr w:type="spellEnd"/>
      <w:r w:rsidR="00C049DF" w:rsidRPr="00184171">
        <w:rPr>
          <w:lang w:val="it-IT"/>
        </w:rPr>
        <w:t xml:space="preserve"> che consente di indicare la data prevista di ripresa contatto con la lead. </w:t>
      </w:r>
    </w:p>
    <w:p w14:paraId="022946B1" w14:textId="2F3F5123" w:rsidR="00C049DF" w:rsidRPr="009B6DA1" w:rsidRDefault="00C049DF" w:rsidP="00BB5ED5">
      <w:pPr>
        <w:pStyle w:val="ListParagraph"/>
        <w:numPr>
          <w:ilvl w:val="0"/>
          <w:numId w:val="19"/>
        </w:numPr>
        <w:rPr>
          <w:lang w:val="it-IT"/>
        </w:rPr>
      </w:pPr>
      <w:r w:rsidRPr="009B6DA1">
        <w:rPr>
          <w:lang w:val="it-IT"/>
        </w:rPr>
        <w:t xml:space="preserve">La lead risulterà “Congelata” fino alla data impostata del </w:t>
      </w:r>
      <w:proofErr w:type="gramStart"/>
      <w:r w:rsidRPr="009B6DA1">
        <w:rPr>
          <w:lang w:val="it-IT"/>
        </w:rPr>
        <w:t xml:space="preserve">promemoria </w:t>
      </w:r>
      <w:r w:rsidR="009B6DA1">
        <w:rPr>
          <w:lang w:val="it-IT"/>
        </w:rPr>
        <w:t>,</w:t>
      </w:r>
      <w:proofErr w:type="gramEnd"/>
      <w:r w:rsidR="009B6DA1">
        <w:rPr>
          <w:lang w:val="it-IT"/>
        </w:rPr>
        <w:t xml:space="preserve"> </w:t>
      </w:r>
      <w:r w:rsidRPr="009B6DA1">
        <w:rPr>
          <w:lang w:val="it-IT"/>
        </w:rPr>
        <w:t xml:space="preserve"> sarà “scongelata” e di nuovo visibile nella to-do lista nel giorno del promemoria impostato</w:t>
      </w:r>
    </w:p>
    <w:p w14:paraId="6B32F979" w14:textId="6D07F6FA" w:rsidR="00C049DF" w:rsidRDefault="00C049DF" w:rsidP="00BB5ED5">
      <w:pPr>
        <w:rPr>
          <w:lang w:val="it-IT"/>
        </w:rPr>
      </w:pPr>
      <w:bookmarkStart w:id="818" w:name="_Hlk210991298"/>
    </w:p>
    <w:p w14:paraId="20C42D77" w14:textId="77777777" w:rsidR="00F614D3" w:rsidDel="00561EF7" w:rsidRDefault="00F614D3" w:rsidP="00BB5ED5">
      <w:pPr>
        <w:pStyle w:val="Heading2"/>
        <w:rPr>
          <w:del w:id="819" w:author="Portogallo Sara" w:date="2026-04-02T16:16:00Z"/>
          <w:lang w:val="it-IT"/>
        </w:rPr>
      </w:pPr>
      <w:bookmarkStart w:id="820" w:name="_Toc215312022"/>
      <w:bookmarkStart w:id="821" w:name="_Toc215312023"/>
      <w:bookmarkStart w:id="822" w:name="_Toc215312024"/>
      <w:bookmarkStart w:id="823" w:name="_Toc215312025"/>
      <w:bookmarkStart w:id="824" w:name="_Toc215312026"/>
      <w:bookmarkStart w:id="825" w:name="_Toc215312027"/>
      <w:bookmarkStart w:id="826" w:name="_Toc215312028"/>
      <w:bookmarkStart w:id="827" w:name="_Toc215312029"/>
      <w:bookmarkStart w:id="828" w:name="_Toc215312030"/>
      <w:bookmarkStart w:id="829" w:name="_Toc215312031"/>
      <w:bookmarkStart w:id="830" w:name="_Toc215312032"/>
      <w:bookmarkStart w:id="831" w:name="_Toc215312033"/>
      <w:bookmarkStart w:id="832" w:name="_Toc215312034"/>
      <w:bookmarkStart w:id="833" w:name="_Toc215312035"/>
      <w:bookmarkStart w:id="834" w:name="_Toc215312036"/>
      <w:bookmarkStart w:id="835" w:name="_Toc215312037"/>
      <w:bookmarkStart w:id="836" w:name="_Toc215312038"/>
      <w:bookmarkStart w:id="837" w:name="_Toc215312039"/>
      <w:bookmarkStart w:id="838" w:name="_Toc215312040"/>
      <w:bookmarkStart w:id="839" w:name="_Toc215312041"/>
      <w:bookmarkStart w:id="840" w:name="_Toc215312042"/>
      <w:bookmarkStart w:id="841" w:name="_Toc215312043"/>
      <w:bookmarkStart w:id="842" w:name="_Toc215312083"/>
      <w:bookmarkStart w:id="843" w:name="_Toc215312084"/>
      <w:bookmarkStart w:id="844" w:name="_Toc215312085"/>
      <w:bookmarkStart w:id="845" w:name="_Toc215312086"/>
      <w:bookmarkStart w:id="846" w:name="_Toc215312087"/>
      <w:bookmarkStart w:id="847" w:name="_Toc215312088"/>
      <w:bookmarkStart w:id="848" w:name="_Toc215312089"/>
      <w:bookmarkStart w:id="849" w:name="_Toc215312090"/>
      <w:bookmarkStart w:id="850" w:name="_Toc215312091"/>
      <w:bookmarkStart w:id="851" w:name="_Toc215312092"/>
      <w:bookmarkStart w:id="852" w:name="_Toc215312093"/>
      <w:bookmarkStart w:id="853" w:name="_Toc215312094"/>
      <w:bookmarkStart w:id="854" w:name="_Toc215312095"/>
      <w:bookmarkStart w:id="855" w:name="_Toc215312096"/>
      <w:bookmarkStart w:id="856" w:name="_Toc215312097"/>
      <w:bookmarkStart w:id="857" w:name="_Toc215312098"/>
      <w:bookmarkStart w:id="858" w:name="_Toc215312099"/>
      <w:bookmarkStart w:id="859" w:name="_Toc215312100"/>
      <w:bookmarkStart w:id="860" w:name="_Toc215312101"/>
      <w:bookmarkStart w:id="861" w:name="_Toc215312102"/>
      <w:bookmarkStart w:id="862" w:name="_Toc215312103"/>
      <w:bookmarkStart w:id="863" w:name="_Toc215312104"/>
      <w:bookmarkStart w:id="864" w:name="_Toc215312105"/>
      <w:bookmarkStart w:id="865" w:name="_Toc215312106"/>
      <w:bookmarkStart w:id="866" w:name="_Toc215312107"/>
      <w:bookmarkStart w:id="867" w:name="_Toc215312108"/>
      <w:bookmarkStart w:id="868" w:name="_Toc215312109"/>
      <w:bookmarkStart w:id="869" w:name="_Toc215312143"/>
      <w:bookmarkStart w:id="870" w:name="_Toc215312144"/>
      <w:bookmarkStart w:id="871" w:name="_Toc215312145"/>
      <w:bookmarkStart w:id="872" w:name="_Toc215312146"/>
      <w:bookmarkStart w:id="873" w:name="_Toc215312147"/>
      <w:bookmarkStart w:id="874" w:name="_Toc215312148"/>
      <w:bookmarkStart w:id="875" w:name="_Toc215312149"/>
      <w:bookmarkStart w:id="876" w:name="_Toc215312150"/>
      <w:bookmarkStart w:id="877" w:name="_Toc215312151"/>
      <w:bookmarkStart w:id="878" w:name="_Toc215312152"/>
      <w:bookmarkStart w:id="879" w:name="_Toc215312153"/>
      <w:bookmarkStart w:id="880" w:name="_Toc215312154"/>
      <w:bookmarkStart w:id="881" w:name="_Toc215312155"/>
      <w:bookmarkStart w:id="882" w:name="_Toc215312156"/>
      <w:bookmarkStart w:id="883" w:name="_Toc215312157"/>
      <w:bookmarkStart w:id="884" w:name="_Toc215312158"/>
      <w:bookmarkStart w:id="885" w:name="_Toc215312159"/>
      <w:bookmarkStart w:id="886" w:name="_Toc215312160"/>
      <w:bookmarkStart w:id="887" w:name="_Toc215312161"/>
      <w:bookmarkStart w:id="888" w:name="_Toc215312162"/>
      <w:bookmarkStart w:id="889" w:name="_Toc215312163"/>
      <w:bookmarkStart w:id="890" w:name="_Toc215312164"/>
      <w:bookmarkStart w:id="891" w:name="_Toc215312165"/>
      <w:bookmarkStart w:id="892" w:name="_Toc215312166"/>
      <w:bookmarkStart w:id="893" w:name="_Toc215312167"/>
      <w:bookmarkStart w:id="894" w:name="_Toc215312168"/>
      <w:bookmarkStart w:id="895" w:name="_Toc215312169"/>
      <w:bookmarkStart w:id="896" w:name="_Toc215312170"/>
      <w:bookmarkStart w:id="897" w:name="_Toc215312171"/>
      <w:bookmarkStart w:id="898" w:name="_Toc215312222"/>
      <w:bookmarkStart w:id="899" w:name="_Toc215312223"/>
      <w:bookmarkStart w:id="900" w:name="_Ref214349541"/>
      <w:bookmarkStart w:id="901" w:name="_Ref214349568"/>
      <w:bookmarkStart w:id="902" w:name="_Ref215310036"/>
      <w:bookmarkStart w:id="903" w:name="_Toc215312224"/>
      <w:bookmarkStart w:id="904" w:name="_Hlk211003583"/>
      <w:bookmarkEnd w:id="818"/>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r>
        <w:rPr>
          <w:lang w:val="it-IT"/>
        </w:rPr>
        <w:t xml:space="preserve">Caricamento manuale massivo di lead (da </w:t>
      </w:r>
      <w:proofErr w:type="spellStart"/>
      <w:r>
        <w:rPr>
          <w:lang w:val="it-IT"/>
        </w:rPr>
        <w:t>excel</w:t>
      </w:r>
      <w:proofErr w:type="spellEnd"/>
      <w:r>
        <w:rPr>
          <w:lang w:val="it-IT"/>
        </w:rPr>
        <w:t>)</w:t>
      </w:r>
      <w:bookmarkEnd w:id="900"/>
      <w:bookmarkEnd w:id="901"/>
      <w:bookmarkEnd w:id="902"/>
      <w:bookmarkEnd w:id="903"/>
    </w:p>
    <w:p w14:paraId="2110EE26" w14:textId="77777777" w:rsidR="00F614D3" w:rsidRPr="00F2693E" w:rsidRDefault="00F614D3">
      <w:pPr>
        <w:pStyle w:val="Heading2"/>
        <w:rPr>
          <w:lang w:val="it-IT"/>
        </w:rPr>
        <w:pPrChange w:id="905" w:author="Portogallo Sara" w:date="2026-04-02T16:16:00Z">
          <w:pPr/>
        </w:pPrChange>
      </w:pPr>
    </w:p>
    <w:p w14:paraId="218CD8F6" w14:textId="362693DC" w:rsidR="00F614D3" w:rsidRPr="00BB5ED5" w:rsidRDefault="00E02E95" w:rsidP="00F614D3">
      <w:pPr>
        <w:pStyle w:val="ListParagraph"/>
        <w:numPr>
          <w:ilvl w:val="0"/>
          <w:numId w:val="23"/>
        </w:numPr>
        <w:ind w:left="714" w:hanging="357"/>
        <w:rPr>
          <w:u w:val="single"/>
          <w:lang w:val="it-IT"/>
        </w:rPr>
      </w:pPr>
      <w:r>
        <w:rPr>
          <w:lang w:val="it-IT"/>
        </w:rPr>
        <w:t>Il processo è attivabile da</w:t>
      </w:r>
      <w:ins w:id="906" w:author="Portogallo Sara" w:date="2026-04-02T16:14:00Z">
        <w:r w:rsidR="0052671B">
          <w:rPr>
            <w:lang w:val="it-IT"/>
          </w:rPr>
          <w:t xml:space="preserve">lla </w:t>
        </w:r>
        <w:proofErr w:type="gramStart"/>
        <w:r w:rsidR="0052671B">
          <w:rPr>
            <w:lang w:val="it-IT"/>
          </w:rPr>
          <w:t>pagina</w:t>
        </w:r>
        <w:proofErr w:type="gramEnd"/>
        <w:r w:rsidR="0052671B">
          <w:rPr>
            <w:lang w:val="it-IT"/>
          </w:rPr>
          <w:t xml:space="preserve"> </w:t>
        </w:r>
      </w:ins>
      <w:ins w:id="907" w:author="Portogallo Sara" w:date="2026-04-02T16:16:00Z">
        <w:r w:rsidR="00561EF7">
          <w:rPr>
            <w:lang w:val="it-IT"/>
          </w:rPr>
          <w:t>Tutti i lead e suggerimenti</w:t>
        </w:r>
      </w:ins>
      <w:del w:id="908" w:author="Portogallo Sara" w:date="2026-04-02T16:14:00Z">
        <w:r w:rsidDel="0052671B">
          <w:rPr>
            <w:lang w:val="it-IT"/>
          </w:rPr>
          <w:delText xml:space="preserve"> CTA nel</w:delText>
        </w:r>
      </w:del>
      <w:del w:id="909" w:author="Portogallo Sara" w:date="2026-04-02T16:13:00Z">
        <w:r w:rsidDel="0052671B">
          <w:rPr>
            <w:lang w:val="it-IT"/>
          </w:rPr>
          <w:delText xml:space="preserve"> ribbon come descritto nel capitolo </w:delText>
        </w:r>
        <w:r w:rsidR="000C302E" w:rsidRPr="00BB5ED5" w:rsidDel="0052671B">
          <w:rPr>
            <w:u w:val="single"/>
            <w:lang w:val="it-IT"/>
          </w:rPr>
          <w:fldChar w:fldCharType="begin"/>
        </w:r>
        <w:r w:rsidR="000C302E" w:rsidRPr="00BB5ED5" w:rsidDel="0052671B">
          <w:rPr>
            <w:u w:val="single"/>
            <w:lang w:val="it-IT"/>
          </w:rPr>
          <w:delInstrText xml:space="preserve"> REF _Ref215309988 \h </w:delInstrText>
        </w:r>
        <w:r w:rsidR="000C302E" w:rsidDel="0052671B">
          <w:rPr>
            <w:u w:val="single"/>
            <w:lang w:val="it-IT"/>
          </w:rPr>
          <w:delInstrText xml:space="preserve"> \* MERGEFORMAT </w:delInstrText>
        </w:r>
        <w:r w:rsidR="000C302E" w:rsidRPr="00BB5ED5" w:rsidDel="0052671B">
          <w:rPr>
            <w:u w:val="single"/>
            <w:lang w:val="it-IT"/>
          </w:rPr>
        </w:r>
        <w:r w:rsidR="000C302E" w:rsidRPr="00BB5ED5" w:rsidDel="0052671B">
          <w:rPr>
            <w:u w:val="single"/>
            <w:lang w:val="it-IT"/>
          </w:rPr>
          <w:fldChar w:fldCharType="separate"/>
        </w:r>
        <w:r w:rsidR="000C302E" w:rsidRPr="00BB5ED5" w:rsidDel="0052671B">
          <w:rPr>
            <w:u w:val="single"/>
            <w:lang w:val="it-IT"/>
          </w:rPr>
          <w:delText>Home – To-do list</w:delText>
        </w:r>
        <w:r w:rsidR="000C302E" w:rsidRPr="00BB5ED5" w:rsidDel="0052671B">
          <w:rPr>
            <w:u w:val="single"/>
            <w:lang w:val="it-IT"/>
          </w:rPr>
          <w:fldChar w:fldCharType="end"/>
        </w:r>
      </w:del>
    </w:p>
    <w:p w14:paraId="55F8E58B" w14:textId="35954CAD" w:rsidR="00E75B64" w:rsidRPr="002D4719" w:rsidRDefault="00E75B64" w:rsidP="00F614D3">
      <w:pPr>
        <w:pStyle w:val="ListParagraph"/>
        <w:numPr>
          <w:ilvl w:val="0"/>
          <w:numId w:val="23"/>
        </w:numPr>
        <w:ind w:left="714" w:hanging="357"/>
        <w:rPr>
          <w:lang w:val="it-IT"/>
        </w:rPr>
      </w:pPr>
      <w:r>
        <w:rPr>
          <w:lang w:val="it-IT"/>
        </w:rPr>
        <w:t xml:space="preserve">Sarà possibile caricare esclusivamente lead di clienti con NDG, </w:t>
      </w:r>
      <w:r w:rsidR="00C56D01">
        <w:rPr>
          <w:lang w:val="it-IT"/>
        </w:rPr>
        <w:t xml:space="preserve">per i </w:t>
      </w:r>
      <w:proofErr w:type="spellStart"/>
      <w:r w:rsidR="00C56D01">
        <w:rPr>
          <w:lang w:val="it-IT"/>
        </w:rPr>
        <w:t>prospect</w:t>
      </w:r>
      <w:proofErr w:type="spellEnd"/>
      <w:r w:rsidR="00C56D01">
        <w:rPr>
          <w:lang w:val="it-IT"/>
        </w:rPr>
        <w:t xml:space="preserve"> si prevede esclusivamente il flusso di creazione nuova lead spontanea con step ed interfaccia guidata</w:t>
      </w:r>
      <w:r w:rsidR="00D90B4F">
        <w:rPr>
          <w:lang w:val="it-IT"/>
        </w:rPr>
        <w:t xml:space="preserve"> e correlata con anagrafe </w:t>
      </w:r>
      <w:proofErr w:type="spellStart"/>
      <w:r w:rsidR="00D90B4F">
        <w:rPr>
          <w:lang w:val="it-IT"/>
        </w:rPr>
        <w:t>prospect</w:t>
      </w:r>
      <w:proofErr w:type="spellEnd"/>
    </w:p>
    <w:p w14:paraId="15ADD314" w14:textId="4D1A74C4" w:rsidR="00EC0601" w:rsidRPr="002D4719" w:rsidRDefault="00A41746" w:rsidP="00317185">
      <w:pPr>
        <w:pStyle w:val="ListParagraph"/>
        <w:numPr>
          <w:ilvl w:val="0"/>
          <w:numId w:val="23"/>
        </w:numPr>
        <w:ind w:left="714" w:hanging="357"/>
        <w:rPr>
          <w:lang w:val="it-IT"/>
        </w:rPr>
      </w:pPr>
      <w:r w:rsidRPr="002D4719">
        <w:rPr>
          <w:lang w:val="it-IT"/>
        </w:rPr>
        <w:t xml:space="preserve">Le lead appena caricate saranno di default in stato </w:t>
      </w:r>
      <w:r w:rsidR="00EC0601" w:rsidRPr="002D4719">
        <w:rPr>
          <w:lang w:val="it-IT"/>
        </w:rPr>
        <w:t>“Open” e senza assegnatario</w:t>
      </w:r>
      <w:r w:rsidR="00624F72" w:rsidRPr="002D4719">
        <w:rPr>
          <w:lang w:val="it-IT"/>
        </w:rPr>
        <w:t xml:space="preserve"> con data di attivazione equivalente a quella di caricamento a sistema </w:t>
      </w:r>
      <w:proofErr w:type="spellStart"/>
      <w:r w:rsidR="00624F72" w:rsidRPr="002D4719">
        <w:rPr>
          <w:lang w:val="it-IT"/>
        </w:rPr>
        <w:t>dell’excel</w:t>
      </w:r>
      <w:proofErr w:type="spellEnd"/>
    </w:p>
    <w:p w14:paraId="2B7B7E24" w14:textId="4391B324" w:rsidR="005F633A" w:rsidRPr="002D4719" w:rsidRDefault="005F633A" w:rsidP="00317185">
      <w:pPr>
        <w:pStyle w:val="ListParagraph"/>
        <w:numPr>
          <w:ilvl w:val="0"/>
          <w:numId w:val="23"/>
        </w:numPr>
        <w:ind w:left="714" w:hanging="357"/>
        <w:rPr>
          <w:lang w:val="it-IT"/>
        </w:rPr>
      </w:pPr>
      <w:r w:rsidRPr="002D4719">
        <w:rPr>
          <w:lang w:val="it-IT"/>
        </w:rPr>
        <w:t>Le lead caricate sono di default da intendersi come lead esplicite</w:t>
      </w:r>
      <w:r w:rsidR="00293091" w:rsidRPr="002D4719">
        <w:rPr>
          <w:lang w:val="it-IT"/>
        </w:rPr>
        <w:t xml:space="preserve"> all’interno della categoria di lead spontanee</w:t>
      </w:r>
    </w:p>
    <w:p w14:paraId="4133DE9A" w14:textId="7A0889CF" w:rsidR="00293091" w:rsidRDefault="00293091" w:rsidP="00317185">
      <w:pPr>
        <w:pStyle w:val="ListParagraph"/>
        <w:numPr>
          <w:ilvl w:val="0"/>
          <w:numId w:val="23"/>
        </w:numPr>
        <w:ind w:left="714" w:hanging="357"/>
        <w:rPr>
          <w:lang w:val="it-IT"/>
        </w:rPr>
      </w:pPr>
      <w:r w:rsidRPr="002D4719">
        <w:rPr>
          <w:lang w:val="it-IT"/>
        </w:rPr>
        <w:t>Il calcolo della temperatura avverrà automaticamente sulla base de</w:t>
      </w:r>
      <w:r w:rsidR="00624F72" w:rsidRPr="002D4719">
        <w:rPr>
          <w:lang w:val="it-IT"/>
        </w:rPr>
        <w:t xml:space="preserve">lle informazioni di cui sopra e di quelle di caricamento </w:t>
      </w:r>
      <w:proofErr w:type="spellStart"/>
      <w:r w:rsidR="00624F72" w:rsidRPr="002D4719">
        <w:rPr>
          <w:lang w:val="it-IT"/>
        </w:rPr>
        <w:t>dell’excel</w:t>
      </w:r>
      <w:proofErr w:type="spellEnd"/>
      <w:r w:rsidR="00624F72" w:rsidRPr="002D4719">
        <w:rPr>
          <w:lang w:val="it-IT"/>
        </w:rPr>
        <w:t>, secondo le medesime regole di priorità descritte nel capitolo di configuraz</w:t>
      </w:r>
      <w:r w:rsidR="00E2515B">
        <w:rPr>
          <w:lang w:val="it-IT"/>
        </w:rPr>
        <w:t>ione</w:t>
      </w:r>
    </w:p>
    <w:p w14:paraId="660C3615" w14:textId="7811F1B3" w:rsidR="003177EB" w:rsidRPr="002D4719" w:rsidRDefault="00F67C85" w:rsidP="00F614D3">
      <w:pPr>
        <w:pStyle w:val="ListParagraph"/>
        <w:numPr>
          <w:ilvl w:val="0"/>
          <w:numId w:val="23"/>
        </w:numPr>
        <w:ind w:left="714" w:hanging="357"/>
        <w:rPr>
          <w:lang w:val="it-IT"/>
        </w:rPr>
      </w:pPr>
      <w:proofErr w:type="spellStart"/>
      <w:r w:rsidRPr="002D4719">
        <w:rPr>
          <w:lang w:val="it-IT"/>
        </w:rPr>
        <w:t>L’excel</w:t>
      </w:r>
      <w:proofErr w:type="spellEnd"/>
      <w:r w:rsidRPr="002D4719">
        <w:rPr>
          <w:lang w:val="it-IT"/>
        </w:rPr>
        <w:t xml:space="preserve"> </w:t>
      </w:r>
      <w:r w:rsidR="0088410A">
        <w:rPr>
          <w:lang w:val="it-IT"/>
        </w:rPr>
        <w:t xml:space="preserve">di lead Clienti </w:t>
      </w:r>
      <w:r w:rsidRPr="002D4719">
        <w:rPr>
          <w:lang w:val="it-IT"/>
        </w:rPr>
        <w:t>deve rispettare la seg</w:t>
      </w:r>
      <w:r w:rsidR="0098217F" w:rsidRPr="002D4719">
        <w:rPr>
          <w:lang w:val="it-IT"/>
        </w:rPr>
        <w:t>u</w:t>
      </w:r>
      <w:r w:rsidRPr="002D4719">
        <w:rPr>
          <w:lang w:val="it-IT"/>
        </w:rPr>
        <w:t>ente struttura</w:t>
      </w:r>
    </w:p>
    <w:p w14:paraId="5693B0B2" w14:textId="2665A680" w:rsidR="00F67C85" w:rsidRPr="00AA74DF" w:rsidRDefault="00F67C85" w:rsidP="00F67C85">
      <w:pPr>
        <w:pStyle w:val="ListParagraph"/>
        <w:numPr>
          <w:ilvl w:val="1"/>
          <w:numId w:val="11"/>
        </w:numPr>
        <w:rPr>
          <w:lang w:val="it-IT"/>
        </w:rPr>
      </w:pPr>
      <w:r w:rsidRPr="00AA74DF">
        <w:rPr>
          <w:lang w:val="it-IT"/>
        </w:rPr>
        <w:t xml:space="preserve">Campo </w:t>
      </w:r>
      <w:r w:rsidR="0088410A">
        <w:rPr>
          <w:lang w:val="it-IT"/>
        </w:rPr>
        <w:t>1</w:t>
      </w:r>
      <w:r w:rsidRPr="00AA74DF">
        <w:rPr>
          <w:lang w:val="it-IT"/>
        </w:rPr>
        <w:t>: “</w:t>
      </w:r>
      <w:proofErr w:type="gramStart"/>
      <w:r w:rsidRPr="00AA74DF">
        <w:rPr>
          <w:lang w:val="it-IT"/>
        </w:rPr>
        <w:t xml:space="preserve">NDG” </w:t>
      </w:r>
      <w:r w:rsidR="00F91444" w:rsidRPr="00AA74DF">
        <w:rPr>
          <w:lang w:val="it-IT"/>
        </w:rPr>
        <w:t xml:space="preserve"> (</w:t>
      </w:r>
      <w:proofErr w:type="gramEnd"/>
      <w:r w:rsidR="00154079">
        <w:rPr>
          <w:lang w:val="it-IT"/>
        </w:rPr>
        <w:t>O</w:t>
      </w:r>
      <w:r w:rsidR="00F91444" w:rsidRPr="00AA74DF">
        <w:rPr>
          <w:lang w:val="it-IT"/>
        </w:rPr>
        <w:t>bbligatorio</w:t>
      </w:r>
      <w:r w:rsidR="00A41746" w:rsidRPr="00AA74DF">
        <w:rPr>
          <w:lang w:val="it-IT"/>
        </w:rPr>
        <w:t>)</w:t>
      </w:r>
    </w:p>
    <w:p w14:paraId="033163A6" w14:textId="6F526770" w:rsidR="00AA74DF" w:rsidRPr="00154079" w:rsidRDefault="00AA74DF" w:rsidP="002D4719">
      <w:pPr>
        <w:pStyle w:val="ListParagraph"/>
        <w:numPr>
          <w:ilvl w:val="1"/>
          <w:numId w:val="11"/>
        </w:numPr>
        <w:rPr>
          <w:lang w:val="it-IT"/>
        </w:rPr>
      </w:pPr>
      <w:r w:rsidRPr="00AA74DF">
        <w:rPr>
          <w:lang w:val="it-IT"/>
        </w:rPr>
        <w:t xml:space="preserve">Campo </w:t>
      </w:r>
      <w:r w:rsidR="0088410A">
        <w:rPr>
          <w:lang w:val="it-IT"/>
        </w:rPr>
        <w:t>2</w:t>
      </w:r>
      <w:r w:rsidRPr="00AA74DF">
        <w:rPr>
          <w:lang w:val="it-IT"/>
        </w:rPr>
        <w:t>: “Interesse</w:t>
      </w:r>
      <w:r w:rsidR="00154079">
        <w:rPr>
          <w:lang w:val="it-IT"/>
        </w:rPr>
        <w:t xml:space="preserve"> (Obbligatorio)</w:t>
      </w:r>
      <w:r w:rsidRPr="00154079">
        <w:rPr>
          <w:lang w:val="it-IT"/>
        </w:rPr>
        <w:t>:</w:t>
      </w:r>
    </w:p>
    <w:p w14:paraId="18C88F21" w14:textId="7E4D8DEC" w:rsidR="00AA74DF" w:rsidRPr="002D4719" w:rsidRDefault="00AA74DF" w:rsidP="002D4719">
      <w:pPr>
        <w:pStyle w:val="ListParagraph"/>
        <w:numPr>
          <w:ilvl w:val="2"/>
          <w:numId w:val="45"/>
        </w:numPr>
        <w:ind w:left="2035" w:hanging="357"/>
        <w:rPr>
          <w:lang w:val="it-IT"/>
        </w:rPr>
      </w:pPr>
      <w:r w:rsidRPr="00AA74DF">
        <w:rPr>
          <w:lang w:val="it-IT"/>
        </w:rPr>
        <w:t>Valori ammessi: “Categoria” prodotto di interesse (</w:t>
      </w:r>
      <w:r w:rsidRPr="002D4719">
        <w:rPr>
          <w:lang w:val="it-IT"/>
        </w:rPr>
        <w:fldChar w:fldCharType="begin"/>
      </w:r>
      <w:r w:rsidRPr="002D4719">
        <w:rPr>
          <w:lang w:val="it-IT"/>
        </w:rPr>
        <w:instrText xml:space="preserve"> REF _Ref211845241 \h </w:instrText>
      </w:r>
      <w:r w:rsidRPr="00AA74DF">
        <w:rPr>
          <w:lang w:val="it-IT"/>
        </w:rPr>
        <w:instrText xml:space="preserve"> \* MERGEFORMAT </w:instrText>
      </w:r>
      <w:r w:rsidRPr="002D4719">
        <w:rPr>
          <w:lang w:val="it-IT"/>
        </w:rPr>
      </w:r>
      <w:r w:rsidRPr="002D4719">
        <w:rPr>
          <w:lang w:val="it-IT"/>
        </w:rPr>
        <w:fldChar w:fldCharType="separate"/>
      </w:r>
      <w:r w:rsidRPr="002D4719">
        <w:rPr>
          <w:lang w:val="it-IT"/>
        </w:rPr>
        <w:t>Catalogo prodotti</w:t>
      </w:r>
      <w:r w:rsidRPr="002D4719">
        <w:rPr>
          <w:lang w:val="it-IT"/>
        </w:rPr>
        <w:fldChar w:fldCharType="end"/>
      </w:r>
      <w:r w:rsidRPr="00AA74DF">
        <w:rPr>
          <w:lang w:val="it-IT"/>
        </w:rPr>
        <w:t>)</w:t>
      </w:r>
    </w:p>
    <w:p w14:paraId="4FB94BE6" w14:textId="0087DDE1" w:rsidR="00AA74DF" w:rsidRPr="00AA74DF" w:rsidRDefault="00AA74DF" w:rsidP="002D4719">
      <w:pPr>
        <w:pStyle w:val="ListParagraph"/>
        <w:numPr>
          <w:ilvl w:val="1"/>
          <w:numId w:val="11"/>
        </w:numPr>
        <w:rPr>
          <w:lang w:val="it-IT"/>
        </w:rPr>
      </w:pPr>
      <w:r w:rsidRPr="00AA74DF">
        <w:rPr>
          <w:lang w:val="it-IT"/>
        </w:rPr>
        <w:t xml:space="preserve">Campo </w:t>
      </w:r>
      <w:r w:rsidR="0088410A">
        <w:rPr>
          <w:lang w:val="it-IT"/>
        </w:rPr>
        <w:t>3</w:t>
      </w:r>
      <w:r w:rsidRPr="00AA74DF">
        <w:rPr>
          <w:lang w:val="it-IT"/>
        </w:rPr>
        <w:t>: “Prodotto”</w:t>
      </w:r>
      <w:r w:rsidR="00154079">
        <w:rPr>
          <w:lang w:val="it-IT"/>
        </w:rPr>
        <w:t xml:space="preserve"> (Obbligatorio):</w:t>
      </w:r>
    </w:p>
    <w:p w14:paraId="12A18B4D" w14:textId="66B00212" w:rsidR="00AA74DF" w:rsidRDefault="00AA74DF" w:rsidP="00AA74DF">
      <w:pPr>
        <w:pStyle w:val="ListParagraph"/>
        <w:numPr>
          <w:ilvl w:val="2"/>
          <w:numId w:val="45"/>
        </w:numPr>
        <w:ind w:left="2035" w:hanging="357"/>
        <w:rPr>
          <w:lang w:val="it-IT"/>
        </w:rPr>
      </w:pPr>
      <w:r w:rsidRPr="00AA74DF">
        <w:rPr>
          <w:lang w:val="it-IT"/>
        </w:rPr>
        <w:t>Valori ammessi: “Nome” del prodotto di interesse (</w:t>
      </w:r>
      <w:r w:rsidRPr="002D4719">
        <w:rPr>
          <w:lang w:val="it-IT"/>
        </w:rPr>
        <w:fldChar w:fldCharType="begin"/>
      </w:r>
      <w:r w:rsidRPr="002D4719">
        <w:rPr>
          <w:lang w:val="it-IT"/>
        </w:rPr>
        <w:instrText xml:space="preserve"> REF _Ref211845241 \h </w:instrText>
      </w:r>
      <w:r w:rsidRPr="00AA74DF">
        <w:rPr>
          <w:lang w:val="it-IT"/>
        </w:rPr>
        <w:instrText xml:space="preserve"> \* MERGEFORMAT </w:instrText>
      </w:r>
      <w:r w:rsidRPr="002D4719">
        <w:rPr>
          <w:lang w:val="it-IT"/>
        </w:rPr>
      </w:r>
      <w:r w:rsidRPr="002D4719">
        <w:rPr>
          <w:lang w:val="it-IT"/>
        </w:rPr>
        <w:fldChar w:fldCharType="separate"/>
      </w:r>
      <w:r w:rsidRPr="002D4719">
        <w:rPr>
          <w:lang w:val="it-IT"/>
        </w:rPr>
        <w:t>Catalogo prodotti</w:t>
      </w:r>
      <w:r w:rsidRPr="002D4719">
        <w:rPr>
          <w:lang w:val="it-IT"/>
        </w:rPr>
        <w:fldChar w:fldCharType="end"/>
      </w:r>
      <w:r w:rsidRPr="00AA74DF">
        <w:rPr>
          <w:lang w:val="it-IT"/>
        </w:rPr>
        <w:t>)</w:t>
      </w:r>
    </w:p>
    <w:p w14:paraId="5800FCF6" w14:textId="0CE99EA5" w:rsidR="0054459F" w:rsidRPr="00AA74DF" w:rsidRDefault="0054459F" w:rsidP="002D4719">
      <w:pPr>
        <w:pStyle w:val="ListParagraph"/>
        <w:numPr>
          <w:ilvl w:val="1"/>
          <w:numId w:val="11"/>
        </w:numPr>
        <w:rPr>
          <w:lang w:val="it-IT"/>
        </w:rPr>
      </w:pPr>
      <w:r w:rsidRPr="00AA74DF">
        <w:rPr>
          <w:lang w:val="it-IT"/>
        </w:rPr>
        <w:t xml:space="preserve">Campo </w:t>
      </w:r>
      <w:r w:rsidR="0088410A">
        <w:rPr>
          <w:lang w:val="it-IT"/>
        </w:rPr>
        <w:t>4</w:t>
      </w:r>
      <w:r w:rsidRPr="00AA74DF">
        <w:rPr>
          <w:lang w:val="it-IT"/>
        </w:rPr>
        <w:t>: “</w:t>
      </w:r>
      <w:r>
        <w:rPr>
          <w:lang w:val="it-IT"/>
        </w:rPr>
        <w:t>Note</w:t>
      </w:r>
      <w:r w:rsidRPr="00AA74DF">
        <w:rPr>
          <w:lang w:val="it-IT"/>
        </w:rPr>
        <w:t>”</w:t>
      </w:r>
      <w:r w:rsidR="00154079">
        <w:rPr>
          <w:lang w:val="it-IT"/>
        </w:rPr>
        <w:t xml:space="preserve"> (Facoltativo)</w:t>
      </w:r>
    </w:p>
    <w:p w14:paraId="38F544EE" w14:textId="7D0582D2" w:rsidR="0054459F" w:rsidRDefault="0054459F" w:rsidP="0054459F">
      <w:pPr>
        <w:pStyle w:val="ListParagraph"/>
        <w:numPr>
          <w:ilvl w:val="2"/>
          <w:numId w:val="45"/>
        </w:numPr>
        <w:rPr>
          <w:lang w:val="it-IT"/>
        </w:rPr>
      </w:pPr>
      <w:r w:rsidRPr="00AA74DF">
        <w:rPr>
          <w:lang w:val="it-IT"/>
        </w:rPr>
        <w:t>Valori ammessi:</w:t>
      </w:r>
      <w:r w:rsidR="00154079">
        <w:rPr>
          <w:lang w:val="it-IT"/>
        </w:rPr>
        <w:t xml:space="preserve"> </w:t>
      </w:r>
      <w:r w:rsidR="00154079" w:rsidRPr="00154079">
        <w:rPr>
          <w:lang w:val="it-IT"/>
        </w:rPr>
        <w:t>Campo libero, dato di compilazione manuale (campo facoltativo) con massimo 280 caratteri alfanumerici, inclusi caratteri speciali.</w:t>
      </w:r>
    </w:p>
    <w:p w14:paraId="59F98D07" w14:textId="70007BB5" w:rsidR="0088410A" w:rsidRDefault="0088410A" w:rsidP="0088410A">
      <w:pPr>
        <w:ind w:left="720"/>
        <w:rPr>
          <w:lang w:val="it-IT"/>
        </w:rPr>
      </w:pPr>
      <w:commentRangeStart w:id="910"/>
      <w:commentRangeStart w:id="911"/>
      <w:r>
        <w:rPr>
          <w:lang w:val="it-IT"/>
        </w:rPr>
        <w:t xml:space="preserve">Nel caso </w:t>
      </w:r>
      <w:r w:rsidR="00060722">
        <w:rPr>
          <w:lang w:val="it-IT"/>
        </w:rPr>
        <w:t xml:space="preserve">di errori di </w:t>
      </w:r>
      <w:proofErr w:type="spellStart"/>
      <w:r w:rsidR="00060722">
        <w:rPr>
          <w:lang w:val="it-IT"/>
        </w:rPr>
        <w:t>rinconciliazione</w:t>
      </w:r>
      <w:proofErr w:type="spellEnd"/>
      <w:r>
        <w:rPr>
          <w:lang w:val="it-IT"/>
        </w:rPr>
        <w:t xml:space="preserve">, </w:t>
      </w:r>
      <w:r w:rsidR="00B17F1C">
        <w:rPr>
          <w:lang w:val="it-IT"/>
        </w:rPr>
        <w:t xml:space="preserve">si prevede </w:t>
      </w:r>
      <w:del w:id="912" w:author="Castelli, Alessandro" w:date="2026-02-02T17:16:00Z">
        <w:r w:rsidR="00B17F1C" w:rsidDel="0048136F">
          <w:rPr>
            <w:lang w:val="it-IT"/>
          </w:rPr>
          <w:delText xml:space="preserve">che </w:delText>
        </w:r>
        <w:r w:rsidR="00060722" w:rsidDel="0048136F">
          <w:rPr>
            <w:lang w:val="it-IT"/>
          </w:rPr>
          <w:delText>le</w:delText>
        </w:r>
        <w:r w:rsidR="00B17F1C" w:rsidDel="0048136F">
          <w:rPr>
            <w:lang w:val="it-IT"/>
          </w:rPr>
          <w:delText xml:space="preserve"> lead </w:delText>
        </w:r>
        <w:r w:rsidR="00060722" w:rsidDel="0048136F">
          <w:rPr>
            <w:lang w:val="it-IT"/>
          </w:rPr>
          <w:delText xml:space="preserve">associate ad NDG </w:delText>
        </w:r>
        <w:r w:rsidR="00B17F1C" w:rsidDel="0048136F">
          <w:rPr>
            <w:lang w:val="it-IT"/>
          </w:rPr>
          <w:delText>non</w:delText>
        </w:r>
      </w:del>
      <w:ins w:id="913" w:author="Castelli, Alessandro" w:date="2026-02-02T17:16:00Z">
        <w:r w:rsidR="0048136F">
          <w:rPr>
            <w:lang w:val="it-IT"/>
          </w:rPr>
          <w:t>il file non venga caricato</w:t>
        </w:r>
      </w:ins>
      <w:r w:rsidR="00B17F1C">
        <w:rPr>
          <w:lang w:val="it-IT"/>
        </w:rPr>
        <w:t xml:space="preserve"> </w:t>
      </w:r>
      <w:del w:id="914" w:author="Castelli, Alessandro" w:date="2026-02-02T17:16:00Z">
        <w:r w:rsidR="00B17F1C" w:rsidDel="0048136F">
          <w:rPr>
            <w:lang w:val="it-IT"/>
          </w:rPr>
          <w:delText>riconosciut</w:delText>
        </w:r>
        <w:r w:rsidR="00060722" w:rsidDel="0048136F">
          <w:rPr>
            <w:lang w:val="it-IT"/>
          </w:rPr>
          <w:delText xml:space="preserve">i </w:delText>
        </w:r>
        <w:r w:rsidR="00B17F1C" w:rsidDel="0048136F">
          <w:rPr>
            <w:lang w:val="it-IT"/>
          </w:rPr>
          <w:delText>non venga</w:delText>
        </w:r>
        <w:r w:rsidR="00060722" w:rsidDel="0048136F">
          <w:rPr>
            <w:lang w:val="it-IT"/>
          </w:rPr>
          <w:delText>no</w:delText>
        </w:r>
        <w:r w:rsidR="00B17F1C" w:rsidDel="0048136F">
          <w:rPr>
            <w:lang w:val="it-IT"/>
          </w:rPr>
          <w:delText xml:space="preserve"> caricat</w:delText>
        </w:r>
        <w:r w:rsidR="00060722" w:rsidDel="0048136F">
          <w:rPr>
            <w:lang w:val="it-IT"/>
          </w:rPr>
          <w:delText>e</w:delText>
        </w:r>
        <w:r w:rsidR="00B17F1C" w:rsidDel="0048136F">
          <w:rPr>
            <w:lang w:val="it-IT"/>
          </w:rPr>
          <w:delText xml:space="preserve"> </w:delText>
        </w:r>
      </w:del>
      <w:r w:rsidR="00B17F1C">
        <w:rPr>
          <w:lang w:val="it-IT"/>
        </w:rPr>
        <w:t xml:space="preserve">e che </w:t>
      </w:r>
      <w:proofErr w:type="gramStart"/>
      <w:r w:rsidR="00660F4B">
        <w:rPr>
          <w:lang w:val="it-IT"/>
        </w:rPr>
        <w:t>il team</w:t>
      </w:r>
      <w:proofErr w:type="gramEnd"/>
      <w:r w:rsidR="00660F4B">
        <w:rPr>
          <w:lang w:val="it-IT"/>
        </w:rPr>
        <w:t xml:space="preserve"> Lead riceva un messaggio di errore al termine del loading</w:t>
      </w:r>
      <w:del w:id="915" w:author="Castelli, Alessandro" w:date="2026-02-02T17:16:00Z">
        <w:r w:rsidR="00660F4B" w:rsidDel="0048136F">
          <w:rPr>
            <w:lang w:val="it-IT"/>
          </w:rPr>
          <w:delText xml:space="preserve"> con l’elenco di NDG non riconosciuti</w:delText>
        </w:r>
      </w:del>
      <w:r w:rsidR="00060722">
        <w:rPr>
          <w:lang w:val="it-IT"/>
        </w:rPr>
        <w:t>.</w:t>
      </w:r>
      <w:commentRangeEnd w:id="910"/>
      <w:r w:rsidR="005F54B3">
        <w:rPr>
          <w:rStyle w:val="CommentReference"/>
          <w:sz w:val="24"/>
          <w:szCs w:val="22"/>
          <w:lang w:val="it-IT"/>
        </w:rPr>
        <w:commentReference w:id="910"/>
      </w:r>
      <w:commentRangeEnd w:id="911"/>
      <w:r>
        <w:rPr>
          <w:rStyle w:val="CommentReference"/>
          <w:sz w:val="24"/>
          <w:szCs w:val="22"/>
          <w:lang w:val="it-IT"/>
        </w:rPr>
        <w:commentReference w:id="911"/>
      </w:r>
    </w:p>
    <w:p w14:paraId="1FA24A5B" w14:textId="77777777" w:rsidR="0054459F" w:rsidRPr="004959E4" w:rsidRDefault="0054459F" w:rsidP="002D4719">
      <w:pPr>
        <w:rPr>
          <w:lang w:val="it-IT"/>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54459F" w:rsidRPr="00D27F64" w14:paraId="2D73F87F" w14:textId="77777777" w:rsidTr="002D0E67">
        <w:trPr>
          <w:trHeight w:val="318"/>
        </w:trPr>
        <w:tc>
          <w:tcPr>
            <w:tcW w:w="962" w:type="dxa"/>
            <w:noWrap/>
          </w:tcPr>
          <w:p w14:paraId="4EE4DB91" w14:textId="77777777" w:rsidR="0054459F" w:rsidRPr="0018714D" w:rsidRDefault="0054459F" w:rsidP="002D4719">
            <w:pPr>
              <w:rPr>
                <w:rFonts w:eastAsia="Times New Roman" w:cstheme="minorHAnsi"/>
                <w:color w:val="000000"/>
                <w:kern w:val="0"/>
                <w:szCs w:val="24"/>
                <w:lang w:val="en-US"/>
                <w14:ligatures w14:val="none"/>
              </w:rPr>
            </w:pPr>
            <w:r w:rsidRPr="002D4719">
              <w:rPr>
                <w:b/>
                <w:bCs/>
              </w:rPr>
              <w:t>ID</w:t>
            </w:r>
          </w:p>
        </w:tc>
        <w:tc>
          <w:tcPr>
            <w:tcW w:w="963" w:type="dxa"/>
            <w:noWrap/>
          </w:tcPr>
          <w:p w14:paraId="3CC830DA" w14:textId="77777777" w:rsidR="0054459F" w:rsidRPr="004B0B96" w:rsidRDefault="0054459F" w:rsidP="002D0E67">
            <w:pPr>
              <w:rPr>
                <w:rFonts w:eastAsia="Times New Roman" w:cstheme="minorHAnsi"/>
                <w:color w:val="000000"/>
                <w:kern w:val="0"/>
                <w:szCs w:val="24"/>
                <w:lang w:val="en-US"/>
                <w14:ligatures w14:val="none"/>
              </w:rPr>
            </w:pPr>
            <w:r w:rsidRPr="00FF55DF">
              <w:rPr>
                <w:b/>
                <w:bCs/>
              </w:rPr>
              <w:t>Campo</w:t>
            </w:r>
          </w:p>
        </w:tc>
        <w:tc>
          <w:tcPr>
            <w:tcW w:w="963" w:type="dxa"/>
            <w:noWrap/>
          </w:tcPr>
          <w:p w14:paraId="6706F99A" w14:textId="77777777" w:rsidR="0054459F" w:rsidRPr="004B0B96" w:rsidRDefault="0054459F" w:rsidP="002D0E67">
            <w:pPr>
              <w:rPr>
                <w:rFonts w:eastAsia="Times New Roman" w:cstheme="minorHAnsi"/>
                <w:color w:val="000000"/>
                <w:kern w:val="0"/>
                <w:szCs w:val="24"/>
                <w:lang w:val="en-US"/>
                <w14:ligatures w14:val="none"/>
              </w:rPr>
            </w:pPr>
            <w:r w:rsidRPr="00FF55DF">
              <w:rPr>
                <w:b/>
                <w:bCs/>
              </w:rPr>
              <w:t>Tipo</w:t>
            </w:r>
          </w:p>
        </w:tc>
        <w:tc>
          <w:tcPr>
            <w:tcW w:w="963" w:type="dxa"/>
            <w:noWrap/>
          </w:tcPr>
          <w:p w14:paraId="11A2840E" w14:textId="77777777" w:rsidR="0054459F" w:rsidRPr="004B0B96" w:rsidRDefault="0054459F" w:rsidP="002D0E67">
            <w:pPr>
              <w:rPr>
                <w:rFonts w:eastAsia="Times New Roman" w:cstheme="minorHAnsi"/>
                <w:color w:val="000000"/>
                <w:kern w:val="0"/>
                <w:szCs w:val="24"/>
                <w:lang w:val="en-US"/>
                <w14:ligatures w14:val="none"/>
              </w:rPr>
            </w:pPr>
            <w:proofErr w:type="spellStart"/>
            <w:r w:rsidRPr="00FF55DF">
              <w:rPr>
                <w:b/>
                <w:bCs/>
              </w:rPr>
              <w:t>Modificabile</w:t>
            </w:r>
            <w:proofErr w:type="spellEnd"/>
          </w:p>
        </w:tc>
        <w:tc>
          <w:tcPr>
            <w:tcW w:w="963" w:type="dxa"/>
            <w:noWrap/>
          </w:tcPr>
          <w:p w14:paraId="22B0D146" w14:textId="77777777" w:rsidR="0054459F" w:rsidRPr="004B0B96" w:rsidRDefault="0054459F" w:rsidP="002D0E67">
            <w:pPr>
              <w:rPr>
                <w:rFonts w:eastAsia="Times New Roman" w:cstheme="minorHAnsi"/>
                <w:color w:val="000000"/>
                <w:kern w:val="0"/>
                <w:szCs w:val="24"/>
                <w:lang w:val="en-US"/>
                <w14:ligatures w14:val="none"/>
              </w:rPr>
            </w:pPr>
            <w:proofErr w:type="spellStart"/>
            <w:r w:rsidRPr="00FF55DF">
              <w:rPr>
                <w:b/>
                <w:bCs/>
              </w:rPr>
              <w:t>Obbligo</w:t>
            </w:r>
            <w:proofErr w:type="spellEnd"/>
          </w:p>
        </w:tc>
        <w:tc>
          <w:tcPr>
            <w:tcW w:w="962" w:type="dxa"/>
            <w:noWrap/>
          </w:tcPr>
          <w:p w14:paraId="74592924" w14:textId="77777777" w:rsidR="0054459F" w:rsidRPr="004B0B96" w:rsidRDefault="0054459F" w:rsidP="002D0E67">
            <w:pPr>
              <w:rPr>
                <w:rFonts w:eastAsia="Times New Roman" w:cstheme="minorHAnsi"/>
                <w:color w:val="000000"/>
                <w:kern w:val="0"/>
                <w:szCs w:val="24"/>
                <w:lang w:val="en-US"/>
                <w14:ligatures w14:val="none"/>
              </w:rPr>
            </w:pPr>
            <w:r w:rsidRPr="00FF55DF">
              <w:rPr>
                <w:b/>
                <w:bCs/>
              </w:rPr>
              <w:t>Formato</w:t>
            </w:r>
          </w:p>
        </w:tc>
        <w:tc>
          <w:tcPr>
            <w:tcW w:w="963" w:type="dxa"/>
            <w:noWrap/>
          </w:tcPr>
          <w:p w14:paraId="1B8C4B8F" w14:textId="77777777" w:rsidR="0054459F" w:rsidRPr="004B0B96" w:rsidRDefault="0054459F" w:rsidP="002D0E67">
            <w:pPr>
              <w:rPr>
                <w:rFonts w:eastAsia="Times New Roman" w:cstheme="minorHAnsi"/>
                <w:color w:val="000000"/>
                <w:kern w:val="0"/>
                <w:szCs w:val="24"/>
                <w:lang w:val="en-US"/>
                <w14:ligatures w14:val="none"/>
              </w:rPr>
            </w:pPr>
            <w:r w:rsidRPr="00FF55DF">
              <w:rPr>
                <w:b/>
                <w:bCs/>
              </w:rPr>
              <w:t xml:space="preserve">Valori </w:t>
            </w:r>
            <w:proofErr w:type="spellStart"/>
            <w:r w:rsidRPr="00FF55DF">
              <w:rPr>
                <w:b/>
                <w:bCs/>
              </w:rPr>
              <w:t>ammessi</w:t>
            </w:r>
            <w:proofErr w:type="spellEnd"/>
          </w:p>
        </w:tc>
        <w:tc>
          <w:tcPr>
            <w:tcW w:w="963" w:type="dxa"/>
            <w:noWrap/>
          </w:tcPr>
          <w:p w14:paraId="703B5BA0" w14:textId="77777777" w:rsidR="0054459F" w:rsidRPr="004B0B96" w:rsidRDefault="0054459F" w:rsidP="002D0E67">
            <w:pPr>
              <w:rPr>
                <w:rFonts w:eastAsia="Times New Roman" w:cstheme="minorHAnsi"/>
                <w:color w:val="000000"/>
                <w:kern w:val="0"/>
                <w:szCs w:val="24"/>
                <w:lang w:val="en-US"/>
                <w14:ligatures w14:val="none"/>
              </w:rPr>
            </w:pPr>
            <w:proofErr w:type="spellStart"/>
            <w:r w:rsidRPr="00FF55DF">
              <w:rPr>
                <w:b/>
                <w:bCs/>
              </w:rPr>
              <w:t>Validazione</w:t>
            </w:r>
            <w:proofErr w:type="spellEnd"/>
            <w:r w:rsidRPr="00FF55DF">
              <w:rPr>
                <w:b/>
                <w:bCs/>
              </w:rPr>
              <w:t xml:space="preserve"> / </w:t>
            </w:r>
            <w:proofErr w:type="spellStart"/>
            <w:r w:rsidRPr="00FF55DF">
              <w:rPr>
                <w:b/>
                <w:bCs/>
              </w:rPr>
              <w:t>Regole</w:t>
            </w:r>
            <w:proofErr w:type="spellEnd"/>
            <w:r w:rsidRPr="00FF55DF">
              <w:rPr>
                <w:b/>
                <w:bCs/>
              </w:rPr>
              <w:t xml:space="preserve"> di </w:t>
            </w:r>
            <w:proofErr w:type="spellStart"/>
            <w:r w:rsidRPr="00FF55DF">
              <w:rPr>
                <w:b/>
                <w:bCs/>
              </w:rPr>
              <w:t>valorizzazione</w:t>
            </w:r>
            <w:proofErr w:type="spellEnd"/>
          </w:p>
        </w:tc>
        <w:tc>
          <w:tcPr>
            <w:tcW w:w="963" w:type="dxa"/>
            <w:noWrap/>
          </w:tcPr>
          <w:p w14:paraId="30370F8C" w14:textId="77777777" w:rsidR="0054459F" w:rsidRPr="00D27F64" w:rsidRDefault="0054459F" w:rsidP="002D0E67">
            <w:pPr>
              <w:rPr>
                <w:rFonts w:ascii="Aptos Narrow" w:eastAsia="Times New Roman" w:hAnsi="Aptos Narrow" w:cs="Times New Roman"/>
                <w:color w:val="000000"/>
                <w:kern w:val="0"/>
                <w:szCs w:val="24"/>
                <w:lang w:val="en-US"/>
                <w14:ligatures w14:val="none"/>
              </w:rPr>
            </w:pPr>
            <w:proofErr w:type="spellStart"/>
            <w:r w:rsidRPr="00FF55DF">
              <w:rPr>
                <w:b/>
                <w:bCs/>
              </w:rPr>
              <w:t>Msg</w:t>
            </w:r>
            <w:proofErr w:type="spellEnd"/>
            <w:r w:rsidRPr="00FF55DF">
              <w:rPr>
                <w:b/>
                <w:bCs/>
              </w:rPr>
              <w:t xml:space="preserve"> </w:t>
            </w:r>
            <w:proofErr w:type="spellStart"/>
            <w:r w:rsidRPr="00FF55DF">
              <w:rPr>
                <w:b/>
                <w:bCs/>
              </w:rPr>
              <w:t>errore</w:t>
            </w:r>
            <w:proofErr w:type="spellEnd"/>
          </w:p>
        </w:tc>
        <w:tc>
          <w:tcPr>
            <w:tcW w:w="963" w:type="dxa"/>
            <w:noWrap/>
          </w:tcPr>
          <w:p w14:paraId="4B5C429A" w14:textId="77777777" w:rsidR="0054459F" w:rsidRPr="00D27F64" w:rsidRDefault="0054459F" w:rsidP="002D0E67">
            <w:pPr>
              <w:rPr>
                <w:rFonts w:ascii="Aptos Narrow" w:eastAsia="Times New Roman" w:hAnsi="Aptos Narrow" w:cs="Times New Roman"/>
                <w:color w:val="000000"/>
                <w:kern w:val="0"/>
                <w:szCs w:val="24"/>
                <w:lang w:val="en-US"/>
                <w14:ligatures w14:val="none"/>
              </w:rPr>
            </w:pPr>
            <w:r w:rsidRPr="00FF55DF">
              <w:rPr>
                <w:b/>
                <w:bCs/>
              </w:rPr>
              <w:t xml:space="preserve">Quando </w:t>
            </w:r>
            <w:proofErr w:type="spellStart"/>
            <w:r w:rsidRPr="00FF55DF">
              <w:rPr>
                <w:b/>
                <w:bCs/>
              </w:rPr>
              <w:t>errore</w:t>
            </w:r>
            <w:proofErr w:type="spellEnd"/>
          </w:p>
        </w:tc>
      </w:tr>
      <w:tr w:rsidR="0054459F" w:rsidRPr="0087452E" w14:paraId="255FC446" w14:textId="77777777" w:rsidTr="002D0E67">
        <w:trPr>
          <w:trHeight w:val="318"/>
        </w:trPr>
        <w:tc>
          <w:tcPr>
            <w:tcW w:w="962" w:type="dxa"/>
            <w:noWrap/>
          </w:tcPr>
          <w:p w14:paraId="5B2C3491" w14:textId="4130EBB5" w:rsidR="0054459F" w:rsidRPr="008D7985" w:rsidRDefault="0054459F" w:rsidP="002D0E67">
            <w:r>
              <w:t>C</w:t>
            </w:r>
            <w:r w:rsidR="0018714D">
              <w:t>1</w:t>
            </w:r>
          </w:p>
        </w:tc>
        <w:tc>
          <w:tcPr>
            <w:tcW w:w="963" w:type="dxa"/>
            <w:noWrap/>
          </w:tcPr>
          <w:p w14:paraId="49E97C09" w14:textId="77777777" w:rsidR="0054459F" w:rsidRPr="008D7985" w:rsidRDefault="0054459F" w:rsidP="002D0E67">
            <w:r w:rsidRPr="008D7985">
              <w:t>NDG</w:t>
            </w:r>
          </w:p>
        </w:tc>
        <w:tc>
          <w:tcPr>
            <w:tcW w:w="963" w:type="dxa"/>
            <w:noWrap/>
          </w:tcPr>
          <w:p w14:paraId="1D484B8D" w14:textId="77777777" w:rsidR="0054459F" w:rsidRPr="00221C3E" w:rsidRDefault="0054459F" w:rsidP="002D0E67">
            <w:r w:rsidRPr="00022157">
              <w:t xml:space="preserve">Output da </w:t>
            </w:r>
            <w:proofErr w:type="spellStart"/>
            <w:r w:rsidRPr="00022157">
              <w:t>sistema</w:t>
            </w:r>
            <w:proofErr w:type="spellEnd"/>
          </w:p>
        </w:tc>
        <w:tc>
          <w:tcPr>
            <w:tcW w:w="963" w:type="dxa"/>
            <w:noWrap/>
          </w:tcPr>
          <w:p w14:paraId="7987115F" w14:textId="77777777" w:rsidR="0054459F" w:rsidRPr="00221C3E" w:rsidRDefault="0054459F" w:rsidP="002D0E67">
            <w:r w:rsidRPr="00D8046F">
              <w:t>No</w:t>
            </w:r>
          </w:p>
        </w:tc>
        <w:tc>
          <w:tcPr>
            <w:tcW w:w="963" w:type="dxa"/>
            <w:noWrap/>
          </w:tcPr>
          <w:p w14:paraId="4DB26FB5" w14:textId="77777777" w:rsidR="0054459F" w:rsidRPr="00221C3E" w:rsidRDefault="0054459F" w:rsidP="002D0E67">
            <w:proofErr w:type="spellStart"/>
            <w:r w:rsidRPr="004C6943">
              <w:t>Sì</w:t>
            </w:r>
            <w:proofErr w:type="spellEnd"/>
          </w:p>
        </w:tc>
        <w:tc>
          <w:tcPr>
            <w:tcW w:w="962" w:type="dxa"/>
            <w:noWrap/>
          </w:tcPr>
          <w:p w14:paraId="517458E1" w14:textId="77777777" w:rsidR="0054459F" w:rsidRPr="00221C3E" w:rsidRDefault="0054459F" w:rsidP="002D0E67">
            <w:proofErr w:type="spellStart"/>
            <w:r>
              <w:t>Numerici</w:t>
            </w:r>
            <w:proofErr w:type="spellEnd"/>
          </w:p>
        </w:tc>
        <w:tc>
          <w:tcPr>
            <w:tcW w:w="963" w:type="dxa"/>
            <w:noWrap/>
          </w:tcPr>
          <w:p w14:paraId="77829FAE" w14:textId="77777777" w:rsidR="0054459F" w:rsidRPr="005B0554" w:rsidRDefault="0054459F" w:rsidP="002D0E67">
            <w:pPr>
              <w:rPr>
                <w:lang w:val="it-IT"/>
              </w:rPr>
            </w:pPr>
            <w:r w:rsidRPr="00D87834">
              <w:rPr>
                <w:bCs/>
                <w:lang w:val="it-IT"/>
              </w:rPr>
              <w:t>NDG del lead in ana</w:t>
            </w:r>
            <w:r>
              <w:rPr>
                <w:bCs/>
                <w:lang w:val="it-IT"/>
              </w:rPr>
              <w:t>grafica</w:t>
            </w:r>
          </w:p>
        </w:tc>
        <w:tc>
          <w:tcPr>
            <w:tcW w:w="963" w:type="dxa"/>
            <w:noWrap/>
          </w:tcPr>
          <w:p w14:paraId="6934BE49" w14:textId="77777777" w:rsidR="0054459F" w:rsidRPr="00280883" w:rsidRDefault="0054459F" w:rsidP="002D0E67">
            <w:pPr>
              <w:rPr>
                <w:lang w:val="it-IT"/>
              </w:rPr>
            </w:pPr>
          </w:p>
        </w:tc>
        <w:tc>
          <w:tcPr>
            <w:tcW w:w="963" w:type="dxa"/>
            <w:noWrap/>
          </w:tcPr>
          <w:p w14:paraId="2774DBE6" w14:textId="77777777" w:rsidR="0054459F" w:rsidRPr="00280883" w:rsidRDefault="0054459F" w:rsidP="002D0E67">
            <w:pPr>
              <w:rPr>
                <w:lang w:val="it-IT"/>
              </w:rPr>
            </w:pPr>
          </w:p>
        </w:tc>
        <w:tc>
          <w:tcPr>
            <w:tcW w:w="963" w:type="dxa"/>
            <w:noWrap/>
          </w:tcPr>
          <w:p w14:paraId="4924D72D" w14:textId="77777777" w:rsidR="0054459F" w:rsidRPr="00280883" w:rsidRDefault="0054459F" w:rsidP="002D0E67">
            <w:pPr>
              <w:rPr>
                <w:b/>
                <w:lang w:val="it-IT"/>
              </w:rPr>
            </w:pPr>
          </w:p>
        </w:tc>
      </w:tr>
      <w:tr w:rsidR="0054459F" w:rsidRPr="00D27F64" w14:paraId="7552800E" w14:textId="77777777" w:rsidTr="002D0E67">
        <w:trPr>
          <w:trHeight w:val="318"/>
        </w:trPr>
        <w:tc>
          <w:tcPr>
            <w:tcW w:w="962" w:type="dxa"/>
            <w:noWrap/>
          </w:tcPr>
          <w:p w14:paraId="2D821452" w14:textId="349B6DB4" w:rsidR="0054459F" w:rsidRPr="004A71E2" w:rsidRDefault="0054459F" w:rsidP="002D0E67">
            <w:r w:rsidRPr="004A71E2">
              <w:t>C</w:t>
            </w:r>
            <w:r w:rsidR="0018714D">
              <w:t>2</w:t>
            </w:r>
          </w:p>
        </w:tc>
        <w:tc>
          <w:tcPr>
            <w:tcW w:w="963" w:type="dxa"/>
            <w:noWrap/>
          </w:tcPr>
          <w:p w14:paraId="72525D96" w14:textId="77777777" w:rsidR="0054459F" w:rsidRPr="004A71E2" w:rsidRDefault="0054459F" w:rsidP="002D0E67">
            <w:r w:rsidRPr="004A71E2">
              <w:t>Interesse</w:t>
            </w:r>
          </w:p>
        </w:tc>
        <w:tc>
          <w:tcPr>
            <w:tcW w:w="963" w:type="dxa"/>
            <w:noWrap/>
          </w:tcPr>
          <w:p w14:paraId="5CDD2E7D" w14:textId="77777777" w:rsidR="0054459F" w:rsidRPr="00221C3E" w:rsidRDefault="0054459F" w:rsidP="002D0E67">
            <w:r w:rsidRPr="004B0B96">
              <w:rPr>
                <w:rFonts w:eastAsia="Times New Roman" w:cstheme="minorHAnsi"/>
                <w:color w:val="000000"/>
                <w:kern w:val="0"/>
                <w:szCs w:val="24"/>
                <w:lang w:val="en-US"/>
                <w14:ligatures w14:val="none"/>
              </w:rPr>
              <w:t xml:space="preserve">Output da </w:t>
            </w:r>
            <w:proofErr w:type="spellStart"/>
            <w:r w:rsidRPr="004B0B96">
              <w:rPr>
                <w:rFonts w:eastAsia="Times New Roman" w:cstheme="minorHAnsi"/>
                <w:color w:val="000000"/>
                <w:kern w:val="0"/>
                <w:szCs w:val="24"/>
                <w:lang w:val="en-US"/>
                <w14:ligatures w14:val="none"/>
              </w:rPr>
              <w:t>sistema</w:t>
            </w:r>
            <w:proofErr w:type="spellEnd"/>
          </w:p>
        </w:tc>
        <w:tc>
          <w:tcPr>
            <w:tcW w:w="963" w:type="dxa"/>
            <w:noWrap/>
          </w:tcPr>
          <w:p w14:paraId="2C4D59F0" w14:textId="77777777" w:rsidR="0054459F" w:rsidRPr="004A71E2" w:rsidRDefault="0054459F" w:rsidP="002D0E67">
            <w:r w:rsidRPr="004A71E2">
              <w:t>No</w:t>
            </w:r>
          </w:p>
        </w:tc>
        <w:tc>
          <w:tcPr>
            <w:tcW w:w="963" w:type="dxa"/>
            <w:noWrap/>
          </w:tcPr>
          <w:p w14:paraId="2E800E93" w14:textId="77777777" w:rsidR="0054459F" w:rsidRPr="00D506BF" w:rsidRDefault="0054459F" w:rsidP="002D0E67">
            <w:proofErr w:type="spellStart"/>
            <w:r w:rsidRPr="00D506BF">
              <w:t>Sì</w:t>
            </w:r>
            <w:proofErr w:type="spellEnd"/>
          </w:p>
        </w:tc>
        <w:tc>
          <w:tcPr>
            <w:tcW w:w="962" w:type="dxa"/>
            <w:noWrap/>
          </w:tcPr>
          <w:p w14:paraId="01BBF4B3" w14:textId="77777777" w:rsidR="0054459F" w:rsidRPr="00D506BF" w:rsidRDefault="0054459F" w:rsidP="002D0E67">
            <w:r w:rsidRPr="00D506BF">
              <w:t xml:space="preserve">Lista </w:t>
            </w:r>
            <w:proofErr w:type="spellStart"/>
            <w:r w:rsidRPr="00D506BF">
              <w:t>valori</w:t>
            </w:r>
            <w:proofErr w:type="spellEnd"/>
          </w:p>
        </w:tc>
        <w:tc>
          <w:tcPr>
            <w:tcW w:w="963" w:type="dxa"/>
            <w:noWrap/>
          </w:tcPr>
          <w:p w14:paraId="22A71B98" w14:textId="77777777" w:rsidR="0054459F" w:rsidRPr="00D506BF" w:rsidRDefault="0054459F" w:rsidP="002D0E67">
            <w:r w:rsidRPr="00D506BF">
              <w:t xml:space="preserve">Da </w:t>
            </w:r>
            <w:proofErr w:type="spellStart"/>
            <w:r w:rsidRPr="00D506BF">
              <w:t>catalogo</w:t>
            </w:r>
            <w:proofErr w:type="spellEnd"/>
            <w:r w:rsidRPr="00D506BF">
              <w:t xml:space="preserve"> </w:t>
            </w:r>
          </w:p>
          <w:p w14:paraId="7FDA6245" w14:textId="77777777" w:rsidR="0054459F" w:rsidRPr="00221C3E" w:rsidRDefault="0054459F" w:rsidP="002D0E67">
            <w:proofErr w:type="spellStart"/>
            <w:r w:rsidRPr="00D506BF">
              <w:t>prodotti</w:t>
            </w:r>
            <w:proofErr w:type="spellEnd"/>
          </w:p>
        </w:tc>
        <w:tc>
          <w:tcPr>
            <w:tcW w:w="963" w:type="dxa"/>
            <w:noWrap/>
          </w:tcPr>
          <w:p w14:paraId="77F8EFEB" w14:textId="77777777" w:rsidR="0054459F" w:rsidRPr="00221C3E" w:rsidRDefault="0054459F" w:rsidP="002D0E67"/>
        </w:tc>
        <w:tc>
          <w:tcPr>
            <w:tcW w:w="963" w:type="dxa"/>
            <w:noWrap/>
          </w:tcPr>
          <w:p w14:paraId="2418F825" w14:textId="77777777" w:rsidR="0054459F" w:rsidRPr="00221C3E" w:rsidRDefault="0054459F" w:rsidP="002D0E67"/>
        </w:tc>
        <w:tc>
          <w:tcPr>
            <w:tcW w:w="963" w:type="dxa"/>
            <w:noWrap/>
          </w:tcPr>
          <w:p w14:paraId="6CF45AF6" w14:textId="77777777" w:rsidR="0054459F" w:rsidRPr="00FF55DF" w:rsidRDefault="0054459F" w:rsidP="002D0E67">
            <w:pPr>
              <w:rPr>
                <w:b/>
                <w:bCs/>
              </w:rPr>
            </w:pPr>
          </w:p>
        </w:tc>
      </w:tr>
      <w:tr w:rsidR="0054459F" w:rsidRPr="00D27F64" w14:paraId="71D0D3C1" w14:textId="77777777" w:rsidTr="002D0E67">
        <w:trPr>
          <w:trHeight w:val="318"/>
        </w:trPr>
        <w:tc>
          <w:tcPr>
            <w:tcW w:w="962" w:type="dxa"/>
            <w:noWrap/>
          </w:tcPr>
          <w:p w14:paraId="0EA7F81E" w14:textId="16F77A4A" w:rsidR="0054459F" w:rsidRPr="004B0B96" w:rsidRDefault="0054459F" w:rsidP="002D0E67">
            <w:pPr>
              <w:rPr>
                <w:rFonts w:eastAsia="Times New Roman" w:cstheme="minorHAnsi"/>
                <w:color w:val="000000"/>
                <w:kern w:val="0"/>
                <w:szCs w:val="24"/>
                <w:lang w:val="en-US"/>
                <w14:ligatures w14:val="none"/>
              </w:rPr>
            </w:pPr>
            <w:r>
              <w:rPr>
                <w:rFonts w:eastAsia="Times New Roman" w:cstheme="minorHAnsi"/>
                <w:color w:val="000000"/>
                <w:kern w:val="0"/>
                <w:szCs w:val="24"/>
                <w:lang w:val="en-US"/>
                <w14:ligatures w14:val="none"/>
              </w:rPr>
              <w:t>C</w:t>
            </w:r>
            <w:r w:rsidR="0018714D">
              <w:rPr>
                <w:rFonts w:eastAsia="Times New Roman" w:cstheme="minorHAnsi"/>
                <w:color w:val="000000"/>
                <w:kern w:val="0"/>
                <w:szCs w:val="24"/>
                <w:lang w:val="en-US"/>
                <w14:ligatures w14:val="none"/>
              </w:rPr>
              <w:t>3</w:t>
            </w:r>
          </w:p>
        </w:tc>
        <w:tc>
          <w:tcPr>
            <w:tcW w:w="963" w:type="dxa"/>
            <w:noWrap/>
          </w:tcPr>
          <w:p w14:paraId="5CE656E3" w14:textId="77777777" w:rsidR="0054459F" w:rsidRPr="004B0B96" w:rsidRDefault="0054459F" w:rsidP="002D0E67">
            <w:pPr>
              <w:rPr>
                <w:rFonts w:eastAsia="Times New Roman" w:cstheme="minorHAnsi"/>
                <w:color w:val="000000"/>
                <w:kern w:val="0"/>
                <w:szCs w:val="24"/>
                <w:lang w:val="en-US"/>
                <w14:ligatures w14:val="none"/>
              </w:rPr>
            </w:pPr>
            <w:proofErr w:type="spellStart"/>
            <w:r w:rsidRPr="004B0B96">
              <w:rPr>
                <w:rFonts w:eastAsia="Times New Roman" w:cstheme="minorHAnsi"/>
                <w:color w:val="000000"/>
                <w:kern w:val="0"/>
                <w:szCs w:val="24"/>
                <w:lang w:val="en-US"/>
                <w14:ligatures w14:val="none"/>
              </w:rPr>
              <w:t>Prodotto</w:t>
            </w:r>
            <w:proofErr w:type="spellEnd"/>
          </w:p>
        </w:tc>
        <w:tc>
          <w:tcPr>
            <w:tcW w:w="963" w:type="dxa"/>
            <w:noWrap/>
          </w:tcPr>
          <w:p w14:paraId="0BA020F4" w14:textId="77777777"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 xml:space="preserve">Output da </w:t>
            </w:r>
            <w:proofErr w:type="spellStart"/>
            <w:r w:rsidRPr="004B0B96">
              <w:rPr>
                <w:rFonts w:eastAsia="Times New Roman" w:cstheme="minorHAnsi"/>
                <w:color w:val="000000"/>
                <w:kern w:val="0"/>
                <w:szCs w:val="24"/>
                <w:lang w:val="en-US"/>
                <w14:ligatures w14:val="none"/>
              </w:rPr>
              <w:t>sistema</w:t>
            </w:r>
            <w:proofErr w:type="spellEnd"/>
          </w:p>
        </w:tc>
        <w:tc>
          <w:tcPr>
            <w:tcW w:w="963" w:type="dxa"/>
            <w:noWrap/>
          </w:tcPr>
          <w:p w14:paraId="191CE5FE" w14:textId="77777777"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04B00157" w14:textId="77777777" w:rsidR="0054459F" w:rsidRPr="004B0B96" w:rsidRDefault="0054459F" w:rsidP="002D0E67">
            <w:pPr>
              <w:rPr>
                <w:rFonts w:eastAsia="Times New Roman" w:cstheme="minorHAnsi"/>
                <w:color w:val="000000"/>
                <w:kern w:val="0"/>
                <w:szCs w:val="24"/>
                <w:lang w:val="en-US"/>
                <w14:ligatures w14:val="none"/>
              </w:rPr>
            </w:pPr>
            <w:proofErr w:type="spellStart"/>
            <w:r w:rsidRPr="004B0B96">
              <w:rPr>
                <w:rFonts w:eastAsia="Times New Roman" w:cstheme="minorHAnsi"/>
                <w:color w:val="000000"/>
                <w:kern w:val="0"/>
                <w:szCs w:val="24"/>
                <w:lang w:val="en-US"/>
                <w14:ligatures w14:val="none"/>
              </w:rPr>
              <w:t>Sì</w:t>
            </w:r>
            <w:proofErr w:type="spellEnd"/>
          </w:p>
        </w:tc>
        <w:tc>
          <w:tcPr>
            <w:tcW w:w="962" w:type="dxa"/>
            <w:noWrap/>
          </w:tcPr>
          <w:p w14:paraId="6F3025B1" w14:textId="77777777"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 xml:space="preserve">Lista </w:t>
            </w:r>
            <w:proofErr w:type="spellStart"/>
            <w:r w:rsidRPr="004B0B96">
              <w:rPr>
                <w:rFonts w:eastAsia="Times New Roman" w:cstheme="minorHAnsi"/>
                <w:color w:val="000000"/>
                <w:kern w:val="0"/>
                <w:szCs w:val="24"/>
                <w:lang w:val="en-US"/>
                <w14:ligatures w14:val="none"/>
              </w:rPr>
              <w:t>valori</w:t>
            </w:r>
            <w:proofErr w:type="spellEnd"/>
          </w:p>
        </w:tc>
        <w:tc>
          <w:tcPr>
            <w:tcW w:w="963" w:type="dxa"/>
            <w:noWrap/>
          </w:tcPr>
          <w:p w14:paraId="2522F542" w14:textId="77777777" w:rsidR="0054459F" w:rsidRPr="00D506BF" w:rsidRDefault="0054459F" w:rsidP="002D0E67">
            <w:r w:rsidRPr="00D506BF">
              <w:t xml:space="preserve">Da </w:t>
            </w:r>
            <w:proofErr w:type="spellStart"/>
            <w:r w:rsidRPr="00D506BF">
              <w:t>catalogo</w:t>
            </w:r>
            <w:proofErr w:type="spellEnd"/>
            <w:r w:rsidRPr="00D506BF">
              <w:t xml:space="preserve"> </w:t>
            </w:r>
          </w:p>
          <w:p w14:paraId="4927A57D" w14:textId="77777777" w:rsidR="0054459F" w:rsidRPr="004B0B96" w:rsidRDefault="0054459F" w:rsidP="002D0E67">
            <w:pPr>
              <w:rPr>
                <w:rFonts w:eastAsia="Times New Roman" w:cstheme="minorHAnsi"/>
                <w:color w:val="000000"/>
                <w:kern w:val="0"/>
                <w:szCs w:val="24"/>
                <w:lang w:val="en-US"/>
                <w14:ligatures w14:val="none"/>
              </w:rPr>
            </w:pPr>
            <w:proofErr w:type="spellStart"/>
            <w:r w:rsidRPr="00D506BF">
              <w:t>prodotti</w:t>
            </w:r>
            <w:proofErr w:type="spellEnd"/>
          </w:p>
        </w:tc>
        <w:tc>
          <w:tcPr>
            <w:tcW w:w="963" w:type="dxa"/>
            <w:noWrap/>
          </w:tcPr>
          <w:p w14:paraId="11049550" w14:textId="77777777" w:rsidR="0054459F" w:rsidRPr="004B0B96" w:rsidRDefault="0054459F" w:rsidP="002D0E67">
            <w:pPr>
              <w:rPr>
                <w:rFonts w:eastAsia="Times New Roman" w:cstheme="minorHAnsi"/>
                <w:color w:val="000000"/>
                <w:kern w:val="0"/>
                <w:szCs w:val="24"/>
                <w:lang w:val="en-US"/>
                <w14:ligatures w14:val="none"/>
              </w:rPr>
            </w:pPr>
          </w:p>
        </w:tc>
        <w:tc>
          <w:tcPr>
            <w:tcW w:w="963" w:type="dxa"/>
            <w:noWrap/>
          </w:tcPr>
          <w:p w14:paraId="77E0DCED" w14:textId="77777777" w:rsidR="0054459F" w:rsidRPr="00D27F64" w:rsidRDefault="0054459F" w:rsidP="002D0E67">
            <w:pPr>
              <w:rPr>
                <w:rFonts w:ascii="Aptos Narrow" w:eastAsia="Times New Roman" w:hAnsi="Aptos Narrow" w:cs="Times New Roman"/>
                <w:color w:val="000000"/>
                <w:kern w:val="0"/>
                <w:szCs w:val="24"/>
                <w:lang w:val="en-US"/>
                <w14:ligatures w14:val="none"/>
              </w:rPr>
            </w:pPr>
          </w:p>
        </w:tc>
        <w:tc>
          <w:tcPr>
            <w:tcW w:w="963" w:type="dxa"/>
            <w:noWrap/>
          </w:tcPr>
          <w:p w14:paraId="08885927" w14:textId="77777777" w:rsidR="0054459F" w:rsidRPr="00D27F64" w:rsidRDefault="0054459F" w:rsidP="002D0E67">
            <w:pPr>
              <w:rPr>
                <w:rFonts w:ascii="Aptos Narrow" w:eastAsia="Times New Roman" w:hAnsi="Aptos Narrow" w:cs="Times New Roman"/>
                <w:color w:val="000000"/>
                <w:kern w:val="0"/>
                <w:szCs w:val="24"/>
                <w:lang w:val="en-US"/>
                <w14:ligatures w14:val="none"/>
              </w:rPr>
            </w:pPr>
          </w:p>
        </w:tc>
      </w:tr>
      <w:tr w:rsidR="0054459F" w:rsidRPr="00D27F64" w14:paraId="4F4F7963" w14:textId="77777777" w:rsidTr="002D0E67">
        <w:trPr>
          <w:trHeight w:val="318"/>
        </w:trPr>
        <w:tc>
          <w:tcPr>
            <w:tcW w:w="962" w:type="dxa"/>
            <w:noWrap/>
          </w:tcPr>
          <w:p w14:paraId="37F2DB4A" w14:textId="00230C92"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C</w:t>
            </w:r>
            <w:r w:rsidR="0018714D">
              <w:rPr>
                <w:rFonts w:eastAsia="Times New Roman" w:cstheme="minorHAnsi"/>
                <w:color w:val="000000"/>
                <w:kern w:val="0"/>
                <w:szCs w:val="24"/>
                <w:lang w:val="en-US"/>
                <w14:ligatures w14:val="none"/>
              </w:rPr>
              <w:t>4</w:t>
            </w:r>
          </w:p>
        </w:tc>
        <w:tc>
          <w:tcPr>
            <w:tcW w:w="963" w:type="dxa"/>
            <w:noWrap/>
          </w:tcPr>
          <w:p w14:paraId="7AD37933" w14:textId="77777777"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Note</w:t>
            </w:r>
          </w:p>
        </w:tc>
        <w:tc>
          <w:tcPr>
            <w:tcW w:w="963" w:type="dxa"/>
            <w:noWrap/>
          </w:tcPr>
          <w:p w14:paraId="1DDD9922" w14:textId="77777777"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 xml:space="preserve">Output da </w:t>
            </w:r>
            <w:proofErr w:type="spellStart"/>
            <w:r w:rsidRPr="004B0B96">
              <w:rPr>
                <w:rFonts w:eastAsia="Times New Roman" w:cstheme="minorHAnsi"/>
                <w:color w:val="000000"/>
                <w:kern w:val="0"/>
                <w:szCs w:val="24"/>
                <w:lang w:val="en-US"/>
                <w14:ligatures w14:val="none"/>
              </w:rPr>
              <w:t>sistema</w:t>
            </w:r>
            <w:proofErr w:type="spellEnd"/>
          </w:p>
        </w:tc>
        <w:tc>
          <w:tcPr>
            <w:tcW w:w="963" w:type="dxa"/>
            <w:noWrap/>
          </w:tcPr>
          <w:p w14:paraId="59486DB7" w14:textId="77777777"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4AA5E071" w14:textId="77777777"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2" w:type="dxa"/>
            <w:noWrap/>
          </w:tcPr>
          <w:p w14:paraId="58A03C85" w14:textId="77777777" w:rsidR="0054459F" w:rsidRPr="007741E6" w:rsidRDefault="0054459F" w:rsidP="002D0E67">
            <w:pPr>
              <w:rPr>
                <w:rFonts w:eastAsia="Times New Roman" w:cstheme="minorHAnsi"/>
                <w:color w:val="000000"/>
                <w:kern w:val="0"/>
                <w:szCs w:val="24"/>
                <w:lang w:val="it-IT"/>
                <w14:ligatures w14:val="none"/>
              </w:rPr>
            </w:pPr>
            <w:r w:rsidRPr="007741E6">
              <w:rPr>
                <w:rFonts w:eastAsia="Times New Roman" w:cstheme="minorHAnsi"/>
                <w:color w:val="000000"/>
                <w:kern w:val="0"/>
                <w:szCs w:val="24"/>
                <w:lang w:val="it-IT"/>
                <w14:ligatures w14:val="none"/>
              </w:rPr>
              <w:t xml:space="preserve">Testo libero, </w:t>
            </w:r>
            <w:r w:rsidRPr="00632E6D">
              <w:rPr>
                <w:rFonts w:eastAsia="Times New Roman" w:cstheme="minorHAnsi"/>
                <w:color w:val="000000"/>
                <w:kern w:val="0"/>
                <w:szCs w:val="24"/>
                <w:lang w:val="it-IT"/>
                <w14:ligatures w14:val="none"/>
              </w:rPr>
              <w:t>massimo 280 caratteri alfanumerici, inclusi caratteri speciali</w:t>
            </w:r>
          </w:p>
        </w:tc>
        <w:tc>
          <w:tcPr>
            <w:tcW w:w="963" w:type="dxa"/>
            <w:noWrap/>
          </w:tcPr>
          <w:p w14:paraId="163EA29F" w14:textId="77777777" w:rsidR="0054459F" w:rsidRPr="004B0B96" w:rsidRDefault="0054459F" w:rsidP="002D0E67">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 xml:space="preserve">Note </w:t>
            </w:r>
            <w:proofErr w:type="spellStart"/>
            <w:r w:rsidRPr="004B0B96">
              <w:rPr>
                <w:rFonts w:eastAsia="Times New Roman" w:cstheme="minorHAnsi"/>
                <w:color w:val="000000"/>
                <w:kern w:val="0"/>
                <w:szCs w:val="24"/>
                <w:lang w:val="en-US"/>
                <w14:ligatures w14:val="none"/>
              </w:rPr>
              <w:t>inserite</w:t>
            </w:r>
            <w:proofErr w:type="spellEnd"/>
            <w:r w:rsidRPr="004B0B96">
              <w:rPr>
                <w:rFonts w:eastAsia="Times New Roman" w:cstheme="minorHAnsi"/>
                <w:color w:val="000000"/>
                <w:kern w:val="0"/>
                <w:szCs w:val="24"/>
                <w:lang w:val="en-US"/>
                <w14:ligatures w14:val="none"/>
              </w:rPr>
              <w:t xml:space="preserve"> </w:t>
            </w:r>
            <w:proofErr w:type="spellStart"/>
            <w:r w:rsidRPr="004B0B96">
              <w:rPr>
                <w:rFonts w:eastAsia="Times New Roman" w:cstheme="minorHAnsi"/>
                <w:color w:val="000000"/>
                <w:kern w:val="0"/>
                <w:szCs w:val="24"/>
                <w:lang w:val="en-US"/>
                <w14:ligatures w14:val="none"/>
              </w:rPr>
              <w:t>dall’utente</w:t>
            </w:r>
            <w:proofErr w:type="spellEnd"/>
          </w:p>
        </w:tc>
        <w:tc>
          <w:tcPr>
            <w:tcW w:w="963" w:type="dxa"/>
            <w:noWrap/>
          </w:tcPr>
          <w:p w14:paraId="7BF15B3D" w14:textId="77777777" w:rsidR="0054459F" w:rsidRPr="004B0B96" w:rsidRDefault="0054459F" w:rsidP="002D0E67">
            <w:pPr>
              <w:rPr>
                <w:rFonts w:eastAsia="Times New Roman" w:cstheme="minorHAnsi"/>
                <w:color w:val="000000"/>
                <w:kern w:val="0"/>
                <w:szCs w:val="24"/>
                <w:lang w:val="en-US"/>
                <w14:ligatures w14:val="none"/>
              </w:rPr>
            </w:pPr>
          </w:p>
        </w:tc>
        <w:tc>
          <w:tcPr>
            <w:tcW w:w="963" w:type="dxa"/>
            <w:noWrap/>
          </w:tcPr>
          <w:p w14:paraId="75463D2D" w14:textId="77777777" w:rsidR="0054459F" w:rsidRPr="00D27F64" w:rsidRDefault="0054459F" w:rsidP="002D0E67">
            <w:pPr>
              <w:rPr>
                <w:rFonts w:ascii="Aptos Narrow" w:eastAsia="Times New Roman" w:hAnsi="Aptos Narrow" w:cs="Times New Roman"/>
                <w:color w:val="000000"/>
                <w:kern w:val="0"/>
                <w:szCs w:val="24"/>
                <w:lang w:val="en-US"/>
                <w14:ligatures w14:val="none"/>
              </w:rPr>
            </w:pPr>
          </w:p>
        </w:tc>
        <w:tc>
          <w:tcPr>
            <w:tcW w:w="963" w:type="dxa"/>
            <w:noWrap/>
          </w:tcPr>
          <w:p w14:paraId="22A5D7AB" w14:textId="77777777" w:rsidR="0054459F" w:rsidRPr="00D27F64" w:rsidRDefault="0054459F" w:rsidP="002D0E67">
            <w:pPr>
              <w:rPr>
                <w:rFonts w:ascii="Aptos Narrow" w:eastAsia="Times New Roman" w:hAnsi="Aptos Narrow" w:cs="Times New Roman"/>
                <w:color w:val="000000"/>
                <w:kern w:val="0"/>
                <w:szCs w:val="24"/>
                <w:lang w:val="en-US"/>
                <w14:ligatures w14:val="none"/>
              </w:rPr>
            </w:pPr>
          </w:p>
        </w:tc>
      </w:tr>
    </w:tbl>
    <w:p w14:paraId="36F0A2A2" w14:textId="77777777" w:rsidR="0054459F" w:rsidRPr="0048260E" w:rsidRDefault="0054459F" w:rsidP="0054459F">
      <w:pPr>
        <w:ind w:left="567"/>
        <w:rPr>
          <w:lang w:val="it-IT"/>
        </w:rPr>
      </w:pPr>
    </w:p>
    <w:p w14:paraId="4290138A" w14:textId="77777777" w:rsidR="00A41746" w:rsidRPr="002A7251" w:rsidRDefault="00A41746" w:rsidP="002D4719">
      <w:pPr>
        <w:rPr>
          <w:lang w:val="it-IT"/>
        </w:rPr>
      </w:pPr>
    </w:p>
    <w:p w14:paraId="53820DCB" w14:textId="67832A64" w:rsidR="00F614D3" w:rsidRPr="002A7251" w:rsidRDefault="00F251CB" w:rsidP="00BB5ED5">
      <w:pPr>
        <w:pStyle w:val="Heading2"/>
        <w:rPr>
          <w:lang w:val="it-IT"/>
        </w:rPr>
      </w:pPr>
      <w:bookmarkStart w:id="916" w:name="_Ref212827637"/>
      <w:bookmarkStart w:id="917" w:name="_Toc215312225"/>
      <w:r w:rsidRPr="002D4719">
        <w:rPr>
          <w:lang w:val="it-IT"/>
        </w:rPr>
        <w:t>Modelli di messaggio</w:t>
      </w:r>
      <w:bookmarkEnd w:id="916"/>
      <w:bookmarkEnd w:id="917"/>
    </w:p>
    <w:p w14:paraId="3F580DB9" w14:textId="77777777" w:rsidR="00F614D3" w:rsidRPr="002D4719" w:rsidRDefault="00F614D3" w:rsidP="00F614D3">
      <w:pPr>
        <w:rPr>
          <w:highlight w:val="yellow"/>
          <w:lang w:val="it-IT"/>
        </w:rPr>
      </w:pPr>
    </w:p>
    <w:p w14:paraId="5B9B361B" w14:textId="652D2284" w:rsidR="00DE0E2B" w:rsidRDefault="00DE0E2B" w:rsidP="00BB5ED5">
      <w:pPr>
        <w:pStyle w:val="ListParagraph"/>
        <w:ind w:left="714"/>
        <w:rPr>
          <w:lang w:val="it-IT"/>
        </w:rPr>
      </w:pPr>
      <w:r w:rsidRPr="00DE0E2B">
        <w:rPr>
          <w:noProof/>
          <w:lang w:val="it-IT" w:eastAsia="it-IT"/>
        </w:rPr>
        <w:drawing>
          <wp:inline distT="0" distB="0" distL="0" distR="0" wp14:anchorId="0F920443" wp14:editId="6DE4F93C">
            <wp:extent cx="6120130" cy="1921510"/>
            <wp:effectExtent l="0" t="0" r="0" b="2540"/>
            <wp:docPr id="728489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89816" name="Picture 1" descr="A screenshot of a computer&#10;&#10;AI-generated content may be incorrect."/>
                    <pic:cNvPicPr/>
                  </pic:nvPicPr>
                  <pic:blipFill>
                    <a:blip r:embed="rId39"/>
                    <a:stretch>
                      <a:fillRect/>
                    </a:stretch>
                  </pic:blipFill>
                  <pic:spPr>
                    <a:xfrm>
                      <a:off x="0" y="0"/>
                      <a:ext cx="6120130" cy="1921510"/>
                    </a:xfrm>
                    <a:prstGeom prst="rect">
                      <a:avLst/>
                    </a:prstGeom>
                  </pic:spPr>
                </pic:pic>
              </a:graphicData>
            </a:graphic>
          </wp:inline>
        </w:drawing>
      </w:r>
    </w:p>
    <w:p w14:paraId="3013380B" w14:textId="7BAD9BE9" w:rsidR="00F614D3" w:rsidRDefault="00436BA9" w:rsidP="00F614D3">
      <w:pPr>
        <w:pStyle w:val="ListParagraph"/>
        <w:numPr>
          <w:ilvl w:val="0"/>
          <w:numId w:val="23"/>
        </w:numPr>
        <w:ind w:left="714" w:hanging="357"/>
        <w:rPr>
          <w:lang w:val="it-IT"/>
        </w:rPr>
      </w:pPr>
      <w:r w:rsidRPr="002D4719">
        <w:rPr>
          <w:lang w:val="it-IT"/>
        </w:rPr>
        <w:t xml:space="preserve">Si prevede </w:t>
      </w:r>
      <w:r w:rsidR="00F251CB" w:rsidRPr="002D4719">
        <w:rPr>
          <w:lang w:val="it-IT"/>
        </w:rPr>
        <w:t>in ta</w:t>
      </w:r>
      <w:r w:rsidR="00762771" w:rsidRPr="002D4719">
        <w:rPr>
          <w:lang w:val="it-IT"/>
        </w:rPr>
        <w:t xml:space="preserve">le pagina </w:t>
      </w:r>
      <w:r w:rsidRPr="002D4719">
        <w:rPr>
          <w:lang w:val="it-IT"/>
        </w:rPr>
        <w:t>la possibilità per tutti gli</w:t>
      </w:r>
      <w:r w:rsidR="0015397F" w:rsidRPr="002D4719">
        <w:rPr>
          <w:lang w:val="it-IT"/>
        </w:rPr>
        <w:t xml:space="preserve"> </w:t>
      </w:r>
      <w:r w:rsidR="00762771" w:rsidRPr="002D4719">
        <w:rPr>
          <w:lang w:val="it-IT"/>
        </w:rPr>
        <w:t xml:space="preserve">attori </w:t>
      </w:r>
      <w:r w:rsidR="009866FC">
        <w:rPr>
          <w:lang w:val="it-IT"/>
        </w:rPr>
        <w:t>di filiera di risalita dal livello di Team lead</w:t>
      </w:r>
      <w:r w:rsidR="00E566C0">
        <w:rPr>
          <w:lang w:val="it-IT"/>
        </w:rPr>
        <w:t>er</w:t>
      </w:r>
      <w:r w:rsidR="00762771" w:rsidRPr="002D4719">
        <w:rPr>
          <w:lang w:val="it-IT"/>
        </w:rPr>
        <w:t>, modificare, rimuovere</w:t>
      </w:r>
      <w:r w:rsidR="0015397F" w:rsidRPr="002D4719">
        <w:rPr>
          <w:lang w:val="it-IT"/>
        </w:rPr>
        <w:t xml:space="preserve"> template di mail </w:t>
      </w:r>
      <w:r w:rsidR="00762771" w:rsidRPr="002D4719">
        <w:rPr>
          <w:lang w:val="it-IT"/>
        </w:rPr>
        <w:t>automatiche</w:t>
      </w:r>
    </w:p>
    <w:p w14:paraId="3ED325F8" w14:textId="44F13D80" w:rsidR="00CA447E" w:rsidRPr="002D4719" w:rsidRDefault="00CA447E" w:rsidP="00F614D3">
      <w:pPr>
        <w:pStyle w:val="ListParagraph"/>
        <w:numPr>
          <w:ilvl w:val="0"/>
          <w:numId w:val="23"/>
        </w:numPr>
        <w:ind w:left="714" w:hanging="357"/>
        <w:rPr>
          <w:lang w:val="it-IT"/>
        </w:rPr>
      </w:pPr>
      <w:r>
        <w:rPr>
          <w:lang w:val="it-IT"/>
        </w:rPr>
        <w:t xml:space="preserve">Non è possibile prevedere </w:t>
      </w:r>
      <w:r w:rsidR="002A7251">
        <w:rPr>
          <w:lang w:val="it-IT"/>
        </w:rPr>
        <w:t>allegati correlati ai template mail</w:t>
      </w:r>
    </w:p>
    <w:p w14:paraId="3B3D35C6" w14:textId="0F1A66A4" w:rsidR="0015397F" w:rsidRPr="002D4719" w:rsidRDefault="00CE779D" w:rsidP="00F614D3">
      <w:pPr>
        <w:pStyle w:val="ListParagraph"/>
        <w:numPr>
          <w:ilvl w:val="0"/>
          <w:numId w:val="23"/>
        </w:numPr>
        <w:ind w:left="714" w:hanging="357"/>
        <w:rPr>
          <w:lang w:val="it-IT"/>
        </w:rPr>
      </w:pPr>
      <w:r w:rsidRPr="002D4719">
        <w:rPr>
          <w:lang w:val="it-IT"/>
        </w:rPr>
        <w:t>La pagina deve prevedere le seguenti caratteristiche:</w:t>
      </w:r>
    </w:p>
    <w:p w14:paraId="274DC02C" w14:textId="5C0C5CB4" w:rsidR="007E444A" w:rsidRPr="002D4719" w:rsidRDefault="006B6256" w:rsidP="002D4719">
      <w:pPr>
        <w:pStyle w:val="ListParagraph"/>
        <w:numPr>
          <w:ilvl w:val="1"/>
          <w:numId w:val="86"/>
        </w:numPr>
        <w:rPr>
          <w:lang w:val="it-IT"/>
        </w:rPr>
      </w:pPr>
      <w:r w:rsidRPr="002D4719">
        <w:rPr>
          <w:lang w:val="it-IT"/>
        </w:rPr>
        <w:t xml:space="preserve">Azione rapida (CTA) per </w:t>
      </w:r>
      <w:r w:rsidR="00DF6EFE">
        <w:rPr>
          <w:lang w:val="it-IT"/>
        </w:rPr>
        <w:t>la creazione</w:t>
      </w:r>
      <w:r w:rsidRPr="002D4719">
        <w:rPr>
          <w:lang w:val="it-IT"/>
        </w:rPr>
        <w:t xml:space="preserve"> di un nuovo template</w:t>
      </w:r>
    </w:p>
    <w:p w14:paraId="10F61497" w14:textId="7A19D585" w:rsidR="00CE779D" w:rsidRDefault="00BB32E6" w:rsidP="002D4719">
      <w:pPr>
        <w:pStyle w:val="ListParagraph"/>
        <w:numPr>
          <w:ilvl w:val="1"/>
          <w:numId w:val="86"/>
        </w:numPr>
        <w:rPr>
          <w:lang w:val="it-IT"/>
        </w:rPr>
      </w:pPr>
      <w:r>
        <w:rPr>
          <w:lang w:val="it-IT"/>
        </w:rPr>
        <w:t xml:space="preserve">Tabella con </w:t>
      </w:r>
      <w:r w:rsidR="00CE779D" w:rsidRPr="002D4719">
        <w:rPr>
          <w:lang w:val="it-IT"/>
        </w:rPr>
        <w:t>Lista dei template</w:t>
      </w:r>
      <w:r w:rsidR="00670417" w:rsidRPr="002D4719">
        <w:rPr>
          <w:lang w:val="it-IT"/>
        </w:rPr>
        <w:t xml:space="preserve"> caricati</w:t>
      </w:r>
      <w:r w:rsidR="003721E8">
        <w:rPr>
          <w:lang w:val="it-IT"/>
        </w:rPr>
        <w:t xml:space="preserve">. </w:t>
      </w:r>
    </w:p>
    <w:p w14:paraId="301804A2" w14:textId="7708B8BE" w:rsidR="000A0B89" w:rsidRDefault="000A0B89" w:rsidP="000A0B89">
      <w:pPr>
        <w:pStyle w:val="ListParagraph"/>
        <w:numPr>
          <w:ilvl w:val="2"/>
          <w:numId w:val="86"/>
        </w:numPr>
        <w:rPr>
          <w:lang w:val="it-IT"/>
        </w:rPr>
      </w:pPr>
      <w:r>
        <w:rPr>
          <w:lang w:val="it-IT"/>
        </w:rPr>
        <w:t>Campi previsti</w:t>
      </w:r>
    </w:p>
    <w:p w14:paraId="67F5623F" w14:textId="030CD4EA" w:rsidR="000A0B89" w:rsidRDefault="00AC7456" w:rsidP="000A0B89">
      <w:pPr>
        <w:pStyle w:val="ListParagraph"/>
        <w:numPr>
          <w:ilvl w:val="3"/>
          <w:numId w:val="86"/>
        </w:numPr>
        <w:rPr>
          <w:lang w:val="it-IT"/>
        </w:rPr>
      </w:pPr>
      <w:ins w:id="918" w:author="Portogallo, Sara" w:date="2026-03-27T17:30:00Z">
        <w:r>
          <w:rPr>
            <w:lang w:val="it-IT"/>
          </w:rPr>
          <w:t>Titolo</w:t>
        </w:r>
      </w:ins>
      <w:del w:id="919" w:author="Portogallo, Sara" w:date="2026-03-27T17:30:00Z">
        <w:r w:rsidR="000A0B89" w:rsidDel="00AC7456">
          <w:rPr>
            <w:lang w:val="it-IT"/>
          </w:rPr>
          <w:delText>Nome template</w:delText>
        </w:r>
      </w:del>
    </w:p>
    <w:p w14:paraId="3914AF42" w14:textId="7A748AA5" w:rsidR="000A0B89" w:rsidRDefault="00AC7456" w:rsidP="000A0B89">
      <w:pPr>
        <w:pStyle w:val="ListParagraph"/>
        <w:numPr>
          <w:ilvl w:val="3"/>
          <w:numId w:val="86"/>
        </w:numPr>
        <w:rPr>
          <w:lang w:val="it-IT"/>
        </w:rPr>
      </w:pPr>
      <w:ins w:id="920" w:author="Portogallo, Sara" w:date="2026-03-27T17:30:00Z">
        <w:r>
          <w:rPr>
            <w:lang w:val="it-IT"/>
          </w:rPr>
          <w:t>Tipo di modello</w:t>
        </w:r>
      </w:ins>
      <w:del w:id="921" w:author="Portogallo, Sara" w:date="2026-03-27T17:30:00Z">
        <w:r w:rsidR="000A0B89" w:rsidDel="00AC7456">
          <w:rPr>
            <w:lang w:val="it-IT"/>
          </w:rPr>
          <w:delText>Data di creazione</w:delText>
        </w:r>
      </w:del>
    </w:p>
    <w:p w14:paraId="0D92B564" w14:textId="62134125" w:rsidR="000A0B89" w:rsidRDefault="008473AC" w:rsidP="00BB5ED5">
      <w:pPr>
        <w:pStyle w:val="ListParagraph"/>
        <w:numPr>
          <w:ilvl w:val="3"/>
          <w:numId w:val="86"/>
        </w:numPr>
        <w:rPr>
          <w:ins w:id="922" w:author="Portogallo, Sara" w:date="2026-03-27T17:30:00Z"/>
          <w:lang w:val="it-IT"/>
        </w:rPr>
      </w:pPr>
      <w:ins w:id="923" w:author="Portogallo, Sara" w:date="2026-03-27T17:30:00Z">
        <w:r>
          <w:rPr>
            <w:lang w:val="it-IT"/>
          </w:rPr>
          <w:t>Visualizzabile da</w:t>
        </w:r>
      </w:ins>
      <w:del w:id="924" w:author="Portogallo, Sara" w:date="2026-03-27T17:30:00Z">
        <w:r w:rsidR="000A0B89" w:rsidDel="008473AC">
          <w:rPr>
            <w:lang w:val="it-IT"/>
          </w:rPr>
          <w:delText>Creato da: Nominativo dell’utente responsabile della creazione template</w:delText>
        </w:r>
      </w:del>
    </w:p>
    <w:p w14:paraId="75A5CA2C" w14:textId="7B391D27" w:rsidR="008473AC" w:rsidRDefault="008473AC" w:rsidP="00BB5ED5">
      <w:pPr>
        <w:pStyle w:val="ListParagraph"/>
        <w:numPr>
          <w:ilvl w:val="3"/>
          <w:numId w:val="86"/>
        </w:numPr>
        <w:rPr>
          <w:ins w:id="925" w:author="Portogallo, Sara" w:date="2026-03-27T17:30:00Z"/>
          <w:lang w:val="it-IT"/>
        </w:rPr>
      </w:pPr>
      <w:ins w:id="926" w:author="Portogallo, Sara" w:date="2026-03-27T17:30:00Z">
        <w:r>
          <w:rPr>
            <w:lang w:val="it-IT"/>
          </w:rPr>
          <w:t>Lingua</w:t>
        </w:r>
      </w:ins>
    </w:p>
    <w:p w14:paraId="116C3E86" w14:textId="167A7FDB" w:rsidR="008473AC" w:rsidRDefault="008473AC" w:rsidP="00BB5ED5">
      <w:pPr>
        <w:pStyle w:val="ListParagraph"/>
        <w:numPr>
          <w:ilvl w:val="3"/>
          <w:numId w:val="86"/>
        </w:numPr>
        <w:rPr>
          <w:ins w:id="927" w:author="Portogallo, Sara" w:date="2026-03-27T17:30:00Z"/>
          <w:lang w:val="it-IT"/>
        </w:rPr>
      </w:pPr>
      <w:ins w:id="928" w:author="Portogallo, Sara" w:date="2026-03-27T17:30:00Z">
        <w:r>
          <w:rPr>
            <w:lang w:val="it-IT"/>
          </w:rPr>
          <w:t>Percentuale</w:t>
        </w:r>
      </w:ins>
    </w:p>
    <w:p w14:paraId="23AEC8CC" w14:textId="32106929" w:rsidR="008473AC" w:rsidRDefault="003C5744" w:rsidP="00BB5ED5">
      <w:pPr>
        <w:pStyle w:val="ListParagraph"/>
        <w:numPr>
          <w:ilvl w:val="3"/>
          <w:numId w:val="86"/>
        </w:numPr>
        <w:rPr>
          <w:ins w:id="929" w:author="Portogallo, Sara" w:date="2026-03-27T17:31:00Z"/>
          <w:lang w:val="it-IT"/>
        </w:rPr>
      </w:pPr>
      <w:ins w:id="930" w:author="Portogallo, Sara" w:date="2026-03-27T17:30:00Z">
        <w:r>
          <w:rPr>
            <w:lang w:val="it-IT"/>
          </w:rPr>
          <w:t>C</w:t>
        </w:r>
      </w:ins>
      <w:ins w:id="931" w:author="Portogallo, Sara" w:date="2026-03-27T17:31:00Z">
        <w:r w:rsidR="000C781D">
          <w:rPr>
            <w:lang w:val="it-IT"/>
          </w:rPr>
          <w:t>onteggio messaggi</w:t>
        </w:r>
      </w:ins>
    </w:p>
    <w:p w14:paraId="61E448F4" w14:textId="05AA1A3C" w:rsidR="000C781D" w:rsidRPr="002D4719" w:rsidRDefault="000C781D" w:rsidP="00BB5ED5">
      <w:pPr>
        <w:pStyle w:val="ListParagraph"/>
        <w:numPr>
          <w:ilvl w:val="3"/>
          <w:numId w:val="86"/>
        </w:numPr>
        <w:rPr>
          <w:lang w:val="it-IT"/>
        </w:rPr>
      </w:pPr>
      <w:ins w:id="932" w:author="Portogallo, Sara" w:date="2026-03-27T17:31:00Z">
        <w:r>
          <w:rPr>
            <w:lang w:val="it-IT"/>
          </w:rPr>
          <w:t>Consigliato</w:t>
        </w:r>
      </w:ins>
    </w:p>
    <w:p w14:paraId="68A26B80" w14:textId="27920BA8" w:rsidR="00BB32E6" w:rsidRPr="000A0B89" w:rsidRDefault="00BB32E6" w:rsidP="002D4719">
      <w:pPr>
        <w:pStyle w:val="ListParagraph"/>
        <w:numPr>
          <w:ilvl w:val="2"/>
          <w:numId w:val="86"/>
        </w:numPr>
        <w:rPr>
          <w:lang w:val="it-IT"/>
        </w:rPr>
      </w:pPr>
      <w:r w:rsidRPr="000A0B89">
        <w:rPr>
          <w:lang w:val="it-IT"/>
        </w:rPr>
        <w:t xml:space="preserve">I record sono ordinati di default in ordine alfabetico </w:t>
      </w:r>
      <w:r w:rsidR="005339B7" w:rsidRPr="000A0B89">
        <w:rPr>
          <w:lang w:val="it-IT"/>
        </w:rPr>
        <w:t xml:space="preserve">secondo il titolo </w:t>
      </w:r>
      <w:r w:rsidR="00746223" w:rsidRPr="000A0B89">
        <w:rPr>
          <w:lang w:val="it-IT"/>
        </w:rPr>
        <w:t>del template</w:t>
      </w:r>
      <w:r w:rsidR="005339B7" w:rsidRPr="000A0B89">
        <w:rPr>
          <w:lang w:val="it-IT"/>
        </w:rPr>
        <w:t xml:space="preserve"> registrato</w:t>
      </w:r>
    </w:p>
    <w:p w14:paraId="556E1CF8" w14:textId="16B1A79D" w:rsidR="002E7C93" w:rsidRPr="000A0B89" w:rsidRDefault="002E7C93" w:rsidP="002D4719">
      <w:pPr>
        <w:pStyle w:val="ListParagraph"/>
        <w:numPr>
          <w:ilvl w:val="2"/>
          <w:numId w:val="86"/>
        </w:numPr>
        <w:rPr>
          <w:lang w:val="it-IT"/>
        </w:rPr>
      </w:pPr>
      <w:r w:rsidRPr="000A0B89">
        <w:rPr>
          <w:lang w:val="it-IT"/>
        </w:rPr>
        <w:t xml:space="preserve">La tabella sarà filtrabile con un filtro </w:t>
      </w:r>
      <w:r w:rsidR="00D17E7B" w:rsidRPr="000A0B89">
        <w:rPr>
          <w:lang w:val="it-IT"/>
        </w:rPr>
        <w:t>testuale sulla base del titolo del template</w:t>
      </w:r>
    </w:p>
    <w:p w14:paraId="33133321" w14:textId="1512BD4B" w:rsidR="000A0B89" w:rsidRPr="000A0B89" w:rsidRDefault="00D17E7B" w:rsidP="000A0B89">
      <w:pPr>
        <w:pStyle w:val="ListParagraph"/>
        <w:numPr>
          <w:ilvl w:val="2"/>
          <w:numId w:val="86"/>
        </w:numPr>
        <w:rPr>
          <w:lang w:val="it-IT"/>
        </w:rPr>
      </w:pPr>
      <w:r w:rsidRPr="000A0B89">
        <w:rPr>
          <w:lang w:val="it-IT"/>
        </w:rPr>
        <w:t>Nel caso a seguito di filtro non siano riscontrati record validi, si prevede il seguente testo a schermo “Non sono stati trovati risultati corrispondenti ai parametri di ricerca”</w:t>
      </w:r>
    </w:p>
    <w:p w14:paraId="7EF9C738" w14:textId="00339E83" w:rsidR="00C81C5B" w:rsidRPr="009F7005" w:rsidDel="00497DA8" w:rsidRDefault="007E444A" w:rsidP="002D4719">
      <w:pPr>
        <w:pStyle w:val="ListParagraph"/>
        <w:numPr>
          <w:ilvl w:val="2"/>
          <w:numId w:val="86"/>
        </w:numPr>
        <w:rPr>
          <w:del w:id="933" w:author="Campanale Gianfranco" w:date="2026-04-01T12:45:00Z"/>
          <w:lang w:val="it-IT"/>
        </w:rPr>
      </w:pPr>
      <w:del w:id="934" w:author="Campanale Gianfranco" w:date="2026-04-01T12:45:00Z">
        <w:r w:rsidRPr="000A0B89" w:rsidDel="00497DA8">
          <w:rPr>
            <w:lang w:val="it-IT"/>
          </w:rPr>
          <w:delText>Prevista per ogni item di lista la poss</w:delText>
        </w:r>
        <w:r w:rsidR="00357539" w:rsidRPr="000A0B89" w:rsidDel="00497DA8">
          <w:rPr>
            <w:lang w:val="it-IT"/>
          </w:rPr>
          <w:delText>i</w:delText>
        </w:r>
        <w:r w:rsidRPr="000A0B89" w:rsidDel="00497DA8">
          <w:rPr>
            <w:lang w:val="it-IT"/>
          </w:rPr>
          <w:delText xml:space="preserve">bilità di </w:delText>
        </w:r>
        <w:r w:rsidR="00316428" w:rsidRPr="000A0B89" w:rsidDel="00497DA8">
          <w:rPr>
            <w:lang w:val="it-IT"/>
          </w:rPr>
          <w:delText>cancellazione</w:delText>
        </w:r>
        <w:r w:rsidR="000C1568" w:rsidRPr="00BB5ED5" w:rsidDel="00497DA8">
          <w:rPr>
            <w:lang w:val="it-IT"/>
          </w:rPr>
          <w:delText xml:space="preserve"> con “CTA Rimuovi”</w:delText>
        </w:r>
        <w:r w:rsidR="00533E8B" w:rsidRPr="009F7005" w:rsidDel="00497DA8">
          <w:rPr>
            <w:lang w:val="it-IT"/>
          </w:rPr>
          <w:delText>: al</w:delText>
        </w:r>
        <w:r w:rsidR="004B6341" w:rsidRPr="009F7005" w:rsidDel="00497DA8">
          <w:rPr>
            <w:lang w:val="it-IT"/>
          </w:rPr>
          <w:delText xml:space="preserve"> click viene chiesto all’utente in modale se vuole confermare l’eliminazione del template o alternativamente tornare indietro</w:delText>
        </w:r>
      </w:del>
    </w:p>
    <w:p w14:paraId="17DE7768" w14:textId="4357CC71" w:rsidR="00946E97" w:rsidRPr="009F7005" w:rsidRDefault="00946E97" w:rsidP="00946E97">
      <w:pPr>
        <w:pStyle w:val="ListParagraph"/>
        <w:numPr>
          <w:ilvl w:val="0"/>
          <w:numId w:val="23"/>
        </w:numPr>
        <w:ind w:left="714" w:hanging="357"/>
        <w:rPr>
          <w:lang w:val="it-IT"/>
        </w:rPr>
      </w:pPr>
      <w:r w:rsidRPr="009F7005">
        <w:rPr>
          <w:lang w:val="it-IT"/>
        </w:rPr>
        <w:t>Descrizione processo di c</w:t>
      </w:r>
      <w:r w:rsidR="00DF6EFE" w:rsidRPr="009F7005">
        <w:rPr>
          <w:lang w:val="it-IT"/>
        </w:rPr>
        <w:t>reazione</w:t>
      </w:r>
      <w:r w:rsidR="000C1568" w:rsidRPr="00BB5ED5">
        <w:rPr>
          <w:lang w:val="it-IT"/>
        </w:rPr>
        <w:t xml:space="preserve"> o modifica</w:t>
      </w:r>
      <w:r w:rsidR="00DF6EFE" w:rsidRPr="009F7005">
        <w:rPr>
          <w:lang w:val="it-IT"/>
        </w:rPr>
        <w:t xml:space="preserve"> </w:t>
      </w:r>
      <w:r w:rsidRPr="009F7005">
        <w:rPr>
          <w:lang w:val="it-IT"/>
        </w:rPr>
        <w:t>nuovo template:</w:t>
      </w:r>
    </w:p>
    <w:p w14:paraId="6ADDC248" w14:textId="5D45BEA0" w:rsidR="00520D40" w:rsidRPr="009F7005" w:rsidRDefault="003543B8" w:rsidP="002D4719">
      <w:pPr>
        <w:pStyle w:val="ListParagraph"/>
        <w:numPr>
          <w:ilvl w:val="1"/>
          <w:numId w:val="86"/>
        </w:numPr>
        <w:rPr>
          <w:lang w:val="it-IT"/>
        </w:rPr>
      </w:pPr>
      <w:r w:rsidRPr="009F7005">
        <w:rPr>
          <w:lang w:val="it-IT"/>
        </w:rPr>
        <w:t>Apertura processo</w:t>
      </w:r>
      <w:r w:rsidR="00867DEA" w:rsidRPr="009F7005">
        <w:rPr>
          <w:lang w:val="it-IT"/>
        </w:rPr>
        <w:t xml:space="preserve"> di creazione/modifica template</w:t>
      </w:r>
      <w:r w:rsidRPr="009F7005">
        <w:rPr>
          <w:lang w:val="it-IT"/>
        </w:rPr>
        <w:t xml:space="preserve"> con i seguenti campi per la compilazione utente:</w:t>
      </w:r>
    </w:p>
    <w:p w14:paraId="6C9DFA8D" w14:textId="4D64E936" w:rsidR="009A60F9" w:rsidRPr="009F7005" w:rsidRDefault="009A60F9" w:rsidP="002D4719">
      <w:pPr>
        <w:pStyle w:val="ListParagraph"/>
        <w:numPr>
          <w:ilvl w:val="2"/>
          <w:numId w:val="86"/>
        </w:numPr>
        <w:rPr>
          <w:lang w:val="it-IT"/>
        </w:rPr>
      </w:pPr>
      <w:r w:rsidRPr="009F7005">
        <w:rPr>
          <w:lang w:val="it-IT"/>
        </w:rPr>
        <w:t>Titolo del template (limite 140 caratteri). Campo obbligatorio</w:t>
      </w:r>
    </w:p>
    <w:p w14:paraId="104FA78E" w14:textId="36EE3CC4" w:rsidR="009F5E95" w:rsidRPr="009F7005" w:rsidRDefault="009F5E95" w:rsidP="002D4719">
      <w:pPr>
        <w:pStyle w:val="ListParagraph"/>
        <w:numPr>
          <w:ilvl w:val="2"/>
          <w:numId w:val="86"/>
        </w:numPr>
        <w:rPr>
          <w:lang w:val="it-IT"/>
        </w:rPr>
      </w:pPr>
      <w:r w:rsidRPr="009F7005">
        <w:rPr>
          <w:lang w:val="it-IT"/>
        </w:rPr>
        <w:t>Oggetto della mail</w:t>
      </w:r>
      <w:r w:rsidR="00703C54" w:rsidRPr="009F7005">
        <w:rPr>
          <w:lang w:val="it-IT"/>
        </w:rPr>
        <w:t xml:space="preserve"> di default</w:t>
      </w:r>
      <w:r w:rsidR="00FF46C9" w:rsidRPr="009F7005">
        <w:rPr>
          <w:lang w:val="it-IT"/>
        </w:rPr>
        <w:t xml:space="preserve"> (limite 255 caratteri</w:t>
      </w:r>
      <w:r w:rsidR="0081389C" w:rsidRPr="009F7005">
        <w:rPr>
          <w:lang w:val="it-IT"/>
        </w:rPr>
        <w:t>)</w:t>
      </w:r>
      <w:r w:rsidR="00CA447E" w:rsidRPr="009F7005">
        <w:rPr>
          <w:lang w:val="it-IT"/>
        </w:rPr>
        <w:t>. Campo obbligatorio</w:t>
      </w:r>
    </w:p>
    <w:p w14:paraId="060A2233" w14:textId="681F1DCD" w:rsidR="000C23E5" w:rsidRPr="009F7005" w:rsidRDefault="0081389C" w:rsidP="002D4719">
      <w:pPr>
        <w:pStyle w:val="ListParagraph"/>
        <w:numPr>
          <w:ilvl w:val="2"/>
          <w:numId w:val="86"/>
        </w:numPr>
        <w:rPr>
          <w:lang w:val="it-IT"/>
        </w:rPr>
      </w:pPr>
      <w:r w:rsidRPr="009F7005">
        <w:rPr>
          <w:lang w:val="it-IT"/>
        </w:rPr>
        <w:t>Corpo della mail</w:t>
      </w:r>
      <w:r w:rsidR="00703C54" w:rsidRPr="009F7005">
        <w:rPr>
          <w:lang w:val="it-IT"/>
        </w:rPr>
        <w:t xml:space="preserve"> di default</w:t>
      </w:r>
      <w:r w:rsidRPr="009F7005">
        <w:rPr>
          <w:lang w:val="it-IT"/>
        </w:rPr>
        <w:t xml:space="preserve"> (limite di 150 MB)</w:t>
      </w:r>
      <w:r w:rsidR="00CA447E" w:rsidRPr="009F7005">
        <w:rPr>
          <w:lang w:val="it-IT"/>
        </w:rPr>
        <w:t>. Campo obbligatorio</w:t>
      </w:r>
    </w:p>
    <w:p w14:paraId="6D990FAF" w14:textId="77777777" w:rsidR="00412062" w:rsidRPr="009F7005" w:rsidRDefault="006068E6" w:rsidP="00412062">
      <w:pPr>
        <w:pStyle w:val="ListParagraph"/>
        <w:numPr>
          <w:ilvl w:val="2"/>
          <w:numId w:val="86"/>
        </w:numPr>
        <w:rPr>
          <w:lang w:val="it-IT"/>
        </w:rPr>
      </w:pPr>
      <w:r w:rsidRPr="009F7005">
        <w:rPr>
          <w:lang w:val="it-IT"/>
        </w:rPr>
        <w:t xml:space="preserve">Firma della </w:t>
      </w:r>
      <w:proofErr w:type="gramStart"/>
      <w:r w:rsidRPr="009F7005">
        <w:rPr>
          <w:lang w:val="it-IT"/>
        </w:rPr>
        <w:t>email</w:t>
      </w:r>
      <w:proofErr w:type="gramEnd"/>
      <w:r w:rsidR="00703C54" w:rsidRPr="009F7005">
        <w:rPr>
          <w:lang w:val="it-IT"/>
        </w:rPr>
        <w:t xml:space="preserve"> di default</w:t>
      </w:r>
      <w:r w:rsidRPr="009F7005">
        <w:rPr>
          <w:lang w:val="it-IT"/>
        </w:rPr>
        <w:t xml:space="preserve"> (limite di 10.000 caratteri)</w:t>
      </w:r>
      <w:r w:rsidR="00CA447E" w:rsidRPr="009F7005">
        <w:rPr>
          <w:lang w:val="it-IT"/>
        </w:rPr>
        <w:t>. Campo obbligatorio</w:t>
      </w:r>
    </w:p>
    <w:p w14:paraId="08F2A491" w14:textId="77777777" w:rsidR="00412062" w:rsidRPr="009F7005" w:rsidRDefault="009C492E" w:rsidP="00412062">
      <w:pPr>
        <w:pStyle w:val="ListParagraph"/>
        <w:numPr>
          <w:ilvl w:val="2"/>
          <w:numId w:val="86"/>
        </w:numPr>
        <w:rPr>
          <w:lang w:val="it-IT"/>
        </w:rPr>
      </w:pPr>
      <w:r w:rsidRPr="009F7005">
        <w:rPr>
          <w:lang w:val="it-IT"/>
        </w:rPr>
        <w:t>Casella di invio mail</w:t>
      </w:r>
      <w:r w:rsidR="00703C54" w:rsidRPr="009F7005">
        <w:rPr>
          <w:lang w:val="it-IT"/>
        </w:rPr>
        <w:t xml:space="preserve"> di default</w:t>
      </w:r>
      <w:r w:rsidR="008C4A23" w:rsidRPr="009F7005">
        <w:rPr>
          <w:lang w:val="it-IT"/>
        </w:rPr>
        <w:t>.</w:t>
      </w:r>
      <w:r w:rsidRPr="009F7005">
        <w:rPr>
          <w:lang w:val="it-IT"/>
        </w:rPr>
        <w:t xml:space="preserve"> Campo </w:t>
      </w:r>
      <w:r w:rsidR="00FE4A15" w:rsidRPr="009F7005">
        <w:rPr>
          <w:lang w:val="it-IT"/>
        </w:rPr>
        <w:t>obbligatorio</w:t>
      </w:r>
      <w:r w:rsidR="00412062" w:rsidRPr="009F7005">
        <w:rPr>
          <w:lang w:val="it-IT"/>
        </w:rPr>
        <w:t xml:space="preserve">. </w:t>
      </w:r>
    </w:p>
    <w:p w14:paraId="21BBF32A" w14:textId="73B52FAB" w:rsidR="00412062" w:rsidRPr="009F7005" w:rsidRDefault="00412062" w:rsidP="002D4719">
      <w:pPr>
        <w:pStyle w:val="ListParagraph"/>
        <w:numPr>
          <w:ilvl w:val="3"/>
          <w:numId w:val="86"/>
        </w:numPr>
        <w:rPr>
          <w:lang w:val="it-IT"/>
        </w:rPr>
      </w:pPr>
      <w:r w:rsidRPr="009F7005">
        <w:rPr>
          <w:lang w:val="it-IT"/>
        </w:rPr>
        <w:t xml:space="preserve">Valori ammessi: “E-mail” che rispetta la sintassi standard utente@dominio.tld </w:t>
      </w:r>
    </w:p>
    <w:p w14:paraId="091CCDEF" w14:textId="426C607C" w:rsidR="009C492E" w:rsidRPr="009F7005" w:rsidRDefault="009C492E" w:rsidP="002D4719">
      <w:pPr>
        <w:rPr>
          <w:lang w:val="it-IT"/>
        </w:rPr>
      </w:pPr>
    </w:p>
    <w:p w14:paraId="18AF695C" w14:textId="72291710" w:rsidR="00703C54" w:rsidRPr="009F7005" w:rsidRDefault="00703C54" w:rsidP="00B772AA">
      <w:pPr>
        <w:pStyle w:val="ListParagraph"/>
        <w:numPr>
          <w:ilvl w:val="2"/>
          <w:numId w:val="86"/>
        </w:numPr>
        <w:rPr>
          <w:lang w:val="it-IT"/>
        </w:rPr>
      </w:pPr>
      <w:r w:rsidRPr="009F7005">
        <w:rPr>
          <w:lang w:val="it-IT"/>
        </w:rPr>
        <w:t>Destinatari mai</w:t>
      </w:r>
      <w:r w:rsidR="00165F45" w:rsidRPr="009F7005">
        <w:rPr>
          <w:lang w:val="it-IT"/>
        </w:rPr>
        <w:t>l di default</w:t>
      </w:r>
      <w:r w:rsidR="008C4A23" w:rsidRPr="009F7005">
        <w:rPr>
          <w:lang w:val="it-IT"/>
        </w:rPr>
        <w:t>.</w:t>
      </w:r>
      <w:r w:rsidRPr="009F7005">
        <w:rPr>
          <w:lang w:val="it-IT"/>
        </w:rPr>
        <w:t xml:space="preserve"> Campo </w:t>
      </w:r>
      <w:r w:rsidR="00165F45" w:rsidRPr="009F7005">
        <w:rPr>
          <w:lang w:val="it-IT"/>
        </w:rPr>
        <w:t>facoltativo</w:t>
      </w:r>
    </w:p>
    <w:p w14:paraId="1916D9F5" w14:textId="4A8AF428" w:rsidR="00412062" w:rsidRPr="009F7005" w:rsidRDefault="00412062" w:rsidP="002D4719">
      <w:pPr>
        <w:pStyle w:val="ListParagraph"/>
        <w:numPr>
          <w:ilvl w:val="3"/>
          <w:numId w:val="86"/>
        </w:numPr>
        <w:rPr>
          <w:lang w:val="it-IT"/>
        </w:rPr>
      </w:pPr>
      <w:r w:rsidRPr="009F7005">
        <w:rPr>
          <w:lang w:val="it-IT"/>
        </w:rPr>
        <w:t xml:space="preserve">Valori ammessi: “E-mail” che rispetta la sintassi standard utente@dominio.tld </w:t>
      </w:r>
    </w:p>
    <w:p w14:paraId="3B539902" w14:textId="102AB813" w:rsidR="00703C54" w:rsidRPr="009F7005" w:rsidRDefault="00165F45" w:rsidP="00B772AA">
      <w:pPr>
        <w:pStyle w:val="ListParagraph"/>
        <w:numPr>
          <w:ilvl w:val="2"/>
          <w:numId w:val="86"/>
        </w:numPr>
        <w:rPr>
          <w:lang w:val="it-IT"/>
        </w:rPr>
      </w:pPr>
      <w:r w:rsidRPr="009F7005">
        <w:rPr>
          <w:lang w:val="it-IT"/>
        </w:rPr>
        <w:t>Copia conoscenza di de</w:t>
      </w:r>
      <w:r w:rsidR="002C7147" w:rsidRPr="00BB5ED5">
        <w:rPr>
          <w:lang w:val="it-IT"/>
        </w:rPr>
        <w:t>f</w:t>
      </w:r>
      <w:r w:rsidRPr="009F7005">
        <w:rPr>
          <w:lang w:val="it-IT"/>
        </w:rPr>
        <w:t>ault</w:t>
      </w:r>
      <w:r w:rsidR="008C4A23" w:rsidRPr="009F7005">
        <w:rPr>
          <w:lang w:val="it-IT"/>
        </w:rPr>
        <w:t>. Campo facoltativo</w:t>
      </w:r>
    </w:p>
    <w:p w14:paraId="69708112" w14:textId="0BF59B3F" w:rsidR="00412062" w:rsidRPr="009F7005" w:rsidRDefault="00412062" w:rsidP="002D4719">
      <w:pPr>
        <w:pStyle w:val="ListParagraph"/>
        <w:numPr>
          <w:ilvl w:val="3"/>
          <w:numId w:val="86"/>
        </w:numPr>
        <w:rPr>
          <w:lang w:val="it-IT"/>
        </w:rPr>
      </w:pPr>
      <w:r w:rsidRPr="009F7005">
        <w:rPr>
          <w:lang w:val="it-IT"/>
        </w:rPr>
        <w:t xml:space="preserve">Valori ammessi: “E-mail” che rispetta la sintassi standard </w:t>
      </w:r>
      <w:proofErr w:type="spellStart"/>
      <w:proofErr w:type="gramStart"/>
      <w:r w:rsidRPr="009F7005">
        <w:rPr>
          <w:lang w:val="it-IT"/>
        </w:rPr>
        <w:t>utente@dominio.tld</w:t>
      </w:r>
      <w:proofErr w:type="spellEnd"/>
      <w:r w:rsidRPr="009F7005">
        <w:rPr>
          <w:lang w:val="it-IT"/>
        </w:rPr>
        <w:t xml:space="preserve"> .</w:t>
      </w:r>
      <w:proofErr w:type="gramEnd"/>
      <w:r w:rsidRPr="009F7005">
        <w:rPr>
          <w:lang w:val="it-IT"/>
        </w:rPr>
        <w:t xml:space="preserve"> Massimo </w:t>
      </w:r>
      <w:r w:rsidR="00890E47" w:rsidRPr="009F7005">
        <w:rPr>
          <w:lang w:val="it-IT"/>
        </w:rPr>
        <w:t xml:space="preserve">10 </w:t>
      </w:r>
    </w:p>
    <w:p w14:paraId="4C694754" w14:textId="14A4C55D" w:rsidR="00946E97" w:rsidRPr="009F7005" w:rsidRDefault="007D2C1E" w:rsidP="002D4719">
      <w:pPr>
        <w:pStyle w:val="ListParagraph"/>
        <w:numPr>
          <w:ilvl w:val="2"/>
          <w:numId w:val="86"/>
        </w:numPr>
        <w:rPr>
          <w:lang w:val="it-IT"/>
        </w:rPr>
      </w:pPr>
      <w:r w:rsidRPr="00BB5ED5">
        <w:rPr>
          <w:lang w:val="it-IT"/>
        </w:rPr>
        <w:t xml:space="preserve">Campi dinamici </w:t>
      </w:r>
      <w:r w:rsidR="00497C27" w:rsidRPr="00BB5ED5">
        <w:rPr>
          <w:lang w:val="it-IT"/>
        </w:rPr>
        <w:t xml:space="preserve">principali </w:t>
      </w:r>
      <w:r w:rsidR="009C492E" w:rsidRPr="009F7005">
        <w:rPr>
          <w:lang w:val="it-IT"/>
        </w:rPr>
        <w:t>del corpo mail</w:t>
      </w:r>
      <w:r w:rsidR="00170BBE" w:rsidRPr="00BB5ED5">
        <w:rPr>
          <w:lang w:val="it-IT"/>
        </w:rPr>
        <w:t>:</w:t>
      </w:r>
    </w:p>
    <w:p w14:paraId="405A0DEE" w14:textId="379DC0BB" w:rsidR="00C24690" w:rsidRPr="009F7005" w:rsidRDefault="00E5335E" w:rsidP="002D4719">
      <w:pPr>
        <w:pStyle w:val="ListParagraph"/>
        <w:numPr>
          <w:ilvl w:val="3"/>
          <w:numId w:val="86"/>
        </w:numPr>
        <w:rPr>
          <w:lang w:val="it-IT"/>
        </w:rPr>
      </w:pPr>
      <w:ins w:id="935" w:author="Portogallo Sara" w:date="2026-04-07T15:15:00Z">
        <w:r>
          <w:rPr>
            <w:lang w:val="it-IT"/>
          </w:rPr>
          <w:t>Codice oggetto</w:t>
        </w:r>
      </w:ins>
      <w:del w:id="936" w:author="Portogallo Sara" w:date="2026-04-07T15:15:00Z">
        <w:r w:rsidR="00C24690" w:rsidRPr="009F7005" w:rsidDel="00E5335E">
          <w:rPr>
            <w:lang w:val="it-IT"/>
          </w:rPr>
          <w:delText>Numero di ticket</w:delText>
        </w:r>
      </w:del>
      <w:r w:rsidR="00D075CE" w:rsidRPr="009F7005">
        <w:rPr>
          <w:lang w:val="it-IT"/>
        </w:rPr>
        <w:t>: codice</w:t>
      </w:r>
      <w:ins w:id="937" w:author="Portogallo Sara" w:date="2026-04-07T15:15:00Z">
        <w:r>
          <w:rPr>
            <w:lang w:val="it-IT"/>
          </w:rPr>
          <w:t xml:space="preserve"> lead</w:t>
        </w:r>
      </w:ins>
      <w:del w:id="938" w:author="Portogallo Sara" w:date="2026-04-07T15:15:00Z">
        <w:r w:rsidR="00D075CE" w:rsidRPr="009F7005" w:rsidDel="00E5335E">
          <w:rPr>
            <w:lang w:val="it-IT"/>
          </w:rPr>
          <w:delText xml:space="preserve"> del ticket</w:delText>
        </w:r>
      </w:del>
    </w:p>
    <w:p w14:paraId="0BCB624C" w14:textId="36F3358C" w:rsidR="00C24690" w:rsidRPr="009F7005" w:rsidRDefault="00D075CE" w:rsidP="002D4719">
      <w:pPr>
        <w:pStyle w:val="ListParagraph"/>
        <w:numPr>
          <w:ilvl w:val="3"/>
          <w:numId w:val="86"/>
        </w:numPr>
        <w:rPr>
          <w:lang w:val="it-IT"/>
        </w:rPr>
      </w:pPr>
      <w:r w:rsidRPr="009F7005">
        <w:rPr>
          <w:lang w:val="it-IT"/>
        </w:rPr>
        <w:t>Nome Ticket: Nome del cliente/</w:t>
      </w:r>
      <w:proofErr w:type="spellStart"/>
      <w:r w:rsidRPr="009F7005">
        <w:rPr>
          <w:lang w:val="it-IT"/>
        </w:rPr>
        <w:t>prospect</w:t>
      </w:r>
      <w:proofErr w:type="spellEnd"/>
      <w:r w:rsidRPr="009F7005">
        <w:rPr>
          <w:lang w:val="it-IT"/>
        </w:rPr>
        <w:t xml:space="preserve"> cui </w:t>
      </w:r>
      <w:r w:rsidR="007D2627" w:rsidRPr="009F7005">
        <w:rPr>
          <w:lang w:val="it-IT"/>
        </w:rPr>
        <w:t>il ticket è associato</w:t>
      </w:r>
      <w:ins w:id="939" w:author="Portogallo Sara" w:date="2026-04-07T15:17:00Z">
        <w:r w:rsidR="00B77B6D">
          <w:rPr>
            <w:lang w:val="it-IT"/>
          </w:rPr>
          <w:t xml:space="preserve"> se PF</w:t>
        </w:r>
      </w:ins>
    </w:p>
    <w:p w14:paraId="50693AC4" w14:textId="76899D15" w:rsidR="00D075CE" w:rsidRDefault="00D075CE" w:rsidP="002D4719">
      <w:pPr>
        <w:pStyle w:val="ListParagraph"/>
        <w:numPr>
          <w:ilvl w:val="3"/>
          <w:numId w:val="86"/>
        </w:numPr>
        <w:rPr>
          <w:ins w:id="940" w:author="Portogallo Sara" w:date="2026-04-07T15:17:00Z"/>
          <w:lang w:val="it-IT"/>
        </w:rPr>
      </w:pPr>
      <w:r w:rsidRPr="009F7005">
        <w:rPr>
          <w:lang w:val="it-IT"/>
        </w:rPr>
        <w:t>Cognome Ticket</w:t>
      </w:r>
      <w:r w:rsidR="007D2627" w:rsidRPr="009F7005">
        <w:rPr>
          <w:lang w:val="it-IT"/>
        </w:rPr>
        <w:t>: Nome del cliente/</w:t>
      </w:r>
      <w:proofErr w:type="spellStart"/>
      <w:r w:rsidR="007D2627" w:rsidRPr="009F7005">
        <w:rPr>
          <w:lang w:val="it-IT"/>
        </w:rPr>
        <w:t>prospect</w:t>
      </w:r>
      <w:proofErr w:type="spellEnd"/>
      <w:r w:rsidR="007D2627" w:rsidRPr="009F7005">
        <w:rPr>
          <w:lang w:val="it-IT"/>
        </w:rPr>
        <w:t xml:space="preserve"> cui il ticket è associato</w:t>
      </w:r>
      <w:ins w:id="941" w:author="Portogallo Sara" w:date="2026-04-07T15:17:00Z">
        <w:r w:rsidR="00B77B6D">
          <w:rPr>
            <w:lang w:val="it-IT"/>
          </w:rPr>
          <w:t xml:space="preserve"> se PF</w:t>
        </w:r>
      </w:ins>
    </w:p>
    <w:p w14:paraId="3070272A" w14:textId="1EB91075" w:rsidR="00B77B6D" w:rsidRPr="009F7005" w:rsidRDefault="00B77B6D" w:rsidP="002D4719">
      <w:pPr>
        <w:pStyle w:val="ListParagraph"/>
        <w:numPr>
          <w:ilvl w:val="3"/>
          <w:numId w:val="86"/>
        </w:numPr>
        <w:rPr>
          <w:lang w:val="it-IT"/>
        </w:rPr>
      </w:pPr>
      <w:ins w:id="942" w:author="Portogallo Sara" w:date="2026-04-07T15:17:00Z">
        <w:r>
          <w:rPr>
            <w:lang w:val="it-IT"/>
          </w:rPr>
          <w:t>Ragione sociale Ticket: denominazione sociale cliente/</w:t>
        </w:r>
        <w:proofErr w:type="spellStart"/>
        <w:r>
          <w:rPr>
            <w:lang w:val="it-IT"/>
          </w:rPr>
          <w:t>prospect</w:t>
        </w:r>
        <w:proofErr w:type="spellEnd"/>
        <w:r>
          <w:rPr>
            <w:lang w:val="it-IT"/>
          </w:rPr>
          <w:t xml:space="preserve"> se PG </w:t>
        </w:r>
      </w:ins>
    </w:p>
    <w:p w14:paraId="2BD93E74" w14:textId="77777777" w:rsidR="00497C27" w:rsidRPr="00BB5ED5" w:rsidRDefault="00D075CE" w:rsidP="00497C27">
      <w:pPr>
        <w:pStyle w:val="ListParagraph"/>
        <w:numPr>
          <w:ilvl w:val="3"/>
          <w:numId w:val="86"/>
        </w:numPr>
        <w:rPr>
          <w:lang w:val="it-IT"/>
        </w:rPr>
      </w:pPr>
      <w:r w:rsidRPr="009F7005">
        <w:rPr>
          <w:lang w:val="it-IT"/>
        </w:rPr>
        <w:t xml:space="preserve">Ticket Proprietario: Ultimo </w:t>
      </w:r>
      <w:r w:rsidR="00890E47" w:rsidRPr="009F7005">
        <w:rPr>
          <w:lang w:val="it-IT"/>
        </w:rPr>
        <w:t>utente</w:t>
      </w:r>
      <w:r w:rsidRPr="009F7005">
        <w:rPr>
          <w:lang w:val="it-IT"/>
        </w:rPr>
        <w:t xml:space="preserve"> in carico del ticket</w:t>
      </w:r>
    </w:p>
    <w:p w14:paraId="0746528A" w14:textId="690256CF" w:rsidR="00497C27" w:rsidRDefault="00497C27" w:rsidP="00BB5ED5">
      <w:pPr>
        <w:pStyle w:val="ListParagraph"/>
        <w:ind w:left="2880"/>
        <w:rPr>
          <w:ins w:id="943" w:author="Portogallo Sara" w:date="2026-04-07T15:15:00Z"/>
          <w:lang w:val="it-IT"/>
        </w:rPr>
      </w:pPr>
      <w:r w:rsidRPr="00BB5ED5">
        <w:rPr>
          <w:lang w:val="it-IT"/>
        </w:rPr>
        <w:t xml:space="preserve">Lista non esaustiva, sono ammessi quali campi dinamici tutti </w:t>
      </w:r>
      <w:r w:rsidR="00C13D1A" w:rsidRPr="00BB5ED5">
        <w:rPr>
          <w:lang w:val="it-IT"/>
        </w:rPr>
        <w:t>i disponibili e recuperabili tramite D365</w:t>
      </w:r>
    </w:p>
    <w:p w14:paraId="19C93851" w14:textId="554A7754" w:rsidR="00E5335E" w:rsidRPr="009F7005" w:rsidRDefault="00E5335E" w:rsidP="00BB5ED5">
      <w:pPr>
        <w:pStyle w:val="ListParagraph"/>
        <w:ind w:left="2880"/>
        <w:rPr>
          <w:lang w:val="it-IT"/>
        </w:rPr>
      </w:pPr>
      <w:ins w:id="944" w:author="Portogallo Sara" w:date="2026-04-07T15:15:00Z">
        <w:r>
          <w:rPr>
            <w:lang w:val="it-IT"/>
          </w:rPr>
          <w:t xml:space="preserve">Si specifica che tali campi sono previsti </w:t>
        </w:r>
      </w:ins>
      <w:ins w:id="945" w:author="Portogallo Sara" w:date="2026-04-07T15:16:00Z">
        <w:r>
          <w:rPr>
            <w:lang w:val="it-IT"/>
          </w:rPr>
          <w:t>anche per l’assistenza in MVP successivi</w:t>
        </w:r>
      </w:ins>
    </w:p>
    <w:p w14:paraId="08AA50B3" w14:textId="31FF9E0C" w:rsidR="003E09E3" w:rsidRPr="009F7005" w:rsidRDefault="003E09E3" w:rsidP="002D4719">
      <w:pPr>
        <w:pStyle w:val="ListParagraph"/>
        <w:numPr>
          <w:ilvl w:val="2"/>
          <w:numId w:val="86"/>
        </w:numPr>
        <w:rPr>
          <w:lang w:val="it-IT"/>
        </w:rPr>
      </w:pPr>
      <w:r w:rsidRPr="009F7005">
        <w:rPr>
          <w:lang w:val="it-IT"/>
        </w:rPr>
        <w:t xml:space="preserve">Aggiungi filiale in CC: </w:t>
      </w:r>
      <w:proofErr w:type="spellStart"/>
      <w:r w:rsidRPr="009F7005">
        <w:rPr>
          <w:lang w:val="it-IT"/>
        </w:rPr>
        <w:t>Radiobutton</w:t>
      </w:r>
      <w:proofErr w:type="spellEnd"/>
      <w:r w:rsidRPr="009F7005">
        <w:rPr>
          <w:lang w:val="it-IT"/>
        </w:rPr>
        <w:t xml:space="preserve"> con valore Sì/No</w:t>
      </w:r>
      <w:r w:rsidR="00702837" w:rsidRPr="009F7005">
        <w:rPr>
          <w:lang w:val="it-IT"/>
        </w:rPr>
        <w:t>. Default impostato no</w:t>
      </w:r>
    </w:p>
    <w:p w14:paraId="77F235BE" w14:textId="31963962" w:rsidR="003E09E3" w:rsidRPr="009F7005" w:rsidRDefault="003E09E3" w:rsidP="002D4719">
      <w:pPr>
        <w:pStyle w:val="ListParagraph"/>
        <w:numPr>
          <w:ilvl w:val="2"/>
          <w:numId w:val="86"/>
        </w:numPr>
        <w:rPr>
          <w:lang w:val="it-IT"/>
        </w:rPr>
      </w:pPr>
      <w:r w:rsidRPr="009F7005">
        <w:rPr>
          <w:lang w:val="it-IT"/>
        </w:rPr>
        <w:t xml:space="preserve">Aggiungi gestore in </w:t>
      </w:r>
      <w:r w:rsidR="00A63F87" w:rsidRPr="009F7005">
        <w:rPr>
          <w:lang w:val="it-IT"/>
        </w:rPr>
        <w:t>To</w:t>
      </w:r>
      <w:r w:rsidRPr="009F7005">
        <w:rPr>
          <w:lang w:val="it-IT"/>
        </w:rPr>
        <w:t xml:space="preserve">: </w:t>
      </w:r>
      <w:proofErr w:type="spellStart"/>
      <w:r w:rsidRPr="009F7005">
        <w:rPr>
          <w:lang w:val="it-IT"/>
        </w:rPr>
        <w:t>Radiobutton</w:t>
      </w:r>
      <w:proofErr w:type="spellEnd"/>
      <w:r w:rsidRPr="009F7005">
        <w:rPr>
          <w:lang w:val="it-IT"/>
        </w:rPr>
        <w:t xml:space="preserve"> con valore Sì/No</w:t>
      </w:r>
      <w:r w:rsidR="00702837" w:rsidRPr="009F7005">
        <w:rPr>
          <w:lang w:val="it-IT"/>
        </w:rPr>
        <w:t>. Default impostato no</w:t>
      </w:r>
    </w:p>
    <w:p w14:paraId="26D4827A" w14:textId="17386D8F" w:rsidR="00A63F87" w:rsidRPr="009F7005" w:rsidRDefault="00A63F87" w:rsidP="002D4719">
      <w:pPr>
        <w:pStyle w:val="ListParagraph"/>
        <w:numPr>
          <w:ilvl w:val="2"/>
          <w:numId w:val="86"/>
        </w:numPr>
        <w:rPr>
          <w:lang w:val="it-IT"/>
        </w:rPr>
      </w:pPr>
      <w:r w:rsidRPr="009F7005">
        <w:rPr>
          <w:lang w:val="it-IT"/>
        </w:rPr>
        <w:t xml:space="preserve">Aggiungi cliente in To: </w:t>
      </w:r>
      <w:proofErr w:type="spellStart"/>
      <w:r w:rsidRPr="009F7005">
        <w:rPr>
          <w:lang w:val="it-IT"/>
        </w:rPr>
        <w:t>Radiobutton</w:t>
      </w:r>
      <w:proofErr w:type="spellEnd"/>
      <w:r w:rsidRPr="009F7005">
        <w:rPr>
          <w:lang w:val="it-IT"/>
        </w:rPr>
        <w:t xml:space="preserve"> con valore Sì/No</w:t>
      </w:r>
      <w:r w:rsidR="00702837" w:rsidRPr="009F7005">
        <w:rPr>
          <w:lang w:val="it-IT"/>
        </w:rPr>
        <w:t>. Default impostato no</w:t>
      </w:r>
    </w:p>
    <w:p w14:paraId="36FE6B3A" w14:textId="32245179" w:rsidR="003E09E3" w:rsidRPr="009F7005" w:rsidRDefault="00A63F87" w:rsidP="00B772AA">
      <w:pPr>
        <w:pStyle w:val="ListParagraph"/>
        <w:numPr>
          <w:ilvl w:val="2"/>
          <w:numId w:val="86"/>
        </w:numPr>
        <w:rPr>
          <w:lang w:val="it-IT"/>
        </w:rPr>
      </w:pPr>
      <w:r w:rsidRPr="009F7005">
        <w:rPr>
          <w:lang w:val="it-IT"/>
        </w:rPr>
        <w:t xml:space="preserve">Mail </w:t>
      </w:r>
      <w:proofErr w:type="gramStart"/>
      <w:r w:rsidR="00702837" w:rsidRPr="009F7005">
        <w:rPr>
          <w:lang w:val="it-IT"/>
        </w:rPr>
        <w:t xml:space="preserve">automatica:  </w:t>
      </w:r>
      <w:proofErr w:type="spellStart"/>
      <w:r w:rsidR="00702837" w:rsidRPr="009F7005">
        <w:rPr>
          <w:lang w:val="it-IT"/>
        </w:rPr>
        <w:t>Radiobutton</w:t>
      </w:r>
      <w:proofErr w:type="spellEnd"/>
      <w:proofErr w:type="gramEnd"/>
      <w:r w:rsidR="00702837" w:rsidRPr="009F7005">
        <w:rPr>
          <w:lang w:val="it-IT"/>
        </w:rPr>
        <w:t xml:space="preserve"> con valore Sì/No. Default impostato no</w:t>
      </w:r>
      <w:r w:rsidR="00C21E1D" w:rsidRPr="009F7005">
        <w:rPr>
          <w:lang w:val="it-IT"/>
        </w:rPr>
        <w:t xml:space="preserve">.  </w:t>
      </w:r>
    </w:p>
    <w:p w14:paraId="25151CAA" w14:textId="50948CA6" w:rsidR="004B1F24" w:rsidRPr="009F7005" w:rsidRDefault="004B1F24" w:rsidP="004B1F24">
      <w:pPr>
        <w:pStyle w:val="ListParagraph"/>
        <w:numPr>
          <w:ilvl w:val="3"/>
          <w:numId w:val="86"/>
        </w:numPr>
        <w:rPr>
          <w:lang w:val="it-IT"/>
        </w:rPr>
      </w:pPr>
      <w:r w:rsidRPr="009F7005">
        <w:rPr>
          <w:lang w:val="it-IT"/>
        </w:rPr>
        <w:t xml:space="preserve">Nel caso in cui il </w:t>
      </w:r>
      <w:proofErr w:type="spellStart"/>
      <w:r w:rsidRPr="009F7005">
        <w:rPr>
          <w:lang w:val="it-IT"/>
        </w:rPr>
        <w:t>radiobutton</w:t>
      </w:r>
      <w:proofErr w:type="spellEnd"/>
      <w:r w:rsidRPr="009F7005">
        <w:rPr>
          <w:lang w:val="it-IT"/>
        </w:rPr>
        <w:t xml:space="preserve"> sia impostato a </w:t>
      </w:r>
      <w:r w:rsidR="00115C7C" w:rsidRPr="009F7005">
        <w:rPr>
          <w:lang w:val="it-IT"/>
        </w:rPr>
        <w:t>“Sì”</w:t>
      </w:r>
      <w:r w:rsidRPr="009F7005">
        <w:rPr>
          <w:lang w:val="it-IT"/>
        </w:rPr>
        <w:t xml:space="preserve"> sarà possibile configurare l’invio automatico della mail </w:t>
      </w:r>
      <w:r w:rsidR="00AB15A1" w:rsidRPr="009F7005">
        <w:rPr>
          <w:lang w:val="it-IT"/>
        </w:rPr>
        <w:t>per i ticket secondo i seguenti parametri:</w:t>
      </w:r>
    </w:p>
    <w:p w14:paraId="4BCB4E09" w14:textId="08C3B3E9" w:rsidR="005C79EB" w:rsidRPr="009F7005" w:rsidRDefault="005C79EB" w:rsidP="00AB15A1">
      <w:pPr>
        <w:pStyle w:val="ListParagraph"/>
        <w:numPr>
          <w:ilvl w:val="4"/>
          <w:numId w:val="86"/>
        </w:numPr>
        <w:rPr>
          <w:lang w:val="it-IT"/>
        </w:rPr>
      </w:pPr>
      <w:r w:rsidRPr="009F7005">
        <w:rPr>
          <w:bCs/>
          <w:lang w:val="it-IT"/>
        </w:rPr>
        <w:t>Origin</w:t>
      </w:r>
      <w:r w:rsidR="009700CC" w:rsidRPr="009F7005">
        <w:rPr>
          <w:bCs/>
          <w:lang w:val="it-IT"/>
        </w:rPr>
        <w:t xml:space="preserve">e </w:t>
      </w:r>
      <w:r w:rsidRPr="009F7005">
        <w:rPr>
          <w:bCs/>
          <w:lang w:val="it-IT"/>
        </w:rPr>
        <w:t xml:space="preserve">lead: </w:t>
      </w:r>
      <w:r w:rsidR="00522C6A" w:rsidRPr="009F7005">
        <w:rPr>
          <w:lang w:val="it-IT"/>
        </w:rPr>
        <w:t xml:space="preserve">prevista </w:t>
      </w:r>
      <w:proofErr w:type="spellStart"/>
      <w:r w:rsidR="00522C6A" w:rsidRPr="009F7005">
        <w:rPr>
          <w:lang w:val="it-IT"/>
        </w:rPr>
        <w:t>select</w:t>
      </w:r>
      <w:proofErr w:type="spellEnd"/>
      <w:r w:rsidR="00522C6A" w:rsidRPr="009F7005">
        <w:rPr>
          <w:lang w:val="it-IT"/>
        </w:rPr>
        <w:t xml:space="preserve"> con la mappatura delle origini lead previste specificate nel capitolo </w:t>
      </w:r>
      <w:r w:rsidR="00522C6A" w:rsidRPr="009F7005">
        <w:rPr>
          <w:u w:val="single"/>
          <w:lang w:val="it-IT"/>
        </w:rPr>
        <w:fldChar w:fldCharType="begin"/>
      </w:r>
      <w:r w:rsidR="00522C6A" w:rsidRPr="009F7005">
        <w:rPr>
          <w:u w:val="single"/>
          <w:lang w:val="it-IT"/>
        </w:rPr>
        <w:instrText xml:space="preserve"> REF _Ref211865646 \h  \* MERGEFORMAT </w:instrText>
      </w:r>
      <w:r w:rsidR="00522C6A" w:rsidRPr="009F7005">
        <w:rPr>
          <w:u w:val="single"/>
          <w:lang w:val="it-IT"/>
        </w:rPr>
      </w:r>
      <w:r w:rsidR="00522C6A" w:rsidRPr="009F7005">
        <w:rPr>
          <w:u w:val="single"/>
          <w:lang w:val="it-IT"/>
        </w:rPr>
        <w:fldChar w:fldCharType="separate"/>
      </w:r>
      <w:r w:rsidR="00522C6A" w:rsidRPr="009F7005">
        <w:rPr>
          <w:rFonts w:cstheme="minorHAnsi"/>
          <w:color w:val="000000" w:themeColor="text1"/>
          <w:szCs w:val="26"/>
          <w:u w:val="single"/>
          <w:lang w:val="it-IT"/>
        </w:rPr>
        <w:t>Configurazioni trasversali</w:t>
      </w:r>
      <w:r w:rsidR="00522C6A" w:rsidRPr="009F7005">
        <w:rPr>
          <w:u w:val="single"/>
          <w:lang w:val="it-IT"/>
        </w:rPr>
        <w:fldChar w:fldCharType="end"/>
      </w:r>
    </w:p>
    <w:p w14:paraId="5531557E" w14:textId="398ACB75" w:rsidR="005C79EB" w:rsidRPr="009F7005" w:rsidRDefault="005C79EB" w:rsidP="00AB15A1">
      <w:pPr>
        <w:pStyle w:val="ListParagraph"/>
        <w:numPr>
          <w:ilvl w:val="4"/>
          <w:numId w:val="86"/>
        </w:numPr>
        <w:rPr>
          <w:lang w:val="it-IT"/>
        </w:rPr>
      </w:pPr>
      <w:r w:rsidRPr="009F7005">
        <w:rPr>
          <w:bCs/>
          <w:lang w:val="it-IT"/>
        </w:rPr>
        <w:t>Categoria prodotto di interesse</w:t>
      </w:r>
      <w:r w:rsidR="004E78A8" w:rsidRPr="009F7005">
        <w:rPr>
          <w:bCs/>
          <w:lang w:val="it-IT"/>
        </w:rPr>
        <w:t xml:space="preserve">: </w:t>
      </w:r>
      <w:r w:rsidR="004E78A8" w:rsidRPr="009F7005">
        <w:rPr>
          <w:lang w:val="it-IT"/>
        </w:rPr>
        <w:t xml:space="preserve">prevista </w:t>
      </w:r>
      <w:proofErr w:type="spellStart"/>
      <w:r w:rsidR="004E78A8" w:rsidRPr="009F7005">
        <w:rPr>
          <w:lang w:val="it-IT"/>
        </w:rPr>
        <w:t>select</w:t>
      </w:r>
      <w:proofErr w:type="spellEnd"/>
      <w:r w:rsidR="004E78A8" w:rsidRPr="009F7005">
        <w:rPr>
          <w:lang w:val="it-IT"/>
        </w:rPr>
        <w:t xml:space="preserve"> con la mappatura </w:t>
      </w:r>
      <w:r w:rsidR="00522C6A" w:rsidRPr="009F7005">
        <w:rPr>
          <w:lang w:val="it-IT"/>
        </w:rPr>
        <w:t>delle categorie prodotti</w:t>
      </w:r>
      <w:r w:rsidR="004E78A8" w:rsidRPr="009F7005">
        <w:rPr>
          <w:lang w:val="it-IT"/>
        </w:rPr>
        <w:t xml:space="preserve"> previst</w:t>
      </w:r>
      <w:r w:rsidR="00522C6A" w:rsidRPr="009F7005">
        <w:rPr>
          <w:lang w:val="it-IT"/>
        </w:rPr>
        <w:t>e</w:t>
      </w:r>
      <w:r w:rsidR="004E78A8" w:rsidRPr="009F7005">
        <w:rPr>
          <w:lang w:val="it-IT"/>
        </w:rPr>
        <w:t xml:space="preserve"> specificat</w:t>
      </w:r>
      <w:r w:rsidR="00522C6A" w:rsidRPr="009F7005">
        <w:rPr>
          <w:lang w:val="it-IT"/>
        </w:rPr>
        <w:t>e</w:t>
      </w:r>
      <w:r w:rsidR="004E78A8" w:rsidRPr="009F7005">
        <w:rPr>
          <w:lang w:val="it-IT"/>
        </w:rPr>
        <w:t xml:space="preserve"> nel capitolo </w:t>
      </w:r>
      <w:r w:rsidR="004E78A8" w:rsidRPr="009F7005">
        <w:rPr>
          <w:u w:val="single"/>
          <w:lang w:val="it-IT"/>
        </w:rPr>
        <w:fldChar w:fldCharType="begin"/>
      </w:r>
      <w:r w:rsidR="004E78A8" w:rsidRPr="009F7005">
        <w:rPr>
          <w:u w:val="single"/>
          <w:lang w:val="it-IT"/>
        </w:rPr>
        <w:instrText xml:space="preserve"> REF _Ref211865646 \h  \* MERGEFORMAT </w:instrText>
      </w:r>
      <w:r w:rsidR="004E78A8" w:rsidRPr="009F7005">
        <w:rPr>
          <w:u w:val="single"/>
          <w:lang w:val="it-IT"/>
        </w:rPr>
      </w:r>
      <w:r w:rsidR="004E78A8" w:rsidRPr="009F7005">
        <w:rPr>
          <w:u w:val="single"/>
          <w:lang w:val="it-IT"/>
        </w:rPr>
        <w:fldChar w:fldCharType="separate"/>
      </w:r>
      <w:r w:rsidR="004E78A8" w:rsidRPr="009F7005">
        <w:rPr>
          <w:rFonts w:cstheme="minorHAnsi"/>
          <w:color w:val="000000" w:themeColor="text1"/>
          <w:szCs w:val="26"/>
          <w:u w:val="single"/>
          <w:lang w:val="it-IT"/>
        </w:rPr>
        <w:t>Configurazioni trasversali</w:t>
      </w:r>
      <w:r w:rsidR="004E78A8" w:rsidRPr="009F7005">
        <w:rPr>
          <w:u w:val="single"/>
          <w:lang w:val="it-IT"/>
        </w:rPr>
        <w:fldChar w:fldCharType="end"/>
      </w:r>
    </w:p>
    <w:p w14:paraId="7BD56CDF" w14:textId="4108CC85" w:rsidR="005C79EB" w:rsidRPr="009F7005" w:rsidRDefault="005C79EB" w:rsidP="00AB15A1">
      <w:pPr>
        <w:pStyle w:val="ListParagraph"/>
        <w:numPr>
          <w:ilvl w:val="4"/>
          <w:numId w:val="86"/>
        </w:numPr>
        <w:rPr>
          <w:lang w:val="it-IT"/>
        </w:rPr>
      </w:pPr>
      <w:r w:rsidRPr="009F7005">
        <w:rPr>
          <w:bCs/>
          <w:lang w:val="it-IT"/>
        </w:rPr>
        <w:t>Prodotto di interesse</w:t>
      </w:r>
      <w:r w:rsidR="004E78A8" w:rsidRPr="009F7005">
        <w:rPr>
          <w:bCs/>
          <w:lang w:val="it-IT"/>
        </w:rPr>
        <w:t xml:space="preserve">: </w:t>
      </w:r>
      <w:r w:rsidR="004E78A8" w:rsidRPr="009F7005">
        <w:rPr>
          <w:lang w:val="it-IT"/>
        </w:rPr>
        <w:t xml:space="preserve">prevista </w:t>
      </w:r>
      <w:proofErr w:type="spellStart"/>
      <w:r w:rsidR="004E78A8" w:rsidRPr="009F7005">
        <w:rPr>
          <w:lang w:val="it-IT"/>
        </w:rPr>
        <w:t>select</w:t>
      </w:r>
      <w:proofErr w:type="spellEnd"/>
      <w:r w:rsidR="004E78A8" w:rsidRPr="009F7005">
        <w:rPr>
          <w:lang w:val="it-IT"/>
        </w:rPr>
        <w:t xml:space="preserve"> con la mappatura</w:t>
      </w:r>
      <w:r w:rsidR="00522C6A" w:rsidRPr="009F7005">
        <w:rPr>
          <w:lang w:val="it-IT"/>
        </w:rPr>
        <w:t xml:space="preserve">, sulla base della categoria prodotto selezionata nella precedente </w:t>
      </w:r>
      <w:proofErr w:type="spellStart"/>
      <w:r w:rsidR="00522C6A" w:rsidRPr="009F7005">
        <w:rPr>
          <w:lang w:val="it-IT"/>
        </w:rPr>
        <w:t>select</w:t>
      </w:r>
      <w:proofErr w:type="spellEnd"/>
      <w:r w:rsidR="00522C6A" w:rsidRPr="009F7005">
        <w:rPr>
          <w:lang w:val="it-IT"/>
        </w:rPr>
        <w:t>,</w:t>
      </w:r>
      <w:r w:rsidR="004E78A8" w:rsidRPr="009F7005">
        <w:rPr>
          <w:lang w:val="it-IT"/>
        </w:rPr>
        <w:t xml:space="preserve"> </w:t>
      </w:r>
      <w:r w:rsidR="00522C6A" w:rsidRPr="009F7005">
        <w:rPr>
          <w:lang w:val="it-IT"/>
        </w:rPr>
        <w:t>dei prodotti</w:t>
      </w:r>
      <w:r w:rsidR="004E78A8" w:rsidRPr="009F7005">
        <w:rPr>
          <w:lang w:val="it-IT"/>
        </w:rPr>
        <w:t xml:space="preserve"> previsti specificati nel capitolo </w:t>
      </w:r>
      <w:r w:rsidR="004E78A8" w:rsidRPr="009F7005">
        <w:rPr>
          <w:u w:val="single"/>
          <w:lang w:val="it-IT"/>
        </w:rPr>
        <w:fldChar w:fldCharType="begin"/>
      </w:r>
      <w:r w:rsidR="004E78A8" w:rsidRPr="009F7005">
        <w:rPr>
          <w:u w:val="single"/>
          <w:lang w:val="it-IT"/>
        </w:rPr>
        <w:instrText xml:space="preserve"> REF _Ref211865646 \h  \* MERGEFORMAT </w:instrText>
      </w:r>
      <w:r w:rsidR="004E78A8" w:rsidRPr="009F7005">
        <w:rPr>
          <w:u w:val="single"/>
          <w:lang w:val="it-IT"/>
        </w:rPr>
      </w:r>
      <w:r w:rsidR="004E78A8" w:rsidRPr="009F7005">
        <w:rPr>
          <w:u w:val="single"/>
          <w:lang w:val="it-IT"/>
        </w:rPr>
        <w:fldChar w:fldCharType="separate"/>
      </w:r>
      <w:r w:rsidR="004E78A8" w:rsidRPr="009F7005">
        <w:rPr>
          <w:rFonts w:cstheme="minorHAnsi"/>
          <w:color w:val="000000" w:themeColor="text1"/>
          <w:szCs w:val="26"/>
          <w:u w:val="single"/>
          <w:lang w:val="it-IT"/>
        </w:rPr>
        <w:t>Configurazioni trasversali</w:t>
      </w:r>
      <w:r w:rsidR="004E78A8" w:rsidRPr="009F7005">
        <w:rPr>
          <w:u w:val="single"/>
          <w:lang w:val="it-IT"/>
        </w:rPr>
        <w:fldChar w:fldCharType="end"/>
      </w:r>
    </w:p>
    <w:p w14:paraId="19F00A46" w14:textId="0B176F7E" w:rsidR="00AB15A1" w:rsidRPr="009F7005" w:rsidRDefault="005C79EB" w:rsidP="00AB15A1">
      <w:pPr>
        <w:pStyle w:val="ListParagraph"/>
        <w:numPr>
          <w:ilvl w:val="4"/>
          <w:numId w:val="86"/>
        </w:numPr>
        <w:rPr>
          <w:lang w:val="it-IT"/>
        </w:rPr>
      </w:pPr>
      <w:r w:rsidRPr="009F7005">
        <w:rPr>
          <w:bCs/>
          <w:lang w:val="it-IT"/>
        </w:rPr>
        <w:t>Segmento dei clienti</w:t>
      </w:r>
      <w:r w:rsidR="0001002E" w:rsidRPr="009F7005">
        <w:rPr>
          <w:bCs/>
          <w:lang w:val="it-IT"/>
        </w:rPr>
        <w:t xml:space="preserve">: prevista </w:t>
      </w:r>
      <w:proofErr w:type="spellStart"/>
      <w:r w:rsidR="0001002E" w:rsidRPr="009F7005">
        <w:rPr>
          <w:bCs/>
          <w:lang w:val="it-IT"/>
        </w:rPr>
        <w:t>select</w:t>
      </w:r>
      <w:proofErr w:type="spellEnd"/>
      <w:r w:rsidR="0001002E" w:rsidRPr="009F7005">
        <w:rPr>
          <w:bCs/>
          <w:lang w:val="it-IT"/>
        </w:rPr>
        <w:t xml:space="preserve"> con la mappatura dei segmenti specificati nel capitolo </w:t>
      </w:r>
      <w:r w:rsidR="00115C7C" w:rsidRPr="009F7005">
        <w:rPr>
          <w:bCs/>
          <w:u w:val="single"/>
          <w:lang w:val="it-IT"/>
        </w:rPr>
        <w:fldChar w:fldCharType="begin"/>
      </w:r>
      <w:r w:rsidR="00115C7C" w:rsidRPr="009F7005">
        <w:rPr>
          <w:bCs/>
          <w:u w:val="single"/>
          <w:lang w:val="it-IT"/>
        </w:rPr>
        <w:instrText xml:space="preserve"> REF _Ref211865222 \h  \* MERGEFORMAT </w:instrText>
      </w:r>
      <w:r w:rsidR="00115C7C" w:rsidRPr="009F7005">
        <w:rPr>
          <w:bCs/>
          <w:u w:val="single"/>
          <w:lang w:val="it-IT"/>
        </w:rPr>
      </w:r>
      <w:r w:rsidR="00115C7C" w:rsidRPr="009F7005">
        <w:rPr>
          <w:bCs/>
          <w:u w:val="single"/>
          <w:lang w:val="it-IT"/>
        </w:rPr>
        <w:fldChar w:fldCharType="separate"/>
      </w:r>
      <w:r w:rsidR="00115C7C" w:rsidRPr="009F7005">
        <w:rPr>
          <w:rFonts w:cstheme="minorHAnsi"/>
          <w:bCs/>
          <w:color w:val="000000" w:themeColor="text1"/>
          <w:szCs w:val="26"/>
          <w:u w:val="single"/>
          <w:lang w:val="it-IT"/>
        </w:rPr>
        <w:t>Attori coinvolti e gerarchia</w:t>
      </w:r>
      <w:r w:rsidR="00115C7C" w:rsidRPr="009F7005">
        <w:rPr>
          <w:bCs/>
          <w:u w:val="single"/>
          <w:lang w:val="it-IT"/>
        </w:rPr>
        <w:fldChar w:fldCharType="end"/>
      </w:r>
    </w:p>
    <w:p w14:paraId="1CCB4937" w14:textId="13D0A993" w:rsidR="005C79EB" w:rsidRPr="009F7005" w:rsidRDefault="004E78A8" w:rsidP="002D4719">
      <w:pPr>
        <w:pStyle w:val="ListParagraph"/>
        <w:numPr>
          <w:ilvl w:val="4"/>
          <w:numId w:val="86"/>
        </w:numPr>
        <w:rPr>
          <w:lang w:val="it-IT"/>
        </w:rPr>
      </w:pPr>
      <w:r w:rsidRPr="009F7005">
        <w:rPr>
          <w:lang w:val="it-IT"/>
        </w:rPr>
        <w:t xml:space="preserve">Esito: prevista </w:t>
      </w:r>
      <w:proofErr w:type="spellStart"/>
      <w:r w:rsidRPr="009F7005">
        <w:rPr>
          <w:lang w:val="it-IT"/>
        </w:rPr>
        <w:t>select</w:t>
      </w:r>
      <w:proofErr w:type="spellEnd"/>
      <w:r w:rsidRPr="009F7005">
        <w:rPr>
          <w:lang w:val="it-IT"/>
        </w:rPr>
        <w:t xml:space="preserve"> con la mappatura degli esiti previsti specificati nel capitolo </w:t>
      </w:r>
      <w:r w:rsidRPr="009F7005">
        <w:rPr>
          <w:u w:val="single"/>
          <w:lang w:val="it-IT"/>
        </w:rPr>
        <w:fldChar w:fldCharType="begin"/>
      </w:r>
      <w:r w:rsidRPr="009F7005">
        <w:rPr>
          <w:u w:val="single"/>
          <w:lang w:val="it-IT"/>
        </w:rPr>
        <w:instrText xml:space="preserve"> REF _Ref211865646 \h  \* MERGEFORMAT </w:instrText>
      </w:r>
      <w:r w:rsidRPr="009F7005">
        <w:rPr>
          <w:u w:val="single"/>
          <w:lang w:val="it-IT"/>
        </w:rPr>
      </w:r>
      <w:r w:rsidRPr="009F7005">
        <w:rPr>
          <w:u w:val="single"/>
          <w:lang w:val="it-IT"/>
        </w:rPr>
        <w:fldChar w:fldCharType="separate"/>
      </w:r>
      <w:r w:rsidRPr="009F7005">
        <w:rPr>
          <w:rFonts w:cstheme="minorHAnsi"/>
          <w:color w:val="000000" w:themeColor="text1"/>
          <w:szCs w:val="26"/>
          <w:u w:val="single"/>
          <w:lang w:val="it-IT"/>
        </w:rPr>
        <w:t>Configurazioni trasversali</w:t>
      </w:r>
      <w:r w:rsidRPr="009F7005">
        <w:rPr>
          <w:u w:val="single"/>
          <w:lang w:val="it-IT"/>
        </w:rPr>
        <w:fldChar w:fldCharType="end"/>
      </w:r>
    </w:p>
    <w:p w14:paraId="1A7CE345" w14:textId="3D1947C6" w:rsidR="00D075CE" w:rsidRPr="002D4719" w:rsidRDefault="00C80DEB" w:rsidP="002D4719">
      <w:pPr>
        <w:pStyle w:val="ListParagraph"/>
        <w:numPr>
          <w:ilvl w:val="1"/>
          <w:numId w:val="86"/>
        </w:numPr>
        <w:rPr>
          <w:lang w:val="it-IT"/>
        </w:rPr>
      </w:pPr>
      <w:r w:rsidRPr="002D4719">
        <w:rPr>
          <w:lang w:val="it-IT"/>
        </w:rPr>
        <w:t xml:space="preserve">Si prevede che nel corpo mail, eventuali riferimenti a </w:t>
      </w:r>
      <w:r w:rsidR="00170BBE">
        <w:rPr>
          <w:lang w:val="it-IT"/>
        </w:rPr>
        <w:t>campi dinamici</w:t>
      </w:r>
      <w:r w:rsidRPr="002D4719">
        <w:rPr>
          <w:lang w:val="it-IT"/>
        </w:rPr>
        <w:t xml:space="preserve">, siano inseriti dall’utente come segue </w:t>
      </w:r>
      <w:proofErr w:type="gramStart"/>
      <w:r w:rsidR="00675013" w:rsidRPr="002D4719">
        <w:rPr>
          <w:lang w:val="it-IT"/>
        </w:rPr>
        <w:t>{!</w:t>
      </w:r>
      <w:r w:rsidR="00170BBE" w:rsidRPr="00BB5ED5">
        <w:rPr>
          <w:i/>
          <w:iCs/>
          <w:lang w:val="it-IT"/>
        </w:rPr>
        <w:t>Campo</w:t>
      </w:r>
      <w:proofErr w:type="gramEnd"/>
      <w:r w:rsidR="00170BBE" w:rsidRPr="00BB5ED5">
        <w:rPr>
          <w:i/>
          <w:iCs/>
          <w:lang w:val="it-IT"/>
        </w:rPr>
        <w:t xml:space="preserve"> </w:t>
      </w:r>
      <w:proofErr w:type="spellStart"/>
      <w:r w:rsidR="00170BBE" w:rsidRPr="00BB5ED5">
        <w:rPr>
          <w:i/>
          <w:iCs/>
          <w:lang w:val="it-IT"/>
        </w:rPr>
        <w:t>dinamico</w:t>
      </w:r>
      <w:r w:rsidR="00675013" w:rsidRPr="00BB5ED5">
        <w:rPr>
          <w:i/>
          <w:iCs/>
          <w:lang w:val="it-IT"/>
        </w:rPr>
        <w:t>_selezionato</w:t>
      </w:r>
      <w:proofErr w:type="spellEnd"/>
      <w:r w:rsidR="00675013" w:rsidRPr="002D4719">
        <w:rPr>
          <w:lang w:val="it-IT"/>
        </w:rPr>
        <w:t>;} di modo da consentire al sistema il riconoscimento</w:t>
      </w:r>
      <w:r w:rsidR="00CF2ED7" w:rsidRPr="002D4719">
        <w:rPr>
          <w:lang w:val="it-IT"/>
        </w:rPr>
        <w:t xml:space="preserve"> del metadato da associare al template in relazione </w:t>
      </w:r>
    </w:p>
    <w:p w14:paraId="53EC20F6" w14:textId="68A886C4" w:rsidR="004E0D3A" w:rsidRPr="002D4719" w:rsidRDefault="00CA447E" w:rsidP="002D4719">
      <w:pPr>
        <w:pStyle w:val="ListParagraph"/>
        <w:numPr>
          <w:ilvl w:val="1"/>
          <w:numId w:val="86"/>
        </w:numPr>
        <w:rPr>
          <w:lang w:val="it-IT"/>
        </w:rPr>
      </w:pPr>
      <w:r w:rsidRPr="002D4719">
        <w:rPr>
          <w:lang w:val="it-IT"/>
        </w:rPr>
        <w:t xml:space="preserve">La </w:t>
      </w:r>
      <w:r w:rsidR="004E0D3A" w:rsidRPr="002D4719">
        <w:rPr>
          <w:lang w:val="it-IT"/>
        </w:rPr>
        <w:t>CTA di conferma</w:t>
      </w:r>
      <w:r w:rsidRPr="002D4719">
        <w:rPr>
          <w:lang w:val="it-IT"/>
        </w:rPr>
        <w:t xml:space="preserve">, sempre visibile, sarà </w:t>
      </w:r>
      <w:proofErr w:type="spellStart"/>
      <w:r w:rsidRPr="002D4719">
        <w:rPr>
          <w:lang w:val="it-IT"/>
        </w:rPr>
        <w:t>clickabile</w:t>
      </w:r>
      <w:proofErr w:type="spellEnd"/>
      <w:r w:rsidRPr="002D4719">
        <w:rPr>
          <w:lang w:val="it-IT"/>
        </w:rPr>
        <w:t xml:space="preserve"> solo se tutti i campi obbligatori sono stati compilati</w:t>
      </w:r>
    </w:p>
    <w:p w14:paraId="16896659" w14:textId="6E5396A0" w:rsidR="00CA447E" w:rsidRPr="00161A3E" w:rsidRDefault="00CA447E" w:rsidP="002D4719">
      <w:pPr>
        <w:pStyle w:val="ListParagraph"/>
        <w:numPr>
          <w:ilvl w:val="1"/>
          <w:numId w:val="86"/>
        </w:numPr>
        <w:rPr>
          <w:lang w:val="it-IT"/>
        </w:rPr>
      </w:pPr>
      <w:r w:rsidRPr="002D4719">
        <w:rPr>
          <w:lang w:val="it-IT"/>
        </w:rPr>
        <w:t xml:space="preserve">Sarà sempre visibile e </w:t>
      </w:r>
      <w:proofErr w:type="spellStart"/>
      <w:r w:rsidRPr="002D4719">
        <w:rPr>
          <w:lang w:val="it-IT"/>
        </w:rPr>
        <w:t>clickabile</w:t>
      </w:r>
      <w:proofErr w:type="spellEnd"/>
      <w:r w:rsidRPr="002D4719">
        <w:rPr>
          <w:lang w:val="it-IT"/>
        </w:rPr>
        <w:t xml:space="preserve"> la </w:t>
      </w:r>
      <w:proofErr w:type="spellStart"/>
      <w:r w:rsidRPr="002D4719">
        <w:rPr>
          <w:lang w:val="it-IT"/>
        </w:rPr>
        <w:t>cta</w:t>
      </w:r>
      <w:proofErr w:type="spellEnd"/>
      <w:r w:rsidRPr="002D4719">
        <w:rPr>
          <w:lang w:val="it-IT"/>
        </w:rPr>
        <w:t xml:space="preserve"> di annulla</w:t>
      </w:r>
    </w:p>
    <w:p w14:paraId="61C6203B" w14:textId="77777777" w:rsidR="00A72D56" w:rsidRPr="002D4719" w:rsidRDefault="00A72D56" w:rsidP="002D4719">
      <w:pPr>
        <w:ind w:left="720"/>
        <w:rPr>
          <w:lang w:val="it-IT"/>
        </w:rPr>
      </w:pPr>
    </w:p>
    <w:p w14:paraId="1F0A6AB8" w14:textId="77777777" w:rsidR="00C049DF" w:rsidRDefault="00C049DF" w:rsidP="00C049DF">
      <w:pPr>
        <w:pStyle w:val="Heading2"/>
        <w:rPr>
          <w:lang w:val="it-IT"/>
        </w:rPr>
      </w:pPr>
      <w:bookmarkStart w:id="946" w:name="_Toc215312226"/>
      <w:bookmarkStart w:id="947" w:name="_Toc215312227"/>
      <w:bookmarkStart w:id="948" w:name="_Toc215312228"/>
      <w:bookmarkStart w:id="949" w:name="_Toc215312229"/>
      <w:bookmarkStart w:id="950" w:name="_Toc215312230"/>
      <w:bookmarkStart w:id="951" w:name="_Toc215312231"/>
      <w:bookmarkStart w:id="952" w:name="_Toc215312232"/>
      <w:bookmarkStart w:id="953" w:name="_Toc215312233"/>
      <w:bookmarkStart w:id="954" w:name="_Toc215312234"/>
      <w:bookmarkStart w:id="955" w:name="_Toc215312235"/>
      <w:bookmarkStart w:id="956" w:name="_Ref211960998"/>
      <w:bookmarkStart w:id="957" w:name="_Toc212127861"/>
      <w:bookmarkStart w:id="958" w:name="_Toc215312236"/>
      <w:bookmarkEnd w:id="904"/>
      <w:bookmarkEnd w:id="946"/>
      <w:bookmarkEnd w:id="947"/>
      <w:bookmarkEnd w:id="948"/>
      <w:bookmarkEnd w:id="949"/>
      <w:bookmarkEnd w:id="950"/>
      <w:bookmarkEnd w:id="951"/>
      <w:bookmarkEnd w:id="952"/>
      <w:bookmarkEnd w:id="953"/>
      <w:bookmarkEnd w:id="954"/>
      <w:bookmarkEnd w:id="955"/>
      <w:commentRangeStart w:id="959"/>
      <w:commentRangeStart w:id="960"/>
      <w:r>
        <w:rPr>
          <w:lang w:val="it-IT"/>
        </w:rPr>
        <w:t xml:space="preserve">Focus </w:t>
      </w:r>
      <w:r w:rsidRPr="00E37189">
        <w:rPr>
          <w:lang w:val="it-IT"/>
        </w:rPr>
        <w:t>L</w:t>
      </w:r>
      <w:r>
        <w:rPr>
          <w:lang w:val="it-IT"/>
        </w:rPr>
        <w:t>ea</w:t>
      </w:r>
      <w:r w:rsidRPr="00E37189">
        <w:rPr>
          <w:lang w:val="it-IT"/>
        </w:rPr>
        <w:t>d mutui</w:t>
      </w:r>
      <w:bookmarkEnd w:id="956"/>
      <w:bookmarkEnd w:id="957"/>
      <w:bookmarkEnd w:id="958"/>
      <w:commentRangeEnd w:id="959"/>
      <w:r w:rsidR="00947162">
        <w:rPr>
          <w:rStyle w:val="CommentReference"/>
          <w:sz w:val="24"/>
          <w:szCs w:val="26"/>
          <w:lang w:val="it-IT"/>
        </w:rPr>
        <w:commentReference w:id="959"/>
      </w:r>
      <w:commentRangeEnd w:id="960"/>
      <w:r>
        <w:rPr>
          <w:rStyle w:val="CommentReference"/>
          <w:sz w:val="24"/>
          <w:szCs w:val="26"/>
          <w:lang w:val="it-IT"/>
        </w:rPr>
        <w:commentReference w:id="960"/>
      </w:r>
    </w:p>
    <w:p w14:paraId="6DACCA44" w14:textId="135069E6" w:rsidR="00C049DF" w:rsidRDefault="00C049DF" w:rsidP="00C049DF">
      <w:pPr>
        <w:rPr>
          <w:lang w:val="it-IT"/>
        </w:rPr>
      </w:pPr>
      <w:r>
        <w:rPr>
          <w:lang w:val="it-IT"/>
        </w:rPr>
        <w:t>Premessa: A livello funzionale</w:t>
      </w:r>
      <w:r w:rsidR="00D726C8">
        <w:rPr>
          <w:lang w:val="it-IT"/>
        </w:rPr>
        <w:t xml:space="preserve"> per i processi di esitazione e tentativo di contatto</w:t>
      </w:r>
      <w:r>
        <w:rPr>
          <w:lang w:val="it-IT"/>
        </w:rPr>
        <w:t xml:space="preserve"> rimane tutto invariato rispetto a quanto visto nei capitoli precedenti; L’unico elemento di differenziazione è la Scheda lead.</w:t>
      </w:r>
    </w:p>
    <w:p w14:paraId="27021DE7" w14:textId="77777777" w:rsidR="004C3FFB" w:rsidRDefault="004C3FFB" w:rsidP="00C049DF">
      <w:pPr>
        <w:rPr>
          <w:lang w:val="it-IT"/>
        </w:rPr>
      </w:pPr>
    </w:p>
    <w:p w14:paraId="14EC03C8" w14:textId="4F853F7D" w:rsidR="004C3FFB" w:rsidRDefault="004C3FFB" w:rsidP="00C049DF">
      <w:pPr>
        <w:rPr>
          <w:lang w:val="it-IT"/>
        </w:rPr>
      </w:pPr>
      <w:r w:rsidRPr="004C3FFB">
        <w:rPr>
          <w:noProof/>
          <w:lang w:val="it-IT" w:eastAsia="it-IT"/>
        </w:rPr>
        <w:drawing>
          <wp:inline distT="0" distB="0" distL="0" distR="0" wp14:anchorId="45E189B5" wp14:editId="43D0BA24">
            <wp:extent cx="6120130" cy="2844165"/>
            <wp:effectExtent l="0" t="0" r="0" b="0"/>
            <wp:docPr id="476062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62010" name="Picture 1" descr="A screenshot of a computer&#10;&#10;AI-generated content may be incorrect."/>
                    <pic:cNvPicPr/>
                  </pic:nvPicPr>
                  <pic:blipFill>
                    <a:blip r:embed="rId40"/>
                    <a:stretch>
                      <a:fillRect/>
                    </a:stretch>
                  </pic:blipFill>
                  <pic:spPr>
                    <a:xfrm>
                      <a:off x="0" y="0"/>
                      <a:ext cx="6120130" cy="2844165"/>
                    </a:xfrm>
                    <a:prstGeom prst="rect">
                      <a:avLst/>
                    </a:prstGeom>
                  </pic:spPr>
                </pic:pic>
              </a:graphicData>
            </a:graphic>
          </wp:inline>
        </w:drawing>
      </w:r>
    </w:p>
    <w:p w14:paraId="7C337D4C" w14:textId="13E09B39" w:rsidR="003C45B7" w:rsidRDefault="004C3FFB" w:rsidP="00C049DF">
      <w:pPr>
        <w:rPr>
          <w:lang w:val="it-IT"/>
        </w:rPr>
      </w:pPr>
      <w:r w:rsidRPr="004C3FFB">
        <w:rPr>
          <w:noProof/>
          <w:lang w:val="it-IT" w:eastAsia="it-IT"/>
        </w:rPr>
        <w:drawing>
          <wp:inline distT="0" distB="0" distL="0" distR="0" wp14:anchorId="2AAF8504" wp14:editId="377F89E6">
            <wp:extent cx="6120130" cy="2889885"/>
            <wp:effectExtent l="0" t="0" r="0" b="5715"/>
            <wp:docPr id="958310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0602" name="Picture 1" descr="A screenshot of a computer&#10;&#10;AI-generated content may be incorrect."/>
                    <pic:cNvPicPr/>
                  </pic:nvPicPr>
                  <pic:blipFill>
                    <a:blip r:embed="rId41"/>
                    <a:stretch>
                      <a:fillRect/>
                    </a:stretch>
                  </pic:blipFill>
                  <pic:spPr>
                    <a:xfrm>
                      <a:off x="0" y="0"/>
                      <a:ext cx="6120130" cy="2889885"/>
                    </a:xfrm>
                    <a:prstGeom prst="rect">
                      <a:avLst/>
                    </a:prstGeom>
                  </pic:spPr>
                </pic:pic>
              </a:graphicData>
            </a:graphic>
          </wp:inline>
        </w:drawing>
      </w:r>
    </w:p>
    <w:p w14:paraId="62179878" w14:textId="77777777" w:rsidR="004C3FFB" w:rsidRDefault="004C3FFB" w:rsidP="00C049DF">
      <w:pPr>
        <w:rPr>
          <w:lang w:val="it-IT"/>
        </w:rPr>
      </w:pPr>
    </w:p>
    <w:p w14:paraId="121C22A6" w14:textId="73AF9674" w:rsidR="004C3FFB" w:rsidRDefault="004C3FFB" w:rsidP="00C049DF">
      <w:pPr>
        <w:rPr>
          <w:lang w:val="it-IT"/>
        </w:rPr>
      </w:pPr>
      <w:r w:rsidRPr="004C3FFB">
        <w:rPr>
          <w:noProof/>
          <w:lang w:val="it-IT" w:eastAsia="it-IT"/>
        </w:rPr>
        <w:drawing>
          <wp:inline distT="0" distB="0" distL="0" distR="0" wp14:anchorId="322BCA64" wp14:editId="65C4E257">
            <wp:extent cx="6120130" cy="3452495"/>
            <wp:effectExtent l="0" t="0" r="0" b="0"/>
            <wp:docPr id="227210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10147" name="Picture 1" descr="A screenshot of a computer&#10;&#10;AI-generated content may be incorrect."/>
                    <pic:cNvPicPr/>
                  </pic:nvPicPr>
                  <pic:blipFill>
                    <a:blip r:embed="rId42"/>
                    <a:stretch>
                      <a:fillRect/>
                    </a:stretch>
                  </pic:blipFill>
                  <pic:spPr>
                    <a:xfrm>
                      <a:off x="0" y="0"/>
                      <a:ext cx="6120130" cy="3452495"/>
                    </a:xfrm>
                    <a:prstGeom prst="rect">
                      <a:avLst/>
                    </a:prstGeom>
                  </pic:spPr>
                </pic:pic>
              </a:graphicData>
            </a:graphic>
          </wp:inline>
        </w:drawing>
      </w:r>
    </w:p>
    <w:p w14:paraId="4E7744B6" w14:textId="77777777" w:rsidR="003C45B7" w:rsidRDefault="003C45B7" w:rsidP="003C45B7">
      <w:pPr>
        <w:pStyle w:val="Heading3"/>
        <w:rPr>
          <w:lang w:val="it-IT"/>
        </w:rPr>
      </w:pPr>
      <w:bookmarkStart w:id="961" w:name="_Toc215312237"/>
      <w:r>
        <w:rPr>
          <w:lang w:val="it-IT"/>
        </w:rPr>
        <w:t xml:space="preserve">Lead mutui: specifiche </w:t>
      </w:r>
      <w:commentRangeStart w:id="962"/>
      <w:commentRangeStart w:id="963"/>
      <w:r>
        <w:rPr>
          <w:lang w:val="it-IT"/>
        </w:rPr>
        <w:t>funzionali e di processo</w:t>
      </w:r>
      <w:bookmarkEnd w:id="961"/>
      <w:commentRangeEnd w:id="962"/>
      <w:r w:rsidR="00273D0A">
        <w:rPr>
          <w:rStyle w:val="CommentReference"/>
          <w:sz w:val="22"/>
          <w:szCs w:val="24"/>
          <w:lang w:val="it-IT"/>
        </w:rPr>
        <w:commentReference w:id="962"/>
      </w:r>
      <w:commentRangeEnd w:id="963"/>
      <w:r>
        <w:rPr>
          <w:rStyle w:val="CommentReference"/>
          <w:sz w:val="22"/>
          <w:szCs w:val="24"/>
          <w:lang w:val="it-IT"/>
        </w:rPr>
        <w:commentReference w:id="963"/>
      </w:r>
    </w:p>
    <w:p w14:paraId="5093CAAA" w14:textId="77777777" w:rsidR="003C45B7" w:rsidRDefault="003C45B7" w:rsidP="003C45B7">
      <w:pPr>
        <w:rPr>
          <w:lang w:val="it-IT"/>
        </w:rPr>
      </w:pPr>
    </w:p>
    <w:p w14:paraId="50D2BFB6" w14:textId="77777777" w:rsidR="003C45B7" w:rsidRDefault="003C45B7" w:rsidP="003C45B7">
      <w:pPr>
        <w:pStyle w:val="BodyText"/>
        <w:numPr>
          <w:ilvl w:val="0"/>
          <w:numId w:val="24"/>
        </w:numPr>
        <w:ind w:left="714" w:hanging="357"/>
        <w:rPr>
          <w:lang w:val="it-IT"/>
        </w:rPr>
      </w:pPr>
      <w:r>
        <w:rPr>
          <w:lang w:val="it-IT"/>
        </w:rPr>
        <w:t>Si specifica che i canali dei lead mutui sono:</w:t>
      </w:r>
    </w:p>
    <w:p w14:paraId="40118ECC" w14:textId="77777777" w:rsidR="003C45B7" w:rsidRPr="00BE24CD" w:rsidRDefault="003C45B7" w:rsidP="003C45B7">
      <w:pPr>
        <w:pStyle w:val="BodyText"/>
        <w:numPr>
          <w:ilvl w:val="1"/>
          <w:numId w:val="24"/>
        </w:numPr>
        <w:rPr>
          <w:lang w:val="it-IT"/>
        </w:rPr>
      </w:pPr>
      <w:r w:rsidRPr="00376898">
        <w:rPr>
          <w:lang w:val="it-IT"/>
        </w:rPr>
        <w:t xml:space="preserve">100000007: </w:t>
      </w:r>
      <w:proofErr w:type="spellStart"/>
      <w:r w:rsidRPr="00376898">
        <w:rPr>
          <w:lang w:val="it-IT"/>
        </w:rPr>
        <w:t>MutuoAdesso</w:t>
      </w:r>
      <w:proofErr w:type="spellEnd"/>
    </w:p>
    <w:p w14:paraId="7C9FEE3D" w14:textId="77777777" w:rsidR="003C45B7" w:rsidRPr="00BE24CD" w:rsidRDefault="003C45B7" w:rsidP="003C45B7">
      <w:pPr>
        <w:pStyle w:val="BodyText"/>
        <w:numPr>
          <w:ilvl w:val="1"/>
          <w:numId w:val="24"/>
        </w:numPr>
        <w:rPr>
          <w:lang w:val="it-IT"/>
        </w:rPr>
      </w:pPr>
      <w:r w:rsidRPr="00BE24CD">
        <w:rPr>
          <w:lang w:val="it-IT"/>
        </w:rPr>
        <w:t>100000011: Mutuo Card</w:t>
      </w:r>
    </w:p>
    <w:p w14:paraId="1E839AF7" w14:textId="77777777" w:rsidR="003C45B7" w:rsidRPr="00072DD7" w:rsidRDefault="003C45B7" w:rsidP="003C45B7">
      <w:pPr>
        <w:pStyle w:val="NormalWeb"/>
        <w:numPr>
          <w:ilvl w:val="1"/>
          <w:numId w:val="24"/>
        </w:numPr>
        <w:spacing w:before="180" w:beforeAutospacing="0" w:after="180" w:afterAutospacing="0"/>
        <w:ind w:left="1434" w:hanging="357"/>
        <w:rPr>
          <w:rFonts w:asciiTheme="minorHAnsi" w:hAnsiTheme="minorHAnsi" w:cstheme="minorHAnsi"/>
        </w:rPr>
      </w:pPr>
      <w:r w:rsidRPr="00072DD7">
        <w:rPr>
          <w:rFonts w:asciiTheme="minorHAnsi" w:hAnsiTheme="minorHAnsi" w:cstheme="minorHAnsi"/>
        </w:rPr>
        <w:t>100000001</w:t>
      </w:r>
      <w:r w:rsidRPr="00376898">
        <w:rPr>
          <w:rFonts w:asciiTheme="minorHAnsi" w:hAnsiTheme="minorHAnsi" w:cstheme="minorHAnsi"/>
        </w:rPr>
        <w:t>:</w:t>
      </w:r>
      <w:r w:rsidRPr="00072DD7">
        <w:rPr>
          <w:rFonts w:asciiTheme="minorHAnsi" w:hAnsiTheme="minorHAnsi" w:cstheme="minorHAnsi"/>
        </w:rPr>
        <w:t xml:space="preserve"> Mutui Online</w:t>
      </w:r>
    </w:p>
    <w:p w14:paraId="39DCB27F"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072DD7">
        <w:rPr>
          <w:rFonts w:asciiTheme="minorHAnsi" w:hAnsiTheme="minorHAnsi" w:cstheme="minorHAnsi"/>
        </w:rPr>
        <w:t>100000021</w:t>
      </w:r>
      <w:r w:rsidRPr="00376898">
        <w:rPr>
          <w:rFonts w:asciiTheme="minorHAnsi" w:hAnsiTheme="minorHAnsi" w:cstheme="minorHAnsi"/>
        </w:rPr>
        <w:t>:</w:t>
      </w:r>
      <w:r w:rsidRPr="00072DD7">
        <w:rPr>
          <w:rFonts w:asciiTheme="minorHAnsi" w:hAnsiTheme="minorHAnsi" w:cstheme="minorHAnsi"/>
        </w:rPr>
        <w:t xml:space="preserve"> Mutui Online Filiale</w:t>
      </w:r>
    </w:p>
    <w:p w14:paraId="62B897E3"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376898">
        <w:rPr>
          <w:rFonts w:asciiTheme="minorHAnsi" w:hAnsiTheme="minorHAnsi" w:cstheme="minorHAnsi"/>
        </w:rPr>
        <w:t>1000000</w:t>
      </w:r>
      <w:r w:rsidRPr="00072DD7">
        <w:rPr>
          <w:rFonts w:asciiTheme="minorHAnsi" w:hAnsiTheme="minorHAnsi" w:cstheme="minorHAnsi"/>
        </w:rPr>
        <w:t>02</w:t>
      </w:r>
      <w:r w:rsidRPr="00376898">
        <w:rPr>
          <w:rFonts w:asciiTheme="minorHAnsi" w:hAnsiTheme="minorHAnsi" w:cstheme="minorHAnsi"/>
        </w:rPr>
        <w:t>:</w:t>
      </w:r>
      <w:r w:rsidRPr="00072DD7">
        <w:rPr>
          <w:rFonts w:asciiTheme="minorHAnsi" w:hAnsiTheme="minorHAnsi" w:cstheme="minorHAnsi"/>
        </w:rPr>
        <w:t xml:space="preserve"> Mutui.it</w:t>
      </w:r>
    </w:p>
    <w:p w14:paraId="5EA7D2EE"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22</w:t>
      </w:r>
      <w:r>
        <w:rPr>
          <w:rFonts w:asciiTheme="minorHAnsi" w:hAnsiTheme="minorHAnsi" w:cstheme="minorHAnsi"/>
        </w:rPr>
        <w:t xml:space="preserve">: </w:t>
      </w:r>
      <w:r w:rsidRPr="00072DD7">
        <w:rPr>
          <w:rFonts w:asciiTheme="minorHAnsi" w:hAnsiTheme="minorHAnsi" w:cstheme="minorHAnsi"/>
        </w:rPr>
        <w:t>Mutui.it Service</w:t>
      </w:r>
    </w:p>
    <w:p w14:paraId="6753CAC7"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376898">
        <w:rPr>
          <w:rFonts w:asciiTheme="minorHAnsi" w:hAnsiTheme="minorHAnsi" w:cstheme="minorHAnsi"/>
        </w:rPr>
        <w:t>1000000</w:t>
      </w:r>
      <w:r w:rsidRPr="00072DD7">
        <w:rPr>
          <w:rFonts w:asciiTheme="minorHAnsi" w:hAnsiTheme="minorHAnsi" w:cstheme="minorHAnsi"/>
        </w:rPr>
        <w:t>03</w:t>
      </w:r>
      <w:r w:rsidRPr="00376898">
        <w:rPr>
          <w:rFonts w:asciiTheme="minorHAnsi" w:hAnsiTheme="minorHAnsi" w:cstheme="minorHAnsi"/>
        </w:rPr>
        <w:t xml:space="preserve">: </w:t>
      </w:r>
      <w:proofErr w:type="spellStart"/>
      <w:r w:rsidRPr="00072DD7">
        <w:rPr>
          <w:rFonts w:asciiTheme="minorHAnsi" w:hAnsiTheme="minorHAnsi" w:cstheme="minorHAnsi"/>
        </w:rPr>
        <w:t>Telemutuo</w:t>
      </w:r>
      <w:proofErr w:type="spellEnd"/>
    </w:p>
    <w:p w14:paraId="149717BA"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04</w:t>
      </w:r>
      <w:r>
        <w:rPr>
          <w:rFonts w:asciiTheme="minorHAnsi" w:hAnsiTheme="minorHAnsi" w:cstheme="minorHAnsi"/>
        </w:rPr>
        <w:t>:</w:t>
      </w:r>
      <w:r w:rsidRPr="00072DD7">
        <w:rPr>
          <w:rFonts w:asciiTheme="minorHAnsi" w:hAnsiTheme="minorHAnsi" w:cstheme="minorHAnsi"/>
        </w:rPr>
        <w:t xml:space="preserve"> </w:t>
      </w:r>
      <w:proofErr w:type="spellStart"/>
      <w:r w:rsidRPr="00072DD7">
        <w:rPr>
          <w:rFonts w:asciiTheme="minorHAnsi" w:hAnsiTheme="minorHAnsi" w:cstheme="minorHAnsi"/>
        </w:rPr>
        <w:t>MutuiSi</w:t>
      </w:r>
      <w:proofErr w:type="spellEnd"/>
    </w:p>
    <w:p w14:paraId="0375EF79"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05</w:t>
      </w:r>
      <w:r>
        <w:rPr>
          <w:rFonts w:asciiTheme="minorHAnsi" w:hAnsiTheme="minorHAnsi" w:cstheme="minorHAnsi"/>
        </w:rPr>
        <w:t>:</w:t>
      </w:r>
      <w:r w:rsidRPr="00072DD7">
        <w:rPr>
          <w:rFonts w:asciiTheme="minorHAnsi" w:hAnsiTheme="minorHAnsi" w:cstheme="minorHAnsi"/>
        </w:rPr>
        <w:t xml:space="preserve"> </w:t>
      </w:r>
      <w:proofErr w:type="spellStart"/>
      <w:r w:rsidRPr="00072DD7">
        <w:rPr>
          <w:rFonts w:asciiTheme="minorHAnsi" w:hAnsiTheme="minorHAnsi" w:cstheme="minorHAnsi"/>
        </w:rPr>
        <w:t>Mutuisupermarket</w:t>
      </w:r>
      <w:proofErr w:type="spellEnd"/>
    </w:p>
    <w:p w14:paraId="5E70B193"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35</w:t>
      </w:r>
      <w:r>
        <w:rPr>
          <w:rFonts w:asciiTheme="minorHAnsi" w:hAnsiTheme="minorHAnsi" w:cstheme="minorHAnsi"/>
        </w:rPr>
        <w:t xml:space="preserve">: </w:t>
      </w:r>
      <w:proofErr w:type="spellStart"/>
      <w:r w:rsidRPr="00072DD7">
        <w:rPr>
          <w:rFonts w:asciiTheme="minorHAnsi" w:hAnsiTheme="minorHAnsi" w:cstheme="minorHAnsi"/>
        </w:rPr>
        <w:t>Mutuisupermarket</w:t>
      </w:r>
      <w:proofErr w:type="spellEnd"/>
      <w:r w:rsidRPr="00072DD7">
        <w:rPr>
          <w:rFonts w:asciiTheme="minorHAnsi" w:hAnsiTheme="minorHAnsi" w:cstheme="minorHAnsi"/>
        </w:rPr>
        <w:t xml:space="preserve"> Service</w:t>
      </w:r>
    </w:p>
    <w:p w14:paraId="24592C38"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06</w:t>
      </w:r>
      <w:r>
        <w:rPr>
          <w:rFonts w:asciiTheme="minorHAnsi" w:hAnsiTheme="minorHAnsi" w:cstheme="minorHAnsi"/>
        </w:rPr>
        <w:t>:</w:t>
      </w:r>
      <w:r w:rsidRPr="00072DD7">
        <w:rPr>
          <w:rFonts w:asciiTheme="minorHAnsi" w:hAnsiTheme="minorHAnsi" w:cstheme="minorHAnsi"/>
        </w:rPr>
        <w:t xml:space="preserve"> Immobiliare.it Mutui”</w:t>
      </w:r>
    </w:p>
    <w:p w14:paraId="0C0235B1" w14:textId="483FCAA2" w:rsidR="003C45B7" w:rsidRPr="00035E3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035E37">
        <w:rPr>
          <w:rFonts w:asciiTheme="minorHAnsi" w:hAnsiTheme="minorHAnsi" w:cstheme="minorHAnsi"/>
        </w:rPr>
        <w:t>100000013:</w:t>
      </w:r>
      <w:r w:rsidR="00035E37" w:rsidRPr="00BB5ED5">
        <w:rPr>
          <w:rFonts w:asciiTheme="minorHAnsi" w:hAnsiTheme="minorHAnsi" w:cstheme="minorHAnsi"/>
        </w:rPr>
        <w:t xml:space="preserve"> </w:t>
      </w:r>
      <w:r w:rsidR="00035E37" w:rsidRPr="00BB5ED5">
        <w:rPr>
          <w:rFonts w:asciiTheme="minorHAnsi" w:hAnsiTheme="minorHAnsi" w:cstheme="minorHAnsi"/>
          <w:lang w:val="en-GB"/>
        </w:rPr>
        <w:t xml:space="preserve">Immobiliare.it </w:t>
      </w:r>
      <w:proofErr w:type="spellStart"/>
      <w:r w:rsidR="00035E37" w:rsidRPr="00BB5ED5">
        <w:rPr>
          <w:rFonts w:asciiTheme="minorHAnsi" w:hAnsiTheme="minorHAnsi" w:cstheme="minorHAnsi"/>
          <w:lang w:val="en-GB"/>
        </w:rPr>
        <w:t>mutui</w:t>
      </w:r>
      <w:proofErr w:type="spellEnd"/>
      <w:r w:rsidR="00035E37" w:rsidRPr="00BB5ED5">
        <w:rPr>
          <w:rFonts w:asciiTheme="minorHAnsi" w:hAnsiTheme="minorHAnsi" w:cstheme="minorHAnsi"/>
          <w:lang w:val="en-GB"/>
        </w:rPr>
        <w:t xml:space="preserve"> Service</w:t>
      </w:r>
    </w:p>
    <w:p w14:paraId="4BD27681"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07</w:t>
      </w:r>
      <w:r>
        <w:rPr>
          <w:rFonts w:asciiTheme="minorHAnsi" w:hAnsiTheme="minorHAnsi" w:cstheme="minorHAnsi"/>
        </w:rPr>
        <w:t>:</w:t>
      </w:r>
      <w:r w:rsidRPr="00072DD7">
        <w:rPr>
          <w:rFonts w:asciiTheme="minorHAnsi" w:hAnsiTheme="minorHAnsi" w:cstheme="minorHAnsi"/>
        </w:rPr>
        <w:t xml:space="preserve"> Facebook</w:t>
      </w:r>
    </w:p>
    <w:p w14:paraId="64191D56"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08</w:t>
      </w:r>
      <w:r>
        <w:rPr>
          <w:rFonts w:asciiTheme="minorHAnsi" w:hAnsiTheme="minorHAnsi" w:cstheme="minorHAnsi"/>
        </w:rPr>
        <w:t xml:space="preserve">: </w:t>
      </w:r>
      <w:r w:rsidRPr="00072DD7">
        <w:rPr>
          <w:rFonts w:asciiTheme="minorHAnsi" w:hAnsiTheme="minorHAnsi" w:cstheme="minorHAnsi"/>
        </w:rPr>
        <w:t>Mutuo CA Lead Esteso</w:t>
      </w:r>
    </w:p>
    <w:p w14:paraId="32874A5A"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09</w:t>
      </w:r>
      <w:r>
        <w:rPr>
          <w:rFonts w:asciiTheme="minorHAnsi" w:hAnsiTheme="minorHAnsi" w:cstheme="minorHAnsi"/>
        </w:rPr>
        <w:t>:</w:t>
      </w:r>
      <w:r w:rsidRPr="00072DD7">
        <w:rPr>
          <w:rFonts w:asciiTheme="minorHAnsi" w:hAnsiTheme="minorHAnsi" w:cstheme="minorHAnsi"/>
        </w:rPr>
        <w:t xml:space="preserve"> Mutuo CA Lead </w:t>
      </w:r>
      <w:proofErr w:type="spellStart"/>
      <w:r w:rsidRPr="00072DD7">
        <w:rPr>
          <w:rFonts w:asciiTheme="minorHAnsi" w:hAnsiTheme="minorHAnsi" w:cstheme="minorHAnsi"/>
        </w:rPr>
        <w:t>Brev</w:t>
      </w:r>
      <w:proofErr w:type="spellEnd"/>
    </w:p>
    <w:p w14:paraId="0B3C3DEF"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25</w:t>
      </w:r>
      <w:r>
        <w:rPr>
          <w:rFonts w:asciiTheme="minorHAnsi" w:hAnsiTheme="minorHAnsi" w:cstheme="minorHAnsi"/>
        </w:rPr>
        <w:t>:</w:t>
      </w:r>
      <w:r w:rsidRPr="00072DD7">
        <w:rPr>
          <w:rFonts w:asciiTheme="minorHAnsi" w:hAnsiTheme="minorHAnsi" w:cstheme="minorHAnsi"/>
        </w:rPr>
        <w:t xml:space="preserve"> </w:t>
      </w:r>
      <w:proofErr w:type="spellStart"/>
      <w:r w:rsidRPr="00072DD7">
        <w:rPr>
          <w:rFonts w:asciiTheme="minorHAnsi" w:hAnsiTheme="minorHAnsi" w:cstheme="minorHAnsi"/>
        </w:rPr>
        <w:t>Vivoqui</w:t>
      </w:r>
      <w:proofErr w:type="spellEnd"/>
    </w:p>
    <w:p w14:paraId="2120A822" w14:textId="77777777" w:rsidR="003C45B7" w:rsidRPr="00072DD7" w:rsidRDefault="003C45B7" w:rsidP="003C45B7">
      <w:pPr>
        <w:pStyle w:val="NormalWeb"/>
        <w:numPr>
          <w:ilvl w:val="2"/>
          <w:numId w:val="88"/>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27</w:t>
      </w:r>
      <w:r>
        <w:rPr>
          <w:rFonts w:asciiTheme="minorHAnsi" w:hAnsiTheme="minorHAnsi" w:cstheme="minorHAnsi"/>
        </w:rPr>
        <w:t>:</w:t>
      </w:r>
      <w:r w:rsidRPr="00072DD7">
        <w:rPr>
          <w:rFonts w:asciiTheme="minorHAnsi" w:hAnsiTheme="minorHAnsi" w:cstheme="minorHAnsi"/>
        </w:rPr>
        <w:t xml:space="preserve"> Idealista</w:t>
      </w:r>
    </w:p>
    <w:p w14:paraId="7CDEDD91" w14:textId="77777777" w:rsidR="003C45B7" w:rsidRPr="00313BE7" w:rsidRDefault="003C45B7" w:rsidP="003C45B7">
      <w:pPr>
        <w:pStyle w:val="BodyText"/>
        <w:numPr>
          <w:ilvl w:val="1"/>
          <w:numId w:val="88"/>
        </w:numPr>
        <w:rPr>
          <w:lang w:val="it-IT"/>
        </w:rPr>
      </w:pPr>
      <w:r w:rsidRPr="00A61366">
        <w:rPr>
          <w:lang w:val="it-IT"/>
        </w:rPr>
        <w:t>Default: N/A</w:t>
      </w:r>
    </w:p>
    <w:p w14:paraId="0CE6ECE1" w14:textId="524D8F94" w:rsidR="003C45B7" w:rsidRDefault="003C45B7" w:rsidP="003C45B7">
      <w:pPr>
        <w:pStyle w:val="BodyText"/>
        <w:numPr>
          <w:ilvl w:val="0"/>
          <w:numId w:val="24"/>
        </w:numPr>
        <w:ind w:left="714" w:hanging="357"/>
        <w:rPr>
          <w:lang w:val="it-IT"/>
        </w:rPr>
      </w:pPr>
      <w:r>
        <w:rPr>
          <w:lang w:val="it-IT"/>
        </w:rPr>
        <w:t xml:space="preserve">Si specifica che il processo lead </w:t>
      </w:r>
      <w:r w:rsidR="00F2037A">
        <w:rPr>
          <w:lang w:val="it-IT"/>
        </w:rPr>
        <w:t>mutui è</w:t>
      </w:r>
      <w:r>
        <w:rPr>
          <w:lang w:val="it-IT"/>
        </w:rPr>
        <w:t xml:space="preserve"> caratterizzato dai seguenti momenti di gestione da parte </w:t>
      </w:r>
      <w:proofErr w:type="gramStart"/>
      <w:r>
        <w:rPr>
          <w:lang w:val="it-IT"/>
        </w:rPr>
        <w:t>del team</w:t>
      </w:r>
      <w:proofErr w:type="gramEnd"/>
      <w:r>
        <w:rPr>
          <w:lang w:val="it-IT"/>
        </w:rPr>
        <w:t xml:space="preserve"> del servizio clienti</w:t>
      </w:r>
    </w:p>
    <w:p w14:paraId="121A281E" w14:textId="77777777" w:rsidR="003C45B7" w:rsidRDefault="003C45B7" w:rsidP="003C45B7">
      <w:pPr>
        <w:pStyle w:val="BodyText"/>
        <w:numPr>
          <w:ilvl w:val="0"/>
          <w:numId w:val="89"/>
        </w:numPr>
        <w:spacing w:before="0" w:after="0"/>
        <w:ind w:left="1429" w:hanging="357"/>
        <w:rPr>
          <w:lang w:val="it-IT"/>
        </w:rPr>
      </w:pPr>
      <w:commentRangeStart w:id="964"/>
      <w:commentRangeStart w:id="965"/>
      <w:r>
        <w:rPr>
          <w:lang w:val="it-IT"/>
        </w:rPr>
        <w:t>Verifica richiesta</w:t>
      </w:r>
    </w:p>
    <w:p w14:paraId="1081B91B" w14:textId="77777777" w:rsidR="003C45B7" w:rsidRDefault="003C45B7" w:rsidP="003C45B7">
      <w:pPr>
        <w:pStyle w:val="BodyText"/>
        <w:numPr>
          <w:ilvl w:val="0"/>
          <w:numId w:val="90"/>
        </w:numPr>
        <w:spacing w:before="0" w:after="0"/>
        <w:ind w:left="2035" w:hanging="357"/>
        <w:rPr>
          <w:lang w:val="it-IT"/>
        </w:rPr>
      </w:pPr>
      <w:r w:rsidRPr="00072DD7">
        <w:rPr>
          <w:lang w:val="it-IT"/>
        </w:rPr>
        <w:t>Lo specialista, prima di contattare il cliente, esamina la pratica per comprendere la tipologia della richiesta, verificarne la coerenza e definire il corretto approccio da adottare durante la chiamata</w:t>
      </w:r>
    </w:p>
    <w:p w14:paraId="5BA6E8BE" w14:textId="77777777" w:rsidR="003C45B7" w:rsidRPr="00234F1A" w:rsidRDefault="003C45B7" w:rsidP="003C45B7">
      <w:pPr>
        <w:pStyle w:val="BodyText"/>
        <w:numPr>
          <w:ilvl w:val="0"/>
          <w:numId w:val="89"/>
        </w:numPr>
        <w:spacing w:before="0" w:after="0"/>
        <w:ind w:left="1429" w:hanging="357"/>
        <w:rPr>
          <w:lang w:val="it-IT"/>
        </w:rPr>
      </w:pPr>
      <w:r>
        <w:rPr>
          <w:lang w:val="it-IT"/>
        </w:rPr>
        <w:t>Richieste collegate</w:t>
      </w:r>
    </w:p>
    <w:p w14:paraId="2D3BBA1C" w14:textId="77777777" w:rsidR="003C45B7" w:rsidRPr="00234F1A" w:rsidRDefault="003C45B7" w:rsidP="003C45B7">
      <w:pPr>
        <w:pStyle w:val="BodyText"/>
        <w:numPr>
          <w:ilvl w:val="0"/>
          <w:numId w:val="90"/>
        </w:numPr>
        <w:spacing w:before="0" w:after="0"/>
        <w:ind w:left="2035" w:hanging="357"/>
        <w:rPr>
          <w:lang w:val="it-IT"/>
        </w:rPr>
      </w:pPr>
      <w:r w:rsidRPr="00234F1A">
        <w:rPr>
          <w:lang w:val="it-IT"/>
        </w:rPr>
        <w:t>Lo specialista</w:t>
      </w:r>
      <w:r>
        <w:rPr>
          <w:lang w:val="it-IT"/>
        </w:rPr>
        <w:t xml:space="preserve"> </w:t>
      </w:r>
      <w:r w:rsidRPr="00234F1A">
        <w:rPr>
          <w:lang w:val="it-IT"/>
        </w:rPr>
        <w:t xml:space="preserve">analizza </w:t>
      </w:r>
      <w:r>
        <w:rPr>
          <w:lang w:val="it-IT"/>
        </w:rPr>
        <w:t>eventuali richieste collegate effettuate precedente</w:t>
      </w:r>
    </w:p>
    <w:p w14:paraId="675F8C07" w14:textId="77777777" w:rsidR="003C45B7" w:rsidRDefault="003C45B7" w:rsidP="003C45B7">
      <w:pPr>
        <w:pStyle w:val="BodyText"/>
        <w:numPr>
          <w:ilvl w:val="0"/>
          <w:numId w:val="89"/>
        </w:numPr>
        <w:spacing w:before="0" w:after="0"/>
        <w:ind w:left="1429" w:hanging="357"/>
        <w:rPr>
          <w:lang w:val="it-IT"/>
        </w:rPr>
      </w:pPr>
      <w:r>
        <w:rPr>
          <w:lang w:val="it-IT"/>
        </w:rPr>
        <w:t>Contatto con il richiedente</w:t>
      </w:r>
    </w:p>
    <w:p w14:paraId="578BC9CC" w14:textId="77777777" w:rsidR="003C45B7" w:rsidRDefault="003C45B7" w:rsidP="003C45B7">
      <w:pPr>
        <w:pStyle w:val="BodyText"/>
        <w:numPr>
          <w:ilvl w:val="0"/>
          <w:numId w:val="90"/>
        </w:numPr>
        <w:spacing w:before="0" w:after="0"/>
        <w:ind w:left="2035" w:hanging="357"/>
        <w:rPr>
          <w:lang w:val="it-IT"/>
        </w:rPr>
      </w:pPr>
      <w:r>
        <w:rPr>
          <w:lang w:val="it-IT"/>
        </w:rPr>
        <w:t xml:space="preserve">Lo specialista effettua </w:t>
      </w:r>
      <w:r w:rsidRPr="00072DD7">
        <w:rPr>
          <w:lang w:val="it-IT"/>
        </w:rPr>
        <w:t>la chiamata</w:t>
      </w:r>
      <w:r>
        <w:rPr>
          <w:lang w:val="it-IT"/>
        </w:rPr>
        <w:t xml:space="preserve"> e di default la data di contatto è </w:t>
      </w:r>
      <w:proofErr w:type="spellStart"/>
      <w:r>
        <w:rPr>
          <w:lang w:val="it-IT"/>
        </w:rPr>
        <w:t>prevalorizzata</w:t>
      </w:r>
      <w:proofErr w:type="spellEnd"/>
      <w:r>
        <w:rPr>
          <w:lang w:val="it-IT"/>
        </w:rPr>
        <w:t xml:space="preserve"> alla data corrente di inserimento</w:t>
      </w:r>
    </w:p>
    <w:p w14:paraId="28C98E79" w14:textId="77777777" w:rsidR="003C45B7" w:rsidRDefault="003C45B7" w:rsidP="003C45B7">
      <w:pPr>
        <w:pStyle w:val="BodyText"/>
        <w:numPr>
          <w:ilvl w:val="0"/>
          <w:numId w:val="90"/>
        </w:numPr>
        <w:spacing w:before="0" w:after="0"/>
        <w:ind w:left="2035" w:hanging="357"/>
        <w:rPr>
          <w:lang w:val="it-IT"/>
        </w:rPr>
      </w:pPr>
      <w:r>
        <w:rPr>
          <w:lang w:val="it-IT"/>
        </w:rPr>
        <w:t>Se il contatto ha carattere positivo,</w:t>
      </w:r>
      <w:r w:rsidRPr="00072DD7">
        <w:rPr>
          <w:lang w:val="it-IT"/>
        </w:rPr>
        <w:t xml:space="preserve"> </w:t>
      </w:r>
      <w:r>
        <w:rPr>
          <w:lang w:val="it-IT"/>
        </w:rPr>
        <w:t xml:space="preserve">lo specialista promuove </w:t>
      </w:r>
      <w:r w:rsidRPr="00072DD7">
        <w:rPr>
          <w:lang w:val="it-IT"/>
        </w:rPr>
        <w:t xml:space="preserve">il richiedente a </w:t>
      </w:r>
      <w:proofErr w:type="spellStart"/>
      <w:r w:rsidRPr="00072DD7">
        <w:rPr>
          <w:lang w:val="it-IT"/>
        </w:rPr>
        <w:t>prospect</w:t>
      </w:r>
      <w:proofErr w:type="spellEnd"/>
      <w:r w:rsidRPr="00072DD7">
        <w:rPr>
          <w:lang w:val="it-IT"/>
        </w:rPr>
        <w:t xml:space="preserve"> (con conseguente creazione d</w:t>
      </w:r>
      <w:r>
        <w:rPr>
          <w:lang w:val="it-IT"/>
        </w:rPr>
        <w:t xml:space="preserve">i NDG </w:t>
      </w:r>
      <w:proofErr w:type="spellStart"/>
      <w:r>
        <w:rPr>
          <w:lang w:val="it-IT"/>
        </w:rPr>
        <w:t>prospect</w:t>
      </w:r>
      <w:proofErr w:type="spellEnd"/>
      <w:r w:rsidRPr="00072DD7">
        <w:rPr>
          <w:lang w:val="it-IT"/>
        </w:rPr>
        <w:t xml:space="preserve">). </w:t>
      </w:r>
    </w:p>
    <w:p w14:paraId="576B78FE" w14:textId="6E15A24D" w:rsidR="003C45B7" w:rsidRDefault="003C45B7" w:rsidP="003C45B7">
      <w:pPr>
        <w:pStyle w:val="BodyText"/>
        <w:numPr>
          <w:ilvl w:val="0"/>
          <w:numId w:val="90"/>
        </w:numPr>
        <w:spacing w:before="0" w:after="0"/>
        <w:ind w:left="2035" w:hanging="357"/>
        <w:rPr>
          <w:lang w:val="it-IT"/>
        </w:rPr>
      </w:pPr>
      <w:commentRangeStart w:id="966"/>
      <w:commentRangeStart w:id="967"/>
      <w:r w:rsidRPr="005F3795">
        <w:rPr>
          <w:lang w:val="it-IT"/>
        </w:rPr>
        <w:t>Se il contatto ha carattere positivo</w:t>
      </w:r>
      <w:commentRangeEnd w:id="966"/>
      <w:r w:rsidR="00AD059C">
        <w:rPr>
          <w:rStyle w:val="CommentReference"/>
          <w:sz w:val="24"/>
          <w:szCs w:val="24"/>
          <w:lang w:val="it-IT"/>
        </w:rPr>
        <w:commentReference w:id="966"/>
      </w:r>
      <w:commentRangeEnd w:id="967"/>
      <w:r>
        <w:rPr>
          <w:rStyle w:val="CommentReference"/>
          <w:sz w:val="24"/>
          <w:szCs w:val="24"/>
          <w:lang w:val="it-IT"/>
        </w:rPr>
        <w:commentReference w:id="967"/>
      </w:r>
      <w:r>
        <w:rPr>
          <w:lang w:val="it-IT"/>
        </w:rPr>
        <w:t>,</w:t>
      </w:r>
      <w:r w:rsidRPr="00072DD7">
        <w:rPr>
          <w:lang w:val="it-IT"/>
        </w:rPr>
        <w:t xml:space="preserve"> </w:t>
      </w:r>
      <w:r>
        <w:rPr>
          <w:lang w:val="it-IT"/>
        </w:rPr>
        <w:t xml:space="preserve">lo specialista può procedere con l’esitazione, incluso </w:t>
      </w:r>
      <w:proofErr w:type="gramStart"/>
      <w:r>
        <w:rPr>
          <w:lang w:val="it-IT"/>
        </w:rPr>
        <w:t>il fissa</w:t>
      </w:r>
      <w:proofErr w:type="gramEnd"/>
      <w:r>
        <w:rPr>
          <w:lang w:val="it-IT"/>
        </w:rPr>
        <w:t xml:space="preserve"> appuntamento sulla filiale. In fase di esitazione, lo specialista può recuperare un template mail predisposto da inviare alla filiale</w:t>
      </w:r>
    </w:p>
    <w:p w14:paraId="12CABAFD" w14:textId="6F33257B" w:rsidR="00254E15" w:rsidRDefault="00254E15" w:rsidP="003C45B7">
      <w:pPr>
        <w:pStyle w:val="BodyText"/>
        <w:numPr>
          <w:ilvl w:val="0"/>
          <w:numId w:val="90"/>
        </w:numPr>
        <w:spacing w:before="0" w:after="0"/>
        <w:ind w:left="2035" w:hanging="357"/>
        <w:rPr>
          <w:lang w:val="it-IT"/>
        </w:rPr>
      </w:pPr>
      <w:r>
        <w:rPr>
          <w:lang w:val="it-IT"/>
        </w:rPr>
        <w:t>Se il contatto ha esito negativo (e</w:t>
      </w:r>
      <w:r w:rsidR="00A843B4">
        <w:rPr>
          <w:lang w:val="it-IT"/>
        </w:rPr>
        <w:t xml:space="preserve">.g. </w:t>
      </w:r>
      <w:r>
        <w:rPr>
          <w:lang w:val="it-IT"/>
        </w:rPr>
        <w:t>cliente</w:t>
      </w:r>
      <w:r w:rsidR="00A843B4">
        <w:rPr>
          <w:lang w:val="it-IT"/>
        </w:rPr>
        <w:t xml:space="preserve"> al momento non interessato, non rientro in policy)</w:t>
      </w:r>
      <w:r w:rsidR="00B125B4">
        <w:rPr>
          <w:lang w:val="it-IT"/>
        </w:rPr>
        <w:t xml:space="preserve"> lo specialista </w:t>
      </w:r>
      <w:r w:rsidR="00E64D02">
        <w:rPr>
          <w:lang w:val="it-IT"/>
        </w:rPr>
        <w:t xml:space="preserve">può procedere con l’esitazione </w:t>
      </w:r>
      <w:r w:rsidR="005F3795">
        <w:rPr>
          <w:lang w:val="it-IT"/>
        </w:rPr>
        <w:t xml:space="preserve">tramite gli esiti specifici (focus </w:t>
      </w:r>
      <w:r w:rsidR="005F3795" w:rsidRPr="00BB5ED5">
        <w:rPr>
          <w:u w:val="single"/>
          <w:lang w:val="it-IT"/>
        </w:rPr>
        <w:fldChar w:fldCharType="begin"/>
      </w:r>
      <w:r w:rsidR="005F3795" w:rsidRPr="00BB5ED5">
        <w:rPr>
          <w:u w:val="single"/>
          <w:lang w:val="it-IT"/>
        </w:rPr>
        <w:instrText xml:space="preserve"> REF _Ref211866444 \h </w:instrText>
      </w:r>
      <w:r w:rsidR="005F3795" w:rsidRPr="00BB5ED5">
        <w:rPr>
          <w:u w:val="single"/>
          <w:lang w:val="it-IT"/>
        </w:rPr>
      </w:r>
      <w:r w:rsidR="005F3795" w:rsidRPr="00BB5ED5">
        <w:rPr>
          <w:u w:val="single"/>
          <w:lang w:val="it-IT"/>
        </w:rPr>
        <w:fldChar w:fldCharType="separate"/>
      </w:r>
      <w:r w:rsidR="005F3795" w:rsidRPr="00BB5ED5">
        <w:rPr>
          <w:u w:val="single"/>
          <w:lang w:val="it-IT"/>
        </w:rPr>
        <w:t>Esiti per tipologie di iniziative</w:t>
      </w:r>
      <w:r w:rsidR="005F3795" w:rsidRPr="00BB5ED5">
        <w:rPr>
          <w:u w:val="single"/>
          <w:lang w:val="it-IT"/>
        </w:rPr>
        <w:fldChar w:fldCharType="end"/>
      </w:r>
      <w:r w:rsidR="003E2B33">
        <w:rPr>
          <w:lang w:val="it-IT"/>
        </w:rPr>
        <w:t>)</w:t>
      </w:r>
    </w:p>
    <w:p w14:paraId="510D9B96" w14:textId="6DB3699D" w:rsidR="003C45B7" w:rsidRDefault="003C45B7" w:rsidP="003C45B7">
      <w:pPr>
        <w:pStyle w:val="BodyText"/>
        <w:numPr>
          <w:ilvl w:val="0"/>
          <w:numId w:val="90"/>
        </w:numPr>
        <w:spacing w:before="0" w:after="0"/>
        <w:ind w:left="2035" w:hanging="357"/>
        <w:rPr>
          <w:lang w:val="it-IT"/>
        </w:rPr>
      </w:pPr>
      <w:r>
        <w:rPr>
          <w:lang w:val="it-IT"/>
        </w:rPr>
        <w:t xml:space="preserve">Se il contatto ha carattere </w:t>
      </w:r>
      <w:r w:rsidR="001F0A2E">
        <w:rPr>
          <w:lang w:val="it-IT"/>
        </w:rPr>
        <w:t>positivo,</w:t>
      </w:r>
      <w:r w:rsidR="001F0A2E" w:rsidRPr="00072DD7">
        <w:rPr>
          <w:lang w:val="it-IT"/>
        </w:rPr>
        <w:t xml:space="preserve"> </w:t>
      </w:r>
      <w:del w:id="968" w:author="Castelli, Alessandro" w:date="2026-03-27T12:30:00Z">
        <w:r w:rsidR="001F0A2E" w:rsidDel="003565DC">
          <w:rPr>
            <w:lang w:val="it-IT"/>
          </w:rPr>
          <w:delText>contestualmente</w:delText>
        </w:r>
        <w:r w:rsidDel="003565DC">
          <w:rPr>
            <w:lang w:val="it-IT"/>
          </w:rPr>
          <w:delText xml:space="preserve"> </w:delText>
        </w:r>
        <w:r w:rsidR="0051681B" w:rsidDel="003565DC">
          <w:rPr>
            <w:lang w:val="it-IT"/>
          </w:rPr>
          <w:delText>all’esito</w:delText>
        </w:r>
      </w:del>
      <w:ins w:id="969" w:author="Castelli, Alessandro" w:date="2026-03-27T12:30:00Z">
        <w:r w:rsidR="003565DC">
          <w:rPr>
            <w:lang w:val="it-IT"/>
          </w:rPr>
          <w:t>con esito fissato appuntamento</w:t>
        </w:r>
      </w:ins>
      <w:r w:rsidR="0051681B">
        <w:rPr>
          <w:lang w:val="it-IT"/>
        </w:rPr>
        <w:t>, viene</w:t>
      </w:r>
      <w:r>
        <w:rPr>
          <w:lang w:val="it-IT"/>
        </w:rPr>
        <w:t xml:space="preserve"> generato il preventivo che sarà visibile dalla filiale su Tool Mutui ed i dati della lead/appuntamento collegato saranno visibili su </w:t>
      </w:r>
      <w:proofErr w:type="spellStart"/>
      <w:r>
        <w:rPr>
          <w:lang w:val="it-IT"/>
        </w:rPr>
        <w:t>FrEExUP</w:t>
      </w:r>
      <w:proofErr w:type="spellEnd"/>
      <w:r w:rsidR="00397695">
        <w:rPr>
          <w:lang w:val="it-IT"/>
        </w:rPr>
        <w:t xml:space="preserve"> dal gestore di filiale</w:t>
      </w:r>
      <w:commentRangeEnd w:id="964"/>
      <w:r w:rsidR="00621545">
        <w:rPr>
          <w:rStyle w:val="CommentReference"/>
          <w:sz w:val="24"/>
          <w:szCs w:val="24"/>
          <w:lang w:val="it-IT"/>
        </w:rPr>
        <w:commentReference w:id="964"/>
      </w:r>
      <w:commentRangeEnd w:id="965"/>
      <w:r>
        <w:rPr>
          <w:rStyle w:val="CommentReference"/>
          <w:sz w:val="24"/>
          <w:szCs w:val="24"/>
          <w:lang w:val="it-IT"/>
        </w:rPr>
        <w:commentReference w:id="965"/>
      </w:r>
      <w:ins w:id="970" w:author="Castelli, Alessandro" w:date="2026-03-27T12:30:00Z">
        <w:r w:rsidR="003565DC">
          <w:rPr>
            <w:lang w:val="it-IT"/>
          </w:rPr>
          <w:t xml:space="preserve">. </w:t>
        </w:r>
      </w:ins>
      <w:ins w:id="971" w:author="Castelli, Alessandro" w:date="2026-03-27T12:31:00Z">
        <w:r w:rsidR="003565DC">
          <w:rPr>
            <w:lang w:val="it-IT"/>
          </w:rPr>
          <w:t>Se il contatto ha carattere eseguito</w:t>
        </w:r>
        <w:r w:rsidR="002000D9">
          <w:rPr>
            <w:lang w:val="it-IT"/>
          </w:rPr>
          <w:t>, vale quanto sopra ad eccezione della generazione preventivo.</w:t>
        </w:r>
      </w:ins>
    </w:p>
    <w:p w14:paraId="1E25AD6A" w14:textId="17266C81" w:rsidR="008C753B" w:rsidRPr="000F08DC" w:rsidRDefault="00395D66">
      <w:pPr>
        <w:pStyle w:val="BodyText"/>
        <w:numPr>
          <w:ilvl w:val="0"/>
          <w:numId w:val="24"/>
        </w:numPr>
        <w:ind w:left="714" w:hanging="357"/>
        <w:rPr>
          <w:lang w:val="it-IT"/>
        </w:rPr>
      </w:pPr>
      <w:r w:rsidRPr="00395D66">
        <w:rPr>
          <w:lang w:val="it-IT"/>
        </w:rPr>
        <w:t>Per i</w:t>
      </w:r>
      <w:r>
        <w:rPr>
          <w:lang w:val="it-IT"/>
        </w:rPr>
        <w:t xml:space="preserve"> processi specifici dedicati </w:t>
      </w:r>
      <w:r w:rsidRPr="00395D66">
        <w:rPr>
          <w:lang w:val="it-IT"/>
        </w:rPr>
        <w:t xml:space="preserve">Mutuo Full </w:t>
      </w:r>
      <w:proofErr w:type="spellStart"/>
      <w:proofErr w:type="gramStart"/>
      <w:r w:rsidRPr="00395D66">
        <w:rPr>
          <w:lang w:val="it-IT"/>
        </w:rPr>
        <w:t>digital</w:t>
      </w:r>
      <w:proofErr w:type="spellEnd"/>
      <w:r w:rsidRPr="00395D66">
        <w:rPr>
          <w:lang w:val="it-IT"/>
        </w:rPr>
        <w:t xml:space="preserve"> </w:t>
      </w:r>
      <w:r w:rsidR="007B7A6A">
        <w:rPr>
          <w:lang w:val="it-IT"/>
        </w:rPr>
        <w:t>,</w:t>
      </w:r>
      <w:proofErr w:type="gramEnd"/>
      <w:r w:rsidR="007B7A6A">
        <w:rPr>
          <w:lang w:val="it-IT"/>
        </w:rPr>
        <w:t xml:space="preserve"> si faccia r</w:t>
      </w:r>
      <w:r w:rsidRPr="00395D66">
        <w:rPr>
          <w:lang w:val="it-IT"/>
        </w:rPr>
        <w:t xml:space="preserve">iferimento all’analisi </w:t>
      </w:r>
      <w:r w:rsidRPr="000F08DC">
        <w:rPr>
          <w:lang w:val="it-IT"/>
        </w:rPr>
        <w:t>funzionale “</w:t>
      </w:r>
      <w:commentRangeStart w:id="972"/>
      <w:commentRangeStart w:id="973"/>
      <w:proofErr w:type="spellStart"/>
      <w:r w:rsidRPr="000F08DC">
        <w:rPr>
          <w:lang w:val="it-IT"/>
        </w:rPr>
        <w:t>CA_Nowdesk</w:t>
      </w:r>
      <w:proofErr w:type="spellEnd"/>
      <w:r w:rsidRPr="000F08DC">
        <w:rPr>
          <w:lang w:val="it-IT"/>
        </w:rPr>
        <w:t xml:space="preserve"> -SCE -Team mutuo digitale”. </w:t>
      </w:r>
      <w:commentRangeEnd w:id="972"/>
      <w:r w:rsidR="004B565E" w:rsidRPr="000F08DC">
        <w:rPr>
          <w:rStyle w:val="CommentReference"/>
          <w:sz w:val="24"/>
          <w:szCs w:val="24"/>
          <w:lang w:val="it-IT"/>
        </w:rPr>
        <w:commentReference w:id="972"/>
      </w:r>
      <w:commentRangeEnd w:id="973"/>
      <w:r w:rsidRPr="000F08DC">
        <w:rPr>
          <w:rStyle w:val="CommentReference"/>
          <w:sz w:val="24"/>
          <w:szCs w:val="24"/>
          <w:lang w:val="it-IT"/>
        </w:rPr>
        <w:commentReference w:id="973"/>
      </w:r>
    </w:p>
    <w:p w14:paraId="59353F22" w14:textId="1991C24D" w:rsidR="00395D66" w:rsidRPr="000F08DC" w:rsidRDefault="008C753B" w:rsidP="00BB5ED5">
      <w:pPr>
        <w:pStyle w:val="BodyText"/>
        <w:numPr>
          <w:ilvl w:val="0"/>
          <w:numId w:val="24"/>
        </w:numPr>
        <w:ind w:left="714" w:hanging="357"/>
        <w:rPr>
          <w:lang w:val="it-IT"/>
        </w:rPr>
      </w:pPr>
      <w:r w:rsidRPr="000F08DC">
        <w:rPr>
          <w:lang w:val="it-IT"/>
        </w:rPr>
        <w:t>Per i processi specifici dedicati all’</w:t>
      </w:r>
      <w:proofErr w:type="spellStart"/>
      <w:r w:rsidRPr="000F08DC">
        <w:rPr>
          <w:lang w:val="it-IT"/>
        </w:rPr>
        <w:t>ingestion</w:t>
      </w:r>
      <w:proofErr w:type="spellEnd"/>
      <w:r w:rsidRPr="000F08DC">
        <w:rPr>
          <w:lang w:val="it-IT"/>
        </w:rPr>
        <w:t>, processing (</w:t>
      </w:r>
      <w:proofErr w:type="spellStart"/>
      <w:r w:rsidRPr="000F08DC">
        <w:rPr>
          <w:lang w:val="it-IT"/>
        </w:rPr>
        <w:t>incl</w:t>
      </w:r>
      <w:proofErr w:type="spellEnd"/>
      <w:r w:rsidRPr="000F08DC">
        <w:rPr>
          <w:lang w:val="it-IT"/>
        </w:rPr>
        <w:t xml:space="preserve">. </w:t>
      </w:r>
      <w:proofErr w:type="spellStart"/>
      <w:r w:rsidRPr="000F08DC">
        <w:rPr>
          <w:lang w:val="it-IT"/>
        </w:rPr>
        <w:t>Deduplica</w:t>
      </w:r>
      <w:proofErr w:type="spellEnd"/>
      <w:r w:rsidRPr="000F08DC">
        <w:rPr>
          <w:lang w:val="it-IT"/>
        </w:rPr>
        <w:t xml:space="preserve"> e scarto) di nuove lead mutui in arrivo dalle fonti censite, si faccia riferimento all’analisi funzionale </w:t>
      </w:r>
      <w:proofErr w:type="spellStart"/>
      <w:r w:rsidRPr="000F08DC">
        <w:rPr>
          <w:lang w:val="it-IT"/>
        </w:rPr>
        <w:t>As-Is</w:t>
      </w:r>
      <w:proofErr w:type="spellEnd"/>
      <w:r w:rsidRPr="000F08DC">
        <w:rPr>
          <w:lang w:val="it-IT"/>
        </w:rPr>
        <w:t xml:space="preserve"> </w:t>
      </w:r>
      <w:commentRangeStart w:id="974"/>
      <w:commentRangeStart w:id="975"/>
      <w:r w:rsidRPr="000F08DC">
        <w:rPr>
          <w:lang w:val="it-IT"/>
        </w:rPr>
        <w:t>“</w:t>
      </w:r>
      <w:proofErr w:type="spellStart"/>
      <w:r w:rsidRPr="000F08DC">
        <w:rPr>
          <w:lang w:val="it-IT"/>
        </w:rPr>
        <w:t>Nowdesk</w:t>
      </w:r>
      <w:proofErr w:type="spellEnd"/>
      <w:r w:rsidRPr="000F08DC">
        <w:rPr>
          <w:lang w:val="it-IT"/>
        </w:rPr>
        <w:t xml:space="preserve"> SC - AFU – Automatismi per scarto ed invio Lead Mutui.v3”</w:t>
      </w:r>
      <w:commentRangeEnd w:id="974"/>
      <w:r w:rsidR="004B565E" w:rsidRPr="000F08DC">
        <w:rPr>
          <w:rStyle w:val="CommentReference"/>
          <w:sz w:val="24"/>
          <w:szCs w:val="24"/>
          <w:lang w:val="it-IT"/>
        </w:rPr>
        <w:commentReference w:id="974"/>
      </w:r>
      <w:commentRangeEnd w:id="975"/>
      <w:r w:rsidRPr="000F08DC">
        <w:rPr>
          <w:rStyle w:val="CommentReference"/>
          <w:sz w:val="24"/>
          <w:szCs w:val="24"/>
          <w:lang w:val="it-IT"/>
        </w:rPr>
        <w:commentReference w:id="975"/>
      </w:r>
    </w:p>
    <w:p w14:paraId="12D5D0CD" w14:textId="77777777" w:rsidR="003C45B7" w:rsidRDefault="003C45B7" w:rsidP="00C049DF">
      <w:pPr>
        <w:rPr>
          <w:lang w:val="it-IT"/>
        </w:rPr>
      </w:pPr>
    </w:p>
    <w:p w14:paraId="18D8801A" w14:textId="77777777" w:rsidR="00C049DF" w:rsidRDefault="00C049DF" w:rsidP="00C049DF">
      <w:pPr>
        <w:pStyle w:val="Heading3"/>
        <w:rPr>
          <w:lang w:val="it-IT"/>
        </w:rPr>
      </w:pPr>
      <w:bookmarkStart w:id="976" w:name="_Toc212127862"/>
      <w:bookmarkStart w:id="977" w:name="_Toc215312238"/>
      <w:r>
        <w:rPr>
          <w:lang w:val="it-IT"/>
        </w:rPr>
        <w:t>Scheda lead – dettaglio widget prodotto per lead mutui</w:t>
      </w:r>
      <w:bookmarkEnd w:id="976"/>
      <w:bookmarkEnd w:id="977"/>
    </w:p>
    <w:p w14:paraId="44B7206A" w14:textId="77777777" w:rsidR="00C049DF" w:rsidRPr="001B0BC8" w:rsidRDefault="00C049DF" w:rsidP="00C049DF">
      <w:pPr>
        <w:rPr>
          <w:lang w:val="it-IT"/>
        </w:rPr>
      </w:pPr>
    </w:p>
    <w:p w14:paraId="40635A79" w14:textId="2797F713" w:rsidR="00C049DF" w:rsidRDefault="00C049DF" w:rsidP="001576CD">
      <w:pPr>
        <w:pStyle w:val="BodyText"/>
        <w:numPr>
          <w:ilvl w:val="0"/>
          <w:numId w:val="24"/>
        </w:numPr>
        <w:ind w:left="714" w:hanging="357"/>
        <w:rPr>
          <w:lang w:val="it-IT"/>
        </w:rPr>
      </w:pPr>
      <w:r>
        <w:rPr>
          <w:lang w:val="it-IT"/>
        </w:rPr>
        <w:t>Per le lead mutui,</w:t>
      </w:r>
      <w:r w:rsidRPr="001576CD">
        <w:rPr>
          <w:lang w:val="it-IT"/>
        </w:rPr>
        <w:t xml:space="preserve"> in aggiunta ai campi già previsti negli altri casi nella scheda lead </w:t>
      </w:r>
      <w:r w:rsidR="001576CD" w:rsidRPr="001576CD">
        <w:rPr>
          <w:lang w:val="it-IT"/>
        </w:rPr>
        <w:t>nella sezione di riepilogo, si</w:t>
      </w:r>
      <w:r w:rsidRPr="001576CD">
        <w:rPr>
          <w:lang w:val="it-IT"/>
        </w:rPr>
        <w:t xml:space="preserve"> dovrà presentare </w:t>
      </w:r>
      <w:r w:rsidR="004C3FFB" w:rsidRPr="001576CD">
        <w:rPr>
          <w:lang w:val="it-IT"/>
        </w:rPr>
        <w:t>nel tab</w:t>
      </w:r>
      <w:r w:rsidRPr="001576CD">
        <w:rPr>
          <w:lang w:val="it-IT"/>
        </w:rPr>
        <w:t xml:space="preserve"> “Dettagli” </w:t>
      </w:r>
      <w:r w:rsidR="004C3FFB" w:rsidRPr="001576CD">
        <w:rPr>
          <w:lang w:val="it-IT"/>
        </w:rPr>
        <w:t>gli elementi descritti n</w:t>
      </w:r>
      <w:r w:rsidRPr="001576CD">
        <w:rPr>
          <w:lang w:val="it-IT"/>
        </w:rPr>
        <w:t>ella “Vista di dettaglio lead mutui”</w:t>
      </w:r>
    </w:p>
    <w:p w14:paraId="79A2AB44" w14:textId="6233E6FE" w:rsidR="001576CD" w:rsidRDefault="001576CD" w:rsidP="001576CD">
      <w:pPr>
        <w:pStyle w:val="BodyText"/>
        <w:numPr>
          <w:ilvl w:val="0"/>
          <w:numId w:val="24"/>
        </w:numPr>
        <w:ind w:left="714" w:hanging="357"/>
        <w:rPr>
          <w:lang w:val="it-IT"/>
        </w:rPr>
      </w:pPr>
      <w:r>
        <w:rPr>
          <w:lang w:val="it-IT"/>
        </w:rPr>
        <w:t xml:space="preserve">Si prevede inoltre uno </w:t>
      </w:r>
      <w:proofErr w:type="spellStart"/>
      <w:r>
        <w:rPr>
          <w:lang w:val="it-IT"/>
        </w:rPr>
        <w:t>stepper</w:t>
      </w:r>
      <w:proofErr w:type="spellEnd"/>
      <w:r>
        <w:rPr>
          <w:lang w:val="it-IT"/>
        </w:rPr>
        <w:t xml:space="preserve"> in alto che segua le fasi di gestione lead mutuo specificate nel capitolo precedente: Si specifica la presenza di un </w:t>
      </w:r>
      <w:proofErr w:type="spellStart"/>
      <w:r>
        <w:rPr>
          <w:lang w:val="it-IT"/>
        </w:rPr>
        <w:t>tooltip</w:t>
      </w:r>
      <w:proofErr w:type="spellEnd"/>
      <w:r>
        <w:rPr>
          <w:lang w:val="it-IT"/>
        </w:rPr>
        <w:t xml:space="preserve"> apribile alla sezione dello step che mostra alcuni dati chiave (espressi anche nel tab “Dettagli”) per la gestione pratica:</w:t>
      </w:r>
    </w:p>
    <w:p w14:paraId="19B870D3" w14:textId="2FF34D54" w:rsidR="001576CD" w:rsidRDefault="001576CD" w:rsidP="001576CD">
      <w:pPr>
        <w:pStyle w:val="BodyText"/>
        <w:numPr>
          <w:ilvl w:val="1"/>
          <w:numId w:val="24"/>
        </w:numPr>
        <w:rPr>
          <w:lang w:val="it-IT"/>
        </w:rPr>
      </w:pPr>
      <w:r>
        <w:rPr>
          <w:lang w:val="it-IT"/>
        </w:rPr>
        <w:t>Stato ricerca immobile</w:t>
      </w:r>
    </w:p>
    <w:p w14:paraId="562F0FE2" w14:textId="51AE1601" w:rsidR="001576CD" w:rsidRDefault="001576CD" w:rsidP="001576CD">
      <w:pPr>
        <w:pStyle w:val="BodyText"/>
        <w:numPr>
          <w:ilvl w:val="1"/>
          <w:numId w:val="24"/>
        </w:numPr>
        <w:rPr>
          <w:lang w:val="it-IT"/>
        </w:rPr>
      </w:pPr>
      <w:r>
        <w:rPr>
          <w:lang w:val="it-IT"/>
        </w:rPr>
        <w:t>Finalità della richiesta</w:t>
      </w:r>
    </w:p>
    <w:p w14:paraId="01D5C455" w14:textId="68FCCB6B" w:rsidR="001576CD" w:rsidRDefault="001576CD" w:rsidP="001576CD">
      <w:pPr>
        <w:pStyle w:val="BodyText"/>
        <w:numPr>
          <w:ilvl w:val="1"/>
          <w:numId w:val="24"/>
        </w:numPr>
        <w:rPr>
          <w:lang w:val="it-IT"/>
        </w:rPr>
      </w:pPr>
      <w:r>
        <w:rPr>
          <w:lang w:val="it-IT"/>
        </w:rPr>
        <w:t>R/R percentuale</w:t>
      </w:r>
    </w:p>
    <w:p w14:paraId="0EFD431E" w14:textId="10716C6B" w:rsidR="001576CD" w:rsidRDefault="001576CD" w:rsidP="001576CD">
      <w:pPr>
        <w:pStyle w:val="BodyText"/>
        <w:numPr>
          <w:ilvl w:val="1"/>
          <w:numId w:val="24"/>
        </w:numPr>
        <w:rPr>
          <w:lang w:val="it-IT"/>
        </w:rPr>
      </w:pPr>
      <w:r>
        <w:rPr>
          <w:lang w:val="it-IT"/>
        </w:rPr>
        <w:t>LTV percentuale</w:t>
      </w:r>
    </w:p>
    <w:p w14:paraId="2570F858" w14:textId="6AF3BED6" w:rsidR="001576CD" w:rsidRDefault="001576CD" w:rsidP="001576CD">
      <w:pPr>
        <w:pStyle w:val="BodyText"/>
        <w:rPr>
          <w:lang w:val="it-IT"/>
        </w:rPr>
      </w:pPr>
      <w:r>
        <w:rPr>
          <w:lang w:val="it-IT"/>
        </w:rPr>
        <w:t xml:space="preserve">Tali dati saranno mostrati nei </w:t>
      </w:r>
      <w:proofErr w:type="spellStart"/>
      <w:r>
        <w:rPr>
          <w:lang w:val="it-IT"/>
        </w:rPr>
        <w:t>tooltip</w:t>
      </w:r>
      <w:proofErr w:type="spellEnd"/>
      <w:r>
        <w:rPr>
          <w:lang w:val="it-IT"/>
        </w:rPr>
        <w:t xml:space="preserve"> previsti per gli step di verifica richiesta e richieste collegate.</w:t>
      </w:r>
    </w:p>
    <w:p w14:paraId="7B7CBB00" w14:textId="4B6AFF5A" w:rsidR="001576CD" w:rsidRDefault="001576CD" w:rsidP="001576CD">
      <w:pPr>
        <w:pStyle w:val="BodyText"/>
        <w:rPr>
          <w:lang w:val="it-IT"/>
        </w:rPr>
      </w:pPr>
      <w:r>
        <w:rPr>
          <w:lang w:val="it-IT"/>
        </w:rPr>
        <w:t xml:space="preserve">Nello step di contatta il richiedente si prevede in </w:t>
      </w:r>
      <w:proofErr w:type="spellStart"/>
      <w:r>
        <w:rPr>
          <w:lang w:val="it-IT"/>
        </w:rPr>
        <w:t>tooltip</w:t>
      </w:r>
      <w:proofErr w:type="spellEnd"/>
      <w:r>
        <w:rPr>
          <w:lang w:val="it-IT"/>
        </w:rPr>
        <w:t xml:space="preserve"> il campo “data di contatto”, selezionabile dall’utente tramite date </w:t>
      </w:r>
      <w:proofErr w:type="spellStart"/>
      <w:r>
        <w:rPr>
          <w:lang w:val="it-IT"/>
        </w:rPr>
        <w:t>picker</w:t>
      </w:r>
      <w:proofErr w:type="spellEnd"/>
      <w:r>
        <w:rPr>
          <w:lang w:val="it-IT"/>
        </w:rPr>
        <w:t>.</w:t>
      </w:r>
    </w:p>
    <w:p w14:paraId="6A59B3EE" w14:textId="1DE57CDC" w:rsidR="001576CD" w:rsidRPr="001576CD" w:rsidRDefault="001576CD" w:rsidP="00BB5ED5">
      <w:pPr>
        <w:pStyle w:val="BodyText"/>
        <w:rPr>
          <w:lang w:val="it-IT"/>
        </w:rPr>
      </w:pPr>
      <w:r>
        <w:rPr>
          <w:lang w:val="it-IT"/>
        </w:rPr>
        <w:t xml:space="preserve">Nello step di esitazione non sono previsti elementi in </w:t>
      </w:r>
      <w:proofErr w:type="spellStart"/>
      <w:r>
        <w:rPr>
          <w:lang w:val="it-IT"/>
        </w:rPr>
        <w:t>tooltip</w:t>
      </w:r>
      <w:proofErr w:type="spellEnd"/>
    </w:p>
    <w:p w14:paraId="1D8C6C7D" w14:textId="77777777" w:rsidR="00C049DF" w:rsidRDefault="00C049DF" w:rsidP="00C049DF">
      <w:pPr>
        <w:rPr>
          <w:lang w:val="it-IT"/>
        </w:rPr>
      </w:pPr>
    </w:p>
    <w:p w14:paraId="2F2ABC45" w14:textId="77777777" w:rsidR="00C049DF" w:rsidRDefault="00C049DF" w:rsidP="00C049DF">
      <w:pPr>
        <w:pStyle w:val="Heading3"/>
        <w:rPr>
          <w:lang w:val="it-IT"/>
        </w:rPr>
      </w:pPr>
      <w:bookmarkStart w:id="978" w:name="_Toc212127863"/>
      <w:bookmarkStart w:id="979" w:name="_Toc215312239"/>
      <w:r w:rsidRPr="00EB3C7A">
        <w:rPr>
          <w:lang w:val="it-IT"/>
        </w:rPr>
        <w:t>Vista di dettaglio</w:t>
      </w:r>
      <w:r>
        <w:rPr>
          <w:lang w:val="it-IT"/>
        </w:rPr>
        <w:t xml:space="preserve"> lead mutui</w:t>
      </w:r>
      <w:bookmarkEnd w:id="978"/>
      <w:bookmarkEnd w:id="979"/>
    </w:p>
    <w:p w14:paraId="15857A23" w14:textId="607F2149" w:rsidR="00C049DF" w:rsidRPr="006D3803" w:rsidRDefault="00C049DF" w:rsidP="00C049DF">
      <w:pPr>
        <w:keepNext/>
        <w:rPr>
          <w:lang w:val="it-IT"/>
        </w:rPr>
      </w:pPr>
    </w:p>
    <w:p w14:paraId="7721396A" w14:textId="521191F4" w:rsidR="00F11079" w:rsidRDefault="00503425" w:rsidP="00F11079">
      <w:pPr>
        <w:pStyle w:val="BodyText"/>
        <w:numPr>
          <w:ilvl w:val="0"/>
          <w:numId w:val="24"/>
        </w:numPr>
        <w:ind w:left="714" w:hanging="357"/>
        <w:rPr>
          <w:lang w:val="it-IT"/>
        </w:rPr>
      </w:pPr>
      <w:del w:id="980" w:author="Portogallo, Sara" w:date="2026-02-20T09:47:00Z">
        <w:r>
          <w:rPr>
            <w:lang w:val="it-IT"/>
          </w:rPr>
          <w:delText>SC</w:delText>
        </w:r>
      </w:del>
      <w:r w:rsidR="00F11079" w:rsidRPr="00371B7D">
        <w:rPr>
          <w:lang w:val="it-IT"/>
        </w:rPr>
        <w:t xml:space="preserve">La schermata è accessibile </w:t>
      </w:r>
      <w:r w:rsidR="00F11079">
        <w:rPr>
          <w:lang w:val="it-IT"/>
        </w:rPr>
        <w:t xml:space="preserve">partendo dalla scheda lead tramite </w:t>
      </w:r>
      <w:r w:rsidR="004C3FFB">
        <w:rPr>
          <w:lang w:val="it-IT"/>
        </w:rPr>
        <w:t>la selezione del tab “Dettagli</w:t>
      </w:r>
      <w:del w:id="981" w:author="Portogallo, Sara" w:date="2026-02-20T10:05:00Z">
        <w:r w:rsidR="004C3FFB">
          <w:rPr>
            <w:lang w:val="it-IT"/>
          </w:rPr>
          <w:delText xml:space="preserve">” </w:delText>
        </w:r>
        <w:r w:rsidR="00F11079" w:rsidRPr="00371B7D">
          <w:rPr>
            <w:lang w:val="it-IT"/>
          </w:rPr>
          <w:delText>.</w:delText>
        </w:r>
      </w:del>
      <w:ins w:id="982" w:author="Portogallo, Sara" w:date="2026-02-20T10:05:00Z">
        <w:r w:rsidR="00672CE3">
          <w:rPr>
            <w:lang w:val="it-IT"/>
          </w:rPr>
          <w:t>”.</w:t>
        </w:r>
      </w:ins>
    </w:p>
    <w:p w14:paraId="50A49BC1" w14:textId="77777777" w:rsidR="00F11079" w:rsidRDefault="00F11079" w:rsidP="00F11079">
      <w:pPr>
        <w:pStyle w:val="BodyText"/>
        <w:numPr>
          <w:ilvl w:val="0"/>
          <w:numId w:val="24"/>
        </w:numPr>
        <w:ind w:left="714" w:hanging="357"/>
        <w:rPr>
          <w:lang w:val="it-IT"/>
        </w:rPr>
      </w:pPr>
      <w:r w:rsidRPr="00E44D53">
        <w:rPr>
          <w:lang w:val="it-IT"/>
        </w:rPr>
        <w:t xml:space="preserve"> Campi Visualizzati:</w:t>
      </w:r>
    </w:p>
    <w:p w14:paraId="55F82BE1" w14:textId="77777777" w:rsidR="00F11079" w:rsidRPr="00E44D53" w:rsidRDefault="00F11079" w:rsidP="00F11079">
      <w:pPr>
        <w:pStyle w:val="BodyText"/>
        <w:numPr>
          <w:ilvl w:val="1"/>
          <w:numId w:val="24"/>
        </w:numPr>
        <w:rPr>
          <w:lang w:val="it-IT"/>
        </w:rPr>
      </w:pPr>
      <w:r>
        <w:rPr>
          <w:lang w:val="it-IT"/>
        </w:rPr>
        <w:t>Dettagli</w:t>
      </w:r>
    </w:p>
    <w:p w14:paraId="2CB83EBE" w14:textId="77777777" w:rsidR="00F11079" w:rsidRDefault="00F11079" w:rsidP="00F11079">
      <w:pPr>
        <w:pStyle w:val="ListParagraph"/>
        <w:numPr>
          <w:ilvl w:val="2"/>
          <w:numId w:val="24"/>
        </w:numPr>
        <w:ind w:left="2035" w:hanging="357"/>
        <w:rPr>
          <w:lang w:val="it-IT"/>
        </w:rPr>
      </w:pPr>
      <w:r>
        <w:rPr>
          <w:lang w:val="it-IT"/>
        </w:rPr>
        <w:t>Campo 1: “Lead ID”</w:t>
      </w:r>
    </w:p>
    <w:p w14:paraId="334BB6FF" w14:textId="77777777" w:rsidR="00F11079" w:rsidRDefault="00F11079" w:rsidP="00F11079">
      <w:pPr>
        <w:pStyle w:val="ListParagraph"/>
        <w:numPr>
          <w:ilvl w:val="0"/>
          <w:numId w:val="27"/>
        </w:numPr>
        <w:ind w:left="2755" w:hanging="357"/>
        <w:rPr>
          <w:lang w:val="it-IT"/>
        </w:rPr>
      </w:pPr>
      <w:r>
        <w:rPr>
          <w:lang w:val="it-IT"/>
        </w:rPr>
        <w:t>Valori ammessi: codice univoco assegnato alla lead</w:t>
      </w:r>
    </w:p>
    <w:p w14:paraId="7AB82269" w14:textId="77777777" w:rsidR="00F11079" w:rsidRDefault="00F11079" w:rsidP="00F11079">
      <w:pPr>
        <w:pStyle w:val="ListParagraph"/>
        <w:numPr>
          <w:ilvl w:val="2"/>
          <w:numId w:val="24"/>
        </w:numPr>
        <w:ind w:left="2035" w:hanging="357"/>
        <w:rPr>
          <w:lang w:val="it-IT"/>
        </w:rPr>
      </w:pPr>
      <w:r w:rsidRPr="009853AB">
        <w:rPr>
          <w:lang w:val="it-IT"/>
        </w:rPr>
        <w:t xml:space="preserve">Campo </w:t>
      </w:r>
      <w:r>
        <w:rPr>
          <w:lang w:val="it-IT"/>
        </w:rPr>
        <w:t>2</w:t>
      </w:r>
      <w:r w:rsidRPr="009853AB">
        <w:rPr>
          <w:lang w:val="it-IT"/>
        </w:rPr>
        <w:t xml:space="preserve">: </w:t>
      </w:r>
      <w:r>
        <w:rPr>
          <w:lang w:val="it-IT"/>
        </w:rPr>
        <w:t>“Canali lead mutui”</w:t>
      </w:r>
    </w:p>
    <w:p w14:paraId="050D04D1" w14:textId="77777777" w:rsidR="00F11079" w:rsidRPr="00BD2D35"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 xml:space="preserve">Mutuo adesso”, “Mutuo adesso_ Lead breve”, </w:t>
      </w:r>
      <w:proofErr w:type="gramStart"/>
      <w:r>
        <w:rPr>
          <w:lang w:val="it-IT"/>
        </w:rPr>
        <w:t>“ Mutui</w:t>
      </w:r>
      <w:proofErr w:type="gramEnd"/>
      <w:r>
        <w:rPr>
          <w:lang w:val="it-IT"/>
        </w:rPr>
        <w:t xml:space="preserve"> online”, “Mutui.it”, “</w:t>
      </w:r>
      <w:proofErr w:type="spellStart"/>
      <w:r>
        <w:rPr>
          <w:lang w:val="it-IT"/>
        </w:rPr>
        <w:t>Telemutuo</w:t>
      </w:r>
      <w:proofErr w:type="spellEnd"/>
      <w:r>
        <w:rPr>
          <w:lang w:val="it-IT"/>
        </w:rPr>
        <w:t>”, “Mutui si”, “</w:t>
      </w:r>
      <w:proofErr w:type="spellStart"/>
      <w:r>
        <w:rPr>
          <w:lang w:val="it-IT"/>
        </w:rPr>
        <w:t>Mutuisupermarket</w:t>
      </w:r>
      <w:proofErr w:type="spellEnd"/>
      <w:r>
        <w:rPr>
          <w:lang w:val="it-IT"/>
        </w:rPr>
        <w:t>”, “Immobiliare”, “Facebook”, “N/A”</w:t>
      </w:r>
    </w:p>
    <w:p w14:paraId="5F7E8457" w14:textId="77777777" w:rsidR="00F11079" w:rsidRDefault="00F11079" w:rsidP="00F11079">
      <w:pPr>
        <w:pStyle w:val="ListParagraph"/>
        <w:numPr>
          <w:ilvl w:val="2"/>
          <w:numId w:val="24"/>
        </w:numPr>
        <w:ind w:left="2035" w:hanging="357"/>
        <w:rPr>
          <w:lang w:val="it-IT"/>
        </w:rPr>
      </w:pPr>
      <w:r>
        <w:rPr>
          <w:lang w:val="it-IT"/>
        </w:rPr>
        <w:t>Campo 3: “Numero”</w:t>
      </w:r>
    </w:p>
    <w:p w14:paraId="13A7E336" w14:textId="77777777" w:rsidR="00F11079" w:rsidRPr="00BD2D35" w:rsidRDefault="00F11079" w:rsidP="00F11079">
      <w:pPr>
        <w:pStyle w:val="ListParagraph"/>
        <w:numPr>
          <w:ilvl w:val="0"/>
          <w:numId w:val="27"/>
        </w:numPr>
        <w:ind w:left="2755" w:hanging="357"/>
        <w:rPr>
          <w:lang w:val="it-IT"/>
        </w:rPr>
      </w:pPr>
      <w:r>
        <w:rPr>
          <w:lang w:val="it-IT"/>
        </w:rPr>
        <w:t>Valori ammessi: output restituito da sistema composto da anno di apertura della richiesta e numero progressivo</w:t>
      </w:r>
    </w:p>
    <w:p w14:paraId="2AC44DC9" w14:textId="77777777" w:rsidR="00F11079" w:rsidRPr="00F61461" w:rsidRDefault="00F11079" w:rsidP="00F11079">
      <w:pPr>
        <w:pStyle w:val="ListParagraph"/>
        <w:numPr>
          <w:ilvl w:val="2"/>
          <w:numId w:val="24"/>
        </w:numPr>
        <w:ind w:left="2035" w:hanging="357"/>
        <w:rPr>
          <w:lang w:val="it-IT"/>
        </w:rPr>
      </w:pPr>
      <w:r w:rsidRPr="00F61461">
        <w:rPr>
          <w:lang w:val="it-IT"/>
        </w:rPr>
        <w:t>Campo 4: “Stato” della richiesta</w:t>
      </w:r>
    </w:p>
    <w:p w14:paraId="47E8D037" w14:textId="77777777" w:rsidR="00F11079" w:rsidRPr="00BD2D35" w:rsidRDefault="00F11079" w:rsidP="00F11079">
      <w:pPr>
        <w:pStyle w:val="ListParagraph"/>
        <w:numPr>
          <w:ilvl w:val="0"/>
          <w:numId w:val="27"/>
        </w:numPr>
        <w:ind w:left="2755" w:hanging="357"/>
        <w:rPr>
          <w:lang w:val="it-IT"/>
        </w:rPr>
      </w:pPr>
      <w:r>
        <w:rPr>
          <w:lang w:val="it-IT"/>
        </w:rPr>
        <w:t>Valori ammessi: opzioni possibili “Attiva”, “Archiviata”, “Chiusa”</w:t>
      </w:r>
    </w:p>
    <w:p w14:paraId="4988B0A9" w14:textId="77777777" w:rsidR="00F11079" w:rsidRPr="00F61461" w:rsidRDefault="00F11079" w:rsidP="00F11079">
      <w:pPr>
        <w:pStyle w:val="ListParagraph"/>
        <w:numPr>
          <w:ilvl w:val="2"/>
          <w:numId w:val="24"/>
        </w:numPr>
        <w:ind w:left="2035" w:hanging="357"/>
        <w:rPr>
          <w:lang w:val="it-IT"/>
        </w:rPr>
      </w:pPr>
      <w:r w:rsidRPr="00F61461">
        <w:rPr>
          <w:lang w:val="it-IT"/>
        </w:rPr>
        <w:t xml:space="preserve">Campo 5: “Motivo stato” della richiesta </w:t>
      </w:r>
    </w:p>
    <w:p w14:paraId="1BEE25B4" w14:textId="77777777" w:rsidR="00F11079" w:rsidRPr="00BD2D35" w:rsidRDefault="00F11079" w:rsidP="00F11079">
      <w:pPr>
        <w:pStyle w:val="ListParagraph"/>
        <w:numPr>
          <w:ilvl w:val="0"/>
          <w:numId w:val="27"/>
        </w:numPr>
        <w:ind w:left="2755" w:hanging="357"/>
        <w:rPr>
          <w:lang w:val="it-IT"/>
        </w:rPr>
      </w:pPr>
      <w:r>
        <w:rPr>
          <w:lang w:val="it-IT"/>
        </w:rPr>
        <w:t>Valori ammessi: valori generati automaticamente in funzione del Campo 4</w:t>
      </w:r>
    </w:p>
    <w:p w14:paraId="1A2929DC" w14:textId="77777777" w:rsidR="00F11079" w:rsidRPr="00F61461" w:rsidRDefault="00F11079" w:rsidP="00F11079">
      <w:pPr>
        <w:pStyle w:val="ListParagraph"/>
        <w:numPr>
          <w:ilvl w:val="2"/>
          <w:numId w:val="24"/>
        </w:numPr>
        <w:ind w:left="2035" w:hanging="357"/>
        <w:rPr>
          <w:lang w:val="it-IT"/>
        </w:rPr>
      </w:pPr>
      <w:r w:rsidRPr="00F61461">
        <w:rPr>
          <w:lang w:val="it-IT"/>
        </w:rPr>
        <w:t>Campo 6: “Motivazione”</w:t>
      </w:r>
    </w:p>
    <w:p w14:paraId="38378AA1" w14:textId="77777777" w:rsidR="00F11079" w:rsidRDefault="00F11079" w:rsidP="00F11079">
      <w:pPr>
        <w:pStyle w:val="ListParagraph"/>
        <w:numPr>
          <w:ilvl w:val="0"/>
          <w:numId w:val="27"/>
        </w:numPr>
        <w:ind w:left="2755" w:hanging="357"/>
        <w:rPr>
          <w:lang w:val="it-IT"/>
        </w:rPr>
      </w:pPr>
      <w:r>
        <w:rPr>
          <w:lang w:val="it-IT"/>
        </w:rPr>
        <w:t>Valori ammessi: “Posizione non finanziabile”, “Ricevuta su altro canale”, “Altra tipologia di mutuo”, “Concluso con altro istituto”, “Perso immobile”, “Non interessato”, “R/R”, “LTV”, “Solo informativo”, “Problemi personali”, “Nessuno sviluppo”, “Fuori territorialità”, “Richiesta doppia/prova”, “N/A”</w:t>
      </w:r>
    </w:p>
    <w:p w14:paraId="45CE14AF" w14:textId="77777777" w:rsidR="00F11079" w:rsidRPr="004A0E9C" w:rsidRDefault="00F11079" w:rsidP="00F11079">
      <w:pPr>
        <w:pStyle w:val="ListParagraph"/>
        <w:ind w:left="1678"/>
        <w:rPr>
          <w:lang w:val="it-IT"/>
        </w:rPr>
      </w:pPr>
      <w:r>
        <w:rPr>
          <w:lang w:val="it-IT"/>
        </w:rPr>
        <w:t>Campo 7: “Scaduto”</w:t>
      </w:r>
    </w:p>
    <w:p w14:paraId="0DFC6162" w14:textId="77777777" w:rsidR="00F11079" w:rsidRPr="00BD2D35" w:rsidRDefault="00F11079" w:rsidP="00F11079">
      <w:pPr>
        <w:pStyle w:val="ListParagraph"/>
        <w:numPr>
          <w:ilvl w:val="0"/>
          <w:numId w:val="27"/>
        </w:numPr>
        <w:ind w:left="2755" w:hanging="357"/>
        <w:rPr>
          <w:lang w:val="it-IT"/>
        </w:rPr>
      </w:pPr>
      <w:r>
        <w:rPr>
          <w:lang w:val="it-IT"/>
        </w:rPr>
        <w:t>Valori ammessi: “Sì” se trascorsi 90 giorni dalla data di creazione, “No”</w:t>
      </w:r>
    </w:p>
    <w:p w14:paraId="26309DFB" w14:textId="77777777" w:rsidR="00F11079" w:rsidRDefault="00F11079" w:rsidP="00F11079">
      <w:pPr>
        <w:pStyle w:val="ListParagraph"/>
        <w:numPr>
          <w:ilvl w:val="2"/>
          <w:numId w:val="24"/>
        </w:numPr>
        <w:ind w:left="2035" w:hanging="357"/>
        <w:rPr>
          <w:lang w:val="it-IT"/>
        </w:rPr>
      </w:pPr>
      <w:r>
        <w:rPr>
          <w:lang w:val="it-IT"/>
        </w:rPr>
        <w:t xml:space="preserve">Campo 8: “Filiale richiesta” </w:t>
      </w:r>
    </w:p>
    <w:p w14:paraId="3229748F" w14:textId="77777777" w:rsidR="00F11079" w:rsidRPr="00CC2FE3" w:rsidRDefault="00F11079" w:rsidP="00F11079">
      <w:pPr>
        <w:pStyle w:val="ListParagraph"/>
        <w:numPr>
          <w:ilvl w:val="0"/>
          <w:numId w:val="27"/>
        </w:numPr>
        <w:ind w:left="2755" w:hanging="357"/>
        <w:rPr>
          <w:lang w:val="it-IT"/>
        </w:rPr>
      </w:pPr>
      <w:r>
        <w:rPr>
          <w:lang w:val="it-IT"/>
        </w:rPr>
        <w:t xml:space="preserve">Valori ammessi: “Nome” della filiale solo nel caso in cui si tratti di un </w:t>
      </w:r>
      <w:proofErr w:type="spellStart"/>
      <w:r>
        <w:rPr>
          <w:lang w:val="it-IT"/>
        </w:rPr>
        <w:t>prospect</w:t>
      </w:r>
      <w:proofErr w:type="spellEnd"/>
      <w:r>
        <w:rPr>
          <w:lang w:val="it-IT"/>
        </w:rPr>
        <w:t>. Diversamente il campo rimane vuoto</w:t>
      </w:r>
    </w:p>
    <w:p w14:paraId="7B696BA3" w14:textId="77777777" w:rsidR="00F11079" w:rsidRPr="0041443C" w:rsidRDefault="00F11079" w:rsidP="00F11079">
      <w:pPr>
        <w:pStyle w:val="ListParagraph"/>
        <w:numPr>
          <w:ilvl w:val="2"/>
          <w:numId w:val="24"/>
        </w:numPr>
        <w:ind w:left="2035" w:hanging="357"/>
        <w:rPr>
          <w:lang w:val="it-IT"/>
        </w:rPr>
      </w:pPr>
      <w:r w:rsidRPr="0041443C">
        <w:rPr>
          <w:lang w:val="it-IT"/>
        </w:rPr>
        <w:t>Campo 9: “Richiesta Consap”</w:t>
      </w:r>
    </w:p>
    <w:p w14:paraId="16533651" w14:textId="77777777" w:rsidR="00F11079" w:rsidRPr="00CC2FE3" w:rsidRDefault="00F11079" w:rsidP="00F11079">
      <w:pPr>
        <w:pStyle w:val="ListParagraph"/>
        <w:numPr>
          <w:ilvl w:val="0"/>
          <w:numId w:val="27"/>
        </w:numPr>
        <w:ind w:left="2755" w:hanging="357"/>
        <w:rPr>
          <w:lang w:val="it-IT"/>
        </w:rPr>
      </w:pPr>
      <w:r>
        <w:rPr>
          <w:lang w:val="it-IT"/>
        </w:rPr>
        <w:t>Valori ammessi: “Sì” se il mutuo scaturisce da preventivo, “No” in tutti gli altri casi</w:t>
      </w:r>
    </w:p>
    <w:p w14:paraId="11577CB2" w14:textId="77777777" w:rsidR="00F11079" w:rsidRDefault="00F11079" w:rsidP="00F11079">
      <w:pPr>
        <w:pStyle w:val="ListParagraph"/>
        <w:numPr>
          <w:ilvl w:val="2"/>
          <w:numId w:val="24"/>
        </w:numPr>
        <w:ind w:left="2035" w:hanging="357"/>
        <w:rPr>
          <w:lang w:val="it-IT"/>
        </w:rPr>
      </w:pPr>
      <w:r w:rsidRPr="003D7751">
        <w:rPr>
          <w:lang w:val="it-IT"/>
        </w:rPr>
        <w:t>Campo 1</w:t>
      </w:r>
      <w:r>
        <w:rPr>
          <w:lang w:val="it-IT"/>
        </w:rPr>
        <w:t>0</w:t>
      </w:r>
      <w:r w:rsidRPr="003D7751">
        <w:rPr>
          <w:lang w:val="it-IT"/>
        </w:rPr>
        <w:t>:</w:t>
      </w:r>
      <w:r>
        <w:rPr>
          <w:lang w:val="it-IT"/>
        </w:rPr>
        <w:t xml:space="preserve"> “Data di creazione”</w:t>
      </w:r>
    </w:p>
    <w:p w14:paraId="64578623" w14:textId="77777777" w:rsidR="00F11079" w:rsidRPr="00CC2FE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0CC1E5E1" w14:textId="77777777" w:rsidR="00F11079" w:rsidRDefault="00F11079" w:rsidP="00F11079">
      <w:pPr>
        <w:pStyle w:val="ListParagraph"/>
        <w:numPr>
          <w:ilvl w:val="2"/>
          <w:numId w:val="24"/>
        </w:numPr>
        <w:ind w:left="2035" w:hanging="357"/>
        <w:rPr>
          <w:lang w:val="it-IT"/>
        </w:rPr>
      </w:pPr>
      <w:r>
        <w:rPr>
          <w:lang w:val="it-IT"/>
        </w:rPr>
        <w:t>Campo 11: “Data modifica”</w:t>
      </w:r>
    </w:p>
    <w:p w14:paraId="059C9134" w14:textId="77777777" w:rsidR="00F11079" w:rsidRPr="006E1D1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627B2EA9" w14:textId="77777777" w:rsidR="00F11079" w:rsidRDefault="00F11079" w:rsidP="00F11079">
      <w:pPr>
        <w:pStyle w:val="ListParagraph"/>
        <w:numPr>
          <w:ilvl w:val="2"/>
          <w:numId w:val="24"/>
        </w:numPr>
        <w:ind w:left="2035" w:hanging="357"/>
        <w:rPr>
          <w:lang w:val="it-IT"/>
        </w:rPr>
      </w:pPr>
      <w:r>
        <w:rPr>
          <w:lang w:val="it-IT"/>
        </w:rPr>
        <w:t>Campo 12: “Data di inoltro”</w:t>
      </w:r>
    </w:p>
    <w:p w14:paraId="2ABA0122" w14:textId="77777777" w:rsidR="00F11079" w:rsidRPr="006E1D1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3CCA32DE" w14:textId="77777777" w:rsidR="00F11079" w:rsidRDefault="00F11079" w:rsidP="00F11079">
      <w:pPr>
        <w:pStyle w:val="ListParagraph"/>
        <w:numPr>
          <w:ilvl w:val="2"/>
          <w:numId w:val="24"/>
        </w:numPr>
        <w:ind w:left="2035" w:hanging="357"/>
        <w:rPr>
          <w:lang w:val="it-IT"/>
        </w:rPr>
      </w:pPr>
      <w:r>
        <w:rPr>
          <w:lang w:val="it-IT"/>
        </w:rPr>
        <w:t>Campo 13: “Data scadenza”</w:t>
      </w:r>
    </w:p>
    <w:p w14:paraId="340E4D5C" w14:textId="77777777" w:rsidR="00F11079" w:rsidRPr="006E1D1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23BA8CAE" w14:textId="77777777" w:rsidR="00F11079" w:rsidRDefault="00F11079" w:rsidP="00F11079">
      <w:pPr>
        <w:pStyle w:val="ListParagraph"/>
        <w:numPr>
          <w:ilvl w:val="2"/>
          <w:numId w:val="24"/>
        </w:numPr>
        <w:ind w:left="2035" w:hanging="357"/>
        <w:rPr>
          <w:lang w:val="it-IT"/>
        </w:rPr>
      </w:pPr>
      <w:r>
        <w:rPr>
          <w:lang w:val="it-IT"/>
        </w:rPr>
        <w:t>Campo 14: “Stato ricerca immobile”</w:t>
      </w:r>
    </w:p>
    <w:p w14:paraId="46B3A2E9" w14:textId="77777777" w:rsidR="00F11079" w:rsidRDefault="00F11079" w:rsidP="00F11079">
      <w:pPr>
        <w:pStyle w:val="ListParagraph"/>
        <w:numPr>
          <w:ilvl w:val="0"/>
          <w:numId w:val="27"/>
        </w:numPr>
        <w:ind w:left="2755" w:hanging="357"/>
        <w:rPr>
          <w:lang w:val="it-IT"/>
        </w:rPr>
      </w:pPr>
      <w:r>
        <w:rPr>
          <w:lang w:val="it-IT"/>
        </w:rPr>
        <w:t xml:space="preserve">Valori ammessi: opzioni </w:t>
      </w:r>
      <w:proofErr w:type="gramStart"/>
      <w:r>
        <w:rPr>
          <w:lang w:val="it-IT"/>
        </w:rPr>
        <w:t>possibili  “</w:t>
      </w:r>
      <w:proofErr w:type="gramEnd"/>
      <w:r>
        <w:rPr>
          <w:lang w:val="it-IT"/>
        </w:rPr>
        <w:t>Firmato compromesso”, “Immobile già di proprietà”, “Fatta proposta acquisto”, “Individuato immobile”, “Alla ricerca dell’immobile”, “N/A”</w:t>
      </w:r>
    </w:p>
    <w:p w14:paraId="747DAB38" w14:textId="77777777" w:rsidR="00F11079" w:rsidRDefault="00F11079" w:rsidP="00F11079">
      <w:pPr>
        <w:pStyle w:val="ListParagraph"/>
        <w:numPr>
          <w:ilvl w:val="2"/>
          <w:numId w:val="24"/>
        </w:numPr>
        <w:ind w:left="2035" w:hanging="357"/>
        <w:rPr>
          <w:lang w:val="it-IT"/>
        </w:rPr>
      </w:pPr>
      <w:r>
        <w:rPr>
          <w:lang w:val="it-IT"/>
        </w:rPr>
        <w:t>Campo 15: “Finalità della richiesta”</w:t>
      </w:r>
    </w:p>
    <w:p w14:paraId="141E76BC" w14:textId="77777777" w:rsidR="00F11079" w:rsidRPr="006E1D13"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Acquisto”, “Acquisto prima casa”, “Acquisto seconda casa”, “Acquisto asta giudiziaria”, “Acquisto prima casa Consap”, “Surroga”, “Ristrutturazione”, “Altro”, “N/A”</w:t>
      </w:r>
    </w:p>
    <w:p w14:paraId="6FBDD9A5" w14:textId="77777777" w:rsidR="00F11079" w:rsidRDefault="00F11079" w:rsidP="00F11079">
      <w:pPr>
        <w:pStyle w:val="ListParagraph"/>
        <w:numPr>
          <w:ilvl w:val="2"/>
          <w:numId w:val="24"/>
        </w:numPr>
        <w:ind w:left="2035" w:hanging="357"/>
        <w:rPr>
          <w:lang w:val="it-IT"/>
        </w:rPr>
      </w:pPr>
      <w:r>
        <w:rPr>
          <w:lang w:val="it-IT"/>
        </w:rPr>
        <w:t>Campo 16: “Mutuo full Digital”</w:t>
      </w:r>
    </w:p>
    <w:p w14:paraId="6153767E" w14:textId="77777777" w:rsidR="00F11079" w:rsidRDefault="00F11079" w:rsidP="00F11079">
      <w:pPr>
        <w:pStyle w:val="ListParagraph"/>
        <w:numPr>
          <w:ilvl w:val="0"/>
          <w:numId w:val="27"/>
        </w:numPr>
        <w:ind w:left="2755" w:hanging="357"/>
        <w:rPr>
          <w:lang w:val="it-IT"/>
        </w:rPr>
      </w:pPr>
      <w:r>
        <w:rPr>
          <w:lang w:val="it-IT"/>
        </w:rPr>
        <w:t>Valori ammessi: “Sì”, “No”</w:t>
      </w:r>
    </w:p>
    <w:p w14:paraId="59F59ACF" w14:textId="77777777" w:rsidR="00F11079" w:rsidRDefault="00F11079" w:rsidP="00F11079">
      <w:pPr>
        <w:pStyle w:val="ListParagraph"/>
        <w:numPr>
          <w:ilvl w:val="0"/>
          <w:numId w:val="25"/>
        </w:numPr>
        <w:ind w:left="1434" w:hanging="357"/>
        <w:rPr>
          <w:lang w:val="it-IT"/>
        </w:rPr>
      </w:pPr>
      <w:r>
        <w:rPr>
          <w:lang w:val="it-IT"/>
        </w:rPr>
        <w:t>Richieste collegate</w:t>
      </w:r>
    </w:p>
    <w:p w14:paraId="3E40EBA3" w14:textId="77777777" w:rsidR="00F11079" w:rsidRDefault="00F11079" w:rsidP="00F11079">
      <w:pPr>
        <w:pStyle w:val="ListParagraph"/>
        <w:numPr>
          <w:ilvl w:val="2"/>
          <w:numId w:val="24"/>
        </w:numPr>
        <w:ind w:left="2035" w:hanging="357"/>
        <w:rPr>
          <w:lang w:val="it-IT"/>
        </w:rPr>
      </w:pPr>
      <w:r>
        <w:rPr>
          <w:lang w:val="it-IT"/>
        </w:rPr>
        <w:t>Campo 17: “Numero”</w:t>
      </w:r>
    </w:p>
    <w:p w14:paraId="5B9CB065" w14:textId="77777777" w:rsidR="00F11079" w:rsidRPr="006E1D13" w:rsidRDefault="00F11079" w:rsidP="00F11079">
      <w:pPr>
        <w:pStyle w:val="ListParagraph"/>
        <w:numPr>
          <w:ilvl w:val="0"/>
          <w:numId w:val="27"/>
        </w:numPr>
        <w:ind w:left="2755" w:hanging="357"/>
        <w:rPr>
          <w:lang w:val="it-IT"/>
        </w:rPr>
      </w:pPr>
      <w:r>
        <w:rPr>
          <w:lang w:val="it-IT"/>
        </w:rPr>
        <w:t>Valori ammessi: output restituito da sistema composto da anno di apertura della richiesta e numero progressivo</w:t>
      </w:r>
    </w:p>
    <w:p w14:paraId="2527E6EA" w14:textId="77777777" w:rsidR="00F11079" w:rsidRDefault="00F11079" w:rsidP="00F11079">
      <w:pPr>
        <w:pStyle w:val="ListParagraph"/>
        <w:numPr>
          <w:ilvl w:val="2"/>
          <w:numId w:val="24"/>
        </w:numPr>
        <w:ind w:left="2035" w:hanging="357"/>
        <w:rPr>
          <w:lang w:val="it-IT"/>
        </w:rPr>
      </w:pPr>
      <w:r>
        <w:rPr>
          <w:lang w:val="it-IT"/>
        </w:rPr>
        <w:t>Campo 18: “Data creazione”</w:t>
      </w:r>
    </w:p>
    <w:p w14:paraId="06D258C8" w14:textId="77777777" w:rsidR="00F11079" w:rsidRPr="006E1D1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4EA4A5DB" w14:textId="77777777" w:rsidR="00F11079" w:rsidRDefault="00F11079" w:rsidP="00F11079">
      <w:pPr>
        <w:pStyle w:val="ListParagraph"/>
        <w:numPr>
          <w:ilvl w:val="2"/>
          <w:numId w:val="24"/>
        </w:numPr>
        <w:ind w:left="2035" w:hanging="357"/>
        <w:rPr>
          <w:lang w:val="it-IT"/>
        </w:rPr>
      </w:pPr>
      <w:r>
        <w:rPr>
          <w:lang w:val="it-IT"/>
        </w:rPr>
        <w:t>Campo 19: “Data modifica”</w:t>
      </w:r>
    </w:p>
    <w:p w14:paraId="1D7B9B0D" w14:textId="77777777" w:rsidR="00F11079" w:rsidRPr="006E1D1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29F8090E" w14:textId="77777777" w:rsidR="00F11079" w:rsidRPr="001A600A" w:rsidRDefault="00F11079" w:rsidP="00F11079">
      <w:pPr>
        <w:pStyle w:val="ListParagraph"/>
        <w:numPr>
          <w:ilvl w:val="2"/>
          <w:numId w:val="24"/>
        </w:numPr>
        <w:ind w:left="2035" w:hanging="357"/>
        <w:rPr>
          <w:lang w:val="it-IT"/>
        </w:rPr>
      </w:pPr>
      <w:r w:rsidRPr="001A600A">
        <w:rPr>
          <w:lang w:val="it-IT"/>
        </w:rPr>
        <w:t>Campo 20: “Primo richiedente NDG”</w:t>
      </w:r>
    </w:p>
    <w:p w14:paraId="2B8034EE" w14:textId="77777777" w:rsidR="00F11079" w:rsidRPr="001A600A" w:rsidRDefault="00F11079" w:rsidP="00F11079">
      <w:pPr>
        <w:pStyle w:val="ListParagraph"/>
        <w:numPr>
          <w:ilvl w:val="0"/>
          <w:numId w:val="27"/>
        </w:numPr>
        <w:ind w:left="2755" w:hanging="357"/>
        <w:rPr>
          <w:lang w:val="it-IT"/>
        </w:rPr>
      </w:pPr>
      <w:r w:rsidRPr="001A600A">
        <w:rPr>
          <w:lang w:val="it-IT"/>
        </w:rPr>
        <w:t xml:space="preserve">Valori </w:t>
      </w:r>
      <w:proofErr w:type="gramStart"/>
      <w:r w:rsidRPr="001A600A">
        <w:rPr>
          <w:lang w:val="it-IT"/>
        </w:rPr>
        <w:t xml:space="preserve">ammessi: </w:t>
      </w:r>
      <w:r>
        <w:rPr>
          <w:lang w:val="it-IT"/>
        </w:rPr>
        <w:t xml:space="preserve"> “</w:t>
      </w:r>
      <w:proofErr w:type="gramEnd"/>
      <w:r>
        <w:rPr>
          <w:lang w:val="it-IT"/>
        </w:rPr>
        <w:t>NDG”</w:t>
      </w:r>
      <w:r w:rsidRPr="007741E6">
        <w:rPr>
          <w:lang w:val="it-IT"/>
        </w:rPr>
        <w:t xml:space="preserve"> </w:t>
      </w:r>
      <w:r w:rsidRPr="001A600A">
        <w:rPr>
          <w:lang w:val="it-IT"/>
        </w:rPr>
        <w:t>del primo richiedente</w:t>
      </w:r>
    </w:p>
    <w:p w14:paraId="707B55F1" w14:textId="77777777" w:rsidR="00F11079" w:rsidRPr="001A600A" w:rsidRDefault="00F11079" w:rsidP="00F11079">
      <w:pPr>
        <w:pStyle w:val="ListParagraph"/>
        <w:numPr>
          <w:ilvl w:val="2"/>
          <w:numId w:val="24"/>
        </w:numPr>
        <w:ind w:left="2035" w:hanging="357"/>
        <w:rPr>
          <w:lang w:val="it-IT"/>
        </w:rPr>
      </w:pPr>
      <w:r w:rsidRPr="001A600A">
        <w:rPr>
          <w:lang w:val="it-IT"/>
        </w:rPr>
        <w:t xml:space="preserve">Campo 21: “Primo richiedente </w:t>
      </w:r>
      <w:proofErr w:type="spellStart"/>
      <w:r w:rsidRPr="001A600A">
        <w:rPr>
          <w:lang w:val="it-IT"/>
        </w:rPr>
        <w:t>Prospect</w:t>
      </w:r>
      <w:proofErr w:type="spellEnd"/>
      <w:r w:rsidRPr="001A600A">
        <w:rPr>
          <w:lang w:val="it-IT"/>
        </w:rPr>
        <w:t>”</w:t>
      </w:r>
    </w:p>
    <w:p w14:paraId="469CE354" w14:textId="77777777" w:rsidR="00F11079" w:rsidRPr="001A600A" w:rsidRDefault="00F11079" w:rsidP="00F11079">
      <w:pPr>
        <w:pStyle w:val="ListParagraph"/>
        <w:numPr>
          <w:ilvl w:val="0"/>
          <w:numId w:val="27"/>
        </w:numPr>
        <w:ind w:left="2755" w:hanging="357"/>
        <w:rPr>
          <w:lang w:val="it-IT"/>
        </w:rPr>
      </w:pPr>
      <w:r w:rsidRPr="001A600A">
        <w:rPr>
          <w:lang w:val="it-IT"/>
        </w:rPr>
        <w:t xml:space="preserve">Valori </w:t>
      </w:r>
      <w:proofErr w:type="gramStart"/>
      <w:r w:rsidRPr="001A600A">
        <w:rPr>
          <w:lang w:val="it-IT"/>
        </w:rPr>
        <w:t xml:space="preserve">ammessi: </w:t>
      </w:r>
      <w:r>
        <w:rPr>
          <w:lang w:val="it-IT"/>
        </w:rPr>
        <w:t xml:space="preserve"> NDG</w:t>
      </w:r>
      <w:proofErr w:type="gramEnd"/>
      <w:r w:rsidRPr="001A600A">
        <w:rPr>
          <w:lang w:val="it-IT"/>
        </w:rPr>
        <w:t xml:space="preserve"> del primo richiedente </w:t>
      </w:r>
      <w:proofErr w:type="spellStart"/>
      <w:r w:rsidRPr="001A600A">
        <w:rPr>
          <w:lang w:val="it-IT"/>
        </w:rPr>
        <w:t>Prospect</w:t>
      </w:r>
      <w:proofErr w:type="spellEnd"/>
    </w:p>
    <w:p w14:paraId="0BC9F332" w14:textId="77777777" w:rsidR="00F11079" w:rsidRPr="001A600A" w:rsidRDefault="00F11079" w:rsidP="00F11079">
      <w:pPr>
        <w:pStyle w:val="ListParagraph"/>
        <w:numPr>
          <w:ilvl w:val="2"/>
          <w:numId w:val="24"/>
        </w:numPr>
        <w:ind w:left="2035" w:hanging="357"/>
        <w:rPr>
          <w:lang w:val="it-IT"/>
        </w:rPr>
      </w:pPr>
      <w:r w:rsidRPr="001A600A">
        <w:rPr>
          <w:lang w:val="it-IT"/>
        </w:rPr>
        <w:t>Campo 22: “Secondo richiedente NDG”</w:t>
      </w:r>
    </w:p>
    <w:p w14:paraId="5D838B4C" w14:textId="77777777" w:rsidR="00F11079" w:rsidRPr="001A600A" w:rsidRDefault="00F11079" w:rsidP="00F11079">
      <w:pPr>
        <w:pStyle w:val="ListParagraph"/>
        <w:numPr>
          <w:ilvl w:val="0"/>
          <w:numId w:val="27"/>
        </w:numPr>
        <w:ind w:left="2755" w:hanging="357"/>
        <w:rPr>
          <w:lang w:val="it-IT"/>
        </w:rPr>
      </w:pPr>
      <w:r w:rsidRPr="001A600A">
        <w:rPr>
          <w:lang w:val="it-IT"/>
        </w:rPr>
        <w:t xml:space="preserve">Valori </w:t>
      </w:r>
      <w:proofErr w:type="gramStart"/>
      <w:r w:rsidRPr="001A600A">
        <w:rPr>
          <w:lang w:val="it-IT"/>
        </w:rPr>
        <w:t xml:space="preserve">ammessi: </w:t>
      </w:r>
      <w:r>
        <w:rPr>
          <w:lang w:val="it-IT"/>
        </w:rPr>
        <w:t xml:space="preserve"> “</w:t>
      </w:r>
      <w:proofErr w:type="gramEnd"/>
      <w:r>
        <w:rPr>
          <w:lang w:val="it-IT"/>
        </w:rPr>
        <w:t xml:space="preserve">NDG” </w:t>
      </w:r>
      <w:r w:rsidRPr="001A600A">
        <w:rPr>
          <w:lang w:val="it-IT"/>
        </w:rPr>
        <w:t xml:space="preserve">del secondo richiedente </w:t>
      </w:r>
    </w:p>
    <w:p w14:paraId="1A83BD0D" w14:textId="77777777" w:rsidR="00F11079" w:rsidRPr="001A600A" w:rsidRDefault="00F11079" w:rsidP="00F11079">
      <w:pPr>
        <w:pStyle w:val="ListParagraph"/>
        <w:numPr>
          <w:ilvl w:val="2"/>
          <w:numId w:val="24"/>
        </w:numPr>
        <w:ind w:left="2035" w:hanging="357"/>
        <w:rPr>
          <w:lang w:val="it-IT"/>
        </w:rPr>
      </w:pPr>
      <w:r w:rsidRPr="001A600A">
        <w:rPr>
          <w:lang w:val="it-IT"/>
        </w:rPr>
        <w:t xml:space="preserve">Campo 23: “Secondo richiedente </w:t>
      </w:r>
      <w:proofErr w:type="spellStart"/>
      <w:r w:rsidRPr="001A600A">
        <w:rPr>
          <w:lang w:val="it-IT"/>
        </w:rPr>
        <w:t>Prospect</w:t>
      </w:r>
      <w:proofErr w:type="spellEnd"/>
      <w:r w:rsidRPr="001A600A">
        <w:rPr>
          <w:lang w:val="it-IT"/>
        </w:rPr>
        <w:t>”</w:t>
      </w:r>
    </w:p>
    <w:p w14:paraId="4AF8586A" w14:textId="77777777" w:rsidR="00F11079" w:rsidRPr="001A600A" w:rsidRDefault="00F11079" w:rsidP="00F11079">
      <w:pPr>
        <w:pStyle w:val="ListParagraph"/>
        <w:numPr>
          <w:ilvl w:val="0"/>
          <w:numId w:val="27"/>
        </w:numPr>
        <w:ind w:left="2755" w:hanging="357"/>
        <w:rPr>
          <w:lang w:val="it-IT"/>
        </w:rPr>
      </w:pPr>
      <w:r w:rsidRPr="001A600A">
        <w:rPr>
          <w:lang w:val="it-IT"/>
        </w:rPr>
        <w:t xml:space="preserve">Valori </w:t>
      </w:r>
      <w:proofErr w:type="gramStart"/>
      <w:r w:rsidRPr="001A600A">
        <w:rPr>
          <w:lang w:val="it-IT"/>
        </w:rPr>
        <w:t xml:space="preserve">ammessi: </w:t>
      </w:r>
      <w:r>
        <w:rPr>
          <w:lang w:val="it-IT"/>
        </w:rPr>
        <w:t xml:space="preserve"> “</w:t>
      </w:r>
      <w:proofErr w:type="spellStart"/>
      <w:r>
        <w:rPr>
          <w:lang w:val="it-IT"/>
        </w:rPr>
        <w:t>NDG”</w:t>
      </w:r>
      <w:r w:rsidRPr="001A600A">
        <w:rPr>
          <w:lang w:val="it-IT"/>
        </w:rPr>
        <w:t>del</w:t>
      </w:r>
      <w:proofErr w:type="spellEnd"/>
      <w:proofErr w:type="gramEnd"/>
      <w:r w:rsidRPr="001A600A">
        <w:rPr>
          <w:lang w:val="it-IT"/>
        </w:rPr>
        <w:t xml:space="preserve"> secondo richiedente </w:t>
      </w:r>
      <w:proofErr w:type="spellStart"/>
      <w:r w:rsidRPr="001A600A">
        <w:rPr>
          <w:lang w:val="it-IT"/>
        </w:rPr>
        <w:t>Prospect</w:t>
      </w:r>
      <w:proofErr w:type="spellEnd"/>
    </w:p>
    <w:p w14:paraId="3464B94B" w14:textId="77777777" w:rsidR="00F11079" w:rsidRDefault="00F11079" w:rsidP="00F11079">
      <w:pPr>
        <w:pStyle w:val="ListParagraph"/>
        <w:numPr>
          <w:ilvl w:val="2"/>
          <w:numId w:val="24"/>
        </w:numPr>
        <w:ind w:left="2035" w:hanging="357"/>
        <w:rPr>
          <w:lang w:val="it-IT"/>
        </w:rPr>
      </w:pPr>
      <w:r>
        <w:rPr>
          <w:lang w:val="it-IT"/>
        </w:rPr>
        <w:t>Campo 24: “Motivo Stato”</w:t>
      </w:r>
    </w:p>
    <w:p w14:paraId="17254379" w14:textId="77777777" w:rsidR="00F11079" w:rsidRPr="00BD2D35" w:rsidRDefault="00F11079" w:rsidP="00F11079">
      <w:pPr>
        <w:pStyle w:val="ListParagraph"/>
        <w:numPr>
          <w:ilvl w:val="0"/>
          <w:numId w:val="27"/>
        </w:numPr>
        <w:ind w:left="2755" w:hanging="357"/>
        <w:rPr>
          <w:lang w:val="it-IT"/>
        </w:rPr>
      </w:pPr>
      <w:r>
        <w:rPr>
          <w:lang w:val="it-IT"/>
        </w:rPr>
        <w:t xml:space="preserve">Valori ammessi: opzioni </w:t>
      </w:r>
      <w:proofErr w:type="gramStart"/>
      <w:r>
        <w:rPr>
          <w:lang w:val="it-IT"/>
        </w:rPr>
        <w:t xml:space="preserve">possibili </w:t>
      </w:r>
      <w:r w:rsidRPr="006552DF">
        <w:rPr>
          <w:lang w:val="it-IT"/>
        </w:rPr>
        <w:t xml:space="preserve"> </w:t>
      </w:r>
      <w:r>
        <w:rPr>
          <w:lang w:val="it-IT"/>
        </w:rPr>
        <w:t>valori</w:t>
      </w:r>
      <w:proofErr w:type="gramEnd"/>
      <w:r>
        <w:rPr>
          <w:lang w:val="it-IT"/>
        </w:rPr>
        <w:t xml:space="preserve"> generati automaticamente in funzione del Campo 4</w:t>
      </w:r>
    </w:p>
    <w:p w14:paraId="0B9A288A" w14:textId="77777777" w:rsidR="00F11079" w:rsidRPr="006E1D13" w:rsidRDefault="00F11079" w:rsidP="00F11079">
      <w:pPr>
        <w:pStyle w:val="ListParagraph"/>
        <w:ind w:left="2755"/>
        <w:rPr>
          <w:lang w:val="it-IT"/>
        </w:rPr>
      </w:pPr>
    </w:p>
    <w:p w14:paraId="3411F6B9" w14:textId="77777777" w:rsidR="00F11079" w:rsidRPr="00473528" w:rsidRDefault="00F11079" w:rsidP="00F11079">
      <w:pPr>
        <w:pStyle w:val="ListParagraph"/>
        <w:numPr>
          <w:ilvl w:val="2"/>
          <w:numId w:val="24"/>
        </w:numPr>
        <w:ind w:left="2035" w:hanging="357"/>
        <w:rPr>
          <w:lang w:val="it-IT"/>
        </w:rPr>
      </w:pPr>
      <w:r>
        <w:rPr>
          <w:lang w:val="it-IT"/>
        </w:rPr>
        <w:t xml:space="preserve">Campo 25: </w:t>
      </w:r>
      <w:r w:rsidRPr="00473528">
        <w:rPr>
          <w:lang w:val="it-IT"/>
        </w:rPr>
        <w:t>“Canale lead mutui”</w:t>
      </w:r>
    </w:p>
    <w:p w14:paraId="3032E0B7" w14:textId="77777777" w:rsidR="00F11079" w:rsidRPr="00473528" w:rsidRDefault="00F11079" w:rsidP="00F11079">
      <w:pPr>
        <w:pStyle w:val="ListParagraph"/>
        <w:numPr>
          <w:ilvl w:val="0"/>
          <w:numId w:val="27"/>
        </w:numPr>
        <w:ind w:left="2755" w:hanging="357"/>
        <w:rPr>
          <w:lang w:val="it-IT"/>
        </w:rPr>
      </w:pPr>
      <w:r w:rsidRPr="00473528">
        <w:rPr>
          <w:lang w:val="it-IT"/>
        </w:rPr>
        <w:t>Valori ammessi:</w:t>
      </w:r>
      <w:r>
        <w:rPr>
          <w:lang w:val="it-IT"/>
        </w:rPr>
        <w:t xml:space="preserve"> “Mutuo adesso”, “Mutuo adesso_ Lead breve”, </w:t>
      </w:r>
      <w:proofErr w:type="gramStart"/>
      <w:r>
        <w:rPr>
          <w:lang w:val="it-IT"/>
        </w:rPr>
        <w:t>“ Mutui</w:t>
      </w:r>
      <w:proofErr w:type="gramEnd"/>
      <w:r>
        <w:rPr>
          <w:lang w:val="it-IT"/>
        </w:rPr>
        <w:t xml:space="preserve"> online”, “Mutui.it”, “</w:t>
      </w:r>
      <w:proofErr w:type="spellStart"/>
      <w:r>
        <w:rPr>
          <w:lang w:val="it-IT"/>
        </w:rPr>
        <w:t>Telemutuo</w:t>
      </w:r>
      <w:proofErr w:type="spellEnd"/>
      <w:r>
        <w:rPr>
          <w:lang w:val="it-IT"/>
        </w:rPr>
        <w:t>”, “Mutui si”, “</w:t>
      </w:r>
      <w:proofErr w:type="spellStart"/>
      <w:r>
        <w:rPr>
          <w:lang w:val="it-IT"/>
        </w:rPr>
        <w:t>Mutuisupermarket</w:t>
      </w:r>
      <w:proofErr w:type="spellEnd"/>
      <w:r>
        <w:rPr>
          <w:lang w:val="it-IT"/>
        </w:rPr>
        <w:t>”, “Immobiliare”, “Facebook”, “N/A”</w:t>
      </w:r>
    </w:p>
    <w:p w14:paraId="2AE3873A" w14:textId="77777777" w:rsidR="00F11079" w:rsidRPr="00473528" w:rsidRDefault="00F11079" w:rsidP="00F11079">
      <w:pPr>
        <w:pStyle w:val="ListParagraph"/>
        <w:numPr>
          <w:ilvl w:val="2"/>
          <w:numId w:val="24"/>
        </w:numPr>
        <w:ind w:left="2035" w:hanging="357"/>
        <w:rPr>
          <w:lang w:val="it-IT"/>
        </w:rPr>
      </w:pPr>
      <w:r w:rsidRPr="00473528">
        <w:rPr>
          <w:lang w:val="it-IT"/>
        </w:rPr>
        <w:t>Campo 26: “</w:t>
      </w:r>
      <w:commentRangeStart w:id="983"/>
      <w:commentRangeStart w:id="984"/>
      <w:r w:rsidRPr="00473528">
        <w:rPr>
          <w:lang w:val="it-IT"/>
        </w:rPr>
        <w:t>Proprietario</w:t>
      </w:r>
      <w:commentRangeEnd w:id="983"/>
      <w:r w:rsidR="00AD059C" w:rsidRPr="00473528">
        <w:rPr>
          <w:rStyle w:val="CommentReference"/>
          <w:sz w:val="24"/>
          <w:szCs w:val="22"/>
          <w:lang w:val="it-IT"/>
        </w:rPr>
        <w:commentReference w:id="983"/>
      </w:r>
      <w:commentRangeEnd w:id="984"/>
      <w:r w:rsidRPr="00473528">
        <w:rPr>
          <w:rStyle w:val="CommentReference"/>
          <w:sz w:val="24"/>
          <w:szCs w:val="22"/>
          <w:lang w:val="it-IT"/>
        </w:rPr>
        <w:commentReference w:id="984"/>
      </w:r>
      <w:r w:rsidRPr="00473528">
        <w:rPr>
          <w:lang w:val="it-IT"/>
        </w:rPr>
        <w:t>”</w:t>
      </w:r>
    </w:p>
    <w:p w14:paraId="75C77F21" w14:textId="35416177" w:rsidR="00F11079" w:rsidRPr="00BB5ED5" w:rsidRDefault="00F11079" w:rsidP="00F11079">
      <w:pPr>
        <w:pStyle w:val="ListParagraph"/>
        <w:numPr>
          <w:ilvl w:val="0"/>
          <w:numId w:val="27"/>
        </w:numPr>
        <w:ind w:left="2755" w:hanging="357"/>
        <w:rPr>
          <w:strike/>
          <w:lang w:val="it-IT"/>
        </w:rPr>
      </w:pPr>
      <w:r w:rsidRPr="00473528">
        <w:rPr>
          <w:lang w:val="it-IT"/>
        </w:rPr>
        <w:t xml:space="preserve">Valori ammessi: “Nome” </w:t>
      </w:r>
      <w:r w:rsidRPr="007741E6">
        <w:rPr>
          <w:lang w:val="it-IT"/>
        </w:rPr>
        <w:t xml:space="preserve">e “Cognome” </w:t>
      </w:r>
      <w:r w:rsidR="009B6F81">
        <w:rPr>
          <w:lang w:val="it-IT"/>
        </w:rPr>
        <w:t xml:space="preserve">dello specialista </w:t>
      </w:r>
      <w:r w:rsidR="007D66EF">
        <w:rPr>
          <w:lang w:val="it-IT"/>
        </w:rPr>
        <w:t>che ha in carico il lead</w:t>
      </w:r>
    </w:p>
    <w:p w14:paraId="016504A3" w14:textId="77777777" w:rsidR="00F11079" w:rsidRDefault="00F11079" w:rsidP="00F11079">
      <w:pPr>
        <w:pStyle w:val="ListParagraph"/>
        <w:numPr>
          <w:ilvl w:val="0"/>
          <w:numId w:val="25"/>
        </w:numPr>
        <w:ind w:left="1434" w:hanging="357"/>
        <w:rPr>
          <w:lang w:val="it-IT"/>
        </w:rPr>
      </w:pPr>
      <w:r>
        <w:rPr>
          <w:lang w:val="it-IT"/>
        </w:rPr>
        <w:t>Riferimenti Primo richiedente</w:t>
      </w:r>
    </w:p>
    <w:p w14:paraId="1B6F8735" w14:textId="77777777" w:rsidR="00F11079" w:rsidRDefault="00F11079" w:rsidP="00F11079">
      <w:pPr>
        <w:pStyle w:val="ListParagraph"/>
        <w:numPr>
          <w:ilvl w:val="2"/>
          <w:numId w:val="24"/>
        </w:numPr>
        <w:ind w:left="2035" w:hanging="357"/>
        <w:rPr>
          <w:lang w:val="it-IT"/>
        </w:rPr>
      </w:pPr>
      <w:r>
        <w:rPr>
          <w:lang w:val="it-IT"/>
        </w:rPr>
        <w:t>Campo 27: “NDG” del primo richiedente</w:t>
      </w:r>
    </w:p>
    <w:p w14:paraId="20A2B341" w14:textId="77777777" w:rsidR="00F11079" w:rsidRPr="006E1D13" w:rsidRDefault="00F11079" w:rsidP="00F11079">
      <w:pPr>
        <w:pStyle w:val="ListParagraph"/>
        <w:numPr>
          <w:ilvl w:val="0"/>
          <w:numId w:val="27"/>
        </w:numPr>
        <w:ind w:left="2755" w:hanging="357"/>
        <w:rPr>
          <w:lang w:val="it-IT"/>
        </w:rPr>
      </w:pPr>
      <w:r>
        <w:rPr>
          <w:lang w:val="it-IT"/>
        </w:rPr>
        <w:t>Valori ammessi: output da sistema con “NDG” del cliente richiedente</w:t>
      </w:r>
    </w:p>
    <w:p w14:paraId="1CC39008" w14:textId="77777777" w:rsidR="00F11079" w:rsidRDefault="00F11079" w:rsidP="00F11079">
      <w:pPr>
        <w:pStyle w:val="ListParagraph"/>
        <w:numPr>
          <w:ilvl w:val="2"/>
          <w:numId w:val="24"/>
        </w:numPr>
        <w:ind w:left="2035" w:hanging="357"/>
        <w:rPr>
          <w:lang w:val="it-IT"/>
        </w:rPr>
      </w:pPr>
      <w:r>
        <w:rPr>
          <w:lang w:val="it-IT"/>
        </w:rPr>
        <w:t>Campo 28: “Gestore”</w:t>
      </w:r>
    </w:p>
    <w:p w14:paraId="157942B6" w14:textId="77777777" w:rsidR="00F11079" w:rsidRPr="006E1D13" w:rsidRDefault="00F11079" w:rsidP="00F11079">
      <w:pPr>
        <w:pStyle w:val="ListParagraph"/>
        <w:numPr>
          <w:ilvl w:val="0"/>
          <w:numId w:val="27"/>
        </w:numPr>
        <w:ind w:left="2755" w:hanging="357"/>
        <w:rPr>
          <w:lang w:val="it-IT"/>
        </w:rPr>
      </w:pPr>
      <w:r>
        <w:rPr>
          <w:lang w:val="it-IT"/>
        </w:rPr>
        <w:t>Valori ammessi: “Nome” e “Cognome” del gestore che ha in carico la richiesta</w:t>
      </w:r>
    </w:p>
    <w:p w14:paraId="6800F9FF" w14:textId="77777777" w:rsidR="00F11079" w:rsidRDefault="00F11079" w:rsidP="00F11079">
      <w:pPr>
        <w:pStyle w:val="ListParagraph"/>
        <w:numPr>
          <w:ilvl w:val="2"/>
          <w:numId w:val="24"/>
        </w:numPr>
        <w:ind w:left="2035" w:hanging="357"/>
        <w:rPr>
          <w:lang w:val="it-IT"/>
        </w:rPr>
      </w:pPr>
      <w:r>
        <w:rPr>
          <w:lang w:val="it-IT"/>
        </w:rPr>
        <w:t>Campo 29: “Incagli”</w:t>
      </w:r>
    </w:p>
    <w:p w14:paraId="0883A4D6" w14:textId="77777777" w:rsidR="00F11079" w:rsidRDefault="00F11079" w:rsidP="00F11079">
      <w:pPr>
        <w:pStyle w:val="ListParagraph"/>
        <w:numPr>
          <w:ilvl w:val="0"/>
          <w:numId w:val="27"/>
        </w:numPr>
        <w:ind w:left="2755" w:hanging="357"/>
        <w:rPr>
          <w:lang w:val="it-IT"/>
        </w:rPr>
      </w:pPr>
      <w:r>
        <w:rPr>
          <w:lang w:val="it-IT"/>
        </w:rPr>
        <w:t>Valori ammessi: “Sì”, “No”</w:t>
      </w:r>
    </w:p>
    <w:p w14:paraId="3D5764D5" w14:textId="77777777" w:rsidR="00F11079" w:rsidRDefault="00F11079" w:rsidP="00F11079">
      <w:pPr>
        <w:pStyle w:val="ListParagraph"/>
        <w:numPr>
          <w:ilvl w:val="2"/>
          <w:numId w:val="24"/>
        </w:numPr>
        <w:ind w:left="2035" w:hanging="357"/>
        <w:rPr>
          <w:lang w:val="it-IT"/>
        </w:rPr>
      </w:pPr>
      <w:r>
        <w:rPr>
          <w:lang w:val="it-IT"/>
        </w:rPr>
        <w:t xml:space="preserve">Campo 30: “Data inizio incagli” </w:t>
      </w:r>
    </w:p>
    <w:p w14:paraId="5CC416F8" w14:textId="77777777" w:rsidR="00F11079" w:rsidRPr="00BE22D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69B20EE5" w14:textId="77777777" w:rsidR="00F11079" w:rsidRDefault="00F11079" w:rsidP="00F11079">
      <w:pPr>
        <w:pStyle w:val="ListParagraph"/>
        <w:numPr>
          <w:ilvl w:val="2"/>
          <w:numId w:val="24"/>
        </w:numPr>
        <w:ind w:left="2035" w:hanging="357"/>
        <w:rPr>
          <w:lang w:val="it-IT"/>
        </w:rPr>
      </w:pPr>
      <w:r>
        <w:rPr>
          <w:lang w:val="it-IT"/>
        </w:rPr>
        <w:t>Campo 31: “Data fine incagli”</w:t>
      </w:r>
    </w:p>
    <w:p w14:paraId="6EF2491F" w14:textId="77777777" w:rsidR="00F11079" w:rsidRPr="00BE22D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5FEC139C" w14:textId="77777777" w:rsidR="00F11079" w:rsidRDefault="00F11079" w:rsidP="00F11079">
      <w:pPr>
        <w:pStyle w:val="ListParagraph"/>
        <w:numPr>
          <w:ilvl w:val="2"/>
          <w:numId w:val="24"/>
        </w:numPr>
        <w:ind w:left="2035" w:hanging="357"/>
        <w:rPr>
          <w:lang w:val="it-IT"/>
        </w:rPr>
      </w:pPr>
      <w:r>
        <w:rPr>
          <w:lang w:val="it-IT"/>
        </w:rPr>
        <w:t>Campo 32: “Sofferenze”</w:t>
      </w:r>
    </w:p>
    <w:p w14:paraId="7EB9307E" w14:textId="77777777" w:rsidR="00F11079" w:rsidRPr="00BE22D3" w:rsidRDefault="00F11079" w:rsidP="00F11079">
      <w:pPr>
        <w:pStyle w:val="ListParagraph"/>
        <w:numPr>
          <w:ilvl w:val="0"/>
          <w:numId w:val="27"/>
        </w:numPr>
        <w:ind w:left="2755" w:hanging="357"/>
        <w:rPr>
          <w:lang w:val="it-IT"/>
        </w:rPr>
      </w:pPr>
      <w:r>
        <w:rPr>
          <w:lang w:val="it-IT"/>
        </w:rPr>
        <w:t>Valori ammessi: “Sì”, “No”</w:t>
      </w:r>
    </w:p>
    <w:p w14:paraId="21865666" w14:textId="77777777" w:rsidR="00F11079" w:rsidRDefault="00F11079" w:rsidP="00F11079">
      <w:pPr>
        <w:pStyle w:val="ListParagraph"/>
        <w:numPr>
          <w:ilvl w:val="2"/>
          <w:numId w:val="24"/>
        </w:numPr>
        <w:ind w:left="2035" w:hanging="357"/>
        <w:rPr>
          <w:lang w:val="it-IT"/>
        </w:rPr>
      </w:pPr>
      <w:r>
        <w:rPr>
          <w:lang w:val="it-IT"/>
        </w:rPr>
        <w:t>Campo 33: “Data inizio sofferenze”</w:t>
      </w:r>
    </w:p>
    <w:p w14:paraId="39AD4E03" w14:textId="77777777" w:rsidR="00F11079" w:rsidRPr="00BE22D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4896A374" w14:textId="77777777" w:rsidR="00F11079" w:rsidRDefault="00F11079" w:rsidP="00F11079">
      <w:pPr>
        <w:pStyle w:val="ListParagraph"/>
        <w:numPr>
          <w:ilvl w:val="2"/>
          <w:numId w:val="24"/>
        </w:numPr>
        <w:ind w:left="2035" w:hanging="357"/>
        <w:rPr>
          <w:lang w:val="it-IT"/>
        </w:rPr>
      </w:pPr>
      <w:r>
        <w:rPr>
          <w:lang w:val="it-IT"/>
        </w:rPr>
        <w:t>Campo 34: “Data fine sofferenze”</w:t>
      </w:r>
    </w:p>
    <w:p w14:paraId="5609753A" w14:textId="77777777" w:rsidR="00F11079" w:rsidRPr="00BE22D3" w:rsidRDefault="00F11079" w:rsidP="00F11079">
      <w:pPr>
        <w:pStyle w:val="ListParagraph"/>
        <w:numPr>
          <w:ilvl w:val="0"/>
          <w:numId w:val="27"/>
        </w:numPr>
        <w:ind w:left="2755" w:hanging="357"/>
        <w:rPr>
          <w:lang w:val="it-IT"/>
        </w:rPr>
      </w:pPr>
      <w:r>
        <w:rPr>
          <w:lang w:val="it-IT"/>
        </w:rPr>
        <w:t xml:space="preserve">Valori ammessi: </w:t>
      </w:r>
      <w:r w:rsidRPr="00F35273">
        <w:rPr>
          <w:lang w:val="it-IT"/>
        </w:rPr>
        <w:t>dat</w:t>
      </w:r>
      <w:r>
        <w:rPr>
          <w:lang w:val="it-IT"/>
        </w:rPr>
        <w:t>a</w:t>
      </w:r>
      <w:r w:rsidRPr="00F35273">
        <w:rPr>
          <w:lang w:val="it-IT"/>
        </w:rPr>
        <w:t xml:space="preserve"> in formato </w:t>
      </w:r>
      <w:proofErr w:type="spellStart"/>
      <w:r w:rsidRPr="00F35273">
        <w:rPr>
          <w:lang w:val="it-IT"/>
        </w:rPr>
        <w:t>dd</w:t>
      </w:r>
      <w:proofErr w:type="spellEnd"/>
      <w:r w:rsidRPr="00F35273">
        <w:rPr>
          <w:lang w:val="it-IT"/>
        </w:rPr>
        <w:t>/</w:t>
      </w:r>
      <w:r>
        <w:rPr>
          <w:lang w:val="it-IT"/>
        </w:rPr>
        <w:t>mm</w:t>
      </w:r>
      <w:r w:rsidRPr="00F35273">
        <w:rPr>
          <w:lang w:val="it-IT"/>
        </w:rPr>
        <w:t>/</w:t>
      </w:r>
      <w:proofErr w:type="spellStart"/>
      <w:r w:rsidRPr="00F35273">
        <w:rPr>
          <w:lang w:val="it-IT"/>
        </w:rPr>
        <w:t>yyyy</w:t>
      </w:r>
      <w:proofErr w:type="spellEnd"/>
    </w:p>
    <w:p w14:paraId="43E314FA" w14:textId="77777777" w:rsidR="00F11079" w:rsidRPr="00F54F69" w:rsidRDefault="00F11079" w:rsidP="00F11079">
      <w:pPr>
        <w:pStyle w:val="ListParagraph"/>
        <w:numPr>
          <w:ilvl w:val="2"/>
          <w:numId w:val="24"/>
        </w:numPr>
        <w:ind w:left="2035" w:hanging="357"/>
        <w:rPr>
          <w:lang w:val="it-IT"/>
        </w:rPr>
      </w:pPr>
      <w:r w:rsidRPr="00F54F69">
        <w:rPr>
          <w:lang w:val="it-IT"/>
        </w:rPr>
        <w:t xml:space="preserve">Campo 35: “Già cliente banca </w:t>
      </w:r>
      <w:proofErr w:type="spellStart"/>
      <w:r w:rsidRPr="00F54F69">
        <w:rPr>
          <w:lang w:val="it-IT"/>
        </w:rPr>
        <w:t>pres</w:t>
      </w:r>
      <w:proofErr w:type="spellEnd"/>
      <w:r w:rsidRPr="00F54F69">
        <w:rPr>
          <w:lang w:val="it-IT"/>
        </w:rPr>
        <w:t>”</w:t>
      </w:r>
    </w:p>
    <w:p w14:paraId="79A88BAA" w14:textId="77777777" w:rsidR="00F11079" w:rsidRPr="00F54F69" w:rsidRDefault="00F11079" w:rsidP="00F11079">
      <w:pPr>
        <w:pStyle w:val="ListParagraph"/>
        <w:numPr>
          <w:ilvl w:val="0"/>
          <w:numId w:val="27"/>
        </w:numPr>
        <w:ind w:left="2755" w:hanging="357"/>
        <w:rPr>
          <w:lang w:val="it-IT"/>
        </w:rPr>
      </w:pPr>
      <w:r w:rsidRPr="00F54F69">
        <w:rPr>
          <w:lang w:val="it-IT"/>
        </w:rPr>
        <w:t>Valori ammessi: “Sì”, “No”</w:t>
      </w:r>
    </w:p>
    <w:p w14:paraId="5202F896" w14:textId="77777777" w:rsidR="00F11079" w:rsidRDefault="00F11079" w:rsidP="00F11079">
      <w:pPr>
        <w:pStyle w:val="ListParagraph"/>
        <w:numPr>
          <w:ilvl w:val="2"/>
          <w:numId w:val="24"/>
        </w:numPr>
        <w:ind w:left="2035" w:hanging="357"/>
        <w:rPr>
          <w:lang w:val="it-IT"/>
        </w:rPr>
      </w:pPr>
      <w:r>
        <w:rPr>
          <w:lang w:val="it-IT"/>
        </w:rPr>
        <w:t xml:space="preserve">Campo 36: “Nome” </w:t>
      </w:r>
    </w:p>
    <w:p w14:paraId="570767D6" w14:textId="77777777" w:rsidR="00F11079" w:rsidRPr="00BE22D3" w:rsidRDefault="00F11079" w:rsidP="00F11079">
      <w:pPr>
        <w:pStyle w:val="ListParagraph"/>
        <w:numPr>
          <w:ilvl w:val="0"/>
          <w:numId w:val="27"/>
        </w:numPr>
        <w:ind w:left="2755" w:hanging="357"/>
        <w:rPr>
          <w:lang w:val="it-IT"/>
        </w:rPr>
      </w:pPr>
      <w:r>
        <w:rPr>
          <w:lang w:val="it-IT"/>
        </w:rPr>
        <w:t>Valori ammessi: “Nome” del primo richiedente (campo obbligatorio)</w:t>
      </w:r>
    </w:p>
    <w:p w14:paraId="5227524F" w14:textId="77777777" w:rsidR="00F11079" w:rsidRDefault="00F11079" w:rsidP="00F11079">
      <w:pPr>
        <w:pStyle w:val="ListParagraph"/>
        <w:numPr>
          <w:ilvl w:val="2"/>
          <w:numId w:val="24"/>
        </w:numPr>
        <w:ind w:left="2035" w:hanging="357"/>
        <w:rPr>
          <w:lang w:val="it-IT"/>
        </w:rPr>
      </w:pPr>
      <w:r>
        <w:rPr>
          <w:lang w:val="it-IT"/>
        </w:rPr>
        <w:t>Campo 37: “Codice fiscale”</w:t>
      </w:r>
    </w:p>
    <w:p w14:paraId="498D8B2C" w14:textId="77777777" w:rsidR="00F11079" w:rsidRPr="00BE22D3" w:rsidRDefault="00F11079" w:rsidP="00F11079">
      <w:pPr>
        <w:pStyle w:val="ListParagraph"/>
        <w:numPr>
          <w:ilvl w:val="0"/>
          <w:numId w:val="27"/>
        </w:numPr>
        <w:ind w:left="2755" w:hanging="357"/>
        <w:rPr>
          <w:lang w:val="it-IT"/>
        </w:rPr>
      </w:pPr>
      <w:r>
        <w:rPr>
          <w:lang w:val="it-IT"/>
        </w:rPr>
        <w:t>Valori ammessi: “Codice fiscale” del primo richiedente (campo obbligatorio)</w:t>
      </w:r>
    </w:p>
    <w:p w14:paraId="5620F518" w14:textId="77777777" w:rsidR="00F11079" w:rsidRDefault="00F11079" w:rsidP="00F11079">
      <w:pPr>
        <w:pStyle w:val="ListParagraph"/>
        <w:numPr>
          <w:ilvl w:val="2"/>
          <w:numId w:val="24"/>
        </w:numPr>
        <w:ind w:left="2035" w:hanging="357"/>
        <w:rPr>
          <w:lang w:val="it-IT"/>
        </w:rPr>
      </w:pPr>
      <w:r>
        <w:rPr>
          <w:lang w:val="it-IT"/>
        </w:rPr>
        <w:t>Campo 38: “Telefono di contatto”</w:t>
      </w:r>
    </w:p>
    <w:p w14:paraId="496778F4" w14:textId="77777777" w:rsidR="00F11079" w:rsidRPr="00BE22D3" w:rsidRDefault="00F11079" w:rsidP="00F11079">
      <w:pPr>
        <w:pStyle w:val="ListParagraph"/>
        <w:numPr>
          <w:ilvl w:val="0"/>
          <w:numId w:val="27"/>
        </w:numPr>
        <w:ind w:left="2755" w:hanging="357"/>
        <w:rPr>
          <w:lang w:val="it-IT"/>
        </w:rPr>
      </w:pPr>
      <w:r>
        <w:rPr>
          <w:lang w:val="it-IT"/>
        </w:rPr>
        <w:t>Valori ammessi: prefisso internazionale e numero telefonico</w:t>
      </w:r>
    </w:p>
    <w:p w14:paraId="2197FD50" w14:textId="77777777" w:rsidR="00F11079" w:rsidRDefault="00F11079" w:rsidP="00F11079">
      <w:pPr>
        <w:pStyle w:val="ListParagraph"/>
        <w:numPr>
          <w:ilvl w:val="2"/>
          <w:numId w:val="24"/>
        </w:numPr>
        <w:ind w:left="2035" w:hanging="357"/>
        <w:rPr>
          <w:lang w:val="it-IT"/>
        </w:rPr>
      </w:pPr>
      <w:r>
        <w:rPr>
          <w:lang w:val="it-IT"/>
        </w:rPr>
        <w:t>Campo 39: “Stato di cittadinanza”</w:t>
      </w:r>
    </w:p>
    <w:p w14:paraId="5EDDA347" w14:textId="77777777" w:rsidR="00F11079" w:rsidRPr="00BE22D3" w:rsidRDefault="00F11079" w:rsidP="00F11079">
      <w:pPr>
        <w:pStyle w:val="ListParagraph"/>
        <w:numPr>
          <w:ilvl w:val="0"/>
          <w:numId w:val="27"/>
        </w:numPr>
        <w:ind w:left="2755" w:hanging="357"/>
        <w:rPr>
          <w:lang w:val="it-IT"/>
        </w:rPr>
      </w:pPr>
      <w:r>
        <w:rPr>
          <w:lang w:val="it-IT"/>
        </w:rPr>
        <w:t>Valori ammessi: “Nome” stato di cittadinanza (campo obbligatorio)</w:t>
      </w:r>
    </w:p>
    <w:p w14:paraId="77CDC3FD" w14:textId="77777777" w:rsidR="00F11079" w:rsidRDefault="00F11079" w:rsidP="00F11079">
      <w:pPr>
        <w:pStyle w:val="ListParagraph"/>
        <w:numPr>
          <w:ilvl w:val="2"/>
          <w:numId w:val="24"/>
        </w:numPr>
        <w:ind w:left="2035" w:hanging="357"/>
        <w:rPr>
          <w:lang w:val="it-IT"/>
        </w:rPr>
      </w:pPr>
      <w:r>
        <w:rPr>
          <w:lang w:val="it-IT"/>
        </w:rPr>
        <w:t>Campo 40: “Comune di nascita”</w:t>
      </w:r>
    </w:p>
    <w:p w14:paraId="2BE4C203" w14:textId="77777777" w:rsidR="00F11079" w:rsidRPr="00BE22D3" w:rsidRDefault="00F11079" w:rsidP="00F11079">
      <w:pPr>
        <w:pStyle w:val="ListParagraph"/>
        <w:numPr>
          <w:ilvl w:val="0"/>
          <w:numId w:val="27"/>
        </w:numPr>
        <w:ind w:left="2755" w:hanging="357"/>
        <w:rPr>
          <w:lang w:val="it-IT"/>
        </w:rPr>
      </w:pPr>
      <w:r>
        <w:rPr>
          <w:lang w:val="it-IT"/>
        </w:rPr>
        <w:t>Valori ammessi: “Nome” comune di nascita (campo obbligatorio)</w:t>
      </w:r>
    </w:p>
    <w:p w14:paraId="01F3C5BC" w14:textId="77777777" w:rsidR="00F11079" w:rsidRDefault="00F11079" w:rsidP="00F11079">
      <w:pPr>
        <w:pStyle w:val="ListParagraph"/>
        <w:numPr>
          <w:ilvl w:val="2"/>
          <w:numId w:val="24"/>
        </w:numPr>
        <w:ind w:left="2035" w:hanging="357"/>
        <w:rPr>
          <w:lang w:val="it-IT"/>
        </w:rPr>
      </w:pPr>
      <w:r>
        <w:rPr>
          <w:lang w:val="it-IT"/>
        </w:rPr>
        <w:t>Campo 41: familiari a carico</w:t>
      </w:r>
    </w:p>
    <w:p w14:paraId="7FF56C33" w14:textId="77777777" w:rsidR="00F11079" w:rsidRPr="00BE22D3" w:rsidRDefault="00F11079" w:rsidP="00F11079">
      <w:pPr>
        <w:pStyle w:val="ListParagraph"/>
        <w:numPr>
          <w:ilvl w:val="0"/>
          <w:numId w:val="27"/>
        </w:numPr>
        <w:ind w:left="2755" w:hanging="357"/>
        <w:rPr>
          <w:lang w:val="it-IT"/>
        </w:rPr>
      </w:pPr>
      <w:r>
        <w:rPr>
          <w:lang w:val="it-IT"/>
        </w:rPr>
        <w:t>Valori ammessi: “Numero” familiari a carico</w:t>
      </w:r>
    </w:p>
    <w:p w14:paraId="0544D57F" w14:textId="77777777" w:rsidR="00F11079" w:rsidRDefault="00F11079" w:rsidP="00F11079">
      <w:pPr>
        <w:pStyle w:val="ListParagraph"/>
        <w:numPr>
          <w:ilvl w:val="2"/>
          <w:numId w:val="24"/>
        </w:numPr>
        <w:ind w:left="2035" w:hanging="357"/>
        <w:rPr>
          <w:lang w:val="it-IT"/>
        </w:rPr>
      </w:pPr>
      <w:r w:rsidRPr="00F54F69">
        <w:rPr>
          <w:lang w:val="it-IT"/>
        </w:rPr>
        <w:t>Campo 42: “Occupazione attuale”</w:t>
      </w:r>
      <w:r>
        <w:rPr>
          <w:lang w:val="it-IT"/>
        </w:rPr>
        <w:t xml:space="preserve"> </w:t>
      </w:r>
    </w:p>
    <w:p w14:paraId="3CBF2202" w14:textId="77777777" w:rsidR="00F11079" w:rsidRPr="00BE22D3"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 xml:space="preserve">Nome” occupazione attuale </w:t>
      </w:r>
    </w:p>
    <w:p w14:paraId="0B887B66" w14:textId="77777777" w:rsidR="00F11079" w:rsidRPr="005A4F43" w:rsidRDefault="00F11079" w:rsidP="00F11079">
      <w:pPr>
        <w:pStyle w:val="ListParagraph"/>
        <w:numPr>
          <w:ilvl w:val="2"/>
          <w:numId w:val="24"/>
        </w:numPr>
        <w:ind w:left="2035" w:hanging="357"/>
        <w:rPr>
          <w:lang w:val="it-IT"/>
        </w:rPr>
      </w:pPr>
      <w:r w:rsidRPr="005A4F43">
        <w:rPr>
          <w:lang w:val="it-IT"/>
        </w:rPr>
        <w:t>Campo 43: “Datore di lavoro”</w:t>
      </w:r>
    </w:p>
    <w:p w14:paraId="0DF2B546" w14:textId="77777777" w:rsidR="00F11079" w:rsidRPr="00BE22D3"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Nome” e “Cognome” datore di lavoro</w:t>
      </w:r>
    </w:p>
    <w:p w14:paraId="33210144" w14:textId="77777777" w:rsidR="00F11079" w:rsidRPr="005A4F43" w:rsidRDefault="00F11079" w:rsidP="00F11079">
      <w:pPr>
        <w:pStyle w:val="ListParagraph"/>
        <w:numPr>
          <w:ilvl w:val="2"/>
          <w:numId w:val="24"/>
        </w:numPr>
        <w:ind w:left="2035" w:hanging="357"/>
        <w:rPr>
          <w:lang w:val="it-IT"/>
        </w:rPr>
      </w:pPr>
      <w:r w:rsidRPr="005A4F43">
        <w:rPr>
          <w:lang w:val="it-IT"/>
        </w:rPr>
        <w:t>Campo 44: “Provincia Residenza”</w:t>
      </w:r>
    </w:p>
    <w:p w14:paraId="143A6872" w14:textId="77777777" w:rsidR="00F11079" w:rsidRPr="00BE22D3" w:rsidRDefault="00F11079" w:rsidP="00F11079">
      <w:pPr>
        <w:pStyle w:val="ListParagraph"/>
        <w:numPr>
          <w:ilvl w:val="0"/>
          <w:numId w:val="27"/>
        </w:numPr>
        <w:ind w:left="2755" w:hanging="357"/>
        <w:rPr>
          <w:lang w:val="it-IT"/>
        </w:rPr>
      </w:pPr>
      <w:r>
        <w:rPr>
          <w:lang w:val="it-IT"/>
        </w:rPr>
        <w:t>Valori ammessi: “Nome” provincia di residenza</w:t>
      </w:r>
    </w:p>
    <w:p w14:paraId="1FC58F9E" w14:textId="77777777" w:rsidR="00F11079" w:rsidRDefault="00F11079" w:rsidP="00F11079">
      <w:pPr>
        <w:pStyle w:val="ListParagraph"/>
        <w:numPr>
          <w:ilvl w:val="2"/>
          <w:numId w:val="24"/>
        </w:numPr>
        <w:ind w:left="2035" w:hanging="357"/>
        <w:rPr>
          <w:lang w:val="it-IT"/>
        </w:rPr>
      </w:pPr>
      <w:r>
        <w:rPr>
          <w:lang w:val="it-IT"/>
        </w:rPr>
        <w:t>Campo 45: “Numero civico”</w:t>
      </w:r>
    </w:p>
    <w:p w14:paraId="79236EB2" w14:textId="77777777" w:rsidR="00F11079" w:rsidRPr="00BE22D3" w:rsidRDefault="00F11079" w:rsidP="00F11079">
      <w:pPr>
        <w:pStyle w:val="ListParagraph"/>
        <w:numPr>
          <w:ilvl w:val="0"/>
          <w:numId w:val="27"/>
        </w:numPr>
        <w:ind w:left="2755" w:hanging="357"/>
        <w:rPr>
          <w:lang w:val="it-IT"/>
        </w:rPr>
      </w:pPr>
      <w:r>
        <w:rPr>
          <w:lang w:val="it-IT"/>
        </w:rPr>
        <w:t xml:space="preserve">Valori ammessi: “Numero” con massimo </w:t>
      </w:r>
      <w:proofErr w:type="gramStart"/>
      <w:r>
        <w:rPr>
          <w:lang w:val="it-IT"/>
        </w:rPr>
        <w:t>5</w:t>
      </w:r>
      <w:proofErr w:type="gramEnd"/>
      <w:r>
        <w:rPr>
          <w:lang w:val="it-IT"/>
        </w:rPr>
        <w:t xml:space="preserve"> cifre numeriche, con ammesse lettere opzionali e caratteri speciali opzionali</w:t>
      </w:r>
    </w:p>
    <w:p w14:paraId="5F5A9BBF" w14:textId="77777777" w:rsidR="00F11079" w:rsidRPr="00D721CF" w:rsidRDefault="00F11079" w:rsidP="00F11079">
      <w:pPr>
        <w:pStyle w:val="ListParagraph"/>
        <w:numPr>
          <w:ilvl w:val="2"/>
          <w:numId w:val="24"/>
        </w:numPr>
        <w:ind w:left="2035" w:hanging="357"/>
        <w:rPr>
          <w:lang w:val="it-IT"/>
        </w:rPr>
      </w:pPr>
      <w:r>
        <w:rPr>
          <w:lang w:val="it-IT"/>
        </w:rPr>
        <w:t xml:space="preserve">Campo 46: “Presenza informazione </w:t>
      </w:r>
      <w:proofErr w:type="spellStart"/>
      <w:r>
        <w:rPr>
          <w:lang w:val="it-IT"/>
        </w:rPr>
        <w:t>Pep</w:t>
      </w:r>
      <w:proofErr w:type="spellEnd"/>
      <w:r>
        <w:rPr>
          <w:lang w:val="it-IT"/>
        </w:rPr>
        <w:t>/Crime/</w:t>
      </w:r>
      <w:proofErr w:type="spellStart"/>
      <w:r>
        <w:rPr>
          <w:lang w:val="it-IT"/>
        </w:rPr>
        <w:t>Aml</w:t>
      </w:r>
      <w:proofErr w:type="spellEnd"/>
      <w:r>
        <w:rPr>
          <w:lang w:val="it-IT"/>
        </w:rPr>
        <w:t>”</w:t>
      </w:r>
    </w:p>
    <w:p w14:paraId="3215DC9B" w14:textId="77777777" w:rsidR="00F11079" w:rsidRPr="00BE22D3" w:rsidRDefault="00F11079" w:rsidP="00F11079">
      <w:pPr>
        <w:pStyle w:val="ListParagraph"/>
        <w:numPr>
          <w:ilvl w:val="0"/>
          <w:numId w:val="27"/>
        </w:numPr>
        <w:ind w:left="2755" w:hanging="357"/>
        <w:rPr>
          <w:lang w:val="it-IT"/>
        </w:rPr>
      </w:pPr>
      <w:r>
        <w:rPr>
          <w:lang w:val="it-IT"/>
        </w:rPr>
        <w:t>Valori ammessi: opzioni possibili “Conforme”, “Non conforme”, “Non verificabile”, “N/A”</w:t>
      </w:r>
    </w:p>
    <w:p w14:paraId="0BBD0792" w14:textId="77777777" w:rsidR="00F11079" w:rsidRPr="00D721CF" w:rsidRDefault="00F11079" w:rsidP="00F11079">
      <w:pPr>
        <w:pStyle w:val="ListParagraph"/>
        <w:numPr>
          <w:ilvl w:val="2"/>
          <w:numId w:val="24"/>
        </w:numPr>
        <w:ind w:left="2035" w:hanging="357"/>
        <w:rPr>
          <w:lang w:val="it-IT"/>
        </w:rPr>
      </w:pPr>
      <w:r>
        <w:rPr>
          <w:lang w:val="it-IT"/>
        </w:rPr>
        <w:t xml:space="preserve">Campo 47: “Cognome” </w:t>
      </w:r>
    </w:p>
    <w:p w14:paraId="6DD816AC" w14:textId="77777777" w:rsidR="00F11079" w:rsidRPr="00BE22D3" w:rsidRDefault="00F11079" w:rsidP="00F11079">
      <w:pPr>
        <w:pStyle w:val="ListParagraph"/>
        <w:numPr>
          <w:ilvl w:val="0"/>
          <w:numId w:val="27"/>
        </w:numPr>
        <w:ind w:left="2755" w:hanging="357"/>
        <w:rPr>
          <w:lang w:val="it-IT"/>
        </w:rPr>
      </w:pPr>
      <w:r>
        <w:rPr>
          <w:lang w:val="it-IT"/>
        </w:rPr>
        <w:t>Valori ammessi: “Cognome” del primo richiedente (campo obbligatorio)</w:t>
      </w:r>
    </w:p>
    <w:p w14:paraId="15EAABE3" w14:textId="77777777" w:rsidR="00F11079" w:rsidRPr="00D721CF" w:rsidRDefault="00F11079" w:rsidP="00F11079">
      <w:pPr>
        <w:pStyle w:val="ListParagraph"/>
        <w:numPr>
          <w:ilvl w:val="2"/>
          <w:numId w:val="24"/>
        </w:numPr>
        <w:ind w:left="2035" w:hanging="357"/>
        <w:rPr>
          <w:lang w:val="it-IT"/>
        </w:rPr>
      </w:pPr>
      <w:r>
        <w:rPr>
          <w:lang w:val="it-IT"/>
        </w:rPr>
        <w:t>Campo 48: “Sesso”</w:t>
      </w:r>
    </w:p>
    <w:p w14:paraId="66D0F06A" w14:textId="77777777" w:rsidR="00F11079" w:rsidRPr="00BE22D3" w:rsidRDefault="00F11079" w:rsidP="00F11079">
      <w:pPr>
        <w:pStyle w:val="ListParagraph"/>
        <w:numPr>
          <w:ilvl w:val="0"/>
          <w:numId w:val="27"/>
        </w:numPr>
        <w:ind w:left="2755" w:hanging="357"/>
        <w:rPr>
          <w:lang w:val="it-IT"/>
        </w:rPr>
      </w:pPr>
      <w:r>
        <w:rPr>
          <w:lang w:val="it-IT"/>
        </w:rPr>
        <w:t>Valori ammessi: opzioni possibili “F”, “M</w:t>
      </w:r>
      <w:proofErr w:type="gramStart"/>
      <w:r>
        <w:rPr>
          <w:lang w:val="it-IT"/>
        </w:rPr>
        <w:t>”,  “</w:t>
      </w:r>
      <w:proofErr w:type="gramEnd"/>
      <w:r>
        <w:rPr>
          <w:lang w:val="it-IT"/>
        </w:rPr>
        <w:t>N/A” (campo obbligatorio)</w:t>
      </w:r>
    </w:p>
    <w:p w14:paraId="78A40140" w14:textId="77777777" w:rsidR="00F11079" w:rsidRDefault="00F11079" w:rsidP="00F11079">
      <w:pPr>
        <w:pStyle w:val="ListParagraph"/>
        <w:numPr>
          <w:ilvl w:val="2"/>
          <w:numId w:val="24"/>
        </w:numPr>
        <w:ind w:left="2035" w:hanging="357"/>
        <w:rPr>
          <w:lang w:val="it-IT"/>
        </w:rPr>
      </w:pPr>
      <w:r>
        <w:rPr>
          <w:lang w:val="it-IT"/>
        </w:rPr>
        <w:t>Campo 49: “Altro telefono”</w:t>
      </w:r>
    </w:p>
    <w:p w14:paraId="46D0DFEC" w14:textId="77777777" w:rsidR="00F11079" w:rsidRPr="00BE22D3" w:rsidRDefault="00F11079" w:rsidP="00F11079">
      <w:pPr>
        <w:pStyle w:val="ListParagraph"/>
        <w:numPr>
          <w:ilvl w:val="0"/>
          <w:numId w:val="27"/>
        </w:numPr>
        <w:ind w:left="2755" w:hanging="357"/>
        <w:rPr>
          <w:lang w:val="it-IT"/>
        </w:rPr>
      </w:pPr>
      <w:r>
        <w:rPr>
          <w:lang w:val="it-IT"/>
        </w:rPr>
        <w:t>Valori ammessi: prefisso internazionale e numero telefonico</w:t>
      </w:r>
    </w:p>
    <w:p w14:paraId="562B3B52" w14:textId="77777777" w:rsidR="00F11079" w:rsidRPr="00D721CF" w:rsidRDefault="00F11079" w:rsidP="00F11079">
      <w:pPr>
        <w:pStyle w:val="ListParagraph"/>
        <w:numPr>
          <w:ilvl w:val="2"/>
          <w:numId w:val="24"/>
        </w:numPr>
        <w:ind w:left="2035" w:hanging="357"/>
        <w:rPr>
          <w:lang w:val="it-IT"/>
        </w:rPr>
      </w:pPr>
      <w:r>
        <w:rPr>
          <w:lang w:val="it-IT"/>
        </w:rPr>
        <w:t>Campo 50: “Stato di nascita”</w:t>
      </w:r>
    </w:p>
    <w:p w14:paraId="538FA9C8" w14:textId="77777777" w:rsidR="00F11079" w:rsidRPr="00BE22D3" w:rsidRDefault="00F11079" w:rsidP="00F11079">
      <w:pPr>
        <w:pStyle w:val="ListParagraph"/>
        <w:numPr>
          <w:ilvl w:val="0"/>
          <w:numId w:val="27"/>
        </w:numPr>
        <w:ind w:left="2755" w:hanging="357"/>
        <w:rPr>
          <w:lang w:val="it-IT"/>
        </w:rPr>
      </w:pPr>
      <w:r>
        <w:rPr>
          <w:lang w:val="it-IT"/>
        </w:rPr>
        <w:t>Valori ammessi: “Nome” stato di nascita</w:t>
      </w:r>
    </w:p>
    <w:p w14:paraId="49713433" w14:textId="77777777" w:rsidR="00F11079" w:rsidRPr="00D721CF" w:rsidRDefault="00F11079" w:rsidP="00F11079">
      <w:pPr>
        <w:pStyle w:val="ListParagraph"/>
        <w:numPr>
          <w:ilvl w:val="2"/>
          <w:numId w:val="24"/>
        </w:numPr>
        <w:ind w:left="2035" w:hanging="357"/>
        <w:rPr>
          <w:lang w:val="it-IT"/>
        </w:rPr>
      </w:pPr>
      <w:r>
        <w:rPr>
          <w:lang w:val="it-IT"/>
        </w:rPr>
        <w:t>Campo 51: “Componenti nucleo famigliare”</w:t>
      </w:r>
    </w:p>
    <w:p w14:paraId="16EC5A80" w14:textId="77777777" w:rsidR="00F11079" w:rsidRPr="00BE22D3"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Numero” componenti nucleo famigliare</w:t>
      </w:r>
    </w:p>
    <w:p w14:paraId="0458AF67" w14:textId="77777777" w:rsidR="00F11079" w:rsidRPr="00D721CF" w:rsidRDefault="00F11079" w:rsidP="00F11079">
      <w:pPr>
        <w:pStyle w:val="ListParagraph"/>
        <w:numPr>
          <w:ilvl w:val="2"/>
          <w:numId w:val="24"/>
        </w:numPr>
        <w:ind w:left="2035" w:hanging="357"/>
        <w:rPr>
          <w:lang w:val="it-IT"/>
        </w:rPr>
      </w:pPr>
      <w:r>
        <w:rPr>
          <w:lang w:val="it-IT"/>
        </w:rPr>
        <w:t>Campo 52: “Anzianità lavorativa”</w:t>
      </w:r>
    </w:p>
    <w:p w14:paraId="594DC028" w14:textId="77777777" w:rsidR="00F11079" w:rsidRPr="00BE22D3" w:rsidRDefault="00F11079" w:rsidP="00F11079">
      <w:pPr>
        <w:pStyle w:val="ListParagraph"/>
        <w:numPr>
          <w:ilvl w:val="0"/>
          <w:numId w:val="27"/>
        </w:numPr>
        <w:ind w:left="2755" w:hanging="357"/>
        <w:rPr>
          <w:lang w:val="it-IT"/>
        </w:rPr>
      </w:pPr>
      <w:r>
        <w:rPr>
          <w:lang w:val="it-IT"/>
        </w:rPr>
        <w:t>Valori ammessi: “Numero” dei mesi di anzianità lavorativa</w:t>
      </w:r>
    </w:p>
    <w:p w14:paraId="16D1B226" w14:textId="77777777" w:rsidR="00F11079" w:rsidRPr="00D721CF" w:rsidRDefault="00F11079" w:rsidP="00F11079">
      <w:pPr>
        <w:pStyle w:val="ListParagraph"/>
        <w:numPr>
          <w:ilvl w:val="2"/>
          <w:numId w:val="24"/>
        </w:numPr>
        <w:ind w:left="2035" w:hanging="357"/>
        <w:rPr>
          <w:lang w:val="it-IT"/>
        </w:rPr>
      </w:pPr>
      <w:r>
        <w:rPr>
          <w:lang w:val="it-IT"/>
        </w:rPr>
        <w:t>Campo 53: “Descrizione occupazione”</w:t>
      </w:r>
    </w:p>
    <w:p w14:paraId="05AC19B3" w14:textId="77777777" w:rsidR="00F11079" w:rsidRPr="00BE22D3" w:rsidRDefault="00F11079" w:rsidP="00F11079">
      <w:pPr>
        <w:pStyle w:val="ListParagraph"/>
        <w:numPr>
          <w:ilvl w:val="0"/>
          <w:numId w:val="27"/>
        </w:numPr>
        <w:ind w:left="2755" w:hanging="357"/>
        <w:rPr>
          <w:lang w:val="it-IT"/>
        </w:rPr>
      </w:pPr>
      <w:r>
        <w:rPr>
          <w:lang w:val="it-IT"/>
        </w:rPr>
        <w:t>Valori ammessi: campo libero con descrizione occupazione</w:t>
      </w:r>
    </w:p>
    <w:p w14:paraId="36629CDA" w14:textId="77777777" w:rsidR="00F11079" w:rsidRPr="00D721CF" w:rsidRDefault="00F11079" w:rsidP="00F11079">
      <w:pPr>
        <w:pStyle w:val="ListParagraph"/>
        <w:numPr>
          <w:ilvl w:val="2"/>
          <w:numId w:val="24"/>
        </w:numPr>
        <w:ind w:left="2035" w:hanging="357"/>
        <w:rPr>
          <w:lang w:val="it-IT"/>
        </w:rPr>
      </w:pPr>
      <w:r>
        <w:rPr>
          <w:lang w:val="it-IT"/>
        </w:rPr>
        <w:t>Campo 54: “Indirizzo di residenza”</w:t>
      </w:r>
    </w:p>
    <w:p w14:paraId="00283336" w14:textId="77777777" w:rsidR="00F11079" w:rsidRPr="00BE22D3" w:rsidRDefault="00F11079" w:rsidP="00F11079">
      <w:pPr>
        <w:pStyle w:val="ListParagraph"/>
        <w:numPr>
          <w:ilvl w:val="0"/>
          <w:numId w:val="27"/>
        </w:numPr>
        <w:ind w:left="2755" w:hanging="357"/>
        <w:rPr>
          <w:lang w:val="it-IT"/>
        </w:rPr>
      </w:pPr>
      <w:r>
        <w:rPr>
          <w:lang w:val="it-IT"/>
        </w:rPr>
        <w:t>Valori ammessi: “Nome” della via di residenza</w:t>
      </w:r>
    </w:p>
    <w:p w14:paraId="21415431" w14:textId="77777777" w:rsidR="00F11079" w:rsidRPr="00D721CF" w:rsidRDefault="00F11079" w:rsidP="00F11079">
      <w:pPr>
        <w:pStyle w:val="ListParagraph"/>
        <w:numPr>
          <w:ilvl w:val="2"/>
          <w:numId w:val="24"/>
        </w:numPr>
        <w:ind w:left="2035" w:hanging="357"/>
        <w:rPr>
          <w:lang w:val="it-IT"/>
        </w:rPr>
      </w:pPr>
      <w:r>
        <w:rPr>
          <w:lang w:val="it-IT"/>
        </w:rPr>
        <w:t>Campo 55: “CAP”</w:t>
      </w:r>
    </w:p>
    <w:p w14:paraId="6247B0C5" w14:textId="77777777" w:rsidR="00F11079" w:rsidRPr="00BE22D3" w:rsidRDefault="00F11079" w:rsidP="00F11079">
      <w:pPr>
        <w:pStyle w:val="ListParagraph"/>
        <w:numPr>
          <w:ilvl w:val="0"/>
          <w:numId w:val="27"/>
        </w:numPr>
        <w:ind w:left="2755" w:hanging="357"/>
        <w:rPr>
          <w:lang w:val="it-IT"/>
        </w:rPr>
      </w:pPr>
      <w:r>
        <w:rPr>
          <w:lang w:val="it-IT"/>
        </w:rPr>
        <w:t>Valori ammessi: “CAP” indirizzo di residenza</w:t>
      </w:r>
    </w:p>
    <w:p w14:paraId="73555D0A" w14:textId="77777777" w:rsidR="00F11079" w:rsidRPr="00D721CF" w:rsidRDefault="00F11079" w:rsidP="00F11079">
      <w:pPr>
        <w:pStyle w:val="ListParagraph"/>
        <w:numPr>
          <w:ilvl w:val="2"/>
          <w:numId w:val="24"/>
        </w:numPr>
        <w:ind w:left="2035" w:hanging="357"/>
        <w:rPr>
          <w:lang w:val="it-IT"/>
        </w:rPr>
      </w:pPr>
      <w:r>
        <w:rPr>
          <w:lang w:val="it-IT"/>
        </w:rPr>
        <w:t>Campo 56: “Data di nascita” del primo richiedente</w:t>
      </w:r>
    </w:p>
    <w:p w14:paraId="2CDF42EB" w14:textId="77777777" w:rsidR="00F11079" w:rsidRPr="00BE22D3" w:rsidRDefault="00F11079" w:rsidP="00F11079">
      <w:pPr>
        <w:pStyle w:val="ListParagraph"/>
        <w:numPr>
          <w:ilvl w:val="0"/>
          <w:numId w:val="27"/>
        </w:numPr>
        <w:ind w:left="2755" w:hanging="357"/>
        <w:rPr>
          <w:lang w:val="it-IT"/>
        </w:rPr>
      </w:pPr>
      <w:r>
        <w:rPr>
          <w:lang w:val="it-IT"/>
        </w:rPr>
        <w:t xml:space="preserve">Valori ammessi: data in formato </w:t>
      </w:r>
      <w:proofErr w:type="spellStart"/>
      <w:r>
        <w:rPr>
          <w:lang w:val="it-IT"/>
        </w:rPr>
        <w:t>dd</w:t>
      </w:r>
      <w:proofErr w:type="spellEnd"/>
      <w:r>
        <w:rPr>
          <w:lang w:val="it-IT"/>
        </w:rPr>
        <w:t>/mm/</w:t>
      </w:r>
      <w:proofErr w:type="spellStart"/>
      <w:r>
        <w:rPr>
          <w:lang w:val="it-IT"/>
        </w:rPr>
        <w:t>yyyy</w:t>
      </w:r>
      <w:proofErr w:type="spellEnd"/>
      <w:r>
        <w:rPr>
          <w:lang w:val="it-IT"/>
        </w:rPr>
        <w:t xml:space="preserve"> (campo obbligatorio)</w:t>
      </w:r>
    </w:p>
    <w:p w14:paraId="0C16F5A2" w14:textId="77777777" w:rsidR="00F11079" w:rsidRPr="00D721CF" w:rsidRDefault="00F11079" w:rsidP="00F11079">
      <w:pPr>
        <w:pStyle w:val="ListParagraph"/>
        <w:numPr>
          <w:ilvl w:val="2"/>
          <w:numId w:val="24"/>
        </w:numPr>
        <w:ind w:left="2035" w:hanging="357"/>
        <w:rPr>
          <w:lang w:val="it-IT"/>
        </w:rPr>
      </w:pPr>
      <w:r>
        <w:rPr>
          <w:lang w:val="it-IT"/>
        </w:rPr>
        <w:t>Campo 57: “Stato civile”</w:t>
      </w:r>
    </w:p>
    <w:p w14:paraId="67DA0D88" w14:textId="77777777" w:rsidR="00F11079" w:rsidRPr="00BE22D3" w:rsidRDefault="00F11079" w:rsidP="00F11079">
      <w:pPr>
        <w:pStyle w:val="ListParagraph"/>
        <w:numPr>
          <w:ilvl w:val="0"/>
          <w:numId w:val="27"/>
        </w:numPr>
        <w:ind w:left="2755" w:hanging="357"/>
        <w:rPr>
          <w:lang w:val="it-IT"/>
        </w:rPr>
      </w:pPr>
      <w:r>
        <w:rPr>
          <w:lang w:val="it-IT"/>
        </w:rPr>
        <w:t>Valori ammessi: opzioni possibili “Celibe/Nubile”, “Coniugato/a (comunione dei beni)”</w:t>
      </w:r>
      <w:proofErr w:type="gramStart"/>
      <w:r>
        <w:rPr>
          <w:lang w:val="it-IT"/>
        </w:rPr>
        <w:t>, ,</w:t>
      </w:r>
      <w:proofErr w:type="gramEnd"/>
      <w:r>
        <w:rPr>
          <w:lang w:val="it-IT"/>
        </w:rPr>
        <w:t xml:space="preserve"> “Coniugato/a (separazione dei beni)”, “Separato/a”, “Vedovo/a”, “Divorziato/a”, “N/A”</w:t>
      </w:r>
    </w:p>
    <w:p w14:paraId="334617C3" w14:textId="77777777" w:rsidR="00F11079" w:rsidRDefault="00F11079" w:rsidP="00F11079">
      <w:pPr>
        <w:pStyle w:val="ListParagraph"/>
        <w:numPr>
          <w:ilvl w:val="2"/>
          <w:numId w:val="24"/>
        </w:numPr>
        <w:ind w:left="2035" w:hanging="357"/>
        <w:rPr>
          <w:lang w:val="it-IT"/>
        </w:rPr>
      </w:pPr>
      <w:r>
        <w:rPr>
          <w:lang w:val="it-IT"/>
        </w:rPr>
        <w:t>Campo 58: “Email”</w:t>
      </w:r>
    </w:p>
    <w:p w14:paraId="230A6943" w14:textId="77777777" w:rsidR="00F11079" w:rsidRPr="00BE22D3" w:rsidRDefault="00F11079" w:rsidP="00F11079">
      <w:pPr>
        <w:pStyle w:val="ListParagraph"/>
        <w:numPr>
          <w:ilvl w:val="0"/>
          <w:numId w:val="27"/>
        </w:numPr>
        <w:ind w:left="2755" w:hanging="357"/>
        <w:rPr>
          <w:lang w:val="it-IT"/>
        </w:rPr>
      </w:pPr>
      <w:r>
        <w:rPr>
          <w:lang w:val="it-IT"/>
        </w:rPr>
        <w:t xml:space="preserve">Valori ammessi: “E-mail” che rispetta la </w:t>
      </w:r>
      <w:r w:rsidRPr="00AA58E5">
        <w:rPr>
          <w:lang w:val="it-IT"/>
        </w:rPr>
        <w:t>sintassi standard utente@dominio.tld</w:t>
      </w:r>
      <w:r>
        <w:rPr>
          <w:lang w:val="it-IT"/>
        </w:rPr>
        <w:t xml:space="preserve"> </w:t>
      </w:r>
    </w:p>
    <w:p w14:paraId="6174E583" w14:textId="77777777" w:rsidR="00F11079" w:rsidRDefault="00F11079" w:rsidP="00F11079">
      <w:pPr>
        <w:pStyle w:val="ListParagraph"/>
        <w:numPr>
          <w:ilvl w:val="2"/>
          <w:numId w:val="24"/>
        </w:numPr>
        <w:ind w:left="2035" w:hanging="357"/>
        <w:rPr>
          <w:lang w:val="it-IT"/>
        </w:rPr>
      </w:pPr>
      <w:r>
        <w:rPr>
          <w:lang w:val="it-IT"/>
        </w:rPr>
        <w:t>Campo 59: “Provincia di nascita”</w:t>
      </w:r>
    </w:p>
    <w:p w14:paraId="5C95B8F1" w14:textId="77777777" w:rsidR="00F11079" w:rsidRPr="00BE22D3" w:rsidRDefault="00F11079" w:rsidP="00F11079">
      <w:pPr>
        <w:pStyle w:val="ListParagraph"/>
        <w:numPr>
          <w:ilvl w:val="0"/>
          <w:numId w:val="27"/>
        </w:numPr>
        <w:ind w:left="2755" w:hanging="357"/>
        <w:rPr>
          <w:lang w:val="it-IT"/>
        </w:rPr>
      </w:pPr>
      <w:r>
        <w:rPr>
          <w:lang w:val="it-IT"/>
        </w:rPr>
        <w:t xml:space="preserve">Valori ammessi: “Nome” della città provincia di nascita </w:t>
      </w:r>
    </w:p>
    <w:p w14:paraId="76E4D408" w14:textId="77777777" w:rsidR="00F11079" w:rsidRDefault="00F11079" w:rsidP="00F11079">
      <w:pPr>
        <w:pStyle w:val="ListParagraph"/>
        <w:numPr>
          <w:ilvl w:val="2"/>
          <w:numId w:val="24"/>
        </w:numPr>
        <w:ind w:left="2035" w:hanging="357"/>
        <w:rPr>
          <w:lang w:val="it-IT"/>
        </w:rPr>
      </w:pPr>
      <w:r>
        <w:rPr>
          <w:lang w:val="it-IT"/>
        </w:rPr>
        <w:t>Campo 60: “Componenti nucleo famigliare con reddito”</w:t>
      </w:r>
    </w:p>
    <w:p w14:paraId="43A738FB" w14:textId="77777777" w:rsidR="00F11079" w:rsidRPr="00BE22D3"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Numero” componenti nucleo famigliare con reddito</w:t>
      </w:r>
    </w:p>
    <w:p w14:paraId="0141DB9D" w14:textId="77777777" w:rsidR="00F11079" w:rsidRDefault="00F11079" w:rsidP="00F11079">
      <w:pPr>
        <w:pStyle w:val="ListParagraph"/>
        <w:numPr>
          <w:ilvl w:val="2"/>
          <w:numId w:val="24"/>
        </w:numPr>
        <w:ind w:left="2035" w:hanging="357"/>
        <w:rPr>
          <w:lang w:val="it-IT"/>
        </w:rPr>
      </w:pPr>
      <w:r>
        <w:rPr>
          <w:lang w:val="it-IT"/>
        </w:rPr>
        <w:t>Campo 61:” Posizione lavorativa”</w:t>
      </w:r>
    </w:p>
    <w:p w14:paraId="5692D520" w14:textId="77777777" w:rsidR="00F11079" w:rsidRDefault="00F11079" w:rsidP="00F11079">
      <w:pPr>
        <w:pStyle w:val="ListParagraph"/>
        <w:numPr>
          <w:ilvl w:val="0"/>
          <w:numId w:val="27"/>
        </w:numPr>
        <w:ind w:left="2755" w:hanging="357"/>
        <w:rPr>
          <w:lang w:val="it-IT"/>
        </w:rPr>
      </w:pPr>
      <w:r>
        <w:rPr>
          <w:lang w:val="it-IT"/>
        </w:rPr>
        <w:t>Valori ammessi: opzioni possibili “Dip tempo indeterminato, “Dip tempo determinato”, “Autonomo con partita IVA”, “Titolare ditta”, “Professionista iscritto albo”, “Pensionato”, “Rendita da partecipazioni”, “N/A”</w:t>
      </w:r>
    </w:p>
    <w:p w14:paraId="5A070437" w14:textId="77777777" w:rsidR="00F11079" w:rsidRDefault="00F11079" w:rsidP="00F11079">
      <w:pPr>
        <w:pStyle w:val="ListParagraph"/>
        <w:numPr>
          <w:ilvl w:val="2"/>
          <w:numId w:val="24"/>
        </w:numPr>
        <w:ind w:left="2035" w:hanging="357"/>
        <w:rPr>
          <w:lang w:val="it-IT"/>
        </w:rPr>
      </w:pPr>
      <w:r>
        <w:rPr>
          <w:lang w:val="it-IT"/>
        </w:rPr>
        <w:t>Campo 62:” Reddito personale”</w:t>
      </w:r>
    </w:p>
    <w:p w14:paraId="5A39A43F" w14:textId="77777777" w:rsidR="00F11079" w:rsidRPr="00C07C11" w:rsidRDefault="00F11079" w:rsidP="00F11079">
      <w:pPr>
        <w:pStyle w:val="ListParagraph"/>
        <w:numPr>
          <w:ilvl w:val="0"/>
          <w:numId w:val="27"/>
        </w:numPr>
        <w:ind w:left="2755" w:hanging="357"/>
        <w:rPr>
          <w:lang w:val="it-IT"/>
        </w:rPr>
      </w:pPr>
      <w:r>
        <w:rPr>
          <w:lang w:val="it-IT"/>
        </w:rPr>
        <w:t>Valori ammessi: importo mensile percepito espresso in euro</w:t>
      </w:r>
    </w:p>
    <w:p w14:paraId="705EDECC" w14:textId="77777777" w:rsidR="00F11079" w:rsidRDefault="00F11079" w:rsidP="00F11079">
      <w:pPr>
        <w:pStyle w:val="ListParagraph"/>
        <w:numPr>
          <w:ilvl w:val="2"/>
          <w:numId w:val="24"/>
        </w:numPr>
        <w:ind w:left="2035" w:hanging="357"/>
        <w:rPr>
          <w:lang w:val="it-IT"/>
        </w:rPr>
      </w:pPr>
      <w:r>
        <w:rPr>
          <w:lang w:val="it-IT"/>
        </w:rPr>
        <w:t>Campo 63: “Altre fonti di reddito”</w:t>
      </w:r>
    </w:p>
    <w:p w14:paraId="0296371E" w14:textId="77777777" w:rsidR="00F11079" w:rsidRPr="00C779AA"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Nomi” altre fonti di reddito</w:t>
      </w:r>
    </w:p>
    <w:p w14:paraId="57CD28E1" w14:textId="77777777" w:rsidR="00F11079" w:rsidRDefault="00F11079" w:rsidP="00F11079">
      <w:pPr>
        <w:pStyle w:val="ListParagraph"/>
        <w:numPr>
          <w:ilvl w:val="2"/>
          <w:numId w:val="24"/>
        </w:numPr>
        <w:ind w:left="2035" w:hanging="357"/>
        <w:rPr>
          <w:lang w:val="it-IT"/>
        </w:rPr>
      </w:pPr>
      <w:r>
        <w:rPr>
          <w:lang w:val="it-IT"/>
        </w:rPr>
        <w:t>Campo 64: “Comune di residenza”</w:t>
      </w:r>
    </w:p>
    <w:p w14:paraId="74A6154E" w14:textId="77777777" w:rsidR="00F11079" w:rsidRPr="00C779AA" w:rsidRDefault="00F11079" w:rsidP="00F11079">
      <w:pPr>
        <w:pStyle w:val="ListParagraph"/>
        <w:numPr>
          <w:ilvl w:val="0"/>
          <w:numId w:val="27"/>
        </w:numPr>
        <w:ind w:left="2755" w:hanging="357"/>
        <w:rPr>
          <w:lang w:val="it-IT"/>
        </w:rPr>
      </w:pPr>
      <w:r>
        <w:rPr>
          <w:lang w:val="it-IT"/>
        </w:rPr>
        <w:t>Valori ammessi: “Nome” del comune di residenza</w:t>
      </w:r>
    </w:p>
    <w:p w14:paraId="228C52D0" w14:textId="77777777" w:rsidR="00F11079" w:rsidRPr="00792F09" w:rsidRDefault="00F11079" w:rsidP="00F11079">
      <w:pPr>
        <w:pStyle w:val="ListParagraph"/>
        <w:numPr>
          <w:ilvl w:val="2"/>
          <w:numId w:val="24"/>
        </w:numPr>
        <w:ind w:left="2035" w:hanging="357"/>
        <w:rPr>
          <w:lang w:val="it-IT"/>
        </w:rPr>
      </w:pPr>
      <w:r>
        <w:rPr>
          <w:lang w:val="it-IT"/>
        </w:rPr>
        <w:t>Campo 65: “Mensilità”</w:t>
      </w:r>
    </w:p>
    <w:p w14:paraId="7C51CA9A" w14:textId="77777777" w:rsidR="00F11079" w:rsidRPr="00C779AA" w:rsidRDefault="00F11079" w:rsidP="00F11079">
      <w:pPr>
        <w:pStyle w:val="ListParagraph"/>
        <w:numPr>
          <w:ilvl w:val="0"/>
          <w:numId w:val="27"/>
        </w:numPr>
        <w:ind w:left="2755" w:hanging="357"/>
        <w:rPr>
          <w:lang w:val="it-IT"/>
        </w:rPr>
      </w:pPr>
      <w:r>
        <w:rPr>
          <w:lang w:val="it-IT"/>
        </w:rPr>
        <w:t>Valori ammessi: “Numero” pagamenti retributivi percepiti in un anno</w:t>
      </w:r>
    </w:p>
    <w:p w14:paraId="68D67C5D" w14:textId="77777777" w:rsidR="00F11079" w:rsidRDefault="00F11079" w:rsidP="00F11079">
      <w:pPr>
        <w:pStyle w:val="ListParagraph"/>
        <w:numPr>
          <w:ilvl w:val="0"/>
          <w:numId w:val="25"/>
        </w:numPr>
        <w:ind w:left="1434" w:hanging="357"/>
        <w:rPr>
          <w:lang w:val="it-IT"/>
        </w:rPr>
      </w:pPr>
      <w:r>
        <w:rPr>
          <w:lang w:val="it-IT"/>
        </w:rPr>
        <w:t>Riferimenti Secondo richiedente</w:t>
      </w:r>
    </w:p>
    <w:p w14:paraId="076DF6E5" w14:textId="77777777" w:rsidR="00F11079" w:rsidRPr="00040D01" w:rsidRDefault="00F11079" w:rsidP="00F11079">
      <w:pPr>
        <w:pStyle w:val="ListParagraph"/>
        <w:numPr>
          <w:ilvl w:val="0"/>
          <w:numId w:val="26"/>
        </w:numPr>
        <w:rPr>
          <w:lang w:val="it-IT"/>
        </w:rPr>
      </w:pPr>
      <w:r>
        <w:rPr>
          <w:lang w:val="it-IT"/>
        </w:rPr>
        <w:t>Vale quanto detto per i riferimenti del primo richiedente</w:t>
      </w:r>
    </w:p>
    <w:p w14:paraId="20A57361" w14:textId="77777777" w:rsidR="00F11079" w:rsidRDefault="00F11079" w:rsidP="00F11079">
      <w:pPr>
        <w:pStyle w:val="ListParagraph"/>
        <w:numPr>
          <w:ilvl w:val="0"/>
          <w:numId w:val="25"/>
        </w:numPr>
        <w:ind w:left="1434" w:hanging="357"/>
        <w:rPr>
          <w:lang w:val="it-IT"/>
        </w:rPr>
      </w:pPr>
      <w:r>
        <w:rPr>
          <w:lang w:val="it-IT"/>
        </w:rPr>
        <w:t>Mutuo richiesto</w:t>
      </w:r>
    </w:p>
    <w:p w14:paraId="06480EF5" w14:textId="77777777" w:rsidR="00F11079" w:rsidRDefault="00F11079" w:rsidP="00F11079">
      <w:pPr>
        <w:pStyle w:val="ListParagraph"/>
        <w:numPr>
          <w:ilvl w:val="2"/>
          <w:numId w:val="24"/>
        </w:numPr>
        <w:ind w:left="2035" w:hanging="357"/>
        <w:rPr>
          <w:lang w:val="it-IT"/>
        </w:rPr>
      </w:pPr>
      <w:r>
        <w:rPr>
          <w:lang w:val="it-IT"/>
        </w:rPr>
        <w:t>Campo 66: “Finalità della richiesta”</w:t>
      </w:r>
    </w:p>
    <w:p w14:paraId="157281C2" w14:textId="77777777" w:rsidR="00F11079" w:rsidRPr="00C779AA"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Acquisto”, “Acquisto prima casa”, “Acquisto seconda casa”, “Acquisto asta giudiziaria”, “Acquisto prima casa Consap”, “Surroga”, “Ristrutturazione”, “Altro”, “N/A”</w:t>
      </w:r>
    </w:p>
    <w:p w14:paraId="64E89E28" w14:textId="77777777" w:rsidR="00F11079" w:rsidRDefault="00F11079" w:rsidP="00F11079">
      <w:pPr>
        <w:pStyle w:val="ListParagraph"/>
        <w:numPr>
          <w:ilvl w:val="2"/>
          <w:numId w:val="24"/>
        </w:numPr>
        <w:ind w:left="2035" w:hanging="357"/>
        <w:rPr>
          <w:lang w:val="it-IT"/>
        </w:rPr>
      </w:pPr>
      <w:r>
        <w:rPr>
          <w:lang w:val="it-IT"/>
        </w:rPr>
        <w:t>Campo 67: “Valore immobile”</w:t>
      </w:r>
    </w:p>
    <w:p w14:paraId="4B084497" w14:textId="77777777" w:rsidR="00F11079" w:rsidRPr="00C779AA" w:rsidRDefault="00F11079" w:rsidP="00F11079">
      <w:pPr>
        <w:pStyle w:val="ListParagraph"/>
        <w:numPr>
          <w:ilvl w:val="0"/>
          <w:numId w:val="27"/>
        </w:numPr>
        <w:ind w:left="2755" w:hanging="357"/>
        <w:rPr>
          <w:lang w:val="it-IT"/>
        </w:rPr>
      </w:pPr>
      <w:r>
        <w:rPr>
          <w:lang w:val="it-IT"/>
        </w:rPr>
        <w:t>Valori ammessi:” Prezzo” dell’immobile espresso in euro</w:t>
      </w:r>
    </w:p>
    <w:p w14:paraId="173C2974" w14:textId="77777777" w:rsidR="00F11079" w:rsidRDefault="00F11079" w:rsidP="00F11079">
      <w:pPr>
        <w:pStyle w:val="ListParagraph"/>
        <w:numPr>
          <w:ilvl w:val="2"/>
          <w:numId w:val="24"/>
        </w:numPr>
        <w:ind w:left="2035" w:hanging="357"/>
        <w:rPr>
          <w:lang w:val="it-IT"/>
        </w:rPr>
      </w:pPr>
      <w:r>
        <w:rPr>
          <w:lang w:val="it-IT"/>
        </w:rPr>
        <w:t>Campo 68: “Importo mutuo”</w:t>
      </w:r>
    </w:p>
    <w:p w14:paraId="7A0EFD63" w14:textId="77777777" w:rsidR="00F11079" w:rsidRPr="00C779AA" w:rsidRDefault="00F11079" w:rsidP="00F11079">
      <w:pPr>
        <w:pStyle w:val="ListParagraph"/>
        <w:numPr>
          <w:ilvl w:val="0"/>
          <w:numId w:val="27"/>
        </w:numPr>
        <w:ind w:left="2755" w:hanging="357"/>
        <w:rPr>
          <w:lang w:val="it-IT"/>
        </w:rPr>
      </w:pPr>
      <w:r>
        <w:rPr>
          <w:lang w:val="it-IT"/>
        </w:rPr>
        <w:t>Valori ammessi: importo richiesto dal richiedente mutuo espresso in euro</w:t>
      </w:r>
    </w:p>
    <w:p w14:paraId="2C1BAC49" w14:textId="77777777" w:rsidR="00F11079" w:rsidRDefault="00F11079" w:rsidP="00F11079">
      <w:pPr>
        <w:pStyle w:val="ListParagraph"/>
        <w:numPr>
          <w:ilvl w:val="2"/>
          <w:numId w:val="24"/>
        </w:numPr>
        <w:ind w:left="2035" w:hanging="357"/>
        <w:rPr>
          <w:lang w:val="it-IT"/>
        </w:rPr>
      </w:pPr>
      <w:r>
        <w:rPr>
          <w:lang w:val="it-IT"/>
        </w:rPr>
        <w:t>Campo 69: “Tipo di tasso”</w:t>
      </w:r>
    </w:p>
    <w:p w14:paraId="3CAD46F5" w14:textId="77777777" w:rsidR="00F11079" w:rsidRPr="00C779AA" w:rsidRDefault="00F11079" w:rsidP="00F11079">
      <w:pPr>
        <w:pStyle w:val="ListParagraph"/>
        <w:numPr>
          <w:ilvl w:val="0"/>
          <w:numId w:val="27"/>
        </w:numPr>
        <w:ind w:left="2755" w:hanging="357"/>
        <w:rPr>
          <w:lang w:val="it-IT"/>
        </w:rPr>
      </w:pPr>
      <w:r>
        <w:rPr>
          <w:lang w:val="it-IT"/>
        </w:rPr>
        <w:t xml:space="preserve">Valori ammessi: opzioni possibili “Fisso”, “Variabile con </w:t>
      </w:r>
      <w:proofErr w:type="spellStart"/>
      <w:r>
        <w:rPr>
          <w:lang w:val="it-IT"/>
        </w:rPr>
        <w:t>cap</w:t>
      </w:r>
      <w:proofErr w:type="spellEnd"/>
      <w:r>
        <w:rPr>
          <w:lang w:val="it-IT"/>
        </w:rPr>
        <w:t>”, “Variabile”, “Altro”, “N/A”</w:t>
      </w:r>
    </w:p>
    <w:p w14:paraId="5E88080F" w14:textId="77777777" w:rsidR="00F11079" w:rsidRDefault="00F11079" w:rsidP="00F11079">
      <w:pPr>
        <w:pStyle w:val="ListParagraph"/>
        <w:numPr>
          <w:ilvl w:val="2"/>
          <w:numId w:val="24"/>
        </w:numPr>
        <w:ind w:left="2035" w:hanging="357"/>
        <w:rPr>
          <w:lang w:val="it-IT"/>
        </w:rPr>
      </w:pPr>
      <w:r>
        <w:rPr>
          <w:lang w:val="it-IT"/>
        </w:rPr>
        <w:t>Campo 70: “Durata”</w:t>
      </w:r>
    </w:p>
    <w:p w14:paraId="23AA063C" w14:textId="77777777" w:rsidR="00F11079" w:rsidRPr="00C779AA" w:rsidRDefault="00F11079" w:rsidP="00F11079">
      <w:pPr>
        <w:pStyle w:val="ListParagraph"/>
        <w:numPr>
          <w:ilvl w:val="0"/>
          <w:numId w:val="27"/>
        </w:numPr>
        <w:ind w:left="2755" w:hanging="357"/>
        <w:rPr>
          <w:lang w:val="it-IT"/>
        </w:rPr>
      </w:pPr>
      <w:r>
        <w:rPr>
          <w:lang w:val="it-IT"/>
        </w:rPr>
        <w:t>Valori ammessi: “Numero” espresso in mesi</w:t>
      </w:r>
    </w:p>
    <w:p w14:paraId="4CBDFD05" w14:textId="77777777" w:rsidR="00F11079" w:rsidRDefault="00F11079" w:rsidP="00F11079">
      <w:pPr>
        <w:pStyle w:val="ListParagraph"/>
        <w:numPr>
          <w:ilvl w:val="2"/>
          <w:numId w:val="24"/>
        </w:numPr>
        <w:ind w:left="2035" w:hanging="357"/>
        <w:rPr>
          <w:lang w:val="it-IT"/>
        </w:rPr>
      </w:pPr>
      <w:r>
        <w:rPr>
          <w:lang w:val="it-IT"/>
        </w:rPr>
        <w:t>Campo 71: “LTV %”</w:t>
      </w:r>
    </w:p>
    <w:p w14:paraId="2FA07EC3" w14:textId="77777777" w:rsidR="00F11079" w:rsidRPr="00C779AA" w:rsidRDefault="00F11079" w:rsidP="00F11079">
      <w:pPr>
        <w:pStyle w:val="ListParagraph"/>
        <w:numPr>
          <w:ilvl w:val="0"/>
          <w:numId w:val="27"/>
        </w:numPr>
        <w:ind w:left="2755" w:hanging="357"/>
        <w:rPr>
          <w:lang w:val="it-IT"/>
        </w:rPr>
      </w:pPr>
      <w:r>
        <w:rPr>
          <w:lang w:val="it-IT"/>
        </w:rPr>
        <w:t>Valori ammessi: “LTV” espresso in percentuale</w:t>
      </w:r>
    </w:p>
    <w:p w14:paraId="3B2BBF6E" w14:textId="77777777" w:rsidR="00F11079" w:rsidRDefault="00F11079" w:rsidP="00F11079">
      <w:pPr>
        <w:pStyle w:val="ListParagraph"/>
        <w:numPr>
          <w:ilvl w:val="2"/>
          <w:numId w:val="24"/>
        </w:numPr>
        <w:ind w:left="2035" w:hanging="357"/>
        <w:rPr>
          <w:lang w:val="it-IT"/>
        </w:rPr>
      </w:pPr>
      <w:r>
        <w:rPr>
          <w:lang w:val="it-IT"/>
        </w:rPr>
        <w:t>Campo 72: “R/R%”</w:t>
      </w:r>
    </w:p>
    <w:p w14:paraId="185BA878" w14:textId="77777777" w:rsidR="00F11079" w:rsidRPr="008F2FB1" w:rsidRDefault="00F11079" w:rsidP="00F11079">
      <w:pPr>
        <w:pStyle w:val="ListParagraph"/>
        <w:numPr>
          <w:ilvl w:val="0"/>
          <w:numId w:val="27"/>
        </w:numPr>
        <w:ind w:left="2755" w:hanging="357"/>
        <w:rPr>
          <w:lang w:val="it-IT"/>
        </w:rPr>
      </w:pPr>
      <w:r>
        <w:rPr>
          <w:lang w:val="it-IT"/>
        </w:rPr>
        <w:t>Valori ammessi: “R/R” espresso in percentuale</w:t>
      </w:r>
    </w:p>
    <w:p w14:paraId="0F5ABE57" w14:textId="77777777" w:rsidR="00F11079" w:rsidRDefault="00F11079" w:rsidP="00F11079">
      <w:pPr>
        <w:pStyle w:val="ListParagraph"/>
        <w:numPr>
          <w:ilvl w:val="2"/>
          <w:numId w:val="24"/>
        </w:numPr>
        <w:ind w:left="2035" w:hanging="357"/>
        <w:rPr>
          <w:lang w:val="it-IT"/>
        </w:rPr>
      </w:pPr>
      <w:r>
        <w:rPr>
          <w:lang w:val="it-IT"/>
        </w:rPr>
        <w:t>Campo 73: “Istituto”</w:t>
      </w:r>
    </w:p>
    <w:p w14:paraId="2744D2AB" w14:textId="77777777" w:rsidR="00F11079" w:rsidRPr="008F2FB1" w:rsidRDefault="00F11079" w:rsidP="00F11079">
      <w:pPr>
        <w:pStyle w:val="ListParagraph"/>
        <w:numPr>
          <w:ilvl w:val="0"/>
          <w:numId w:val="27"/>
        </w:numPr>
        <w:ind w:left="2755" w:hanging="357"/>
        <w:rPr>
          <w:lang w:val="it-IT"/>
        </w:rPr>
      </w:pPr>
      <w:r>
        <w:rPr>
          <w:lang w:val="it-IT"/>
        </w:rPr>
        <w:t>Valori ammessi: “Nome” dell’istituto finanziario che eroga il finanziamento</w:t>
      </w:r>
    </w:p>
    <w:p w14:paraId="1652B367" w14:textId="77777777" w:rsidR="00F11079" w:rsidRDefault="00F11079" w:rsidP="00F11079">
      <w:pPr>
        <w:pStyle w:val="ListParagraph"/>
        <w:numPr>
          <w:ilvl w:val="2"/>
          <w:numId w:val="24"/>
        </w:numPr>
        <w:ind w:left="2035" w:hanging="357"/>
        <w:rPr>
          <w:lang w:val="it-IT"/>
        </w:rPr>
      </w:pPr>
      <w:r>
        <w:rPr>
          <w:lang w:val="it-IT"/>
        </w:rPr>
        <w:t>Campo 74: “TAN”</w:t>
      </w:r>
    </w:p>
    <w:p w14:paraId="7DB9429E" w14:textId="77777777" w:rsidR="00F11079" w:rsidRPr="008F2FB1" w:rsidRDefault="00F11079" w:rsidP="00F11079">
      <w:pPr>
        <w:pStyle w:val="ListParagraph"/>
        <w:numPr>
          <w:ilvl w:val="0"/>
          <w:numId w:val="27"/>
        </w:numPr>
        <w:ind w:left="2755" w:hanging="357"/>
        <w:rPr>
          <w:lang w:val="it-IT"/>
        </w:rPr>
      </w:pPr>
      <w:r>
        <w:rPr>
          <w:lang w:val="it-IT"/>
        </w:rPr>
        <w:t>Valori ammessi: “TAN” espresso in percentuale</w:t>
      </w:r>
    </w:p>
    <w:p w14:paraId="473D9D30" w14:textId="77777777" w:rsidR="00F11079" w:rsidRDefault="00F11079" w:rsidP="00F11079">
      <w:pPr>
        <w:pStyle w:val="ListParagraph"/>
        <w:numPr>
          <w:ilvl w:val="2"/>
          <w:numId w:val="24"/>
        </w:numPr>
        <w:ind w:left="2035" w:hanging="357"/>
        <w:rPr>
          <w:lang w:val="it-IT"/>
        </w:rPr>
      </w:pPr>
      <w:r>
        <w:rPr>
          <w:lang w:val="it-IT"/>
        </w:rPr>
        <w:t>Campo 75: “TAEG”</w:t>
      </w:r>
    </w:p>
    <w:p w14:paraId="21C40298" w14:textId="77777777" w:rsidR="00F11079" w:rsidRPr="008F2FB1" w:rsidRDefault="00F11079" w:rsidP="00F11079">
      <w:pPr>
        <w:pStyle w:val="ListParagraph"/>
        <w:numPr>
          <w:ilvl w:val="0"/>
          <w:numId w:val="27"/>
        </w:numPr>
        <w:ind w:left="2755" w:hanging="357"/>
        <w:rPr>
          <w:lang w:val="it-IT"/>
        </w:rPr>
      </w:pPr>
      <w:r>
        <w:rPr>
          <w:lang w:val="it-IT"/>
        </w:rPr>
        <w:t>Valori ammessi: “TAEG” espresso in percentuale</w:t>
      </w:r>
    </w:p>
    <w:p w14:paraId="77A457FC" w14:textId="77777777" w:rsidR="00F11079" w:rsidRDefault="00F11079" w:rsidP="00F11079">
      <w:pPr>
        <w:pStyle w:val="ListParagraph"/>
        <w:numPr>
          <w:ilvl w:val="2"/>
          <w:numId w:val="24"/>
        </w:numPr>
        <w:ind w:left="2035" w:hanging="357"/>
        <w:rPr>
          <w:lang w:val="it-IT"/>
        </w:rPr>
      </w:pPr>
      <w:r>
        <w:rPr>
          <w:lang w:val="it-IT"/>
        </w:rPr>
        <w:t>Campo 76: “Spread”</w:t>
      </w:r>
    </w:p>
    <w:p w14:paraId="76D0456C" w14:textId="77777777" w:rsidR="00F11079" w:rsidRPr="008F2FB1" w:rsidRDefault="00F11079" w:rsidP="00F11079">
      <w:pPr>
        <w:pStyle w:val="ListParagraph"/>
        <w:numPr>
          <w:ilvl w:val="0"/>
          <w:numId w:val="27"/>
        </w:numPr>
        <w:ind w:left="2755" w:hanging="357"/>
        <w:rPr>
          <w:lang w:val="it-IT"/>
        </w:rPr>
      </w:pPr>
      <w:r>
        <w:rPr>
          <w:lang w:val="it-IT"/>
        </w:rPr>
        <w:t>Valori ammessi: “Spread” espresso in percentuale</w:t>
      </w:r>
    </w:p>
    <w:p w14:paraId="2F042936" w14:textId="77777777" w:rsidR="00F11079" w:rsidRDefault="00F11079" w:rsidP="00F11079">
      <w:pPr>
        <w:pStyle w:val="ListParagraph"/>
        <w:numPr>
          <w:ilvl w:val="2"/>
          <w:numId w:val="24"/>
        </w:numPr>
        <w:ind w:left="2035" w:hanging="357"/>
        <w:rPr>
          <w:lang w:val="it-IT"/>
        </w:rPr>
      </w:pPr>
      <w:r>
        <w:rPr>
          <w:lang w:val="it-IT"/>
        </w:rPr>
        <w:t>Campo 77: “Importo della rata calcolato”</w:t>
      </w:r>
    </w:p>
    <w:p w14:paraId="4DADC286" w14:textId="77777777" w:rsidR="00F11079" w:rsidRPr="008F2FB1" w:rsidRDefault="00F11079" w:rsidP="00F11079">
      <w:pPr>
        <w:pStyle w:val="ListParagraph"/>
        <w:numPr>
          <w:ilvl w:val="0"/>
          <w:numId w:val="27"/>
        </w:numPr>
        <w:ind w:left="2755" w:hanging="357"/>
        <w:rPr>
          <w:lang w:val="it-IT"/>
        </w:rPr>
      </w:pPr>
      <w:r>
        <w:rPr>
          <w:lang w:val="it-IT"/>
        </w:rPr>
        <w:t>Valori ammessi: importo da versare mensilmente espresso in euro</w:t>
      </w:r>
    </w:p>
    <w:p w14:paraId="1E0C7A94" w14:textId="77777777" w:rsidR="00F11079" w:rsidRDefault="00F11079" w:rsidP="00F11079">
      <w:pPr>
        <w:pStyle w:val="ListParagraph"/>
        <w:numPr>
          <w:ilvl w:val="2"/>
          <w:numId w:val="24"/>
        </w:numPr>
        <w:ind w:left="2035" w:hanging="357"/>
        <w:rPr>
          <w:lang w:val="it-IT"/>
        </w:rPr>
      </w:pPr>
      <w:r>
        <w:rPr>
          <w:lang w:val="it-IT"/>
        </w:rPr>
        <w:t>Campo 78: “Nome prodotto”</w:t>
      </w:r>
    </w:p>
    <w:p w14:paraId="5FC748D2" w14:textId="77777777" w:rsidR="00F11079" w:rsidRPr="008F2FB1" w:rsidRDefault="00F11079" w:rsidP="00F11079">
      <w:pPr>
        <w:pStyle w:val="ListParagraph"/>
        <w:numPr>
          <w:ilvl w:val="0"/>
          <w:numId w:val="27"/>
        </w:numPr>
        <w:ind w:left="2755" w:hanging="357"/>
        <w:rPr>
          <w:lang w:val="it-IT"/>
        </w:rPr>
      </w:pPr>
      <w:r>
        <w:rPr>
          <w:lang w:val="it-IT"/>
        </w:rPr>
        <w:t>Valori ammessi: “Nome” del prodotto</w:t>
      </w:r>
    </w:p>
    <w:p w14:paraId="7B417DF2" w14:textId="77777777" w:rsidR="00F11079" w:rsidRPr="0099672F" w:rsidRDefault="00F11079" w:rsidP="00F11079">
      <w:pPr>
        <w:pStyle w:val="ListParagraph"/>
        <w:numPr>
          <w:ilvl w:val="2"/>
          <w:numId w:val="24"/>
        </w:numPr>
        <w:ind w:left="2035" w:hanging="357"/>
        <w:rPr>
          <w:lang w:val="it-IT"/>
        </w:rPr>
      </w:pPr>
      <w:r>
        <w:rPr>
          <w:lang w:val="it-IT"/>
        </w:rPr>
        <w:t>Campo 79: “Spese iniziali”</w:t>
      </w:r>
    </w:p>
    <w:p w14:paraId="1A89AF11" w14:textId="77777777" w:rsidR="00F11079" w:rsidRPr="008F2FB1" w:rsidRDefault="00F11079" w:rsidP="00F11079">
      <w:pPr>
        <w:pStyle w:val="ListParagraph"/>
        <w:numPr>
          <w:ilvl w:val="0"/>
          <w:numId w:val="27"/>
        </w:numPr>
        <w:ind w:left="2755" w:hanging="357"/>
        <w:rPr>
          <w:lang w:val="it-IT"/>
        </w:rPr>
      </w:pPr>
      <w:r>
        <w:rPr>
          <w:lang w:val="it-IT"/>
        </w:rPr>
        <w:t>Valori ammessi: valore delle spese iniziali espresso in euro</w:t>
      </w:r>
    </w:p>
    <w:p w14:paraId="2F0DE649" w14:textId="77777777" w:rsidR="00F11079" w:rsidRDefault="00F11079" w:rsidP="00F11079">
      <w:pPr>
        <w:pStyle w:val="ListParagraph"/>
        <w:numPr>
          <w:ilvl w:val="0"/>
          <w:numId w:val="25"/>
        </w:numPr>
        <w:ind w:left="1434" w:hanging="357"/>
        <w:rPr>
          <w:lang w:val="it-IT"/>
        </w:rPr>
      </w:pPr>
      <w:r>
        <w:rPr>
          <w:lang w:val="it-IT"/>
        </w:rPr>
        <w:t>Immobile oggetto del mutuo</w:t>
      </w:r>
    </w:p>
    <w:p w14:paraId="43484075" w14:textId="77777777" w:rsidR="00F11079" w:rsidRDefault="00F11079" w:rsidP="00F11079">
      <w:pPr>
        <w:pStyle w:val="ListParagraph"/>
        <w:numPr>
          <w:ilvl w:val="2"/>
          <w:numId w:val="24"/>
        </w:numPr>
        <w:ind w:left="2035" w:hanging="357"/>
        <w:rPr>
          <w:lang w:val="it-IT"/>
        </w:rPr>
      </w:pPr>
      <w:r>
        <w:rPr>
          <w:lang w:val="it-IT"/>
        </w:rPr>
        <w:t>Campo 80: “Stato ricerca immobile”</w:t>
      </w:r>
    </w:p>
    <w:p w14:paraId="45DD9C59" w14:textId="77777777" w:rsidR="00F11079" w:rsidRPr="008F2FB1" w:rsidRDefault="00F11079" w:rsidP="00F11079">
      <w:pPr>
        <w:pStyle w:val="ListParagraph"/>
        <w:numPr>
          <w:ilvl w:val="0"/>
          <w:numId w:val="27"/>
        </w:numPr>
        <w:ind w:left="2755" w:hanging="357"/>
        <w:rPr>
          <w:lang w:val="it-IT"/>
        </w:rPr>
      </w:pPr>
      <w:r>
        <w:rPr>
          <w:lang w:val="it-IT"/>
        </w:rPr>
        <w:t xml:space="preserve"> “Firmato compromesso”, “Immobile già di proprietà”, “Fatta proposta acquisto”, “Individuato immobile”, “Alla ricerca dell’immobile”, “N/A”</w:t>
      </w:r>
    </w:p>
    <w:p w14:paraId="61C3E5FC" w14:textId="77777777" w:rsidR="00F11079" w:rsidRDefault="00F11079" w:rsidP="00F11079">
      <w:pPr>
        <w:pStyle w:val="ListParagraph"/>
        <w:numPr>
          <w:ilvl w:val="2"/>
          <w:numId w:val="24"/>
        </w:numPr>
        <w:ind w:left="2035" w:hanging="357"/>
        <w:rPr>
          <w:lang w:val="it-IT"/>
        </w:rPr>
      </w:pPr>
      <w:r>
        <w:rPr>
          <w:lang w:val="it-IT"/>
        </w:rPr>
        <w:t>Campo 81: “Semaforo”</w:t>
      </w:r>
    </w:p>
    <w:p w14:paraId="335AE4B7" w14:textId="77777777" w:rsidR="00F11079" w:rsidRPr="00652DA2" w:rsidRDefault="00F11079" w:rsidP="00F11079">
      <w:pPr>
        <w:pStyle w:val="ListParagraph"/>
        <w:numPr>
          <w:ilvl w:val="0"/>
          <w:numId w:val="27"/>
        </w:numPr>
        <w:ind w:left="2755" w:hanging="357"/>
        <w:rPr>
          <w:lang w:val="it-IT"/>
        </w:rPr>
      </w:pPr>
      <w:r>
        <w:rPr>
          <w:lang w:val="it-IT"/>
        </w:rPr>
        <w:t>Valori ammessi: “Verde”, “Giallo”, “Rosso”, “N/A”</w:t>
      </w:r>
    </w:p>
    <w:p w14:paraId="41051719" w14:textId="77777777" w:rsidR="00F11079" w:rsidRDefault="00F11079" w:rsidP="00F11079">
      <w:pPr>
        <w:pStyle w:val="ListParagraph"/>
        <w:numPr>
          <w:ilvl w:val="2"/>
          <w:numId w:val="24"/>
        </w:numPr>
        <w:ind w:left="2035" w:hanging="357"/>
        <w:rPr>
          <w:lang w:val="it-IT"/>
        </w:rPr>
      </w:pPr>
      <w:r>
        <w:rPr>
          <w:lang w:val="it-IT"/>
        </w:rPr>
        <w:t>Campo 82: “Indirizzo immobile”</w:t>
      </w:r>
    </w:p>
    <w:p w14:paraId="7B53F305" w14:textId="77777777" w:rsidR="00F11079" w:rsidRPr="00652DA2" w:rsidRDefault="00F11079" w:rsidP="00F11079">
      <w:pPr>
        <w:pStyle w:val="ListParagraph"/>
        <w:numPr>
          <w:ilvl w:val="0"/>
          <w:numId w:val="27"/>
        </w:numPr>
        <w:ind w:left="2755" w:hanging="357"/>
        <w:rPr>
          <w:lang w:val="it-IT"/>
        </w:rPr>
      </w:pPr>
      <w:r>
        <w:rPr>
          <w:lang w:val="it-IT"/>
        </w:rPr>
        <w:t>Valori ammessi: “Indirizzo” dell’immobile oggetto della richiesta</w:t>
      </w:r>
    </w:p>
    <w:p w14:paraId="5E9EF7F5" w14:textId="77777777" w:rsidR="00F11079" w:rsidRDefault="00F11079" w:rsidP="00F11079">
      <w:pPr>
        <w:pStyle w:val="ListParagraph"/>
        <w:numPr>
          <w:ilvl w:val="2"/>
          <w:numId w:val="24"/>
        </w:numPr>
        <w:ind w:left="2035" w:hanging="357"/>
        <w:rPr>
          <w:lang w:val="it-IT"/>
        </w:rPr>
      </w:pPr>
      <w:r>
        <w:rPr>
          <w:lang w:val="it-IT"/>
        </w:rPr>
        <w:t>Campo 83: “Comune immobile”</w:t>
      </w:r>
    </w:p>
    <w:p w14:paraId="139B56A3" w14:textId="77777777" w:rsidR="00F11079" w:rsidRDefault="00F11079" w:rsidP="00F11079">
      <w:pPr>
        <w:pStyle w:val="ListParagraph"/>
        <w:numPr>
          <w:ilvl w:val="0"/>
          <w:numId w:val="27"/>
        </w:numPr>
        <w:ind w:left="2755" w:hanging="357"/>
        <w:rPr>
          <w:lang w:val="it-IT"/>
        </w:rPr>
      </w:pPr>
      <w:r>
        <w:rPr>
          <w:lang w:val="it-IT"/>
        </w:rPr>
        <w:t>Valori ammessi: “Comune “dell’immobile oggetto della richiesta</w:t>
      </w:r>
    </w:p>
    <w:p w14:paraId="49575C84" w14:textId="77777777" w:rsidR="00F11079" w:rsidRDefault="00F11079" w:rsidP="00F11079">
      <w:pPr>
        <w:pStyle w:val="ListParagraph"/>
        <w:numPr>
          <w:ilvl w:val="2"/>
          <w:numId w:val="24"/>
        </w:numPr>
        <w:ind w:left="2035" w:hanging="357"/>
        <w:rPr>
          <w:lang w:val="it-IT"/>
        </w:rPr>
      </w:pPr>
      <w:r>
        <w:rPr>
          <w:lang w:val="it-IT"/>
        </w:rPr>
        <w:t>Campo 84: “Provincia immobile”</w:t>
      </w:r>
    </w:p>
    <w:p w14:paraId="378521B9" w14:textId="77777777" w:rsidR="00F11079" w:rsidRPr="00F95B47" w:rsidRDefault="00F11079" w:rsidP="00F11079">
      <w:pPr>
        <w:pStyle w:val="ListParagraph"/>
        <w:numPr>
          <w:ilvl w:val="0"/>
          <w:numId w:val="27"/>
        </w:numPr>
        <w:ind w:left="2755" w:hanging="357"/>
        <w:rPr>
          <w:lang w:val="it-IT"/>
        </w:rPr>
      </w:pPr>
      <w:r>
        <w:rPr>
          <w:lang w:val="it-IT"/>
        </w:rPr>
        <w:t>Valori ammessi: “Provincia” dell’immobile oggetto della richiesta</w:t>
      </w:r>
    </w:p>
    <w:p w14:paraId="096B9405" w14:textId="77777777" w:rsidR="00F11079" w:rsidRDefault="00F11079" w:rsidP="00F11079">
      <w:pPr>
        <w:pStyle w:val="ListParagraph"/>
        <w:numPr>
          <w:ilvl w:val="2"/>
          <w:numId w:val="24"/>
        </w:numPr>
        <w:ind w:left="2035" w:hanging="357"/>
        <w:rPr>
          <w:lang w:val="it-IT"/>
        </w:rPr>
      </w:pPr>
      <w:r>
        <w:rPr>
          <w:lang w:val="it-IT"/>
        </w:rPr>
        <w:t>Campo 85: “Tipo immobile”</w:t>
      </w:r>
    </w:p>
    <w:p w14:paraId="7F1A472C" w14:textId="77777777" w:rsidR="00F11079" w:rsidRPr="00F95B47"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Appartamento”, “Villa”, “Villa a schiera”, “Rustico”, “Palazzina”, “Altro”, “N/A”</w:t>
      </w:r>
    </w:p>
    <w:p w14:paraId="2E296E81" w14:textId="77777777" w:rsidR="00F11079" w:rsidRDefault="00F11079" w:rsidP="00F11079">
      <w:pPr>
        <w:pStyle w:val="ListParagraph"/>
        <w:numPr>
          <w:ilvl w:val="2"/>
          <w:numId w:val="24"/>
        </w:numPr>
        <w:ind w:left="2035" w:hanging="357"/>
        <w:rPr>
          <w:lang w:val="it-IT"/>
        </w:rPr>
      </w:pPr>
      <w:r>
        <w:rPr>
          <w:lang w:val="it-IT"/>
        </w:rPr>
        <w:t>Campo 86: “Superficie totale”</w:t>
      </w:r>
    </w:p>
    <w:p w14:paraId="068106BC" w14:textId="77777777" w:rsidR="00F11079" w:rsidRPr="00F95B47" w:rsidRDefault="00F11079" w:rsidP="00F11079">
      <w:pPr>
        <w:pStyle w:val="ListParagraph"/>
        <w:numPr>
          <w:ilvl w:val="0"/>
          <w:numId w:val="27"/>
        </w:numPr>
        <w:ind w:left="2755" w:hanging="357"/>
        <w:rPr>
          <w:lang w:val="it-IT"/>
        </w:rPr>
      </w:pPr>
      <w:r>
        <w:rPr>
          <w:lang w:val="it-IT"/>
        </w:rPr>
        <w:t>Valori ammessi: opzioni possibili “Piccola”, “Media”,” Grande”</w:t>
      </w:r>
    </w:p>
    <w:p w14:paraId="1EEC12CC" w14:textId="77777777" w:rsidR="00F11079" w:rsidRDefault="00F11079" w:rsidP="00F11079">
      <w:pPr>
        <w:pStyle w:val="ListParagraph"/>
        <w:numPr>
          <w:ilvl w:val="2"/>
          <w:numId w:val="24"/>
        </w:numPr>
        <w:ind w:left="2035" w:hanging="357"/>
        <w:rPr>
          <w:lang w:val="it-IT"/>
        </w:rPr>
      </w:pPr>
      <w:r>
        <w:rPr>
          <w:lang w:val="it-IT"/>
        </w:rPr>
        <w:t>Campo 87: “Valore di mercato”</w:t>
      </w:r>
    </w:p>
    <w:p w14:paraId="6199CDEF" w14:textId="77777777" w:rsidR="00F11079" w:rsidRPr="00F95B47" w:rsidRDefault="00F11079" w:rsidP="00F11079">
      <w:pPr>
        <w:pStyle w:val="ListParagraph"/>
        <w:numPr>
          <w:ilvl w:val="0"/>
          <w:numId w:val="27"/>
        </w:numPr>
        <w:ind w:left="2755" w:hanging="357"/>
        <w:rPr>
          <w:lang w:val="it-IT"/>
        </w:rPr>
      </w:pPr>
      <w:r>
        <w:rPr>
          <w:lang w:val="it-IT"/>
        </w:rPr>
        <w:t>Valori ammessi: stima valore dell’immobile espresso in euro</w:t>
      </w:r>
    </w:p>
    <w:p w14:paraId="647E4202" w14:textId="77777777" w:rsidR="00F11079" w:rsidRDefault="00F11079" w:rsidP="00F11079">
      <w:pPr>
        <w:pStyle w:val="ListParagraph"/>
        <w:numPr>
          <w:ilvl w:val="2"/>
          <w:numId w:val="24"/>
        </w:numPr>
        <w:ind w:left="2035" w:hanging="357"/>
        <w:rPr>
          <w:lang w:val="it-IT"/>
        </w:rPr>
      </w:pPr>
      <w:r>
        <w:rPr>
          <w:lang w:val="it-IT"/>
        </w:rPr>
        <w:t>Campo 88: “Condizione immobile”</w:t>
      </w:r>
    </w:p>
    <w:p w14:paraId="5AB72E0D" w14:textId="77777777" w:rsidR="00F11079" w:rsidRPr="00F95B47" w:rsidRDefault="00F11079" w:rsidP="00F11079">
      <w:pPr>
        <w:pStyle w:val="ListParagraph"/>
        <w:numPr>
          <w:ilvl w:val="0"/>
          <w:numId w:val="27"/>
        </w:numPr>
        <w:ind w:left="2755" w:hanging="357"/>
        <w:rPr>
          <w:lang w:val="it-IT"/>
        </w:rPr>
      </w:pPr>
      <w:r>
        <w:rPr>
          <w:lang w:val="it-IT"/>
        </w:rPr>
        <w:t xml:space="preserve">Valori ammessi: opzioni </w:t>
      </w:r>
      <w:proofErr w:type="gramStart"/>
      <w:r>
        <w:rPr>
          <w:lang w:val="it-IT"/>
        </w:rPr>
        <w:t>possibili  “</w:t>
      </w:r>
      <w:proofErr w:type="gramEnd"/>
      <w:r>
        <w:rPr>
          <w:lang w:val="it-IT"/>
        </w:rPr>
        <w:t xml:space="preserve">Nuovo”, “Buono stato”, “Discreto stato”, </w:t>
      </w:r>
      <w:proofErr w:type="gramStart"/>
      <w:r>
        <w:rPr>
          <w:lang w:val="it-IT"/>
        </w:rPr>
        <w:t>“ Da</w:t>
      </w:r>
      <w:proofErr w:type="gramEnd"/>
      <w:r>
        <w:rPr>
          <w:lang w:val="it-IT"/>
        </w:rPr>
        <w:t xml:space="preserve"> ristrutturare”, “Da ultimare”, “Da costruire”, “N/A”</w:t>
      </w:r>
    </w:p>
    <w:p w14:paraId="406E9512" w14:textId="77777777" w:rsidR="00F11079" w:rsidRDefault="00F11079" w:rsidP="00F11079">
      <w:pPr>
        <w:pStyle w:val="ListParagraph"/>
        <w:numPr>
          <w:ilvl w:val="2"/>
          <w:numId w:val="24"/>
        </w:numPr>
        <w:ind w:left="2035" w:hanging="357"/>
        <w:rPr>
          <w:lang w:val="it-IT"/>
        </w:rPr>
      </w:pPr>
      <w:r>
        <w:rPr>
          <w:lang w:val="it-IT"/>
        </w:rPr>
        <w:t>Campo 89: “Immobile con ipoteca”</w:t>
      </w:r>
    </w:p>
    <w:p w14:paraId="6D59A00A" w14:textId="77777777" w:rsidR="00F11079" w:rsidRPr="00F95B47" w:rsidRDefault="00F11079" w:rsidP="00F11079">
      <w:pPr>
        <w:pStyle w:val="ListParagraph"/>
        <w:numPr>
          <w:ilvl w:val="0"/>
          <w:numId w:val="27"/>
        </w:numPr>
        <w:rPr>
          <w:lang w:val="it-IT"/>
        </w:rPr>
      </w:pPr>
      <w:r>
        <w:rPr>
          <w:lang w:val="it-IT"/>
        </w:rPr>
        <w:t>Valori ammessi: “Sì”, “No”</w:t>
      </w:r>
    </w:p>
    <w:p w14:paraId="225D8AEF" w14:textId="77777777" w:rsidR="00F11079" w:rsidRDefault="00F11079" w:rsidP="00F11079">
      <w:pPr>
        <w:pStyle w:val="ListParagraph"/>
        <w:numPr>
          <w:ilvl w:val="2"/>
          <w:numId w:val="24"/>
        </w:numPr>
        <w:ind w:left="2035" w:hanging="357"/>
        <w:rPr>
          <w:lang w:val="it-IT"/>
        </w:rPr>
      </w:pPr>
      <w:r>
        <w:rPr>
          <w:lang w:val="it-IT"/>
        </w:rPr>
        <w:t>Campo 90: “Classe energetica”</w:t>
      </w:r>
    </w:p>
    <w:p w14:paraId="79A7AA7E" w14:textId="77777777" w:rsidR="00F11079" w:rsidRPr="00F95B47"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opzioni</w:t>
      </w:r>
      <w:proofErr w:type="gramEnd"/>
      <w:r>
        <w:rPr>
          <w:lang w:val="it-IT"/>
        </w:rPr>
        <w:t xml:space="preserve"> possibili “A”, “B”, “N/A”</w:t>
      </w:r>
    </w:p>
    <w:p w14:paraId="3044A267" w14:textId="77777777" w:rsidR="00F11079" w:rsidRDefault="00F11079" w:rsidP="00F11079">
      <w:pPr>
        <w:pStyle w:val="ListParagraph"/>
        <w:numPr>
          <w:ilvl w:val="0"/>
          <w:numId w:val="25"/>
        </w:numPr>
        <w:ind w:left="1434" w:hanging="357"/>
        <w:rPr>
          <w:lang w:val="it-IT"/>
        </w:rPr>
      </w:pPr>
      <w:r>
        <w:rPr>
          <w:lang w:val="it-IT"/>
        </w:rPr>
        <w:t>Altri finanziamenti</w:t>
      </w:r>
    </w:p>
    <w:p w14:paraId="5417225B" w14:textId="77777777" w:rsidR="00F11079" w:rsidRDefault="00F11079" w:rsidP="00F11079">
      <w:pPr>
        <w:pStyle w:val="ListParagraph"/>
        <w:numPr>
          <w:ilvl w:val="2"/>
          <w:numId w:val="24"/>
        </w:numPr>
        <w:ind w:left="2035" w:hanging="357"/>
        <w:rPr>
          <w:lang w:val="it-IT"/>
        </w:rPr>
      </w:pPr>
      <w:r>
        <w:rPr>
          <w:lang w:val="it-IT"/>
        </w:rPr>
        <w:t>Campo 91: “Primo finanziamento”</w:t>
      </w:r>
    </w:p>
    <w:p w14:paraId="168DEE34" w14:textId="77777777" w:rsidR="00F11079" w:rsidRPr="00F95B47"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c</w:t>
      </w:r>
      <w:proofErr w:type="gramEnd"/>
    </w:p>
    <w:p w14:paraId="5DF7FF01" w14:textId="77777777" w:rsidR="00F11079" w:rsidRDefault="00F11079" w:rsidP="00F11079">
      <w:pPr>
        <w:pStyle w:val="ListParagraph"/>
        <w:numPr>
          <w:ilvl w:val="2"/>
          <w:numId w:val="24"/>
        </w:numPr>
        <w:ind w:left="2035" w:hanging="357"/>
        <w:rPr>
          <w:lang w:val="it-IT"/>
        </w:rPr>
      </w:pPr>
      <w:r>
        <w:rPr>
          <w:lang w:val="it-IT"/>
        </w:rPr>
        <w:t>Campo 92: “Importo residuo finanziamento”</w:t>
      </w:r>
    </w:p>
    <w:p w14:paraId="0DFEB976" w14:textId="77777777" w:rsidR="00F11079" w:rsidRPr="00F95B47" w:rsidRDefault="00F11079" w:rsidP="00F11079">
      <w:pPr>
        <w:pStyle w:val="ListParagraph"/>
        <w:numPr>
          <w:ilvl w:val="0"/>
          <w:numId w:val="27"/>
        </w:numPr>
        <w:ind w:left="2755" w:hanging="357"/>
        <w:rPr>
          <w:lang w:val="it-IT"/>
        </w:rPr>
      </w:pPr>
      <w:r>
        <w:rPr>
          <w:lang w:val="it-IT"/>
        </w:rPr>
        <w:t>Valori ammessi: somma ancora da rimborsare espressa in euro</w:t>
      </w:r>
    </w:p>
    <w:p w14:paraId="001D8D28" w14:textId="77777777" w:rsidR="00F11079" w:rsidRDefault="00F11079" w:rsidP="00F11079">
      <w:pPr>
        <w:pStyle w:val="ListParagraph"/>
        <w:numPr>
          <w:ilvl w:val="2"/>
          <w:numId w:val="24"/>
        </w:numPr>
        <w:ind w:left="2035" w:hanging="357"/>
        <w:rPr>
          <w:lang w:val="it-IT"/>
        </w:rPr>
      </w:pPr>
      <w:r>
        <w:rPr>
          <w:lang w:val="it-IT"/>
        </w:rPr>
        <w:t>Campo 93: “Rata mensile primo finanziamento”</w:t>
      </w:r>
    </w:p>
    <w:p w14:paraId="08BCEE3C" w14:textId="77777777" w:rsidR="00F11079" w:rsidRPr="00F95B47" w:rsidRDefault="00F11079" w:rsidP="00F11079">
      <w:pPr>
        <w:pStyle w:val="ListParagraph"/>
        <w:numPr>
          <w:ilvl w:val="0"/>
          <w:numId w:val="27"/>
        </w:numPr>
        <w:ind w:left="2755" w:hanging="357"/>
        <w:rPr>
          <w:lang w:val="it-IT"/>
        </w:rPr>
      </w:pPr>
      <w:r>
        <w:rPr>
          <w:lang w:val="it-IT"/>
        </w:rPr>
        <w:t>Valori ammessi: importo da pagare ogni mese espresso in euro</w:t>
      </w:r>
    </w:p>
    <w:p w14:paraId="530C17D7" w14:textId="77777777" w:rsidR="00F11079" w:rsidRPr="00472738" w:rsidRDefault="00F11079" w:rsidP="00F11079">
      <w:pPr>
        <w:pStyle w:val="ListParagraph"/>
        <w:numPr>
          <w:ilvl w:val="2"/>
          <w:numId w:val="24"/>
        </w:numPr>
        <w:ind w:left="2035" w:hanging="357"/>
        <w:rPr>
          <w:lang w:val="it-IT"/>
        </w:rPr>
      </w:pPr>
      <w:r>
        <w:rPr>
          <w:lang w:val="it-IT"/>
        </w:rPr>
        <w:t>Campo 94: “Estinzione anticipata primo finanziamento”</w:t>
      </w:r>
    </w:p>
    <w:p w14:paraId="11FB631F" w14:textId="77777777" w:rsidR="00F11079" w:rsidRPr="00F95B47" w:rsidRDefault="00F11079" w:rsidP="00F11079">
      <w:pPr>
        <w:pStyle w:val="ListParagraph"/>
        <w:numPr>
          <w:ilvl w:val="0"/>
          <w:numId w:val="27"/>
        </w:numPr>
        <w:ind w:left="2755" w:hanging="357"/>
        <w:rPr>
          <w:lang w:val="it-IT"/>
        </w:rPr>
      </w:pPr>
      <w:r>
        <w:rPr>
          <w:lang w:val="it-IT"/>
        </w:rPr>
        <w:t>Valori ammessi: “Sì”, “No”</w:t>
      </w:r>
    </w:p>
    <w:p w14:paraId="74166683" w14:textId="77777777" w:rsidR="00F11079" w:rsidRDefault="00F11079" w:rsidP="00F11079">
      <w:pPr>
        <w:pStyle w:val="ListParagraph"/>
        <w:numPr>
          <w:ilvl w:val="0"/>
          <w:numId w:val="25"/>
        </w:numPr>
        <w:ind w:left="1434" w:hanging="357"/>
        <w:rPr>
          <w:lang w:val="it-IT"/>
        </w:rPr>
      </w:pPr>
      <w:r>
        <w:rPr>
          <w:lang w:val="it-IT"/>
        </w:rPr>
        <w:t>Altri dati</w:t>
      </w:r>
    </w:p>
    <w:p w14:paraId="1A67B005" w14:textId="77777777" w:rsidR="00F11079" w:rsidRDefault="00F11079" w:rsidP="00F11079">
      <w:pPr>
        <w:pStyle w:val="ListParagraph"/>
        <w:numPr>
          <w:ilvl w:val="2"/>
          <w:numId w:val="24"/>
        </w:numPr>
        <w:ind w:left="2035" w:hanging="357"/>
        <w:rPr>
          <w:lang w:val="it-IT"/>
        </w:rPr>
      </w:pPr>
      <w:r>
        <w:rPr>
          <w:lang w:val="it-IT"/>
        </w:rPr>
        <w:t>Campo 95: “Banca del mutuo in essere”</w:t>
      </w:r>
    </w:p>
    <w:p w14:paraId="16D8702F" w14:textId="77777777" w:rsidR="00F11079" w:rsidRPr="00F95B47"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Cariparma”, “Carispezia”, “Friuladria”, “N/A”</w:t>
      </w:r>
    </w:p>
    <w:p w14:paraId="08546FAD" w14:textId="77777777" w:rsidR="00F11079" w:rsidRDefault="00F11079" w:rsidP="00F11079">
      <w:pPr>
        <w:pStyle w:val="ListParagraph"/>
        <w:numPr>
          <w:ilvl w:val="2"/>
          <w:numId w:val="24"/>
        </w:numPr>
        <w:ind w:left="2035" w:hanging="357"/>
        <w:rPr>
          <w:lang w:val="it-IT"/>
        </w:rPr>
      </w:pPr>
      <w:r>
        <w:rPr>
          <w:lang w:val="it-IT"/>
        </w:rPr>
        <w:t>Campo 96: “Data stipula mutuo in essere”</w:t>
      </w:r>
    </w:p>
    <w:p w14:paraId="2A4D06F5" w14:textId="77777777" w:rsidR="00F11079" w:rsidRPr="00F95B47" w:rsidRDefault="00F11079" w:rsidP="00F11079">
      <w:pPr>
        <w:pStyle w:val="ListParagraph"/>
        <w:numPr>
          <w:ilvl w:val="0"/>
          <w:numId w:val="27"/>
        </w:numPr>
        <w:ind w:left="2755" w:hanging="357"/>
        <w:rPr>
          <w:lang w:val="it-IT"/>
        </w:rPr>
      </w:pPr>
      <w:r>
        <w:rPr>
          <w:lang w:val="it-IT"/>
        </w:rPr>
        <w:t xml:space="preserve">Valori ammessi: data in formato </w:t>
      </w:r>
      <w:proofErr w:type="spellStart"/>
      <w:r>
        <w:rPr>
          <w:lang w:val="it-IT"/>
        </w:rPr>
        <w:t>dd</w:t>
      </w:r>
      <w:proofErr w:type="spellEnd"/>
      <w:r>
        <w:rPr>
          <w:lang w:val="it-IT"/>
        </w:rPr>
        <w:t>/mm/</w:t>
      </w:r>
      <w:proofErr w:type="spellStart"/>
      <w:r>
        <w:rPr>
          <w:lang w:val="it-IT"/>
        </w:rPr>
        <w:t>yyyy</w:t>
      </w:r>
      <w:proofErr w:type="spellEnd"/>
    </w:p>
    <w:p w14:paraId="6810A6F0" w14:textId="77777777" w:rsidR="00F11079" w:rsidRDefault="00F11079" w:rsidP="00F11079">
      <w:pPr>
        <w:pStyle w:val="ListParagraph"/>
        <w:numPr>
          <w:ilvl w:val="2"/>
          <w:numId w:val="24"/>
        </w:numPr>
        <w:ind w:left="2035" w:hanging="357"/>
        <w:rPr>
          <w:lang w:val="it-IT"/>
        </w:rPr>
      </w:pPr>
      <w:r>
        <w:rPr>
          <w:lang w:val="it-IT"/>
        </w:rPr>
        <w:t>Campo 97: “Importo rata mutuo in essere”</w:t>
      </w:r>
    </w:p>
    <w:p w14:paraId="61E13F65" w14:textId="77777777" w:rsidR="00F11079" w:rsidRPr="00F95B47" w:rsidRDefault="00F11079" w:rsidP="00F11079">
      <w:pPr>
        <w:pStyle w:val="ListParagraph"/>
        <w:numPr>
          <w:ilvl w:val="0"/>
          <w:numId w:val="27"/>
        </w:numPr>
        <w:ind w:left="2755" w:hanging="357"/>
        <w:rPr>
          <w:lang w:val="it-IT"/>
        </w:rPr>
      </w:pPr>
      <w:r>
        <w:rPr>
          <w:lang w:val="it-IT"/>
        </w:rPr>
        <w:t>Valori ammessi:</w:t>
      </w:r>
      <w:r w:rsidRPr="004A293C">
        <w:rPr>
          <w:lang w:val="it-IT"/>
        </w:rPr>
        <w:t xml:space="preserve"> </w:t>
      </w:r>
      <w:r>
        <w:rPr>
          <w:lang w:val="it-IT"/>
        </w:rPr>
        <w:t>importo da pagare ogni mese espresso in euro per il mutuo in essere</w:t>
      </w:r>
    </w:p>
    <w:p w14:paraId="1949E959" w14:textId="77777777" w:rsidR="00F11079" w:rsidRDefault="00F11079" w:rsidP="00F11079">
      <w:pPr>
        <w:pStyle w:val="ListParagraph"/>
        <w:numPr>
          <w:ilvl w:val="2"/>
          <w:numId w:val="24"/>
        </w:numPr>
        <w:ind w:left="2035" w:hanging="357"/>
        <w:rPr>
          <w:lang w:val="it-IT"/>
        </w:rPr>
      </w:pPr>
      <w:r>
        <w:rPr>
          <w:lang w:val="it-IT"/>
        </w:rPr>
        <w:t>Campo 98: “Note aggiuntive”</w:t>
      </w:r>
    </w:p>
    <w:p w14:paraId="4389C523" w14:textId="77777777" w:rsidR="00F11079" w:rsidRDefault="00F11079" w:rsidP="00F11079">
      <w:pPr>
        <w:pStyle w:val="ListParagraph"/>
        <w:numPr>
          <w:ilvl w:val="0"/>
          <w:numId w:val="27"/>
        </w:numPr>
        <w:ind w:left="2755" w:hanging="357"/>
        <w:rPr>
          <w:lang w:val="it-IT"/>
        </w:rPr>
      </w:pPr>
      <w:r>
        <w:rPr>
          <w:lang w:val="it-IT"/>
        </w:rPr>
        <w:t>Valori ammessi: campo libero</w:t>
      </w:r>
    </w:p>
    <w:p w14:paraId="175CA656" w14:textId="77777777" w:rsidR="00F11079" w:rsidRPr="00826991" w:rsidRDefault="00F11079" w:rsidP="00F11079">
      <w:pPr>
        <w:pStyle w:val="ListParagraph"/>
        <w:numPr>
          <w:ilvl w:val="0"/>
          <w:numId w:val="25"/>
        </w:numPr>
        <w:ind w:left="1434" w:hanging="357"/>
        <w:rPr>
          <w:lang w:val="it-IT"/>
        </w:rPr>
      </w:pPr>
      <w:r>
        <w:rPr>
          <w:lang w:val="it-IT"/>
        </w:rPr>
        <w:t xml:space="preserve">Telefonate associate: </w:t>
      </w:r>
      <w:r w:rsidRPr="00826991">
        <w:rPr>
          <w:lang w:val="it-IT"/>
        </w:rPr>
        <w:t>Lista delle telefonate associate con i seguenti campi per ciascuna delle lead:</w:t>
      </w:r>
    </w:p>
    <w:p w14:paraId="5865E3D1" w14:textId="77777777" w:rsidR="00F11079" w:rsidRPr="002B5D86" w:rsidRDefault="00F11079" w:rsidP="00F11079">
      <w:pPr>
        <w:pStyle w:val="ListParagraph"/>
        <w:numPr>
          <w:ilvl w:val="2"/>
          <w:numId w:val="24"/>
        </w:numPr>
        <w:ind w:left="2035" w:hanging="357"/>
        <w:rPr>
          <w:lang w:val="it-IT"/>
        </w:rPr>
      </w:pPr>
      <w:r>
        <w:rPr>
          <w:lang w:val="it-IT"/>
        </w:rPr>
        <w:t>Campo 99: “Data creazione”</w:t>
      </w:r>
    </w:p>
    <w:p w14:paraId="57E1BA11" w14:textId="77777777" w:rsidR="00F11079" w:rsidRPr="00F95B47" w:rsidRDefault="00F11079" w:rsidP="00F11079">
      <w:pPr>
        <w:pStyle w:val="ListParagraph"/>
        <w:numPr>
          <w:ilvl w:val="0"/>
          <w:numId w:val="27"/>
        </w:numPr>
        <w:ind w:left="2755" w:hanging="357"/>
        <w:rPr>
          <w:lang w:val="it-IT"/>
        </w:rPr>
      </w:pPr>
      <w:r>
        <w:rPr>
          <w:lang w:val="it-IT"/>
        </w:rPr>
        <w:t xml:space="preserve">Valori ammessi: data in formato </w:t>
      </w:r>
      <w:proofErr w:type="spellStart"/>
      <w:r>
        <w:rPr>
          <w:lang w:val="it-IT"/>
        </w:rPr>
        <w:t>dd</w:t>
      </w:r>
      <w:proofErr w:type="spellEnd"/>
      <w:r>
        <w:rPr>
          <w:lang w:val="it-IT"/>
        </w:rPr>
        <w:t>/mm/</w:t>
      </w:r>
      <w:proofErr w:type="spellStart"/>
      <w:r>
        <w:rPr>
          <w:lang w:val="it-IT"/>
        </w:rPr>
        <w:t>yyyy</w:t>
      </w:r>
      <w:proofErr w:type="spellEnd"/>
    </w:p>
    <w:p w14:paraId="09AC02A9" w14:textId="77777777" w:rsidR="00F11079" w:rsidRDefault="00F11079" w:rsidP="00F11079">
      <w:pPr>
        <w:pStyle w:val="ListParagraph"/>
        <w:numPr>
          <w:ilvl w:val="2"/>
          <w:numId w:val="24"/>
        </w:numPr>
        <w:ind w:left="2035" w:hanging="357"/>
        <w:rPr>
          <w:lang w:val="it-IT"/>
        </w:rPr>
      </w:pPr>
      <w:r>
        <w:rPr>
          <w:lang w:val="it-IT"/>
        </w:rPr>
        <w:t>Campo 100: “Direzione”</w:t>
      </w:r>
    </w:p>
    <w:p w14:paraId="26EEB0C3" w14:textId="77777777" w:rsidR="00F11079" w:rsidRPr="00F95B47" w:rsidRDefault="00F11079" w:rsidP="00F11079">
      <w:pPr>
        <w:pStyle w:val="ListParagraph"/>
        <w:numPr>
          <w:ilvl w:val="0"/>
          <w:numId w:val="27"/>
        </w:numPr>
        <w:ind w:left="2755" w:hanging="357"/>
        <w:rPr>
          <w:lang w:val="it-IT"/>
        </w:rPr>
      </w:pPr>
      <w:r>
        <w:rPr>
          <w:lang w:val="it-IT"/>
        </w:rPr>
        <w:t>Valori ammessi: “In entrata”, “In uscita”</w:t>
      </w:r>
    </w:p>
    <w:p w14:paraId="2DFFF87D" w14:textId="77777777" w:rsidR="00F11079" w:rsidRDefault="00F11079" w:rsidP="00F11079">
      <w:pPr>
        <w:pStyle w:val="ListParagraph"/>
        <w:numPr>
          <w:ilvl w:val="2"/>
          <w:numId w:val="24"/>
        </w:numPr>
        <w:ind w:left="2035" w:hanging="357"/>
        <w:rPr>
          <w:lang w:val="it-IT"/>
        </w:rPr>
      </w:pPr>
      <w:r>
        <w:rPr>
          <w:lang w:val="it-IT"/>
        </w:rPr>
        <w:t>Campo 101: “Numero di telefono”</w:t>
      </w:r>
    </w:p>
    <w:p w14:paraId="4FECB078" w14:textId="77777777" w:rsidR="00F11079" w:rsidRPr="00035524" w:rsidRDefault="00F11079" w:rsidP="00F11079">
      <w:pPr>
        <w:pStyle w:val="ListParagraph"/>
        <w:numPr>
          <w:ilvl w:val="0"/>
          <w:numId w:val="27"/>
        </w:numPr>
        <w:ind w:left="2755" w:hanging="357"/>
        <w:rPr>
          <w:lang w:val="it-IT"/>
        </w:rPr>
      </w:pPr>
      <w:r>
        <w:rPr>
          <w:lang w:val="it-IT"/>
        </w:rPr>
        <w:t>Valori ammessi: prefisso internazionale e numero telefonico</w:t>
      </w:r>
    </w:p>
    <w:p w14:paraId="463ADC5C" w14:textId="77777777" w:rsidR="00F11079" w:rsidRPr="002B5D86" w:rsidRDefault="00F11079" w:rsidP="00F11079">
      <w:pPr>
        <w:pStyle w:val="ListParagraph"/>
        <w:numPr>
          <w:ilvl w:val="2"/>
          <w:numId w:val="24"/>
        </w:numPr>
        <w:ind w:left="2035" w:hanging="357"/>
        <w:rPr>
          <w:lang w:val="it-IT"/>
        </w:rPr>
      </w:pPr>
      <w:r>
        <w:rPr>
          <w:lang w:val="it-IT"/>
        </w:rPr>
        <w:t>Campo 102: “Numero chiamato”</w:t>
      </w:r>
    </w:p>
    <w:p w14:paraId="5B249D6C" w14:textId="77777777" w:rsidR="00F11079" w:rsidRPr="00035524" w:rsidRDefault="00F11079" w:rsidP="00F11079">
      <w:pPr>
        <w:pStyle w:val="ListParagraph"/>
        <w:numPr>
          <w:ilvl w:val="0"/>
          <w:numId w:val="27"/>
        </w:numPr>
        <w:rPr>
          <w:lang w:val="it-IT"/>
        </w:rPr>
      </w:pPr>
      <w:r>
        <w:rPr>
          <w:lang w:val="it-IT"/>
        </w:rPr>
        <w:t>Valori ammessi: prefisso internazionale e numero telefonico dell’utente chiamato</w:t>
      </w:r>
    </w:p>
    <w:p w14:paraId="26B81692" w14:textId="77777777" w:rsidR="00F11079" w:rsidRDefault="00F11079" w:rsidP="00F11079">
      <w:pPr>
        <w:pStyle w:val="ListParagraph"/>
        <w:numPr>
          <w:ilvl w:val="2"/>
          <w:numId w:val="24"/>
        </w:numPr>
        <w:ind w:left="2035" w:hanging="357"/>
        <w:rPr>
          <w:lang w:val="it-IT"/>
        </w:rPr>
      </w:pPr>
      <w:r>
        <w:rPr>
          <w:lang w:val="it-IT"/>
        </w:rPr>
        <w:t>Campo 103: “Numero verde”</w:t>
      </w:r>
    </w:p>
    <w:p w14:paraId="7F46ACD0" w14:textId="77777777" w:rsidR="00F11079" w:rsidRPr="00035524" w:rsidRDefault="00F11079" w:rsidP="00F11079">
      <w:pPr>
        <w:pStyle w:val="ListParagraph"/>
        <w:numPr>
          <w:ilvl w:val="0"/>
          <w:numId w:val="27"/>
        </w:numPr>
        <w:ind w:left="2755" w:hanging="357"/>
        <w:rPr>
          <w:lang w:val="it-IT"/>
        </w:rPr>
      </w:pPr>
      <w:r>
        <w:rPr>
          <w:lang w:val="it-IT"/>
        </w:rPr>
        <w:t>Valori ammessi: numero nazionale con prefisso dedicato</w:t>
      </w:r>
    </w:p>
    <w:p w14:paraId="5560963B" w14:textId="77777777" w:rsidR="00F11079" w:rsidRPr="002B5D86" w:rsidRDefault="00F11079" w:rsidP="00F11079">
      <w:pPr>
        <w:pStyle w:val="ListParagraph"/>
        <w:numPr>
          <w:ilvl w:val="2"/>
          <w:numId w:val="24"/>
        </w:numPr>
        <w:ind w:left="2035" w:hanging="357"/>
        <w:rPr>
          <w:lang w:val="it-IT"/>
        </w:rPr>
      </w:pPr>
      <w:r>
        <w:rPr>
          <w:lang w:val="it-IT"/>
        </w:rPr>
        <w:t>Campo 104: “Esito lead associato”</w:t>
      </w:r>
    </w:p>
    <w:p w14:paraId="75703A36" w14:textId="77777777" w:rsidR="00F11079" w:rsidRPr="00035524" w:rsidRDefault="00F11079" w:rsidP="00F11079">
      <w:pPr>
        <w:pStyle w:val="ListParagraph"/>
        <w:numPr>
          <w:ilvl w:val="0"/>
          <w:numId w:val="27"/>
        </w:numPr>
        <w:ind w:left="2755" w:hanging="357"/>
        <w:rPr>
          <w:lang w:val="it-IT"/>
        </w:rPr>
      </w:pPr>
      <w:r>
        <w:rPr>
          <w:lang w:val="it-IT"/>
        </w:rPr>
        <w:t xml:space="preserve">Valori ammessi: “Interessato”, “Non interessato”, “Solo informativo”, “Fuori policy”, “Cliente in gestione”, </w:t>
      </w:r>
      <w:proofErr w:type="gramStart"/>
      <w:r>
        <w:rPr>
          <w:lang w:val="it-IT"/>
        </w:rPr>
        <w:t>“ Cliente</w:t>
      </w:r>
      <w:proofErr w:type="gramEnd"/>
      <w:r>
        <w:rPr>
          <w:lang w:val="it-IT"/>
        </w:rPr>
        <w:t xml:space="preserve"> Retail”, “N/A”</w:t>
      </w:r>
    </w:p>
    <w:p w14:paraId="6D760F38" w14:textId="77777777" w:rsidR="00F11079" w:rsidRPr="007A2480" w:rsidRDefault="00F11079" w:rsidP="00F11079">
      <w:pPr>
        <w:pStyle w:val="ListParagraph"/>
        <w:numPr>
          <w:ilvl w:val="0"/>
          <w:numId w:val="25"/>
        </w:numPr>
        <w:ind w:left="1434" w:hanging="357"/>
        <w:rPr>
          <w:lang w:val="it-IT"/>
        </w:rPr>
      </w:pPr>
      <w:r>
        <w:rPr>
          <w:lang w:val="it-IT"/>
        </w:rPr>
        <w:t xml:space="preserve">E-mail associate: </w:t>
      </w:r>
      <w:r w:rsidRPr="007A2480">
        <w:rPr>
          <w:lang w:val="it-IT"/>
        </w:rPr>
        <w:t>Lista delle mail associate con i seguenti campi per ciascuna delle lead:</w:t>
      </w:r>
    </w:p>
    <w:p w14:paraId="6532BCDF" w14:textId="77777777" w:rsidR="00F11079" w:rsidRDefault="00F11079" w:rsidP="00F11079">
      <w:pPr>
        <w:pStyle w:val="ListParagraph"/>
        <w:numPr>
          <w:ilvl w:val="2"/>
          <w:numId w:val="24"/>
        </w:numPr>
        <w:ind w:left="2035" w:hanging="357"/>
        <w:rPr>
          <w:lang w:val="it-IT"/>
        </w:rPr>
      </w:pPr>
      <w:r>
        <w:rPr>
          <w:lang w:val="it-IT"/>
        </w:rPr>
        <w:t>Campo 105: “Oggetto”</w:t>
      </w:r>
    </w:p>
    <w:p w14:paraId="668495A5" w14:textId="77777777" w:rsidR="00F11079" w:rsidRPr="00035524" w:rsidRDefault="00F11079" w:rsidP="00F11079">
      <w:pPr>
        <w:pStyle w:val="ListParagraph"/>
        <w:numPr>
          <w:ilvl w:val="0"/>
          <w:numId w:val="27"/>
        </w:numPr>
        <w:ind w:left="2755" w:hanging="357"/>
        <w:rPr>
          <w:lang w:val="it-IT"/>
        </w:rPr>
      </w:pPr>
      <w:r>
        <w:rPr>
          <w:lang w:val="it-IT"/>
        </w:rPr>
        <w:t xml:space="preserve">Valori ammessi: stringa di testo con massimo </w:t>
      </w:r>
      <w:proofErr w:type="gramStart"/>
      <w:r>
        <w:rPr>
          <w:lang w:val="it-IT"/>
        </w:rPr>
        <w:t>100</w:t>
      </w:r>
      <w:proofErr w:type="gramEnd"/>
      <w:r>
        <w:rPr>
          <w:lang w:val="it-IT"/>
        </w:rPr>
        <w:t xml:space="preserve"> caratteri</w:t>
      </w:r>
    </w:p>
    <w:p w14:paraId="076DC498" w14:textId="77777777" w:rsidR="00F11079" w:rsidRDefault="00F11079" w:rsidP="00F11079">
      <w:pPr>
        <w:pStyle w:val="ListParagraph"/>
        <w:numPr>
          <w:ilvl w:val="2"/>
          <w:numId w:val="24"/>
        </w:numPr>
        <w:ind w:left="2035" w:hanging="357"/>
        <w:rPr>
          <w:lang w:val="it-IT"/>
        </w:rPr>
      </w:pPr>
      <w:r>
        <w:rPr>
          <w:lang w:val="it-IT"/>
        </w:rPr>
        <w:t>Campo 106: “Nome” e “Cognome” del mittente</w:t>
      </w:r>
    </w:p>
    <w:p w14:paraId="191BB30B" w14:textId="77777777" w:rsidR="00F11079" w:rsidRDefault="00F11079" w:rsidP="00F11079">
      <w:pPr>
        <w:pStyle w:val="ListParagraph"/>
        <w:numPr>
          <w:ilvl w:val="0"/>
          <w:numId w:val="27"/>
        </w:numPr>
        <w:ind w:left="2755" w:hanging="357"/>
        <w:rPr>
          <w:lang w:val="it-IT"/>
        </w:rPr>
      </w:pPr>
      <w:r>
        <w:rPr>
          <w:lang w:val="it-IT"/>
        </w:rPr>
        <w:t>Valori ammessi: “Nome” e “Cognome” del mittente</w:t>
      </w:r>
    </w:p>
    <w:p w14:paraId="56B06CD5" w14:textId="77777777" w:rsidR="00F11079" w:rsidRDefault="00F11079" w:rsidP="00F11079">
      <w:pPr>
        <w:pStyle w:val="ListParagraph"/>
        <w:numPr>
          <w:ilvl w:val="2"/>
          <w:numId w:val="24"/>
        </w:numPr>
        <w:ind w:left="2035" w:hanging="357"/>
        <w:rPr>
          <w:lang w:val="it-IT"/>
        </w:rPr>
      </w:pPr>
      <w:r>
        <w:rPr>
          <w:lang w:val="it-IT"/>
        </w:rPr>
        <w:t>Campo 107: “Nome” e “Cognome” del destinatario</w:t>
      </w:r>
    </w:p>
    <w:p w14:paraId="494C1E4A" w14:textId="77777777" w:rsidR="00F11079" w:rsidRPr="001C0037" w:rsidRDefault="00F11079" w:rsidP="00F11079">
      <w:pPr>
        <w:pStyle w:val="ListParagraph"/>
        <w:numPr>
          <w:ilvl w:val="0"/>
          <w:numId w:val="27"/>
        </w:numPr>
        <w:ind w:left="2755" w:hanging="357"/>
        <w:rPr>
          <w:lang w:val="it-IT"/>
        </w:rPr>
      </w:pPr>
      <w:r>
        <w:rPr>
          <w:lang w:val="it-IT"/>
        </w:rPr>
        <w:t>Valori ammessi: “Nome” e “Cognome” del destinatario</w:t>
      </w:r>
    </w:p>
    <w:p w14:paraId="0832E0D7" w14:textId="77777777" w:rsidR="00F11079" w:rsidRDefault="00F11079" w:rsidP="00F11079">
      <w:pPr>
        <w:pStyle w:val="ListParagraph"/>
        <w:numPr>
          <w:ilvl w:val="2"/>
          <w:numId w:val="24"/>
        </w:numPr>
        <w:ind w:left="2035" w:hanging="357"/>
        <w:rPr>
          <w:lang w:val="it-IT"/>
        </w:rPr>
      </w:pPr>
      <w:r>
        <w:rPr>
          <w:lang w:val="it-IT"/>
        </w:rPr>
        <w:t>Campo 108: “Motivo stato”</w:t>
      </w:r>
    </w:p>
    <w:p w14:paraId="22E8576C" w14:textId="77777777" w:rsidR="00F11079" w:rsidRPr="001C0037" w:rsidRDefault="00F11079" w:rsidP="00F11079">
      <w:pPr>
        <w:pStyle w:val="ListParagraph"/>
        <w:numPr>
          <w:ilvl w:val="0"/>
          <w:numId w:val="27"/>
        </w:numPr>
        <w:ind w:left="2755" w:hanging="357"/>
        <w:rPr>
          <w:lang w:val="it-IT"/>
        </w:rPr>
      </w:pPr>
      <w:r>
        <w:rPr>
          <w:lang w:val="it-IT"/>
        </w:rPr>
        <w:t xml:space="preserve">Valori ammessi: opzioni </w:t>
      </w:r>
      <w:proofErr w:type="gramStart"/>
      <w:r>
        <w:rPr>
          <w:lang w:val="it-IT"/>
        </w:rPr>
        <w:t>possibili  “</w:t>
      </w:r>
      <w:proofErr w:type="gramEnd"/>
      <w:r>
        <w:rPr>
          <w:lang w:val="it-IT"/>
        </w:rPr>
        <w:t>Attiva”, “Archiviata”, “Chiusa”</w:t>
      </w:r>
    </w:p>
    <w:p w14:paraId="466E905E" w14:textId="77777777" w:rsidR="00F11079" w:rsidRDefault="00F11079" w:rsidP="00F11079">
      <w:pPr>
        <w:pStyle w:val="ListParagraph"/>
        <w:numPr>
          <w:ilvl w:val="2"/>
          <w:numId w:val="24"/>
        </w:numPr>
        <w:ind w:left="2035" w:hanging="357"/>
        <w:rPr>
          <w:lang w:val="it-IT"/>
        </w:rPr>
      </w:pPr>
      <w:r>
        <w:rPr>
          <w:lang w:val="it-IT"/>
        </w:rPr>
        <w:t>Campo 109: “Gestita”</w:t>
      </w:r>
    </w:p>
    <w:p w14:paraId="1AA54097" w14:textId="77777777" w:rsidR="00F11079" w:rsidRPr="001C0037" w:rsidRDefault="00F11079" w:rsidP="00F11079">
      <w:pPr>
        <w:pStyle w:val="ListParagraph"/>
        <w:numPr>
          <w:ilvl w:val="0"/>
          <w:numId w:val="27"/>
        </w:numPr>
        <w:ind w:left="2755" w:hanging="357"/>
        <w:rPr>
          <w:lang w:val="it-IT"/>
        </w:rPr>
      </w:pPr>
      <w:r>
        <w:rPr>
          <w:lang w:val="it-IT"/>
        </w:rPr>
        <w:t>Valori ammessi: opzioni possibili “Sì”, “No”</w:t>
      </w:r>
    </w:p>
    <w:p w14:paraId="50AB9D8C" w14:textId="77777777" w:rsidR="00F11079" w:rsidRPr="0087116B" w:rsidRDefault="00F11079" w:rsidP="00F11079">
      <w:pPr>
        <w:pStyle w:val="ListParagraph"/>
        <w:numPr>
          <w:ilvl w:val="2"/>
          <w:numId w:val="24"/>
        </w:numPr>
        <w:ind w:left="2035" w:hanging="357"/>
        <w:rPr>
          <w:lang w:val="it-IT"/>
        </w:rPr>
      </w:pPr>
      <w:r>
        <w:rPr>
          <w:lang w:val="it-IT"/>
        </w:rPr>
        <w:t>Campo 110: “Data creazione”</w:t>
      </w:r>
    </w:p>
    <w:p w14:paraId="62C7E2A4" w14:textId="77777777" w:rsidR="00F11079" w:rsidRPr="001C0037" w:rsidRDefault="00F11079" w:rsidP="00F11079">
      <w:pPr>
        <w:pStyle w:val="ListParagraph"/>
        <w:numPr>
          <w:ilvl w:val="0"/>
          <w:numId w:val="27"/>
        </w:numPr>
        <w:ind w:left="2755" w:hanging="357"/>
        <w:rPr>
          <w:lang w:val="it-IT"/>
        </w:rPr>
      </w:pPr>
      <w:r>
        <w:rPr>
          <w:lang w:val="it-IT"/>
        </w:rPr>
        <w:t xml:space="preserve">Valori ammessi: in formato </w:t>
      </w:r>
      <w:proofErr w:type="spellStart"/>
      <w:r>
        <w:rPr>
          <w:lang w:val="it-IT"/>
        </w:rPr>
        <w:t>dd</w:t>
      </w:r>
      <w:proofErr w:type="spellEnd"/>
      <w:r>
        <w:rPr>
          <w:lang w:val="it-IT"/>
        </w:rPr>
        <w:t>/mm/</w:t>
      </w:r>
      <w:proofErr w:type="spellStart"/>
      <w:r>
        <w:rPr>
          <w:lang w:val="it-IT"/>
        </w:rPr>
        <w:t>yyyy</w:t>
      </w:r>
      <w:proofErr w:type="spellEnd"/>
    </w:p>
    <w:p w14:paraId="294EA52A" w14:textId="77777777" w:rsidR="00F11079" w:rsidRPr="0087116B" w:rsidRDefault="00F11079" w:rsidP="00F11079">
      <w:pPr>
        <w:pStyle w:val="ListParagraph"/>
        <w:numPr>
          <w:ilvl w:val="2"/>
          <w:numId w:val="24"/>
        </w:numPr>
        <w:ind w:left="2035" w:hanging="357"/>
        <w:rPr>
          <w:lang w:val="it-IT"/>
        </w:rPr>
      </w:pPr>
      <w:r>
        <w:rPr>
          <w:lang w:val="it-IT"/>
        </w:rPr>
        <w:t>Campo 111: “Data modifica”</w:t>
      </w:r>
    </w:p>
    <w:p w14:paraId="49231233" w14:textId="77777777" w:rsidR="00F11079" w:rsidRPr="001C0037" w:rsidRDefault="00F11079" w:rsidP="00F11079">
      <w:pPr>
        <w:pStyle w:val="ListParagraph"/>
        <w:numPr>
          <w:ilvl w:val="0"/>
          <w:numId w:val="27"/>
        </w:numPr>
        <w:ind w:left="2755" w:hanging="357"/>
        <w:rPr>
          <w:lang w:val="it-IT"/>
        </w:rPr>
      </w:pPr>
      <w:r>
        <w:rPr>
          <w:lang w:val="it-IT"/>
        </w:rPr>
        <w:t xml:space="preserve">Valori ammessi: data in formato </w:t>
      </w:r>
      <w:proofErr w:type="spellStart"/>
      <w:r>
        <w:rPr>
          <w:lang w:val="it-IT"/>
        </w:rPr>
        <w:t>dd</w:t>
      </w:r>
      <w:proofErr w:type="spellEnd"/>
      <w:r>
        <w:rPr>
          <w:lang w:val="it-IT"/>
        </w:rPr>
        <w:t>/mm/</w:t>
      </w:r>
      <w:proofErr w:type="spellStart"/>
      <w:r>
        <w:rPr>
          <w:lang w:val="it-IT"/>
        </w:rPr>
        <w:t>yyyy</w:t>
      </w:r>
      <w:proofErr w:type="spellEnd"/>
      <w:r>
        <w:rPr>
          <w:lang w:val="it-IT"/>
        </w:rPr>
        <w:t xml:space="preserve"> </w:t>
      </w:r>
    </w:p>
    <w:p w14:paraId="617E157A" w14:textId="77777777" w:rsidR="00F11079" w:rsidRDefault="00F11079" w:rsidP="00F11079">
      <w:pPr>
        <w:pStyle w:val="ListParagraph"/>
        <w:numPr>
          <w:ilvl w:val="0"/>
          <w:numId w:val="25"/>
        </w:numPr>
        <w:ind w:left="1434" w:hanging="357"/>
        <w:rPr>
          <w:lang w:val="it-IT"/>
        </w:rPr>
      </w:pPr>
      <w:r>
        <w:rPr>
          <w:lang w:val="it-IT"/>
        </w:rPr>
        <w:t>Note e allegati</w:t>
      </w:r>
    </w:p>
    <w:p w14:paraId="3D0AD930" w14:textId="77777777" w:rsidR="00F11079" w:rsidRDefault="00F11079" w:rsidP="00F11079">
      <w:pPr>
        <w:pStyle w:val="ListParagraph"/>
        <w:numPr>
          <w:ilvl w:val="0"/>
          <w:numId w:val="26"/>
        </w:numPr>
        <w:ind w:left="2035" w:hanging="357"/>
        <w:rPr>
          <w:lang w:val="it-IT"/>
        </w:rPr>
      </w:pPr>
      <w:r>
        <w:rPr>
          <w:lang w:val="it-IT"/>
        </w:rPr>
        <w:t xml:space="preserve">Campo </w:t>
      </w:r>
      <w:r w:rsidRPr="009B3253">
        <w:rPr>
          <w:lang w:val="it-IT"/>
        </w:rPr>
        <w:t>libero, dato di compilazione manuale (campo facoltativo) con massimo 280 caratteri alfanumerici, inclusi caratteri speciali. Al raggiungimento del limite di caratteri non sarà più inputato nessun carattere aggiuntivo</w:t>
      </w:r>
      <w:r>
        <w:rPr>
          <w:lang w:val="it-IT"/>
        </w:rPr>
        <w:t xml:space="preserve"> </w:t>
      </w:r>
    </w:p>
    <w:p w14:paraId="643AE78B" w14:textId="77777777" w:rsidR="00F11079" w:rsidRDefault="00F11079" w:rsidP="00F11079">
      <w:pPr>
        <w:pStyle w:val="ListParagraph"/>
        <w:numPr>
          <w:ilvl w:val="0"/>
          <w:numId w:val="25"/>
        </w:numPr>
        <w:ind w:left="1434" w:hanging="357"/>
        <w:rPr>
          <w:lang w:val="it-IT"/>
        </w:rPr>
      </w:pPr>
      <w:r>
        <w:rPr>
          <w:lang w:val="it-IT"/>
        </w:rPr>
        <w:t>Informazioni su erogazione</w:t>
      </w:r>
    </w:p>
    <w:p w14:paraId="42D1A8EC" w14:textId="77777777" w:rsidR="00F11079" w:rsidRDefault="00F11079" w:rsidP="00F11079">
      <w:pPr>
        <w:pStyle w:val="ListParagraph"/>
        <w:numPr>
          <w:ilvl w:val="0"/>
          <w:numId w:val="26"/>
        </w:numPr>
        <w:ind w:left="2035" w:hanging="357"/>
        <w:rPr>
          <w:lang w:val="it-IT"/>
        </w:rPr>
      </w:pPr>
      <w:r>
        <w:rPr>
          <w:lang w:val="it-IT"/>
        </w:rPr>
        <w:t>Campo 112: “Codice pratica”</w:t>
      </w:r>
    </w:p>
    <w:p w14:paraId="004A2F05" w14:textId="77777777" w:rsidR="00F11079" w:rsidRPr="001C0037" w:rsidRDefault="00F11079" w:rsidP="00F11079">
      <w:pPr>
        <w:pStyle w:val="ListParagraph"/>
        <w:numPr>
          <w:ilvl w:val="0"/>
          <w:numId w:val="27"/>
        </w:numPr>
        <w:ind w:left="2755" w:hanging="357"/>
        <w:rPr>
          <w:lang w:val="it-IT"/>
        </w:rPr>
      </w:pPr>
      <w:r>
        <w:rPr>
          <w:lang w:val="it-IT"/>
        </w:rPr>
        <w:t>Valori ammessi: “Codice” della pratica di richiesta</w:t>
      </w:r>
    </w:p>
    <w:p w14:paraId="38FA78A8" w14:textId="77777777" w:rsidR="00F11079" w:rsidRDefault="00F11079" w:rsidP="00F11079">
      <w:pPr>
        <w:pStyle w:val="ListParagraph"/>
        <w:numPr>
          <w:ilvl w:val="0"/>
          <w:numId w:val="26"/>
        </w:numPr>
        <w:ind w:left="2035" w:hanging="357"/>
        <w:rPr>
          <w:lang w:val="it-IT"/>
        </w:rPr>
      </w:pPr>
      <w:r>
        <w:rPr>
          <w:lang w:val="it-IT"/>
        </w:rPr>
        <w:t>Campo 113: “Mese erogazione”</w:t>
      </w:r>
    </w:p>
    <w:p w14:paraId="7BF39474" w14:textId="77777777" w:rsidR="00F11079" w:rsidRPr="001C0037" w:rsidRDefault="00F11079" w:rsidP="00F11079">
      <w:pPr>
        <w:pStyle w:val="ListParagraph"/>
        <w:numPr>
          <w:ilvl w:val="0"/>
          <w:numId w:val="27"/>
        </w:numPr>
        <w:ind w:left="2755" w:hanging="357"/>
        <w:rPr>
          <w:lang w:val="it-IT"/>
        </w:rPr>
      </w:pPr>
      <w:r>
        <w:rPr>
          <w:lang w:val="it-IT"/>
        </w:rPr>
        <w:t xml:space="preserve">Valori ammessi: “Nome” mese di erogazione </w:t>
      </w:r>
    </w:p>
    <w:p w14:paraId="4A93230C" w14:textId="77777777" w:rsidR="00F11079" w:rsidRDefault="00F11079" w:rsidP="00F11079">
      <w:pPr>
        <w:pStyle w:val="ListParagraph"/>
        <w:numPr>
          <w:ilvl w:val="0"/>
          <w:numId w:val="26"/>
        </w:numPr>
        <w:ind w:left="2035" w:hanging="357"/>
        <w:rPr>
          <w:lang w:val="it-IT"/>
        </w:rPr>
      </w:pPr>
      <w:r>
        <w:rPr>
          <w:lang w:val="it-IT"/>
        </w:rPr>
        <w:t>Campo 114: “Importo”</w:t>
      </w:r>
    </w:p>
    <w:p w14:paraId="09B45569" w14:textId="77777777" w:rsidR="00F11079" w:rsidRPr="001C0037" w:rsidRDefault="00F11079" w:rsidP="00F11079">
      <w:pPr>
        <w:pStyle w:val="ListParagraph"/>
        <w:numPr>
          <w:ilvl w:val="0"/>
          <w:numId w:val="27"/>
        </w:numPr>
        <w:ind w:left="2755" w:hanging="357"/>
        <w:rPr>
          <w:lang w:val="it-IT"/>
        </w:rPr>
      </w:pPr>
      <w:r>
        <w:rPr>
          <w:lang w:val="it-IT"/>
        </w:rPr>
        <w:t>Valori ammessi: importo da erogare espresso in euro</w:t>
      </w:r>
    </w:p>
    <w:p w14:paraId="663D4CA6" w14:textId="77777777" w:rsidR="00F11079" w:rsidRDefault="00F11079" w:rsidP="00F11079">
      <w:pPr>
        <w:pStyle w:val="ListParagraph"/>
        <w:numPr>
          <w:ilvl w:val="0"/>
          <w:numId w:val="26"/>
        </w:numPr>
        <w:ind w:left="2035" w:hanging="357"/>
        <w:rPr>
          <w:lang w:val="it-IT"/>
        </w:rPr>
      </w:pPr>
      <w:r>
        <w:rPr>
          <w:lang w:val="it-IT"/>
        </w:rPr>
        <w:t>Campo 115: “Pagato”</w:t>
      </w:r>
    </w:p>
    <w:p w14:paraId="58B25C49" w14:textId="77777777" w:rsidR="00F11079" w:rsidRDefault="00F11079" w:rsidP="00F11079">
      <w:pPr>
        <w:pStyle w:val="ListParagraph"/>
        <w:numPr>
          <w:ilvl w:val="0"/>
          <w:numId w:val="27"/>
        </w:numPr>
        <w:ind w:left="2755" w:hanging="357"/>
        <w:rPr>
          <w:lang w:val="it-IT"/>
        </w:rPr>
      </w:pPr>
      <w:r>
        <w:rPr>
          <w:lang w:val="it-IT"/>
        </w:rPr>
        <w:t>Valori ammessi: “Sì”, “No”</w:t>
      </w:r>
    </w:p>
    <w:p w14:paraId="4D8B5082" w14:textId="77777777" w:rsidR="00F11079" w:rsidRPr="009B3253" w:rsidRDefault="00F11079" w:rsidP="00F11079">
      <w:pPr>
        <w:pStyle w:val="ListParagraph"/>
        <w:numPr>
          <w:ilvl w:val="0"/>
          <w:numId w:val="26"/>
        </w:numPr>
        <w:ind w:left="2035" w:hanging="357"/>
        <w:rPr>
          <w:lang w:val="it-IT"/>
        </w:rPr>
      </w:pPr>
      <w:r>
        <w:rPr>
          <w:lang w:val="it-IT"/>
        </w:rPr>
        <w:t>Campo 116: “Fattura di riferimento”</w:t>
      </w:r>
    </w:p>
    <w:p w14:paraId="749C6BF5" w14:textId="77777777" w:rsidR="00F11079" w:rsidRPr="001C0037" w:rsidRDefault="00F11079" w:rsidP="00F11079">
      <w:pPr>
        <w:pStyle w:val="ListParagraph"/>
        <w:numPr>
          <w:ilvl w:val="0"/>
          <w:numId w:val="27"/>
        </w:numPr>
        <w:ind w:left="2755" w:hanging="357"/>
        <w:rPr>
          <w:lang w:val="it-IT"/>
        </w:rPr>
      </w:pPr>
      <w:r>
        <w:rPr>
          <w:lang w:val="it-IT"/>
        </w:rPr>
        <w:t>Valori ammessi: formato standard previsto dalla Banca</w:t>
      </w:r>
    </w:p>
    <w:p w14:paraId="2FE682F3" w14:textId="77777777" w:rsidR="00F11079" w:rsidRPr="009B3253" w:rsidRDefault="00F11079" w:rsidP="00F11079">
      <w:pPr>
        <w:pStyle w:val="ListParagraph"/>
        <w:numPr>
          <w:ilvl w:val="0"/>
          <w:numId w:val="26"/>
        </w:numPr>
        <w:ind w:left="2035" w:hanging="357"/>
        <w:rPr>
          <w:lang w:val="it-IT"/>
        </w:rPr>
      </w:pPr>
      <w:r>
        <w:rPr>
          <w:lang w:val="it-IT"/>
        </w:rPr>
        <w:t>Campo 117: “Finalità mutuo con scelta”</w:t>
      </w:r>
    </w:p>
    <w:p w14:paraId="393A8250" w14:textId="77777777" w:rsidR="00F11079" w:rsidRPr="001C0037" w:rsidRDefault="00F11079" w:rsidP="00F11079">
      <w:pPr>
        <w:pStyle w:val="ListParagraph"/>
        <w:numPr>
          <w:ilvl w:val="0"/>
          <w:numId w:val="27"/>
        </w:numPr>
        <w:ind w:left="2755" w:hanging="357"/>
        <w:rPr>
          <w:lang w:val="it-IT"/>
        </w:rPr>
      </w:pPr>
      <w:r>
        <w:rPr>
          <w:lang w:val="it-IT"/>
        </w:rPr>
        <w:t xml:space="preserve">Valori ammessi: </w:t>
      </w:r>
      <w:proofErr w:type="spellStart"/>
      <w:r>
        <w:rPr>
          <w:lang w:val="it-IT"/>
        </w:rPr>
        <w:t>om</w:t>
      </w:r>
      <w:proofErr w:type="spellEnd"/>
      <w:r>
        <w:rPr>
          <w:lang w:val="it-IT"/>
        </w:rPr>
        <w:t xml:space="preserve"> opzioni possibili: “Acquisto”, “Surroga”, “Ristrutturazione”, “N/A”</w:t>
      </w:r>
    </w:p>
    <w:p w14:paraId="14A60F55" w14:textId="77777777" w:rsidR="00F11079" w:rsidRPr="009B3253" w:rsidRDefault="00F11079" w:rsidP="00F11079">
      <w:pPr>
        <w:pStyle w:val="ListParagraph"/>
        <w:numPr>
          <w:ilvl w:val="0"/>
          <w:numId w:val="26"/>
        </w:numPr>
        <w:ind w:left="2035" w:hanging="357"/>
        <w:rPr>
          <w:lang w:val="it-IT"/>
        </w:rPr>
      </w:pPr>
      <w:r>
        <w:rPr>
          <w:lang w:val="it-IT"/>
        </w:rPr>
        <w:t>Campo 118: “Modalità erogazione con scelta”</w:t>
      </w:r>
    </w:p>
    <w:p w14:paraId="41A6E24E" w14:textId="77777777" w:rsidR="00F11079" w:rsidRPr="00E57179" w:rsidRDefault="00F11079" w:rsidP="00F11079">
      <w:pPr>
        <w:pStyle w:val="ListParagraph"/>
        <w:numPr>
          <w:ilvl w:val="0"/>
          <w:numId w:val="27"/>
        </w:numPr>
        <w:ind w:left="2755" w:hanging="357"/>
        <w:rPr>
          <w:lang w:val="it-IT"/>
        </w:rPr>
      </w:pPr>
      <w:r>
        <w:rPr>
          <w:lang w:val="it-IT"/>
        </w:rPr>
        <w:t xml:space="preserve">Valori </w:t>
      </w:r>
      <w:proofErr w:type="gramStart"/>
      <w:r>
        <w:rPr>
          <w:lang w:val="it-IT"/>
        </w:rPr>
        <w:t>ammessi:  “</w:t>
      </w:r>
      <w:proofErr w:type="gramEnd"/>
      <w:r>
        <w:rPr>
          <w:lang w:val="it-IT"/>
        </w:rPr>
        <w:t>In convenzione”, “Fuori convenzione”, “Oltre i termini convenzione”, “N/A”</w:t>
      </w:r>
    </w:p>
    <w:p w14:paraId="3A44AD8B" w14:textId="77777777" w:rsidR="00F11079" w:rsidRPr="009B3253" w:rsidRDefault="00F11079" w:rsidP="00F11079">
      <w:pPr>
        <w:pStyle w:val="ListParagraph"/>
        <w:numPr>
          <w:ilvl w:val="0"/>
          <w:numId w:val="26"/>
        </w:numPr>
        <w:ind w:left="2035" w:hanging="357"/>
        <w:rPr>
          <w:lang w:val="it-IT"/>
        </w:rPr>
      </w:pPr>
      <w:r>
        <w:rPr>
          <w:lang w:val="it-IT"/>
        </w:rPr>
        <w:t>Campo 119: “In corso di verifiche autorizzative”</w:t>
      </w:r>
    </w:p>
    <w:p w14:paraId="77C273DA" w14:textId="77777777" w:rsidR="00F11079" w:rsidRPr="001C0037" w:rsidRDefault="00F11079" w:rsidP="00F11079">
      <w:pPr>
        <w:pStyle w:val="ListParagraph"/>
        <w:numPr>
          <w:ilvl w:val="0"/>
          <w:numId w:val="27"/>
        </w:numPr>
        <w:ind w:left="2755" w:hanging="357"/>
        <w:rPr>
          <w:lang w:val="it-IT"/>
        </w:rPr>
      </w:pPr>
      <w:r>
        <w:rPr>
          <w:lang w:val="it-IT"/>
        </w:rPr>
        <w:t>Valori ammessi: “Sì”, “No”</w:t>
      </w:r>
    </w:p>
    <w:p w14:paraId="79E36189" w14:textId="77777777" w:rsidR="00F11079" w:rsidRPr="009B3253" w:rsidRDefault="00F11079" w:rsidP="00F11079">
      <w:pPr>
        <w:pStyle w:val="ListParagraph"/>
        <w:numPr>
          <w:ilvl w:val="0"/>
          <w:numId w:val="26"/>
        </w:numPr>
        <w:ind w:left="2035" w:hanging="357"/>
        <w:rPr>
          <w:lang w:val="it-IT"/>
        </w:rPr>
      </w:pPr>
      <w:r>
        <w:rPr>
          <w:lang w:val="it-IT"/>
        </w:rPr>
        <w:t>Campo 120: “Autorizzato”</w:t>
      </w:r>
    </w:p>
    <w:p w14:paraId="2321C1FA" w14:textId="77777777" w:rsidR="00F11079" w:rsidRPr="00CC2FE3" w:rsidRDefault="00F11079" w:rsidP="00F11079">
      <w:pPr>
        <w:pStyle w:val="ListParagraph"/>
        <w:numPr>
          <w:ilvl w:val="0"/>
          <w:numId w:val="27"/>
        </w:numPr>
        <w:ind w:left="2755" w:hanging="357"/>
        <w:rPr>
          <w:lang w:val="it-IT"/>
        </w:rPr>
      </w:pPr>
      <w:r>
        <w:rPr>
          <w:lang w:val="it-IT"/>
        </w:rPr>
        <w:t>Valori ammessi: “Sì”, “No”</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F11079" w:rsidRPr="00FF55DF" w14:paraId="0C0D769B" w14:textId="77777777" w:rsidTr="002D0E67">
        <w:trPr>
          <w:trHeight w:val="592"/>
        </w:trPr>
        <w:tc>
          <w:tcPr>
            <w:tcW w:w="962" w:type="dxa"/>
            <w:hideMark/>
          </w:tcPr>
          <w:p w14:paraId="611B5B60" w14:textId="77777777" w:rsidR="00F11079" w:rsidRPr="00FF55DF" w:rsidRDefault="00F11079" w:rsidP="002D0E67">
            <w:pPr>
              <w:rPr>
                <w:b/>
                <w:bCs/>
              </w:rPr>
            </w:pPr>
            <w:r w:rsidRPr="00FF55DF">
              <w:rPr>
                <w:b/>
                <w:bCs/>
              </w:rPr>
              <w:t>ID</w:t>
            </w:r>
          </w:p>
        </w:tc>
        <w:tc>
          <w:tcPr>
            <w:tcW w:w="963" w:type="dxa"/>
            <w:hideMark/>
          </w:tcPr>
          <w:p w14:paraId="718D5D9F" w14:textId="77777777" w:rsidR="00F11079" w:rsidRPr="00FF55DF" w:rsidRDefault="00F11079" w:rsidP="002D0E67">
            <w:pPr>
              <w:rPr>
                <w:b/>
                <w:bCs/>
              </w:rPr>
            </w:pPr>
            <w:r w:rsidRPr="00FF55DF">
              <w:rPr>
                <w:b/>
                <w:bCs/>
              </w:rPr>
              <w:t>Campo</w:t>
            </w:r>
          </w:p>
        </w:tc>
        <w:tc>
          <w:tcPr>
            <w:tcW w:w="963" w:type="dxa"/>
            <w:hideMark/>
          </w:tcPr>
          <w:p w14:paraId="574D7E3E" w14:textId="77777777" w:rsidR="00F11079" w:rsidRPr="00FF55DF" w:rsidRDefault="00F11079" w:rsidP="002D0E67">
            <w:pPr>
              <w:rPr>
                <w:b/>
                <w:bCs/>
              </w:rPr>
            </w:pPr>
            <w:r w:rsidRPr="00FF55DF">
              <w:rPr>
                <w:b/>
                <w:bCs/>
              </w:rPr>
              <w:t>Tipo</w:t>
            </w:r>
          </w:p>
        </w:tc>
        <w:tc>
          <w:tcPr>
            <w:tcW w:w="963" w:type="dxa"/>
            <w:hideMark/>
          </w:tcPr>
          <w:p w14:paraId="52F0F680" w14:textId="77777777" w:rsidR="00F11079" w:rsidRPr="00FF55DF" w:rsidRDefault="00F11079" w:rsidP="002D0E67">
            <w:pPr>
              <w:rPr>
                <w:b/>
                <w:bCs/>
              </w:rPr>
            </w:pPr>
            <w:proofErr w:type="spellStart"/>
            <w:r w:rsidRPr="00FF55DF">
              <w:rPr>
                <w:b/>
                <w:bCs/>
              </w:rPr>
              <w:t>Modificabile</w:t>
            </w:r>
            <w:proofErr w:type="spellEnd"/>
          </w:p>
        </w:tc>
        <w:tc>
          <w:tcPr>
            <w:tcW w:w="963" w:type="dxa"/>
            <w:hideMark/>
          </w:tcPr>
          <w:p w14:paraId="012D6E83" w14:textId="77777777" w:rsidR="00F11079" w:rsidRPr="00FF55DF" w:rsidRDefault="00F11079" w:rsidP="002D0E67">
            <w:pPr>
              <w:rPr>
                <w:b/>
                <w:bCs/>
              </w:rPr>
            </w:pPr>
            <w:proofErr w:type="spellStart"/>
            <w:r w:rsidRPr="00FF55DF">
              <w:rPr>
                <w:b/>
                <w:bCs/>
              </w:rPr>
              <w:t>Obbligo</w:t>
            </w:r>
            <w:proofErr w:type="spellEnd"/>
          </w:p>
        </w:tc>
        <w:tc>
          <w:tcPr>
            <w:tcW w:w="962" w:type="dxa"/>
            <w:hideMark/>
          </w:tcPr>
          <w:p w14:paraId="46F53B2E" w14:textId="77777777" w:rsidR="00F11079" w:rsidRPr="00FF55DF" w:rsidRDefault="00F11079" w:rsidP="002D0E67">
            <w:pPr>
              <w:rPr>
                <w:b/>
                <w:bCs/>
              </w:rPr>
            </w:pPr>
            <w:r w:rsidRPr="00FF55DF">
              <w:rPr>
                <w:b/>
                <w:bCs/>
              </w:rPr>
              <w:t>Formato</w:t>
            </w:r>
          </w:p>
        </w:tc>
        <w:tc>
          <w:tcPr>
            <w:tcW w:w="963" w:type="dxa"/>
            <w:hideMark/>
          </w:tcPr>
          <w:p w14:paraId="48EC3844" w14:textId="77777777" w:rsidR="00F11079" w:rsidRPr="00FF55DF" w:rsidRDefault="00F11079" w:rsidP="002D0E67">
            <w:pPr>
              <w:rPr>
                <w:b/>
                <w:bCs/>
              </w:rPr>
            </w:pPr>
            <w:r w:rsidRPr="00FF55DF">
              <w:rPr>
                <w:b/>
                <w:bCs/>
              </w:rPr>
              <w:t xml:space="preserve">Valori </w:t>
            </w:r>
            <w:proofErr w:type="spellStart"/>
            <w:r w:rsidRPr="00FF55DF">
              <w:rPr>
                <w:b/>
                <w:bCs/>
              </w:rPr>
              <w:t>ammessi</w:t>
            </w:r>
            <w:proofErr w:type="spellEnd"/>
          </w:p>
        </w:tc>
        <w:tc>
          <w:tcPr>
            <w:tcW w:w="963" w:type="dxa"/>
            <w:hideMark/>
          </w:tcPr>
          <w:p w14:paraId="293764DE" w14:textId="77777777" w:rsidR="00F11079" w:rsidRPr="00FF55DF" w:rsidRDefault="00F11079" w:rsidP="002D0E67">
            <w:pPr>
              <w:rPr>
                <w:b/>
                <w:bCs/>
              </w:rPr>
            </w:pPr>
            <w:proofErr w:type="spellStart"/>
            <w:r w:rsidRPr="00FF55DF">
              <w:rPr>
                <w:b/>
                <w:bCs/>
              </w:rPr>
              <w:t>Validazione</w:t>
            </w:r>
            <w:proofErr w:type="spellEnd"/>
            <w:r w:rsidRPr="00FF55DF">
              <w:rPr>
                <w:b/>
                <w:bCs/>
              </w:rPr>
              <w:t xml:space="preserve"> / </w:t>
            </w:r>
            <w:proofErr w:type="spellStart"/>
            <w:r w:rsidRPr="00FF55DF">
              <w:rPr>
                <w:b/>
                <w:bCs/>
              </w:rPr>
              <w:t>Regole</w:t>
            </w:r>
            <w:proofErr w:type="spellEnd"/>
            <w:r w:rsidRPr="00FF55DF">
              <w:rPr>
                <w:b/>
                <w:bCs/>
              </w:rPr>
              <w:t xml:space="preserve"> di </w:t>
            </w:r>
            <w:proofErr w:type="spellStart"/>
            <w:r w:rsidRPr="00FF55DF">
              <w:rPr>
                <w:b/>
                <w:bCs/>
              </w:rPr>
              <w:t>valorizzazione</w:t>
            </w:r>
            <w:proofErr w:type="spellEnd"/>
          </w:p>
        </w:tc>
        <w:tc>
          <w:tcPr>
            <w:tcW w:w="963" w:type="dxa"/>
            <w:hideMark/>
          </w:tcPr>
          <w:p w14:paraId="4D255C29" w14:textId="77777777" w:rsidR="00F11079" w:rsidRPr="00FF55DF" w:rsidRDefault="00F11079" w:rsidP="002D0E67">
            <w:pPr>
              <w:rPr>
                <w:b/>
                <w:bCs/>
              </w:rPr>
            </w:pPr>
            <w:proofErr w:type="spellStart"/>
            <w:r w:rsidRPr="00FF55DF">
              <w:rPr>
                <w:b/>
                <w:bCs/>
              </w:rPr>
              <w:t>Msg</w:t>
            </w:r>
            <w:proofErr w:type="spellEnd"/>
            <w:r w:rsidRPr="00FF55DF">
              <w:rPr>
                <w:b/>
                <w:bCs/>
              </w:rPr>
              <w:t xml:space="preserve"> </w:t>
            </w:r>
            <w:proofErr w:type="spellStart"/>
            <w:r w:rsidRPr="00FF55DF">
              <w:rPr>
                <w:b/>
                <w:bCs/>
              </w:rPr>
              <w:t>errore</w:t>
            </w:r>
            <w:proofErr w:type="spellEnd"/>
          </w:p>
        </w:tc>
        <w:tc>
          <w:tcPr>
            <w:tcW w:w="963" w:type="dxa"/>
            <w:hideMark/>
          </w:tcPr>
          <w:p w14:paraId="2D4D5D9F" w14:textId="77777777" w:rsidR="00F11079" w:rsidRPr="00FF55DF" w:rsidRDefault="00F11079" w:rsidP="002D0E67">
            <w:pPr>
              <w:rPr>
                <w:b/>
                <w:bCs/>
              </w:rPr>
            </w:pPr>
            <w:r w:rsidRPr="00FF55DF">
              <w:rPr>
                <w:b/>
                <w:bCs/>
              </w:rPr>
              <w:t xml:space="preserve">Quando </w:t>
            </w:r>
            <w:proofErr w:type="spellStart"/>
            <w:r w:rsidRPr="00FF55DF">
              <w:rPr>
                <w:b/>
                <w:bCs/>
              </w:rPr>
              <w:t>errore</w:t>
            </w:r>
            <w:proofErr w:type="spellEnd"/>
          </w:p>
        </w:tc>
      </w:tr>
      <w:tr w:rsidR="00F11079" w:rsidRPr="00001DAA" w14:paraId="07F13814" w14:textId="77777777" w:rsidTr="002D0E67">
        <w:trPr>
          <w:trHeight w:val="1599"/>
        </w:trPr>
        <w:tc>
          <w:tcPr>
            <w:tcW w:w="962" w:type="dxa"/>
            <w:hideMark/>
          </w:tcPr>
          <w:p w14:paraId="7B8BC39D" w14:textId="77777777" w:rsidR="00F11079" w:rsidRPr="00314A8C" w:rsidRDefault="00F11079" w:rsidP="002D0E67">
            <w:pPr>
              <w:rPr>
                <w:rFonts w:cstheme="minorHAnsi"/>
              </w:rPr>
            </w:pPr>
            <w:r w:rsidRPr="00314A8C">
              <w:rPr>
                <w:rFonts w:cstheme="minorHAnsi"/>
              </w:rPr>
              <w:t>C1</w:t>
            </w:r>
          </w:p>
        </w:tc>
        <w:tc>
          <w:tcPr>
            <w:tcW w:w="963" w:type="dxa"/>
          </w:tcPr>
          <w:p w14:paraId="3BDC5DCA" w14:textId="77777777" w:rsidR="00F11079" w:rsidRPr="00314A8C" w:rsidRDefault="00F11079" w:rsidP="002D0E67">
            <w:pPr>
              <w:rPr>
                <w:rFonts w:cstheme="minorHAnsi"/>
              </w:rPr>
            </w:pPr>
            <w:r w:rsidRPr="00314A8C">
              <w:rPr>
                <w:rFonts w:cstheme="minorHAnsi"/>
              </w:rPr>
              <w:t>Lead ID</w:t>
            </w:r>
          </w:p>
        </w:tc>
        <w:tc>
          <w:tcPr>
            <w:tcW w:w="963" w:type="dxa"/>
          </w:tcPr>
          <w:p w14:paraId="1006DCB0"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24CF84B" w14:textId="77777777" w:rsidR="00F11079" w:rsidRPr="00314A8C" w:rsidRDefault="00F11079" w:rsidP="002D0E67">
            <w:pPr>
              <w:rPr>
                <w:rFonts w:cstheme="minorHAnsi"/>
              </w:rPr>
            </w:pPr>
            <w:r w:rsidRPr="00314A8C">
              <w:rPr>
                <w:rFonts w:cstheme="minorHAnsi"/>
              </w:rPr>
              <w:t>No</w:t>
            </w:r>
          </w:p>
        </w:tc>
        <w:tc>
          <w:tcPr>
            <w:tcW w:w="963" w:type="dxa"/>
          </w:tcPr>
          <w:p w14:paraId="0DDE4378"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22CF0D90" w14:textId="77777777" w:rsidR="00F11079" w:rsidRPr="00314A8C" w:rsidRDefault="00F11079" w:rsidP="002D0E67">
            <w:pPr>
              <w:rPr>
                <w:rFonts w:cstheme="minorHAnsi"/>
                <w:lang w:val="it-IT"/>
              </w:rPr>
            </w:pPr>
            <w:r w:rsidRPr="00314A8C">
              <w:rPr>
                <w:rFonts w:cstheme="minorHAnsi"/>
                <w:lang w:val="it-IT"/>
              </w:rPr>
              <w:t>Alfa-numerici</w:t>
            </w:r>
          </w:p>
        </w:tc>
        <w:tc>
          <w:tcPr>
            <w:tcW w:w="963" w:type="dxa"/>
          </w:tcPr>
          <w:p w14:paraId="7C482546" w14:textId="77777777" w:rsidR="00F11079" w:rsidRPr="00314A8C" w:rsidRDefault="00F11079" w:rsidP="002D0E67">
            <w:pPr>
              <w:rPr>
                <w:rFonts w:cstheme="minorHAnsi"/>
                <w:lang w:val="it-IT"/>
              </w:rPr>
            </w:pPr>
            <w:r w:rsidRPr="00314A8C">
              <w:rPr>
                <w:rFonts w:cstheme="minorHAnsi"/>
                <w:lang w:val="it-IT"/>
              </w:rPr>
              <w:t>Formato “LD00000000”</w:t>
            </w:r>
          </w:p>
        </w:tc>
        <w:tc>
          <w:tcPr>
            <w:tcW w:w="963" w:type="dxa"/>
          </w:tcPr>
          <w:p w14:paraId="76CAF812" w14:textId="77777777" w:rsidR="00F11079" w:rsidRPr="00314A8C" w:rsidRDefault="00F11079" w:rsidP="002D0E67">
            <w:pPr>
              <w:rPr>
                <w:rFonts w:cstheme="minorHAnsi"/>
                <w:lang w:val="it-IT"/>
              </w:rPr>
            </w:pPr>
          </w:p>
        </w:tc>
        <w:tc>
          <w:tcPr>
            <w:tcW w:w="963" w:type="dxa"/>
          </w:tcPr>
          <w:p w14:paraId="639BBE4D" w14:textId="77777777" w:rsidR="00F11079" w:rsidRPr="00314A8C" w:rsidRDefault="00F11079" w:rsidP="002D0E67">
            <w:pPr>
              <w:rPr>
                <w:rFonts w:cstheme="minorHAnsi"/>
                <w:lang w:val="it-IT"/>
              </w:rPr>
            </w:pPr>
          </w:p>
        </w:tc>
        <w:tc>
          <w:tcPr>
            <w:tcW w:w="963" w:type="dxa"/>
          </w:tcPr>
          <w:p w14:paraId="68E0823C" w14:textId="77777777" w:rsidR="00F11079" w:rsidRPr="00314A8C" w:rsidRDefault="00F11079" w:rsidP="002D0E67">
            <w:pPr>
              <w:rPr>
                <w:rFonts w:cstheme="minorHAnsi"/>
                <w:lang w:val="it-IT"/>
              </w:rPr>
            </w:pPr>
          </w:p>
        </w:tc>
      </w:tr>
      <w:tr w:rsidR="00F11079" w:rsidRPr="003E7153" w14:paraId="044E791B" w14:textId="77777777" w:rsidTr="002D0E67">
        <w:trPr>
          <w:trHeight w:val="789"/>
        </w:trPr>
        <w:tc>
          <w:tcPr>
            <w:tcW w:w="962" w:type="dxa"/>
          </w:tcPr>
          <w:p w14:paraId="4C01098B" w14:textId="77777777" w:rsidR="00F11079" w:rsidRPr="00314A8C" w:rsidRDefault="00F11079" w:rsidP="002D0E67">
            <w:pPr>
              <w:rPr>
                <w:rFonts w:cstheme="minorHAnsi"/>
              </w:rPr>
            </w:pPr>
            <w:r w:rsidRPr="00314A8C">
              <w:rPr>
                <w:rFonts w:cstheme="minorHAnsi"/>
              </w:rPr>
              <w:t>C2-C25</w:t>
            </w:r>
          </w:p>
        </w:tc>
        <w:tc>
          <w:tcPr>
            <w:tcW w:w="963" w:type="dxa"/>
          </w:tcPr>
          <w:p w14:paraId="5ED7EEC3" w14:textId="77777777" w:rsidR="00F11079" w:rsidRPr="00314A8C" w:rsidRDefault="00F11079" w:rsidP="002D0E67">
            <w:pPr>
              <w:rPr>
                <w:rFonts w:cstheme="minorHAnsi"/>
              </w:rPr>
            </w:pPr>
            <w:r w:rsidRPr="00314A8C">
              <w:rPr>
                <w:rFonts w:cstheme="minorHAnsi"/>
              </w:rPr>
              <w:t xml:space="preserve">Canale lead </w:t>
            </w:r>
            <w:proofErr w:type="spellStart"/>
            <w:r w:rsidRPr="00314A8C">
              <w:rPr>
                <w:rFonts w:cstheme="minorHAnsi"/>
              </w:rPr>
              <w:t>mutui</w:t>
            </w:r>
            <w:proofErr w:type="spellEnd"/>
          </w:p>
        </w:tc>
        <w:tc>
          <w:tcPr>
            <w:tcW w:w="963" w:type="dxa"/>
          </w:tcPr>
          <w:p w14:paraId="1CEFA3C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06BDE11" w14:textId="77777777" w:rsidR="00F11079" w:rsidRPr="00314A8C" w:rsidRDefault="00F11079" w:rsidP="002D0E67">
            <w:pPr>
              <w:rPr>
                <w:rFonts w:cstheme="minorHAnsi"/>
              </w:rPr>
            </w:pPr>
            <w:r w:rsidRPr="00314A8C">
              <w:rPr>
                <w:rFonts w:cstheme="minorHAnsi"/>
              </w:rPr>
              <w:t>No</w:t>
            </w:r>
          </w:p>
        </w:tc>
        <w:tc>
          <w:tcPr>
            <w:tcW w:w="963" w:type="dxa"/>
          </w:tcPr>
          <w:p w14:paraId="35330FE9"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02F64067"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3C117254" w14:textId="77777777" w:rsidR="00F11079" w:rsidRPr="00314A8C" w:rsidRDefault="00F11079" w:rsidP="002D0E67">
            <w:pPr>
              <w:rPr>
                <w:rFonts w:cstheme="minorHAnsi"/>
                <w:lang w:val="it-IT"/>
              </w:rPr>
            </w:pPr>
            <w:r w:rsidRPr="00314A8C">
              <w:rPr>
                <w:rFonts w:cstheme="minorHAnsi"/>
                <w:bCs/>
                <w:lang w:val="it-IT"/>
              </w:rPr>
              <w:t xml:space="preserve"> </w:t>
            </w:r>
            <w:r>
              <w:rPr>
                <w:rFonts w:cstheme="minorHAnsi"/>
                <w:bCs/>
                <w:lang w:val="it-IT"/>
              </w:rPr>
              <w:t xml:space="preserve"> </w:t>
            </w:r>
            <w:r w:rsidRPr="004A0CC2">
              <w:rPr>
                <w:rFonts w:cstheme="minorHAnsi"/>
                <w:bCs/>
                <w:lang w:val="it-IT"/>
              </w:rPr>
              <w:t xml:space="preserve">“Mutuo adesso”, “Mutuo adesso_ Lead breve”, </w:t>
            </w:r>
            <w:proofErr w:type="gramStart"/>
            <w:r w:rsidRPr="004A0CC2">
              <w:rPr>
                <w:rFonts w:cstheme="minorHAnsi"/>
                <w:bCs/>
                <w:lang w:val="it-IT"/>
              </w:rPr>
              <w:t>“ Mutui</w:t>
            </w:r>
            <w:proofErr w:type="gramEnd"/>
            <w:r w:rsidRPr="004A0CC2">
              <w:rPr>
                <w:rFonts w:cstheme="minorHAnsi"/>
                <w:bCs/>
                <w:lang w:val="it-IT"/>
              </w:rPr>
              <w:t xml:space="preserve"> online”, “Mutui.it”, “</w:t>
            </w:r>
            <w:proofErr w:type="spellStart"/>
            <w:r w:rsidRPr="004A0CC2">
              <w:rPr>
                <w:rFonts w:cstheme="minorHAnsi"/>
                <w:bCs/>
                <w:lang w:val="it-IT"/>
              </w:rPr>
              <w:t>Telemutuo</w:t>
            </w:r>
            <w:proofErr w:type="spellEnd"/>
            <w:r w:rsidRPr="004A0CC2">
              <w:rPr>
                <w:rFonts w:cstheme="minorHAnsi"/>
                <w:bCs/>
                <w:lang w:val="it-IT"/>
              </w:rPr>
              <w:t>”, “Mutui si”, “</w:t>
            </w:r>
            <w:proofErr w:type="spellStart"/>
            <w:r w:rsidRPr="004A0CC2">
              <w:rPr>
                <w:rFonts w:cstheme="minorHAnsi"/>
                <w:bCs/>
                <w:lang w:val="it-IT"/>
              </w:rPr>
              <w:t>Mutuisupermarket</w:t>
            </w:r>
            <w:proofErr w:type="spellEnd"/>
            <w:r w:rsidRPr="004A0CC2">
              <w:rPr>
                <w:rFonts w:cstheme="minorHAnsi"/>
                <w:bCs/>
                <w:lang w:val="it-IT"/>
              </w:rPr>
              <w:t>”, “Immobiliare”, “Facebook”, “N/A”</w:t>
            </w:r>
          </w:p>
        </w:tc>
        <w:tc>
          <w:tcPr>
            <w:tcW w:w="963" w:type="dxa"/>
          </w:tcPr>
          <w:p w14:paraId="045BE23A" w14:textId="77777777" w:rsidR="00F11079" w:rsidRPr="00314A8C" w:rsidRDefault="00F11079" w:rsidP="002D0E67">
            <w:pPr>
              <w:rPr>
                <w:rFonts w:cstheme="minorHAnsi"/>
                <w:lang w:val="it-IT"/>
              </w:rPr>
            </w:pPr>
          </w:p>
        </w:tc>
        <w:tc>
          <w:tcPr>
            <w:tcW w:w="963" w:type="dxa"/>
          </w:tcPr>
          <w:p w14:paraId="54029027" w14:textId="77777777" w:rsidR="00F11079" w:rsidRPr="00314A8C" w:rsidRDefault="00F11079" w:rsidP="002D0E67">
            <w:pPr>
              <w:rPr>
                <w:rFonts w:cstheme="minorHAnsi"/>
                <w:lang w:val="it-IT"/>
              </w:rPr>
            </w:pPr>
          </w:p>
        </w:tc>
        <w:tc>
          <w:tcPr>
            <w:tcW w:w="963" w:type="dxa"/>
          </w:tcPr>
          <w:p w14:paraId="01611425" w14:textId="77777777" w:rsidR="00F11079" w:rsidRPr="00314A8C" w:rsidRDefault="00F11079" w:rsidP="002D0E67">
            <w:pPr>
              <w:rPr>
                <w:rFonts w:cstheme="minorHAnsi"/>
                <w:lang w:val="it-IT"/>
              </w:rPr>
            </w:pPr>
          </w:p>
        </w:tc>
      </w:tr>
      <w:tr w:rsidR="00F11079" w:rsidRPr="003E7153" w14:paraId="1DFC7FED" w14:textId="77777777" w:rsidTr="002D0E67">
        <w:trPr>
          <w:trHeight w:val="789"/>
        </w:trPr>
        <w:tc>
          <w:tcPr>
            <w:tcW w:w="962" w:type="dxa"/>
            <w:hideMark/>
          </w:tcPr>
          <w:p w14:paraId="5188B3FC" w14:textId="77777777" w:rsidR="00F11079" w:rsidRPr="00314A8C" w:rsidRDefault="00F11079" w:rsidP="002D0E67">
            <w:pPr>
              <w:rPr>
                <w:rFonts w:cstheme="minorHAnsi"/>
              </w:rPr>
            </w:pPr>
            <w:r w:rsidRPr="00314A8C">
              <w:rPr>
                <w:rFonts w:cstheme="minorHAnsi"/>
              </w:rPr>
              <w:t>C3-C17</w:t>
            </w:r>
          </w:p>
        </w:tc>
        <w:tc>
          <w:tcPr>
            <w:tcW w:w="963" w:type="dxa"/>
          </w:tcPr>
          <w:p w14:paraId="046DB236" w14:textId="77777777" w:rsidR="00F11079" w:rsidRPr="00314A8C" w:rsidRDefault="00F11079" w:rsidP="002D0E67">
            <w:pPr>
              <w:rPr>
                <w:rFonts w:cstheme="minorHAnsi"/>
              </w:rPr>
            </w:pPr>
            <w:proofErr w:type="spellStart"/>
            <w:r w:rsidRPr="00314A8C">
              <w:rPr>
                <w:rFonts w:cstheme="minorHAnsi"/>
              </w:rPr>
              <w:t>Numero</w:t>
            </w:r>
            <w:proofErr w:type="spellEnd"/>
          </w:p>
        </w:tc>
        <w:tc>
          <w:tcPr>
            <w:tcW w:w="963" w:type="dxa"/>
          </w:tcPr>
          <w:p w14:paraId="7F5A65C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A0085C6" w14:textId="77777777" w:rsidR="00F11079" w:rsidRPr="00314A8C" w:rsidRDefault="00F11079" w:rsidP="002D0E67">
            <w:pPr>
              <w:rPr>
                <w:rFonts w:cstheme="minorHAnsi"/>
              </w:rPr>
            </w:pPr>
            <w:r w:rsidRPr="00314A8C">
              <w:rPr>
                <w:rFonts w:cstheme="minorHAnsi"/>
              </w:rPr>
              <w:t>No</w:t>
            </w:r>
          </w:p>
        </w:tc>
        <w:tc>
          <w:tcPr>
            <w:tcW w:w="963" w:type="dxa"/>
          </w:tcPr>
          <w:p w14:paraId="1118D32D"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006A1B73"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01ABC3CD" w14:textId="77777777" w:rsidR="00F11079" w:rsidRPr="00314A8C" w:rsidRDefault="00F11079" w:rsidP="002D0E67">
            <w:pPr>
              <w:rPr>
                <w:rFonts w:cstheme="minorHAnsi"/>
                <w:lang w:val="it-IT"/>
              </w:rPr>
            </w:pPr>
            <w:r w:rsidRPr="00314A8C">
              <w:rPr>
                <w:rFonts w:cstheme="minorHAnsi"/>
                <w:lang w:val="it-IT"/>
              </w:rPr>
              <w:t xml:space="preserve">Numero prodotto da sistema con seguente formato “yyyy000000”, dove </w:t>
            </w:r>
            <w:proofErr w:type="spellStart"/>
            <w:r w:rsidRPr="00314A8C">
              <w:rPr>
                <w:rFonts w:cstheme="minorHAnsi"/>
                <w:lang w:val="it-IT"/>
              </w:rPr>
              <w:t>yyyy</w:t>
            </w:r>
            <w:proofErr w:type="spellEnd"/>
            <w:r w:rsidRPr="00314A8C">
              <w:rPr>
                <w:rFonts w:cstheme="minorHAnsi"/>
                <w:lang w:val="it-IT"/>
              </w:rPr>
              <w:t xml:space="preserve"> risulta l’anno corrente, segue un numero progressivo</w:t>
            </w:r>
          </w:p>
        </w:tc>
        <w:tc>
          <w:tcPr>
            <w:tcW w:w="963" w:type="dxa"/>
          </w:tcPr>
          <w:p w14:paraId="35834BB8" w14:textId="77777777" w:rsidR="00F11079" w:rsidRPr="00314A8C" w:rsidRDefault="00F11079" w:rsidP="002D0E67">
            <w:pPr>
              <w:rPr>
                <w:rFonts w:cstheme="minorHAnsi"/>
                <w:lang w:val="it-IT"/>
              </w:rPr>
            </w:pPr>
          </w:p>
        </w:tc>
        <w:tc>
          <w:tcPr>
            <w:tcW w:w="963" w:type="dxa"/>
          </w:tcPr>
          <w:p w14:paraId="08FC9252" w14:textId="77777777" w:rsidR="00F11079" w:rsidRPr="00314A8C" w:rsidRDefault="00F11079" w:rsidP="002D0E67">
            <w:pPr>
              <w:rPr>
                <w:rFonts w:cstheme="minorHAnsi"/>
                <w:lang w:val="it-IT"/>
              </w:rPr>
            </w:pPr>
          </w:p>
        </w:tc>
        <w:tc>
          <w:tcPr>
            <w:tcW w:w="963" w:type="dxa"/>
          </w:tcPr>
          <w:p w14:paraId="5C860F0E" w14:textId="77777777" w:rsidR="00F11079" w:rsidRPr="00314A8C" w:rsidRDefault="00F11079" w:rsidP="002D0E67">
            <w:pPr>
              <w:rPr>
                <w:rFonts w:cstheme="minorHAnsi"/>
                <w:lang w:val="it-IT"/>
              </w:rPr>
            </w:pPr>
          </w:p>
        </w:tc>
      </w:tr>
      <w:tr w:rsidR="00F11079" w:rsidRPr="0049723A" w14:paraId="77454EB2" w14:textId="77777777" w:rsidTr="002D0E67">
        <w:trPr>
          <w:trHeight w:val="986"/>
        </w:trPr>
        <w:tc>
          <w:tcPr>
            <w:tcW w:w="962" w:type="dxa"/>
            <w:hideMark/>
          </w:tcPr>
          <w:p w14:paraId="7AC479E4" w14:textId="77777777" w:rsidR="00F11079" w:rsidRPr="00314A8C" w:rsidRDefault="00F11079" w:rsidP="002D0E67">
            <w:pPr>
              <w:rPr>
                <w:rFonts w:cstheme="minorHAnsi"/>
              </w:rPr>
            </w:pPr>
            <w:r w:rsidRPr="00314A8C">
              <w:rPr>
                <w:rFonts w:cstheme="minorHAnsi"/>
              </w:rPr>
              <w:t>C4</w:t>
            </w:r>
          </w:p>
        </w:tc>
        <w:tc>
          <w:tcPr>
            <w:tcW w:w="963" w:type="dxa"/>
          </w:tcPr>
          <w:p w14:paraId="5E851504" w14:textId="77777777" w:rsidR="00F11079" w:rsidRPr="00314A8C" w:rsidRDefault="00F11079" w:rsidP="002D0E67">
            <w:pPr>
              <w:rPr>
                <w:rFonts w:cstheme="minorHAnsi"/>
              </w:rPr>
            </w:pPr>
            <w:r w:rsidRPr="00314A8C">
              <w:rPr>
                <w:rFonts w:cstheme="minorHAnsi"/>
              </w:rPr>
              <w:t>Stato</w:t>
            </w:r>
          </w:p>
        </w:tc>
        <w:tc>
          <w:tcPr>
            <w:tcW w:w="963" w:type="dxa"/>
          </w:tcPr>
          <w:p w14:paraId="3284179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089CD3B" w14:textId="77777777" w:rsidR="00F11079" w:rsidRPr="00314A8C" w:rsidRDefault="00F11079" w:rsidP="002D0E67">
            <w:pPr>
              <w:rPr>
                <w:rFonts w:cstheme="minorHAnsi"/>
              </w:rPr>
            </w:pPr>
            <w:r w:rsidRPr="00314A8C">
              <w:rPr>
                <w:rFonts w:cstheme="minorHAnsi"/>
              </w:rPr>
              <w:t>No</w:t>
            </w:r>
          </w:p>
        </w:tc>
        <w:tc>
          <w:tcPr>
            <w:tcW w:w="963" w:type="dxa"/>
          </w:tcPr>
          <w:p w14:paraId="11930DF4"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518B01FC"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5CD8112A" w14:textId="77777777" w:rsidR="00F11079" w:rsidRPr="00314A8C" w:rsidRDefault="00F11079" w:rsidP="002D0E67">
            <w:pPr>
              <w:rPr>
                <w:rFonts w:cstheme="minorHAnsi"/>
                <w:lang w:val="it-IT"/>
              </w:rPr>
            </w:pPr>
            <w:r w:rsidRPr="00314A8C">
              <w:rPr>
                <w:rFonts w:cstheme="minorHAnsi"/>
                <w:lang w:val="it-IT"/>
              </w:rPr>
              <w:t>“Attiva”, “Chiusa”</w:t>
            </w:r>
          </w:p>
        </w:tc>
        <w:tc>
          <w:tcPr>
            <w:tcW w:w="963" w:type="dxa"/>
          </w:tcPr>
          <w:p w14:paraId="68175252" w14:textId="77777777" w:rsidR="00F11079" w:rsidRPr="00314A8C" w:rsidRDefault="00F11079" w:rsidP="002D0E67">
            <w:pPr>
              <w:rPr>
                <w:rFonts w:cstheme="minorHAnsi"/>
                <w:lang w:val="it-IT"/>
              </w:rPr>
            </w:pPr>
          </w:p>
        </w:tc>
        <w:tc>
          <w:tcPr>
            <w:tcW w:w="963" w:type="dxa"/>
          </w:tcPr>
          <w:p w14:paraId="61BDFA5D" w14:textId="77777777" w:rsidR="00F11079" w:rsidRPr="00314A8C" w:rsidRDefault="00F11079" w:rsidP="002D0E67">
            <w:pPr>
              <w:rPr>
                <w:rFonts w:cstheme="minorHAnsi"/>
                <w:lang w:val="it-IT"/>
              </w:rPr>
            </w:pPr>
          </w:p>
        </w:tc>
        <w:tc>
          <w:tcPr>
            <w:tcW w:w="963" w:type="dxa"/>
          </w:tcPr>
          <w:p w14:paraId="503AB52D" w14:textId="77777777" w:rsidR="00F11079" w:rsidRPr="00314A8C" w:rsidRDefault="00F11079" w:rsidP="002D0E67">
            <w:pPr>
              <w:rPr>
                <w:rFonts w:cstheme="minorHAnsi"/>
                <w:lang w:val="it-IT"/>
              </w:rPr>
            </w:pPr>
          </w:p>
        </w:tc>
      </w:tr>
      <w:tr w:rsidR="00F11079" w:rsidRPr="00162E0E" w14:paraId="38658F65" w14:textId="77777777" w:rsidTr="002D0E67">
        <w:trPr>
          <w:trHeight w:val="789"/>
        </w:trPr>
        <w:tc>
          <w:tcPr>
            <w:tcW w:w="962" w:type="dxa"/>
            <w:hideMark/>
          </w:tcPr>
          <w:p w14:paraId="38E8EA37" w14:textId="77777777" w:rsidR="00F11079" w:rsidRPr="00314A8C" w:rsidRDefault="00F11079" w:rsidP="002D0E67">
            <w:pPr>
              <w:rPr>
                <w:rFonts w:cstheme="minorHAnsi"/>
              </w:rPr>
            </w:pPr>
            <w:r w:rsidRPr="00314A8C">
              <w:rPr>
                <w:rFonts w:cstheme="minorHAnsi"/>
              </w:rPr>
              <w:t>C5-C24-C 108</w:t>
            </w:r>
          </w:p>
        </w:tc>
        <w:tc>
          <w:tcPr>
            <w:tcW w:w="963" w:type="dxa"/>
          </w:tcPr>
          <w:p w14:paraId="5A6E1B04" w14:textId="77777777" w:rsidR="00F11079" w:rsidRPr="00314A8C" w:rsidRDefault="00F11079" w:rsidP="002D0E67">
            <w:pPr>
              <w:rPr>
                <w:rFonts w:cstheme="minorHAnsi"/>
              </w:rPr>
            </w:pPr>
            <w:proofErr w:type="spellStart"/>
            <w:r w:rsidRPr="00314A8C">
              <w:rPr>
                <w:rFonts w:cstheme="minorHAnsi"/>
              </w:rPr>
              <w:t>Motivo</w:t>
            </w:r>
            <w:proofErr w:type="spellEnd"/>
            <w:r w:rsidRPr="00314A8C">
              <w:rPr>
                <w:rFonts w:cstheme="minorHAnsi"/>
              </w:rPr>
              <w:t xml:space="preserve"> </w:t>
            </w:r>
            <w:proofErr w:type="spellStart"/>
            <w:r w:rsidRPr="00314A8C">
              <w:rPr>
                <w:rFonts w:cstheme="minorHAnsi"/>
              </w:rPr>
              <w:t>stato</w:t>
            </w:r>
            <w:proofErr w:type="spellEnd"/>
          </w:p>
        </w:tc>
        <w:tc>
          <w:tcPr>
            <w:tcW w:w="963" w:type="dxa"/>
          </w:tcPr>
          <w:p w14:paraId="4D0F5CE4"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16B7B01" w14:textId="77777777" w:rsidR="00F11079" w:rsidRPr="00314A8C" w:rsidRDefault="00F11079" w:rsidP="002D0E67">
            <w:pPr>
              <w:rPr>
                <w:rFonts w:cstheme="minorHAnsi"/>
              </w:rPr>
            </w:pPr>
            <w:r w:rsidRPr="00314A8C">
              <w:rPr>
                <w:rFonts w:cstheme="minorHAnsi"/>
              </w:rPr>
              <w:t>No</w:t>
            </w:r>
          </w:p>
        </w:tc>
        <w:tc>
          <w:tcPr>
            <w:tcW w:w="963" w:type="dxa"/>
          </w:tcPr>
          <w:p w14:paraId="735ACFF1"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7DE8570B"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556042FF" w14:textId="77777777" w:rsidR="00F11079" w:rsidRPr="00314A8C" w:rsidRDefault="00F11079" w:rsidP="002D0E67">
            <w:pPr>
              <w:rPr>
                <w:rFonts w:cstheme="minorHAnsi"/>
                <w:lang w:val="it-IT"/>
              </w:rPr>
            </w:pPr>
            <w:r w:rsidRPr="00314A8C">
              <w:rPr>
                <w:rFonts w:cstheme="minorHAnsi"/>
                <w:lang w:val="it-IT"/>
              </w:rPr>
              <w:t>“Nuovo”, “In lavorazione”, “Completato”</w:t>
            </w:r>
          </w:p>
        </w:tc>
        <w:tc>
          <w:tcPr>
            <w:tcW w:w="963" w:type="dxa"/>
          </w:tcPr>
          <w:p w14:paraId="68F7102B" w14:textId="77777777" w:rsidR="00F11079" w:rsidRPr="00314A8C" w:rsidRDefault="00F11079" w:rsidP="002D0E67">
            <w:pPr>
              <w:rPr>
                <w:rFonts w:cstheme="minorHAnsi"/>
                <w:lang w:val="it-IT"/>
              </w:rPr>
            </w:pPr>
          </w:p>
        </w:tc>
        <w:tc>
          <w:tcPr>
            <w:tcW w:w="963" w:type="dxa"/>
          </w:tcPr>
          <w:p w14:paraId="69343229" w14:textId="77777777" w:rsidR="00F11079" w:rsidRPr="00314A8C" w:rsidRDefault="00F11079" w:rsidP="002D0E67">
            <w:pPr>
              <w:rPr>
                <w:rFonts w:cstheme="minorHAnsi"/>
                <w:lang w:val="it-IT"/>
              </w:rPr>
            </w:pPr>
          </w:p>
        </w:tc>
        <w:tc>
          <w:tcPr>
            <w:tcW w:w="963" w:type="dxa"/>
          </w:tcPr>
          <w:p w14:paraId="1275485B" w14:textId="77777777" w:rsidR="00F11079" w:rsidRPr="00314A8C" w:rsidRDefault="00F11079" w:rsidP="002D0E67">
            <w:pPr>
              <w:rPr>
                <w:rFonts w:cstheme="minorHAnsi"/>
                <w:lang w:val="it-IT"/>
              </w:rPr>
            </w:pPr>
          </w:p>
        </w:tc>
      </w:tr>
      <w:tr w:rsidR="00F11079" w:rsidRPr="003E7153" w14:paraId="06A0708A" w14:textId="77777777" w:rsidTr="002D0E67">
        <w:trPr>
          <w:trHeight w:val="986"/>
        </w:trPr>
        <w:tc>
          <w:tcPr>
            <w:tcW w:w="962" w:type="dxa"/>
            <w:hideMark/>
          </w:tcPr>
          <w:p w14:paraId="2B3AE258" w14:textId="77777777" w:rsidR="00F11079" w:rsidRPr="00314A8C" w:rsidRDefault="00F11079" w:rsidP="002D0E67">
            <w:pPr>
              <w:rPr>
                <w:rFonts w:cstheme="minorHAnsi"/>
              </w:rPr>
            </w:pPr>
            <w:r w:rsidRPr="00314A8C">
              <w:rPr>
                <w:rFonts w:cstheme="minorHAnsi"/>
              </w:rPr>
              <w:t>C6</w:t>
            </w:r>
          </w:p>
        </w:tc>
        <w:tc>
          <w:tcPr>
            <w:tcW w:w="963" w:type="dxa"/>
          </w:tcPr>
          <w:p w14:paraId="0D0A1CD8" w14:textId="77777777" w:rsidR="00F11079" w:rsidRPr="00610DDD" w:rsidRDefault="00F11079" w:rsidP="002D0E67">
            <w:pPr>
              <w:rPr>
                <w:rFonts w:cstheme="minorHAnsi"/>
              </w:rPr>
            </w:pPr>
            <w:proofErr w:type="spellStart"/>
            <w:r w:rsidRPr="00610DDD">
              <w:rPr>
                <w:rFonts w:cstheme="minorHAnsi"/>
              </w:rPr>
              <w:t>Motivazione</w:t>
            </w:r>
            <w:proofErr w:type="spellEnd"/>
          </w:p>
        </w:tc>
        <w:tc>
          <w:tcPr>
            <w:tcW w:w="963" w:type="dxa"/>
          </w:tcPr>
          <w:p w14:paraId="580139E6" w14:textId="77777777" w:rsidR="00F11079" w:rsidRPr="00610DDD" w:rsidRDefault="00F11079" w:rsidP="002D0E67">
            <w:pPr>
              <w:rPr>
                <w:rFonts w:cstheme="minorHAnsi"/>
              </w:rPr>
            </w:pPr>
            <w:r w:rsidRPr="00610DDD">
              <w:rPr>
                <w:rFonts w:eastAsia="Times New Roman" w:cstheme="minorHAnsi"/>
                <w:color w:val="000000"/>
                <w:kern w:val="0"/>
                <w:szCs w:val="24"/>
                <w:lang w:val="en-US"/>
                <w14:ligatures w14:val="none"/>
              </w:rPr>
              <w:t xml:space="preserve">Output da </w:t>
            </w:r>
            <w:proofErr w:type="spellStart"/>
            <w:r w:rsidRPr="00610DDD">
              <w:rPr>
                <w:rFonts w:eastAsia="Times New Roman" w:cstheme="minorHAnsi"/>
                <w:color w:val="000000"/>
                <w:kern w:val="0"/>
                <w:szCs w:val="24"/>
                <w:lang w:val="en-US"/>
                <w14:ligatures w14:val="none"/>
              </w:rPr>
              <w:t>sistema</w:t>
            </w:r>
            <w:proofErr w:type="spellEnd"/>
          </w:p>
        </w:tc>
        <w:tc>
          <w:tcPr>
            <w:tcW w:w="963" w:type="dxa"/>
          </w:tcPr>
          <w:p w14:paraId="42170592" w14:textId="77777777" w:rsidR="00F11079" w:rsidRPr="00610DDD" w:rsidRDefault="00F11079" w:rsidP="002D0E67">
            <w:pPr>
              <w:rPr>
                <w:rFonts w:cstheme="minorHAnsi"/>
              </w:rPr>
            </w:pPr>
            <w:r w:rsidRPr="00610DDD">
              <w:rPr>
                <w:rFonts w:cstheme="minorHAnsi"/>
              </w:rPr>
              <w:t>No</w:t>
            </w:r>
          </w:p>
        </w:tc>
        <w:tc>
          <w:tcPr>
            <w:tcW w:w="963" w:type="dxa"/>
          </w:tcPr>
          <w:p w14:paraId="083D83CA" w14:textId="77777777" w:rsidR="00F11079" w:rsidRPr="00610DDD" w:rsidRDefault="00F11079" w:rsidP="002D0E67">
            <w:pPr>
              <w:rPr>
                <w:rFonts w:cstheme="minorHAnsi"/>
              </w:rPr>
            </w:pPr>
            <w:proofErr w:type="spellStart"/>
            <w:r w:rsidRPr="00610DDD">
              <w:rPr>
                <w:rFonts w:cstheme="minorHAnsi"/>
              </w:rPr>
              <w:t>Sì</w:t>
            </w:r>
            <w:proofErr w:type="spellEnd"/>
          </w:p>
        </w:tc>
        <w:tc>
          <w:tcPr>
            <w:tcW w:w="962" w:type="dxa"/>
          </w:tcPr>
          <w:p w14:paraId="3AF59661" w14:textId="77777777" w:rsidR="00F11079" w:rsidRPr="00610DDD" w:rsidRDefault="00F11079" w:rsidP="002D0E67">
            <w:pPr>
              <w:rPr>
                <w:rFonts w:cstheme="minorHAnsi"/>
              </w:rPr>
            </w:pPr>
            <w:r w:rsidRPr="00610DDD">
              <w:rPr>
                <w:rFonts w:cstheme="minorHAnsi"/>
              </w:rPr>
              <w:t xml:space="preserve"> Lista </w:t>
            </w:r>
            <w:proofErr w:type="spellStart"/>
            <w:r w:rsidRPr="00610DDD">
              <w:rPr>
                <w:rFonts w:cstheme="minorHAnsi"/>
              </w:rPr>
              <w:t>valori</w:t>
            </w:r>
            <w:proofErr w:type="spellEnd"/>
          </w:p>
        </w:tc>
        <w:tc>
          <w:tcPr>
            <w:tcW w:w="963" w:type="dxa"/>
          </w:tcPr>
          <w:p w14:paraId="7A96D157" w14:textId="77777777" w:rsidR="00F11079" w:rsidRPr="00610DDD" w:rsidRDefault="00F11079" w:rsidP="002D0E67">
            <w:pPr>
              <w:rPr>
                <w:rFonts w:cstheme="minorHAnsi"/>
                <w:lang w:val="it-IT"/>
              </w:rPr>
            </w:pPr>
            <w:r w:rsidRPr="00610DDD">
              <w:rPr>
                <w:rFonts w:cstheme="minorHAnsi"/>
                <w:lang w:val="it-IT"/>
              </w:rPr>
              <w:t xml:space="preserve"> “Posizione non finanziabile”, “Ricevuta su altro canale”, “Altra tipologia di mutuo”, “Concluso con altro istituto”, “Perso immobile”, “Non interessato”, “R/R”, “LTV”, “Solo informativo”, “Problemi personali”, “Nessuno sviluppo”, “Fuori territorialità”, “Richiesta doppia/prova”, “N/A”</w:t>
            </w:r>
          </w:p>
        </w:tc>
        <w:tc>
          <w:tcPr>
            <w:tcW w:w="963" w:type="dxa"/>
          </w:tcPr>
          <w:p w14:paraId="06E9E91A" w14:textId="77777777" w:rsidR="00F11079" w:rsidRPr="00314A8C" w:rsidRDefault="00F11079" w:rsidP="002D0E67">
            <w:pPr>
              <w:rPr>
                <w:rFonts w:cstheme="minorHAnsi"/>
                <w:lang w:val="it-IT"/>
              </w:rPr>
            </w:pPr>
          </w:p>
        </w:tc>
        <w:tc>
          <w:tcPr>
            <w:tcW w:w="963" w:type="dxa"/>
          </w:tcPr>
          <w:p w14:paraId="56A02C89" w14:textId="77777777" w:rsidR="00F11079" w:rsidRPr="00314A8C" w:rsidRDefault="00F11079" w:rsidP="002D0E67">
            <w:pPr>
              <w:rPr>
                <w:rFonts w:cstheme="minorHAnsi"/>
                <w:lang w:val="it-IT"/>
              </w:rPr>
            </w:pPr>
          </w:p>
        </w:tc>
        <w:tc>
          <w:tcPr>
            <w:tcW w:w="963" w:type="dxa"/>
          </w:tcPr>
          <w:p w14:paraId="59D97669" w14:textId="77777777" w:rsidR="00F11079" w:rsidRPr="00314A8C" w:rsidRDefault="00F11079" w:rsidP="002D0E67">
            <w:pPr>
              <w:rPr>
                <w:rFonts w:cstheme="minorHAnsi"/>
                <w:lang w:val="it-IT"/>
              </w:rPr>
            </w:pPr>
          </w:p>
        </w:tc>
      </w:tr>
      <w:tr w:rsidR="00F11079" w:rsidRPr="00001DAA" w14:paraId="336F6E2E" w14:textId="77777777" w:rsidTr="002D0E67">
        <w:trPr>
          <w:trHeight w:val="986"/>
        </w:trPr>
        <w:tc>
          <w:tcPr>
            <w:tcW w:w="962" w:type="dxa"/>
            <w:hideMark/>
          </w:tcPr>
          <w:p w14:paraId="540A222B" w14:textId="77777777" w:rsidR="00F11079" w:rsidRPr="00314A8C" w:rsidRDefault="00F11079" w:rsidP="002D0E67">
            <w:pPr>
              <w:rPr>
                <w:rFonts w:cstheme="minorHAnsi"/>
              </w:rPr>
            </w:pPr>
            <w:r w:rsidRPr="00314A8C">
              <w:rPr>
                <w:rFonts w:cstheme="minorHAnsi"/>
              </w:rPr>
              <w:t>C7</w:t>
            </w:r>
          </w:p>
        </w:tc>
        <w:tc>
          <w:tcPr>
            <w:tcW w:w="963" w:type="dxa"/>
          </w:tcPr>
          <w:p w14:paraId="23CDA2C4" w14:textId="77777777" w:rsidR="00F11079" w:rsidRPr="00314A8C" w:rsidRDefault="00F11079" w:rsidP="002D0E67">
            <w:pPr>
              <w:rPr>
                <w:rFonts w:cstheme="minorHAnsi"/>
              </w:rPr>
            </w:pPr>
            <w:r w:rsidRPr="00314A8C">
              <w:rPr>
                <w:rFonts w:cstheme="minorHAnsi"/>
              </w:rPr>
              <w:t>Scaduto</w:t>
            </w:r>
          </w:p>
        </w:tc>
        <w:tc>
          <w:tcPr>
            <w:tcW w:w="963" w:type="dxa"/>
          </w:tcPr>
          <w:p w14:paraId="22E9F63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496B076" w14:textId="77777777" w:rsidR="00F11079" w:rsidRPr="00314A8C" w:rsidRDefault="00F11079" w:rsidP="002D0E67">
            <w:pPr>
              <w:rPr>
                <w:rFonts w:cstheme="minorHAnsi"/>
              </w:rPr>
            </w:pPr>
            <w:r w:rsidRPr="00314A8C">
              <w:rPr>
                <w:rFonts w:cstheme="minorHAnsi"/>
              </w:rPr>
              <w:t>No</w:t>
            </w:r>
          </w:p>
        </w:tc>
        <w:tc>
          <w:tcPr>
            <w:tcW w:w="963" w:type="dxa"/>
          </w:tcPr>
          <w:p w14:paraId="23FC5F9B"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23EC94C0"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4613629D"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70BB0B35" w14:textId="77777777" w:rsidR="00F11079" w:rsidRPr="00314A8C" w:rsidRDefault="00F11079" w:rsidP="002D0E67">
            <w:pPr>
              <w:rPr>
                <w:rFonts w:cstheme="minorHAnsi"/>
                <w:lang w:val="it-IT"/>
              </w:rPr>
            </w:pPr>
          </w:p>
        </w:tc>
        <w:tc>
          <w:tcPr>
            <w:tcW w:w="963" w:type="dxa"/>
          </w:tcPr>
          <w:p w14:paraId="52A9D8DA" w14:textId="77777777" w:rsidR="00F11079" w:rsidRPr="00314A8C" w:rsidRDefault="00F11079" w:rsidP="002D0E67">
            <w:pPr>
              <w:rPr>
                <w:rFonts w:cstheme="minorHAnsi"/>
                <w:lang w:val="it-IT"/>
              </w:rPr>
            </w:pPr>
          </w:p>
        </w:tc>
        <w:tc>
          <w:tcPr>
            <w:tcW w:w="963" w:type="dxa"/>
          </w:tcPr>
          <w:p w14:paraId="58F112EA" w14:textId="77777777" w:rsidR="00F11079" w:rsidRPr="00314A8C" w:rsidRDefault="00F11079" w:rsidP="002D0E67">
            <w:pPr>
              <w:rPr>
                <w:rFonts w:cstheme="minorHAnsi"/>
                <w:lang w:val="it-IT"/>
              </w:rPr>
            </w:pPr>
          </w:p>
        </w:tc>
      </w:tr>
      <w:tr w:rsidR="00F11079" w:rsidRPr="003E7153" w14:paraId="28CFBC7B" w14:textId="77777777" w:rsidTr="002D0E67">
        <w:trPr>
          <w:trHeight w:val="986"/>
        </w:trPr>
        <w:tc>
          <w:tcPr>
            <w:tcW w:w="962" w:type="dxa"/>
          </w:tcPr>
          <w:p w14:paraId="54E2A603" w14:textId="77777777" w:rsidR="00F11079" w:rsidRPr="00314A8C" w:rsidRDefault="00F11079" w:rsidP="002D0E67">
            <w:pPr>
              <w:rPr>
                <w:rFonts w:cstheme="minorHAnsi"/>
              </w:rPr>
            </w:pPr>
            <w:r w:rsidRPr="00314A8C">
              <w:rPr>
                <w:rFonts w:cstheme="minorHAnsi"/>
              </w:rPr>
              <w:t>C8</w:t>
            </w:r>
          </w:p>
        </w:tc>
        <w:tc>
          <w:tcPr>
            <w:tcW w:w="963" w:type="dxa"/>
          </w:tcPr>
          <w:p w14:paraId="1607AFFD" w14:textId="77777777" w:rsidR="00F11079" w:rsidRPr="00314A8C" w:rsidRDefault="00F11079" w:rsidP="002D0E67">
            <w:pPr>
              <w:rPr>
                <w:rFonts w:cstheme="minorHAnsi"/>
              </w:rPr>
            </w:pPr>
            <w:proofErr w:type="spellStart"/>
            <w:r w:rsidRPr="00314A8C">
              <w:rPr>
                <w:rFonts w:cstheme="minorHAnsi"/>
              </w:rPr>
              <w:t>Filiale</w:t>
            </w:r>
            <w:proofErr w:type="spellEnd"/>
            <w:r w:rsidRPr="00314A8C">
              <w:rPr>
                <w:rFonts w:cstheme="minorHAnsi"/>
              </w:rPr>
              <w:t xml:space="preserve"> </w:t>
            </w:r>
            <w:proofErr w:type="spellStart"/>
            <w:r w:rsidRPr="00314A8C">
              <w:rPr>
                <w:rFonts w:cstheme="minorHAnsi"/>
              </w:rPr>
              <w:t>richiesta</w:t>
            </w:r>
            <w:proofErr w:type="spellEnd"/>
          </w:p>
        </w:tc>
        <w:tc>
          <w:tcPr>
            <w:tcW w:w="963" w:type="dxa"/>
          </w:tcPr>
          <w:p w14:paraId="3FF729CB"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80B2305" w14:textId="77777777" w:rsidR="00F11079" w:rsidRPr="00314A8C" w:rsidRDefault="00F11079" w:rsidP="002D0E67">
            <w:pPr>
              <w:rPr>
                <w:rFonts w:cstheme="minorHAnsi"/>
              </w:rPr>
            </w:pPr>
            <w:proofErr w:type="spellStart"/>
            <w:r>
              <w:rPr>
                <w:rFonts w:cstheme="minorHAnsi"/>
              </w:rPr>
              <w:t>Sì</w:t>
            </w:r>
            <w:proofErr w:type="spellEnd"/>
          </w:p>
        </w:tc>
        <w:tc>
          <w:tcPr>
            <w:tcW w:w="963" w:type="dxa"/>
          </w:tcPr>
          <w:p w14:paraId="2E4B3B3A"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172BF3B1" w14:textId="77777777" w:rsidR="00F11079" w:rsidRPr="00314A8C" w:rsidRDefault="00F11079" w:rsidP="002D0E67">
            <w:pPr>
              <w:rPr>
                <w:rFonts w:cstheme="minorHAnsi"/>
              </w:rPr>
            </w:pPr>
            <w:r w:rsidRPr="00314A8C">
              <w:rPr>
                <w:rFonts w:cstheme="minorHAnsi"/>
              </w:rPr>
              <w:t>Alfa-</w:t>
            </w:r>
            <w:proofErr w:type="spellStart"/>
            <w:r w:rsidRPr="00314A8C">
              <w:rPr>
                <w:rFonts w:cstheme="minorHAnsi"/>
              </w:rPr>
              <w:t>numerici</w:t>
            </w:r>
            <w:proofErr w:type="spellEnd"/>
          </w:p>
        </w:tc>
        <w:tc>
          <w:tcPr>
            <w:tcW w:w="963" w:type="dxa"/>
          </w:tcPr>
          <w:p w14:paraId="0C309C0E" w14:textId="77777777" w:rsidR="00F11079" w:rsidRPr="00314A8C" w:rsidRDefault="00F11079" w:rsidP="002D0E67">
            <w:pPr>
              <w:rPr>
                <w:rFonts w:cstheme="minorHAnsi"/>
                <w:lang w:val="it-IT"/>
              </w:rPr>
            </w:pPr>
            <w:r w:rsidRPr="00314A8C">
              <w:rPr>
                <w:rFonts w:cstheme="minorHAnsi"/>
                <w:lang w:val="it-IT"/>
              </w:rPr>
              <w:t xml:space="preserve">Filiale richiesta se </w:t>
            </w:r>
            <w:proofErr w:type="spellStart"/>
            <w:r w:rsidRPr="00314A8C">
              <w:rPr>
                <w:rFonts w:cstheme="minorHAnsi"/>
                <w:lang w:val="it-IT"/>
              </w:rPr>
              <w:t>prospect</w:t>
            </w:r>
            <w:proofErr w:type="spellEnd"/>
            <w:r w:rsidRPr="00314A8C">
              <w:rPr>
                <w:rFonts w:cstheme="minorHAnsi"/>
                <w:lang w:val="it-IT"/>
              </w:rPr>
              <w:t>, altrimenti vuoto</w:t>
            </w:r>
          </w:p>
        </w:tc>
        <w:tc>
          <w:tcPr>
            <w:tcW w:w="963" w:type="dxa"/>
          </w:tcPr>
          <w:p w14:paraId="3FDF74E4" w14:textId="77777777" w:rsidR="00F11079" w:rsidRPr="00314A8C" w:rsidRDefault="00F11079" w:rsidP="002D0E67">
            <w:pPr>
              <w:rPr>
                <w:rFonts w:cstheme="minorHAnsi"/>
                <w:lang w:val="it-IT"/>
              </w:rPr>
            </w:pPr>
          </w:p>
        </w:tc>
        <w:tc>
          <w:tcPr>
            <w:tcW w:w="963" w:type="dxa"/>
          </w:tcPr>
          <w:p w14:paraId="7A942451" w14:textId="77777777" w:rsidR="00F11079" w:rsidRPr="00314A8C" w:rsidRDefault="00F11079" w:rsidP="002D0E67">
            <w:pPr>
              <w:rPr>
                <w:rFonts w:cstheme="minorHAnsi"/>
                <w:lang w:val="it-IT"/>
              </w:rPr>
            </w:pPr>
          </w:p>
        </w:tc>
        <w:tc>
          <w:tcPr>
            <w:tcW w:w="963" w:type="dxa"/>
          </w:tcPr>
          <w:p w14:paraId="2042414C" w14:textId="77777777" w:rsidR="00F11079" w:rsidRPr="00314A8C" w:rsidRDefault="00F11079" w:rsidP="002D0E67">
            <w:pPr>
              <w:rPr>
                <w:rFonts w:cstheme="minorHAnsi"/>
                <w:lang w:val="it-IT"/>
              </w:rPr>
            </w:pPr>
          </w:p>
        </w:tc>
      </w:tr>
      <w:tr w:rsidR="00F11079" w:rsidRPr="0049723A" w14:paraId="70D7B010" w14:textId="77777777" w:rsidTr="002D0E67">
        <w:trPr>
          <w:trHeight w:val="986"/>
        </w:trPr>
        <w:tc>
          <w:tcPr>
            <w:tcW w:w="962" w:type="dxa"/>
          </w:tcPr>
          <w:p w14:paraId="447E732E" w14:textId="77777777" w:rsidR="00F11079" w:rsidRPr="00314A8C" w:rsidRDefault="00F11079" w:rsidP="002D0E67">
            <w:pPr>
              <w:rPr>
                <w:rFonts w:cstheme="minorHAnsi"/>
              </w:rPr>
            </w:pPr>
            <w:r w:rsidRPr="00314A8C">
              <w:rPr>
                <w:rFonts w:cstheme="minorHAnsi"/>
              </w:rPr>
              <w:t>C9</w:t>
            </w:r>
          </w:p>
        </w:tc>
        <w:tc>
          <w:tcPr>
            <w:tcW w:w="963" w:type="dxa"/>
          </w:tcPr>
          <w:p w14:paraId="421583E7" w14:textId="77777777" w:rsidR="00F11079" w:rsidRPr="00314A8C" w:rsidRDefault="00F11079" w:rsidP="002D0E67">
            <w:pPr>
              <w:rPr>
                <w:rFonts w:cstheme="minorHAnsi"/>
              </w:rPr>
            </w:pPr>
            <w:r w:rsidRPr="00314A8C">
              <w:rPr>
                <w:rFonts w:cstheme="minorHAnsi"/>
              </w:rPr>
              <w:t xml:space="preserve">Richiesta </w:t>
            </w:r>
            <w:proofErr w:type="spellStart"/>
            <w:r w:rsidRPr="00314A8C">
              <w:rPr>
                <w:rFonts w:cstheme="minorHAnsi"/>
              </w:rPr>
              <w:t>Consap</w:t>
            </w:r>
            <w:proofErr w:type="spellEnd"/>
          </w:p>
        </w:tc>
        <w:tc>
          <w:tcPr>
            <w:tcW w:w="963" w:type="dxa"/>
          </w:tcPr>
          <w:p w14:paraId="4E7206BD"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77967FD" w14:textId="77777777" w:rsidR="00F11079" w:rsidRPr="00314A8C" w:rsidRDefault="00F11079" w:rsidP="002D0E67">
            <w:pPr>
              <w:rPr>
                <w:rFonts w:cstheme="minorHAnsi"/>
              </w:rPr>
            </w:pPr>
            <w:r w:rsidRPr="00314A8C">
              <w:rPr>
                <w:rFonts w:cstheme="minorHAnsi"/>
              </w:rPr>
              <w:t>No</w:t>
            </w:r>
          </w:p>
        </w:tc>
        <w:tc>
          <w:tcPr>
            <w:tcW w:w="963" w:type="dxa"/>
          </w:tcPr>
          <w:p w14:paraId="57971AE4"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5AEF8FB1"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33686499"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46E81F9E" w14:textId="77777777" w:rsidR="00F11079" w:rsidRPr="00314A8C" w:rsidRDefault="00F11079" w:rsidP="002D0E67">
            <w:pPr>
              <w:rPr>
                <w:rFonts w:cstheme="minorHAnsi"/>
                <w:lang w:val="it-IT"/>
              </w:rPr>
            </w:pPr>
          </w:p>
        </w:tc>
        <w:tc>
          <w:tcPr>
            <w:tcW w:w="963" w:type="dxa"/>
          </w:tcPr>
          <w:p w14:paraId="5211C8AA" w14:textId="77777777" w:rsidR="00F11079" w:rsidRPr="00314A8C" w:rsidRDefault="00F11079" w:rsidP="002D0E67">
            <w:pPr>
              <w:rPr>
                <w:rFonts w:cstheme="minorHAnsi"/>
                <w:lang w:val="it-IT"/>
              </w:rPr>
            </w:pPr>
          </w:p>
        </w:tc>
        <w:tc>
          <w:tcPr>
            <w:tcW w:w="963" w:type="dxa"/>
          </w:tcPr>
          <w:p w14:paraId="0F4BFA8D" w14:textId="77777777" w:rsidR="00F11079" w:rsidRPr="00314A8C" w:rsidRDefault="00F11079" w:rsidP="002D0E67">
            <w:pPr>
              <w:rPr>
                <w:rFonts w:cstheme="minorHAnsi"/>
                <w:lang w:val="it-IT"/>
              </w:rPr>
            </w:pPr>
          </w:p>
        </w:tc>
      </w:tr>
      <w:tr w:rsidR="00F11079" w:rsidRPr="0049723A" w14:paraId="0C1BC55C" w14:textId="77777777" w:rsidTr="002D0E67">
        <w:trPr>
          <w:trHeight w:val="986"/>
        </w:trPr>
        <w:tc>
          <w:tcPr>
            <w:tcW w:w="962" w:type="dxa"/>
          </w:tcPr>
          <w:p w14:paraId="1D8A4289" w14:textId="77777777" w:rsidR="00F11079" w:rsidRPr="00314A8C" w:rsidRDefault="00F11079" w:rsidP="002D0E67">
            <w:pPr>
              <w:rPr>
                <w:rFonts w:cstheme="minorHAnsi"/>
              </w:rPr>
            </w:pPr>
            <w:r w:rsidRPr="00314A8C">
              <w:rPr>
                <w:rFonts w:cstheme="minorHAnsi"/>
              </w:rPr>
              <w:t>C10-C18</w:t>
            </w:r>
          </w:p>
        </w:tc>
        <w:tc>
          <w:tcPr>
            <w:tcW w:w="963" w:type="dxa"/>
          </w:tcPr>
          <w:p w14:paraId="5C274AD3" w14:textId="77777777" w:rsidR="00F11079" w:rsidRPr="00314A8C" w:rsidRDefault="00F11079" w:rsidP="002D0E67">
            <w:pPr>
              <w:rPr>
                <w:rFonts w:cstheme="minorHAnsi"/>
              </w:rPr>
            </w:pPr>
            <w:r w:rsidRPr="00314A8C">
              <w:rPr>
                <w:rFonts w:cstheme="minorHAnsi"/>
              </w:rPr>
              <w:t xml:space="preserve">Data di </w:t>
            </w:r>
            <w:proofErr w:type="spellStart"/>
            <w:r w:rsidRPr="00314A8C">
              <w:rPr>
                <w:rFonts w:cstheme="minorHAnsi"/>
              </w:rPr>
              <w:t>creazione</w:t>
            </w:r>
            <w:proofErr w:type="spellEnd"/>
          </w:p>
        </w:tc>
        <w:tc>
          <w:tcPr>
            <w:tcW w:w="963" w:type="dxa"/>
          </w:tcPr>
          <w:p w14:paraId="6A6E5E4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724FEDA" w14:textId="77777777" w:rsidR="00F11079" w:rsidRPr="00314A8C" w:rsidRDefault="00F11079" w:rsidP="002D0E67">
            <w:pPr>
              <w:rPr>
                <w:rFonts w:cstheme="minorHAnsi"/>
              </w:rPr>
            </w:pPr>
            <w:r w:rsidRPr="00314A8C">
              <w:rPr>
                <w:rFonts w:cstheme="minorHAnsi"/>
              </w:rPr>
              <w:t>No</w:t>
            </w:r>
          </w:p>
        </w:tc>
        <w:tc>
          <w:tcPr>
            <w:tcW w:w="963" w:type="dxa"/>
          </w:tcPr>
          <w:p w14:paraId="5151B83A"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47156A67"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1B9FC963"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5BFD97E1" w14:textId="77777777" w:rsidR="00F11079" w:rsidRPr="00314A8C" w:rsidRDefault="00F11079" w:rsidP="002D0E67">
            <w:pPr>
              <w:rPr>
                <w:rFonts w:cstheme="minorHAnsi"/>
                <w:lang w:val="it-IT"/>
              </w:rPr>
            </w:pPr>
          </w:p>
        </w:tc>
        <w:tc>
          <w:tcPr>
            <w:tcW w:w="963" w:type="dxa"/>
          </w:tcPr>
          <w:p w14:paraId="2AB8866E" w14:textId="77777777" w:rsidR="00F11079" w:rsidRPr="00314A8C" w:rsidRDefault="00F11079" w:rsidP="002D0E67">
            <w:pPr>
              <w:rPr>
                <w:rFonts w:cstheme="minorHAnsi"/>
                <w:lang w:val="it-IT"/>
              </w:rPr>
            </w:pPr>
          </w:p>
        </w:tc>
        <w:tc>
          <w:tcPr>
            <w:tcW w:w="963" w:type="dxa"/>
          </w:tcPr>
          <w:p w14:paraId="0409EED3" w14:textId="77777777" w:rsidR="00F11079" w:rsidRPr="00314A8C" w:rsidRDefault="00F11079" w:rsidP="002D0E67">
            <w:pPr>
              <w:rPr>
                <w:rFonts w:cstheme="minorHAnsi"/>
                <w:lang w:val="it-IT"/>
              </w:rPr>
            </w:pPr>
          </w:p>
        </w:tc>
      </w:tr>
      <w:tr w:rsidR="00F11079" w:rsidRPr="0049723A" w14:paraId="504FF650" w14:textId="77777777" w:rsidTr="002D0E67">
        <w:trPr>
          <w:trHeight w:val="986"/>
        </w:trPr>
        <w:tc>
          <w:tcPr>
            <w:tcW w:w="962" w:type="dxa"/>
          </w:tcPr>
          <w:p w14:paraId="206F1073" w14:textId="77777777" w:rsidR="00F11079" w:rsidRPr="00314A8C" w:rsidRDefault="00F11079" w:rsidP="002D0E67">
            <w:pPr>
              <w:rPr>
                <w:rFonts w:cstheme="minorHAnsi"/>
              </w:rPr>
            </w:pPr>
            <w:r w:rsidRPr="00314A8C">
              <w:rPr>
                <w:rFonts w:cstheme="minorHAnsi"/>
              </w:rPr>
              <w:t>C11-C19</w:t>
            </w:r>
          </w:p>
        </w:tc>
        <w:tc>
          <w:tcPr>
            <w:tcW w:w="963" w:type="dxa"/>
          </w:tcPr>
          <w:p w14:paraId="5FD6BDD4" w14:textId="77777777" w:rsidR="00F11079" w:rsidRPr="00314A8C" w:rsidRDefault="00F11079" w:rsidP="002D0E67">
            <w:pPr>
              <w:rPr>
                <w:rFonts w:cstheme="minorHAnsi"/>
              </w:rPr>
            </w:pPr>
            <w:r w:rsidRPr="00314A8C">
              <w:rPr>
                <w:rFonts w:cstheme="minorHAnsi"/>
              </w:rPr>
              <w:t xml:space="preserve">Data </w:t>
            </w:r>
            <w:proofErr w:type="spellStart"/>
            <w:r w:rsidRPr="00314A8C">
              <w:rPr>
                <w:rFonts w:cstheme="minorHAnsi"/>
              </w:rPr>
              <w:t>modifica</w:t>
            </w:r>
            <w:proofErr w:type="spellEnd"/>
          </w:p>
        </w:tc>
        <w:tc>
          <w:tcPr>
            <w:tcW w:w="963" w:type="dxa"/>
          </w:tcPr>
          <w:p w14:paraId="4C3D54B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7E8D7FC" w14:textId="77777777" w:rsidR="00F11079" w:rsidRPr="00314A8C" w:rsidRDefault="00F11079" w:rsidP="002D0E67">
            <w:pPr>
              <w:rPr>
                <w:rFonts w:cstheme="minorHAnsi"/>
              </w:rPr>
            </w:pPr>
            <w:r w:rsidRPr="00314A8C">
              <w:rPr>
                <w:rFonts w:cstheme="minorHAnsi"/>
              </w:rPr>
              <w:t>No</w:t>
            </w:r>
          </w:p>
        </w:tc>
        <w:tc>
          <w:tcPr>
            <w:tcW w:w="963" w:type="dxa"/>
          </w:tcPr>
          <w:p w14:paraId="6AB2CC04"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68499DC0"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6B35C8F5"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096B42AA" w14:textId="77777777" w:rsidR="00F11079" w:rsidRPr="00314A8C" w:rsidRDefault="00F11079" w:rsidP="002D0E67">
            <w:pPr>
              <w:rPr>
                <w:rFonts w:cstheme="minorHAnsi"/>
                <w:lang w:val="it-IT"/>
              </w:rPr>
            </w:pPr>
          </w:p>
        </w:tc>
        <w:tc>
          <w:tcPr>
            <w:tcW w:w="963" w:type="dxa"/>
          </w:tcPr>
          <w:p w14:paraId="72E91759" w14:textId="77777777" w:rsidR="00F11079" w:rsidRPr="00314A8C" w:rsidRDefault="00F11079" w:rsidP="002D0E67">
            <w:pPr>
              <w:rPr>
                <w:rFonts w:cstheme="minorHAnsi"/>
                <w:lang w:val="it-IT"/>
              </w:rPr>
            </w:pPr>
          </w:p>
        </w:tc>
        <w:tc>
          <w:tcPr>
            <w:tcW w:w="963" w:type="dxa"/>
          </w:tcPr>
          <w:p w14:paraId="733195E2" w14:textId="77777777" w:rsidR="00F11079" w:rsidRPr="00314A8C" w:rsidRDefault="00F11079" w:rsidP="002D0E67">
            <w:pPr>
              <w:rPr>
                <w:rFonts w:cstheme="minorHAnsi"/>
                <w:lang w:val="it-IT"/>
              </w:rPr>
            </w:pPr>
          </w:p>
        </w:tc>
      </w:tr>
      <w:tr w:rsidR="00F11079" w:rsidRPr="0049723A" w14:paraId="429BDEB5" w14:textId="77777777" w:rsidTr="002D0E67">
        <w:trPr>
          <w:trHeight w:val="986"/>
        </w:trPr>
        <w:tc>
          <w:tcPr>
            <w:tcW w:w="962" w:type="dxa"/>
          </w:tcPr>
          <w:p w14:paraId="26A9349B" w14:textId="77777777" w:rsidR="00F11079" w:rsidRPr="00314A8C" w:rsidRDefault="00F11079" w:rsidP="002D0E67">
            <w:pPr>
              <w:rPr>
                <w:rFonts w:cstheme="minorHAnsi"/>
              </w:rPr>
            </w:pPr>
            <w:r w:rsidRPr="00314A8C">
              <w:rPr>
                <w:rFonts w:cstheme="minorHAnsi"/>
              </w:rPr>
              <w:t>C12</w:t>
            </w:r>
          </w:p>
        </w:tc>
        <w:tc>
          <w:tcPr>
            <w:tcW w:w="963" w:type="dxa"/>
          </w:tcPr>
          <w:p w14:paraId="4453D41B" w14:textId="77777777" w:rsidR="00F11079" w:rsidRPr="00314A8C" w:rsidRDefault="00F11079" w:rsidP="002D0E67">
            <w:pPr>
              <w:rPr>
                <w:rFonts w:cstheme="minorHAnsi"/>
              </w:rPr>
            </w:pPr>
            <w:r w:rsidRPr="00314A8C">
              <w:rPr>
                <w:rFonts w:cstheme="minorHAnsi"/>
              </w:rPr>
              <w:t xml:space="preserve">Data </w:t>
            </w:r>
            <w:proofErr w:type="spellStart"/>
            <w:r w:rsidRPr="00314A8C">
              <w:rPr>
                <w:rFonts w:cstheme="minorHAnsi"/>
              </w:rPr>
              <w:t>inoltro</w:t>
            </w:r>
            <w:proofErr w:type="spellEnd"/>
          </w:p>
        </w:tc>
        <w:tc>
          <w:tcPr>
            <w:tcW w:w="963" w:type="dxa"/>
          </w:tcPr>
          <w:p w14:paraId="5EFCF9A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A037B4D" w14:textId="77777777" w:rsidR="00F11079" w:rsidRPr="00314A8C" w:rsidRDefault="00F11079" w:rsidP="002D0E67">
            <w:pPr>
              <w:rPr>
                <w:rFonts w:cstheme="minorHAnsi"/>
              </w:rPr>
            </w:pPr>
            <w:r w:rsidRPr="00314A8C">
              <w:rPr>
                <w:rFonts w:cstheme="minorHAnsi"/>
              </w:rPr>
              <w:t>No</w:t>
            </w:r>
          </w:p>
        </w:tc>
        <w:tc>
          <w:tcPr>
            <w:tcW w:w="963" w:type="dxa"/>
          </w:tcPr>
          <w:p w14:paraId="629E12CF"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6544873B"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1104E231"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036619AB" w14:textId="77777777" w:rsidR="00F11079" w:rsidRPr="00314A8C" w:rsidRDefault="00F11079" w:rsidP="002D0E67">
            <w:pPr>
              <w:rPr>
                <w:rFonts w:cstheme="minorHAnsi"/>
                <w:lang w:val="it-IT"/>
              </w:rPr>
            </w:pPr>
          </w:p>
        </w:tc>
        <w:tc>
          <w:tcPr>
            <w:tcW w:w="963" w:type="dxa"/>
          </w:tcPr>
          <w:p w14:paraId="7EF35A82" w14:textId="77777777" w:rsidR="00F11079" w:rsidRPr="00314A8C" w:rsidRDefault="00F11079" w:rsidP="002D0E67">
            <w:pPr>
              <w:rPr>
                <w:rFonts w:cstheme="minorHAnsi"/>
                <w:lang w:val="it-IT"/>
              </w:rPr>
            </w:pPr>
          </w:p>
        </w:tc>
        <w:tc>
          <w:tcPr>
            <w:tcW w:w="963" w:type="dxa"/>
          </w:tcPr>
          <w:p w14:paraId="58E41F91" w14:textId="77777777" w:rsidR="00F11079" w:rsidRPr="00314A8C" w:rsidRDefault="00F11079" w:rsidP="002D0E67">
            <w:pPr>
              <w:rPr>
                <w:rFonts w:cstheme="minorHAnsi"/>
                <w:lang w:val="it-IT"/>
              </w:rPr>
            </w:pPr>
          </w:p>
        </w:tc>
      </w:tr>
      <w:tr w:rsidR="00F11079" w:rsidRPr="0049723A" w14:paraId="50C2E9D5" w14:textId="77777777" w:rsidTr="002D0E67">
        <w:trPr>
          <w:trHeight w:val="986"/>
        </w:trPr>
        <w:tc>
          <w:tcPr>
            <w:tcW w:w="962" w:type="dxa"/>
          </w:tcPr>
          <w:p w14:paraId="70BBA835" w14:textId="77777777" w:rsidR="00F11079" w:rsidRPr="00314A8C" w:rsidRDefault="00F11079" w:rsidP="002D0E67">
            <w:pPr>
              <w:rPr>
                <w:rFonts w:cstheme="minorHAnsi"/>
              </w:rPr>
            </w:pPr>
            <w:r w:rsidRPr="00314A8C">
              <w:rPr>
                <w:rFonts w:cstheme="minorHAnsi"/>
              </w:rPr>
              <w:t>C13</w:t>
            </w:r>
          </w:p>
        </w:tc>
        <w:tc>
          <w:tcPr>
            <w:tcW w:w="963" w:type="dxa"/>
          </w:tcPr>
          <w:p w14:paraId="6A30ED04" w14:textId="77777777" w:rsidR="00F11079" w:rsidRPr="00314A8C" w:rsidRDefault="00F11079" w:rsidP="002D0E67">
            <w:pPr>
              <w:rPr>
                <w:rFonts w:cstheme="minorHAnsi"/>
              </w:rPr>
            </w:pPr>
            <w:r w:rsidRPr="00314A8C">
              <w:rPr>
                <w:rFonts w:cstheme="minorHAnsi"/>
              </w:rPr>
              <w:t xml:space="preserve">Data </w:t>
            </w:r>
            <w:proofErr w:type="spellStart"/>
            <w:r w:rsidRPr="00314A8C">
              <w:rPr>
                <w:rFonts w:cstheme="minorHAnsi"/>
              </w:rPr>
              <w:t>scadenza</w:t>
            </w:r>
            <w:proofErr w:type="spellEnd"/>
          </w:p>
        </w:tc>
        <w:tc>
          <w:tcPr>
            <w:tcW w:w="963" w:type="dxa"/>
          </w:tcPr>
          <w:p w14:paraId="7201A4B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41900C2" w14:textId="77777777" w:rsidR="00F11079" w:rsidRPr="00314A8C" w:rsidRDefault="00F11079" w:rsidP="002D0E67">
            <w:pPr>
              <w:rPr>
                <w:rFonts w:cstheme="minorHAnsi"/>
              </w:rPr>
            </w:pPr>
            <w:proofErr w:type="spellStart"/>
            <w:r w:rsidRPr="00314A8C">
              <w:rPr>
                <w:rFonts w:cstheme="minorHAnsi"/>
              </w:rPr>
              <w:t>Sì</w:t>
            </w:r>
            <w:proofErr w:type="spellEnd"/>
          </w:p>
        </w:tc>
        <w:tc>
          <w:tcPr>
            <w:tcW w:w="963" w:type="dxa"/>
          </w:tcPr>
          <w:p w14:paraId="0E3EEB1F"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1ECEB32B"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7ABC4738"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24051DF1" w14:textId="77777777" w:rsidR="00F11079" w:rsidRPr="00314A8C" w:rsidRDefault="00F11079" w:rsidP="002D0E67">
            <w:pPr>
              <w:rPr>
                <w:rFonts w:cstheme="minorHAnsi"/>
                <w:lang w:val="it-IT"/>
              </w:rPr>
            </w:pPr>
          </w:p>
        </w:tc>
        <w:tc>
          <w:tcPr>
            <w:tcW w:w="963" w:type="dxa"/>
          </w:tcPr>
          <w:p w14:paraId="735A5DEC" w14:textId="77777777" w:rsidR="00F11079" w:rsidRPr="00314A8C" w:rsidRDefault="00F11079" w:rsidP="002D0E67">
            <w:pPr>
              <w:rPr>
                <w:rFonts w:cstheme="minorHAnsi"/>
                <w:lang w:val="it-IT"/>
              </w:rPr>
            </w:pPr>
          </w:p>
        </w:tc>
        <w:tc>
          <w:tcPr>
            <w:tcW w:w="963" w:type="dxa"/>
          </w:tcPr>
          <w:p w14:paraId="6CD2097D" w14:textId="77777777" w:rsidR="00F11079" w:rsidRPr="00314A8C" w:rsidRDefault="00F11079" w:rsidP="002D0E67">
            <w:pPr>
              <w:rPr>
                <w:rFonts w:cstheme="minorHAnsi"/>
                <w:lang w:val="it-IT"/>
              </w:rPr>
            </w:pPr>
          </w:p>
        </w:tc>
      </w:tr>
      <w:tr w:rsidR="00F11079" w:rsidRPr="003E7153" w14:paraId="4FEC8999" w14:textId="77777777" w:rsidTr="002D0E67">
        <w:trPr>
          <w:trHeight w:val="986"/>
        </w:trPr>
        <w:tc>
          <w:tcPr>
            <w:tcW w:w="962" w:type="dxa"/>
          </w:tcPr>
          <w:p w14:paraId="60918018" w14:textId="77777777" w:rsidR="00F11079" w:rsidRPr="00314A8C" w:rsidRDefault="00F11079" w:rsidP="002D0E67">
            <w:pPr>
              <w:rPr>
                <w:rFonts w:cstheme="minorHAnsi"/>
              </w:rPr>
            </w:pPr>
            <w:r w:rsidRPr="00314A8C">
              <w:rPr>
                <w:rFonts w:cstheme="minorHAnsi"/>
              </w:rPr>
              <w:t>C14-C 80</w:t>
            </w:r>
          </w:p>
        </w:tc>
        <w:tc>
          <w:tcPr>
            <w:tcW w:w="963" w:type="dxa"/>
          </w:tcPr>
          <w:p w14:paraId="48EC1241" w14:textId="77777777" w:rsidR="00F11079" w:rsidRPr="00314A8C" w:rsidRDefault="00F11079" w:rsidP="002D0E67">
            <w:pPr>
              <w:rPr>
                <w:rFonts w:cstheme="minorHAnsi"/>
              </w:rPr>
            </w:pPr>
            <w:r w:rsidRPr="00314A8C">
              <w:rPr>
                <w:rFonts w:cstheme="minorHAnsi"/>
              </w:rPr>
              <w:t xml:space="preserve">Stato </w:t>
            </w:r>
            <w:proofErr w:type="spellStart"/>
            <w:r w:rsidRPr="00314A8C">
              <w:rPr>
                <w:rFonts w:cstheme="minorHAnsi"/>
              </w:rPr>
              <w:t>ricerca</w:t>
            </w:r>
            <w:proofErr w:type="spellEnd"/>
            <w:r w:rsidRPr="00314A8C">
              <w:rPr>
                <w:rFonts w:cstheme="minorHAnsi"/>
              </w:rPr>
              <w:t xml:space="preserve"> immobile</w:t>
            </w:r>
          </w:p>
        </w:tc>
        <w:tc>
          <w:tcPr>
            <w:tcW w:w="963" w:type="dxa"/>
          </w:tcPr>
          <w:p w14:paraId="238512EB"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33389E7" w14:textId="77777777" w:rsidR="00F11079" w:rsidRPr="00314A8C" w:rsidRDefault="00F11079" w:rsidP="002D0E67">
            <w:pPr>
              <w:rPr>
                <w:rFonts w:cstheme="minorHAnsi"/>
              </w:rPr>
            </w:pPr>
            <w:proofErr w:type="spellStart"/>
            <w:r w:rsidRPr="00314A8C">
              <w:rPr>
                <w:rFonts w:cstheme="minorHAnsi"/>
              </w:rPr>
              <w:t>Sì</w:t>
            </w:r>
            <w:proofErr w:type="spellEnd"/>
          </w:p>
        </w:tc>
        <w:tc>
          <w:tcPr>
            <w:tcW w:w="963" w:type="dxa"/>
          </w:tcPr>
          <w:p w14:paraId="2B3E362A"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0CB0BB88"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731714D0" w14:textId="77777777" w:rsidR="00F11079" w:rsidRPr="00314A8C" w:rsidRDefault="00F11079" w:rsidP="002D0E67">
            <w:pPr>
              <w:rPr>
                <w:rFonts w:cstheme="minorHAnsi"/>
                <w:lang w:val="it-IT"/>
              </w:rPr>
            </w:pPr>
            <w:proofErr w:type="gramStart"/>
            <w:r w:rsidRPr="00314A8C">
              <w:rPr>
                <w:rFonts w:cstheme="minorHAnsi"/>
                <w:lang w:val="it-IT"/>
              </w:rPr>
              <w:t>“</w:t>
            </w:r>
            <w:r>
              <w:rPr>
                <w:rFonts w:cstheme="minorHAnsi"/>
                <w:lang w:val="it-IT"/>
              </w:rPr>
              <w:t xml:space="preserve"> </w:t>
            </w:r>
            <w:r w:rsidRPr="00EE7514">
              <w:rPr>
                <w:rFonts w:cstheme="minorHAnsi"/>
                <w:lang w:val="it-IT"/>
              </w:rPr>
              <w:t>“</w:t>
            </w:r>
            <w:proofErr w:type="gramEnd"/>
            <w:r w:rsidRPr="00EE7514">
              <w:rPr>
                <w:rFonts w:cstheme="minorHAnsi"/>
                <w:lang w:val="it-IT"/>
              </w:rPr>
              <w:t>Firmato compromesso”, “Immobile già di proprietà”, “Fatta proposta acquisto”, “Individuato immobile”, “Alla ricerca dell’immobile”, “N/A”</w:t>
            </w:r>
          </w:p>
        </w:tc>
        <w:tc>
          <w:tcPr>
            <w:tcW w:w="963" w:type="dxa"/>
          </w:tcPr>
          <w:p w14:paraId="5786698B" w14:textId="77777777" w:rsidR="00F11079" w:rsidRPr="00314A8C" w:rsidRDefault="00F11079" w:rsidP="002D0E67">
            <w:pPr>
              <w:rPr>
                <w:rFonts w:cstheme="minorHAnsi"/>
                <w:lang w:val="it-IT"/>
              </w:rPr>
            </w:pPr>
          </w:p>
        </w:tc>
        <w:tc>
          <w:tcPr>
            <w:tcW w:w="963" w:type="dxa"/>
          </w:tcPr>
          <w:p w14:paraId="5A8BEE9C" w14:textId="77777777" w:rsidR="00F11079" w:rsidRPr="00314A8C" w:rsidRDefault="00F11079" w:rsidP="002D0E67">
            <w:pPr>
              <w:rPr>
                <w:rFonts w:cstheme="minorHAnsi"/>
                <w:lang w:val="it-IT"/>
              </w:rPr>
            </w:pPr>
          </w:p>
        </w:tc>
        <w:tc>
          <w:tcPr>
            <w:tcW w:w="963" w:type="dxa"/>
          </w:tcPr>
          <w:p w14:paraId="454DACD7" w14:textId="77777777" w:rsidR="00F11079" w:rsidRPr="00314A8C" w:rsidRDefault="00F11079" w:rsidP="002D0E67">
            <w:pPr>
              <w:rPr>
                <w:rFonts w:cstheme="minorHAnsi"/>
                <w:lang w:val="it-IT"/>
              </w:rPr>
            </w:pPr>
          </w:p>
        </w:tc>
      </w:tr>
      <w:tr w:rsidR="00F11079" w:rsidRPr="003E7153" w14:paraId="66664100" w14:textId="77777777" w:rsidTr="002D0E67">
        <w:trPr>
          <w:trHeight w:val="986"/>
        </w:trPr>
        <w:tc>
          <w:tcPr>
            <w:tcW w:w="962" w:type="dxa"/>
          </w:tcPr>
          <w:p w14:paraId="40679616" w14:textId="77777777" w:rsidR="00F11079" w:rsidRPr="00314A8C" w:rsidRDefault="00F11079" w:rsidP="002D0E67">
            <w:pPr>
              <w:rPr>
                <w:rFonts w:cstheme="minorHAnsi"/>
              </w:rPr>
            </w:pPr>
            <w:r w:rsidRPr="00314A8C">
              <w:rPr>
                <w:rFonts w:cstheme="minorHAnsi"/>
              </w:rPr>
              <w:t>C15</w:t>
            </w:r>
          </w:p>
        </w:tc>
        <w:tc>
          <w:tcPr>
            <w:tcW w:w="963" w:type="dxa"/>
          </w:tcPr>
          <w:p w14:paraId="60F5AC39" w14:textId="77777777" w:rsidR="00F11079" w:rsidRPr="00314A8C" w:rsidRDefault="00F11079" w:rsidP="002D0E67">
            <w:pPr>
              <w:rPr>
                <w:rFonts w:cstheme="minorHAnsi"/>
              </w:rPr>
            </w:pPr>
            <w:proofErr w:type="spellStart"/>
            <w:r w:rsidRPr="00314A8C">
              <w:rPr>
                <w:rFonts w:cstheme="minorHAnsi"/>
              </w:rPr>
              <w:t>Finalità</w:t>
            </w:r>
            <w:proofErr w:type="spellEnd"/>
            <w:r w:rsidRPr="00314A8C">
              <w:rPr>
                <w:rFonts w:cstheme="minorHAnsi"/>
              </w:rPr>
              <w:t xml:space="preserve"> della </w:t>
            </w:r>
            <w:proofErr w:type="spellStart"/>
            <w:r w:rsidRPr="00314A8C">
              <w:rPr>
                <w:rFonts w:cstheme="minorHAnsi"/>
              </w:rPr>
              <w:t>richiesta</w:t>
            </w:r>
            <w:proofErr w:type="spellEnd"/>
          </w:p>
        </w:tc>
        <w:tc>
          <w:tcPr>
            <w:tcW w:w="963" w:type="dxa"/>
          </w:tcPr>
          <w:p w14:paraId="4BDCE591"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45FC3DD" w14:textId="77777777" w:rsidR="00F11079" w:rsidRPr="00314A8C" w:rsidRDefault="00F11079" w:rsidP="002D0E67">
            <w:pPr>
              <w:rPr>
                <w:rFonts w:cstheme="minorHAnsi"/>
              </w:rPr>
            </w:pPr>
            <w:proofErr w:type="spellStart"/>
            <w:r>
              <w:rPr>
                <w:rFonts w:cstheme="minorHAnsi"/>
              </w:rPr>
              <w:t>Sì</w:t>
            </w:r>
            <w:proofErr w:type="spellEnd"/>
          </w:p>
        </w:tc>
        <w:tc>
          <w:tcPr>
            <w:tcW w:w="963" w:type="dxa"/>
          </w:tcPr>
          <w:p w14:paraId="18E9ED79"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6147FBEB"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219852B8" w14:textId="77777777" w:rsidR="00F11079" w:rsidRPr="00314A8C" w:rsidRDefault="00F11079" w:rsidP="002D0E67">
            <w:pPr>
              <w:rPr>
                <w:rFonts w:cstheme="minorHAnsi"/>
                <w:lang w:val="it-IT"/>
              </w:rPr>
            </w:pPr>
            <w:r>
              <w:rPr>
                <w:rFonts w:cstheme="minorHAnsi"/>
                <w:lang w:val="it-IT"/>
              </w:rPr>
              <w:t xml:space="preserve"> </w:t>
            </w:r>
            <w:r w:rsidRPr="00C569C0">
              <w:rPr>
                <w:rFonts w:cstheme="minorHAnsi"/>
                <w:lang w:val="it-IT"/>
              </w:rPr>
              <w:t>“Acquisto”, “Acquisto prima casa”, “Acquisto seconda casa”, “Acquisto asta giudiziaria”, “Acquisto prima casa Consap”, “Surroga”, “Ristrutturazione”, “Altro”, “N/A”</w:t>
            </w:r>
          </w:p>
        </w:tc>
        <w:tc>
          <w:tcPr>
            <w:tcW w:w="963" w:type="dxa"/>
          </w:tcPr>
          <w:p w14:paraId="6BAA2958" w14:textId="77777777" w:rsidR="00F11079" w:rsidRPr="00314A8C" w:rsidRDefault="00F11079" w:rsidP="002D0E67">
            <w:pPr>
              <w:rPr>
                <w:rFonts w:cstheme="minorHAnsi"/>
                <w:lang w:val="it-IT"/>
              </w:rPr>
            </w:pPr>
          </w:p>
        </w:tc>
        <w:tc>
          <w:tcPr>
            <w:tcW w:w="963" w:type="dxa"/>
          </w:tcPr>
          <w:p w14:paraId="7A010043" w14:textId="77777777" w:rsidR="00F11079" w:rsidRPr="00314A8C" w:rsidRDefault="00F11079" w:rsidP="002D0E67">
            <w:pPr>
              <w:rPr>
                <w:rFonts w:cstheme="minorHAnsi"/>
                <w:lang w:val="it-IT"/>
              </w:rPr>
            </w:pPr>
          </w:p>
        </w:tc>
        <w:tc>
          <w:tcPr>
            <w:tcW w:w="963" w:type="dxa"/>
          </w:tcPr>
          <w:p w14:paraId="13740EBE" w14:textId="77777777" w:rsidR="00F11079" w:rsidRPr="00314A8C" w:rsidRDefault="00F11079" w:rsidP="002D0E67">
            <w:pPr>
              <w:rPr>
                <w:rFonts w:cstheme="minorHAnsi"/>
                <w:lang w:val="it-IT"/>
              </w:rPr>
            </w:pPr>
          </w:p>
        </w:tc>
      </w:tr>
      <w:tr w:rsidR="00F11079" w:rsidRPr="0049723A" w14:paraId="13177B4E" w14:textId="77777777" w:rsidTr="002D0E67">
        <w:trPr>
          <w:trHeight w:val="986"/>
        </w:trPr>
        <w:tc>
          <w:tcPr>
            <w:tcW w:w="962" w:type="dxa"/>
          </w:tcPr>
          <w:p w14:paraId="7BD87CC1" w14:textId="77777777" w:rsidR="00F11079" w:rsidRPr="00314A8C" w:rsidRDefault="00F11079" w:rsidP="002D0E67">
            <w:pPr>
              <w:rPr>
                <w:rFonts w:cstheme="minorHAnsi"/>
              </w:rPr>
            </w:pPr>
            <w:r w:rsidRPr="00314A8C">
              <w:rPr>
                <w:rFonts w:cstheme="minorHAnsi"/>
              </w:rPr>
              <w:t>C16</w:t>
            </w:r>
          </w:p>
        </w:tc>
        <w:tc>
          <w:tcPr>
            <w:tcW w:w="963" w:type="dxa"/>
          </w:tcPr>
          <w:p w14:paraId="3B36FD90" w14:textId="77777777" w:rsidR="00F11079" w:rsidRPr="00314A8C" w:rsidRDefault="00F11079" w:rsidP="002D0E67">
            <w:pPr>
              <w:rPr>
                <w:rFonts w:cstheme="minorHAnsi"/>
              </w:rPr>
            </w:pPr>
            <w:r w:rsidRPr="00314A8C">
              <w:rPr>
                <w:rFonts w:cstheme="minorHAnsi"/>
              </w:rPr>
              <w:t xml:space="preserve">Mutuo </w:t>
            </w:r>
            <w:proofErr w:type="gramStart"/>
            <w:r w:rsidRPr="00314A8C">
              <w:rPr>
                <w:rFonts w:cstheme="minorHAnsi"/>
              </w:rPr>
              <w:t>full</w:t>
            </w:r>
            <w:proofErr w:type="gramEnd"/>
            <w:r w:rsidRPr="00314A8C">
              <w:rPr>
                <w:rFonts w:cstheme="minorHAnsi"/>
              </w:rPr>
              <w:t xml:space="preserve"> digital</w:t>
            </w:r>
          </w:p>
        </w:tc>
        <w:tc>
          <w:tcPr>
            <w:tcW w:w="963" w:type="dxa"/>
          </w:tcPr>
          <w:p w14:paraId="47AA441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A0425B0" w14:textId="77777777" w:rsidR="00F11079" w:rsidRPr="00314A8C" w:rsidRDefault="00F11079" w:rsidP="002D0E67">
            <w:pPr>
              <w:rPr>
                <w:rFonts w:cstheme="minorHAnsi"/>
              </w:rPr>
            </w:pPr>
            <w:r w:rsidRPr="00314A8C">
              <w:rPr>
                <w:rFonts w:cstheme="minorHAnsi"/>
              </w:rPr>
              <w:t>No</w:t>
            </w:r>
          </w:p>
        </w:tc>
        <w:tc>
          <w:tcPr>
            <w:tcW w:w="963" w:type="dxa"/>
          </w:tcPr>
          <w:p w14:paraId="3C26B544"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3404D3DC"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384076D0"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1C1AE5E0" w14:textId="77777777" w:rsidR="00F11079" w:rsidRPr="00314A8C" w:rsidRDefault="00F11079" w:rsidP="002D0E67">
            <w:pPr>
              <w:rPr>
                <w:rFonts w:cstheme="minorHAnsi"/>
                <w:lang w:val="it-IT"/>
              </w:rPr>
            </w:pPr>
          </w:p>
        </w:tc>
        <w:tc>
          <w:tcPr>
            <w:tcW w:w="963" w:type="dxa"/>
          </w:tcPr>
          <w:p w14:paraId="4EF193D2" w14:textId="77777777" w:rsidR="00F11079" w:rsidRPr="00314A8C" w:rsidRDefault="00F11079" w:rsidP="002D0E67">
            <w:pPr>
              <w:rPr>
                <w:rFonts w:cstheme="minorHAnsi"/>
                <w:lang w:val="it-IT"/>
              </w:rPr>
            </w:pPr>
          </w:p>
        </w:tc>
        <w:tc>
          <w:tcPr>
            <w:tcW w:w="963" w:type="dxa"/>
          </w:tcPr>
          <w:p w14:paraId="24C0CA24" w14:textId="77777777" w:rsidR="00F11079" w:rsidRPr="00314A8C" w:rsidRDefault="00F11079" w:rsidP="002D0E67">
            <w:pPr>
              <w:rPr>
                <w:rFonts w:cstheme="minorHAnsi"/>
                <w:lang w:val="it-IT"/>
              </w:rPr>
            </w:pPr>
          </w:p>
        </w:tc>
      </w:tr>
      <w:tr w:rsidR="00F11079" w:rsidRPr="0049723A" w14:paraId="7A53C6C8" w14:textId="77777777" w:rsidTr="002D0E67">
        <w:trPr>
          <w:trHeight w:val="986"/>
        </w:trPr>
        <w:tc>
          <w:tcPr>
            <w:tcW w:w="962" w:type="dxa"/>
          </w:tcPr>
          <w:p w14:paraId="06E229F8" w14:textId="77777777" w:rsidR="00F11079" w:rsidRPr="00314A8C" w:rsidRDefault="00F11079" w:rsidP="002D0E67">
            <w:pPr>
              <w:rPr>
                <w:rFonts w:cstheme="minorHAnsi"/>
              </w:rPr>
            </w:pPr>
            <w:r w:rsidRPr="00314A8C">
              <w:rPr>
                <w:rFonts w:cstheme="minorHAnsi"/>
              </w:rPr>
              <w:t>C20</w:t>
            </w:r>
          </w:p>
        </w:tc>
        <w:tc>
          <w:tcPr>
            <w:tcW w:w="963" w:type="dxa"/>
          </w:tcPr>
          <w:p w14:paraId="2D70BF46" w14:textId="77777777" w:rsidR="00F11079" w:rsidRPr="00314A8C" w:rsidRDefault="00F11079" w:rsidP="002D0E67">
            <w:pPr>
              <w:rPr>
                <w:rFonts w:cstheme="minorHAnsi"/>
              </w:rPr>
            </w:pPr>
            <w:r w:rsidRPr="00314A8C">
              <w:rPr>
                <w:rFonts w:cstheme="minorHAnsi"/>
              </w:rPr>
              <w:t xml:space="preserve">Primo </w:t>
            </w:r>
            <w:proofErr w:type="spellStart"/>
            <w:r w:rsidRPr="00314A8C">
              <w:rPr>
                <w:rFonts w:cstheme="minorHAnsi"/>
              </w:rPr>
              <w:t>richiedente</w:t>
            </w:r>
            <w:proofErr w:type="spellEnd"/>
            <w:r w:rsidRPr="00314A8C">
              <w:rPr>
                <w:rFonts w:cstheme="minorHAnsi"/>
              </w:rPr>
              <w:t xml:space="preserve"> NDG</w:t>
            </w:r>
          </w:p>
        </w:tc>
        <w:tc>
          <w:tcPr>
            <w:tcW w:w="963" w:type="dxa"/>
          </w:tcPr>
          <w:p w14:paraId="5966B266"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3D6E851" w14:textId="77777777" w:rsidR="00F11079" w:rsidRPr="00314A8C" w:rsidRDefault="00F11079" w:rsidP="002D0E67">
            <w:pPr>
              <w:rPr>
                <w:rFonts w:cstheme="minorHAnsi"/>
              </w:rPr>
            </w:pPr>
            <w:r w:rsidRPr="00314A8C">
              <w:rPr>
                <w:rFonts w:cstheme="minorHAnsi"/>
              </w:rPr>
              <w:t>No</w:t>
            </w:r>
          </w:p>
        </w:tc>
        <w:tc>
          <w:tcPr>
            <w:tcW w:w="963" w:type="dxa"/>
          </w:tcPr>
          <w:p w14:paraId="769B4F87" w14:textId="77777777" w:rsidR="00F11079" w:rsidRPr="00314A8C" w:rsidRDefault="00F11079" w:rsidP="002D0E67">
            <w:pPr>
              <w:rPr>
                <w:rFonts w:cstheme="minorHAnsi"/>
              </w:rPr>
            </w:pPr>
            <w:r w:rsidRPr="00314A8C">
              <w:rPr>
                <w:rFonts w:cstheme="minorHAnsi"/>
              </w:rPr>
              <w:t>No</w:t>
            </w:r>
          </w:p>
        </w:tc>
        <w:tc>
          <w:tcPr>
            <w:tcW w:w="962" w:type="dxa"/>
          </w:tcPr>
          <w:p w14:paraId="3F46E1A8" w14:textId="77777777" w:rsidR="00F11079" w:rsidRPr="00314A8C" w:rsidRDefault="00F11079" w:rsidP="002D0E67">
            <w:pPr>
              <w:rPr>
                <w:rFonts w:cstheme="minorHAnsi"/>
              </w:rPr>
            </w:pPr>
            <w:proofErr w:type="spellStart"/>
            <w:r w:rsidRPr="00314A8C">
              <w:rPr>
                <w:rFonts w:cstheme="minorHAnsi"/>
              </w:rPr>
              <w:t>Numerico</w:t>
            </w:r>
            <w:proofErr w:type="spellEnd"/>
          </w:p>
        </w:tc>
        <w:tc>
          <w:tcPr>
            <w:tcW w:w="963" w:type="dxa"/>
          </w:tcPr>
          <w:p w14:paraId="1D4BCE5D" w14:textId="77777777" w:rsidR="00F11079" w:rsidRPr="00314A8C" w:rsidRDefault="00F11079" w:rsidP="002D0E67">
            <w:pPr>
              <w:rPr>
                <w:rFonts w:cstheme="minorHAnsi"/>
                <w:lang w:val="it-IT"/>
              </w:rPr>
            </w:pPr>
            <w:r w:rsidRPr="00314A8C">
              <w:rPr>
                <w:rFonts w:cstheme="minorHAnsi"/>
                <w:lang w:val="it-IT"/>
              </w:rPr>
              <w:t>NDG da sistema</w:t>
            </w:r>
          </w:p>
        </w:tc>
        <w:tc>
          <w:tcPr>
            <w:tcW w:w="963" w:type="dxa"/>
          </w:tcPr>
          <w:p w14:paraId="00388195" w14:textId="77777777" w:rsidR="00F11079" w:rsidRPr="00314A8C" w:rsidRDefault="00F11079" w:rsidP="002D0E67">
            <w:pPr>
              <w:rPr>
                <w:rFonts w:cstheme="minorHAnsi"/>
                <w:lang w:val="it-IT"/>
              </w:rPr>
            </w:pPr>
          </w:p>
        </w:tc>
        <w:tc>
          <w:tcPr>
            <w:tcW w:w="963" w:type="dxa"/>
          </w:tcPr>
          <w:p w14:paraId="12CFE2A9" w14:textId="77777777" w:rsidR="00F11079" w:rsidRPr="00314A8C" w:rsidRDefault="00F11079" w:rsidP="002D0E67">
            <w:pPr>
              <w:rPr>
                <w:rFonts w:cstheme="minorHAnsi"/>
                <w:lang w:val="it-IT"/>
              </w:rPr>
            </w:pPr>
          </w:p>
        </w:tc>
        <w:tc>
          <w:tcPr>
            <w:tcW w:w="963" w:type="dxa"/>
          </w:tcPr>
          <w:p w14:paraId="4C372358" w14:textId="77777777" w:rsidR="00F11079" w:rsidRPr="00314A8C" w:rsidRDefault="00F11079" w:rsidP="002D0E67">
            <w:pPr>
              <w:rPr>
                <w:rFonts w:cstheme="minorHAnsi"/>
                <w:lang w:val="it-IT"/>
              </w:rPr>
            </w:pPr>
          </w:p>
        </w:tc>
      </w:tr>
      <w:tr w:rsidR="00F11079" w:rsidRPr="0049723A" w14:paraId="69467EFC" w14:textId="77777777" w:rsidTr="002D0E67">
        <w:trPr>
          <w:trHeight w:val="986"/>
        </w:trPr>
        <w:tc>
          <w:tcPr>
            <w:tcW w:w="962" w:type="dxa"/>
          </w:tcPr>
          <w:p w14:paraId="7AFDD493" w14:textId="77777777" w:rsidR="00F11079" w:rsidRPr="00314A8C" w:rsidRDefault="00F11079" w:rsidP="002D0E67">
            <w:pPr>
              <w:rPr>
                <w:rFonts w:cstheme="minorHAnsi"/>
              </w:rPr>
            </w:pPr>
            <w:r w:rsidRPr="00314A8C">
              <w:rPr>
                <w:rFonts w:cstheme="minorHAnsi"/>
              </w:rPr>
              <w:t>C21</w:t>
            </w:r>
          </w:p>
        </w:tc>
        <w:tc>
          <w:tcPr>
            <w:tcW w:w="963" w:type="dxa"/>
          </w:tcPr>
          <w:p w14:paraId="76D0F739" w14:textId="77777777" w:rsidR="00F11079" w:rsidRPr="00314A8C" w:rsidRDefault="00F11079" w:rsidP="002D0E67">
            <w:pPr>
              <w:rPr>
                <w:rFonts w:cstheme="minorHAnsi"/>
              </w:rPr>
            </w:pPr>
            <w:r w:rsidRPr="00314A8C">
              <w:rPr>
                <w:rFonts w:cstheme="minorHAnsi"/>
              </w:rPr>
              <w:t xml:space="preserve">Primo </w:t>
            </w:r>
            <w:proofErr w:type="spellStart"/>
            <w:r w:rsidRPr="00314A8C">
              <w:rPr>
                <w:rFonts w:cstheme="minorHAnsi"/>
              </w:rPr>
              <w:t>richiedente</w:t>
            </w:r>
            <w:proofErr w:type="spellEnd"/>
            <w:r w:rsidRPr="00314A8C">
              <w:rPr>
                <w:rFonts w:cstheme="minorHAnsi"/>
              </w:rPr>
              <w:t xml:space="preserve"> prospect</w:t>
            </w:r>
          </w:p>
        </w:tc>
        <w:tc>
          <w:tcPr>
            <w:tcW w:w="963" w:type="dxa"/>
          </w:tcPr>
          <w:p w14:paraId="49A92E3B"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A5F7641" w14:textId="77777777" w:rsidR="00F11079" w:rsidRPr="00314A8C" w:rsidRDefault="00F11079" w:rsidP="002D0E67">
            <w:pPr>
              <w:rPr>
                <w:rFonts w:cstheme="minorHAnsi"/>
              </w:rPr>
            </w:pPr>
            <w:r w:rsidRPr="00314A8C">
              <w:rPr>
                <w:rFonts w:cstheme="minorHAnsi"/>
              </w:rPr>
              <w:t>No</w:t>
            </w:r>
          </w:p>
        </w:tc>
        <w:tc>
          <w:tcPr>
            <w:tcW w:w="963" w:type="dxa"/>
          </w:tcPr>
          <w:p w14:paraId="3B48A03D" w14:textId="77777777" w:rsidR="00F11079" w:rsidRPr="00314A8C" w:rsidRDefault="00F11079" w:rsidP="002D0E67">
            <w:pPr>
              <w:rPr>
                <w:rFonts w:cstheme="minorHAnsi"/>
              </w:rPr>
            </w:pPr>
            <w:r w:rsidRPr="00314A8C">
              <w:rPr>
                <w:rFonts w:cstheme="minorHAnsi"/>
              </w:rPr>
              <w:t>No</w:t>
            </w:r>
          </w:p>
        </w:tc>
        <w:tc>
          <w:tcPr>
            <w:tcW w:w="962" w:type="dxa"/>
          </w:tcPr>
          <w:p w14:paraId="6C380B1D" w14:textId="77777777" w:rsidR="00F11079" w:rsidRPr="00314A8C" w:rsidRDefault="00F11079" w:rsidP="002D0E67">
            <w:pPr>
              <w:rPr>
                <w:rFonts w:cstheme="minorHAnsi"/>
              </w:rPr>
            </w:pPr>
            <w:proofErr w:type="spellStart"/>
            <w:r w:rsidRPr="00314A8C">
              <w:rPr>
                <w:rFonts w:cstheme="minorHAnsi"/>
              </w:rPr>
              <w:t>Numerico</w:t>
            </w:r>
            <w:proofErr w:type="spellEnd"/>
          </w:p>
        </w:tc>
        <w:tc>
          <w:tcPr>
            <w:tcW w:w="963" w:type="dxa"/>
          </w:tcPr>
          <w:p w14:paraId="3D0F5843" w14:textId="77777777" w:rsidR="00F11079" w:rsidRPr="00314A8C" w:rsidRDefault="00F11079" w:rsidP="002D0E67">
            <w:pPr>
              <w:rPr>
                <w:rFonts w:cstheme="minorHAnsi"/>
                <w:lang w:val="it-IT"/>
              </w:rPr>
            </w:pPr>
            <w:r w:rsidRPr="00314A8C">
              <w:rPr>
                <w:rFonts w:cstheme="minorHAnsi"/>
                <w:lang w:val="it-IT"/>
              </w:rPr>
              <w:t xml:space="preserve">Codice </w:t>
            </w:r>
            <w:proofErr w:type="spellStart"/>
            <w:r w:rsidRPr="00314A8C">
              <w:rPr>
                <w:rFonts w:cstheme="minorHAnsi"/>
                <w:lang w:val="it-IT"/>
              </w:rPr>
              <w:t>prospect</w:t>
            </w:r>
            <w:proofErr w:type="spellEnd"/>
            <w:r w:rsidRPr="00314A8C">
              <w:rPr>
                <w:rFonts w:cstheme="minorHAnsi"/>
                <w:lang w:val="it-IT"/>
              </w:rPr>
              <w:t xml:space="preserve"> da sistema</w:t>
            </w:r>
          </w:p>
        </w:tc>
        <w:tc>
          <w:tcPr>
            <w:tcW w:w="963" w:type="dxa"/>
          </w:tcPr>
          <w:p w14:paraId="10B9DE94" w14:textId="77777777" w:rsidR="00F11079" w:rsidRPr="00314A8C" w:rsidRDefault="00F11079" w:rsidP="002D0E67">
            <w:pPr>
              <w:rPr>
                <w:rFonts w:cstheme="minorHAnsi"/>
                <w:lang w:val="it-IT"/>
              </w:rPr>
            </w:pPr>
          </w:p>
        </w:tc>
        <w:tc>
          <w:tcPr>
            <w:tcW w:w="963" w:type="dxa"/>
          </w:tcPr>
          <w:p w14:paraId="459C9E3F" w14:textId="77777777" w:rsidR="00F11079" w:rsidRPr="00314A8C" w:rsidRDefault="00F11079" w:rsidP="002D0E67">
            <w:pPr>
              <w:rPr>
                <w:rFonts w:cstheme="minorHAnsi"/>
                <w:lang w:val="it-IT"/>
              </w:rPr>
            </w:pPr>
          </w:p>
        </w:tc>
        <w:tc>
          <w:tcPr>
            <w:tcW w:w="963" w:type="dxa"/>
          </w:tcPr>
          <w:p w14:paraId="246F9F7F" w14:textId="77777777" w:rsidR="00F11079" w:rsidRPr="00314A8C" w:rsidRDefault="00F11079" w:rsidP="002D0E67">
            <w:pPr>
              <w:rPr>
                <w:rFonts w:cstheme="minorHAnsi"/>
                <w:lang w:val="it-IT"/>
              </w:rPr>
            </w:pPr>
          </w:p>
        </w:tc>
      </w:tr>
      <w:tr w:rsidR="00F11079" w:rsidRPr="0049723A" w14:paraId="40ABE7E7" w14:textId="77777777" w:rsidTr="002D0E67">
        <w:trPr>
          <w:trHeight w:val="986"/>
        </w:trPr>
        <w:tc>
          <w:tcPr>
            <w:tcW w:w="962" w:type="dxa"/>
          </w:tcPr>
          <w:p w14:paraId="50827E0F" w14:textId="77777777" w:rsidR="00F11079" w:rsidRPr="00314A8C" w:rsidRDefault="00F11079" w:rsidP="002D0E67">
            <w:pPr>
              <w:rPr>
                <w:rFonts w:cstheme="minorHAnsi"/>
              </w:rPr>
            </w:pPr>
            <w:r w:rsidRPr="00314A8C">
              <w:rPr>
                <w:rFonts w:cstheme="minorHAnsi"/>
              </w:rPr>
              <w:t>C22</w:t>
            </w:r>
          </w:p>
        </w:tc>
        <w:tc>
          <w:tcPr>
            <w:tcW w:w="963" w:type="dxa"/>
          </w:tcPr>
          <w:p w14:paraId="392AF099" w14:textId="77777777" w:rsidR="00F11079" w:rsidRPr="00314A8C" w:rsidRDefault="00F11079" w:rsidP="002D0E67">
            <w:pPr>
              <w:rPr>
                <w:rFonts w:cstheme="minorHAnsi"/>
              </w:rPr>
            </w:pPr>
            <w:r w:rsidRPr="00314A8C">
              <w:rPr>
                <w:rFonts w:cstheme="minorHAnsi"/>
              </w:rPr>
              <w:t xml:space="preserve">Secondo </w:t>
            </w:r>
            <w:proofErr w:type="spellStart"/>
            <w:r w:rsidRPr="00314A8C">
              <w:rPr>
                <w:rFonts w:cstheme="minorHAnsi"/>
              </w:rPr>
              <w:t>richiedente</w:t>
            </w:r>
            <w:proofErr w:type="spellEnd"/>
            <w:r w:rsidRPr="00314A8C">
              <w:rPr>
                <w:rFonts w:cstheme="minorHAnsi"/>
              </w:rPr>
              <w:t xml:space="preserve"> NDG</w:t>
            </w:r>
          </w:p>
        </w:tc>
        <w:tc>
          <w:tcPr>
            <w:tcW w:w="963" w:type="dxa"/>
          </w:tcPr>
          <w:p w14:paraId="3F5CEDA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B170CB7" w14:textId="77777777" w:rsidR="00F11079" w:rsidRPr="00314A8C" w:rsidRDefault="00F11079" w:rsidP="002D0E67">
            <w:pPr>
              <w:rPr>
                <w:rFonts w:cstheme="minorHAnsi"/>
              </w:rPr>
            </w:pPr>
            <w:r w:rsidRPr="00314A8C">
              <w:rPr>
                <w:rFonts w:cstheme="minorHAnsi"/>
              </w:rPr>
              <w:t>No</w:t>
            </w:r>
          </w:p>
        </w:tc>
        <w:tc>
          <w:tcPr>
            <w:tcW w:w="963" w:type="dxa"/>
          </w:tcPr>
          <w:p w14:paraId="6E4FC6E2" w14:textId="77777777" w:rsidR="00F11079" w:rsidRPr="00314A8C" w:rsidRDefault="00F11079" w:rsidP="002D0E67">
            <w:pPr>
              <w:rPr>
                <w:rFonts w:cstheme="minorHAnsi"/>
              </w:rPr>
            </w:pPr>
            <w:r w:rsidRPr="00314A8C">
              <w:rPr>
                <w:rFonts w:cstheme="minorHAnsi"/>
              </w:rPr>
              <w:t>No</w:t>
            </w:r>
          </w:p>
        </w:tc>
        <w:tc>
          <w:tcPr>
            <w:tcW w:w="962" w:type="dxa"/>
          </w:tcPr>
          <w:p w14:paraId="058DB66E" w14:textId="77777777" w:rsidR="00F11079" w:rsidRPr="00314A8C" w:rsidRDefault="00F11079" w:rsidP="002D0E67">
            <w:pPr>
              <w:rPr>
                <w:rFonts w:cstheme="minorHAnsi"/>
              </w:rPr>
            </w:pPr>
            <w:proofErr w:type="spellStart"/>
            <w:r w:rsidRPr="00314A8C">
              <w:rPr>
                <w:rFonts w:cstheme="minorHAnsi"/>
              </w:rPr>
              <w:t>Numerico</w:t>
            </w:r>
            <w:proofErr w:type="spellEnd"/>
          </w:p>
        </w:tc>
        <w:tc>
          <w:tcPr>
            <w:tcW w:w="963" w:type="dxa"/>
          </w:tcPr>
          <w:p w14:paraId="289C43D9" w14:textId="77777777" w:rsidR="00F11079" w:rsidRPr="00314A8C" w:rsidRDefault="00F11079" w:rsidP="002D0E67">
            <w:pPr>
              <w:rPr>
                <w:rFonts w:cstheme="minorHAnsi"/>
                <w:lang w:val="it-IT"/>
              </w:rPr>
            </w:pPr>
            <w:r w:rsidRPr="00314A8C">
              <w:rPr>
                <w:rFonts w:cstheme="minorHAnsi"/>
                <w:lang w:val="it-IT"/>
              </w:rPr>
              <w:t>NDG da sistema</w:t>
            </w:r>
          </w:p>
        </w:tc>
        <w:tc>
          <w:tcPr>
            <w:tcW w:w="963" w:type="dxa"/>
          </w:tcPr>
          <w:p w14:paraId="0DE3A3EB" w14:textId="77777777" w:rsidR="00F11079" w:rsidRPr="00314A8C" w:rsidRDefault="00F11079" w:rsidP="002D0E67">
            <w:pPr>
              <w:rPr>
                <w:rFonts w:cstheme="minorHAnsi"/>
                <w:lang w:val="it-IT"/>
              </w:rPr>
            </w:pPr>
          </w:p>
        </w:tc>
        <w:tc>
          <w:tcPr>
            <w:tcW w:w="963" w:type="dxa"/>
          </w:tcPr>
          <w:p w14:paraId="711417CE" w14:textId="77777777" w:rsidR="00F11079" w:rsidRPr="00314A8C" w:rsidRDefault="00F11079" w:rsidP="002D0E67">
            <w:pPr>
              <w:rPr>
                <w:rFonts w:cstheme="minorHAnsi"/>
                <w:lang w:val="it-IT"/>
              </w:rPr>
            </w:pPr>
          </w:p>
        </w:tc>
        <w:tc>
          <w:tcPr>
            <w:tcW w:w="963" w:type="dxa"/>
          </w:tcPr>
          <w:p w14:paraId="2AE224D6" w14:textId="77777777" w:rsidR="00F11079" w:rsidRPr="00314A8C" w:rsidRDefault="00F11079" w:rsidP="002D0E67">
            <w:pPr>
              <w:rPr>
                <w:rFonts w:cstheme="minorHAnsi"/>
                <w:lang w:val="it-IT"/>
              </w:rPr>
            </w:pPr>
          </w:p>
        </w:tc>
      </w:tr>
      <w:tr w:rsidR="00F11079" w:rsidRPr="00001DAA" w14:paraId="4E7022B4" w14:textId="77777777" w:rsidTr="002D0E67">
        <w:trPr>
          <w:trHeight w:val="1599"/>
        </w:trPr>
        <w:tc>
          <w:tcPr>
            <w:tcW w:w="962" w:type="dxa"/>
            <w:hideMark/>
          </w:tcPr>
          <w:p w14:paraId="1DEC71AC" w14:textId="77777777" w:rsidR="00F11079" w:rsidRPr="00314A8C" w:rsidRDefault="00F11079" w:rsidP="002D0E67">
            <w:pPr>
              <w:rPr>
                <w:rFonts w:cstheme="minorHAnsi"/>
              </w:rPr>
            </w:pPr>
            <w:r w:rsidRPr="00314A8C">
              <w:rPr>
                <w:rFonts w:cstheme="minorHAnsi"/>
              </w:rPr>
              <w:t>C23</w:t>
            </w:r>
          </w:p>
        </w:tc>
        <w:tc>
          <w:tcPr>
            <w:tcW w:w="963" w:type="dxa"/>
          </w:tcPr>
          <w:p w14:paraId="12D1846A" w14:textId="77777777" w:rsidR="00F11079" w:rsidRPr="00314A8C" w:rsidRDefault="00F11079" w:rsidP="002D0E67">
            <w:pPr>
              <w:rPr>
                <w:rFonts w:cstheme="minorHAnsi"/>
              </w:rPr>
            </w:pPr>
            <w:r w:rsidRPr="00314A8C">
              <w:rPr>
                <w:rFonts w:cstheme="minorHAnsi"/>
              </w:rPr>
              <w:t xml:space="preserve">Secondo </w:t>
            </w:r>
            <w:proofErr w:type="spellStart"/>
            <w:r w:rsidRPr="00314A8C">
              <w:rPr>
                <w:rFonts w:cstheme="minorHAnsi"/>
              </w:rPr>
              <w:t>richiedente</w:t>
            </w:r>
            <w:proofErr w:type="spellEnd"/>
            <w:r w:rsidRPr="00314A8C">
              <w:rPr>
                <w:rFonts w:cstheme="minorHAnsi"/>
              </w:rPr>
              <w:t xml:space="preserve"> prospect</w:t>
            </w:r>
          </w:p>
        </w:tc>
        <w:tc>
          <w:tcPr>
            <w:tcW w:w="963" w:type="dxa"/>
          </w:tcPr>
          <w:p w14:paraId="0AD1A171"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72B11BE" w14:textId="77777777" w:rsidR="00F11079" w:rsidRPr="00314A8C" w:rsidRDefault="00F11079" w:rsidP="002D0E67">
            <w:pPr>
              <w:rPr>
                <w:rFonts w:cstheme="minorHAnsi"/>
              </w:rPr>
            </w:pPr>
            <w:r w:rsidRPr="00314A8C">
              <w:rPr>
                <w:rFonts w:cstheme="minorHAnsi"/>
              </w:rPr>
              <w:t>No</w:t>
            </w:r>
          </w:p>
        </w:tc>
        <w:tc>
          <w:tcPr>
            <w:tcW w:w="963" w:type="dxa"/>
          </w:tcPr>
          <w:p w14:paraId="3A546783" w14:textId="77777777" w:rsidR="00F11079" w:rsidRPr="00314A8C" w:rsidRDefault="00F11079" w:rsidP="002D0E67">
            <w:pPr>
              <w:rPr>
                <w:rFonts w:cstheme="minorHAnsi"/>
              </w:rPr>
            </w:pPr>
            <w:r w:rsidRPr="00314A8C">
              <w:rPr>
                <w:rFonts w:cstheme="minorHAnsi"/>
              </w:rPr>
              <w:t>No</w:t>
            </w:r>
          </w:p>
        </w:tc>
        <w:tc>
          <w:tcPr>
            <w:tcW w:w="962" w:type="dxa"/>
          </w:tcPr>
          <w:p w14:paraId="5313DCFD" w14:textId="77777777" w:rsidR="00F11079" w:rsidRPr="00314A8C" w:rsidRDefault="00F11079" w:rsidP="002D0E67">
            <w:pPr>
              <w:rPr>
                <w:rFonts w:cstheme="minorHAnsi"/>
                <w:lang w:val="it-IT"/>
              </w:rPr>
            </w:pPr>
            <w:r w:rsidRPr="00314A8C">
              <w:rPr>
                <w:rFonts w:cstheme="minorHAnsi"/>
                <w:lang w:val="it-IT"/>
              </w:rPr>
              <w:t>Numerico</w:t>
            </w:r>
          </w:p>
        </w:tc>
        <w:tc>
          <w:tcPr>
            <w:tcW w:w="963" w:type="dxa"/>
          </w:tcPr>
          <w:p w14:paraId="3C11ABEE" w14:textId="77777777" w:rsidR="00F11079" w:rsidRPr="00314A8C" w:rsidRDefault="00F11079" w:rsidP="002D0E67">
            <w:pPr>
              <w:rPr>
                <w:rFonts w:cstheme="minorHAnsi"/>
                <w:lang w:val="it-IT"/>
              </w:rPr>
            </w:pPr>
            <w:r w:rsidRPr="00314A8C">
              <w:rPr>
                <w:rFonts w:cstheme="minorHAnsi"/>
                <w:lang w:val="it-IT"/>
              </w:rPr>
              <w:t xml:space="preserve">Codice </w:t>
            </w:r>
            <w:proofErr w:type="spellStart"/>
            <w:r w:rsidRPr="00314A8C">
              <w:rPr>
                <w:rFonts w:cstheme="minorHAnsi"/>
                <w:lang w:val="it-IT"/>
              </w:rPr>
              <w:t>prospect</w:t>
            </w:r>
            <w:proofErr w:type="spellEnd"/>
            <w:r w:rsidRPr="00314A8C">
              <w:rPr>
                <w:rFonts w:cstheme="minorHAnsi"/>
                <w:lang w:val="it-IT"/>
              </w:rPr>
              <w:t xml:space="preserve"> da sistema</w:t>
            </w:r>
          </w:p>
        </w:tc>
        <w:tc>
          <w:tcPr>
            <w:tcW w:w="963" w:type="dxa"/>
          </w:tcPr>
          <w:p w14:paraId="0CFD9105" w14:textId="77777777" w:rsidR="00F11079" w:rsidRPr="00314A8C" w:rsidRDefault="00F11079" w:rsidP="002D0E67">
            <w:pPr>
              <w:rPr>
                <w:rFonts w:cstheme="minorHAnsi"/>
                <w:lang w:val="it-IT"/>
              </w:rPr>
            </w:pPr>
          </w:p>
        </w:tc>
        <w:tc>
          <w:tcPr>
            <w:tcW w:w="963" w:type="dxa"/>
          </w:tcPr>
          <w:p w14:paraId="76B13232" w14:textId="77777777" w:rsidR="00F11079" w:rsidRPr="00314A8C" w:rsidRDefault="00F11079" w:rsidP="002D0E67">
            <w:pPr>
              <w:rPr>
                <w:rFonts w:cstheme="minorHAnsi"/>
                <w:lang w:val="it-IT"/>
              </w:rPr>
            </w:pPr>
          </w:p>
        </w:tc>
        <w:tc>
          <w:tcPr>
            <w:tcW w:w="963" w:type="dxa"/>
          </w:tcPr>
          <w:p w14:paraId="06DFB003" w14:textId="77777777" w:rsidR="00F11079" w:rsidRPr="00314A8C" w:rsidRDefault="00F11079" w:rsidP="002D0E67">
            <w:pPr>
              <w:rPr>
                <w:rFonts w:cstheme="minorHAnsi"/>
                <w:lang w:val="it-IT"/>
              </w:rPr>
            </w:pPr>
          </w:p>
        </w:tc>
      </w:tr>
      <w:tr w:rsidR="00F11079" w:rsidRPr="003E7153" w14:paraId="5C0E7EDC" w14:textId="77777777" w:rsidTr="002D0E67">
        <w:trPr>
          <w:trHeight w:val="986"/>
        </w:trPr>
        <w:tc>
          <w:tcPr>
            <w:tcW w:w="962" w:type="dxa"/>
            <w:hideMark/>
          </w:tcPr>
          <w:p w14:paraId="3EF03566" w14:textId="77777777" w:rsidR="00F11079" w:rsidRPr="00314A8C" w:rsidRDefault="00F11079" w:rsidP="002D0E67">
            <w:pPr>
              <w:rPr>
                <w:rFonts w:cstheme="minorHAnsi"/>
              </w:rPr>
            </w:pPr>
            <w:r w:rsidRPr="00314A8C">
              <w:rPr>
                <w:rFonts w:cstheme="minorHAnsi"/>
              </w:rPr>
              <w:t>C26</w:t>
            </w:r>
          </w:p>
        </w:tc>
        <w:tc>
          <w:tcPr>
            <w:tcW w:w="963" w:type="dxa"/>
          </w:tcPr>
          <w:p w14:paraId="203D5403" w14:textId="77777777" w:rsidR="00F11079" w:rsidRPr="00314A8C" w:rsidRDefault="00F11079" w:rsidP="002D0E67">
            <w:pPr>
              <w:rPr>
                <w:rFonts w:cstheme="minorHAnsi"/>
              </w:rPr>
            </w:pPr>
            <w:proofErr w:type="spellStart"/>
            <w:r w:rsidRPr="00314A8C">
              <w:rPr>
                <w:rFonts w:cstheme="minorHAnsi"/>
              </w:rPr>
              <w:t>Proprietario</w:t>
            </w:r>
            <w:proofErr w:type="spellEnd"/>
          </w:p>
        </w:tc>
        <w:tc>
          <w:tcPr>
            <w:tcW w:w="963" w:type="dxa"/>
          </w:tcPr>
          <w:p w14:paraId="6BCCB54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7535BDB" w14:textId="77777777" w:rsidR="00F11079" w:rsidRPr="00314A8C" w:rsidRDefault="00F11079" w:rsidP="002D0E67">
            <w:pPr>
              <w:rPr>
                <w:rFonts w:cstheme="minorHAnsi"/>
              </w:rPr>
            </w:pPr>
            <w:r w:rsidRPr="00314A8C">
              <w:rPr>
                <w:rFonts w:cstheme="minorHAnsi"/>
              </w:rPr>
              <w:t>No</w:t>
            </w:r>
          </w:p>
        </w:tc>
        <w:tc>
          <w:tcPr>
            <w:tcW w:w="963" w:type="dxa"/>
          </w:tcPr>
          <w:p w14:paraId="43F7AC29" w14:textId="77777777" w:rsidR="00F11079" w:rsidRPr="00314A8C" w:rsidRDefault="00F11079" w:rsidP="002D0E67">
            <w:pPr>
              <w:rPr>
                <w:rFonts w:cstheme="minorHAnsi"/>
              </w:rPr>
            </w:pPr>
            <w:r w:rsidRPr="00314A8C">
              <w:rPr>
                <w:rFonts w:cstheme="minorHAnsi"/>
              </w:rPr>
              <w:t>No</w:t>
            </w:r>
          </w:p>
        </w:tc>
        <w:tc>
          <w:tcPr>
            <w:tcW w:w="962" w:type="dxa"/>
          </w:tcPr>
          <w:p w14:paraId="0F94854D"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4FCA9DBC" w14:textId="77777777" w:rsidR="00F11079" w:rsidRPr="00314A8C" w:rsidRDefault="00F11079" w:rsidP="002D0E67">
            <w:pPr>
              <w:rPr>
                <w:rFonts w:cstheme="minorHAnsi"/>
                <w:lang w:val="it-IT"/>
              </w:rPr>
            </w:pPr>
            <w:r w:rsidRPr="00314A8C">
              <w:rPr>
                <w:rFonts w:cstheme="minorHAnsi"/>
                <w:lang w:val="it-IT"/>
              </w:rPr>
              <w:t>“Nome” e “Cognome” del proprietario</w:t>
            </w:r>
          </w:p>
        </w:tc>
        <w:tc>
          <w:tcPr>
            <w:tcW w:w="963" w:type="dxa"/>
          </w:tcPr>
          <w:p w14:paraId="2B120911" w14:textId="77777777" w:rsidR="00F11079" w:rsidRPr="00314A8C" w:rsidRDefault="00F11079" w:rsidP="002D0E67">
            <w:pPr>
              <w:rPr>
                <w:rFonts w:cstheme="minorHAnsi"/>
                <w:lang w:val="it-IT"/>
              </w:rPr>
            </w:pPr>
          </w:p>
        </w:tc>
        <w:tc>
          <w:tcPr>
            <w:tcW w:w="963" w:type="dxa"/>
          </w:tcPr>
          <w:p w14:paraId="6DF2ADDC" w14:textId="77777777" w:rsidR="00F11079" w:rsidRPr="00314A8C" w:rsidRDefault="00F11079" w:rsidP="002D0E67">
            <w:pPr>
              <w:rPr>
                <w:rFonts w:cstheme="minorHAnsi"/>
                <w:lang w:val="it-IT"/>
              </w:rPr>
            </w:pPr>
          </w:p>
        </w:tc>
        <w:tc>
          <w:tcPr>
            <w:tcW w:w="963" w:type="dxa"/>
          </w:tcPr>
          <w:p w14:paraId="1204C537" w14:textId="77777777" w:rsidR="00F11079" w:rsidRPr="00314A8C" w:rsidRDefault="00F11079" w:rsidP="002D0E67">
            <w:pPr>
              <w:rPr>
                <w:rFonts w:cstheme="minorHAnsi"/>
                <w:lang w:val="it-IT"/>
              </w:rPr>
            </w:pPr>
          </w:p>
        </w:tc>
      </w:tr>
      <w:tr w:rsidR="00F11079" w:rsidRPr="003E7153" w14:paraId="62E9CE08" w14:textId="77777777" w:rsidTr="002D0E67">
        <w:trPr>
          <w:trHeight w:val="789"/>
        </w:trPr>
        <w:tc>
          <w:tcPr>
            <w:tcW w:w="962" w:type="dxa"/>
            <w:hideMark/>
          </w:tcPr>
          <w:p w14:paraId="33259A62" w14:textId="77777777" w:rsidR="00F11079" w:rsidRPr="00314A8C" w:rsidRDefault="00F11079" w:rsidP="002D0E67">
            <w:pPr>
              <w:rPr>
                <w:rFonts w:cstheme="minorHAnsi"/>
              </w:rPr>
            </w:pPr>
            <w:r w:rsidRPr="00314A8C">
              <w:rPr>
                <w:rFonts w:cstheme="minorHAnsi"/>
              </w:rPr>
              <w:t>C27</w:t>
            </w:r>
          </w:p>
        </w:tc>
        <w:tc>
          <w:tcPr>
            <w:tcW w:w="963" w:type="dxa"/>
          </w:tcPr>
          <w:p w14:paraId="44A080FC" w14:textId="77777777" w:rsidR="00F11079" w:rsidRPr="00314A8C" w:rsidRDefault="00F11079" w:rsidP="002D0E67">
            <w:pPr>
              <w:rPr>
                <w:rFonts w:cstheme="minorHAnsi"/>
              </w:rPr>
            </w:pPr>
            <w:r w:rsidRPr="00314A8C">
              <w:rPr>
                <w:rFonts w:cstheme="minorHAnsi"/>
              </w:rPr>
              <w:t>NDG</w:t>
            </w:r>
            <w:r>
              <w:rPr>
                <w:rFonts w:cstheme="minorHAnsi"/>
              </w:rPr>
              <w:t xml:space="preserve"> Primo </w:t>
            </w:r>
            <w:proofErr w:type="spellStart"/>
            <w:r>
              <w:rPr>
                <w:rFonts w:cstheme="minorHAnsi"/>
              </w:rPr>
              <w:t>richiedente</w:t>
            </w:r>
            <w:proofErr w:type="spellEnd"/>
          </w:p>
        </w:tc>
        <w:tc>
          <w:tcPr>
            <w:tcW w:w="963" w:type="dxa"/>
          </w:tcPr>
          <w:p w14:paraId="5C81262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1A18181" w14:textId="77777777" w:rsidR="00F11079" w:rsidRPr="00314A8C" w:rsidRDefault="00F11079" w:rsidP="002D0E67">
            <w:pPr>
              <w:rPr>
                <w:rFonts w:cstheme="minorHAnsi"/>
              </w:rPr>
            </w:pPr>
            <w:r>
              <w:rPr>
                <w:rFonts w:cstheme="minorHAnsi"/>
              </w:rPr>
              <w:t>No</w:t>
            </w:r>
          </w:p>
        </w:tc>
        <w:tc>
          <w:tcPr>
            <w:tcW w:w="963" w:type="dxa"/>
          </w:tcPr>
          <w:p w14:paraId="0BF21BD1"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6221CE41"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45F28FB2" w14:textId="77777777" w:rsidR="00F11079" w:rsidRPr="00314A8C" w:rsidRDefault="00F11079" w:rsidP="002D0E67">
            <w:pPr>
              <w:rPr>
                <w:rFonts w:cstheme="minorHAnsi"/>
                <w:lang w:val="it-IT"/>
              </w:rPr>
            </w:pPr>
            <w:r w:rsidRPr="00314A8C">
              <w:rPr>
                <w:rFonts w:cstheme="minorHAnsi"/>
                <w:lang w:val="it-IT"/>
              </w:rPr>
              <w:t>“NDG” del lead in anagrafica</w:t>
            </w:r>
          </w:p>
        </w:tc>
        <w:tc>
          <w:tcPr>
            <w:tcW w:w="963" w:type="dxa"/>
          </w:tcPr>
          <w:p w14:paraId="057F71B7" w14:textId="77777777" w:rsidR="00F11079" w:rsidRPr="00314A8C" w:rsidRDefault="00F11079" w:rsidP="002D0E67">
            <w:pPr>
              <w:rPr>
                <w:rFonts w:cstheme="minorHAnsi"/>
                <w:lang w:val="it-IT"/>
              </w:rPr>
            </w:pPr>
          </w:p>
        </w:tc>
        <w:tc>
          <w:tcPr>
            <w:tcW w:w="963" w:type="dxa"/>
          </w:tcPr>
          <w:p w14:paraId="053A28FD" w14:textId="77777777" w:rsidR="00F11079" w:rsidRPr="00314A8C" w:rsidRDefault="00F11079" w:rsidP="002D0E67">
            <w:pPr>
              <w:rPr>
                <w:rFonts w:cstheme="minorHAnsi"/>
                <w:lang w:val="it-IT"/>
              </w:rPr>
            </w:pPr>
          </w:p>
        </w:tc>
        <w:tc>
          <w:tcPr>
            <w:tcW w:w="963" w:type="dxa"/>
          </w:tcPr>
          <w:p w14:paraId="23432B88" w14:textId="77777777" w:rsidR="00F11079" w:rsidRPr="00314A8C" w:rsidRDefault="00F11079" w:rsidP="002D0E67">
            <w:pPr>
              <w:rPr>
                <w:rFonts w:cstheme="minorHAnsi"/>
                <w:lang w:val="it-IT"/>
              </w:rPr>
            </w:pPr>
          </w:p>
        </w:tc>
      </w:tr>
      <w:tr w:rsidR="00F11079" w:rsidRPr="003E7153" w14:paraId="133EA1D1" w14:textId="77777777" w:rsidTr="002D0E67">
        <w:trPr>
          <w:trHeight w:val="986"/>
        </w:trPr>
        <w:tc>
          <w:tcPr>
            <w:tcW w:w="962" w:type="dxa"/>
            <w:hideMark/>
          </w:tcPr>
          <w:p w14:paraId="3E91E9A4" w14:textId="77777777" w:rsidR="00F11079" w:rsidRPr="00314A8C" w:rsidRDefault="00F11079" w:rsidP="002D0E67">
            <w:pPr>
              <w:rPr>
                <w:rFonts w:cstheme="minorHAnsi"/>
              </w:rPr>
            </w:pPr>
            <w:r w:rsidRPr="00314A8C">
              <w:rPr>
                <w:rFonts w:cstheme="minorHAnsi"/>
              </w:rPr>
              <w:t>C28</w:t>
            </w:r>
          </w:p>
        </w:tc>
        <w:tc>
          <w:tcPr>
            <w:tcW w:w="963" w:type="dxa"/>
          </w:tcPr>
          <w:p w14:paraId="7EBCFF28" w14:textId="77777777" w:rsidR="00F11079" w:rsidRPr="00314A8C" w:rsidRDefault="00F11079" w:rsidP="002D0E67">
            <w:pPr>
              <w:rPr>
                <w:rFonts w:cstheme="minorHAnsi"/>
              </w:rPr>
            </w:pPr>
            <w:proofErr w:type="spellStart"/>
            <w:r w:rsidRPr="00314A8C">
              <w:rPr>
                <w:rFonts w:cstheme="minorHAnsi"/>
              </w:rPr>
              <w:t>Gestore</w:t>
            </w:r>
            <w:proofErr w:type="spellEnd"/>
          </w:p>
        </w:tc>
        <w:tc>
          <w:tcPr>
            <w:tcW w:w="963" w:type="dxa"/>
          </w:tcPr>
          <w:p w14:paraId="3395A5C8"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F05B410" w14:textId="77777777" w:rsidR="00F11079" w:rsidRPr="00314A8C" w:rsidRDefault="00F11079" w:rsidP="002D0E67">
            <w:pPr>
              <w:rPr>
                <w:rFonts w:cstheme="minorHAnsi"/>
              </w:rPr>
            </w:pPr>
            <w:r w:rsidRPr="00314A8C">
              <w:rPr>
                <w:rFonts w:cstheme="minorHAnsi"/>
              </w:rPr>
              <w:t>No</w:t>
            </w:r>
          </w:p>
        </w:tc>
        <w:tc>
          <w:tcPr>
            <w:tcW w:w="963" w:type="dxa"/>
          </w:tcPr>
          <w:p w14:paraId="68D98B73" w14:textId="77777777" w:rsidR="00F11079" w:rsidRPr="00314A8C" w:rsidRDefault="00F11079" w:rsidP="002D0E67">
            <w:pPr>
              <w:rPr>
                <w:rFonts w:cstheme="minorHAnsi"/>
              </w:rPr>
            </w:pPr>
            <w:r w:rsidRPr="00314A8C">
              <w:rPr>
                <w:rFonts w:cstheme="minorHAnsi"/>
              </w:rPr>
              <w:t>No</w:t>
            </w:r>
          </w:p>
        </w:tc>
        <w:tc>
          <w:tcPr>
            <w:tcW w:w="962" w:type="dxa"/>
          </w:tcPr>
          <w:p w14:paraId="7CC7991C"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1049BB50" w14:textId="77777777" w:rsidR="00F11079" w:rsidRPr="00314A8C" w:rsidRDefault="00F11079" w:rsidP="002D0E67">
            <w:pPr>
              <w:rPr>
                <w:rFonts w:cstheme="minorHAnsi"/>
                <w:lang w:val="it-IT"/>
              </w:rPr>
            </w:pPr>
            <w:r w:rsidRPr="00314A8C">
              <w:rPr>
                <w:rFonts w:cstheme="minorHAnsi"/>
                <w:lang w:val="it-IT"/>
              </w:rPr>
              <w:t xml:space="preserve">“Nome” </w:t>
            </w:r>
            <w:r>
              <w:rPr>
                <w:rFonts w:cstheme="minorHAnsi"/>
                <w:lang w:val="it-IT"/>
              </w:rPr>
              <w:t xml:space="preserve">e “Cognome” </w:t>
            </w:r>
            <w:r w:rsidRPr="00314A8C">
              <w:rPr>
                <w:rFonts w:cstheme="minorHAnsi"/>
                <w:lang w:val="it-IT"/>
              </w:rPr>
              <w:t>del gestore che ha in carica la richiesta</w:t>
            </w:r>
          </w:p>
        </w:tc>
        <w:tc>
          <w:tcPr>
            <w:tcW w:w="963" w:type="dxa"/>
          </w:tcPr>
          <w:p w14:paraId="77A3B484" w14:textId="77777777" w:rsidR="00F11079" w:rsidRPr="00314A8C" w:rsidRDefault="00F11079" w:rsidP="002D0E67">
            <w:pPr>
              <w:rPr>
                <w:rFonts w:cstheme="minorHAnsi"/>
                <w:lang w:val="it-IT"/>
              </w:rPr>
            </w:pPr>
          </w:p>
        </w:tc>
        <w:tc>
          <w:tcPr>
            <w:tcW w:w="963" w:type="dxa"/>
          </w:tcPr>
          <w:p w14:paraId="5E511E98" w14:textId="77777777" w:rsidR="00F11079" w:rsidRPr="00314A8C" w:rsidRDefault="00F11079" w:rsidP="002D0E67">
            <w:pPr>
              <w:rPr>
                <w:rFonts w:cstheme="minorHAnsi"/>
                <w:lang w:val="it-IT"/>
              </w:rPr>
            </w:pPr>
          </w:p>
        </w:tc>
        <w:tc>
          <w:tcPr>
            <w:tcW w:w="963" w:type="dxa"/>
          </w:tcPr>
          <w:p w14:paraId="690F83C2" w14:textId="77777777" w:rsidR="00F11079" w:rsidRPr="00314A8C" w:rsidRDefault="00F11079" w:rsidP="002D0E67">
            <w:pPr>
              <w:rPr>
                <w:rFonts w:cstheme="minorHAnsi"/>
                <w:lang w:val="it-IT"/>
              </w:rPr>
            </w:pPr>
          </w:p>
        </w:tc>
      </w:tr>
      <w:tr w:rsidR="00F11079" w:rsidRPr="00001DAA" w14:paraId="7B38843A" w14:textId="77777777" w:rsidTr="002D0E67">
        <w:trPr>
          <w:trHeight w:val="986"/>
        </w:trPr>
        <w:tc>
          <w:tcPr>
            <w:tcW w:w="962" w:type="dxa"/>
            <w:hideMark/>
          </w:tcPr>
          <w:p w14:paraId="64D27776" w14:textId="77777777" w:rsidR="00F11079" w:rsidRPr="00314A8C" w:rsidRDefault="00F11079" w:rsidP="002D0E67">
            <w:pPr>
              <w:rPr>
                <w:rFonts w:cstheme="minorHAnsi"/>
              </w:rPr>
            </w:pPr>
            <w:r w:rsidRPr="00314A8C">
              <w:rPr>
                <w:rFonts w:cstheme="minorHAnsi"/>
              </w:rPr>
              <w:t>C29</w:t>
            </w:r>
          </w:p>
        </w:tc>
        <w:tc>
          <w:tcPr>
            <w:tcW w:w="963" w:type="dxa"/>
          </w:tcPr>
          <w:p w14:paraId="793DCDF8" w14:textId="77777777" w:rsidR="00F11079" w:rsidRPr="00314A8C" w:rsidRDefault="00F11079" w:rsidP="002D0E67">
            <w:pPr>
              <w:rPr>
                <w:rFonts w:cstheme="minorHAnsi"/>
              </w:rPr>
            </w:pPr>
            <w:proofErr w:type="spellStart"/>
            <w:r w:rsidRPr="00314A8C">
              <w:rPr>
                <w:rFonts w:cstheme="minorHAnsi"/>
              </w:rPr>
              <w:t>Incagli</w:t>
            </w:r>
            <w:proofErr w:type="spellEnd"/>
          </w:p>
        </w:tc>
        <w:tc>
          <w:tcPr>
            <w:tcW w:w="963" w:type="dxa"/>
          </w:tcPr>
          <w:p w14:paraId="531396B5"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1898216" w14:textId="77777777" w:rsidR="00F11079" w:rsidRPr="00314A8C" w:rsidRDefault="00F11079" w:rsidP="002D0E67">
            <w:pPr>
              <w:rPr>
                <w:rFonts w:cstheme="minorHAnsi"/>
              </w:rPr>
            </w:pPr>
            <w:r w:rsidRPr="00314A8C">
              <w:rPr>
                <w:rFonts w:cstheme="minorHAnsi"/>
              </w:rPr>
              <w:t>No</w:t>
            </w:r>
          </w:p>
        </w:tc>
        <w:tc>
          <w:tcPr>
            <w:tcW w:w="963" w:type="dxa"/>
          </w:tcPr>
          <w:p w14:paraId="035041CA" w14:textId="77777777" w:rsidR="00F11079" w:rsidRPr="00314A8C" w:rsidRDefault="00F11079" w:rsidP="002D0E67">
            <w:pPr>
              <w:rPr>
                <w:rFonts w:cstheme="minorHAnsi"/>
              </w:rPr>
            </w:pPr>
            <w:r w:rsidRPr="00314A8C">
              <w:rPr>
                <w:rFonts w:cstheme="minorHAnsi"/>
              </w:rPr>
              <w:t>No</w:t>
            </w:r>
          </w:p>
        </w:tc>
        <w:tc>
          <w:tcPr>
            <w:tcW w:w="962" w:type="dxa"/>
          </w:tcPr>
          <w:p w14:paraId="38F893E9"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334F2DF6"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7FA2F873" w14:textId="77777777" w:rsidR="00F11079" w:rsidRPr="00314A8C" w:rsidRDefault="00F11079" w:rsidP="002D0E67">
            <w:pPr>
              <w:rPr>
                <w:rFonts w:cstheme="minorHAnsi"/>
                <w:lang w:val="it-IT"/>
              </w:rPr>
            </w:pPr>
          </w:p>
        </w:tc>
        <w:tc>
          <w:tcPr>
            <w:tcW w:w="963" w:type="dxa"/>
          </w:tcPr>
          <w:p w14:paraId="2A225BEC" w14:textId="77777777" w:rsidR="00F11079" w:rsidRPr="00314A8C" w:rsidRDefault="00F11079" w:rsidP="002D0E67">
            <w:pPr>
              <w:rPr>
                <w:rFonts w:cstheme="minorHAnsi"/>
                <w:lang w:val="it-IT"/>
              </w:rPr>
            </w:pPr>
          </w:p>
        </w:tc>
        <w:tc>
          <w:tcPr>
            <w:tcW w:w="963" w:type="dxa"/>
          </w:tcPr>
          <w:p w14:paraId="032D483A" w14:textId="77777777" w:rsidR="00F11079" w:rsidRPr="00314A8C" w:rsidRDefault="00F11079" w:rsidP="002D0E67">
            <w:pPr>
              <w:rPr>
                <w:rFonts w:cstheme="minorHAnsi"/>
                <w:lang w:val="it-IT"/>
              </w:rPr>
            </w:pPr>
          </w:p>
        </w:tc>
      </w:tr>
      <w:tr w:rsidR="00F11079" w:rsidRPr="0049723A" w14:paraId="362EBB10" w14:textId="77777777" w:rsidTr="002D0E67">
        <w:trPr>
          <w:trHeight w:val="986"/>
        </w:trPr>
        <w:tc>
          <w:tcPr>
            <w:tcW w:w="962" w:type="dxa"/>
          </w:tcPr>
          <w:p w14:paraId="423596E4" w14:textId="77777777" w:rsidR="00F11079" w:rsidRPr="00314A8C" w:rsidRDefault="00F11079" w:rsidP="002D0E67">
            <w:pPr>
              <w:rPr>
                <w:rFonts w:cstheme="minorHAnsi"/>
              </w:rPr>
            </w:pPr>
            <w:r w:rsidRPr="00314A8C">
              <w:rPr>
                <w:rFonts w:cstheme="minorHAnsi"/>
              </w:rPr>
              <w:t>C30</w:t>
            </w:r>
          </w:p>
        </w:tc>
        <w:tc>
          <w:tcPr>
            <w:tcW w:w="963" w:type="dxa"/>
          </w:tcPr>
          <w:p w14:paraId="1CEA6FF0" w14:textId="77777777" w:rsidR="00F11079" w:rsidRPr="00314A8C" w:rsidRDefault="00F11079" w:rsidP="002D0E67">
            <w:pPr>
              <w:rPr>
                <w:rFonts w:cstheme="minorHAnsi"/>
              </w:rPr>
            </w:pPr>
            <w:r w:rsidRPr="00314A8C">
              <w:rPr>
                <w:rFonts w:cstheme="minorHAnsi"/>
              </w:rPr>
              <w:t xml:space="preserve">Data </w:t>
            </w:r>
            <w:proofErr w:type="spellStart"/>
            <w:r w:rsidRPr="00314A8C">
              <w:rPr>
                <w:rFonts w:cstheme="minorHAnsi"/>
              </w:rPr>
              <w:t>inizio</w:t>
            </w:r>
            <w:proofErr w:type="spellEnd"/>
            <w:r w:rsidRPr="00314A8C">
              <w:rPr>
                <w:rFonts w:cstheme="minorHAnsi"/>
              </w:rPr>
              <w:t xml:space="preserve"> </w:t>
            </w:r>
            <w:proofErr w:type="spellStart"/>
            <w:r w:rsidRPr="00314A8C">
              <w:rPr>
                <w:rFonts w:cstheme="minorHAnsi"/>
              </w:rPr>
              <w:t>incagli</w:t>
            </w:r>
            <w:proofErr w:type="spellEnd"/>
          </w:p>
        </w:tc>
        <w:tc>
          <w:tcPr>
            <w:tcW w:w="963" w:type="dxa"/>
          </w:tcPr>
          <w:p w14:paraId="68D50C1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03EFB78" w14:textId="77777777" w:rsidR="00F11079" w:rsidRPr="00314A8C" w:rsidRDefault="00F11079" w:rsidP="002D0E67">
            <w:pPr>
              <w:rPr>
                <w:rFonts w:cstheme="minorHAnsi"/>
              </w:rPr>
            </w:pPr>
            <w:r w:rsidRPr="00314A8C">
              <w:rPr>
                <w:rFonts w:cstheme="minorHAnsi"/>
              </w:rPr>
              <w:t>No</w:t>
            </w:r>
          </w:p>
        </w:tc>
        <w:tc>
          <w:tcPr>
            <w:tcW w:w="963" w:type="dxa"/>
          </w:tcPr>
          <w:p w14:paraId="1B420E40" w14:textId="77777777" w:rsidR="00F11079" w:rsidRPr="00314A8C" w:rsidRDefault="00F11079" w:rsidP="002D0E67">
            <w:pPr>
              <w:rPr>
                <w:rFonts w:cstheme="minorHAnsi"/>
              </w:rPr>
            </w:pPr>
            <w:r w:rsidRPr="00314A8C">
              <w:rPr>
                <w:rFonts w:cstheme="minorHAnsi"/>
              </w:rPr>
              <w:t>No</w:t>
            </w:r>
          </w:p>
        </w:tc>
        <w:tc>
          <w:tcPr>
            <w:tcW w:w="962" w:type="dxa"/>
          </w:tcPr>
          <w:p w14:paraId="5029770E"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61C92AB4"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7D781454" w14:textId="77777777" w:rsidR="00F11079" w:rsidRPr="00314A8C" w:rsidRDefault="00F11079" w:rsidP="002D0E67">
            <w:pPr>
              <w:rPr>
                <w:rFonts w:cstheme="minorHAnsi"/>
                <w:lang w:val="it-IT"/>
              </w:rPr>
            </w:pPr>
          </w:p>
        </w:tc>
        <w:tc>
          <w:tcPr>
            <w:tcW w:w="963" w:type="dxa"/>
          </w:tcPr>
          <w:p w14:paraId="02B0CBA9" w14:textId="77777777" w:rsidR="00F11079" w:rsidRPr="00314A8C" w:rsidRDefault="00F11079" w:rsidP="002D0E67">
            <w:pPr>
              <w:rPr>
                <w:rFonts w:cstheme="minorHAnsi"/>
                <w:lang w:val="it-IT"/>
              </w:rPr>
            </w:pPr>
          </w:p>
        </w:tc>
        <w:tc>
          <w:tcPr>
            <w:tcW w:w="963" w:type="dxa"/>
          </w:tcPr>
          <w:p w14:paraId="5381D0A9" w14:textId="77777777" w:rsidR="00F11079" w:rsidRPr="00314A8C" w:rsidRDefault="00F11079" w:rsidP="002D0E67">
            <w:pPr>
              <w:rPr>
                <w:rFonts w:cstheme="minorHAnsi"/>
                <w:lang w:val="it-IT"/>
              </w:rPr>
            </w:pPr>
          </w:p>
        </w:tc>
      </w:tr>
      <w:tr w:rsidR="00F11079" w:rsidRPr="0049723A" w14:paraId="63934F47" w14:textId="77777777" w:rsidTr="002D0E67">
        <w:trPr>
          <w:trHeight w:val="986"/>
        </w:trPr>
        <w:tc>
          <w:tcPr>
            <w:tcW w:w="962" w:type="dxa"/>
          </w:tcPr>
          <w:p w14:paraId="39CB3339" w14:textId="77777777" w:rsidR="00F11079" w:rsidRPr="00314A8C" w:rsidRDefault="00F11079" w:rsidP="002D0E67">
            <w:pPr>
              <w:rPr>
                <w:rFonts w:cstheme="minorHAnsi"/>
              </w:rPr>
            </w:pPr>
            <w:r w:rsidRPr="00314A8C">
              <w:rPr>
                <w:rFonts w:cstheme="minorHAnsi"/>
              </w:rPr>
              <w:t>C31</w:t>
            </w:r>
          </w:p>
        </w:tc>
        <w:tc>
          <w:tcPr>
            <w:tcW w:w="963" w:type="dxa"/>
          </w:tcPr>
          <w:p w14:paraId="4378E673" w14:textId="77777777" w:rsidR="00F11079" w:rsidRPr="00314A8C" w:rsidRDefault="00F11079" w:rsidP="002D0E67">
            <w:pPr>
              <w:rPr>
                <w:rFonts w:cstheme="minorHAnsi"/>
              </w:rPr>
            </w:pPr>
            <w:r w:rsidRPr="00314A8C">
              <w:rPr>
                <w:rFonts w:cstheme="minorHAnsi"/>
              </w:rPr>
              <w:t xml:space="preserve">Data fine </w:t>
            </w:r>
            <w:proofErr w:type="spellStart"/>
            <w:r w:rsidRPr="00314A8C">
              <w:rPr>
                <w:rFonts w:cstheme="minorHAnsi"/>
              </w:rPr>
              <w:t>incagli</w:t>
            </w:r>
            <w:proofErr w:type="spellEnd"/>
            <w:r w:rsidRPr="00314A8C">
              <w:rPr>
                <w:rFonts w:cstheme="minorHAnsi"/>
              </w:rPr>
              <w:t xml:space="preserve"> </w:t>
            </w:r>
          </w:p>
        </w:tc>
        <w:tc>
          <w:tcPr>
            <w:tcW w:w="963" w:type="dxa"/>
          </w:tcPr>
          <w:p w14:paraId="102DB454"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46BB93B" w14:textId="77777777" w:rsidR="00F11079" w:rsidRPr="00314A8C" w:rsidRDefault="00F11079" w:rsidP="002D0E67">
            <w:pPr>
              <w:rPr>
                <w:rFonts w:cstheme="minorHAnsi"/>
              </w:rPr>
            </w:pPr>
            <w:r w:rsidRPr="00314A8C">
              <w:rPr>
                <w:rFonts w:cstheme="minorHAnsi"/>
              </w:rPr>
              <w:t>No</w:t>
            </w:r>
          </w:p>
        </w:tc>
        <w:tc>
          <w:tcPr>
            <w:tcW w:w="963" w:type="dxa"/>
          </w:tcPr>
          <w:p w14:paraId="73ADE78B" w14:textId="77777777" w:rsidR="00F11079" w:rsidRPr="00314A8C" w:rsidRDefault="00F11079" w:rsidP="002D0E67">
            <w:pPr>
              <w:rPr>
                <w:rFonts w:cstheme="minorHAnsi"/>
              </w:rPr>
            </w:pPr>
            <w:r w:rsidRPr="00314A8C">
              <w:rPr>
                <w:rFonts w:cstheme="minorHAnsi"/>
              </w:rPr>
              <w:t>No</w:t>
            </w:r>
          </w:p>
        </w:tc>
        <w:tc>
          <w:tcPr>
            <w:tcW w:w="962" w:type="dxa"/>
          </w:tcPr>
          <w:p w14:paraId="7198BAE6"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0B47100E"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403F9E5C" w14:textId="77777777" w:rsidR="00F11079" w:rsidRPr="00314A8C" w:rsidRDefault="00F11079" w:rsidP="002D0E67">
            <w:pPr>
              <w:rPr>
                <w:rFonts w:cstheme="minorHAnsi"/>
                <w:lang w:val="it-IT"/>
              </w:rPr>
            </w:pPr>
          </w:p>
        </w:tc>
        <w:tc>
          <w:tcPr>
            <w:tcW w:w="963" w:type="dxa"/>
          </w:tcPr>
          <w:p w14:paraId="63AB0EE1" w14:textId="77777777" w:rsidR="00F11079" w:rsidRPr="00314A8C" w:rsidRDefault="00F11079" w:rsidP="002D0E67">
            <w:pPr>
              <w:rPr>
                <w:rFonts w:cstheme="minorHAnsi"/>
                <w:lang w:val="it-IT"/>
              </w:rPr>
            </w:pPr>
          </w:p>
        </w:tc>
        <w:tc>
          <w:tcPr>
            <w:tcW w:w="963" w:type="dxa"/>
          </w:tcPr>
          <w:p w14:paraId="3466B750" w14:textId="77777777" w:rsidR="00F11079" w:rsidRPr="00314A8C" w:rsidRDefault="00F11079" w:rsidP="002D0E67">
            <w:pPr>
              <w:rPr>
                <w:rFonts w:cstheme="minorHAnsi"/>
                <w:lang w:val="it-IT"/>
              </w:rPr>
            </w:pPr>
          </w:p>
        </w:tc>
      </w:tr>
      <w:tr w:rsidR="00F11079" w:rsidRPr="0049723A" w14:paraId="68116080" w14:textId="77777777" w:rsidTr="002D0E67">
        <w:trPr>
          <w:trHeight w:val="986"/>
        </w:trPr>
        <w:tc>
          <w:tcPr>
            <w:tcW w:w="962" w:type="dxa"/>
          </w:tcPr>
          <w:p w14:paraId="2555411E" w14:textId="77777777" w:rsidR="00F11079" w:rsidRPr="00314A8C" w:rsidRDefault="00F11079" w:rsidP="002D0E67">
            <w:pPr>
              <w:rPr>
                <w:rFonts w:cstheme="minorHAnsi"/>
              </w:rPr>
            </w:pPr>
            <w:r w:rsidRPr="00314A8C">
              <w:rPr>
                <w:rFonts w:cstheme="minorHAnsi"/>
              </w:rPr>
              <w:t>C32</w:t>
            </w:r>
          </w:p>
        </w:tc>
        <w:tc>
          <w:tcPr>
            <w:tcW w:w="963" w:type="dxa"/>
          </w:tcPr>
          <w:p w14:paraId="52AFEC12" w14:textId="77777777" w:rsidR="00F11079" w:rsidRPr="00314A8C" w:rsidRDefault="00F11079" w:rsidP="002D0E67">
            <w:pPr>
              <w:rPr>
                <w:rFonts w:cstheme="minorHAnsi"/>
              </w:rPr>
            </w:pPr>
            <w:proofErr w:type="spellStart"/>
            <w:r w:rsidRPr="00314A8C">
              <w:rPr>
                <w:rFonts w:cstheme="minorHAnsi"/>
              </w:rPr>
              <w:t>Sofferenze</w:t>
            </w:r>
            <w:proofErr w:type="spellEnd"/>
          </w:p>
        </w:tc>
        <w:tc>
          <w:tcPr>
            <w:tcW w:w="963" w:type="dxa"/>
          </w:tcPr>
          <w:p w14:paraId="42005604"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1F0AB60" w14:textId="77777777" w:rsidR="00F11079" w:rsidRPr="00314A8C" w:rsidRDefault="00F11079" w:rsidP="002D0E67">
            <w:pPr>
              <w:rPr>
                <w:rFonts w:cstheme="minorHAnsi"/>
              </w:rPr>
            </w:pPr>
            <w:r w:rsidRPr="00314A8C">
              <w:rPr>
                <w:rFonts w:cstheme="minorHAnsi"/>
              </w:rPr>
              <w:t>No</w:t>
            </w:r>
          </w:p>
        </w:tc>
        <w:tc>
          <w:tcPr>
            <w:tcW w:w="963" w:type="dxa"/>
          </w:tcPr>
          <w:p w14:paraId="28EB4623" w14:textId="77777777" w:rsidR="00F11079" w:rsidRPr="00314A8C" w:rsidRDefault="00F11079" w:rsidP="002D0E67">
            <w:pPr>
              <w:rPr>
                <w:rFonts w:cstheme="minorHAnsi"/>
              </w:rPr>
            </w:pPr>
            <w:r w:rsidRPr="00314A8C">
              <w:rPr>
                <w:rFonts w:cstheme="minorHAnsi"/>
              </w:rPr>
              <w:t>No</w:t>
            </w:r>
          </w:p>
        </w:tc>
        <w:tc>
          <w:tcPr>
            <w:tcW w:w="962" w:type="dxa"/>
          </w:tcPr>
          <w:p w14:paraId="64EE7265"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2AA78A0C"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7867C3C6" w14:textId="77777777" w:rsidR="00F11079" w:rsidRPr="00314A8C" w:rsidRDefault="00F11079" w:rsidP="002D0E67">
            <w:pPr>
              <w:rPr>
                <w:rFonts w:cstheme="minorHAnsi"/>
                <w:lang w:val="it-IT"/>
              </w:rPr>
            </w:pPr>
          </w:p>
        </w:tc>
        <w:tc>
          <w:tcPr>
            <w:tcW w:w="963" w:type="dxa"/>
          </w:tcPr>
          <w:p w14:paraId="3FCE85D4" w14:textId="77777777" w:rsidR="00F11079" w:rsidRPr="00314A8C" w:rsidRDefault="00F11079" w:rsidP="002D0E67">
            <w:pPr>
              <w:rPr>
                <w:rFonts w:cstheme="minorHAnsi"/>
                <w:lang w:val="it-IT"/>
              </w:rPr>
            </w:pPr>
          </w:p>
        </w:tc>
        <w:tc>
          <w:tcPr>
            <w:tcW w:w="963" w:type="dxa"/>
          </w:tcPr>
          <w:p w14:paraId="70F0FC71" w14:textId="77777777" w:rsidR="00F11079" w:rsidRPr="00314A8C" w:rsidRDefault="00F11079" w:rsidP="002D0E67">
            <w:pPr>
              <w:rPr>
                <w:rFonts w:cstheme="minorHAnsi"/>
                <w:lang w:val="it-IT"/>
              </w:rPr>
            </w:pPr>
          </w:p>
        </w:tc>
      </w:tr>
      <w:tr w:rsidR="00F11079" w:rsidRPr="0049723A" w14:paraId="4BF3BE66" w14:textId="77777777" w:rsidTr="002D0E67">
        <w:trPr>
          <w:trHeight w:val="986"/>
        </w:trPr>
        <w:tc>
          <w:tcPr>
            <w:tcW w:w="962" w:type="dxa"/>
          </w:tcPr>
          <w:p w14:paraId="7DB00C9A" w14:textId="77777777" w:rsidR="00F11079" w:rsidRPr="00314A8C" w:rsidRDefault="00F11079" w:rsidP="002D0E67">
            <w:pPr>
              <w:rPr>
                <w:rFonts w:cstheme="minorHAnsi"/>
              </w:rPr>
            </w:pPr>
            <w:r w:rsidRPr="00314A8C">
              <w:rPr>
                <w:rFonts w:cstheme="minorHAnsi"/>
              </w:rPr>
              <w:t>C33</w:t>
            </w:r>
          </w:p>
        </w:tc>
        <w:tc>
          <w:tcPr>
            <w:tcW w:w="963" w:type="dxa"/>
          </w:tcPr>
          <w:p w14:paraId="65E064AE" w14:textId="77777777" w:rsidR="00F11079" w:rsidRPr="00314A8C" w:rsidRDefault="00F11079" w:rsidP="002D0E67">
            <w:pPr>
              <w:rPr>
                <w:rFonts w:cstheme="minorHAnsi"/>
              </w:rPr>
            </w:pPr>
            <w:r w:rsidRPr="00314A8C">
              <w:rPr>
                <w:rFonts w:cstheme="minorHAnsi"/>
              </w:rPr>
              <w:t xml:space="preserve">Data </w:t>
            </w:r>
            <w:proofErr w:type="spellStart"/>
            <w:r w:rsidRPr="00314A8C">
              <w:rPr>
                <w:rFonts w:cstheme="minorHAnsi"/>
              </w:rPr>
              <w:t>inizio</w:t>
            </w:r>
            <w:proofErr w:type="spellEnd"/>
            <w:r w:rsidRPr="00314A8C">
              <w:rPr>
                <w:rFonts w:cstheme="minorHAnsi"/>
              </w:rPr>
              <w:t xml:space="preserve"> </w:t>
            </w:r>
            <w:proofErr w:type="spellStart"/>
            <w:r w:rsidRPr="00314A8C">
              <w:rPr>
                <w:rFonts w:cstheme="minorHAnsi"/>
              </w:rPr>
              <w:t>sofferenze</w:t>
            </w:r>
            <w:proofErr w:type="spellEnd"/>
          </w:p>
        </w:tc>
        <w:tc>
          <w:tcPr>
            <w:tcW w:w="963" w:type="dxa"/>
          </w:tcPr>
          <w:p w14:paraId="6C836769"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8231F2F" w14:textId="77777777" w:rsidR="00F11079" w:rsidRPr="00314A8C" w:rsidRDefault="00F11079" w:rsidP="002D0E67">
            <w:pPr>
              <w:rPr>
                <w:rFonts w:cstheme="minorHAnsi"/>
              </w:rPr>
            </w:pPr>
            <w:r w:rsidRPr="00314A8C">
              <w:rPr>
                <w:rFonts w:cstheme="minorHAnsi"/>
              </w:rPr>
              <w:t>No</w:t>
            </w:r>
          </w:p>
        </w:tc>
        <w:tc>
          <w:tcPr>
            <w:tcW w:w="963" w:type="dxa"/>
          </w:tcPr>
          <w:p w14:paraId="46700140" w14:textId="77777777" w:rsidR="00F11079" w:rsidRPr="00314A8C" w:rsidRDefault="00F11079" w:rsidP="002D0E67">
            <w:pPr>
              <w:rPr>
                <w:rFonts w:cstheme="minorHAnsi"/>
              </w:rPr>
            </w:pPr>
            <w:r w:rsidRPr="00314A8C">
              <w:rPr>
                <w:rFonts w:cstheme="minorHAnsi"/>
              </w:rPr>
              <w:t>No</w:t>
            </w:r>
          </w:p>
        </w:tc>
        <w:tc>
          <w:tcPr>
            <w:tcW w:w="962" w:type="dxa"/>
          </w:tcPr>
          <w:p w14:paraId="51ECD069"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05043606"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0D992A8C" w14:textId="77777777" w:rsidR="00F11079" w:rsidRPr="00314A8C" w:rsidRDefault="00F11079" w:rsidP="002D0E67">
            <w:pPr>
              <w:rPr>
                <w:rFonts w:cstheme="minorHAnsi"/>
                <w:lang w:val="it-IT"/>
              </w:rPr>
            </w:pPr>
          </w:p>
        </w:tc>
        <w:tc>
          <w:tcPr>
            <w:tcW w:w="963" w:type="dxa"/>
          </w:tcPr>
          <w:p w14:paraId="4801F056" w14:textId="77777777" w:rsidR="00F11079" w:rsidRPr="00314A8C" w:rsidRDefault="00F11079" w:rsidP="002D0E67">
            <w:pPr>
              <w:rPr>
                <w:rFonts w:cstheme="minorHAnsi"/>
                <w:lang w:val="it-IT"/>
              </w:rPr>
            </w:pPr>
          </w:p>
        </w:tc>
        <w:tc>
          <w:tcPr>
            <w:tcW w:w="963" w:type="dxa"/>
          </w:tcPr>
          <w:p w14:paraId="0D6DE4EB" w14:textId="77777777" w:rsidR="00F11079" w:rsidRPr="00314A8C" w:rsidRDefault="00F11079" w:rsidP="002D0E67">
            <w:pPr>
              <w:rPr>
                <w:rFonts w:cstheme="minorHAnsi"/>
                <w:lang w:val="it-IT"/>
              </w:rPr>
            </w:pPr>
          </w:p>
        </w:tc>
      </w:tr>
      <w:tr w:rsidR="00F11079" w:rsidRPr="0049723A" w14:paraId="66C7A565" w14:textId="77777777" w:rsidTr="002D0E67">
        <w:trPr>
          <w:trHeight w:val="986"/>
        </w:trPr>
        <w:tc>
          <w:tcPr>
            <w:tcW w:w="962" w:type="dxa"/>
          </w:tcPr>
          <w:p w14:paraId="60DC1D47" w14:textId="77777777" w:rsidR="00F11079" w:rsidRPr="00314A8C" w:rsidRDefault="00F11079" w:rsidP="002D0E67">
            <w:pPr>
              <w:rPr>
                <w:rFonts w:cstheme="minorHAnsi"/>
              </w:rPr>
            </w:pPr>
            <w:r w:rsidRPr="00314A8C">
              <w:rPr>
                <w:rFonts w:cstheme="minorHAnsi"/>
              </w:rPr>
              <w:t>C34</w:t>
            </w:r>
          </w:p>
        </w:tc>
        <w:tc>
          <w:tcPr>
            <w:tcW w:w="963" w:type="dxa"/>
          </w:tcPr>
          <w:p w14:paraId="775C1EE8" w14:textId="77777777" w:rsidR="00F11079" w:rsidRPr="00314A8C" w:rsidRDefault="00F11079" w:rsidP="002D0E67">
            <w:pPr>
              <w:rPr>
                <w:rFonts w:cstheme="minorHAnsi"/>
              </w:rPr>
            </w:pPr>
            <w:r w:rsidRPr="00314A8C">
              <w:rPr>
                <w:rFonts w:cstheme="minorHAnsi"/>
              </w:rPr>
              <w:t xml:space="preserve">Data fine </w:t>
            </w:r>
            <w:proofErr w:type="spellStart"/>
            <w:r w:rsidRPr="00314A8C">
              <w:rPr>
                <w:rFonts w:cstheme="minorHAnsi"/>
              </w:rPr>
              <w:t>sofferenze</w:t>
            </w:r>
            <w:proofErr w:type="spellEnd"/>
          </w:p>
        </w:tc>
        <w:tc>
          <w:tcPr>
            <w:tcW w:w="963" w:type="dxa"/>
          </w:tcPr>
          <w:p w14:paraId="241A9CA0"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BF760CC" w14:textId="77777777" w:rsidR="00F11079" w:rsidRPr="00314A8C" w:rsidRDefault="00F11079" w:rsidP="002D0E67">
            <w:pPr>
              <w:rPr>
                <w:rFonts w:cstheme="minorHAnsi"/>
              </w:rPr>
            </w:pPr>
            <w:r w:rsidRPr="00314A8C">
              <w:rPr>
                <w:rFonts w:cstheme="minorHAnsi"/>
              </w:rPr>
              <w:t>No</w:t>
            </w:r>
          </w:p>
        </w:tc>
        <w:tc>
          <w:tcPr>
            <w:tcW w:w="963" w:type="dxa"/>
          </w:tcPr>
          <w:p w14:paraId="4C492E34" w14:textId="77777777" w:rsidR="00F11079" w:rsidRPr="00314A8C" w:rsidRDefault="00F11079" w:rsidP="002D0E67">
            <w:pPr>
              <w:rPr>
                <w:rFonts w:cstheme="minorHAnsi"/>
              </w:rPr>
            </w:pPr>
            <w:r w:rsidRPr="00314A8C">
              <w:rPr>
                <w:rFonts w:cstheme="minorHAnsi"/>
              </w:rPr>
              <w:t>No</w:t>
            </w:r>
          </w:p>
        </w:tc>
        <w:tc>
          <w:tcPr>
            <w:tcW w:w="962" w:type="dxa"/>
          </w:tcPr>
          <w:p w14:paraId="2E7E4E4B"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3E8E5F13"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76E22ED8" w14:textId="77777777" w:rsidR="00F11079" w:rsidRPr="00314A8C" w:rsidRDefault="00F11079" w:rsidP="002D0E67">
            <w:pPr>
              <w:rPr>
                <w:rFonts w:cstheme="minorHAnsi"/>
                <w:lang w:val="it-IT"/>
              </w:rPr>
            </w:pPr>
          </w:p>
        </w:tc>
        <w:tc>
          <w:tcPr>
            <w:tcW w:w="963" w:type="dxa"/>
          </w:tcPr>
          <w:p w14:paraId="5E2C1797" w14:textId="77777777" w:rsidR="00F11079" w:rsidRPr="00314A8C" w:rsidRDefault="00F11079" w:rsidP="002D0E67">
            <w:pPr>
              <w:rPr>
                <w:rFonts w:cstheme="minorHAnsi"/>
                <w:lang w:val="it-IT"/>
              </w:rPr>
            </w:pPr>
          </w:p>
        </w:tc>
        <w:tc>
          <w:tcPr>
            <w:tcW w:w="963" w:type="dxa"/>
          </w:tcPr>
          <w:p w14:paraId="5C91F743" w14:textId="77777777" w:rsidR="00F11079" w:rsidRPr="00314A8C" w:rsidRDefault="00F11079" w:rsidP="002D0E67">
            <w:pPr>
              <w:rPr>
                <w:rFonts w:cstheme="minorHAnsi"/>
                <w:lang w:val="it-IT"/>
              </w:rPr>
            </w:pPr>
          </w:p>
        </w:tc>
      </w:tr>
      <w:tr w:rsidR="00F11079" w:rsidRPr="0049723A" w14:paraId="4F047C55" w14:textId="77777777" w:rsidTr="002D0E67">
        <w:trPr>
          <w:trHeight w:val="986"/>
        </w:trPr>
        <w:tc>
          <w:tcPr>
            <w:tcW w:w="962" w:type="dxa"/>
          </w:tcPr>
          <w:p w14:paraId="14210EA7" w14:textId="77777777" w:rsidR="00F11079" w:rsidRPr="00314A8C" w:rsidRDefault="00F11079" w:rsidP="002D0E67">
            <w:pPr>
              <w:rPr>
                <w:rFonts w:cstheme="minorHAnsi"/>
              </w:rPr>
            </w:pPr>
            <w:r w:rsidRPr="00314A8C">
              <w:rPr>
                <w:rFonts w:cstheme="minorHAnsi"/>
              </w:rPr>
              <w:t>C35</w:t>
            </w:r>
          </w:p>
        </w:tc>
        <w:tc>
          <w:tcPr>
            <w:tcW w:w="963" w:type="dxa"/>
          </w:tcPr>
          <w:p w14:paraId="533BD2EA" w14:textId="77777777" w:rsidR="00F11079" w:rsidRPr="00314A8C" w:rsidRDefault="00F11079" w:rsidP="002D0E67">
            <w:pPr>
              <w:rPr>
                <w:rFonts w:cstheme="minorHAnsi"/>
              </w:rPr>
            </w:pPr>
            <w:proofErr w:type="spellStart"/>
            <w:r w:rsidRPr="00314A8C">
              <w:rPr>
                <w:rFonts w:cstheme="minorHAnsi"/>
              </w:rPr>
              <w:t>Già</w:t>
            </w:r>
            <w:proofErr w:type="spellEnd"/>
            <w:r w:rsidRPr="00314A8C">
              <w:rPr>
                <w:rFonts w:cstheme="minorHAnsi"/>
              </w:rPr>
              <w:t xml:space="preserve"> </w:t>
            </w:r>
            <w:proofErr w:type="spellStart"/>
            <w:r w:rsidRPr="00314A8C">
              <w:rPr>
                <w:rFonts w:cstheme="minorHAnsi"/>
              </w:rPr>
              <w:t>cliente</w:t>
            </w:r>
            <w:proofErr w:type="spellEnd"/>
            <w:r w:rsidRPr="00314A8C">
              <w:rPr>
                <w:rFonts w:cstheme="minorHAnsi"/>
              </w:rPr>
              <w:t xml:space="preserve"> banca </w:t>
            </w:r>
            <w:proofErr w:type="spellStart"/>
            <w:r w:rsidRPr="00314A8C">
              <w:rPr>
                <w:rFonts w:cstheme="minorHAnsi"/>
              </w:rPr>
              <w:t>pres</w:t>
            </w:r>
            <w:proofErr w:type="spellEnd"/>
          </w:p>
        </w:tc>
        <w:tc>
          <w:tcPr>
            <w:tcW w:w="963" w:type="dxa"/>
          </w:tcPr>
          <w:p w14:paraId="39174854"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D3E98E1" w14:textId="77777777" w:rsidR="00F11079" w:rsidRPr="00314A8C" w:rsidRDefault="00F11079" w:rsidP="002D0E67">
            <w:pPr>
              <w:rPr>
                <w:rFonts w:cstheme="minorHAnsi"/>
              </w:rPr>
            </w:pPr>
            <w:r>
              <w:rPr>
                <w:rFonts w:cstheme="minorHAnsi"/>
              </w:rPr>
              <w:t>No</w:t>
            </w:r>
          </w:p>
        </w:tc>
        <w:tc>
          <w:tcPr>
            <w:tcW w:w="963" w:type="dxa"/>
          </w:tcPr>
          <w:p w14:paraId="757BCBD2" w14:textId="77777777" w:rsidR="00F11079" w:rsidRPr="00314A8C" w:rsidRDefault="00F11079" w:rsidP="002D0E67">
            <w:pPr>
              <w:rPr>
                <w:rFonts w:cstheme="minorHAnsi"/>
              </w:rPr>
            </w:pPr>
            <w:r w:rsidRPr="00314A8C">
              <w:rPr>
                <w:rFonts w:cstheme="minorHAnsi"/>
              </w:rPr>
              <w:t>No</w:t>
            </w:r>
          </w:p>
        </w:tc>
        <w:tc>
          <w:tcPr>
            <w:tcW w:w="962" w:type="dxa"/>
          </w:tcPr>
          <w:p w14:paraId="2947408F"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2D847ECC"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4F013193" w14:textId="77777777" w:rsidR="00F11079" w:rsidRPr="00314A8C" w:rsidRDefault="00F11079" w:rsidP="002D0E67">
            <w:pPr>
              <w:rPr>
                <w:rFonts w:cstheme="minorHAnsi"/>
                <w:lang w:val="it-IT"/>
              </w:rPr>
            </w:pPr>
          </w:p>
        </w:tc>
        <w:tc>
          <w:tcPr>
            <w:tcW w:w="963" w:type="dxa"/>
          </w:tcPr>
          <w:p w14:paraId="7BD7A998" w14:textId="77777777" w:rsidR="00F11079" w:rsidRPr="00314A8C" w:rsidRDefault="00F11079" w:rsidP="002D0E67">
            <w:pPr>
              <w:rPr>
                <w:rFonts w:cstheme="minorHAnsi"/>
                <w:lang w:val="it-IT"/>
              </w:rPr>
            </w:pPr>
          </w:p>
        </w:tc>
        <w:tc>
          <w:tcPr>
            <w:tcW w:w="963" w:type="dxa"/>
          </w:tcPr>
          <w:p w14:paraId="1B921A37" w14:textId="77777777" w:rsidR="00F11079" w:rsidRPr="00314A8C" w:rsidRDefault="00F11079" w:rsidP="002D0E67">
            <w:pPr>
              <w:rPr>
                <w:rFonts w:cstheme="minorHAnsi"/>
                <w:lang w:val="it-IT"/>
              </w:rPr>
            </w:pPr>
          </w:p>
        </w:tc>
      </w:tr>
      <w:tr w:rsidR="00F11079" w:rsidRPr="0049723A" w14:paraId="48A33D98" w14:textId="77777777" w:rsidTr="002D0E67">
        <w:trPr>
          <w:trHeight w:val="986"/>
        </w:trPr>
        <w:tc>
          <w:tcPr>
            <w:tcW w:w="962" w:type="dxa"/>
          </w:tcPr>
          <w:p w14:paraId="7A22A63D" w14:textId="77777777" w:rsidR="00F11079" w:rsidRPr="00314A8C" w:rsidRDefault="00F11079" w:rsidP="002D0E67">
            <w:pPr>
              <w:rPr>
                <w:rFonts w:cstheme="minorHAnsi"/>
              </w:rPr>
            </w:pPr>
            <w:r w:rsidRPr="00314A8C">
              <w:rPr>
                <w:rFonts w:cstheme="minorHAnsi"/>
              </w:rPr>
              <w:t>C36</w:t>
            </w:r>
          </w:p>
        </w:tc>
        <w:tc>
          <w:tcPr>
            <w:tcW w:w="963" w:type="dxa"/>
          </w:tcPr>
          <w:p w14:paraId="1E505871" w14:textId="77777777" w:rsidR="00F11079" w:rsidRPr="00314A8C" w:rsidRDefault="00F11079" w:rsidP="002D0E67">
            <w:pPr>
              <w:rPr>
                <w:rFonts w:cstheme="minorHAnsi"/>
              </w:rPr>
            </w:pPr>
            <w:r w:rsidRPr="00314A8C">
              <w:rPr>
                <w:rFonts w:cstheme="minorHAnsi"/>
              </w:rPr>
              <w:t>Nome</w:t>
            </w:r>
            <w:r>
              <w:rPr>
                <w:rFonts w:cstheme="minorHAnsi"/>
              </w:rPr>
              <w:t xml:space="preserve"> </w:t>
            </w:r>
          </w:p>
        </w:tc>
        <w:tc>
          <w:tcPr>
            <w:tcW w:w="963" w:type="dxa"/>
          </w:tcPr>
          <w:p w14:paraId="0B5D9848"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0A7C299" w14:textId="77777777" w:rsidR="00F11079" w:rsidRPr="00314A8C" w:rsidRDefault="00F11079" w:rsidP="002D0E67">
            <w:pPr>
              <w:rPr>
                <w:rFonts w:cstheme="minorHAnsi"/>
              </w:rPr>
            </w:pPr>
            <w:r w:rsidRPr="00314A8C">
              <w:rPr>
                <w:rFonts w:cstheme="minorHAnsi"/>
              </w:rPr>
              <w:t>No</w:t>
            </w:r>
          </w:p>
        </w:tc>
        <w:tc>
          <w:tcPr>
            <w:tcW w:w="963" w:type="dxa"/>
          </w:tcPr>
          <w:p w14:paraId="5EE12326"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7E0E5227"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06728AD9" w14:textId="77777777" w:rsidR="00F11079" w:rsidRPr="00314A8C" w:rsidRDefault="00F11079" w:rsidP="002D0E67">
            <w:pPr>
              <w:rPr>
                <w:rFonts w:cstheme="minorHAnsi"/>
                <w:lang w:val="it-IT"/>
              </w:rPr>
            </w:pPr>
            <w:r w:rsidRPr="00314A8C">
              <w:rPr>
                <w:rFonts w:cstheme="minorHAnsi"/>
                <w:lang w:val="it-IT"/>
              </w:rPr>
              <w:t>Nome e Cognome richiedente</w:t>
            </w:r>
          </w:p>
        </w:tc>
        <w:tc>
          <w:tcPr>
            <w:tcW w:w="963" w:type="dxa"/>
          </w:tcPr>
          <w:p w14:paraId="734550DD" w14:textId="77777777" w:rsidR="00F11079" w:rsidRPr="00314A8C" w:rsidRDefault="00F11079" w:rsidP="002D0E67">
            <w:pPr>
              <w:rPr>
                <w:rFonts w:cstheme="minorHAnsi"/>
                <w:lang w:val="it-IT"/>
              </w:rPr>
            </w:pPr>
          </w:p>
        </w:tc>
        <w:tc>
          <w:tcPr>
            <w:tcW w:w="963" w:type="dxa"/>
          </w:tcPr>
          <w:p w14:paraId="453C2AAB" w14:textId="77777777" w:rsidR="00F11079" w:rsidRPr="00314A8C" w:rsidRDefault="00F11079" w:rsidP="002D0E67">
            <w:pPr>
              <w:rPr>
                <w:rFonts w:cstheme="minorHAnsi"/>
                <w:lang w:val="it-IT"/>
              </w:rPr>
            </w:pPr>
          </w:p>
        </w:tc>
        <w:tc>
          <w:tcPr>
            <w:tcW w:w="963" w:type="dxa"/>
          </w:tcPr>
          <w:p w14:paraId="303DA9AE" w14:textId="77777777" w:rsidR="00F11079" w:rsidRPr="00314A8C" w:rsidRDefault="00F11079" w:rsidP="002D0E67">
            <w:pPr>
              <w:rPr>
                <w:rFonts w:cstheme="minorHAnsi"/>
                <w:lang w:val="it-IT"/>
              </w:rPr>
            </w:pPr>
          </w:p>
        </w:tc>
      </w:tr>
      <w:tr w:rsidR="00F11079" w:rsidRPr="003E7153" w14:paraId="1BCDDE9E" w14:textId="77777777" w:rsidTr="002D0E67">
        <w:trPr>
          <w:trHeight w:val="986"/>
        </w:trPr>
        <w:tc>
          <w:tcPr>
            <w:tcW w:w="962" w:type="dxa"/>
          </w:tcPr>
          <w:p w14:paraId="397ED1B4" w14:textId="77777777" w:rsidR="00F11079" w:rsidRPr="00314A8C" w:rsidRDefault="00F11079" w:rsidP="002D0E67">
            <w:pPr>
              <w:rPr>
                <w:rFonts w:cstheme="minorHAnsi"/>
              </w:rPr>
            </w:pPr>
            <w:r w:rsidRPr="00314A8C">
              <w:rPr>
                <w:rFonts w:cstheme="minorHAnsi"/>
              </w:rPr>
              <w:t>C37</w:t>
            </w:r>
          </w:p>
        </w:tc>
        <w:tc>
          <w:tcPr>
            <w:tcW w:w="963" w:type="dxa"/>
          </w:tcPr>
          <w:p w14:paraId="513FA5EE" w14:textId="77777777" w:rsidR="00F11079" w:rsidRPr="00314A8C" w:rsidRDefault="00F11079" w:rsidP="002D0E67">
            <w:pPr>
              <w:rPr>
                <w:rFonts w:cstheme="minorHAnsi"/>
              </w:rPr>
            </w:pPr>
            <w:proofErr w:type="spellStart"/>
            <w:r w:rsidRPr="00314A8C">
              <w:rPr>
                <w:rFonts w:cstheme="minorHAnsi"/>
              </w:rPr>
              <w:t>Codice</w:t>
            </w:r>
            <w:proofErr w:type="spellEnd"/>
            <w:r w:rsidRPr="00314A8C">
              <w:rPr>
                <w:rFonts w:cstheme="minorHAnsi"/>
              </w:rPr>
              <w:t xml:space="preserve"> </w:t>
            </w:r>
            <w:proofErr w:type="spellStart"/>
            <w:r>
              <w:rPr>
                <w:rFonts w:cstheme="minorHAnsi"/>
              </w:rPr>
              <w:t>fiscale</w:t>
            </w:r>
            <w:proofErr w:type="spellEnd"/>
          </w:p>
        </w:tc>
        <w:tc>
          <w:tcPr>
            <w:tcW w:w="963" w:type="dxa"/>
          </w:tcPr>
          <w:p w14:paraId="11CD7681"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247DA94" w14:textId="77777777" w:rsidR="00F11079" w:rsidRPr="00314A8C" w:rsidRDefault="00F11079" w:rsidP="002D0E67">
            <w:pPr>
              <w:rPr>
                <w:rFonts w:cstheme="minorHAnsi"/>
              </w:rPr>
            </w:pPr>
            <w:r w:rsidRPr="00314A8C">
              <w:rPr>
                <w:rFonts w:cstheme="minorHAnsi"/>
              </w:rPr>
              <w:t>No</w:t>
            </w:r>
          </w:p>
        </w:tc>
        <w:tc>
          <w:tcPr>
            <w:tcW w:w="963" w:type="dxa"/>
          </w:tcPr>
          <w:p w14:paraId="69991D94"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3210B159" w14:textId="77777777" w:rsidR="00F11079" w:rsidRPr="00314A8C" w:rsidRDefault="00F11079" w:rsidP="002D0E67">
            <w:pPr>
              <w:rPr>
                <w:rFonts w:cstheme="minorHAnsi"/>
              </w:rPr>
            </w:pPr>
            <w:r w:rsidRPr="00314A8C">
              <w:rPr>
                <w:rFonts w:cstheme="minorHAnsi"/>
              </w:rPr>
              <w:t>Alfa-</w:t>
            </w:r>
            <w:proofErr w:type="spellStart"/>
            <w:r w:rsidRPr="00314A8C">
              <w:rPr>
                <w:rFonts w:cstheme="minorHAnsi"/>
              </w:rPr>
              <w:t>numerici</w:t>
            </w:r>
            <w:proofErr w:type="spellEnd"/>
          </w:p>
        </w:tc>
        <w:tc>
          <w:tcPr>
            <w:tcW w:w="963" w:type="dxa"/>
          </w:tcPr>
          <w:p w14:paraId="45708377" w14:textId="77777777" w:rsidR="00F11079" w:rsidRPr="00314A8C" w:rsidRDefault="00F11079" w:rsidP="002D0E67">
            <w:pPr>
              <w:rPr>
                <w:rFonts w:cstheme="minorHAnsi"/>
                <w:lang w:val="it-IT"/>
              </w:rPr>
            </w:pPr>
            <w:r w:rsidRPr="00314A8C">
              <w:rPr>
                <w:rFonts w:cstheme="minorHAnsi"/>
                <w:lang w:val="it-IT"/>
              </w:rPr>
              <w:t xml:space="preserve">Stinga alfanumerica </w:t>
            </w:r>
            <w:proofErr w:type="spellStart"/>
            <w:r w:rsidRPr="00314A8C">
              <w:rPr>
                <w:rFonts w:cstheme="minorHAnsi"/>
                <w:lang w:val="it-IT"/>
              </w:rPr>
              <w:t>cn</w:t>
            </w:r>
            <w:proofErr w:type="spellEnd"/>
            <w:r w:rsidRPr="00314A8C">
              <w:rPr>
                <w:rFonts w:cstheme="minorHAnsi"/>
                <w:lang w:val="it-IT"/>
              </w:rPr>
              <w:t xml:space="preserve"> 16 caratteri (e.g. RSSMRA85M01H501Z)</w:t>
            </w:r>
          </w:p>
        </w:tc>
        <w:tc>
          <w:tcPr>
            <w:tcW w:w="963" w:type="dxa"/>
          </w:tcPr>
          <w:p w14:paraId="087047CC" w14:textId="77777777" w:rsidR="00F11079" w:rsidRPr="00314A8C" w:rsidRDefault="00F11079" w:rsidP="002D0E67">
            <w:pPr>
              <w:rPr>
                <w:rFonts w:cstheme="minorHAnsi"/>
                <w:lang w:val="it-IT"/>
              </w:rPr>
            </w:pPr>
          </w:p>
        </w:tc>
        <w:tc>
          <w:tcPr>
            <w:tcW w:w="963" w:type="dxa"/>
          </w:tcPr>
          <w:p w14:paraId="567F0F3C" w14:textId="77777777" w:rsidR="00F11079" w:rsidRPr="00314A8C" w:rsidRDefault="00F11079" w:rsidP="002D0E67">
            <w:pPr>
              <w:rPr>
                <w:rFonts w:cstheme="minorHAnsi"/>
                <w:lang w:val="it-IT"/>
              </w:rPr>
            </w:pPr>
          </w:p>
        </w:tc>
        <w:tc>
          <w:tcPr>
            <w:tcW w:w="963" w:type="dxa"/>
          </w:tcPr>
          <w:p w14:paraId="63785E7D" w14:textId="77777777" w:rsidR="00F11079" w:rsidRPr="00314A8C" w:rsidRDefault="00F11079" w:rsidP="002D0E67">
            <w:pPr>
              <w:rPr>
                <w:rFonts w:cstheme="minorHAnsi"/>
                <w:lang w:val="it-IT"/>
              </w:rPr>
            </w:pPr>
          </w:p>
        </w:tc>
      </w:tr>
      <w:tr w:rsidR="00F11079" w:rsidRPr="008C58B5" w14:paraId="586C915A" w14:textId="77777777" w:rsidTr="002D0E67">
        <w:trPr>
          <w:trHeight w:val="986"/>
        </w:trPr>
        <w:tc>
          <w:tcPr>
            <w:tcW w:w="962" w:type="dxa"/>
          </w:tcPr>
          <w:p w14:paraId="43E21AE1" w14:textId="77777777" w:rsidR="00F11079" w:rsidRPr="00314A8C" w:rsidRDefault="00F11079" w:rsidP="002D0E67">
            <w:pPr>
              <w:rPr>
                <w:rFonts w:cstheme="minorHAnsi"/>
              </w:rPr>
            </w:pPr>
            <w:r w:rsidRPr="00314A8C">
              <w:rPr>
                <w:rFonts w:cstheme="minorHAnsi"/>
              </w:rPr>
              <w:t>C38- C49-C101-C102</w:t>
            </w:r>
          </w:p>
        </w:tc>
        <w:tc>
          <w:tcPr>
            <w:tcW w:w="963" w:type="dxa"/>
          </w:tcPr>
          <w:p w14:paraId="542E0E84" w14:textId="77777777" w:rsidR="00F11079" w:rsidRPr="00314A8C" w:rsidRDefault="00F11079" w:rsidP="002D0E67">
            <w:pPr>
              <w:rPr>
                <w:rFonts w:cstheme="minorHAnsi"/>
              </w:rPr>
            </w:pPr>
            <w:proofErr w:type="spellStart"/>
            <w:r w:rsidRPr="00314A8C">
              <w:rPr>
                <w:rFonts w:cstheme="minorHAnsi"/>
              </w:rPr>
              <w:t>Telefono</w:t>
            </w:r>
            <w:proofErr w:type="spellEnd"/>
            <w:r w:rsidRPr="00314A8C">
              <w:rPr>
                <w:rFonts w:cstheme="minorHAnsi"/>
              </w:rPr>
              <w:t xml:space="preserve"> di </w:t>
            </w:r>
            <w:proofErr w:type="spellStart"/>
            <w:r w:rsidRPr="00314A8C">
              <w:rPr>
                <w:rFonts w:cstheme="minorHAnsi"/>
              </w:rPr>
              <w:t>contatto</w:t>
            </w:r>
            <w:proofErr w:type="spellEnd"/>
          </w:p>
        </w:tc>
        <w:tc>
          <w:tcPr>
            <w:tcW w:w="963" w:type="dxa"/>
          </w:tcPr>
          <w:p w14:paraId="05EFC38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A2E041D" w14:textId="77777777" w:rsidR="00F11079" w:rsidRPr="00314A8C" w:rsidRDefault="00F11079" w:rsidP="002D0E67">
            <w:pPr>
              <w:rPr>
                <w:rFonts w:cstheme="minorHAnsi"/>
              </w:rPr>
            </w:pPr>
            <w:r w:rsidRPr="00314A8C">
              <w:rPr>
                <w:rFonts w:cstheme="minorHAnsi"/>
              </w:rPr>
              <w:t>No</w:t>
            </w:r>
          </w:p>
        </w:tc>
        <w:tc>
          <w:tcPr>
            <w:tcW w:w="963" w:type="dxa"/>
          </w:tcPr>
          <w:p w14:paraId="3260AB19" w14:textId="77777777" w:rsidR="00F11079" w:rsidRPr="00314A8C" w:rsidRDefault="00F11079" w:rsidP="002D0E67">
            <w:pPr>
              <w:rPr>
                <w:rFonts w:cstheme="minorHAnsi"/>
              </w:rPr>
            </w:pPr>
            <w:r w:rsidRPr="00314A8C">
              <w:rPr>
                <w:rFonts w:cstheme="minorHAnsi"/>
              </w:rPr>
              <w:t>No</w:t>
            </w:r>
          </w:p>
        </w:tc>
        <w:tc>
          <w:tcPr>
            <w:tcW w:w="962" w:type="dxa"/>
          </w:tcPr>
          <w:p w14:paraId="41909A66"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63801D5C" w14:textId="77777777" w:rsidR="00F11079" w:rsidRPr="00314A8C" w:rsidRDefault="00F11079" w:rsidP="002D0E67">
            <w:pPr>
              <w:rPr>
                <w:rFonts w:cstheme="minorHAnsi"/>
                <w:lang w:val="it-IT"/>
              </w:rPr>
            </w:pPr>
            <w:r w:rsidRPr="00314A8C">
              <w:rPr>
                <w:rFonts w:cstheme="minorHAnsi"/>
                <w:lang w:val="it-IT"/>
              </w:rPr>
              <w:t xml:space="preserve">Prefisso </w:t>
            </w:r>
            <w:proofErr w:type="spellStart"/>
            <w:r w:rsidRPr="00314A8C">
              <w:rPr>
                <w:rFonts w:cstheme="minorHAnsi"/>
                <w:lang w:val="it-IT"/>
              </w:rPr>
              <w:t>internazione</w:t>
            </w:r>
            <w:proofErr w:type="spellEnd"/>
            <w:r w:rsidRPr="00314A8C">
              <w:rPr>
                <w:rFonts w:cstheme="minorHAnsi"/>
                <w:lang w:val="it-IT"/>
              </w:rPr>
              <w:t xml:space="preserve"> + stringa numerica (</w:t>
            </w:r>
            <w:proofErr w:type="spellStart"/>
            <w:r w:rsidRPr="00314A8C">
              <w:rPr>
                <w:rFonts w:cstheme="minorHAnsi"/>
                <w:lang w:val="it-IT"/>
              </w:rPr>
              <w:t>eg</w:t>
            </w:r>
            <w:proofErr w:type="spellEnd"/>
            <w:r w:rsidRPr="00314A8C">
              <w:rPr>
                <w:rFonts w:cstheme="minorHAnsi"/>
                <w:lang w:val="it-IT"/>
              </w:rPr>
              <w:t>. Italia): +39 123456789</w:t>
            </w:r>
          </w:p>
        </w:tc>
        <w:tc>
          <w:tcPr>
            <w:tcW w:w="963" w:type="dxa"/>
          </w:tcPr>
          <w:p w14:paraId="44F33840" w14:textId="77777777" w:rsidR="00F11079" w:rsidRPr="00314A8C" w:rsidRDefault="00F11079" w:rsidP="002D0E67">
            <w:pPr>
              <w:rPr>
                <w:rFonts w:cstheme="minorHAnsi"/>
                <w:lang w:val="it-IT"/>
              </w:rPr>
            </w:pPr>
          </w:p>
        </w:tc>
        <w:tc>
          <w:tcPr>
            <w:tcW w:w="963" w:type="dxa"/>
          </w:tcPr>
          <w:p w14:paraId="41C1C352" w14:textId="77777777" w:rsidR="00F11079" w:rsidRPr="00314A8C" w:rsidRDefault="00F11079" w:rsidP="002D0E67">
            <w:pPr>
              <w:rPr>
                <w:rFonts w:cstheme="minorHAnsi"/>
                <w:lang w:val="it-IT"/>
              </w:rPr>
            </w:pPr>
          </w:p>
        </w:tc>
        <w:tc>
          <w:tcPr>
            <w:tcW w:w="963" w:type="dxa"/>
          </w:tcPr>
          <w:p w14:paraId="416EF2FC" w14:textId="77777777" w:rsidR="00F11079" w:rsidRPr="00314A8C" w:rsidRDefault="00F11079" w:rsidP="002D0E67">
            <w:pPr>
              <w:rPr>
                <w:rFonts w:cstheme="minorHAnsi"/>
                <w:lang w:val="it-IT"/>
              </w:rPr>
            </w:pPr>
          </w:p>
        </w:tc>
      </w:tr>
      <w:tr w:rsidR="00F11079" w:rsidRPr="0049723A" w14:paraId="60B30CDB" w14:textId="77777777" w:rsidTr="002D0E67">
        <w:trPr>
          <w:trHeight w:val="986"/>
        </w:trPr>
        <w:tc>
          <w:tcPr>
            <w:tcW w:w="962" w:type="dxa"/>
          </w:tcPr>
          <w:p w14:paraId="5811016F" w14:textId="77777777" w:rsidR="00F11079" w:rsidRPr="00314A8C" w:rsidRDefault="00F11079" w:rsidP="002D0E67">
            <w:pPr>
              <w:rPr>
                <w:rFonts w:cstheme="minorHAnsi"/>
              </w:rPr>
            </w:pPr>
            <w:r w:rsidRPr="00314A8C">
              <w:rPr>
                <w:rFonts w:cstheme="minorHAnsi"/>
              </w:rPr>
              <w:t>C39</w:t>
            </w:r>
          </w:p>
        </w:tc>
        <w:tc>
          <w:tcPr>
            <w:tcW w:w="963" w:type="dxa"/>
          </w:tcPr>
          <w:p w14:paraId="1F70F411" w14:textId="77777777" w:rsidR="00F11079" w:rsidRPr="00314A8C" w:rsidRDefault="00F11079" w:rsidP="002D0E67">
            <w:pPr>
              <w:rPr>
                <w:rFonts w:cstheme="minorHAnsi"/>
              </w:rPr>
            </w:pPr>
            <w:r w:rsidRPr="00314A8C">
              <w:rPr>
                <w:rFonts w:cstheme="minorHAnsi"/>
              </w:rPr>
              <w:t xml:space="preserve">Stato di </w:t>
            </w:r>
            <w:proofErr w:type="spellStart"/>
            <w:r w:rsidRPr="00314A8C">
              <w:rPr>
                <w:rFonts w:cstheme="minorHAnsi"/>
              </w:rPr>
              <w:t>cittadinanza</w:t>
            </w:r>
            <w:proofErr w:type="spellEnd"/>
          </w:p>
        </w:tc>
        <w:tc>
          <w:tcPr>
            <w:tcW w:w="963" w:type="dxa"/>
          </w:tcPr>
          <w:p w14:paraId="4B4FE380"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2D78F99" w14:textId="77777777" w:rsidR="00F11079" w:rsidRPr="00314A8C" w:rsidRDefault="00F11079" w:rsidP="002D0E67">
            <w:pPr>
              <w:rPr>
                <w:rFonts w:cstheme="minorHAnsi"/>
              </w:rPr>
            </w:pPr>
            <w:r w:rsidRPr="00314A8C">
              <w:rPr>
                <w:rFonts w:cstheme="minorHAnsi"/>
              </w:rPr>
              <w:t>No</w:t>
            </w:r>
          </w:p>
        </w:tc>
        <w:tc>
          <w:tcPr>
            <w:tcW w:w="963" w:type="dxa"/>
          </w:tcPr>
          <w:p w14:paraId="32ACC237"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28A38575"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2443AC4D" w14:textId="77777777" w:rsidR="00F11079" w:rsidRPr="00314A8C" w:rsidRDefault="00F11079" w:rsidP="002D0E67">
            <w:pPr>
              <w:rPr>
                <w:rFonts w:cstheme="minorHAnsi"/>
                <w:lang w:val="it-IT"/>
              </w:rPr>
            </w:pPr>
            <w:r w:rsidRPr="00314A8C">
              <w:rPr>
                <w:rFonts w:cstheme="minorHAnsi"/>
                <w:lang w:val="it-IT"/>
              </w:rPr>
              <w:t>“Nome” stato di cittadinanza</w:t>
            </w:r>
          </w:p>
        </w:tc>
        <w:tc>
          <w:tcPr>
            <w:tcW w:w="963" w:type="dxa"/>
          </w:tcPr>
          <w:p w14:paraId="5335D4CC" w14:textId="77777777" w:rsidR="00F11079" w:rsidRPr="00314A8C" w:rsidRDefault="00F11079" w:rsidP="002D0E67">
            <w:pPr>
              <w:rPr>
                <w:rFonts w:cstheme="minorHAnsi"/>
                <w:lang w:val="it-IT"/>
              </w:rPr>
            </w:pPr>
          </w:p>
        </w:tc>
        <w:tc>
          <w:tcPr>
            <w:tcW w:w="963" w:type="dxa"/>
          </w:tcPr>
          <w:p w14:paraId="5331733F" w14:textId="77777777" w:rsidR="00F11079" w:rsidRPr="00314A8C" w:rsidRDefault="00F11079" w:rsidP="002D0E67">
            <w:pPr>
              <w:rPr>
                <w:rFonts w:cstheme="minorHAnsi"/>
                <w:lang w:val="it-IT"/>
              </w:rPr>
            </w:pPr>
          </w:p>
        </w:tc>
        <w:tc>
          <w:tcPr>
            <w:tcW w:w="963" w:type="dxa"/>
          </w:tcPr>
          <w:p w14:paraId="2B1F0943" w14:textId="77777777" w:rsidR="00F11079" w:rsidRPr="00314A8C" w:rsidRDefault="00F11079" w:rsidP="002D0E67">
            <w:pPr>
              <w:rPr>
                <w:rFonts w:cstheme="minorHAnsi"/>
                <w:lang w:val="it-IT"/>
              </w:rPr>
            </w:pPr>
          </w:p>
        </w:tc>
      </w:tr>
      <w:tr w:rsidR="00F11079" w:rsidRPr="0049723A" w14:paraId="2D29C222" w14:textId="77777777" w:rsidTr="002D0E67">
        <w:trPr>
          <w:trHeight w:val="986"/>
        </w:trPr>
        <w:tc>
          <w:tcPr>
            <w:tcW w:w="962" w:type="dxa"/>
          </w:tcPr>
          <w:p w14:paraId="50010C44" w14:textId="77777777" w:rsidR="00F11079" w:rsidRPr="00314A8C" w:rsidRDefault="00F11079" w:rsidP="002D0E67">
            <w:pPr>
              <w:rPr>
                <w:rFonts w:cstheme="minorHAnsi"/>
              </w:rPr>
            </w:pPr>
            <w:r w:rsidRPr="00314A8C">
              <w:rPr>
                <w:rFonts w:cstheme="minorHAnsi"/>
              </w:rPr>
              <w:t>C40</w:t>
            </w:r>
          </w:p>
        </w:tc>
        <w:tc>
          <w:tcPr>
            <w:tcW w:w="963" w:type="dxa"/>
          </w:tcPr>
          <w:p w14:paraId="53407D52" w14:textId="77777777" w:rsidR="00F11079" w:rsidRPr="00314A8C" w:rsidRDefault="00F11079" w:rsidP="002D0E67">
            <w:pPr>
              <w:rPr>
                <w:rFonts w:cstheme="minorHAnsi"/>
              </w:rPr>
            </w:pPr>
            <w:proofErr w:type="spellStart"/>
            <w:r w:rsidRPr="00314A8C">
              <w:rPr>
                <w:rFonts w:cstheme="minorHAnsi"/>
              </w:rPr>
              <w:t>Comune</w:t>
            </w:r>
            <w:proofErr w:type="spellEnd"/>
            <w:r w:rsidRPr="00314A8C">
              <w:rPr>
                <w:rFonts w:cstheme="minorHAnsi"/>
              </w:rPr>
              <w:t xml:space="preserve"> di </w:t>
            </w:r>
            <w:proofErr w:type="spellStart"/>
            <w:r w:rsidRPr="00314A8C">
              <w:rPr>
                <w:rFonts w:cstheme="minorHAnsi"/>
              </w:rPr>
              <w:t>nascita</w:t>
            </w:r>
            <w:proofErr w:type="spellEnd"/>
          </w:p>
        </w:tc>
        <w:tc>
          <w:tcPr>
            <w:tcW w:w="963" w:type="dxa"/>
          </w:tcPr>
          <w:p w14:paraId="6C148CDA"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B6C6DC5" w14:textId="77777777" w:rsidR="00F11079" w:rsidRPr="00314A8C" w:rsidRDefault="00F11079" w:rsidP="002D0E67">
            <w:pPr>
              <w:rPr>
                <w:rFonts w:cstheme="minorHAnsi"/>
              </w:rPr>
            </w:pPr>
            <w:r w:rsidRPr="00314A8C">
              <w:rPr>
                <w:rFonts w:cstheme="minorHAnsi"/>
              </w:rPr>
              <w:t>No</w:t>
            </w:r>
          </w:p>
        </w:tc>
        <w:tc>
          <w:tcPr>
            <w:tcW w:w="963" w:type="dxa"/>
          </w:tcPr>
          <w:p w14:paraId="39BC1208"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7F0C934C"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207BB503" w14:textId="77777777" w:rsidR="00F11079" w:rsidRPr="00314A8C" w:rsidRDefault="00F11079" w:rsidP="002D0E67">
            <w:pPr>
              <w:rPr>
                <w:rFonts w:cstheme="minorHAnsi"/>
                <w:lang w:val="it-IT"/>
              </w:rPr>
            </w:pPr>
            <w:r w:rsidRPr="00314A8C">
              <w:rPr>
                <w:rFonts w:cstheme="minorHAnsi"/>
                <w:lang w:val="it-IT"/>
              </w:rPr>
              <w:t>“Nome” comune di nascita</w:t>
            </w:r>
          </w:p>
        </w:tc>
        <w:tc>
          <w:tcPr>
            <w:tcW w:w="963" w:type="dxa"/>
          </w:tcPr>
          <w:p w14:paraId="44DBE4DE" w14:textId="77777777" w:rsidR="00F11079" w:rsidRPr="00314A8C" w:rsidRDefault="00F11079" w:rsidP="002D0E67">
            <w:pPr>
              <w:rPr>
                <w:rFonts w:cstheme="minorHAnsi"/>
                <w:lang w:val="it-IT"/>
              </w:rPr>
            </w:pPr>
          </w:p>
        </w:tc>
        <w:tc>
          <w:tcPr>
            <w:tcW w:w="963" w:type="dxa"/>
          </w:tcPr>
          <w:p w14:paraId="42E7FC01" w14:textId="77777777" w:rsidR="00F11079" w:rsidRPr="00314A8C" w:rsidRDefault="00F11079" w:rsidP="002D0E67">
            <w:pPr>
              <w:rPr>
                <w:rFonts w:cstheme="minorHAnsi"/>
                <w:lang w:val="it-IT"/>
              </w:rPr>
            </w:pPr>
          </w:p>
        </w:tc>
        <w:tc>
          <w:tcPr>
            <w:tcW w:w="963" w:type="dxa"/>
          </w:tcPr>
          <w:p w14:paraId="58BB86A8" w14:textId="77777777" w:rsidR="00F11079" w:rsidRPr="00314A8C" w:rsidRDefault="00F11079" w:rsidP="002D0E67">
            <w:pPr>
              <w:rPr>
                <w:rFonts w:cstheme="minorHAnsi"/>
                <w:lang w:val="it-IT"/>
              </w:rPr>
            </w:pPr>
          </w:p>
        </w:tc>
      </w:tr>
      <w:tr w:rsidR="00F11079" w:rsidRPr="003E7153" w14:paraId="26E10580" w14:textId="77777777" w:rsidTr="002D0E67">
        <w:trPr>
          <w:trHeight w:val="986"/>
        </w:trPr>
        <w:tc>
          <w:tcPr>
            <w:tcW w:w="962" w:type="dxa"/>
          </w:tcPr>
          <w:p w14:paraId="360969CB" w14:textId="77777777" w:rsidR="00F11079" w:rsidRPr="00314A8C" w:rsidRDefault="00F11079" w:rsidP="002D0E67">
            <w:pPr>
              <w:rPr>
                <w:rFonts w:cstheme="minorHAnsi"/>
              </w:rPr>
            </w:pPr>
            <w:r w:rsidRPr="00314A8C">
              <w:rPr>
                <w:rFonts w:cstheme="minorHAnsi"/>
              </w:rPr>
              <w:t>C41</w:t>
            </w:r>
          </w:p>
        </w:tc>
        <w:tc>
          <w:tcPr>
            <w:tcW w:w="963" w:type="dxa"/>
          </w:tcPr>
          <w:p w14:paraId="222C699D" w14:textId="77777777" w:rsidR="00F11079" w:rsidRPr="00314A8C" w:rsidRDefault="00F11079" w:rsidP="002D0E67">
            <w:pPr>
              <w:rPr>
                <w:rFonts w:cstheme="minorHAnsi"/>
              </w:rPr>
            </w:pPr>
            <w:proofErr w:type="spellStart"/>
            <w:r w:rsidRPr="00314A8C">
              <w:rPr>
                <w:rFonts w:cstheme="minorHAnsi"/>
              </w:rPr>
              <w:t>Intestazione</w:t>
            </w:r>
            <w:proofErr w:type="spellEnd"/>
            <w:r w:rsidRPr="00314A8C">
              <w:rPr>
                <w:rFonts w:cstheme="minorHAnsi"/>
              </w:rPr>
              <w:t xml:space="preserve"> </w:t>
            </w:r>
            <w:proofErr w:type="spellStart"/>
            <w:r w:rsidRPr="00314A8C">
              <w:rPr>
                <w:rFonts w:cstheme="minorHAnsi"/>
              </w:rPr>
              <w:t>familiari</w:t>
            </w:r>
            <w:proofErr w:type="spellEnd"/>
            <w:r w:rsidRPr="00314A8C">
              <w:rPr>
                <w:rFonts w:cstheme="minorHAnsi"/>
              </w:rPr>
              <w:t xml:space="preserve"> a </w:t>
            </w:r>
            <w:proofErr w:type="spellStart"/>
            <w:r w:rsidRPr="00314A8C">
              <w:rPr>
                <w:rFonts w:cstheme="minorHAnsi"/>
              </w:rPr>
              <w:t>carico</w:t>
            </w:r>
            <w:proofErr w:type="spellEnd"/>
          </w:p>
        </w:tc>
        <w:tc>
          <w:tcPr>
            <w:tcW w:w="963" w:type="dxa"/>
          </w:tcPr>
          <w:p w14:paraId="1CDC6FD9"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FBB9A11" w14:textId="77777777" w:rsidR="00F11079" w:rsidRPr="00314A8C" w:rsidRDefault="00F11079" w:rsidP="002D0E67">
            <w:pPr>
              <w:rPr>
                <w:rFonts w:cstheme="minorHAnsi"/>
              </w:rPr>
            </w:pPr>
            <w:r w:rsidRPr="00314A8C">
              <w:rPr>
                <w:rFonts w:cstheme="minorHAnsi"/>
              </w:rPr>
              <w:t>No</w:t>
            </w:r>
          </w:p>
        </w:tc>
        <w:tc>
          <w:tcPr>
            <w:tcW w:w="963" w:type="dxa"/>
          </w:tcPr>
          <w:p w14:paraId="6B126DE4" w14:textId="77777777" w:rsidR="00F11079" w:rsidRPr="00314A8C" w:rsidRDefault="00F11079" w:rsidP="002D0E67">
            <w:pPr>
              <w:rPr>
                <w:rFonts w:cstheme="minorHAnsi"/>
              </w:rPr>
            </w:pPr>
            <w:r w:rsidRPr="00314A8C">
              <w:rPr>
                <w:rFonts w:cstheme="minorHAnsi"/>
              </w:rPr>
              <w:t>No</w:t>
            </w:r>
          </w:p>
        </w:tc>
        <w:tc>
          <w:tcPr>
            <w:tcW w:w="962" w:type="dxa"/>
          </w:tcPr>
          <w:p w14:paraId="3D0EBD5D" w14:textId="77777777" w:rsidR="00F11079" w:rsidRDefault="00F11079" w:rsidP="002D0E67">
            <w:pPr>
              <w:rPr>
                <w:rFonts w:cstheme="minorHAnsi"/>
              </w:rPr>
            </w:pPr>
          </w:p>
          <w:p w14:paraId="7983643C" w14:textId="77777777" w:rsidR="00F11079" w:rsidRPr="00314A8C" w:rsidRDefault="00F11079" w:rsidP="002D0E67">
            <w:pPr>
              <w:rPr>
                <w:rFonts w:cstheme="minorHAnsi"/>
              </w:rPr>
            </w:pPr>
            <w:proofErr w:type="spellStart"/>
            <w:r>
              <w:rPr>
                <w:rFonts w:cstheme="minorHAnsi"/>
              </w:rPr>
              <w:t>Numerici</w:t>
            </w:r>
            <w:proofErr w:type="spellEnd"/>
          </w:p>
        </w:tc>
        <w:tc>
          <w:tcPr>
            <w:tcW w:w="963" w:type="dxa"/>
          </w:tcPr>
          <w:p w14:paraId="40A94EA1" w14:textId="77777777" w:rsidR="00F11079" w:rsidRPr="00314A8C" w:rsidRDefault="00F11079" w:rsidP="002D0E67">
            <w:pPr>
              <w:rPr>
                <w:rFonts w:cstheme="minorHAnsi"/>
                <w:lang w:val="it-IT"/>
              </w:rPr>
            </w:pPr>
            <w:r w:rsidRPr="00314A8C">
              <w:rPr>
                <w:rFonts w:cstheme="minorHAnsi"/>
                <w:lang w:val="it-IT"/>
              </w:rPr>
              <w:t xml:space="preserve"> </w:t>
            </w:r>
            <w:r>
              <w:rPr>
                <w:rFonts w:cstheme="minorHAnsi"/>
                <w:lang w:val="it-IT"/>
              </w:rPr>
              <w:t xml:space="preserve"> “Numero” dei </w:t>
            </w:r>
            <w:r w:rsidRPr="00314A8C">
              <w:rPr>
                <w:rFonts w:cstheme="minorHAnsi"/>
                <w:lang w:val="it-IT"/>
              </w:rPr>
              <w:t>familiari a carico del richiedente</w:t>
            </w:r>
          </w:p>
        </w:tc>
        <w:tc>
          <w:tcPr>
            <w:tcW w:w="963" w:type="dxa"/>
          </w:tcPr>
          <w:p w14:paraId="3A3A41A4" w14:textId="77777777" w:rsidR="00F11079" w:rsidRPr="00314A8C" w:rsidRDefault="00F11079" w:rsidP="002D0E67">
            <w:pPr>
              <w:rPr>
                <w:rFonts w:cstheme="minorHAnsi"/>
                <w:lang w:val="it-IT"/>
              </w:rPr>
            </w:pPr>
          </w:p>
        </w:tc>
        <w:tc>
          <w:tcPr>
            <w:tcW w:w="963" w:type="dxa"/>
          </w:tcPr>
          <w:p w14:paraId="67F51189" w14:textId="77777777" w:rsidR="00F11079" w:rsidRPr="00314A8C" w:rsidRDefault="00F11079" w:rsidP="002D0E67">
            <w:pPr>
              <w:rPr>
                <w:rFonts w:cstheme="minorHAnsi"/>
                <w:lang w:val="it-IT"/>
              </w:rPr>
            </w:pPr>
          </w:p>
        </w:tc>
        <w:tc>
          <w:tcPr>
            <w:tcW w:w="963" w:type="dxa"/>
          </w:tcPr>
          <w:p w14:paraId="3FAE9042" w14:textId="77777777" w:rsidR="00F11079" w:rsidRPr="00314A8C" w:rsidRDefault="00F11079" w:rsidP="002D0E67">
            <w:pPr>
              <w:rPr>
                <w:rFonts w:cstheme="minorHAnsi"/>
                <w:lang w:val="it-IT"/>
              </w:rPr>
            </w:pPr>
          </w:p>
        </w:tc>
      </w:tr>
      <w:tr w:rsidR="00F11079" w:rsidRPr="00E040ED" w14:paraId="5E6B4357" w14:textId="77777777" w:rsidTr="002D0E67">
        <w:trPr>
          <w:trHeight w:val="986"/>
        </w:trPr>
        <w:tc>
          <w:tcPr>
            <w:tcW w:w="962" w:type="dxa"/>
          </w:tcPr>
          <w:p w14:paraId="219CCAF4" w14:textId="77777777" w:rsidR="00F11079" w:rsidRPr="00314A8C" w:rsidRDefault="00F11079" w:rsidP="002D0E67">
            <w:pPr>
              <w:rPr>
                <w:rFonts w:cstheme="minorHAnsi"/>
              </w:rPr>
            </w:pPr>
            <w:r w:rsidRPr="00314A8C">
              <w:rPr>
                <w:rFonts w:cstheme="minorHAnsi"/>
              </w:rPr>
              <w:t>C42</w:t>
            </w:r>
          </w:p>
        </w:tc>
        <w:tc>
          <w:tcPr>
            <w:tcW w:w="963" w:type="dxa"/>
          </w:tcPr>
          <w:p w14:paraId="1722C91C" w14:textId="77777777" w:rsidR="00F11079" w:rsidRPr="00314A8C" w:rsidRDefault="00F11079" w:rsidP="002D0E67">
            <w:pPr>
              <w:rPr>
                <w:rFonts w:cstheme="minorHAnsi"/>
              </w:rPr>
            </w:pPr>
            <w:proofErr w:type="spellStart"/>
            <w:r w:rsidRPr="00314A8C">
              <w:rPr>
                <w:rFonts w:cstheme="minorHAnsi"/>
              </w:rPr>
              <w:t>Occupazione</w:t>
            </w:r>
            <w:proofErr w:type="spellEnd"/>
            <w:r w:rsidRPr="00314A8C">
              <w:rPr>
                <w:rFonts w:cstheme="minorHAnsi"/>
              </w:rPr>
              <w:t xml:space="preserve"> </w:t>
            </w:r>
            <w:proofErr w:type="spellStart"/>
            <w:r w:rsidRPr="00314A8C">
              <w:rPr>
                <w:rFonts w:cstheme="minorHAnsi"/>
              </w:rPr>
              <w:t>attuale</w:t>
            </w:r>
            <w:proofErr w:type="spellEnd"/>
          </w:p>
        </w:tc>
        <w:tc>
          <w:tcPr>
            <w:tcW w:w="963" w:type="dxa"/>
          </w:tcPr>
          <w:p w14:paraId="2C8A022D"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5824B5E" w14:textId="77777777" w:rsidR="00F11079" w:rsidRPr="00314A8C" w:rsidRDefault="00F11079" w:rsidP="002D0E67">
            <w:pPr>
              <w:rPr>
                <w:rFonts w:cstheme="minorHAnsi"/>
              </w:rPr>
            </w:pPr>
            <w:r w:rsidRPr="00314A8C">
              <w:rPr>
                <w:rFonts w:cstheme="minorHAnsi"/>
              </w:rPr>
              <w:t>No</w:t>
            </w:r>
          </w:p>
        </w:tc>
        <w:tc>
          <w:tcPr>
            <w:tcW w:w="963" w:type="dxa"/>
          </w:tcPr>
          <w:p w14:paraId="329238E1" w14:textId="77777777" w:rsidR="00F11079" w:rsidRPr="00314A8C" w:rsidRDefault="00F11079" w:rsidP="002D0E67">
            <w:pPr>
              <w:rPr>
                <w:rFonts w:cstheme="minorHAnsi"/>
              </w:rPr>
            </w:pPr>
            <w:r w:rsidRPr="00314A8C">
              <w:rPr>
                <w:rFonts w:cstheme="minorHAnsi"/>
              </w:rPr>
              <w:t>No</w:t>
            </w:r>
          </w:p>
        </w:tc>
        <w:tc>
          <w:tcPr>
            <w:tcW w:w="962" w:type="dxa"/>
          </w:tcPr>
          <w:p w14:paraId="2E9CE083" w14:textId="77777777" w:rsidR="00F11079" w:rsidRPr="00314A8C" w:rsidRDefault="00F11079" w:rsidP="002D0E67">
            <w:pPr>
              <w:rPr>
                <w:rFonts w:cstheme="minorHAnsi"/>
              </w:rPr>
            </w:pPr>
            <w:r>
              <w:rPr>
                <w:rFonts w:cstheme="minorHAnsi"/>
              </w:rPr>
              <w:t>Valori Alfabetici</w:t>
            </w:r>
          </w:p>
        </w:tc>
        <w:tc>
          <w:tcPr>
            <w:tcW w:w="963" w:type="dxa"/>
          </w:tcPr>
          <w:p w14:paraId="535DD416" w14:textId="77777777" w:rsidR="00F11079" w:rsidRPr="00314A8C" w:rsidRDefault="00F11079" w:rsidP="002D0E67">
            <w:pPr>
              <w:rPr>
                <w:rFonts w:cstheme="minorHAnsi"/>
                <w:lang w:val="it-IT"/>
              </w:rPr>
            </w:pPr>
            <w:r>
              <w:rPr>
                <w:rFonts w:cstheme="minorHAnsi"/>
                <w:lang w:val="it-IT"/>
              </w:rPr>
              <w:t xml:space="preserve"> </w:t>
            </w:r>
            <w:r w:rsidRPr="00CD04A2">
              <w:rPr>
                <w:rFonts w:cstheme="minorHAnsi"/>
                <w:lang w:val="it-IT"/>
              </w:rPr>
              <w:t>Nome” occupazione attuale</w:t>
            </w:r>
          </w:p>
        </w:tc>
        <w:tc>
          <w:tcPr>
            <w:tcW w:w="963" w:type="dxa"/>
          </w:tcPr>
          <w:p w14:paraId="519E294E" w14:textId="77777777" w:rsidR="00F11079" w:rsidRPr="00314A8C" w:rsidRDefault="00F11079" w:rsidP="002D0E67">
            <w:pPr>
              <w:rPr>
                <w:rFonts w:cstheme="minorHAnsi"/>
                <w:lang w:val="it-IT"/>
              </w:rPr>
            </w:pPr>
          </w:p>
        </w:tc>
        <w:tc>
          <w:tcPr>
            <w:tcW w:w="963" w:type="dxa"/>
          </w:tcPr>
          <w:p w14:paraId="3BA382F5" w14:textId="77777777" w:rsidR="00F11079" w:rsidRPr="00314A8C" w:rsidRDefault="00F11079" w:rsidP="002D0E67">
            <w:pPr>
              <w:rPr>
                <w:rFonts w:cstheme="minorHAnsi"/>
                <w:lang w:val="it-IT"/>
              </w:rPr>
            </w:pPr>
          </w:p>
        </w:tc>
        <w:tc>
          <w:tcPr>
            <w:tcW w:w="963" w:type="dxa"/>
          </w:tcPr>
          <w:p w14:paraId="0AE3C0E2" w14:textId="77777777" w:rsidR="00F11079" w:rsidRPr="00314A8C" w:rsidRDefault="00F11079" w:rsidP="002D0E67">
            <w:pPr>
              <w:rPr>
                <w:rFonts w:cstheme="minorHAnsi"/>
                <w:lang w:val="it-IT"/>
              </w:rPr>
            </w:pPr>
          </w:p>
        </w:tc>
      </w:tr>
      <w:tr w:rsidR="00F11079" w:rsidRPr="003E7153" w14:paraId="19AEE95B" w14:textId="77777777" w:rsidTr="002D0E67">
        <w:trPr>
          <w:trHeight w:val="986"/>
        </w:trPr>
        <w:tc>
          <w:tcPr>
            <w:tcW w:w="962" w:type="dxa"/>
          </w:tcPr>
          <w:p w14:paraId="54034502" w14:textId="77777777" w:rsidR="00F11079" w:rsidRPr="00314A8C" w:rsidRDefault="00F11079" w:rsidP="002D0E67">
            <w:pPr>
              <w:rPr>
                <w:rFonts w:cstheme="minorHAnsi"/>
              </w:rPr>
            </w:pPr>
            <w:r w:rsidRPr="00314A8C">
              <w:rPr>
                <w:rFonts w:cstheme="minorHAnsi"/>
              </w:rPr>
              <w:t>C43</w:t>
            </w:r>
          </w:p>
        </w:tc>
        <w:tc>
          <w:tcPr>
            <w:tcW w:w="963" w:type="dxa"/>
          </w:tcPr>
          <w:p w14:paraId="1C7B46DA" w14:textId="77777777" w:rsidR="00F11079" w:rsidRPr="00314A8C" w:rsidRDefault="00F11079" w:rsidP="002D0E67">
            <w:pPr>
              <w:rPr>
                <w:rFonts w:cstheme="minorHAnsi"/>
              </w:rPr>
            </w:pPr>
            <w:proofErr w:type="spellStart"/>
            <w:r w:rsidRPr="00314A8C">
              <w:rPr>
                <w:rFonts w:cstheme="minorHAnsi"/>
              </w:rPr>
              <w:t>Datore</w:t>
            </w:r>
            <w:proofErr w:type="spellEnd"/>
            <w:r w:rsidRPr="00314A8C">
              <w:rPr>
                <w:rFonts w:cstheme="minorHAnsi"/>
              </w:rPr>
              <w:t xml:space="preserve"> di </w:t>
            </w:r>
            <w:proofErr w:type="spellStart"/>
            <w:r w:rsidRPr="00314A8C">
              <w:rPr>
                <w:rFonts w:cstheme="minorHAnsi"/>
              </w:rPr>
              <w:t>lavoro</w:t>
            </w:r>
            <w:proofErr w:type="spellEnd"/>
          </w:p>
        </w:tc>
        <w:tc>
          <w:tcPr>
            <w:tcW w:w="963" w:type="dxa"/>
          </w:tcPr>
          <w:p w14:paraId="4059ECF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4E49C6A" w14:textId="77777777" w:rsidR="00F11079" w:rsidRPr="00314A8C" w:rsidRDefault="00F11079" w:rsidP="002D0E67">
            <w:pPr>
              <w:rPr>
                <w:rFonts w:cstheme="minorHAnsi"/>
              </w:rPr>
            </w:pPr>
            <w:r w:rsidRPr="00314A8C">
              <w:rPr>
                <w:rFonts w:cstheme="minorHAnsi"/>
              </w:rPr>
              <w:t>No</w:t>
            </w:r>
          </w:p>
        </w:tc>
        <w:tc>
          <w:tcPr>
            <w:tcW w:w="963" w:type="dxa"/>
          </w:tcPr>
          <w:p w14:paraId="615182CB" w14:textId="77777777" w:rsidR="00F11079" w:rsidRPr="00314A8C" w:rsidRDefault="00F11079" w:rsidP="002D0E67">
            <w:pPr>
              <w:rPr>
                <w:rFonts w:cstheme="minorHAnsi"/>
              </w:rPr>
            </w:pPr>
            <w:r w:rsidRPr="00314A8C">
              <w:rPr>
                <w:rFonts w:cstheme="minorHAnsi"/>
              </w:rPr>
              <w:t>No</w:t>
            </w:r>
          </w:p>
        </w:tc>
        <w:tc>
          <w:tcPr>
            <w:tcW w:w="962" w:type="dxa"/>
          </w:tcPr>
          <w:p w14:paraId="0F13A25B" w14:textId="77777777" w:rsidR="00F11079" w:rsidRPr="00314A8C" w:rsidRDefault="00F11079" w:rsidP="002D0E67">
            <w:pPr>
              <w:rPr>
                <w:rFonts w:cstheme="minorHAnsi"/>
              </w:rPr>
            </w:pPr>
            <w:r w:rsidRPr="00314A8C">
              <w:rPr>
                <w:rFonts w:cstheme="minorHAnsi"/>
              </w:rPr>
              <w:t xml:space="preserve"> </w:t>
            </w:r>
            <w:proofErr w:type="spellStart"/>
            <w:r>
              <w:rPr>
                <w:rFonts w:cstheme="minorHAnsi"/>
              </w:rPr>
              <w:t>Alfabetici</w:t>
            </w:r>
            <w:proofErr w:type="spellEnd"/>
          </w:p>
        </w:tc>
        <w:tc>
          <w:tcPr>
            <w:tcW w:w="963" w:type="dxa"/>
          </w:tcPr>
          <w:p w14:paraId="7F483327" w14:textId="77777777" w:rsidR="00F11079" w:rsidRPr="00314A8C" w:rsidRDefault="00F11079" w:rsidP="002D0E67">
            <w:pPr>
              <w:rPr>
                <w:rFonts w:cstheme="minorHAnsi"/>
                <w:lang w:val="it-IT"/>
              </w:rPr>
            </w:pPr>
            <w:r>
              <w:rPr>
                <w:rFonts w:cstheme="minorHAnsi"/>
                <w:lang w:val="it-IT"/>
              </w:rPr>
              <w:t xml:space="preserve"> “Nome” e “Cognome” datore di lavoro</w:t>
            </w:r>
          </w:p>
        </w:tc>
        <w:tc>
          <w:tcPr>
            <w:tcW w:w="963" w:type="dxa"/>
          </w:tcPr>
          <w:p w14:paraId="0FDF64EB" w14:textId="77777777" w:rsidR="00F11079" w:rsidRPr="00314A8C" w:rsidRDefault="00F11079" w:rsidP="002D0E67">
            <w:pPr>
              <w:rPr>
                <w:rFonts w:cstheme="minorHAnsi"/>
                <w:lang w:val="it-IT"/>
              </w:rPr>
            </w:pPr>
          </w:p>
        </w:tc>
        <w:tc>
          <w:tcPr>
            <w:tcW w:w="963" w:type="dxa"/>
          </w:tcPr>
          <w:p w14:paraId="082F47B1" w14:textId="77777777" w:rsidR="00F11079" w:rsidRPr="00314A8C" w:rsidRDefault="00F11079" w:rsidP="002D0E67">
            <w:pPr>
              <w:rPr>
                <w:rFonts w:cstheme="minorHAnsi"/>
                <w:lang w:val="it-IT"/>
              </w:rPr>
            </w:pPr>
          </w:p>
        </w:tc>
        <w:tc>
          <w:tcPr>
            <w:tcW w:w="963" w:type="dxa"/>
          </w:tcPr>
          <w:p w14:paraId="18DE0D3F" w14:textId="77777777" w:rsidR="00F11079" w:rsidRPr="00314A8C" w:rsidRDefault="00F11079" w:rsidP="002D0E67">
            <w:pPr>
              <w:rPr>
                <w:rFonts w:cstheme="minorHAnsi"/>
                <w:lang w:val="it-IT"/>
              </w:rPr>
            </w:pPr>
          </w:p>
        </w:tc>
      </w:tr>
      <w:tr w:rsidR="00F11079" w:rsidRPr="0049723A" w14:paraId="457DBB8E" w14:textId="77777777" w:rsidTr="002D0E67">
        <w:trPr>
          <w:trHeight w:val="986"/>
        </w:trPr>
        <w:tc>
          <w:tcPr>
            <w:tcW w:w="962" w:type="dxa"/>
          </w:tcPr>
          <w:p w14:paraId="663AF5C3" w14:textId="77777777" w:rsidR="00F11079" w:rsidRPr="00314A8C" w:rsidRDefault="00F11079" w:rsidP="002D0E67">
            <w:pPr>
              <w:rPr>
                <w:rFonts w:cstheme="minorHAnsi"/>
              </w:rPr>
            </w:pPr>
            <w:r w:rsidRPr="00314A8C">
              <w:rPr>
                <w:rFonts w:cstheme="minorHAnsi"/>
              </w:rPr>
              <w:t>C44</w:t>
            </w:r>
          </w:p>
        </w:tc>
        <w:tc>
          <w:tcPr>
            <w:tcW w:w="963" w:type="dxa"/>
          </w:tcPr>
          <w:p w14:paraId="7EF33265" w14:textId="77777777" w:rsidR="00F11079" w:rsidRPr="00314A8C" w:rsidRDefault="00F11079" w:rsidP="002D0E67">
            <w:pPr>
              <w:rPr>
                <w:rFonts w:cstheme="minorHAnsi"/>
              </w:rPr>
            </w:pPr>
            <w:r w:rsidRPr="00314A8C">
              <w:rPr>
                <w:rFonts w:cstheme="minorHAnsi"/>
              </w:rPr>
              <w:t xml:space="preserve">Provincia </w:t>
            </w:r>
            <w:proofErr w:type="spellStart"/>
            <w:r w:rsidRPr="00314A8C">
              <w:rPr>
                <w:rFonts w:cstheme="minorHAnsi"/>
              </w:rPr>
              <w:t>residenza</w:t>
            </w:r>
            <w:proofErr w:type="spellEnd"/>
          </w:p>
        </w:tc>
        <w:tc>
          <w:tcPr>
            <w:tcW w:w="963" w:type="dxa"/>
          </w:tcPr>
          <w:p w14:paraId="52E156DC"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9CE0DAA" w14:textId="77777777" w:rsidR="00F11079" w:rsidRPr="00314A8C" w:rsidRDefault="00F11079" w:rsidP="002D0E67">
            <w:pPr>
              <w:rPr>
                <w:rFonts w:cstheme="minorHAnsi"/>
              </w:rPr>
            </w:pPr>
            <w:r w:rsidRPr="00314A8C">
              <w:rPr>
                <w:rFonts w:cstheme="minorHAnsi"/>
              </w:rPr>
              <w:t>No</w:t>
            </w:r>
          </w:p>
        </w:tc>
        <w:tc>
          <w:tcPr>
            <w:tcW w:w="963" w:type="dxa"/>
          </w:tcPr>
          <w:p w14:paraId="60EF0122" w14:textId="77777777" w:rsidR="00F11079" w:rsidRPr="00314A8C" w:rsidRDefault="00F11079" w:rsidP="002D0E67">
            <w:pPr>
              <w:rPr>
                <w:rFonts w:cstheme="minorHAnsi"/>
              </w:rPr>
            </w:pPr>
            <w:r w:rsidRPr="00314A8C">
              <w:rPr>
                <w:rFonts w:cstheme="minorHAnsi"/>
              </w:rPr>
              <w:t>No</w:t>
            </w:r>
          </w:p>
        </w:tc>
        <w:tc>
          <w:tcPr>
            <w:tcW w:w="962" w:type="dxa"/>
          </w:tcPr>
          <w:p w14:paraId="4C0B4F0A"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68E41CBB" w14:textId="77777777" w:rsidR="00F11079" w:rsidRPr="00314A8C" w:rsidRDefault="00F11079" w:rsidP="002D0E67">
            <w:pPr>
              <w:rPr>
                <w:rFonts w:cstheme="minorHAnsi"/>
                <w:lang w:val="it-IT"/>
              </w:rPr>
            </w:pPr>
            <w:r w:rsidRPr="00314A8C">
              <w:rPr>
                <w:rFonts w:cstheme="minorHAnsi"/>
                <w:lang w:val="it-IT"/>
              </w:rPr>
              <w:t>“Nome” provincia di residenza</w:t>
            </w:r>
          </w:p>
        </w:tc>
        <w:tc>
          <w:tcPr>
            <w:tcW w:w="963" w:type="dxa"/>
          </w:tcPr>
          <w:p w14:paraId="122F1391" w14:textId="77777777" w:rsidR="00F11079" w:rsidRPr="00314A8C" w:rsidRDefault="00F11079" w:rsidP="002D0E67">
            <w:pPr>
              <w:rPr>
                <w:rFonts w:cstheme="minorHAnsi"/>
                <w:lang w:val="it-IT"/>
              </w:rPr>
            </w:pPr>
          </w:p>
        </w:tc>
        <w:tc>
          <w:tcPr>
            <w:tcW w:w="963" w:type="dxa"/>
          </w:tcPr>
          <w:p w14:paraId="330E6F27" w14:textId="77777777" w:rsidR="00F11079" w:rsidRPr="00314A8C" w:rsidRDefault="00F11079" w:rsidP="002D0E67">
            <w:pPr>
              <w:rPr>
                <w:rFonts w:cstheme="minorHAnsi"/>
                <w:lang w:val="it-IT"/>
              </w:rPr>
            </w:pPr>
          </w:p>
        </w:tc>
        <w:tc>
          <w:tcPr>
            <w:tcW w:w="963" w:type="dxa"/>
          </w:tcPr>
          <w:p w14:paraId="4BCAFDF7" w14:textId="77777777" w:rsidR="00F11079" w:rsidRPr="00314A8C" w:rsidRDefault="00F11079" w:rsidP="002D0E67">
            <w:pPr>
              <w:rPr>
                <w:rFonts w:cstheme="minorHAnsi"/>
                <w:lang w:val="it-IT"/>
              </w:rPr>
            </w:pPr>
          </w:p>
        </w:tc>
      </w:tr>
      <w:tr w:rsidR="00F11079" w:rsidRPr="003E7153" w14:paraId="279BF8B5" w14:textId="77777777" w:rsidTr="002D0E67">
        <w:trPr>
          <w:trHeight w:val="1599"/>
        </w:trPr>
        <w:tc>
          <w:tcPr>
            <w:tcW w:w="962" w:type="dxa"/>
            <w:hideMark/>
          </w:tcPr>
          <w:p w14:paraId="039113BA" w14:textId="77777777" w:rsidR="00F11079" w:rsidRPr="00314A8C" w:rsidRDefault="00F11079" w:rsidP="002D0E67">
            <w:pPr>
              <w:rPr>
                <w:rFonts w:cstheme="minorHAnsi"/>
              </w:rPr>
            </w:pPr>
            <w:r w:rsidRPr="00314A8C">
              <w:rPr>
                <w:rFonts w:cstheme="minorHAnsi"/>
              </w:rPr>
              <w:t>C45</w:t>
            </w:r>
          </w:p>
        </w:tc>
        <w:tc>
          <w:tcPr>
            <w:tcW w:w="963" w:type="dxa"/>
          </w:tcPr>
          <w:p w14:paraId="6FAE7194" w14:textId="77777777" w:rsidR="00F11079" w:rsidRPr="00314A8C" w:rsidRDefault="00F11079" w:rsidP="002D0E67">
            <w:pPr>
              <w:rPr>
                <w:rFonts w:cstheme="minorHAnsi"/>
              </w:rPr>
            </w:pPr>
            <w:proofErr w:type="spellStart"/>
            <w:r w:rsidRPr="00314A8C">
              <w:rPr>
                <w:rFonts w:cstheme="minorHAnsi"/>
              </w:rPr>
              <w:t>Numero</w:t>
            </w:r>
            <w:proofErr w:type="spellEnd"/>
            <w:r w:rsidRPr="00314A8C">
              <w:rPr>
                <w:rFonts w:cstheme="minorHAnsi"/>
              </w:rPr>
              <w:t xml:space="preserve"> </w:t>
            </w:r>
            <w:proofErr w:type="spellStart"/>
            <w:r w:rsidRPr="00314A8C">
              <w:rPr>
                <w:rFonts w:cstheme="minorHAnsi"/>
              </w:rPr>
              <w:t>civico</w:t>
            </w:r>
            <w:proofErr w:type="spellEnd"/>
          </w:p>
        </w:tc>
        <w:tc>
          <w:tcPr>
            <w:tcW w:w="963" w:type="dxa"/>
          </w:tcPr>
          <w:p w14:paraId="12481EA6"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3CC7EB9" w14:textId="77777777" w:rsidR="00F11079" w:rsidRPr="00314A8C" w:rsidRDefault="00F11079" w:rsidP="002D0E67">
            <w:pPr>
              <w:rPr>
                <w:rFonts w:cstheme="minorHAnsi"/>
              </w:rPr>
            </w:pPr>
            <w:r w:rsidRPr="00314A8C">
              <w:rPr>
                <w:rFonts w:cstheme="minorHAnsi"/>
              </w:rPr>
              <w:t>No</w:t>
            </w:r>
          </w:p>
        </w:tc>
        <w:tc>
          <w:tcPr>
            <w:tcW w:w="963" w:type="dxa"/>
          </w:tcPr>
          <w:p w14:paraId="072676CC" w14:textId="77777777" w:rsidR="00F11079" w:rsidRPr="00314A8C" w:rsidRDefault="00F11079" w:rsidP="002D0E67">
            <w:pPr>
              <w:rPr>
                <w:rFonts w:cstheme="minorHAnsi"/>
              </w:rPr>
            </w:pPr>
            <w:r w:rsidRPr="00314A8C">
              <w:rPr>
                <w:rFonts w:cstheme="minorHAnsi"/>
              </w:rPr>
              <w:t>No</w:t>
            </w:r>
          </w:p>
        </w:tc>
        <w:tc>
          <w:tcPr>
            <w:tcW w:w="962" w:type="dxa"/>
          </w:tcPr>
          <w:p w14:paraId="69A81FB0" w14:textId="77777777" w:rsidR="00F11079" w:rsidRPr="00314A8C" w:rsidRDefault="00F11079" w:rsidP="002D0E67">
            <w:pPr>
              <w:rPr>
                <w:rFonts w:cstheme="minorHAnsi"/>
                <w:lang w:val="it-IT"/>
              </w:rPr>
            </w:pPr>
            <w:r w:rsidRPr="00314A8C">
              <w:rPr>
                <w:rFonts w:cstheme="minorHAnsi"/>
                <w:lang w:val="it-IT"/>
              </w:rPr>
              <w:t>Alfa-numerici</w:t>
            </w:r>
          </w:p>
        </w:tc>
        <w:tc>
          <w:tcPr>
            <w:tcW w:w="963" w:type="dxa"/>
          </w:tcPr>
          <w:p w14:paraId="71D489E3" w14:textId="77777777" w:rsidR="00F11079" w:rsidRPr="00314A8C" w:rsidRDefault="00F11079" w:rsidP="002D0E67">
            <w:pPr>
              <w:rPr>
                <w:rFonts w:cstheme="minorHAnsi"/>
                <w:lang w:val="it-IT"/>
              </w:rPr>
            </w:pPr>
            <w:r w:rsidRPr="00314A8C">
              <w:rPr>
                <w:rFonts w:cstheme="minorHAnsi"/>
                <w:lang w:val="it-IT"/>
              </w:rPr>
              <w:t xml:space="preserve">Numero con massimo </w:t>
            </w:r>
            <w:proofErr w:type="gramStart"/>
            <w:r w:rsidRPr="00314A8C">
              <w:rPr>
                <w:rFonts w:cstheme="minorHAnsi"/>
                <w:lang w:val="it-IT"/>
              </w:rPr>
              <w:t>5</w:t>
            </w:r>
            <w:proofErr w:type="gramEnd"/>
            <w:r w:rsidRPr="00314A8C">
              <w:rPr>
                <w:rFonts w:cstheme="minorHAnsi"/>
                <w:lang w:val="it-IT"/>
              </w:rPr>
              <w:t xml:space="preserve"> cifre, con ammesse lettere opzionali e caratteri speciali</w:t>
            </w:r>
          </w:p>
        </w:tc>
        <w:tc>
          <w:tcPr>
            <w:tcW w:w="963" w:type="dxa"/>
          </w:tcPr>
          <w:p w14:paraId="01BAB956" w14:textId="77777777" w:rsidR="00F11079" w:rsidRPr="00314A8C" w:rsidRDefault="00F11079" w:rsidP="002D0E67">
            <w:pPr>
              <w:rPr>
                <w:rFonts w:cstheme="minorHAnsi"/>
                <w:lang w:val="it-IT"/>
              </w:rPr>
            </w:pPr>
          </w:p>
        </w:tc>
        <w:tc>
          <w:tcPr>
            <w:tcW w:w="963" w:type="dxa"/>
          </w:tcPr>
          <w:p w14:paraId="7364D30F" w14:textId="77777777" w:rsidR="00F11079" w:rsidRPr="00314A8C" w:rsidRDefault="00F11079" w:rsidP="002D0E67">
            <w:pPr>
              <w:rPr>
                <w:rFonts w:cstheme="minorHAnsi"/>
                <w:lang w:val="it-IT"/>
              </w:rPr>
            </w:pPr>
          </w:p>
        </w:tc>
        <w:tc>
          <w:tcPr>
            <w:tcW w:w="963" w:type="dxa"/>
          </w:tcPr>
          <w:p w14:paraId="7E01D6D7" w14:textId="77777777" w:rsidR="00F11079" w:rsidRPr="00314A8C" w:rsidRDefault="00F11079" w:rsidP="002D0E67">
            <w:pPr>
              <w:rPr>
                <w:rFonts w:cstheme="minorHAnsi"/>
                <w:lang w:val="it-IT"/>
              </w:rPr>
            </w:pPr>
          </w:p>
        </w:tc>
      </w:tr>
      <w:tr w:rsidR="00F11079" w:rsidRPr="003E7153" w14:paraId="0CBEBCCD" w14:textId="77777777" w:rsidTr="002D0E67">
        <w:trPr>
          <w:trHeight w:val="789"/>
        </w:trPr>
        <w:tc>
          <w:tcPr>
            <w:tcW w:w="962" w:type="dxa"/>
          </w:tcPr>
          <w:p w14:paraId="25A1024F" w14:textId="77777777" w:rsidR="00F11079" w:rsidRPr="00314A8C" w:rsidRDefault="00F11079" w:rsidP="002D0E67">
            <w:pPr>
              <w:rPr>
                <w:rFonts w:cstheme="minorHAnsi"/>
              </w:rPr>
            </w:pPr>
            <w:r w:rsidRPr="00314A8C">
              <w:rPr>
                <w:rFonts w:cstheme="minorHAnsi"/>
              </w:rPr>
              <w:t>C46</w:t>
            </w:r>
          </w:p>
        </w:tc>
        <w:tc>
          <w:tcPr>
            <w:tcW w:w="963" w:type="dxa"/>
          </w:tcPr>
          <w:p w14:paraId="2CE26046" w14:textId="77777777" w:rsidR="00F11079" w:rsidRPr="00314A8C" w:rsidRDefault="00F11079" w:rsidP="002D0E67">
            <w:pPr>
              <w:rPr>
                <w:rFonts w:cstheme="minorHAnsi"/>
                <w:lang w:val="it-IT"/>
              </w:rPr>
            </w:pPr>
            <w:r>
              <w:rPr>
                <w:rFonts w:cstheme="minorHAnsi"/>
                <w:lang w:val="it-IT"/>
              </w:rPr>
              <w:t xml:space="preserve"> </w:t>
            </w:r>
            <w:r>
              <w:rPr>
                <w:lang w:val="it-IT"/>
              </w:rPr>
              <w:t xml:space="preserve">“Presenza informazione </w:t>
            </w:r>
            <w:proofErr w:type="spellStart"/>
            <w:r>
              <w:rPr>
                <w:lang w:val="it-IT"/>
              </w:rPr>
              <w:t>Pep</w:t>
            </w:r>
            <w:proofErr w:type="spellEnd"/>
            <w:r>
              <w:rPr>
                <w:lang w:val="it-IT"/>
              </w:rPr>
              <w:t>/Crime/</w:t>
            </w:r>
            <w:proofErr w:type="spellStart"/>
            <w:r>
              <w:rPr>
                <w:lang w:val="it-IT"/>
              </w:rPr>
              <w:t>Aml</w:t>
            </w:r>
            <w:proofErr w:type="spellEnd"/>
            <w:r>
              <w:rPr>
                <w:lang w:val="it-IT"/>
              </w:rPr>
              <w:t>”</w:t>
            </w:r>
          </w:p>
        </w:tc>
        <w:tc>
          <w:tcPr>
            <w:tcW w:w="963" w:type="dxa"/>
          </w:tcPr>
          <w:p w14:paraId="03943387" w14:textId="77777777" w:rsidR="00F11079" w:rsidRPr="00314A8C" w:rsidRDefault="00F11079" w:rsidP="002D0E67">
            <w:pPr>
              <w:rPr>
                <w:rFonts w:cstheme="minorHAnsi"/>
                <w:lang w:val="it-IT"/>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7896A34" w14:textId="77777777" w:rsidR="00F11079" w:rsidRPr="00314A8C" w:rsidRDefault="00F11079" w:rsidP="002D0E67">
            <w:pPr>
              <w:rPr>
                <w:rFonts w:cstheme="minorHAnsi"/>
                <w:lang w:val="it-IT"/>
              </w:rPr>
            </w:pPr>
            <w:r w:rsidRPr="00314A8C">
              <w:rPr>
                <w:rFonts w:cstheme="minorHAnsi"/>
              </w:rPr>
              <w:t>No</w:t>
            </w:r>
          </w:p>
        </w:tc>
        <w:tc>
          <w:tcPr>
            <w:tcW w:w="963" w:type="dxa"/>
          </w:tcPr>
          <w:p w14:paraId="1DBC3485" w14:textId="77777777" w:rsidR="00F11079" w:rsidRPr="00314A8C" w:rsidRDefault="00F11079" w:rsidP="002D0E67">
            <w:pPr>
              <w:rPr>
                <w:rFonts w:cstheme="minorHAnsi"/>
                <w:lang w:val="it-IT"/>
              </w:rPr>
            </w:pPr>
            <w:r w:rsidRPr="00314A8C">
              <w:rPr>
                <w:rFonts w:cstheme="minorHAnsi"/>
              </w:rPr>
              <w:t>No</w:t>
            </w:r>
          </w:p>
        </w:tc>
        <w:tc>
          <w:tcPr>
            <w:tcW w:w="962" w:type="dxa"/>
          </w:tcPr>
          <w:p w14:paraId="58378DCF" w14:textId="77777777" w:rsidR="00F11079" w:rsidRPr="00314A8C" w:rsidRDefault="00F11079" w:rsidP="002D0E67">
            <w:pPr>
              <w:rPr>
                <w:rFonts w:cstheme="minorHAnsi"/>
                <w:lang w:val="it-IT"/>
              </w:rPr>
            </w:pPr>
            <w:r w:rsidRPr="00314A8C">
              <w:rPr>
                <w:rFonts w:cstheme="minorHAnsi"/>
                <w:lang w:val="it-IT"/>
              </w:rPr>
              <w:t>Lista valori</w:t>
            </w:r>
          </w:p>
        </w:tc>
        <w:tc>
          <w:tcPr>
            <w:tcW w:w="963" w:type="dxa"/>
          </w:tcPr>
          <w:p w14:paraId="66482094" w14:textId="77777777" w:rsidR="00F11079" w:rsidRPr="00314A8C" w:rsidRDefault="00F11079" w:rsidP="002D0E67">
            <w:pPr>
              <w:rPr>
                <w:rFonts w:cstheme="minorHAnsi"/>
                <w:lang w:val="it-IT"/>
              </w:rPr>
            </w:pPr>
            <w:r w:rsidRPr="00314A8C">
              <w:rPr>
                <w:rFonts w:cstheme="minorHAnsi"/>
                <w:lang w:val="it-IT"/>
              </w:rPr>
              <w:t>“Conforme”, “Non conforme”</w:t>
            </w:r>
            <w:r>
              <w:rPr>
                <w:rFonts w:cstheme="minorHAnsi"/>
                <w:lang w:val="it-IT"/>
              </w:rPr>
              <w:t>, “Non verificabile”, “N/A</w:t>
            </w:r>
            <w:r w:rsidRPr="00314A8C">
              <w:rPr>
                <w:rFonts w:cstheme="minorHAnsi"/>
                <w:lang w:val="it-IT"/>
              </w:rPr>
              <w:t>”</w:t>
            </w:r>
          </w:p>
        </w:tc>
        <w:tc>
          <w:tcPr>
            <w:tcW w:w="963" w:type="dxa"/>
          </w:tcPr>
          <w:p w14:paraId="7816BA8F" w14:textId="77777777" w:rsidR="00F11079" w:rsidRPr="00314A8C" w:rsidRDefault="00F11079" w:rsidP="002D0E67">
            <w:pPr>
              <w:rPr>
                <w:rFonts w:cstheme="minorHAnsi"/>
                <w:lang w:val="it-IT"/>
              </w:rPr>
            </w:pPr>
          </w:p>
        </w:tc>
        <w:tc>
          <w:tcPr>
            <w:tcW w:w="963" w:type="dxa"/>
          </w:tcPr>
          <w:p w14:paraId="1AFFF643" w14:textId="77777777" w:rsidR="00F11079" w:rsidRPr="00314A8C" w:rsidRDefault="00F11079" w:rsidP="002D0E67">
            <w:pPr>
              <w:rPr>
                <w:rFonts w:cstheme="minorHAnsi"/>
                <w:lang w:val="it-IT"/>
              </w:rPr>
            </w:pPr>
          </w:p>
        </w:tc>
        <w:tc>
          <w:tcPr>
            <w:tcW w:w="963" w:type="dxa"/>
          </w:tcPr>
          <w:p w14:paraId="68973AFC" w14:textId="77777777" w:rsidR="00F11079" w:rsidRPr="00314A8C" w:rsidRDefault="00F11079" w:rsidP="002D0E67">
            <w:pPr>
              <w:rPr>
                <w:rFonts w:cstheme="minorHAnsi"/>
                <w:lang w:val="it-IT"/>
              </w:rPr>
            </w:pPr>
          </w:p>
        </w:tc>
      </w:tr>
      <w:tr w:rsidR="00F11079" w:rsidRPr="00D37399" w14:paraId="6A2741A7" w14:textId="77777777" w:rsidTr="002D0E67">
        <w:trPr>
          <w:trHeight w:val="789"/>
        </w:trPr>
        <w:tc>
          <w:tcPr>
            <w:tcW w:w="962" w:type="dxa"/>
            <w:hideMark/>
          </w:tcPr>
          <w:p w14:paraId="0C5DC37E" w14:textId="77777777" w:rsidR="00F11079" w:rsidRPr="00314A8C" w:rsidRDefault="00F11079" w:rsidP="002D0E67">
            <w:pPr>
              <w:rPr>
                <w:rFonts w:cstheme="minorHAnsi"/>
              </w:rPr>
            </w:pPr>
            <w:r w:rsidRPr="00314A8C">
              <w:rPr>
                <w:rFonts w:cstheme="minorHAnsi"/>
              </w:rPr>
              <w:t>C47</w:t>
            </w:r>
          </w:p>
        </w:tc>
        <w:tc>
          <w:tcPr>
            <w:tcW w:w="963" w:type="dxa"/>
          </w:tcPr>
          <w:p w14:paraId="04216309" w14:textId="77777777" w:rsidR="00F11079" w:rsidRPr="00314A8C" w:rsidRDefault="00F11079" w:rsidP="002D0E67">
            <w:pPr>
              <w:rPr>
                <w:rFonts w:cstheme="minorHAnsi"/>
              </w:rPr>
            </w:pPr>
            <w:proofErr w:type="spellStart"/>
            <w:r w:rsidRPr="00314A8C">
              <w:rPr>
                <w:rFonts w:cstheme="minorHAnsi"/>
              </w:rPr>
              <w:t>Cognome</w:t>
            </w:r>
            <w:proofErr w:type="spellEnd"/>
          </w:p>
        </w:tc>
        <w:tc>
          <w:tcPr>
            <w:tcW w:w="963" w:type="dxa"/>
          </w:tcPr>
          <w:p w14:paraId="0FE114D5"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8E8EA92" w14:textId="77777777" w:rsidR="00F11079" w:rsidRPr="00314A8C" w:rsidRDefault="00F11079" w:rsidP="002D0E67">
            <w:pPr>
              <w:rPr>
                <w:rFonts w:cstheme="minorHAnsi"/>
              </w:rPr>
            </w:pPr>
            <w:r w:rsidRPr="00314A8C">
              <w:rPr>
                <w:rFonts w:cstheme="minorHAnsi"/>
              </w:rPr>
              <w:t>No</w:t>
            </w:r>
          </w:p>
        </w:tc>
        <w:tc>
          <w:tcPr>
            <w:tcW w:w="963" w:type="dxa"/>
          </w:tcPr>
          <w:p w14:paraId="2A7BCFE9"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6AE3F48F"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462A06C3" w14:textId="77777777" w:rsidR="00F11079" w:rsidRPr="00314A8C" w:rsidRDefault="00F11079" w:rsidP="002D0E67">
            <w:pPr>
              <w:rPr>
                <w:rFonts w:cstheme="minorHAnsi"/>
                <w:lang w:val="it-IT"/>
              </w:rPr>
            </w:pPr>
            <w:r w:rsidRPr="00314A8C">
              <w:rPr>
                <w:rFonts w:cstheme="minorHAnsi"/>
                <w:lang w:val="it-IT"/>
              </w:rPr>
              <w:t>“Cognome” richiedente</w:t>
            </w:r>
          </w:p>
        </w:tc>
        <w:tc>
          <w:tcPr>
            <w:tcW w:w="963" w:type="dxa"/>
          </w:tcPr>
          <w:p w14:paraId="55524792" w14:textId="77777777" w:rsidR="00F11079" w:rsidRPr="00314A8C" w:rsidRDefault="00F11079" w:rsidP="002D0E67">
            <w:pPr>
              <w:rPr>
                <w:rFonts w:cstheme="minorHAnsi"/>
                <w:lang w:val="it-IT"/>
              </w:rPr>
            </w:pPr>
          </w:p>
        </w:tc>
        <w:tc>
          <w:tcPr>
            <w:tcW w:w="963" w:type="dxa"/>
          </w:tcPr>
          <w:p w14:paraId="509098FC" w14:textId="77777777" w:rsidR="00F11079" w:rsidRPr="00314A8C" w:rsidRDefault="00F11079" w:rsidP="002D0E67">
            <w:pPr>
              <w:rPr>
                <w:rFonts w:cstheme="minorHAnsi"/>
                <w:lang w:val="it-IT"/>
              </w:rPr>
            </w:pPr>
          </w:p>
        </w:tc>
        <w:tc>
          <w:tcPr>
            <w:tcW w:w="963" w:type="dxa"/>
          </w:tcPr>
          <w:p w14:paraId="5649D96E" w14:textId="77777777" w:rsidR="00F11079" w:rsidRPr="00314A8C" w:rsidRDefault="00F11079" w:rsidP="002D0E67">
            <w:pPr>
              <w:rPr>
                <w:rFonts w:cstheme="minorHAnsi"/>
                <w:lang w:val="it-IT"/>
              </w:rPr>
            </w:pPr>
          </w:p>
        </w:tc>
      </w:tr>
      <w:tr w:rsidR="00F11079" w:rsidRPr="0049723A" w14:paraId="5CF20444" w14:textId="77777777" w:rsidTr="002D0E67">
        <w:trPr>
          <w:trHeight w:val="986"/>
        </w:trPr>
        <w:tc>
          <w:tcPr>
            <w:tcW w:w="962" w:type="dxa"/>
            <w:hideMark/>
          </w:tcPr>
          <w:p w14:paraId="7F0E84B2" w14:textId="77777777" w:rsidR="00F11079" w:rsidRPr="00314A8C" w:rsidRDefault="00F11079" w:rsidP="002D0E67">
            <w:pPr>
              <w:rPr>
                <w:rFonts w:cstheme="minorHAnsi"/>
              </w:rPr>
            </w:pPr>
            <w:r w:rsidRPr="00314A8C">
              <w:rPr>
                <w:rFonts w:cstheme="minorHAnsi"/>
              </w:rPr>
              <w:t>C48</w:t>
            </w:r>
          </w:p>
        </w:tc>
        <w:tc>
          <w:tcPr>
            <w:tcW w:w="963" w:type="dxa"/>
          </w:tcPr>
          <w:p w14:paraId="6B05A97B" w14:textId="77777777" w:rsidR="00F11079" w:rsidRPr="00314A8C" w:rsidRDefault="00F11079" w:rsidP="002D0E67">
            <w:pPr>
              <w:rPr>
                <w:rFonts w:cstheme="minorHAnsi"/>
              </w:rPr>
            </w:pPr>
            <w:r w:rsidRPr="00314A8C">
              <w:rPr>
                <w:rFonts w:cstheme="minorHAnsi"/>
              </w:rPr>
              <w:t>Sesso</w:t>
            </w:r>
          </w:p>
        </w:tc>
        <w:tc>
          <w:tcPr>
            <w:tcW w:w="963" w:type="dxa"/>
          </w:tcPr>
          <w:p w14:paraId="5343C799"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A4D126B" w14:textId="77777777" w:rsidR="00F11079" w:rsidRPr="00314A8C" w:rsidRDefault="00F11079" w:rsidP="002D0E67">
            <w:pPr>
              <w:rPr>
                <w:rFonts w:cstheme="minorHAnsi"/>
              </w:rPr>
            </w:pPr>
            <w:r w:rsidRPr="00314A8C">
              <w:rPr>
                <w:rFonts w:cstheme="minorHAnsi"/>
              </w:rPr>
              <w:t>No</w:t>
            </w:r>
          </w:p>
        </w:tc>
        <w:tc>
          <w:tcPr>
            <w:tcW w:w="963" w:type="dxa"/>
          </w:tcPr>
          <w:p w14:paraId="29C88AE8"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0D85BFAD"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5F16F7B5" w14:textId="77777777" w:rsidR="00F11079" w:rsidRPr="00314A8C" w:rsidRDefault="00F11079" w:rsidP="002D0E67">
            <w:pPr>
              <w:rPr>
                <w:rFonts w:cstheme="minorHAnsi"/>
                <w:lang w:val="it-IT"/>
              </w:rPr>
            </w:pPr>
            <w:r w:rsidRPr="00314A8C">
              <w:rPr>
                <w:rFonts w:cstheme="minorHAnsi"/>
                <w:lang w:val="it-IT"/>
              </w:rPr>
              <w:t>“F”, “M”</w:t>
            </w:r>
            <w:proofErr w:type="gramStart"/>
            <w:r w:rsidRPr="00314A8C">
              <w:rPr>
                <w:rFonts w:cstheme="minorHAnsi"/>
                <w:lang w:val="it-IT"/>
              </w:rPr>
              <w:t xml:space="preserve">, </w:t>
            </w:r>
            <w:r>
              <w:rPr>
                <w:rFonts w:cstheme="minorHAnsi"/>
                <w:lang w:val="it-IT"/>
              </w:rPr>
              <w:t>,</w:t>
            </w:r>
            <w:proofErr w:type="gramEnd"/>
            <w:r>
              <w:rPr>
                <w:rFonts w:cstheme="minorHAnsi"/>
                <w:lang w:val="it-IT"/>
              </w:rPr>
              <w:t xml:space="preserve"> “N/A”</w:t>
            </w:r>
          </w:p>
        </w:tc>
        <w:tc>
          <w:tcPr>
            <w:tcW w:w="963" w:type="dxa"/>
          </w:tcPr>
          <w:p w14:paraId="0F29CCDF" w14:textId="77777777" w:rsidR="00F11079" w:rsidRPr="00314A8C" w:rsidRDefault="00F11079" w:rsidP="002D0E67">
            <w:pPr>
              <w:rPr>
                <w:rFonts w:cstheme="minorHAnsi"/>
                <w:lang w:val="it-IT"/>
              </w:rPr>
            </w:pPr>
          </w:p>
        </w:tc>
        <w:tc>
          <w:tcPr>
            <w:tcW w:w="963" w:type="dxa"/>
          </w:tcPr>
          <w:p w14:paraId="51A552FD" w14:textId="77777777" w:rsidR="00F11079" w:rsidRPr="00314A8C" w:rsidRDefault="00F11079" w:rsidP="002D0E67">
            <w:pPr>
              <w:rPr>
                <w:rFonts w:cstheme="minorHAnsi"/>
                <w:lang w:val="it-IT"/>
              </w:rPr>
            </w:pPr>
          </w:p>
        </w:tc>
        <w:tc>
          <w:tcPr>
            <w:tcW w:w="963" w:type="dxa"/>
          </w:tcPr>
          <w:p w14:paraId="4E6D94CB" w14:textId="77777777" w:rsidR="00F11079" w:rsidRPr="00314A8C" w:rsidRDefault="00F11079" w:rsidP="002D0E67">
            <w:pPr>
              <w:rPr>
                <w:rFonts w:cstheme="minorHAnsi"/>
                <w:lang w:val="it-IT"/>
              </w:rPr>
            </w:pPr>
          </w:p>
        </w:tc>
      </w:tr>
      <w:tr w:rsidR="00F11079" w:rsidRPr="00162E0E" w14:paraId="40FBC829" w14:textId="77777777" w:rsidTr="002D0E67">
        <w:trPr>
          <w:trHeight w:val="986"/>
        </w:trPr>
        <w:tc>
          <w:tcPr>
            <w:tcW w:w="962" w:type="dxa"/>
            <w:hideMark/>
          </w:tcPr>
          <w:p w14:paraId="4B9A7A59" w14:textId="77777777" w:rsidR="00F11079" w:rsidRPr="00314A8C" w:rsidRDefault="00F11079" w:rsidP="002D0E67">
            <w:pPr>
              <w:rPr>
                <w:rFonts w:cstheme="minorHAnsi"/>
              </w:rPr>
            </w:pPr>
            <w:r w:rsidRPr="00314A8C">
              <w:rPr>
                <w:rFonts w:cstheme="minorHAnsi"/>
              </w:rPr>
              <w:t>C50</w:t>
            </w:r>
          </w:p>
        </w:tc>
        <w:tc>
          <w:tcPr>
            <w:tcW w:w="963" w:type="dxa"/>
          </w:tcPr>
          <w:p w14:paraId="0054736A" w14:textId="77777777" w:rsidR="00F11079" w:rsidRPr="00314A8C" w:rsidRDefault="00F11079" w:rsidP="002D0E67">
            <w:pPr>
              <w:rPr>
                <w:rFonts w:cstheme="minorHAnsi"/>
              </w:rPr>
            </w:pPr>
            <w:r w:rsidRPr="00314A8C">
              <w:rPr>
                <w:rFonts w:cstheme="minorHAnsi"/>
              </w:rPr>
              <w:t xml:space="preserve">Stato di </w:t>
            </w:r>
            <w:proofErr w:type="spellStart"/>
            <w:r w:rsidRPr="00314A8C">
              <w:rPr>
                <w:rFonts w:cstheme="minorHAnsi"/>
              </w:rPr>
              <w:t>nascita</w:t>
            </w:r>
            <w:proofErr w:type="spellEnd"/>
          </w:p>
        </w:tc>
        <w:tc>
          <w:tcPr>
            <w:tcW w:w="963" w:type="dxa"/>
          </w:tcPr>
          <w:p w14:paraId="42DC5D2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AEDC0F7" w14:textId="77777777" w:rsidR="00F11079" w:rsidRPr="00314A8C" w:rsidRDefault="00F11079" w:rsidP="002D0E67">
            <w:pPr>
              <w:rPr>
                <w:rFonts w:cstheme="minorHAnsi"/>
              </w:rPr>
            </w:pPr>
            <w:r w:rsidRPr="00314A8C">
              <w:rPr>
                <w:rFonts w:cstheme="minorHAnsi"/>
              </w:rPr>
              <w:t>No</w:t>
            </w:r>
          </w:p>
        </w:tc>
        <w:tc>
          <w:tcPr>
            <w:tcW w:w="963" w:type="dxa"/>
          </w:tcPr>
          <w:p w14:paraId="2E107CE7"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49947419"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5F36B62D" w14:textId="77777777" w:rsidR="00F11079" w:rsidRPr="00314A8C" w:rsidRDefault="00F11079" w:rsidP="002D0E67">
            <w:pPr>
              <w:rPr>
                <w:rFonts w:cstheme="minorHAnsi"/>
                <w:lang w:val="it-IT"/>
              </w:rPr>
            </w:pPr>
            <w:r w:rsidRPr="00314A8C">
              <w:rPr>
                <w:rFonts w:cstheme="minorHAnsi"/>
                <w:lang w:val="it-IT"/>
              </w:rPr>
              <w:t>“Nome” stato di nascita</w:t>
            </w:r>
          </w:p>
        </w:tc>
        <w:tc>
          <w:tcPr>
            <w:tcW w:w="963" w:type="dxa"/>
          </w:tcPr>
          <w:p w14:paraId="50F7C70B" w14:textId="77777777" w:rsidR="00F11079" w:rsidRPr="00314A8C" w:rsidRDefault="00F11079" w:rsidP="002D0E67">
            <w:pPr>
              <w:rPr>
                <w:rFonts w:cstheme="minorHAnsi"/>
                <w:lang w:val="it-IT"/>
              </w:rPr>
            </w:pPr>
          </w:p>
        </w:tc>
        <w:tc>
          <w:tcPr>
            <w:tcW w:w="963" w:type="dxa"/>
          </w:tcPr>
          <w:p w14:paraId="4C9BE403" w14:textId="77777777" w:rsidR="00F11079" w:rsidRPr="00314A8C" w:rsidRDefault="00F11079" w:rsidP="002D0E67">
            <w:pPr>
              <w:rPr>
                <w:rFonts w:cstheme="minorHAnsi"/>
                <w:lang w:val="it-IT"/>
              </w:rPr>
            </w:pPr>
          </w:p>
        </w:tc>
        <w:tc>
          <w:tcPr>
            <w:tcW w:w="963" w:type="dxa"/>
          </w:tcPr>
          <w:p w14:paraId="138719F7" w14:textId="77777777" w:rsidR="00F11079" w:rsidRPr="00314A8C" w:rsidRDefault="00F11079" w:rsidP="002D0E67">
            <w:pPr>
              <w:rPr>
                <w:rFonts w:cstheme="minorHAnsi"/>
                <w:lang w:val="it-IT"/>
              </w:rPr>
            </w:pPr>
          </w:p>
        </w:tc>
      </w:tr>
      <w:tr w:rsidR="00F11079" w:rsidRPr="00BE0917" w14:paraId="59C25F3C" w14:textId="77777777" w:rsidTr="002D0E67">
        <w:trPr>
          <w:trHeight w:val="986"/>
        </w:trPr>
        <w:tc>
          <w:tcPr>
            <w:tcW w:w="962" w:type="dxa"/>
            <w:hideMark/>
          </w:tcPr>
          <w:p w14:paraId="163AA5EA" w14:textId="77777777" w:rsidR="00F11079" w:rsidRPr="00314A8C" w:rsidRDefault="00F11079" w:rsidP="002D0E67">
            <w:pPr>
              <w:rPr>
                <w:rFonts w:cstheme="minorHAnsi"/>
              </w:rPr>
            </w:pPr>
            <w:r w:rsidRPr="00314A8C">
              <w:rPr>
                <w:rFonts w:cstheme="minorHAnsi"/>
              </w:rPr>
              <w:t>C51</w:t>
            </w:r>
          </w:p>
        </w:tc>
        <w:tc>
          <w:tcPr>
            <w:tcW w:w="963" w:type="dxa"/>
          </w:tcPr>
          <w:p w14:paraId="62FBAD64" w14:textId="77777777" w:rsidR="00F11079" w:rsidRPr="00314A8C" w:rsidRDefault="00F11079" w:rsidP="002D0E67">
            <w:pPr>
              <w:rPr>
                <w:rFonts w:cstheme="minorHAnsi"/>
              </w:rPr>
            </w:pPr>
            <w:proofErr w:type="spellStart"/>
            <w:r w:rsidRPr="00314A8C">
              <w:rPr>
                <w:rFonts w:cstheme="minorHAnsi"/>
              </w:rPr>
              <w:t>Componenti</w:t>
            </w:r>
            <w:proofErr w:type="spellEnd"/>
            <w:r w:rsidRPr="00314A8C">
              <w:rPr>
                <w:rFonts w:cstheme="minorHAnsi"/>
              </w:rPr>
              <w:t xml:space="preserve"> </w:t>
            </w:r>
            <w:proofErr w:type="spellStart"/>
            <w:r w:rsidRPr="00314A8C">
              <w:rPr>
                <w:rFonts w:cstheme="minorHAnsi"/>
              </w:rPr>
              <w:t>nucleo</w:t>
            </w:r>
            <w:proofErr w:type="spellEnd"/>
            <w:r w:rsidRPr="00314A8C">
              <w:rPr>
                <w:rFonts w:cstheme="minorHAnsi"/>
              </w:rPr>
              <w:t xml:space="preserve"> </w:t>
            </w:r>
            <w:proofErr w:type="spellStart"/>
            <w:r w:rsidRPr="00314A8C">
              <w:rPr>
                <w:rFonts w:cstheme="minorHAnsi"/>
              </w:rPr>
              <w:t>famigliare</w:t>
            </w:r>
            <w:proofErr w:type="spellEnd"/>
          </w:p>
        </w:tc>
        <w:tc>
          <w:tcPr>
            <w:tcW w:w="963" w:type="dxa"/>
          </w:tcPr>
          <w:p w14:paraId="6C37B5A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041EB0B" w14:textId="77777777" w:rsidR="00F11079" w:rsidRPr="00314A8C" w:rsidRDefault="00F11079" w:rsidP="002D0E67">
            <w:pPr>
              <w:rPr>
                <w:rFonts w:cstheme="minorHAnsi"/>
              </w:rPr>
            </w:pPr>
            <w:r w:rsidRPr="00314A8C">
              <w:rPr>
                <w:rFonts w:cstheme="minorHAnsi"/>
              </w:rPr>
              <w:t>No</w:t>
            </w:r>
          </w:p>
        </w:tc>
        <w:tc>
          <w:tcPr>
            <w:tcW w:w="963" w:type="dxa"/>
          </w:tcPr>
          <w:p w14:paraId="6BE2D132" w14:textId="77777777" w:rsidR="00F11079" w:rsidRPr="00314A8C" w:rsidRDefault="00F11079" w:rsidP="002D0E67">
            <w:pPr>
              <w:rPr>
                <w:rFonts w:cstheme="minorHAnsi"/>
              </w:rPr>
            </w:pPr>
            <w:r w:rsidRPr="00314A8C">
              <w:rPr>
                <w:rFonts w:cstheme="minorHAnsi"/>
              </w:rPr>
              <w:t>No</w:t>
            </w:r>
          </w:p>
        </w:tc>
        <w:tc>
          <w:tcPr>
            <w:tcW w:w="962" w:type="dxa"/>
          </w:tcPr>
          <w:p w14:paraId="778060F3"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131438CD" w14:textId="77777777" w:rsidR="00F11079" w:rsidRPr="00314A8C" w:rsidRDefault="00F11079" w:rsidP="002D0E67">
            <w:pPr>
              <w:rPr>
                <w:rFonts w:cstheme="minorHAnsi"/>
                <w:lang w:val="it-IT"/>
              </w:rPr>
            </w:pPr>
            <w:r w:rsidRPr="00BE0917">
              <w:rPr>
                <w:rFonts w:cstheme="minorHAnsi"/>
                <w:lang w:val="it-IT"/>
              </w:rPr>
              <w:t>“Numero” componenti nucleo famigliare</w:t>
            </w:r>
            <w:r>
              <w:rPr>
                <w:rFonts w:cstheme="minorHAnsi"/>
                <w:lang w:val="it-IT"/>
              </w:rPr>
              <w:t xml:space="preserve">   </w:t>
            </w:r>
          </w:p>
        </w:tc>
        <w:tc>
          <w:tcPr>
            <w:tcW w:w="963" w:type="dxa"/>
          </w:tcPr>
          <w:p w14:paraId="09D3C0F4" w14:textId="77777777" w:rsidR="00F11079" w:rsidRPr="00314A8C" w:rsidRDefault="00F11079" w:rsidP="002D0E67">
            <w:pPr>
              <w:rPr>
                <w:rFonts w:cstheme="minorHAnsi"/>
                <w:lang w:val="it-IT"/>
              </w:rPr>
            </w:pPr>
          </w:p>
        </w:tc>
        <w:tc>
          <w:tcPr>
            <w:tcW w:w="963" w:type="dxa"/>
          </w:tcPr>
          <w:p w14:paraId="1B9E1820" w14:textId="77777777" w:rsidR="00F11079" w:rsidRPr="00314A8C" w:rsidRDefault="00F11079" w:rsidP="002D0E67">
            <w:pPr>
              <w:rPr>
                <w:rFonts w:cstheme="minorHAnsi"/>
                <w:lang w:val="it-IT"/>
              </w:rPr>
            </w:pPr>
          </w:p>
        </w:tc>
        <w:tc>
          <w:tcPr>
            <w:tcW w:w="963" w:type="dxa"/>
          </w:tcPr>
          <w:p w14:paraId="1B10420B" w14:textId="77777777" w:rsidR="00F11079" w:rsidRPr="00314A8C" w:rsidRDefault="00F11079" w:rsidP="002D0E67">
            <w:pPr>
              <w:rPr>
                <w:rFonts w:cstheme="minorHAnsi"/>
                <w:lang w:val="it-IT"/>
              </w:rPr>
            </w:pPr>
          </w:p>
        </w:tc>
      </w:tr>
      <w:tr w:rsidR="00F11079" w:rsidRPr="0049723A" w14:paraId="73924D85" w14:textId="77777777" w:rsidTr="002D0E67">
        <w:trPr>
          <w:trHeight w:val="986"/>
        </w:trPr>
        <w:tc>
          <w:tcPr>
            <w:tcW w:w="962" w:type="dxa"/>
          </w:tcPr>
          <w:p w14:paraId="10CC6654" w14:textId="77777777" w:rsidR="00F11079" w:rsidRPr="00314A8C" w:rsidRDefault="00F11079" w:rsidP="002D0E67">
            <w:pPr>
              <w:rPr>
                <w:rFonts w:cstheme="minorHAnsi"/>
              </w:rPr>
            </w:pPr>
            <w:r w:rsidRPr="00314A8C">
              <w:rPr>
                <w:rFonts w:cstheme="minorHAnsi"/>
              </w:rPr>
              <w:t>C52</w:t>
            </w:r>
          </w:p>
        </w:tc>
        <w:tc>
          <w:tcPr>
            <w:tcW w:w="963" w:type="dxa"/>
          </w:tcPr>
          <w:p w14:paraId="0C7E5CB7" w14:textId="77777777" w:rsidR="00F11079" w:rsidRPr="00314A8C" w:rsidRDefault="00F11079" w:rsidP="002D0E67">
            <w:pPr>
              <w:rPr>
                <w:rFonts w:cstheme="minorHAnsi"/>
              </w:rPr>
            </w:pPr>
            <w:proofErr w:type="spellStart"/>
            <w:r w:rsidRPr="00314A8C">
              <w:rPr>
                <w:rFonts w:cstheme="minorHAnsi"/>
              </w:rPr>
              <w:t>Anzianità</w:t>
            </w:r>
            <w:proofErr w:type="spellEnd"/>
            <w:r w:rsidRPr="00314A8C">
              <w:rPr>
                <w:rFonts w:cstheme="minorHAnsi"/>
              </w:rPr>
              <w:t xml:space="preserve"> </w:t>
            </w:r>
            <w:proofErr w:type="spellStart"/>
            <w:r w:rsidRPr="00314A8C">
              <w:rPr>
                <w:rFonts w:cstheme="minorHAnsi"/>
              </w:rPr>
              <w:t>lavorativa</w:t>
            </w:r>
            <w:proofErr w:type="spellEnd"/>
          </w:p>
        </w:tc>
        <w:tc>
          <w:tcPr>
            <w:tcW w:w="963" w:type="dxa"/>
          </w:tcPr>
          <w:p w14:paraId="66B794CC"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BD4386B" w14:textId="77777777" w:rsidR="00F11079" w:rsidRPr="00314A8C" w:rsidRDefault="00F11079" w:rsidP="002D0E67">
            <w:pPr>
              <w:rPr>
                <w:rFonts w:cstheme="minorHAnsi"/>
              </w:rPr>
            </w:pPr>
            <w:r w:rsidRPr="00314A8C">
              <w:rPr>
                <w:rFonts w:cstheme="minorHAnsi"/>
              </w:rPr>
              <w:t>No</w:t>
            </w:r>
          </w:p>
        </w:tc>
        <w:tc>
          <w:tcPr>
            <w:tcW w:w="963" w:type="dxa"/>
          </w:tcPr>
          <w:p w14:paraId="07852057" w14:textId="77777777" w:rsidR="00F11079" w:rsidRPr="00314A8C" w:rsidRDefault="00F11079" w:rsidP="002D0E67">
            <w:pPr>
              <w:rPr>
                <w:rFonts w:cstheme="minorHAnsi"/>
              </w:rPr>
            </w:pPr>
            <w:r w:rsidRPr="00314A8C">
              <w:rPr>
                <w:rFonts w:cstheme="minorHAnsi"/>
              </w:rPr>
              <w:t>No</w:t>
            </w:r>
          </w:p>
        </w:tc>
        <w:tc>
          <w:tcPr>
            <w:tcW w:w="962" w:type="dxa"/>
          </w:tcPr>
          <w:p w14:paraId="19365750"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54C06A42" w14:textId="77777777" w:rsidR="00F11079" w:rsidRPr="00314A8C" w:rsidRDefault="00F11079" w:rsidP="002D0E67">
            <w:pPr>
              <w:rPr>
                <w:rFonts w:cstheme="minorHAnsi"/>
                <w:lang w:val="it-IT"/>
              </w:rPr>
            </w:pPr>
            <w:r w:rsidRPr="00314A8C">
              <w:rPr>
                <w:rFonts w:cstheme="minorHAnsi"/>
                <w:lang w:val="it-IT"/>
              </w:rPr>
              <w:t xml:space="preserve">“Numero” dei mesi lavorati </w:t>
            </w:r>
          </w:p>
        </w:tc>
        <w:tc>
          <w:tcPr>
            <w:tcW w:w="963" w:type="dxa"/>
          </w:tcPr>
          <w:p w14:paraId="74B949C7" w14:textId="77777777" w:rsidR="00F11079" w:rsidRPr="00314A8C" w:rsidRDefault="00F11079" w:rsidP="002D0E67">
            <w:pPr>
              <w:rPr>
                <w:rFonts w:cstheme="minorHAnsi"/>
                <w:lang w:val="it-IT"/>
              </w:rPr>
            </w:pPr>
          </w:p>
        </w:tc>
        <w:tc>
          <w:tcPr>
            <w:tcW w:w="963" w:type="dxa"/>
          </w:tcPr>
          <w:p w14:paraId="03505567" w14:textId="77777777" w:rsidR="00F11079" w:rsidRPr="00314A8C" w:rsidRDefault="00F11079" w:rsidP="002D0E67">
            <w:pPr>
              <w:rPr>
                <w:rFonts w:cstheme="minorHAnsi"/>
                <w:lang w:val="it-IT"/>
              </w:rPr>
            </w:pPr>
          </w:p>
        </w:tc>
        <w:tc>
          <w:tcPr>
            <w:tcW w:w="963" w:type="dxa"/>
          </w:tcPr>
          <w:p w14:paraId="3BE8F881" w14:textId="77777777" w:rsidR="00F11079" w:rsidRPr="00314A8C" w:rsidRDefault="00F11079" w:rsidP="002D0E67">
            <w:pPr>
              <w:rPr>
                <w:rFonts w:cstheme="minorHAnsi"/>
                <w:lang w:val="it-IT"/>
              </w:rPr>
            </w:pPr>
          </w:p>
        </w:tc>
      </w:tr>
      <w:tr w:rsidR="00F11079" w:rsidRPr="0049723A" w14:paraId="0BEA240E" w14:textId="77777777" w:rsidTr="002D0E67">
        <w:trPr>
          <w:trHeight w:val="986"/>
        </w:trPr>
        <w:tc>
          <w:tcPr>
            <w:tcW w:w="962" w:type="dxa"/>
          </w:tcPr>
          <w:p w14:paraId="4EB4E44C" w14:textId="77777777" w:rsidR="00F11079" w:rsidRPr="00314A8C" w:rsidRDefault="00F11079" w:rsidP="002D0E67">
            <w:pPr>
              <w:rPr>
                <w:rFonts w:cstheme="minorHAnsi"/>
              </w:rPr>
            </w:pPr>
            <w:r w:rsidRPr="00314A8C">
              <w:rPr>
                <w:rFonts w:cstheme="minorHAnsi"/>
              </w:rPr>
              <w:t>C53</w:t>
            </w:r>
          </w:p>
        </w:tc>
        <w:tc>
          <w:tcPr>
            <w:tcW w:w="963" w:type="dxa"/>
          </w:tcPr>
          <w:p w14:paraId="0CA7108D" w14:textId="77777777" w:rsidR="00F11079" w:rsidRPr="00314A8C" w:rsidRDefault="00F11079" w:rsidP="002D0E67">
            <w:pPr>
              <w:rPr>
                <w:rFonts w:cstheme="minorHAnsi"/>
              </w:rPr>
            </w:pPr>
            <w:proofErr w:type="spellStart"/>
            <w:r w:rsidRPr="00314A8C">
              <w:rPr>
                <w:rFonts w:cstheme="minorHAnsi"/>
              </w:rPr>
              <w:t>Descrizione</w:t>
            </w:r>
            <w:proofErr w:type="spellEnd"/>
            <w:r w:rsidRPr="00314A8C">
              <w:rPr>
                <w:rFonts w:cstheme="minorHAnsi"/>
              </w:rPr>
              <w:t xml:space="preserve"> </w:t>
            </w:r>
            <w:proofErr w:type="spellStart"/>
            <w:r w:rsidRPr="00314A8C">
              <w:rPr>
                <w:rFonts w:cstheme="minorHAnsi"/>
              </w:rPr>
              <w:t>occupazione</w:t>
            </w:r>
            <w:proofErr w:type="spellEnd"/>
          </w:p>
        </w:tc>
        <w:tc>
          <w:tcPr>
            <w:tcW w:w="963" w:type="dxa"/>
          </w:tcPr>
          <w:p w14:paraId="0032BC01"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563307B" w14:textId="77777777" w:rsidR="00F11079" w:rsidRPr="00314A8C" w:rsidRDefault="00F11079" w:rsidP="002D0E67">
            <w:pPr>
              <w:rPr>
                <w:rFonts w:cstheme="minorHAnsi"/>
              </w:rPr>
            </w:pPr>
            <w:r w:rsidRPr="00314A8C">
              <w:rPr>
                <w:rFonts w:cstheme="minorHAnsi"/>
              </w:rPr>
              <w:t>No</w:t>
            </w:r>
          </w:p>
        </w:tc>
        <w:tc>
          <w:tcPr>
            <w:tcW w:w="963" w:type="dxa"/>
          </w:tcPr>
          <w:p w14:paraId="3947A86A" w14:textId="77777777" w:rsidR="00F11079" w:rsidRPr="00314A8C" w:rsidRDefault="00F11079" w:rsidP="002D0E67">
            <w:pPr>
              <w:rPr>
                <w:rFonts w:cstheme="minorHAnsi"/>
              </w:rPr>
            </w:pPr>
            <w:r w:rsidRPr="00314A8C">
              <w:rPr>
                <w:rFonts w:cstheme="minorHAnsi"/>
              </w:rPr>
              <w:t>No</w:t>
            </w:r>
          </w:p>
        </w:tc>
        <w:tc>
          <w:tcPr>
            <w:tcW w:w="962" w:type="dxa"/>
          </w:tcPr>
          <w:p w14:paraId="0D14C88C" w14:textId="77777777" w:rsidR="00F11079" w:rsidRPr="00314A8C" w:rsidRDefault="00F11079" w:rsidP="002D0E67">
            <w:pPr>
              <w:rPr>
                <w:rFonts w:cstheme="minorHAnsi"/>
              </w:rPr>
            </w:pPr>
            <w:r w:rsidRPr="00314A8C">
              <w:rPr>
                <w:rFonts w:cstheme="minorHAnsi"/>
              </w:rPr>
              <w:t>Testo libero</w:t>
            </w:r>
          </w:p>
        </w:tc>
        <w:tc>
          <w:tcPr>
            <w:tcW w:w="963" w:type="dxa"/>
          </w:tcPr>
          <w:p w14:paraId="715E54C2" w14:textId="77777777" w:rsidR="00F11079" w:rsidRPr="00314A8C" w:rsidRDefault="00F11079" w:rsidP="002D0E67">
            <w:pPr>
              <w:rPr>
                <w:rFonts w:cstheme="minorHAnsi"/>
                <w:lang w:val="it-IT"/>
              </w:rPr>
            </w:pPr>
            <w:r w:rsidRPr="00314A8C">
              <w:rPr>
                <w:rFonts w:cstheme="minorHAnsi"/>
              </w:rPr>
              <w:t xml:space="preserve">Campo libero, max 280 </w:t>
            </w:r>
            <w:proofErr w:type="spellStart"/>
            <w:r w:rsidRPr="00314A8C">
              <w:rPr>
                <w:rFonts w:cstheme="minorHAnsi"/>
              </w:rPr>
              <w:t>caratteri</w:t>
            </w:r>
            <w:proofErr w:type="spellEnd"/>
          </w:p>
        </w:tc>
        <w:tc>
          <w:tcPr>
            <w:tcW w:w="963" w:type="dxa"/>
          </w:tcPr>
          <w:p w14:paraId="4AE695A1" w14:textId="77777777" w:rsidR="00F11079" w:rsidRPr="00314A8C" w:rsidRDefault="00F11079" w:rsidP="002D0E67">
            <w:pPr>
              <w:rPr>
                <w:rFonts w:cstheme="minorHAnsi"/>
                <w:lang w:val="it-IT"/>
              </w:rPr>
            </w:pPr>
          </w:p>
        </w:tc>
        <w:tc>
          <w:tcPr>
            <w:tcW w:w="963" w:type="dxa"/>
          </w:tcPr>
          <w:p w14:paraId="0B0724C6" w14:textId="77777777" w:rsidR="00F11079" w:rsidRPr="00314A8C" w:rsidRDefault="00F11079" w:rsidP="002D0E67">
            <w:pPr>
              <w:rPr>
                <w:rFonts w:cstheme="minorHAnsi"/>
                <w:lang w:val="it-IT"/>
              </w:rPr>
            </w:pPr>
          </w:p>
        </w:tc>
        <w:tc>
          <w:tcPr>
            <w:tcW w:w="963" w:type="dxa"/>
          </w:tcPr>
          <w:p w14:paraId="2C1A66E5" w14:textId="77777777" w:rsidR="00F11079" w:rsidRPr="00314A8C" w:rsidRDefault="00F11079" w:rsidP="002D0E67">
            <w:pPr>
              <w:rPr>
                <w:rFonts w:cstheme="minorHAnsi"/>
                <w:lang w:val="it-IT"/>
              </w:rPr>
            </w:pPr>
          </w:p>
        </w:tc>
      </w:tr>
      <w:tr w:rsidR="00F11079" w:rsidRPr="003E7153" w14:paraId="36F97530" w14:textId="77777777" w:rsidTr="002D0E67">
        <w:trPr>
          <w:trHeight w:val="986"/>
        </w:trPr>
        <w:tc>
          <w:tcPr>
            <w:tcW w:w="962" w:type="dxa"/>
          </w:tcPr>
          <w:p w14:paraId="3075DDCA" w14:textId="77777777" w:rsidR="00F11079" w:rsidRPr="00314A8C" w:rsidRDefault="00F11079" w:rsidP="002D0E67">
            <w:pPr>
              <w:rPr>
                <w:rFonts w:cstheme="minorHAnsi"/>
              </w:rPr>
            </w:pPr>
            <w:r w:rsidRPr="00314A8C">
              <w:rPr>
                <w:rFonts w:cstheme="minorHAnsi"/>
              </w:rPr>
              <w:t>C54</w:t>
            </w:r>
          </w:p>
        </w:tc>
        <w:tc>
          <w:tcPr>
            <w:tcW w:w="963" w:type="dxa"/>
          </w:tcPr>
          <w:p w14:paraId="34CA6AC5" w14:textId="77777777" w:rsidR="00F11079" w:rsidRPr="00314A8C" w:rsidRDefault="00F11079" w:rsidP="002D0E67">
            <w:pPr>
              <w:rPr>
                <w:rFonts w:cstheme="minorHAnsi"/>
              </w:rPr>
            </w:pPr>
            <w:proofErr w:type="spellStart"/>
            <w:r w:rsidRPr="00314A8C">
              <w:rPr>
                <w:rFonts w:cstheme="minorHAnsi"/>
              </w:rPr>
              <w:t>Indirizzo</w:t>
            </w:r>
            <w:proofErr w:type="spellEnd"/>
            <w:r w:rsidRPr="00314A8C">
              <w:rPr>
                <w:rFonts w:cstheme="minorHAnsi"/>
              </w:rPr>
              <w:t xml:space="preserve"> di </w:t>
            </w:r>
            <w:proofErr w:type="spellStart"/>
            <w:r w:rsidRPr="00314A8C">
              <w:rPr>
                <w:rFonts w:cstheme="minorHAnsi"/>
              </w:rPr>
              <w:t>residenza</w:t>
            </w:r>
            <w:proofErr w:type="spellEnd"/>
          </w:p>
        </w:tc>
        <w:tc>
          <w:tcPr>
            <w:tcW w:w="963" w:type="dxa"/>
          </w:tcPr>
          <w:p w14:paraId="546EDFFB"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C9386E9" w14:textId="77777777" w:rsidR="00F11079" w:rsidRPr="00314A8C" w:rsidRDefault="00F11079" w:rsidP="002D0E67">
            <w:pPr>
              <w:rPr>
                <w:rFonts w:cstheme="minorHAnsi"/>
              </w:rPr>
            </w:pPr>
            <w:r w:rsidRPr="00314A8C">
              <w:rPr>
                <w:rFonts w:cstheme="minorHAnsi"/>
              </w:rPr>
              <w:t>No</w:t>
            </w:r>
          </w:p>
        </w:tc>
        <w:tc>
          <w:tcPr>
            <w:tcW w:w="963" w:type="dxa"/>
          </w:tcPr>
          <w:p w14:paraId="02AB739D" w14:textId="77777777" w:rsidR="00F11079" w:rsidRPr="00314A8C" w:rsidRDefault="00F11079" w:rsidP="002D0E67">
            <w:pPr>
              <w:rPr>
                <w:rFonts w:cstheme="minorHAnsi"/>
              </w:rPr>
            </w:pPr>
            <w:r w:rsidRPr="00314A8C">
              <w:rPr>
                <w:rFonts w:cstheme="minorHAnsi"/>
              </w:rPr>
              <w:t>No</w:t>
            </w:r>
          </w:p>
        </w:tc>
        <w:tc>
          <w:tcPr>
            <w:tcW w:w="962" w:type="dxa"/>
          </w:tcPr>
          <w:p w14:paraId="067EEEC8"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4E9B3098" w14:textId="77777777" w:rsidR="00F11079" w:rsidRPr="00314A8C" w:rsidRDefault="00F11079" w:rsidP="002D0E67">
            <w:pPr>
              <w:rPr>
                <w:rFonts w:cstheme="minorHAnsi"/>
                <w:lang w:val="it-IT"/>
              </w:rPr>
            </w:pPr>
            <w:r w:rsidRPr="00314A8C">
              <w:rPr>
                <w:rFonts w:cstheme="minorHAnsi"/>
                <w:lang w:val="it-IT"/>
              </w:rPr>
              <w:t>“Nome” della via di residenza</w:t>
            </w:r>
          </w:p>
        </w:tc>
        <w:tc>
          <w:tcPr>
            <w:tcW w:w="963" w:type="dxa"/>
          </w:tcPr>
          <w:p w14:paraId="32A4220F" w14:textId="77777777" w:rsidR="00F11079" w:rsidRPr="00314A8C" w:rsidRDefault="00F11079" w:rsidP="002D0E67">
            <w:pPr>
              <w:rPr>
                <w:rFonts w:cstheme="minorHAnsi"/>
                <w:lang w:val="it-IT"/>
              </w:rPr>
            </w:pPr>
          </w:p>
        </w:tc>
        <w:tc>
          <w:tcPr>
            <w:tcW w:w="963" w:type="dxa"/>
          </w:tcPr>
          <w:p w14:paraId="5DBB64C0" w14:textId="77777777" w:rsidR="00F11079" w:rsidRPr="00314A8C" w:rsidRDefault="00F11079" w:rsidP="002D0E67">
            <w:pPr>
              <w:rPr>
                <w:rFonts w:cstheme="minorHAnsi"/>
                <w:lang w:val="it-IT"/>
              </w:rPr>
            </w:pPr>
          </w:p>
        </w:tc>
        <w:tc>
          <w:tcPr>
            <w:tcW w:w="963" w:type="dxa"/>
          </w:tcPr>
          <w:p w14:paraId="791508A4" w14:textId="77777777" w:rsidR="00F11079" w:rsidRPr="00314A8C" w:rsidRDefault="00F11079" w:rsidP="002D0E67">
            <w:pPr>
              <w:rPr>
                <w:rFonts w:cstheme="minorHAnsi"/>
                <w:lang w:val="it-IT"/>
              </w:rPr>
            </w:pPr>
          </w:p>
        </w:tc>
      </w:tr>
      <w:tr w:rsidR="00F11079" w:rsidRPr="003E7153" w14:paraId="5A167458" w14:textId="77777777" w:rsidTr="002D0E67">
        <w:trPr>
          <w:trHeight w:val="986"/>
        </w:trPr>
        <w:tc>
          <w:tcPr>
            <w:tcW w:w="962" w:type="dxa"/>
          </w:tcPr>
          <w:p w14:paraId="1B1184C9" w14:textId="77777777" w:rsidR="00F11079" w:rsidRPr="00314A8C" w:rsidRDefault="00F11079" w:rsidP="002D0E67">
            <w:pPr>
              <w:rPr>
                <w:rFonts w:cstheme="minorHAnsi"/>
              </w:rPr>
            </w:pPr>
            <w:r w:rsidRPr="00314A8C">
              <w:rPr>
                <w:rFonts w:cstheme="minorHAnsi"/>
              </w:rPr>
              <w:t>C55</w:t>
            </w:r>
          </w:p>
        </w:tc>
        <w:tc>
          <w:tcPr>
            <w:tcW w:w="963" w:type="dxa"/>
          </w:tcPr>
          <w:p w14:paraId="0A1FDE67" w14:textId="77777777" w:rsidR="00F11079" w:rsidRPr="00314A8C" w:rsidRDefault="00F11079" w:rsidP="002D0E67">
            <w:pPr>
              <w:rPr>
                <w:rFonts w:cstheme="minorHAnsi"/>
              </w:rPr>
            </w:pPr>
            <w:r w:rsidRPr="00314A8C">
              <w:rPr>
                <w:rFonts w:cstheme="minorHAnsi"/>
              </w:rPr>
              <w:t>CAP</w:t>
            </w:r>
          </w:p>
        </w:tc>
        <w:tc>
          <w:tcPr>
            <w:tcW w:w="963" w:type="dxa"/>
          </w:tcPr>
          <w:p w14:paraId="03A3BE8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BD21CB6" w14:textId="77777777" w:rsidR="00F11079" w:rsidRPr="00314A8C" w:rsidRDefault="00F11079" w:rsidP="002D0E67">
            <w:pPr>
              <w:rPr>
                <w:rFonts w:cstheme="minorHAnsi"/>
              </w:rPr>
            </w:pPr>
            <w:r w:rsidRPr="00314A8C">
              <w:rPr>
                <w:rFonts w:cstheme="minorHAnsi"/>
              </w:rPr>
              <w:t>No</w:t>
            </w:r>
          </w:p>
        </w:tc>
        <w:tc>
          <w:tcPr>
            <w:tcW w:w="963" w:type="dxa"/>
          </w:tcPr>
          <w:p w14:paraId="06A444C4" w14:textId="77777777" w:rsidR="00F11079" w:rsidRPr="00314A8C" w:rsidRDefault="00F11079" w:rsidP="002D0E67">
            <w:pPr>
              <w:rPr>
                <w:rFonts w:cstheme="minorHAnsi"/>
              </w:rPr>
            </w:pPr>
            <w:r w:rsidRPr="00314A8C">
              <w:rPr>
                <w:rFonts w:cstheme="minorHAnsi"/>
              </w:rPr>
              <w:t>No</w:t>
            </w:r>
          </w:p>
        </w:tc>
        <w:tc>
          <w:tcPr>
            <w:tcW w:w="962" w:type="dxa"/>
          </w:tcPr>
          <w:p w14:paraId="66EED417"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734B5BBB" w14:textId="77777777" w:rsidR="00F11079" w:rsidRPr="00314A8C" w:rsidRDefault="00F11079" w:rsidP="002D0E67">
            <w:pPr>
              <w:rPr>
                <w:rFonts w:cstheme="minorHAnsi"/>
                <w:lang w:val="it-IT"/>
              </w:rPr>
            </w:pPr>
            <w:r w:rsidRPr="00314A8C">
              <w:rPr>
                <w:rFonts w:cstheme="minorHAnsi"/>
                <w:lang w:val="it-IT"/>
              </w:rPr>
              <w:t>“CAP” della città di residenza</w:t>
            </w:r>
          </w:p>
        </w:tc>
        <w:tc>
          <w:tcPr>
            <w:tcW w:w="963" w:type="dxa"/>
          </w:tcPr>
          <w:p w14:paraId="2D0B0BEC" w14:textId="77777777" w:rsidR="00F11079" w:rsidRPr="00314A8C" w:rsidRDefault="00F11079" w:rsidP="002D0E67">
            <w:pPr>
              <w:rPr>
                <w:rFonts w:cstheme="minorHAnsi"/>
                <w:lang w:val="it-IT"/>
              </w:rPr>
            </w:pPr>
          </w:p>
        </w:tc>
        <w:tc>
          <w:tcPr>
            <w:tcW w:w="963" w:type="dxa"/>
          </w:tcPr>
          <w:p w14:paraId="1BD5214C" w14:textId="77777777" w:rsidR="00F11079" w:rsidRPr="00314A8C" w:rsidRDefault="00F11079" w:rsidP="002D0E67">
            <w:pPr>
              <w:rPr>
                <w:rFonts w:cstheme="minorHAnsi"/>
                <w:lang w:val="it-IT"/>
              </w:rPr>
            </w:pPr>
          </w:p>
        </w:tc>
        <w:tc>
          <w:tcPr>
            <w:tcW w:w="963" w:type="dxa"/>
          </w:tcPr>
          <w:p w14:paraId="5A6B1BCD" w14:textId="77777777" w:rsidR="00F11079" w:rsidRPr="00314A8C" w:rsidRDefault="00F11079" w:rsidP="002D0E67">
            <w:pPr>
              <w:rPr>
                <w:rFonts w:cstheme="minorHAnsi"/>
                <w:lang w:val="it-IT"/>
              </w:rPr>
            </w:pPr>
          </w:p>
        </w:tc>
      </w:tr>
      <w:tr w:rsidR="00F11079" w:rsidRPr="0049723A" w14:paraId="7BF1D9DD" w14:textId="77777777" w:rsidTr="002D0E67">
        <w:trPr>
          <w:trHeight w:val="986"/>
        </w:trPr>
        <w:tc>
          <w:tcPr>
            <w:tcW w:w="962" w:type="dxa"/>
          </w:tcPr>
          <w:p w14:paraId="2A7A2AE3" w14:textId="77777777" w:rsidR="00F11079" w:rsidRPr="00314A8C" w:rsidRDefault="00F11079" w:rsidP="002D0E67">
            <w:pPr>
              <w:rPr>
                <w:rFonts w:cstheme="minorHAnsi"/>
              </w:rPr>
            </w:pPr>
            <w:r w:rsidRPr="00314A8C">
              <w:rPr>
                <w:rFonts w:cstheme="minorHAnsi"/>
              </w:rPr>
              <w:t>C56</w:t>
            </w:r>
          </w:p>
        </w:tc>
        <w:tc>
          <w:tcPr>
            <w:tcW w:w="963" w:type="dxa"/>
          </w:tcPr>
          <w:p w14:paraId="2BCC14EB" w14:textId="77777777" w:rsidR="00F11079" w:rsidRPr="00314A8C" w:rsidRDefault="00F11079" w:rsidP="002D0E67">
            <w:pPr>
              <w:rPr>
                <w:rFonts w:cstheme="minorHAnsi"/>
              </w:rPr>
            </w:pPr>
            <w:r w:rsidRPr="00314A8C">
              <w:rPr>
                <w:rFonts w:cstheme="minorHAnsi"/>
              </w:rPr>
              <w:t xml:space="preserve">Data di </w:t>
            </w:r>
            <w:proofErr w:type="spellStart"/>
            <w:r w:rsidRPr="00314A8C">
              <w:rPr>
                <w:rFonts w:cstheme="minorHAnsi"/>
              </w:rPr>
              <w:t>nascita</w:t>
            </w:r>
            <w:proofErr w:type="spellEnd"/>
          </w:p>
        </w:tc>
        <w:tc>
          <w:tcPr>
            <w:tcW w:w="963" w:type="dxa"/>
          </w:tcPr>
          <w:p w14:paraId="4F4B35AA"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356A0BD" w14:textId="77777777" w:rsidR="00F11079" w:rsidRPr="00314A8C" w:rsidRDefault="00F11079" w:rsidP="002D0E67">
            <w:pPr>
              <w:rPr>
                <w:rFonts w:cstheme="minorHAnsi"/>
              </w:rPr>
            </w:pPr>
            <w:r w:rsidRPr="00314A8C">
              <w:rPr>
                <w:rFonts w:cstheme="minorHAnsi"/>
              </w:rPr>
              <w:t>No</w:t>
            </w:r>
          </w:p>
        </w:tc>
        <w:tc>
          <w:tcPr>
            <w:tcW w:w="963" w:type="dxa"/>
          </w:tcPr>
          <w:p w14:paraId="7D612E4D"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143A304B"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175B6B84"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29385842" w14:textId="77777777" w:rsidR="00F11079" w:rsidRPr="00314A8C" w:rsidRDefault="00F11079" w:rsidP="002D0E67">
            <w:pPr>
              <w:rPr>
                <w:rFonts w:cstheme="minorHAnsi"/>
                <w:lang w:val="it-IT"/>
              </w:rPr>
            </w:pPr>
          </w:p>
        </w:tc>
        <w:tc>
          <w:tcPr>
            <w:tcW w:w="963" w:type="dxa"/>
          </w:tcPr>
          <w:p w14:paraId="719EA361" w14:textId="77777777" w:rsidR="00F11079" w:rsidRPr="00314A8C" w:rsidRDefault="00F11079" w:rsidP="002D0E67">
            <w:pPr>
              <w:rPr>
                <w:rFonts w:cstheme="minorHAnsi"/>
                <w:lang w:val="it-IT"/>
              </w:rPr>
            </w:pPr>
          </w:p>
        </w:tc>
        <w:tc>
          <w:tcPr>
            <w:tcW w:w="963" w:type="dxa"/>
          </w:tcPr>
          <w:p w14:paraId="6DEEC469" w14:textId="77777777" w:rsidR="00F11079" w:rsidRPr="00314A8C" w:rsidRDefault="00F11079" w:rsidP="002D0E67">
            <w:pPr>
              <w:rPr>
                <w:rFonts w:cstheme="minorHAnsi"/>
                <w:lang w:val="it-IT"/>
              </w:rPr>
            </w:pPr>
          </w:p>
        </w:tc>
      </w:tr>
      <w:tr w:rsidR="00F11079" w:rsidRPr="003E7153" w14:paraId="512F4CE2" w14:textId="77777777" w:rsidTr="002D0E67">
        <w:trPr>
          <w:trHeight w:val="986"/>
        </w:trPr>
        <w:tc>
          <w:tcPr>
            <w:tcW w:w="962" w:type="dxa"/>
          </w:tcPr>
          <w:p w14:paraId="083FFEE1" w14:textId="77777777" w:rsidR="00F11079" w:rsidRPr="00314A8C" w:rsidRDefault="00F11079" w:rsidP="002D0E67">
            <w:pPr>
              <w:rPr>
                <w:rFonts w:cstheme="minorHAnsi"/>
              </w:rPr>
            </w:pPr>
            <w:r w:rsidRPr="00314A8C">
              <w:rPr>
                <w:rFonts w:cstheme="minorHAnsi"/>
              </w:rPr>
              <w:t>C57</w:t>
            </w:r>
          </w:p>
        </w:tc>
        <w:tc>
          <w:tcPr>
            <w:tcW w:w="963" w:type="dxa"/>
          </w:tcPr>
          <w:p w14:paraId="1A21C081" w14:textId="77777777" w:rsidR="00F11079" w:rsidRPr="00314A8C" w:rsidRDefault="00F11079" w:rsidP="002D0E67">
            <w:pPr>
              <w:rPr>
                <w:rFonts w:cstheme="minorHAnsi"/>
              </w:rPr>
            </w:pPr>
            <w:r w:rsidRPr="00314A8C">
              <w:rPr>
                <w:rFonts w:cstheme="minorHAnsi"/>
              </w:rPr>
              <w:t>Stato civile</w:t>
            </w:r>
          </w:p>
        </w:tc>
        <w:tc>
          <w:tcPr>
            <w:tcW w:w="963" w:type="dxa"/>
          </w:tcPr>
          <w:p w14:paraId="1BE2C246"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543ADC0" w14:textId="77777777" w:rsidR="00F11079" w:rsidRPr="00314A8C" w:rsidRDefault="00F11079" w:rsidP="002D0E67">
            <w:pPr>
              <w:rPr>
                <w:rFonts w:cstheme="minorHAnsi"/>
              </w:rPr>
            </w:pPr>
            <w:r w:rsidRPr="00314A8C">
              <w:rPr>
                <w:rFonts w:cstheme="minorHAnsi"/>
              </w:rPr>
              <w:t>No</w:t>
            </w:r>
          </w:p>
        </w:tc>
        <w:tc>
          <w:tcPr>
            <w:tcW w:w="963" w:type="dxa"/>
          </w:tcPr>
          <w:p w14:paraId="706D9309" w14:textId="77777777" w:rsidR="00F11079" w:rsidRPr="00314A8C" w:rsidRDefault="00F11079" w:rsidP="002D0E67">
            <w:pPr>
              <w:rPr>
                <w:rFonts w:cstheme="minorHAnsi"/>
              </w:rPr>
            </w:pPr>
            <w:r w:rsidRPr="00314A8C">
              <w:rPr>
                <w:rFonts w:cstheme="minorHAnsi"/>
              </w:rPr>
              <w:t>No</w:t>
            </w:r>
          </w:p>
        </w:tc>
        <w:tc>
          <w:tcPr>
            <w:tcW w:w="962" w:type="dxa"/>
          </w:tcPr>
          <w:p w14:paraId="36AEBCE0"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6890B9E9" w14:textId="77777777" w:rsidR="00F11079" w:rsidRPr="00314A8C" w:rsidRDefault="00F11079" w:rsidP="002D0E67">
            <w:pPr>
              <w:rPr>
                <w:rFonts w:cstheme="minorHAnsi"/>
                <w:lang w:val="it-IT"/>
              </w:rPr>
            </w:pPr>
            <w:r>
              <w:rPr>
                <w:rFonts w:cstheme="minorHAnsi"/>
                <w:lang w:val="it-IT"/>
              </w:rPr>
              <w:t xml:space="preserve"> </w:t>
            </w:r>
            <w:r w:rsidRPr="00BE0917">
              <w:rPr>
                <w:rFonts w:cstheme="minorHAnsi"/>
                <w:lang w:val="it-IT"/>
              </w:rPr>
              <w:t>“Celibe/Nubile”, “Coniugato/a (comunione dei beni)”, “Vedovo/Separato”, “Coniugato/a (separazione dei beni)”, “Separato/a”, “Vedovo/a”, “Divorziato/a”, “N/A”</w:t>
            </w:r>
          </w:p>
        </w:tc>
        <w:tc>
          <w:tcPr>
            <w:tcW w:w="963" w:type="dxa"/>
          </w:tcPr>
          <w:p w14:paraId="13390600" w14:textId="77777777" w:rsidR="00F11079" w:rsidRPr="00314A8C" w:rsidRDefault="00F11079" w:rsidP="002D0E67">
            <w:pPr>
              <w:rPr>
                <w:rFonts w:cstheme="minorHAnsi"/>
                <w:lang w:val="it-IT"/>
              </w:rPr>
            </w:pPr>
          </w:p>
        </w:tc>
        <w:tc>
          <w:tcPr>
            <w:tcW w:w="963" w:type="dxa"/>
          </w:tcPr>
          <w:p w14:paraId="0DA7E620" w14:textId="77777777" w:rsidR="00F11079" w:rsidRPr="00314A8C" w:rsidRDefault="00F11079" w:rsidP="002D0E67">
            <w:pPr>
              <w:rPr>
                <w:rFonts w:cstheme="minorHAnsi"/>
                <w:lang w:val="it-IT"/>
              </w:rPr>
            </w:pPr>
          </w:p>
        </w:tc>
        <w:tc>
          <w:tcPr>
            <w:tcW w:w="963" w:type="dxa"/>
          </w:tcPr>
          <w:p w14:paraId="7D340EF8" w14:textId="77777777" w:rsidR="00F11079" w:rsidRPr="00314A8C" w:rsidRDefault="00F11079" w:rsidP="002D0E67">
            <w:pPr>
              <w:rPr>
                <w:rFonts w:cstheme="minorHAnsi"/>
                <w:lang w:val="it-IT"/>
              </w:rPr>
            </w:pPr>
          </w:p>
        </w:tc>
      </w:tr>
      <w:tr w:rsidR="00F11079" w:rsidRPr="003E7153" w14:paraId="1CF3B514" w14:textId="77777777" w:rsidTr="002D0E67">
        <w:trPr>
          <w:trHeight w:val="986"/>
        </w:trPr>
        <w:tc>
          <w:tcPr>
            <w:tcW w:w="962" w:type="dxa"/>
          </w:tcPr>
          <w:p w14:paraId="1EA55FA2" w14:textId="77777777" w:rsidR="00F11079" w:rsidRPr="00314A8C" w:rsidRDefault="00F11079" w:rsidP="002D0E67">
            <w:pPr>
              <w:rPr>
                <w:rFonts w:cstheme="minorHAnsi"/>
              </w:rPr>
            </w:pPr>
            <w:r w:rsidRPr="00314A8C">
              <w:rPr>
                <w:rFonts w:cstheme="minorHAnsi"/>
              </w:rPr>
              <w:t>C58</w:t>
            </w:r>
          </w:p>
        </w:tc>
        <w:tc>
          <w:tcPr>
            <w:tcW w:w="963" w:type="dxa"/>
          </w:tcPr>
          <w:p w14:paraId="4952820C" w14:textId="77777777" w:rsidR="00F11079" w:rsidRPr="00314A8C" w:rsidRDefault="00F11079" w:rsidP="002D0E67">
            <w:pPr>
              <w:rPr>
                <w:rFonts w:cstheme="minorHAnsi"/>
              </w:rPr>
            </w:pPr>
            <w:r w:rsidRPr="00314A8C">
              <w:rPr>
                <w:rFonts w:cstheme="minorHAnsi"/>
              </w:rPr>
              <w:t>Email</w:t>
            </w:r>
          </w:p>
        </w:tc>
        <w:tc>
          <w:tcPr>
            <w:tcW w:w="963" w:type="dxa"/>
          </w:tcPr>
          <w:p w14:paraId="7D53E909"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72006F1" w14:textId="77777777" w:rsidR="00F11079" w:rsidRPr="00314A8C" w:rsidRDefault="00F11079" w:rsidP="002D0E67">
            <w:pPr>
              <w:rPr>
                <w:rFonts w:cstheme="minorHAnsi"/>
              </w:rPr>
            </w:pPr>
            <w:r w:rsidRPr="00314A8C">
              <w:rPr>
                <w:rFonts w:cstheme="minorHAnsi"/>
              </w:rPr>
              <w:t>No</w:t>
            </w:r>
          </w:p>
        </w:tc>
        <w:tc>
          <w:tcPr>
            <w:tcW w:w="963" w:type="dxa"/>
          </w:tcPr>
          <w:p w14:paraId="42B70B04" w14:textId="77777777" w:rsidR="00F11079" w:rsidRPr="00314A8C" w:rsidRDefault="00F11079" w:rsidP="002D0E67">
            <w:pPr>
              <w:rPr>
                <w:rFonts w:cstheme="minorHAnsi"/>
              </w:rPr>
            </w:pPr>
            <w:r w:rsidRPr="00314A8C">
              <w:rPr>
                <w:rFonts w:cstheme="minorHAnsi"/>
              </w:rPr>
              <w:t>No</w:t>
            </w:r>
          </w:p>
        </w:tc>
        <w:tc>
          <w:tcPr>
            <w:tcW w:w="962" w:type="dxa"/>
          </w:tcPr>
          <w:p w14:paraId="032E6C87" w14:textId="77777777" w:rsidR="00F11079" w:rsidRPr="00314A8C" w:rsidRDefault="00F11079" w:rsidP="002D0E67">
            <w:pPr>
              <w:rPr>
                <w:rFonts w:cstheme="minorHAnsi"/>
              </w:rPr>
            </w:pPr>
            <w:r w:rsidRPr="00314A8C">
              <w:rPr>
                <w:rFonts w:cstheme="minorHAnsi"/>
              </w:rPr>
              <w:t>Alfa-</w:t>
            </w:r>
            <w:proofErr w:type="spellStart"/>
            <w:r w:rsidRPr="00314A8C">
              <w:rPr>
                <w:rFonts w:cstheme="minorHAnsi"/>
              </w:rPr>
              <w:t>numerici</w:t>
            </w:r>
            <w:proofErr w:type="spellEnd"/>
          </w:p>
        </w:tc>
        <w:tc>
          <w:tcPr>
            <w:tcW w:w="963" w:type="dxa"/>
          </w:tcPr>
          <w:p w14:paraId="270622E1" w14:textId="77777777" w:rsidR="00F11079" w:rsidRPr="00314A8C" w:rsidRDefault="00F11079" w:rsidP="002D0E67">
            <w:pPr>
              <w:rPr>
                <w:rFonts w:cstheme="minorHAnsi"/>
                <w:lang w:val="it-IT"/>
              </w:rPr>
            </w:pPr>
            <w:r w:rsidRPr="00314A8C">
              <w:rPr>
                <w:rFonts w:cstheme="minorHAnsi"/>
                <w:lang w:val="it-IT"/>
              </w:rPr>
              <w:t xml:space="preserve">Sintassi standard, utente@dominio.tdl </w:t>
            </w:r>
          </w:p>
        </w:tc>
        <w:tc>
          <w:tcPr>
            <w:tcW w:w="963" w:type="dxa"/>
          </w:tcPr>
          <w:p w14:paraId="3174CF2F" w14:textId="77777777" w:rsidR="00F11079" w:rsidRPr="00314A8C" w:rsidRDefault="00F11079" w:rsidP="002D0E67">
            <w:pPr>
              <w:rPr>
                <w:rFonts w:cstheme="minorHAnsi"/>
                <w:lang w:val="it-IT"/>
              </w:rPr>
            </w:pPr>
          </w:p>
        </w:tc>
        <w:tc>
          <w:tcPr>
            <w:tcW w:w="963" w:type="dxa"/>
          </w:tcPr>
          <w:p w14:paraId="693D0674" w14:textId="77777777" w:rsidR="00F11079" w:rsidRPr="00314A8C" w:rsidRDefault="00F11079" w:rsidP="002D0E67">
            <w:pPr>
              <w:rPr>
                <w:rFonts w:cstheme="minorHAnsi"/>
                <w:lang w:val="it-IT"/>
              </w:rPr>
            </w:pPr>
          </w:p>
        </w:tc>
        <w:tc>
          <w:tcPr>
            <w:tcW w:w="963" w:type="dxa"/>
          </w:tcPr>
          <w:p w14:paraId="652D7BD0" w14:textId="77777777" w:rsidR="00F11079" w:rsidRPr="00314A8C" w:rsidRDefault="00F11079" w:rsidP="002D0E67">
            <w:pPr>
              <w:rPr>
                <w:rFonts w:cstheme="minorHAnsi"/>
                <w:lang w:val="it-IT"/>
              </w:rPr>
            </w:pPr>
          </w:p>
        </w:tc>
      </w:tr>
      <w:tr w:rsidR="00F11079" w:rsidRPr="003E7153" w14:paraId="5C64BE72" w14:textId="77777777" w:rsidTr="002D0E67">
        <w:trPr>
          <w:trHeight w:val="986"/>
        </w:trPr>
        <w:tc>
          <w:tcPr>
            <w:tcW w:w="962" w:type="dxa"/>
          </w:tcPr>
          <w:p w14:paraId="4C7683ED" w14:textId="77777777" w:rsidR="00F11079" w:rsidRPr="00314A8C" w:rsidRDefault="00F11079" w:rsidP="002D0E67">
            <w:pPr>
              <w:rPr>
                <w:rFonts w:cstheme="minorHAnsi"/>
              </w:rPr>
            </w:pPr>
            <w:r w:rsidRPr="00314A8C">
              <w:rPr>
                <w:rFonts w:cstheme="minorHAnsi"/>
              </w:rPr>
              <w:t>C59</w:t>
            </w:r>
          </w:p>
        </w:tc>
        <w:tc>
          <w:tcPr>
            <w:tcW w:w="963" w:type="dxa"/>
          </w:tcPr>
          <w:p w14:paraId="79AFF5C2" w14:textId="77777777" w:rsidR="00F11079" w:rsidRPr="00314A8C" w:rsidRDefault="00F11079" w:rsidP="002D0E67">
            <w:pPr>
              <w:rPr>
                <w:rFonts w:cstheme="minorHAnsi"/>
              </w:rPr>
            </w:pPr>
            <w:r w:rsidRPr="00314A8C">
              <w:rPr>
                <w:rFonts w:cstheme="minorHAnsi"/>
              </w:rPr>
              <w:t xml:space="preserve">Provincia di </w:t>
            </w:r>
            <w:proofErr w:type="spellStart"/>
            <w:r w:rsidRPr="00314A8C">
              <w:rPr>
                <w:rFonts w:cstheme="minorHAnsi"/>
              </w:rPr>
              <w:t>nascita</w:t>
            </w:r>
            <w:proofErr w:type="spellEnd"/>
          </w:p>
        </w:tc>
        <w:tc>
          <w:tcPr>
            <w:tcW w:w="963" w:type="dxa"/>
          </w:tcPr>
          <w:p w14:paraId="6E740B6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4E79A2E" w14:textId="77777777" w:rsidR="00F11079" w:rsidRPr="00314A8C" w:rsidRDefault="00F11079" w:rsidP="002D0E67">
            <w:pPr>
              <w:rPr>
                <w:rFonts w:cstheme="minorHAnsi"/>
              </w:rPr>
            </w:pPr>
            <w:r w:rsidRPr="00314A8C">
              <w:rPr>
                <w:rFonts w:cstheme="minorHAnsi"/>
              </w:rPr>
              <w:t>No</w:t>
            </w:r>
          </w:p>
        </w:tc>
        <w:tc>
          <w:tcPr>
            <w:tcW w:w="963" w:type="dxa"/>
          </w:tcPr>
          <w:p w14:paraId="7412D676"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11BA6189"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363C7134" w14:textId="77777777" w:rsidR="00F11079" w:rsidRPr="00314A8C" w:rsidRDefault="00F11079" w:rsidP="002D0E67">
            <w:pPr>
              <w:rPr>
                <w:rFonts w:cstheme="minorHAnsi"/>
                <w:lang w:val="it-IT"/>
              </w:rPr>
            </w:pPr>
            <w:r w:rsidRPr="00314A8C">
              <w:rPr>
                <w:rFonts w:cstheme="minorHAnsi"/>
                <w:lang w:val="it-IT"/>
              </w:rPr>
              <w:t>“Nome” della città di provincia di nascita</w:t>
            </w:r>
          </w:p>
        </w:tc>
        <w:tc>
          <w:tcPr>
            <w:tcW w:w="963" w:type="dxa"/>
          </w:tcPr>
          <w:p w14:paraId="47CFA6B7" w14:textId="77777777" w:rsidR="00F11079" w:rsidRPr="00314A8C" w:rsidRDefault="00F11079" w:rsidP="002D0E67">
            <w:pPr>
              <w:rPr>
                <w:rFonts w:cstheme="minorHAnsi"/>
                <w:lang w:val="it-IT"/>
              </w:rPr>
            </w:pPr>
          </w:p>
        </w:tc>
        <w:tc>
          <w:tcPr>
            <w:tcW w:w="963" w:type="dxa"/>
          </w:tcPr>
          <w:p w14:paraId="043B979F" w14:textId="77777777" w:rsidR="00F11079" w:rsidRPr="00314A8C" w:rsidRDefault="00F11079" w:rsidP="002D0E67">
            <w:pPr>
              <w:rPr>
                <w:rFonts w:cstheme="minorHAnsi"/>
                <w:lang w:val="it-IT"/>
              </w:rPr>
            </w:pPr>
          </w:p>
        </w:tc>
        <w:tc>
          <w:tcPr>
            <w:tcW w:w="963" w:type="dxa"/>
          </w:tcPr>
          <w:p w14:paraId="7D3459C4" w14:textId="77777777" w:rsidR="00F11079" w:rsidRPr="00314A8C" w:rsidRDefault="00F11079" w:rsidP="002D0E67">
            <w:pPr>
              <w:rPr>
                <w:rFonts w:cstheme="minorHAnsi"/>
                <w:lang w:val="it-IT"/>
              </w:rPr>
            </w:pPr>
          </w:p>
        </w:tc>
      </w:tr>
      <w:tr w:rsidR="00F11079" w:rsidRPr="003E7153" w14:paraId="3BA17FC3" w14:textId="77777777" w:rsidTr="002D0E67">
        <w:trPr>
          <w:trHeight w:val="986"/>
        </w:trPr>
        <w:tc>
          <w:tcPr>
            <w:tcW w:w="962" w:type="dxa"/>
          </w:tcPr>
          <w:p w14:paraId="1FEAFA33" w14:textId="77777777" w:rsidR="00F11079" w:rsidRPr="00314A8C" w:rsidRDefault="00F11079" w:rsidP="002D0E67">
            <w:pPr>
              <w:rPr>
                <w:rFonts w:cstheme="minorHAnsi"/>
              </w:rPr>
            </w:pPr>
            <w:r w:rsidRPr="00314A8C">
              <w:rPr>
                <w:rFonts w:cstheme="minorHAnsi"/>
              </w:rPr>
              <w:t>C60</w:t>
            </w:r>
          </w:p>
        </w:tc>
        <w:tc>
          <w:tcPr>
            <w:tcW w:w="963" w:type="dxa"/>
          </w:tcPr>
          <w:p w14:paraId="148D47C1" w14:textId="77777777" w:rsidR="00F11079" w:rsidRPr="00314A8C" w:rsidRDefault="00F11079" w:rsidP="002D0E67">
            <w:pPr>
              <w:rPr>
                <w:rFonts w:cstheme="minorHAnsi"/>
                <w:lang w:val="it-IT"/>
              </w:rPr>
            </w:pPr>
            <w:r w:rsidRPr="00314A8C">
              <w:rPr>
                <w:rFonts w:cstheme="minorHAnsi"/>
                <w:lang w:val="it-IT"/>
              </w:rPr>
              <w:t>Componenti nucleo famigliare con reddito</w:t>
            </w:r>
          </w:p>
        </w:tc>
        <w:tc>
          <w:tcPr>
            <w:tcW w:w="963" w:type="dxa"/>
          </w:tcPr>
          <w:p w14:paraId="0B0666B2" w14:textId="77777777" w:rsidR="00F11079" w:rsidRPr="00314A8C" w:rsidRDefault="00F11079" w:rsidP="002D0E67">
            <w:pPr>
              <w:rPr>
                <w:rFonts w:cstheme="minorHAnsi"/>
                <w:lang w:val="it-IT"/>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F9E7B41" w14:textId="77777777" w:rsidR="00F11079" w:rsidRPr="00314A8C" w:rsidRDefault="00F11079" w:rsidP="002D0E67">
            <w:pPr>
              <w:rPr>
                <w:rFonts w:cstheme="minorHAnsi"/>
                <w:lang w:val="it-IT"/>
              </w:rPr>
            </w:pPr>
            <w:r w:rsidRPr="00314A8C">
              <w:rPr>
                <w:rFonts w:cstheme="minorHAnsi"/>
              </w:rPr>
              <w:t>No</w:t>
            </w:r>
          </w:p>
        </w:tc>
        <w:tc>
          <w:tcPr>
            <w:tcW w:w="963" w:type="dxa"/>
          </w:tcPr>
          <w:p w14:paraId="4DEB361E" w14:textId="77777777" w:rsidR="00F11079" w:rsidRPr="00314A8C" w:rsidRDefault="00F11079" w:rsidP="002D0E67">
            <w:pPr>
              <w:rPr>
                <w:rFonts w:cstheme="minorHAnsi"/>
                <w:lang w:val="it-IT"/>
              </w:rPr>
            </w:pPr>
            <w:r w:rsidRPr="00314A8C">
              <w:rPr>
                <w:rFonts w:cstheme="minorHAnsi"/>
              </w:rPr>
              <w:t>No</w:t>
            </w:r>
          </w:p>
        </w:tc>
        <w:tc>
          <w:tcPr>
            <w:tcW w:w="962" w:type="dxa"/>
          </w:tcPr>
          <w:p w14:paraId="5387FE01" w14:textId="77777777" w:rsidR="00F11079" w:rsidRPr="00314A8C" w:rsidRDefault="00F11079" w:rsidP="002D0E67">
            <w:pPr>
              <w:rPr>
                <w:rFonts w:cstheme="minorHAnsi"/>
                <w:lang w:val="it-IT"/>
              </w:rPr>
            </w:pPr>
            <w:r w:rsidRPr="00314A8C">
              <w:rPr>
                <w:rFonts w:cstheme="minorHAnsi"/>
                <w:lang w:val="it-IT"/>
              </w:rPr>
              <w:t>Alfabetici</w:t>
            </w:r>
          </w:p>
        </w:tc>
        <w:tc>
          <w:tcPr>
            <w:tcW w:w="963" w:type="dxa"/>
          </w:tcPr>
          <w:p w14:paraId="232855CA" w14:textId="77777777" w:rsidR="00F11079" w:rsidRDefault="00F11079" w:rsidP="002D0E67">
            <w:pPr>
              <w:rPr>
                <w:rFonts w:cstheme="minorHAnsi"/>
                <w:lang w:val="it-IT"/>
              </w:rPr>
            </w:pPr>
          </w:p>
          <w:p w14:paraId="5D6FEFA9" w14:textId="77777777" w:rsidR="00F11079" w:rsidRPr="00314A8C" w:rsidRDefault="00F11079" w:rsidP="002D0E67">
            <w:pPr>
              <w:rPr>
                <w:rFonts w:cstheme="minorHAnsi"/>
                <w:lang w:val="it-IT"/>
              </w:rPr>
            </w:pPr>
            <w:r w:rsidRPr="00BE0917">
              <w:rPr>
                <w:rFonts w:cstheme="minorHAnsi"/>
                <w:lang w:val="it-IT"/>
              </w:rPr>
              <w:t>“Numero” componenti nucleo famigliare con reddito</w:t>
            </w:r>
          </w:p>
        </w:tc>
        <w:tc>
          <w:tcPr>
            <w:tcW w:w="963" w:type="dxa"/>
          </w:tcPr>
          <w:p w14:paraId="2A4A18F6" w14:textId="77777777" w:rsidR="00F11079" w:rsidRPr="00314A8C" w:rsidRDefault="00F11079" w:rsidP="002D0E67">
            <w:pPr>
              <w:rPr>
                <w:rFonts w:cstheme="minorHAnsi"/>
                <w:lang w:val="it-IT"/>
              </w:rPr>
            </w:pPr>
          </w:p>
        </w:tc>
        <w:tc>
          <w:tcPr>
            <w:tcW w:w="963" w:type="dxa"/>
          </w:tcPr>
          <w:p w14:paraId="77AC64CA" w14:textId="77777777" w:rsidR="00F11079" w:rsidRPr="00314A8C" w:rsidRDefault="00F11079" w:rsidP="002D0E67">
            <w:pPr>
              <w:rPr>
                <w:rFonts w:cstheme="minorHAnsi"/>
                <w:lang w:val="it-IT"/>
              </w:rPr>
            </w:pPr>
          </w:p>
        </w:tc>
        <w:tc>
          <w:tcPr>
            <w:tcW w:w="963" w:type="dxa"/>
          </w:tcPr>
          <w:p w14:paraId="2BA387E7" w14:textId="77777777" w:rsidR="00F11079" w:rsidRPr="00314A8C" w:rsidRDefault="00F11079" w:rsidP="002D0E67">
            <w:pPr>
              <w:rPr>
                <w:rFonts w:cstheme="minorHAnsi"/>
                <w:lang w:val="it-IT"/>
              </w:rPr>
            </w:pPr>
          </w:p>
        </w:tc>
      </w:tr>
      <w:tr w:rsidR="00F11079" w:rsidRPr="003E7153" w14:paraId="10AB014D" w14:textId="77777777" w:rsidTr="002D0E67">
        <w:trPr>
          <w:trHeight w:val="986"/>
        </w:trPr>
        <w:tc>
          <w:tcPr>
            <w:tcW w:w="962" w:type="dxa"/>
          </w:tcPr>
          <w:p w14:paraId="3DAF2352" w14:textId="77777777" w:rsidR="00F11079" w:rsidRPr="00314A8C" w:rsidRDefault="00F11079" w:rsidP="002D0E67">
            <w:pPr>
              <w:rPr>
                <w:rFonts w:cstheme="minorHAnsi"/>
              </w:rPr>
            </w:pPr>
            <w:r w:rsidRPr="00314A8C">
              <w:rPr>
                <w:rFonts w:cstheme="minorHAnsi"/>
              </w:rPr>
              <w:t>C61</w:t>
            </w:r>
          </w:p>
        </w:tc>
        <w:tc>
          <w:tcPr>
            <w:tcW w:w="963" w:type="dxa"/>
          </w:tcPr>
          <w:p w14:paraId="02EAE592" w14:textId="77777777" w:rsidR="00F11079" w:rsidRPr="00314A8C" w:rsidRDefault="00F11079" w:rsidP="002D0E67">
            <w:pPr>
              <w:rPr>
                <w:rFonts w:cstheme="minorHAnsi"/>
              </w:rPr>
            </w:pPr>
            <w:proofErr w:type="spellStart"/>
            <w:r w:rsidRPr="00314A8C">
              <w:rPr>
                <w:rFonts w:cstheme="minorHAnsi"/>
              </w:rPr>
              <w:t>Posizione</w:t>
            </w:r>
            <w:proofErr w:type="spellEnd"/>
            <w:r w:rsidRPr="00314A8C">
              <w:rPr>
                <w:rFonts w:cstheme="minorHAnsi"/>
              </w:rPr>
              <w:t xml:space="preserve"> </w:t>
            </w:r>
            <w:proofErr w:type="spellStart"/>
            <w:r w:rsidRPr="00314A8C">
              <w:rPr>
                <w:rFonts w:cstheme="minorHAnsi"/>
              </w:rPr>
              <w:t>lavorativa</w:t>
            </w:r>
            <w:proofErr w:type="spellEnd"/>
          </w:p>
        </w:tc>
        <w:tc>
          <w:tcPr>
            <w:tcW w:w="963" w:type="dxa"/>
          </w:tcPr>
          <w:p w14:paraId="0875D148"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AEA7653" w14:textId="77777777" w:rsidR="00F11079" w:rsidRPr="00314A8C" w:rsidRDefault="00F11079" w:rsidP="002D0E67">
            <w:pPr>
              <w:rPr>
                <w:rFonts w:cstheme="minorHAnsi"/>
              </w:rPr>
            </w:pPr>
            <w:r w:rsidRPr="00314A8C">
              <w:rPr>
                <w:rFonts w:cstheme="minorHAnsi"/>
              </w:rPr>
              <w:t>No</w:t>
            </w:r>
          </w:p>
        </w:tc>
        <w:tc>
          <w:tcPr>
            <w:tcW w:w="963" w:type="dxa"/>
          </w:tcPr>
          <w:p w14:paraId="7FCA1D57" w14:textId="77777777" w:rsidR="00F11079" w:rsidRPr="00314A8C" w:rsidRDefault="00F11079" w:rsidP="002D0E67">
            <w:pPr>
              <w:rPr>
                <w:rFonts w:cstheme="minorHAnsi"/>
              </w:rPr>
            </w:pPr>
            <w:r w:rsidRPr="00314A8C">
              <w:rPr>
                <w:rFonts w:cstheme="minorHAnsi"/>
              </w:rPr>
              <w:t>No</w:t>
            </w:r>
          </w:p>
        </w:tc>
        <w:tc>
          <w:tcPr>
            <w:tcW w:w="962" w:type="dxa"/>
          </w:tcPr>
          <w:p w14:paraId="07D48357"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7EBF4BB0" w14:textId="77777777" w:rsidR="00F11079" w:rsidRPr="00314A8C" w:rsidRDefault="00F11079" w:rsidP="002D0E67">
            <w:pPr>
              <w:rPr>
                <w:rFonts w:cstheme="minorHAnsi"/>
                <w:lang w:val="it-IT"/>
              </w:rPr>
            </w:pPr>
            <w:r>
              <w:rPr>
                <w:rFonts w:cstheme="minorHAnsi"/>
                <w:lang w:val="it-IT"/>
              </w:rPr>
              <w:t xml:space="preserve"> </w:t>
            </w:r>
            <w:r w:rsidRPr="006E59EB">
              <w:rPr>
                <w:rFonts w:cstheme="minorHAnsi"/>
                <w:lang w:val="it-IT"/>
              </w:rPr>
              <w:t>“Dip tempo indeterminato, “Dip tempo determinato”, “Autonomo con partita IVA”, “Titolare ditta”, “Professionista iscritto albo”, “Pensionato”, “Rendita da partecipazioni”, “N/A”</w:t>
            </w:r>
          </w:p>
        </w:tc>
        <w:tc>
          <w:tcPr>
            <w:tcW w:w="963" w:type="dxa"/>
          </w:tcPr>
          <w:p w14:paraId="0BC789CA" w14:textId="77777777" w:rsidR="00F11079" w:rsidRPr="00314A8C" w:rsidRDefault="00F11079" w:rsidP="002D0E67">
            <w:pPr>
              <w:rPr>
                <w:rFonts w:cstheme="minorHAnsi"/>
                <w:lang w:val="it-IT"/>
              </w:rPr>
            </w:pPr>
          </w:p>
        </w:tc>
        <w:tc>
          <w:tcPr>
            <w:tcW w:w="963" w:type="dxa"/>
          </w:tcPr>
          <w:p w14:paraId="00FDBEC3" w14:textId="77777777" w:rsidR="00F11079" w:rsidRPr="00314A8C" w:rsidRDefault="00F11079" w:rsidP="002D0E67">
            <w:pPr>
              <w:rPr>
                <w:rFonts w:cstheme="minorHAnsi"/>
                <w:lang w:val="it-IT"/>
              </w:rPr>
            </w:pPr>
          </w:p>
        </w:tc>
        <w:tc>
          <w:tcPr>
            <w:tcW w:w="963" w:type="dxa"/>
          </w:tcPr>
          <w:p w14:paraId="218BF10B" w14:textId="77777777" w:rsidR="00F11079" w:rsidRPr="00314A8C" w:rsidRDefault="00F11079" w:rsidP="002D0E67">
            <w:pPr>
              <w:rPr>
                <w:rFonts w:cstheme="minorHAnsi"/>
                <w:lang w:val="it-IT"/>
              </w:rPr>
            </w:pPr>
          </w:p>
        </w:tc>
      </w:tr>
      <w:tr w:rsidR="00F11079" w:rsidRPr="003E7153" w14:paraId="19F6625C" w14:textId="77777777" w:rsidTr="002D0E67">
        <w:trPr>
          <w:trHeight w:val="986"/>
        </w:trPr>
        <w:tc>
          <w:tcPr>
            <w:tcW w:w="962" w:type="dxa"/>
          </w:tcPr>
          <w:p w14:paraId="0B5D9ED6" w14:textId="77777777" w:rsidR="00F11079" w:rsidRPr="00314A8C" w:rsidRDefault="00F11079" w:rsidP="002D0E67">
            <w:pPr>
              <w:rPr>
                <w:rFonts w:cstheme="minorHAnsi"/>
              </w:rPr>
            </w:pPr>
            <w:r w:rsidRPr="00314A8C">
              <w:rPr>
                <w:rFonts w:cstheme="minorHAnsi"/>
              </w:rPr>
              <w:t>C62</w:t>
            </w:r>
          </w:p>
        </w:tc>
        <w:tc>
          <w:tcPr>
            <w:tcW w:w="963" w:type="dxa"/>
          </w:tcPr>
          <w:p w14:paraId="21A327E3" w14:textId="77777777" w:rsidR="00F11079" w:rsidRPr="00314A8C" w:rsidRDefault="00F11079" w:rsidP="002D0E67">
            <w:pPr>
              <w:rPr>
                <w:rFonts w:cstheme="minorHAnsi"/>
              </w:rPr>
            </w:pPr>
            <w:proofErr w:type="spellStart"/>
            <w:r w:rsidRPr="00314A8C">
              <w:rPr>
                <w:rFonts w:cstheme="minorHAnsi"/>
              </w:rPr>
              <w:t>Reddito</w:t>
            </w:r>
            <w:proofErr w:type="spellEnd"/>
            <w:r w:rsidRPr="00314A8C">
              <w:rPr>
                <w:rFonts w:cstheme="minorHAnsi"/>
              </w:rPr>
              <w:t xml:space="preserve"> </w:t>
            </w:r>
            <w:proofErr w:type="spellStart"/>
            <w:r w:rsidRPr="00314A8C">
              <w:rPr>
                <w:rFonts w:cstheme="minorHAnsi"/>
              </w:rPr>
              <w:t>personale</w:t>
            </w:r>
            <w:proofErr w:type="spellEnd"/>
          </w:p>
        </w:tc>
        <w:tc>
          <w:tcPr>
            <w:tcW w:w="963" w:type="dxa"/>
          </w:tcPr>
          <w:p w14:paraId="0B3DEAC6"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1646BB5" w14:textId="77777777" w:rsidR="00F11079" w:rsidRPr="00314A8C" w:rsidRDefault="00F11079" w:rsidP="002D0E67">
            <w:pPr>
              <w:rPr>
                <w:rFonts w:cstheme="minorHAnsi"/>
              </w:rPr>
            </w:pPr>
            <w:r w:rsidRPr="00314A8C">
              <w:rPr>
                <w:rFonts w:cstheme="minorHAnsi"/>
              </w:rPr>
              <w:t>No</w:t>
            </w:r>
          </w:p>
        </w:tc>
        <w:tc>
          <w:tcPr>
            <w:tcW w:w="963" w:type="dxa"/>
          </w:tcPr>
          <w:p w14:paraId="6484E2AB" w14:textId="77777777" w:rsidR="00F11079" w:rsidRPr="00314A8C" w:rsidRDefault="00F11079" w:rsidP="002D0E67">
            <w:pPr>
              <w:rPr>
                <w:rFonts w:cstheme="minorHAnsi"/>
              </w:rPr>
            </w:pPr>
            <w:r w:rsidRPr="00314A8C">
              <w:rPr>
                <w:rFonts w:cstheme="minorHAnsi"/>
              </w:rPr>
              <w:t>No</w:t>
            </w:r>
          </w:p>
        </w:tc>
        <w:tc>
          <w:tcPr>
            <w:tcW w:w="962" w:type="dxa"/>
          </w:tcPr>
          <w:p w14:paraId="58F8AF75"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57700693"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7FB924E4" w14:textId="77777777" w:rsidR="00F11079" w:rsidRPr="00314A8C" w:rsidRDefault="00F11079" w:rsidP="002D0E67">
            <w:pPr>
              <w:rPr>
                <w:rFonts w:cstheme="minorHAnsi"/>
                <w:lang w:val="it-IT"/>
              </w:rPr>
            </w:pPr>
          </w:p>
        </w:tc>
        <w:tc>
          <w:tcPr>
            <w:tcW w:w="963" w:type="dxa"/>
          </w:tcPr>
          <w:p w14:paraId="7CC949D1" w14:textId="77777777" w:rsidR="00F11079" w:rsidRPr="00314A8C" w:rsidRDefault="00F11079" w:rsidP="002D0E67">
            <w:pPr>
              <w:rPr>
                <w:rFonts w:cstheme="minorHAnsi"/>
                <w:lang w:val="it-IT"/>
              </w:rPr>
            </w:pPr>
          </w:p>
        </w:tc>
        <w:tc>
          <w:tcPr>
            <w:tcW w:w="963" w:type="dxa"/>
          </w:tcPr>
          <w:p w14:paraId="5121D508" w14:textId="77777777" w:rsidR="00F11079" w:rsidRPr="00314A8C" w:rsidRDefault="00F11079" w:rsidP="002D0E67">
            <w:pPr>
              <w:rPr>
                <w:rFonts w:cstheme="minorHAnsi"/>
                <w:lang w:val="it-IT"/>
              </w:rPr>
            </w:pPr>
          </w:p>
        </w:tc>
      </w:tr>
      <w:tr w:rsidR="00F11079" w:rsidRPr="003E7153" w14:paraId="6F455BF8" w14:textId="77777777" w:rsidTr="002D0E67">
        <w:trPr>
          <w:trHeight w:val="986"/>
        </w:trPr>
        <w:tc>
          <w:tcPr>
            <w:tcW w:w="962" w:type="dxa"/>
          </w:tcPr>
          <w:p w14:paraId="1C281DB8" w14:textId="77777777" w:rsidR="00F11079" w:rsidRPr="00314A8C" w:rsidRDefault="00F11079" w:rsidP="002D0E67">
            <w:pPr>
              <w:rPr>
                <w:rFonts w:cstheme="minorHAnsi"/>
              </w:rPr>
            </w:pPr>
            <w:r w:rsidRPr="00314A8C">
              <w:rPr>
                <w:rFonts w:cstheme="minorHAnsi"/>
              </w:rPr>
              <w:t>C63</w:t>
            </w:r>
          </w:p>
        </w:tc>
        <w:tc>
          <w:tcPr>
            <w:tcW w:w="963" w:type="dxa"/>
          </w:tcPr>
          <w:p w14:paraId="4A08DB75" w14:textId="77777777" w:rsidR="00F11079" w:rsidRPr="00314A8C" w:rsidRDefault="00F11079" w:rsidP="002D0E67">
            <w:pPr>
              <w:rPr>
                <w:rFonts w:cstheme="minorHAnsi"/>
              </w:rPr>
            </w:pPr>
            <w:proofErr w:type="spellStart"/>
            <w:r w:rsidRPr="00314A8C">
              <w:rPr>
                <w:rFonts w:cstheme="minorHAnsi"/>
              </w:rPr>
              <w:t>Altre</w:t>
            </w:r>
            <w:proofErr w:type="spellEnd"/>
            <w:r w:rsidRPr="00314A8C">
              <w:rPr>
                <w:rFonts w:cstheme="minorHAnsi"/>
              </w:rPr>
              <w:t xml:space="preserve"> </w:t>
            </w:r>
            <w:proofErr w:type="spellStart"/>
            <w:r w:rsidRPr="00314A8C">
              <w:rPr>
                <w:rFonts w:cstheme="minorHAnsi"/>
              </w:rPr>
              <w:t>fonti</w:t>
            </w:r>
            <w:proofErr w:type="spellEnd"/>
            <w:r w:rsidRPr="00314A8C">
              <w:rPr>
                <w:rFonts w:cstheme="minorHAnsi"/>
              </w:rPr>
              <w:t xml:space="preserve"> di </w:t>
            </w:r>
            <w:proofErr w:type="spellStart"/>
            <w:r w:rsidRPr="00314A8C">
              <w:rPr>
                <w:rFonts w:cstheme="minorHAnsi"/>
              </w:rPr>
              <w:t>reddito</w:t>
            </w:r>
            <w:proofErr w:type="spellEnd"/>
          </w:p>
        </w:tc>
        <w:tc>
          <w:tcPr>
            <w:tcW w:w="963" w:type="dxa"/>
          </w:tcPr>
          <w:p w14:paraId="50D7F98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88BE08C" w14:textId="77777777" w:rsidR="00F11079" w:rsidRPr="00314A8C" w:rsidRDefault="00F11079" w:rsidP="002D0E67">
            <w:pPr>
              <w:rPr>
                <w:rFonts w:cstheme="minorHAnsi"/>
              </w:rPr>
            </w:pPr>
            <w:r w:rsidRPr="00314A8C">
              <w:rPr>
                <w:rFonts w:cstheme="minorHAnsi"/>
              </w:rPr>
              <w:t>No</w:t>
            </w:r>
          </w:p>
        </w:tc>
        <w:tc>
          <w:tcPr>
            <w:tcW w:w="963" w:type="dxa"/>
          </w:tcPr>
          <w:p w14:paraId="7932190C" w14:textId="77777777" w:rsidR="00F11079" w:rsidRPr="00314A8C" w:rsidRDefault="00F11079" w:rsidP="002D0E67">
            <w:pPr>
              <w:rPr>
                <w:rFonts w:cstheme="minorHAnsi"/>
              </w:rPr>
            </w:pPr>
            <w:r w:rsidRPr="00314A8C">
              <w:rPr>
                <w:rFonts w:cstheme="minorHAnsi"/>
              </w:rPr>
              <w:t>No</w:t>
            </w:r>
          </w:p>
        </w:tc>
        <w:tc>
          <w:tcPr>
            <w:tcW w:w="962" w:type="dxa"/>
          </w:tcPr>
          <w:p w14:paraId="11F7D86C"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6C3672D6" w14:textId="77777777" w:rsidR="00F11079" w:rsidRPr="00314A8C" w:rsidRDefault="00F11079" w:rsidP="002D0E67">
            <w:pPr>
              <w:rPr>
                <w:rFonts w:cstheme="minorHAnsi"/>
                <w:lang w:val="it-IT"/>
              </w:rPr>
            </w:pPr>
            <w:r>
              <w:rPr>
                <w:rFonts w:cstheme="minorHAnsi"/>
                <w:lang w:val="it-IT"/>
              </w:rPr>
              <w:t xml:space="preserve"> “Nome” altre fonti di reddito</w:t>
            </w:r>
          </w:p>
        </w:tc>
        <w:tc>
          <w:tcPr>
            <w:tcW w:w="963" w:type="dxa"/>
          </w:tcPr>
          <w:p w14:paraId="7FE06024" w14:textId="77777777" w:rsidR="00F11079" w:rsidRPr="00314A8C" w:rsidRDefault="00F11079" w:rsidP="002D0E67">
            <w:pPr>
              <w:rPr>
                <w:rFonts w:cstheme="minorHAnsi"/>
                <w:lang w:val="it-IT"/>
              </w:rPr>
            </w:pPr>
          </w:p>
        </w:tc>
        <w:tc>
          <w:tcPr>
            <w:tcW w:w="963" w:type="dxa"/>
          </w:tcPr>
          <w:p w14:paraId="5DD55490" w14:textId="77777777" w:rsidR="00F11079" w:rsidRPr="00314A8C" w:rsidRDefault="00F11079" w:rsidP="002D0E67">
            <w:pPr>
              <w:rPr>
                <w:rFonts w:cstheme="minorHAnsi"/>
                <w:lang w:val="it-IT"/>
              </w:rPr>
            </w:pPr>
          </w:p>
        </w:tc>
        <w:tc>
          <w:tcPr>
            <w:tcW w:w="963" w:type="dxa"/>
          </w:tcPr>
          <w:p w14:paraId="5C1A1285" w14:textId="77777777" w:rsidR="00F11079" w:rsidRPr="00314A8C" w:rsidRDefault="00F11079" w:rsidP="002D0E67">
            <w:pPr>
              <w:rPr>
                <w:rFonts w:cstheme="minorHAnsi"/>
                <w:lang w:val="it-IT"/>
              </w:rPr>
            </w:pPr>
          </w:p>
        </w:tc>
      </w:tr>
      <w:tr w:rsidR="00F11079" w:rsidRPr="0049723A" w14:paraId="0A2ACE6C" w14:textId="77777777" w:rsidTr="002D0E67">
        <w:trPr>
          <w:trHeight w:val="986"/>
        </w:trPr>
        <w:tc>
          <w:tcPr>
            <w:tcW w:w="962" w:type="dxa"/>
          </w:tcPr>
          <w:p w14:paraId="52E62943" w14:textId="77777777" w:rsidR="00F11079" w:rsidRPr="00314A8C" w:rsidRDefault="00F11079" w:rsidP="002D0E67">
            <w:pPr>
              <w:rPr>
                <w:rFonts w:cstheme="minorHAnsi"/>
              </w:rPr>
            </w:pPr>
            <w:r w:rsidRPr="00314A8C">
              <w:rPr>
                <w:rFonts w:cstheme="minorHAnsi"/>
              </w:rPr>
              <w:t>C64</w:t>
            </w:r>
          </w:p>
        </w:tc>
        <w:tc>
          <w:tcPr>
            <w:tcW w:w="963" w:type="dxa"/>
          </w:tcPr>
          <w:p w14:paraId="62C9C608" w14:textId="77777777" w:rsidR="00F11079" w:rsidRPr="00314A8C" w:rsidRDefault="00F11079" w:rsidP="002D0E67">
            <w:pPr>
              <w:rPr>
                <w:rFonts w:cstheme="minorHAnsi"/>
              </w:rPr>
            </w:pPr>
            <w:proofErr w:type="spellStart"/>
            <w:r w:rsidRPr="00314A8C">
              <w:rPr>
                <w:rFonts w:cstheme="minorHAnsi"/>
              </w:rPr>
              <w:t>Comune</w:t>
            </w:r>
            <w:proofErr w:type="spellEnd"/>
            <w:r w:rsidRPr="00314A8C">
              <w:rPr>
                <w:rFonts w:cstheme="minorHAnsi"/>
              </w:rPr>
              <w:t xml:space="preserve"> di </w:t>
            </w:r>
            <w:proofErr w:type="spellStart"/>
            <w:r w:rsidRPr="00314A8C">
              <w:rPr>
                <w:rFonts w:cstheme="minorHAnsi"/>
              </w:rPr>
              <w:t>residenza</w:t>
            </w:r>
            <w:proofErr w:type="spellEnd"/>
          </w:p>
        </w:tc>
        <w:tc>
          <w:tcPr>
            <w:tcW w:w="963" w:type="dxa"/>
          </w:tcPr>
          <w:p w14:paraId="71BF00D0"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78F1895" w14:textId="77777777" w:rsidR="00F11079" w:rsidRPr="00314A8C" w:rsidRDefault="00F11079" w:rsidP="002D0E67">
            <w:pPr>
              <w:rPr>
                <w:rFonts w:cstheme="minorHAnsi"/>
              </w:rPr>
            </w:pPr>
            <w:r w:rsidRPr="00314A8C">
              <w:rPr>
                <w:rFonts w:cstheme="minorHAnsi"/>
              </w:rPr>
              <w:t>No</w:t>
            </w:r>
          </w:p>
        </w:tc>
        <w:tc>
          <w:tcPr>
            <w:tcW w:w="963" w:type="dxa"/>
          </w:tcPr>
          <w:p w14:paraId="57AEF10E" w14:textId="77777777" w:rsidR="00F11079" w:rsidRPr="00314A8C" w:rsidRDefault="00F11079" w:rsidP="002D0E67">
            <w:pPr>
              <w:rPr>
                <w:rFonts w:cstheme="minorHAnsi"/>
              </w:rPr>
            </w:pPr>
            <w:r w:rsidRPr="00314A8C">
              <w:rPr>
                <w:rFonts w:cstheme="minorHAnsi"/>
              </w:rPr>
              <w:t>No</w:t>
            </w:r>
          </w:p>
        </w:tc>
        <w:tc>
          <w:tcPr>
            <w:tcW w:w="962" w:type="dxa"/>
          </w:tcPr>
          <w:p w14:paraId="6D62999F"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7AAC6C68" w14:textId="77777777" w:rsidR="00F11079" w:rsidRPr="00314A8C" w:rsidRDefault="00F11079" w:rsidP="002D0E67">
            <w:pPr>
              <w:rPr>
                <w:rFonts w:cstheme="minorHAnsi"/>
                <w:lang w:val="it-IT"/>
              </w:rPr>
            </w:pPr>
            <w:r w:rsidRPr="00314A8C">
              <w:rPr>
                <w:rFonts w:cstheme="minorHAnsi"/>
                <w:lang w:val="it-IT"/>
              </w:rPr>
              <w:t>“Nome” comune di residenza</w:t>
            </w:r>
          </w:p>
        </w:tc>
        <w:tc>
          <w:tcPr>
            <w:tcW w:w="963" w:type="dxa"/>
          </w:tcPr>
          <w:p w14:paraId="43C7D787" w14:textId="77777777" w:rsidR="00F11079" w:rsidRPr="00314A8C" w:rsidRDefault="00F11079" w:rsidP="002D0E67">
            <w:pPr>
              <w:rPr>
                <w:rFonts w:cstheme="minorHAnsi"/>
                <w:lang w:val="it-IT"/>
              </w:rPr>
            </w:pPr>
          </w:p>
        </w:tc>
        <w:tc>
          <w:tcPr>
            <w:tcW w:w="963" w:type="dxa"/>
          </w:tcPr>
          <w:p w14:paraId="64A438B9" w14:textId="77777777" w:rsidR="00F11079" w:rsidRPr="00314A8C" w:rsidRDefault="00F11079" w:rsidP="002D0E67">
            <w:pPr>
              <w:rPr>
                <w:rFonts w:cstheme="minorHAnsi"/>
                <w:lang w:val="it-IT"/>
              </w:rPr>
            </w:pPr>
          </w:p>
        </w:tc>
        <w:tc>
          <w:tcPr>
            <w:tcW w:w="963" w:type="dxa"/>
          </w:tcPr>
          <w:p w14:paraId="0B20F384" w14:textId="77777777" w:rsidR="00F11079" w:rsidRPr="00314A8C" w:rsidRDefault="00F11079" w:rsidP="002D0E67">
            <w:pPr>
              <w:rPr>
                <w:rFonts w:cstheme="minorHAnsi"/>
                <w:lang w:val="it-IT"/>
              </w:rPr>
            </w:pPr>
          </w:p>
        </w:tc>
      </w:tr>
      <w:tr w:rsidR="00F11079" w:rsidRPr="003E7153" w14:paraId="5D4AC001" w14:textId="77777777" w:rsidTr="002D0E67">
        <w:trPr>
          <w:trHeight w:val="986"/>
        </w:trPr>
        <w:tc>
          <w:tcPr>
            <w:tcW w:w="962" w:type="dxa"/>
          </w:tcPr>
          <w:p w14:paraId="273DB2F1" w14:textId="77777777" w:rsidR="00F11079" w:rsidRPr="00314A8C" w:rsidRDefault="00F11079" w:rsidP="002D0E67">
            <w:pPr>
              <w:rPr>
                <w:rFonts w:cstheme="minorHAnsi"/>
              </w:rPr>
            </w:pPr>
            <w:r w:rsidRPr="00314A8C">
              <w:rPr>
                <w:rFonts w:cstheme="minorHAnsi"/>
              </w:rPr>
              <w:t>C65</w:t>
            </w:r>
          </w:p>
        </w:tc>
        <w:tc>
          <w:tcPr>
            <w:tcW w:w="963" w:type="dxa"/>
          </w:tcPr>
          <w:p w14:paraId="050699C0" w14:textId="77777777" w:rsidR="00F11079" w:rsidRPr="00314A8C" w:rsidRDefault="00F11079" w:rsidP="002D0E67">
            <w:pPr>
              <w:rPr>
                <w:rFonts w:cstheme="minorHAnsi"/>
              </w:rPr>
            </w:pPr>
            <w:proofErr w:type="spellStart"/>
            <w:r w:rsidRPr="00314A8C">
              <w:rPr>
                <w:rFonts w:cstheme="minorHAnsi"/>
              </w:rPr>
              <w:t>Mensilità</w:t>
            </w:r>
            <w:proofErr w:type="spellEnd"/>
          </w:p>
        </w:tc>
        <w:tc>
          <w:tcPr>
            <w:tcW w:w="963" w:type="dxa"/>
          </w:tcPr>
          <w:p w14:paraId="69451830"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ABDE78B" w14:textId="77777777" w:rsidR="00F11079" w:rsidRPr="00314A8C" w:rsidRDefault="00F11079" w:rsidP="002D0E67">
            <w:pPr>
              <w:rPr>
                <w:rFonts w:cstheme="minorHAnsi"/>
              </w:rPr>
            </w:pPr>
            <w:r w:rsidRPr="00314A8C">
              <w:rPr>
                <w:rFonts w:cstheme="minorHAnsi"/>
              </w:rPr>
              <w:t>No</w:t>
            </w:r>
          </w:p>
        </w:tc>
        <w:tc>
          <w:tcPr>
            <w:tcW w:w="963" w:type="dxa"/>
          </w:tcPr>
          <w:p w14:paraId="02688DE0" w14:textId="77777777" w:rsidR="00F11079" w:rsidRPr="00314A8C" w:rsidRDefault="00F11079" w:rsidP="002D0E67">
            <w:pPr>
              <w:rPr>
                <w:rFonts w:cstheme="minorHAnsi"/>
              </w:rPr>
            </w:pPr>
            <w:r w:rsidRPr="00314A8C">
              <w:rPr>
                <w:rFonts w:cstheme="minorHAnsi"/>
              </w:rPr>
              <w:t>No</w:t>
            </w:r>
          </w:p>
        </w:tc>
        <w:tc>
          <w:tcPr>
            <w:tcW w:w="962" w:type="dxa"/>
          </w:tcPr>
          <w:p w14:paraId="00177DB5"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203E2621" w14:textId="77777777" w:rsidR="00F11079" w:rsidRPr="00314A8C" w:rsidRDefault="00F11079" w:rsidP="002D0E67">
            <w:pPr>
              <w:rPr>
                <w:rFonts w:cstheme="minorHAnsi"/>
                <w:lang w:val="it-IT"/>
              </w:rPr>
            </w:pPr>
            <w:r w:rsidRPr="00314A8C">
              <w:rPr>
                <w:rFonts w:cstheme="minorHAnsi"/>
                <w:lang w:val="it-IT"/>
              </w:rPr>
              <w:t>“Numero” pagamenti retributivi percepiti al mese</w:t>
            </w:r>
          </w:p>
        </w:tc>
        <w:tc>
          <w:tcPr>
            <w:tcW w:w="963" w:type="dxa"/>
          </w:tcPr>
          <w:p w14:paraId="0B499242" w14:textId="77777777" w:rsidR="00F11079" w:rsidRPr="00314A8C" w:rsidRDefault="00F11079" w:rsidP="002D0E67">
            <w:pPr>
              <w:rPr>
                <w:rFonts w:cstheme="minorHAnsi"/>
                <w:lang w:val="it-IT"/>
              </w:rPr>
            </w:pPr>
          </w:p>
        </w:tc>
        <w:tc>
          <w:tcPr>
            <w:tcW w:w="963" w:type="dxa"/>
          </w:tcPr>
          <w:p w14:paraId="207CA16B" w14:textId="77777777" w:rsidR="00F11079" w:rsidRPr="00314A8C" w:rsidRDefault="00F11079" w:rsidP="002D0E67">
            <w:pPr>
              <w:rPr>
                <w:rFonts w:cstheme="minorHAnsi"/>
                <w:lang w:val="it-IT"/>
              </w:rPr>
            </w:pPr>
          </w:p>
        </w:tc>
        <w:tc>
          <w:tcPr>
            <w:tcW w:w="963" w:type="dxa"/>
          </w:tcPr>
          <w:p w14:paraId="684940E0" w14:textId="77777777" w:rsidR="00F11079" w:rsidRPr="00314A8C" w:rsidRDefault="00F11079" w:rsidP="002D0E67">
            <w:pPr>
              <w:rPr>
                <w:rFonts w:cstheme="minorHAnsi"/>
                <w:lang w:val="it-IT"/>
              </w:rPr>
            </w:pPr>
          </w:p>
        </w:tc>
      </w:tr>
      <w:tr w:rsidR="00F11079" w:rsidRPr="003E7153" w14:paraId="60186F28" w14:textId="77777777" w:rsidTr="002D0E67">
        <w:trPr>
          <w:trHeight w:val="986"/>
        </w:trPr>
        <w:tc>
          <w:tcPr>
            <w:tcW w:w="962" w:type="dxa"/>
          </w:tcPr>
          <w:p w14:paraId="17B4DACE" w14:textId="77777777" w:rsidR="00F11079" w:rsidRPr="00314A8C" w:rsidRDefault="00F11079" w:rsidP="002D0E67">
            <w:pPr>
              <w:rPr>
                <w:rFonts w:cstheme="minorHAnsi"/>
              </w:rPr>
            </w:pPr>
            <w:r w:rsidRPr="00314A8C">
              <w:rPr>
                <w:rFonts w:cstheme="minorHAnsi"/>
              </w:rPr>
              <w:t>C66</w:t>
            </w:r>
          </w:p>
        </w:tc>
        <w:tc>
          <w:tcPr>
            <w:tcW w:w="963" w:type="dxa"/>
          </w:tcPr>
          <w:p w14:paraId="103ACEA8" w14:textId="77777777" w:rsidR="00F11079" w:rsidRPr="00314A8C" w:rsidRDefault="00F11079" w:rsidP="002D0E67">
            <w:pPr>
              <w:rPr>
                <w:rFonts w:cstheme="minorHAnsi"/>
              </w:rPr>
            </w:pPr>
            <w:proofErr w:type="spellStart"/>
            <w:r w:rsidRPr="00314A8C">
              <w:rPr>
                <w:rFonts w:cstheme="minorHAnsi"/>
              </w:rPr>
              <w:t>Finalità</w:t>
            </w:r>
            <w:proofErr w:type="spellEnd"/>
            <w:r w:rsidRPr="00314A8C">
              <w:rPr>
                <w:rFonts w:cstheme="minorHAnsi"/>
              </w:rPr>
              <w:t xml:space="preserve"> di </w:t>
            </w:r>
            <w:proofErr w:type="spellStart"/>
            <w:r w:rsidRPr="00314A8C">
              <w:rPr>
                <w:rFonts w:cstheme="minorHAnsi"/>
              </w:rPr>
              <w:t>richiesta</w:t>
            </w:r>
            <w:proofErr w:type="spellEnd"/>
          </w:p>
        </w:tc>
        <w:tc>
          <w:tcPr>
            <w:tcW w:w="963" w:type="dxa"/>
          </w:tcPr>
          <w:p w14:paraId="3B16B0E3"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08CD498" w14:textId="77777777" w:rsidR="00F11079" w:rsidRPr="00314A8C" w:rsidRDefault="00F11079" w:rsidP="002D0E67">
            <w:pPr>
              <w:rPr>
                <w:rFonts w:cstheme="minorHAnsi"/>
              </w:rPr>
            </w:pPr>
            <w:r w:rsidRPr="00314A8C">
              <w:rPr>
                <w:rFonts w:cstheme="minorHAnsi"/>
              </w:rPr>
              <w:t>No</w:t>
            </w:r>
          </w:p>
        </w:tc>
        <w:tc>
          <w:tcPr>
            <w:tcW w:w="963" w:type="dxa"/>
          </w:tcPr>
          <w:p w14:paraId="65C4CD24"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49FEDD15" w14:textId="77777777" w:rsidR="00F11079" w:rsidRPr="00314A8C" w:rsidRDefault="00F11079" w:rsidP="002D0E67">
            <w:pPr>
              <w:rPr>
                <w:rFonts w:cstheme="minorHAnsi"/>
              </w:rPr>
            </w:pPr>
            <w:r>
              <w:rPr>
                <w:rFonts w:cstheme="minorHAnsi"/>
              </w:rPr>
              <w:t xml:space="preserve"> Lista </w:t>
            </w:r>
            <w:proofErr w:type="spellStart"/>
            <w:r>
              <w:rPr>
                <w:rFonts w:cstheme="minorHAnsi"/>
              </w:rPr>
              <w:t>valori</w:t>
            </w:r>
            <w:proofErr w:type="spellEnd"/>
          </w:p>
        </w:tc>
        <w:tc>
          <w:tcPr>
            <w:tcW w:w="963" w:type="dxa"/>
          </w:tcPr>
          <w:p w14:paraId="517443E6" w14:textId="77777777" w:rsidR="00F11079" w:rsidRPr="00314A8C" w:rsidRDefault="00F11079" w:rsidP="002D0E67">
            <w:pPr>
              <w:rPr>
                <w:rFonts w:cstheme="minorHAnsi"/>
                <w:lang w:val="it-IT"/>
              </w:rPr>
            </w:pPr>
            <w:r w:rsidRPr="007741E6">
              <w:rPr>
                <w:rFonts w:cstheme="minorHAnsi"/>
                <w:lang w:val="it-IT"/>
              </w:rPr>
              <w:t xml:space="preserve">“Acquisto”, “Acquisto prima casa”, “Acquisto seconda casa”, “Acquisto asta giudiziaria”, “Acquisto prima casa Consap”, “Surroga”, “Ristrutturazione”, “Altro”, “N/A” </w:t>
            </w:r>
          </w:p>
        </w:tc>
        <w:tc>
          <w:tcPr>
            <w:tcW w:w="963" w:type="dxa"/>
          </w:tcPr>
          <w:p w14:paraId="745D9D27" w14:textId="77777777" w:rsidR="00F11079" w:rsidRPr="00314A8C" w:rsidRDefault="00F11079" w:rsidP="002D0E67">
            <w:pPr>
              <w:rPr>
                <w:rFonts w:cstheme="minorHAnsi"/>
                <w:lang w:val="it-IT"/>
              </w:rPr>
            </w:pPr>
          </w:p>
        </w:tc>
        <w:tc>
          <w:tcPr>
            <w:tcW w:w="963" w:type="dxa"/>
          </w:tcPr>
          <w:p w14:paraId="4662CFC3" w14:textId="77777777" w:rsidR="00F11079" w:rsidRPr="00314A8C" w:rsidRDefault="00F11079" w:rsidP="002D0E67">
            <w:pPr>
              <w:rPr>
                <w:rFonts w:cstheme="minorHAnsi"/>
                <w:lang w:val="it-IT"/>
              </w:rPr>
            </w:pPr>
          </w:p>
        </w:tc>
        <w:tc>
          <w:tcPr>
            <w:tcW w:w="963" w:type="dxa"/>
          </w:tcPr>
          <w:p w14:paraId="57C94993" w14:textId="77777777" w:rsidR="00F11079" w:rsidRPr="00314A8C" w:rsidRDefault="00F11079" w:rsidP="002D0E67">
            <w:pPr>
              <w:rPr>
                <w:rFonts w:cstheme="minorHAnsi"/>
                <w:lang w:val="it-IT"/>
              </w:rPr>
            </w:pPr>
          </w:p>
        </w:tc>
      </w:tr>
      <w:tr w:rsidR="00F11079" w:rsidRPr="003E7153" w14:paraId="18786161" w14:textId="77777777" w:rsidTr="002D0E67">
        <w:trPr>
          <w:trHeight w:val="1599"/>
        </w:trPr>
        <w:tc>
          <w:tcPr>
            <w:tcW w:w="962" w:type="dxa"/>
            <w:hideMark/>
          </w:tcPr>
          <w:p w14:paraId="246D3ACF" w14:textId="77777777" w:rsidR="00F11079" w:rsidRPr="00314A8C" w:rsidRDefault="00F11079" w:rsidP="002D0E67">
            <w:pPr>
              <w:rPr>
                <w:rFonts w:cstheme="minorHAnsi"/>
              </w:rPr>
            </w:pPr>
            <w:r w:rsidRPr="00314A8C">
              <w:rPr>
                <w:rFonts w:cstheme="minorHAnsi"/>
              </w:rPr>
              <w:t>C67</w:t>
            </w:r>
          </w:p>
        </w:tc>
        <w:tc>
          <w:tcPr>
            <w:tcW w:w="963" w:type="dxa"/>
          </w:tcPr>
          <w:p w14:paraId="0D75D28C" w14:textId="77777777" w:rsidR="00F11079" w:rsidRPr="00314A8C" w:rsidRDefault="00F11079" w:rsidP="002D0E67">
            <w:pPr>
              <w:rPr>
                <w:rFonts w:cstheme="minorHAnsi"/>
              </w:rPr>
            </w:pPr>
            <w:r w:rsidRPr="00314A8C">
              <w:rPr>
                <w:rFonts w:cstheme="minorHAnsi"/>
              </w:rPr>
              <w:t>Valore immobile</w:t>
            </w:r>
          </w:p>
        </w:tc>
        <w:tc>
          <w:tcPr>
            <w:tcW w:w="963" w:type="dxa"/>
          </w:tcPr>
          <w:p w14:paraId="7C1AF2F0"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0E6D63A" w14:textId="77777777" w:rsidR="00F11079" w:rsidRPr="00314A8C" w:rsidRDefault="00F11079" w:rsidP="002D0E67">
            <w:pPr>
              <w:rPr>
                <w:rFonts w:cstheme="minorHAnsi"/>
              </w:rPr>
            </w:pPr>
            <w:r w:rsidRPr="00314A8C">
              <w:rPr>
                <w:rFonts w:cstheme="minorHAnsi"/>
              </w:rPr>
              <w:t>No</w:t>
            </w:r>
          </w:p>
        </w:tc>
        <w:tc>
          <w:tcPr>
            <w:tcW w:w="963" w:type="dxa"/>
          </w:tcPr>
          <w:p w14:paraId="22B53E6C"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1E28766D" w14:textId="77777777" w:rsidR="00F11079" w:rsidRPr="00314A8C" w:rsidRDefault="00F11079" w:rsidP="002D0E67">
            <w:pPr>
              <w:rPr>
                <w:rFonts w:cstheme="minorHAnsi"/>
                <w:lang w:val="it-IT"/>
              </w:rPr>
            </w:pPr>
            <w:r w:rsidRPr="00314A8C">
              <w:rPr>
                <w:rFonts w:cstheme="minorHAnsi"/>
                <w:lang w:val="it-IT"/>
              </w:rPr>
              <w:t>Numerici</w:t>
            </w:r>
          </w:p>
        </w:tc>
        <w:tc>
          <w:tcPr>
            <w:tcW w:w="963" w:type="dxa"/>
          </w:tcPr>
          <w:p w14:paraId="1153E820"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5AFCD3C3" w14:textId="77777777" w:rsidR="00F11079" w:rsidRPr="00314A8C" w:rsidRDefault="00F11079" w:rsidP="002D0E67">
            <w:pPr>
              <w:rPr>
                <w:rFonts w:cstheme="minorHAnsi"/>
                <w:lang w:val="it-IT"/>
              </w:rPr>
            </w:pPr>
          </w:p>
        </w:tc>
        <w:tc>
          <w:tcPr>
            <w:tcW w:w="963" w:type="dxa"/>
          </w:tcPr>
          <w:p w14:paraId="3054CC43" w14:textId="77777777" w:rsidR="00F11079" w:rsidRPr="00314A8C" w:rsidRDefault="00F11079" w:rsidP="002D0E67">
            <w:pPr>
              <w:rPr>
                <w:rFonts w:cstheme="minorHAnsi"/>
                <w:lang w:val="it-IT"/>
              </w:rPr>
            </w:pPr>
          </w:p>
        </w:tc>
        <w:tc>
          <w:tcPr>
            <w:tcW w:w="963" w:type="dxa"/>
          </w:tcPr>
          <w:p w14:paraId="402CF9CF" w14:textId="77777777" w:rsidR="00F11079" w:rsidRPr="00314A8C" w:rsidRDefault="00F11079" w:rsidP="002D0E67">
            <w:pPr>
              <w:rPr>
                <w:rFonts w:cstheme="minorHAnsi"/>
                <w:lang w:val="it-IT"/>
              </w:rPr>
            </w:pPr>
          </w:p>
        </w:tc>
      </w:tr>
      <w:tr w:rsidR="00F11079" w:rsidRPr="003E7153" w14:paraId="04FD7B32" w14:textId="77777777" w:rsidTr="002D0E67">
        <w:trPr>
          <w:trHeight w:val="789"/>
        </w:trPr>
        <w:tc>
          <w:tcPr>
            <w:tcW w:w="962" w:type="dxa"/>
          </w:tcPr>
          <w:p w14:paraId="5D3C7E48" w14:textId="77777777" w:rsidR="00F11079" w:rsidRPr="00314A8C" w:rsidRDefault="00F11079" w:rsidP="002D0E67">
            <w:pPr>
              <w:rPr>
                <w:rFonts w:cstheme="minorHAnsi"/>
              </w:rPr>
            </w:pPr>
            <w:r w:rsidRPr="00314A8C">
              <w:rPr>
                <w:rFonts w:cstheme="minorHAnsi"/>
              </w:rPr>
              <w:t>C68</w:t>
            </w:r>
          </w:p>
        </w:tc>
        <w:tc>
          <w:tcPr>
            <w:tcW w:w="963" w:type="dxa"/>
          </w:tcPr>
          <w:p w14:paraId="74C58B43" w14:textId="77777777" w:rsidR="00F11079" w:rsidRPr="00314A8C" w:rsidRDefault="00F11079" w:rsidP="002D0E67">
            <w:pPr>
              <w:rPr>
                <w:rFonts w:cstheme="minorHAnsi"/>
              </w:rPr>
            </w:pPr>
            <w:proofErr w:type="spellStart"/>
            <w:r w:rsidRPr="00314A8C">
              <w:rPr>
                <w:rFonts w:cstheme="minorHAnsi"/>
              </w:rPr>
              <w:t>Importo</w:t>
            </w:r>
            <w:proofErr w:type="spellEnd"/>
            <w:r w:rsidRPr="00314A8C">
              <w:rPr>
                <w:rFonts w:cstheme="minorHAnsi"/>
              </w:rPr>
              <w:t xml:space="preserve"> </w:t>
            </w:r>
            <w:proofErr w:type="spellStart"/>
            <w:r w:rsidRPr="00314A8C">
              <w:rPr>
                <w:rFonts w:cstheme="minorHAnsi"/>
              </w:rPr>
              <w:t>mutuo</w:t>
            </w:r>
            <w:proofErr w:type="spellEnd"/>
          </w:p>
        </w:tc>
        <w:tc>
          <w:tcPr>
            <w:tcW w:w="963" w:type="dxa"/>
          </w:tcPr>
          <w:p w14:paraId="597C73E3"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676B0B2" w14:textId="77777777" w:rsidR="00F11079" w:rsidRPr="00314A8C" w:rsidRDefault="00F11079" w:rsidP="002D0E67">
            <w:pPr>
              <w:rPr>
                <w:rFonts w:cstheme="minorHAnsi"/>
              </w:rPr>
            </w:pPr>
            <w:r w:rsidRPr="00314A8C">
              <w:rPr>
                <w:rFonts w:cstheme="minorHAnsi"/>
              </w:rPr>
              <w:t>No</w:t>
            </w:r>
          </w:p>
        </w:tc>
        <w:tc>
          <w:tcPr>
            <w:tcW w:w="963" w:type="dxa"/>
          </w:tcPr>
          <w:p w14:paraId="62655F59"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6607CC7F" w14:textId="77777777" w:rsidR="00F11079" w:rsidRPr="00314A8C" w:rsidRDefault="00F11079" w:rsidP="002D0E67">
            <w:pPr>
              <w:rPr>
                <w:rFonts w:cstheme="minorHAnsi"/>
              </w:rPr>
            </w:pPr>
            <w:r w:rsidRPr="00314A8C">
              <w:rPr>
                <w:rFonts w:cstheme="minorHAnsi"/>
                <w:lang w:val="it-IT"/>
              </w:rPr>
              <w:t>Numerici</w:t>
            </w:r>
          </w:p>
        </w:tc>
        <w:tc>
          <w:tcPr>
            <w:tcW w:w="963" w:type="dxa"/>
          </w:tcPr>
          <w:p w14:paraId="543D04F1"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43F38577" w14:textId="77777777" w:rsidR="00F11079" w:rsidRPr="00314A8C" w:rsidRDefault="00F11079" w:rsidP="002D0E67">
            <w:pPr>
              <w:rPr>
                <w:rFonts w:cstheme="minorHAnsi"/>
                <w:lang w:val="it-IT"/>
              </w:rPr>
            </w:pPr>
          </w:p>
        </w:tc>
        <w:tc>
          <w:tcPr>
            <w:tcW w:w="963" w:type="dxa"/>
          </w:tcPr>
          <w:p w14:paraId="7053FFFE" w14:textId="77777777" w:rsidR="00F11079" w:rsidRPr="00314A8C" w:rsidRDefault="00F11079" w:rsidP="002D0E67">
            <w:pPr>
              <w:rPr>
                <w:rFonts w:cstheme="minorHAnsi"/>
                <w:lang w:val="it-IT"/>
              </w:rPr>
            </w:pPr>
          </w:p>
        </w:tc>
        <w:tc>
          <w:tcPr>
            <w:tcW w:w="963" w:type="dxa"/>
          </w:tcPr>
          <w:p w14:paraId="6190A457" w14:textId="77777777" w:rsidR="00F11079" w:rsidRPr="00314A8C" w:rsidRDefault="00F11079" w:rsidP="002D0E67">
            <w:pPr>
              <w:rPr>
                <w:rFonts w:cstheme="minorHAnsi"/>
                <w:lang w:val="it-IT"/>
              </w:rPr>
            </w:pPr>
          </w:p>
        </w:tc>
      </w:tr>
      <w:tr w:rsidR="00F11079" w:rsidRPr="003E7153" w14:paraId="4D0DCEB1" w14:textId="77777777" w:rsidTr="002D0E67">
        <w:trPr>
          <w:trHeight w:val="789"/>
        </w:trPr>
        <w:tc>
          <w:tcPr>
            <w:tcW w:w="962" w:type="dxa"/>
            <w:hideMark/>
          </w:tcPr>
          <w:p w14:paraId="0B6BDBA0" w14:textId="77777777" w:rsidR="00F11079" w:rsidRPr="00314A8C" w:rsidRDefault="00F11079" w:rsidP="002D0E67">
            <w:pPr>
              <w:rPr>
                <w:rFonts w:cstheme="minorHAnsi"/>
              </w:rPr>
            </w:pPr>
            <w:r w:rsidRPr="00314A8C">
              <w:rPr>
                <w:rFonts w:cstheme="minorHAnsi"/>
              </w:rPr>
              <w:t>C69</w:t>
            </w:r>
          </w:p>
        </w:tc>
        <w:tc>
          <w:tcPr>
            <w:tcW w:w="963" w:type="dxa"/>
          </w:tcPr>
          <w:p w14:paraId="43D52DEA" w14:textId="77777777" w:rsidR="00F11079" w:rsidRPr="00314A8C" w:rsidRDefault="00F11079" w:rsidP="002D0E67">
            <w:pPr>
              <w:rPr>
                <w:rFonts w:cstheme="minorHAnsi"/>
              </w:rPr>
            </w:pPr>
            <w:r w:rsidRPr="00314A8C">
              <w:rPr>
                <w:rFonts w:cstheme="minorHAnsi"/>
              </w:rPr>
              <w:t xml:space="preserve">Tipo di </w:t>
            </w:r>
            <w:proofErr w:type="spellStart"/>
            <w:r w:rsidRPr="00314A8C">
              <w:rPr>
                <w:rFonts w:cstheme="minorHAnsi"/>
              </w:rPr>
              <w:t>tasso</w:t>
            </w:r>
            <w:proofErr w:type="spellEnd"/>
          </w:p>
        </w:tc>
        <w:tc>
          <w:tcPr>
            <w:tcW w:w="963" w:type="dxa"/>
          </w:tcPr>
          <w:p w14:paraId="644F4AF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0FBC138" w14:textId="77777777" w:rsidR="00F11079" w:rsidRPr="00314A8C" w:rsidRDefault="00F11079" w:rsidP="002D0E67">
            <w:pPr>
              <w:rPr>
                <w:rFonts w:cstheme="minorHAnsi"/>
              </w:rPr>
            </w:pPr>
            <w:r w:rsidRPr="00314A8C">
              <w:rPr>
                <w:rFonts w:cstheme="minorHAnsi"/>
              </w:rPr>
              <w:t>No</w:t>
            </w:r>
          </w:p>
        </w:tc>
        <w:tc>
          <w:tcPr>
            <w:tcW w:w="963" w:type="dxa"/>
          </w:tcPr>
          <w:p w14:paraId="653052DD"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09E7DA1B" w14:textId="77777777" w:rsidR="00F11079" w:rsidRPr="00314A8C" w:rsidRDefault="00F11079" w:rsidP="002D0E67">
            <w:pPr>
              <w:rPr>
                <w:rFonts w:cstheme="minorHAnsi"/>
              </w:rPr>
            </w:pPr>
            <w:r w:rsidRPr="00314A8C">
              <w:rPr>
                <w:rFonts w:cstheme="minorHAnsi"/>
              </w:rPr>
              <w:t>Lista Valori:</w:t>
            </w:r>
          </w:p>
        </w:tc>
        <w:tc>
          <w:tcPr>
            <w:tcW w:w="963" w:type="dxa"/>
          </w:tcPr>
          <w:p w14:paraId="1EA6EDEA" w14:textId="77777777" w:rsidR="00F11079" w:rsidRPr="00314A8C" w:rsidRDefault="00F11079" w:rsidP="002D0E67">
            <w:pPr>
              <w:rPr>
                <w:rFonts w:cstheme="minorHAnsi"/>
                <w:lang w:val="it-IT"/>
              </w:rPr>
            </w:pPr>
            <w:r w:rsidRPr="007741E6">
              <w:rPr>
                <w:lang w:val="it-IT"/>
              </w:rPr>
              <w:t xml:space="preserve"> </w:t>
            </w:r>
            <w:r w:rsidRPr="00B60D9E">
              <w:rPr>
                <w:rFonts w:cstheme="minorHAnsi"/>
                <w:lang w:val="it-IT"/>
              </w:rPr>
              <w:t xml:space="preserve">“Fisso”, “Variabile con </w:t>
            </w:r>
            <w:proofErr w:type="spellStart"/>
            <w:r w:rsidRPr="00B60D9E">
              <w:rPr>
                <w:rFonts w:cstheme="minorHAnsi"/>
                <w:lang w:val="it-IT"/>
              </w:rPr>
              <w:t>cap</w:t>
            </w:r>
            <w:proofErr w:type="spellEnd"/>
            <w:r w:rsidRPr="00B60D9E">
              <w:rPr>
                <w:rFonts w:cstheme="minorHAnsi"/>
                <w:lang w:val="it-IT"/>
              </w:rPr>
              <w:t>”, “Variabile”, “Altro”, “N/A”</w:t>
            </w:r>
            <w:r>
              <w:rPr>
                <w:rFonts w:cstheme="minorHAnsi"/>
                <w:lang w:val="it-IT"/>
              </w:rPr>
              <w:t xml:space="preserve"> </w:t>
            </w:r>
          </w:p>
        </w:tc>
        <w:tc>
          <w:tcPr>
            <w:tcW w:w="963" w:type="dxa"/>
          </w:tcPr>
          <w:p w14:paraId="0501F504" w14:textId="77777777" w:rsidR="00F11079" w:rsidRPr="00314A8C" w:rsidRDefault="00F11079" w:rsidP="002D0E67">
            <w:pPr>
              <w:rPr>
                <w:rFonts w:cstheme="minorHAnsi"/>
                <w:lang w:val="it-IT"/>
              </w:rPr>
            </w:pPr>
          </w:p>
        </w:tc>
        <w:tc>
          <w:tcPr>
            <w:tcW w:w="963" w:type="dxa"/>
          </w:tcPr>
          <w:p w14:paraId="3721471C" w14:textId="77777777" w:rsidR="00F11079" w:rsidRPr="00314A8C" w:rsidRDefault="00F11079" w:rsidP="002D0E67">
            <w:pPr>
              <w:rPr>
                <w:rFonts w:cstheme="minorHAnsi"/>
                <w:lang w:val="it-IT"/>
              </w:rPr>
            </w:pPr>
          </w:p>
        </w:tc>
        <w:tc>
          <w:tcPr>
            <w:tcW w:w="963" w:type="dxa"/>
          </w:tcPr>
          <w:p w14:paraId="12B1E0E8" w14:textId="77777777" w:rsidR="00F11079" w:rsidRPr="00314A8C" w:rsidRDefault="00F11079" w:rsidP="002D0E67">
            <w:pPr>
              <w:rPr>
                <w:rFonts w:cstheme="minorHAnsi"/>
                <w:lang w:val="it-IT"/>
              </w:rPr>
            </w:pPr>
          </w:p>
        </w:tc>
      </w:tr>
      <w:tr w:rsidR="00F11079" w:rsidRPr="0049723A" w14:paraId="5F96C6B0" w14:textId="77777777" w:rsidTr="002D0E67">
        <w:trPr>
          <w:trHeight w:val="986"/>
        </w:trPr>
        <w:tc>
          <w:tcPr>
            <w:tcW w:w="962" w:type="dxa"/>
            <w:hideMark/>
          </w:tcPr>
          <w:p w14:paraId="25BF2ECC" w14:textId="77777777" w:rsidR="00F11079" w:rsidRPr="00314A8C" w:rsidRDefault="00F11079" w:rsidP="002D0E67">
            <w:pPr>
              <w:rPr>
                <w:rFonts w:cstheme="minorHAnsi"/>
              </w:rPr>
            </w:pPr>
            <w:r w:rsidRPr="00314A8C">
              <w:rPr>
                <w:rFonts w:cstheme="minorHAnsi"/>
              </w:rPr>
              <w:t>C70</w:t>
            </w:r>
          </w:p>
        </w:tc>
        <w:tc>
          <w:tcPr>
            <w:tcW w:w="963" w:type="dxa"/>
          </w:tcPr>
          <w:p w14:paraId="3273216D" w14:textId="77777777" w:rsidR="00F11079" w:rsidRPr="00314A8C" w:rsidRDefault="00F11079" w:rsidP="002D0E67">
            <w:pPr>
              <w:rPr>
                <w:rFonts w:cstheme="minorHAnsi"/>
              </w:rPr>
            </w:pPr>
            <w:proofErr w:type="spellStart"/>
            <w:r w:rsidRPr="00314A8C">
              <w:rPr>
                <w:rFonts w:cstheme="minorHAnsi"/>
              </w:rPr>
              <w:t>Durata</w:t>
            </w:r>
            <w:proofErr w:type="spellEnd"/>
          </w:p>
        </w:tc>
        <w:tc>
          <w:tcPr>
            <w:tcW w:w="963" w:type="dxa"/>
          </w:tcPr>
          <w:p w14:paraId="05D619DC"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1AAB670" w14:textId="77777777" w:rsidR="00F11079" w:rsidRPr="00314A8C" w:rsidRDefault="00F11079" w:rsidP="002D0E67">
            <w:pPr>
              <w:rPr>
                <w:rFonts w:cstheme="minorHAnsi"/>
              </w:rPr>
            </w:pPr>
            <w:r w:rsidRPr="00314A8C">
              <w:rPr>
                <w:rFonts w:cstheme="minorHAnsi"/>
              </w:rPr>
              <w:t>No</w:t>
            </w:r>
          </w:p>
        </w:tc>
        <w:tc>
          <w:tcPr>
            <w:tcW w:w="963" w:type="dxa"/>
          </w:tcPr>
          <w:p w14:paraId="0D258BEE"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7475E780" w14:textId="77777777" w:rsidR="00F11079" w:rsidRPr="00314A8C" w:rsidRDefault="00F11079" w:rsidP="002D0E67">
            <w:pPr>
              <w:rPr>
                <w:rFonts w:cstheme="minorHAnsi"/>
              </w:rPr>
            </w:pPr>
            <w:r w:rsidRPr="00314A8C">
              <w:rPr>
                <w:rFonts w:cstheme="minorHAnsi"/>
                <w:lang w:val="it-IT"/>
              </w:rPr>
              <w:t>Numerici</w:t>
            </w:r>
          </w:p>
        </w:tc>
        <w:tc>
          <w:tcPr>
            <w:tcW w:w="963" w:type="dxa"/>
          </w:tcPr>
          <w:p w14:paraId="6A3F199E" w14:textId="77777777" w:rsidR="00F11079" w:rsidRPr="00314A8C" w:rsidRDefault="00F11079" w:rsidP="002D0E67">
            <w:pPr>
              <w:rPr>
                <w:rFonts w:cstheme="minorHAnsi"/>
                <w:lang w:val="it-IT"/>
              </w:rPr>
            </w:pPr>
            <w:r w:rsidRPr="00314A8C">
              <w:rPr>
                <w:rFonts w:cstheme="minorHAnsi"/>
                <w:lang w:val="it-IT"/>
              </w:rPr>
              <w:t>“Numero” espresso in mesi</w:t>
            </w:r>
          </w:p>
        </w:tc>
        <w:tc>
          <w:tcPr>
            <w:tcW w:w="963" w:type="dxa"/>
          </w:tcPr>
          <w:p w14:paraId="11C6A455" w14:textId="77777777" w:rsidR="00F11079" w:rsidRPr="00314A8C" w:rsidRDefault="00F11079" w:rsidP="002D0E67">
            <w:pPr>
              <w:rPr>
                <w:rFonts w:cstheme="minorHAnsi"/>
                <w:lang w:val="it-IT"/>
              </w:rPr>
            </w:pPr>
          </w:p>
        </w:tc>
        <w:tc>
          <w:tcPr>
            <w:tcW w:w="963" w:type="dxa"/>
          </w:tcPr>
          <w:p w14:paraId="0C9B13DE" w14:textId="77777777" w:rsidR="00F11079" w:rsidRPr="00314A8C" w:rsidRDefault="00F11079" w:rsidP="002D0E67">
            <w:pPr>
              <w:rPr>
                <w:rFonts w:cstheme="minorHAnsi"/>
                <w:lang w:val="it-IT"/>
              </w:rPr>
            </w:pPr>
          </w:p>
        </w:tc>
        <w:tc>
          <w:tcPr>
            <w:tcW w:w="963" w:type="dxa"/>
          </w:tcPr>
          <w:p w14:paraId="3455EDF6" w14:textId="77777777" w:rsidR="00F11079" w:rsidRPr="00314A8C" w:rsidRDefault="00F11079" w:rsidP="002D0E67">
            <w:pPr>
              <w:rPr>
                <w:rFonts w:cstheme="minorHAnsi"/>
                <w:lang w:val="it-IT"/>
              </w:rPr>
            </w:pPr>
          </w:p>
        </w:tc>
      </w:tr>
      <w:tr w:rsidR="00F11079" w:rsidRPr="00162E0E" w14:paraId="65A689B6" w14:textId="77777777" w:rsidTr="002D0E67">
        <w:trPr>
          <w:trHeight w:val="789"/>
        </w:trPr>
        <w:tc>
          <w:tcPr>
            <w:tcW w:w="962" w:type="dxa"/>
            <w:hideMark/>
          </w:tcPr>
          <w:p w14:paraId="3651435A" w14:textId="77777777" w:rsidR="00F11079" w:rsidRPr="00314A8C" w:rsidRDefault="00F11079" w:rsidP="002D0E67">
            <w:pPr>
              <w:rPr>
                <w:rFonts w:cstheme="minorHAnsi"/>
              </w:rPr>
            </w:pPr>
            <w:r w:rsidRPr="00314A8C">
              <w:rPr>
                <w:rFonts w:cstheme="minorHAnsi"/>
              </w:rPr>
              <w:t>C71</w:t>
            </w:r>
          </w:p>
        </w:tc>
        <w:tc>
          <w:tcPr>
            <w:tcW w:w="963" w:type="dxa"/>
          </w:tcPr>
          <w:p w14:paraId="66919F5F" w14:textId="77777777" w:rsidR="00F11079" w:rsidRPr="00314A8C" w:rsidRDefault="00F11079" w:rsidP="002D0E67">
            <w:pPr>
              <w:rPr>
                <w:rFonts w:cstheme="minorHAnsi"/>
              </w:rPr>
            </w:pPr>
            <w:r w:rsidRPr="00314A8C">
              <w:rPr>
                <w:rFonts w:cstheme="minorHAnsi"/>
              </w:rPr>
              <w:t>LTV%</w:t>
            </w:r>
          </w:p>
        </w:tc>
        <w:tc>
          <w:tcPr>
            <w:tcW w:w="963" w:type="dxa"/>
          </w:tcPr>
          <w:p w14:paraId="7B9BEAE1"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78EC51B" w14:textId="77777777" w:rsidR="00F11079" w:rsidRPr="00314A8C" w:rsidRDefault="00F11079" w:rsidP="002D0E67">
            <w:pPr>
              <w:rPr>
                <w:rFonts w:cstheme="minorHAnsi"/>
              </w:rPr>
            </w:pPr>
            <w:r w:rsidRPr="00314A8C">
              <w:rPr>
                <w:rFonts w:cstheme="minorHAnsi"/>
              </w:rPr>
              <w:t>No</w:t>
            </w:r>
          </w:p>
        </w:tc>
        <w:tc>
          <w:tcPr>
            <w:tcW w:w="963" w:type="dxa"/>
          </w:tcPr>
          <w:p w14:paraId="2B2C70F4" w14:textId="77777777" w:rsidR="00F11079" w:rsidRPr="00314A8C" w:rsidRDefault="00F11079" w:rsidP="002D0E67">
            <w:pPr>
              <w:rPr>
                <w:rFonts w:cstheme="minorHAnsi"/>
              </w:rPr>
            </w:pPr>
            <w:r w:rsidRPr="00314A8C">
              <w:rPr>
                <w:rFonts w:cstheme="minorHAnsi"/>
              </w:rPr>
              <w:t>No</w:t>
            </w:r>
          </w:p>
        </w:tc>
        <w:tc>
          <w:tcPr>
            <w:tcW w:w="962" w:type="dxa"/>
          </w:tcPr>
          <w:p w14:paraId="62F619CE" w14:textId="77777777" w:rsidR="00F11079" w:rsidRPr="00314A8C" w:rsidRDefault="00F11079" w:rsidP="002D0E67">
            <w:pPr>
              <w:rPr>
                <w:rFonts w:cstheme="minorHAnsi"/>
              </w:rPr>
            </w:pPr>
            <w:r w:rsidRPr="00314A8C">
              <w:rPr>
                <w:rFonts w:cstheme="minorHAnsi"/>
                <w:lang w:val="it-IT"/>
              </w:rPr>
              <w:t>Numerici</w:t>
            </w:r>
          </w:p>
        </w:tc>
        <w:tc>
          <w:tcPr>
            <w:tcW w:w="963" w:type="dxa"/>
          </w:tcPr>
          <w:p w14:paraId="1648D386" w14:textId="77777777" w:rsidR="00F11079" w:rsidRPr="00314A8C" w:rsidRDefault="00F11079" w:rsidP="002D0E67">
            <w:pPr>
              <w:rPr>
                <w:rFonts w:cstheme="minorHAnsi"/>
                <w:lang w:val="it-IT"/>
              </w:rPr>
            </w:pPr>
            <w:r w:rsidRPr="00314A8C">
              <w:rPr>
                <w:rFonts w:cstheme="minorHAnsi"/>
                <w:lang w:val="it-IT"/>
              </w:rPr>
              <w:t>“Numero” espresso in percentuale</w:t>
            </w:r>
          </w:p>
        </w:tc>
        <w:tc>
          <w:tcPr>
            <w:tcW w:w="963" w:type="dxa"/>
          </w:tcPr>
          <w:p w14:paraId="02E76D70" w14:textId="77777777" w:rsidR="00F11079" w:rsidRPr="00314A8C" w:rsidRDefault="00F11079" w:rsidP="002D0E67">
            <w:pPr>
              <w:rPr>
                <w:rFonts w:cstheme="minorHAnsi"/>
                <w:lang w:val="it-IT"/>
              </w:rPr>
            </w:pPr>
          </w:p>
        </w:tc>
        <w:tc>
          <w:tcPr>
            <w:tcW w:w="963" w:type="dxa"/>
          </w:tcPr>
          <w:p w14:paraId="035E062E" w14:textId="77777777" w:rsidR="00F11079" w:rsidRPr="00314A8C" w:rsidRDefault="00F11079" w:rsidP="002D0E67">
            <w:pPr>
              <w:rPr>
                <w:rFonts w:cstheme="minorHAnsi"/>
                <w:lang w:val="it-IT"/>
              </w:rPr>
            </w:pPr>
          </w:p>
        </w:tc>
        <w:tc>
          <w:tcPr>
            <w:tcW w:w="963" w:type="dxa"/>
          </w:tcPr>
          <w:p w14:paraId="491FD7CC" w14:textId="77777777" w:rsidR="00F11079" w:rsidRPr="00314A8C" w:rsidRDefault="00F11079" w:rsidP="002D0E67">
            <w:pPr>
              <w:rPr>
                <w:rFonts w:cstheme="minorHAnsi"/>
                <w:lang w:val="it-IT"/>
              </w:rPr>
            </w:pPr>
          </w:p>
        </w:tc>
      </w:tr>
      <w:tr w:rsidR="00F11079" w:rsidRPr="00162E0E" w14:paraId="2CCE3AAC" w14:textId="77777777" w:rsidTr="002D0E67">
        <w:trPr>
          <w:trHeight w:val="986"/>
        </w:trPr>
        <w:tc>
          <w:tcPr>
            <w:tcW w:w="962" w:type="dxa"/>
            <w:hideMark/>
          </w:tcPr>
          <w:p w14:paraId="40FDE927" w14:textId="77777777" w:rsidR="00F11079" w:rsidRPr="00314A8C" w:rsidRDefault="00F11079" w:rsidP="002D0E67">
            <w:pPr>
              <w:rPr>
                <w:rFonts w:cstheme="minorHAnsi"/>
              </w:rPr>
            </w:pPr>
            <w:r w:rsidRPr="00314A8C">
              <w:rPr>
                <w:rFonts w:cstheme="minorHAnsi"/>
              </w:rPr>
              <w:t>C72</w:t>
            </w:r>
          </w:p>
        </w:tc>
        <w:tc>
          <w:tcPr>
            <w:tcW w:w="963" w:type="dxa"/>
          </w:tcPr>
          <w:p w14:paraId="67E6556E" w14:textId="77777777" w:rsidR="00F11079" w:rsidRPr="00314A8C" w:rsidRDefault="00F11079" w:rsidP="002D0E67">
            <w:pPr>
              <w:rPr>
                <w:rFonts w:cstheme="minorHAnsi"/>
              </w:rPr>
            </w:pPr>
            <w:r w:rsidRPr="00314A8C">
              <w:rPr>
                <w:rFonts w:cstheme="minorHAnsi"/>
              </w:rPr>
              <w:t>R/R%</w:t>
            </w:r>
          </w:p>
        </w:tc>
        <w:tc>
          <w:tcPr>
            <w:tcW w:w="963" w:type="dxa"/>
          </w:tcPr>
          <w:p w14:paraId="0A685C1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0A2A7BD" w14:textId="77777777" w:rsidR="00F11079" w:rsidRPr="00314A8C" w:rsidRDefault="00F11079" w:rsidP="002D0E67">
            <w:pPr>
              <w:rPr>
                <w:rFonts w:cstheme="minorHAnsi"/>
              </w:rPr>
            </w:pPr>
            <w:r w:rsidRPr="00314A8C">
              <w:rPr>
                <w:rFonts w:cstheme="minorHAnsi"/>
              </w:rPr>
              <w:t>No</w:t>
            </w:r>
          </w:p>
        </w:tc>
        <w:tc>
          <w:tcPr>
            <w:tcW w:w="963" w:type="dxa"/>
          </w:tcPr>
          <w:p w14:paraId="5B09EA61" w14:textId="77777777" w:rsidR="00F11079" w:rsidRPr="00314A8C" w:rsidRDefault="00F11079" w:rsidP="002D0E67">
            <w:pPr>
              <w:rPr>
                <w:rFonts w:cstheme="minorHAnsi"/>
              </w:rPr>
            </w:pPr>
            <w:r w:rsidRPr="00314A8C">
              <w:rPr>
                <w:rFonts w:cstheme="minorHAnsi"/>
              </w:rPr>
              <w:t>No</w:t>
            </w:r>
          </w:p>
        </w:tc>
        <w:tc>
          <w:tcPr>
            <w:tcW w:w="962" w:type="dxa"/>
          </w:tcPr>
          <w:p w14:paraId="26717A95" w14:textId="77777777" w:rsidR="00F11079" w:rsidRPr="00314A8C" w:rsidRDefault="00F11079" w:rsidP="002D0E67">
            <w:pPr>
              <w:rPr>
                <w:rFonts w:cstheme="minorHAnsi"/>
              </w:rPr>
            </w:pPr>
            <w:r w:rsidRPr="00314A8C">
              <w:rPr>
                <w:rFonts w:cstheme="minorHAnsi"/>
                <w:lang w:val="it-IT"/>
              </w:rPr>
              <w:t>Numerici</w:t>
            </w:r>
          </w:p>
        </w:tc>
        <w:tc>
          <w:tcPr>
            <w:tcW w:w="963" w:type="dxa"/>
          </w:tcPr>
          <w:p w14:paraId="6A787CD2" w14:textId="77777777" w:rsidR="00F11079" w:rsidRPr="00314A8C" w:rsidRDefault="00F11079" w:rsidP="002D0E67">
            <w:pPr>
              <w:rPr>
                <w:rFonts w:cstheme="minorHAnsi"/>
                <w:lang w:val="it-IT"/>
              </w:rPr>
            </w:pPr>
            <w:r w:rsidRPr="00314A8C">
              <w:rPr>
                <w:rFonts w:cstheme="minorHAnsi"/>
                <w:lang w:val="it-IT"/>
              </w:rPr>
              <w:t>“Numero” espresso in percentuale</w:t>
            </w:r>
          </w:p>
        </w:tc>
        <w:tc>
          <w:tcPr>
            <w:tcW w:w="963" w:type="dxa"/>
          </w:tcPr>
          <w:p w14:paraId="2B596433" w14:textId="77777777" w:rsidR="00F11079" w:rsidRPr="00314A8C" w:rsidRDefault="00F11079" w:rsidP="002D0E67">
            <w:pPr>
              <w:rPr>
                <w:rFonts w:cstheme="minorHAnsi"/>
                <w:lang w:val="it-IT"/>
              </w:rPr>
            </w:pPr>
          </w:p>
        </w:tc>
        <w:tc>
          <w:tcPr>
            <w:tcW w:w="963" w:type="dxa"/>
          </w:tcPr>
          <w:p w14:paraId="1F65BF30" w14:textId="77777777" w:rsidR="00F11079" w:rsidRPr="00314A8C" w:rsidRDefault="00F11079" w:rsidP="002D0E67">
            <w:pPr>
              <w:rPr>
                <w:rFonts w:cstheme="minorHAnsi"/>
                <w:lang w:val="it-IT"/>
              </w:rPr>
            </w:pPr>
          </w:p>
        </w:tc>
        <w:tc>
          <w:tcPr>
            <w:tcW w:w="963" w:type="dxa"/>
          </w:tcPr>
          <w:p w14:paraId="1D6452EE" w14:textId="77777777" w:rsidR="00F11079" w:rsidRPr="00314A8C" w:rsidRDefault="00F11079" w:rsidP="002D0E67">
            <w:pPr>
              <w:rPr>
                <w:rFonts w:cstheme="minorHAnsi"/>
                <w:lang w:val="it-IT"/>
              </w:rPr>
            </w:pPr>
          </w:p>
        </w:tc>
      </w:tr>
      <w:tr w:rsidR="00F11079" w:rsidRPr="003E7153" w14:paraId="115B3828" w14:textId="77777777" w:rsidTr="002D0E67">
        <w:trPr>
          <w:trHeight w:val="986"/>
        </w:trPr>
        <w:tc>
          <w:tcPr>
            <w:tcW w:w="962" w:type="dxa"/>
            <w:hideMark/>
          </w:tcPr>
          <w:p w14:paraId="7EAD9386" w14:textId="77777777" w:rsidR="00F11079" w:rsidRPr="00314A8C" w:rsidRDefault="00F11079" w:rsidP="002D0E67">
            <w:pPr>
              <w:rPr>
                <w:rFonts w:cstheme="minorHAnsi"/>
              </w:rPr>
            </w:pPr>
            <w:r w:rsidRPr="00314A8C">
              <w:rPr>
                <w:rFonts w:cstheme="minorHAnsi"/>
              </w:rPr>
              <w:t>C73</w:t>
            </w:r>
          </w:p>
        </w:tc>
        <w:tc>
          <w:tcPr>
            <w:tcW w:w="963" w:type="dxa"/>
          </w:tcPr>
          <w:p w14:paraId="640180FA" w14:textId="77777777" w:rsidR="00F11079" w:rsidRPr="00314A8C" w:rsidRDefault="00F11079" w:rsidP="002D0E67">
            <w:pPr>
              <w:rPr>
                <w:rFonts w:cstheme="minorHAnsi"/>
              </w:rPr>
            </w:pPr>
            <w:r w:rsidRPr="00314A8C">
              <w:rPr>
                <w:rFonts w:cstheme="minorHAnsi"/>
              </w:rPr>
              <w:t>Istituto</w:t>
            </w:r>
          </w:p>
        </w:tc>
        <w:tc>
          <w:tcPr>
            <w:tcW w:w="963" w:type="dxa"/>
          </w:tcPr>
          <w:p w14:paraId="28BDD60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5C9ABC2" w14:textId="77777777" w:rsidR="00F11079" w:rsidRPr="00314A8C" w:rsidRDefault="00F11079" w:rsidP="002D0E67">
            <w:pPr>
              <w:rPr>
                <w:rFonts w:cstheme="minorHAnsi"/>
              </w:rPr>
            </w:pPr>
            <w:r w:rsidRPr="00314A8C">
              <w:rPr>
                <w:rFonts w:cstheme="minorHAnsi"/>
              </w:rPr>
              <w:t>No</w:t>
            </w:r>
          </w:p>
        </w:tc>
        <w:tc>
          <w:tcPr>
            <w:tcW w:w="963" w:type="dxa"/>
          </w:tcPr>
          <w:p w14:paraId="74CEEEB1" w14:textId="77777777" w:rsidR="00F11079" w:rsidRPr="00314A8C" w:rsidRDefault="00F11079" w:rsidP="002D0E67">
            <w:pPr>
              <w:rPr>
                <w:rFonts w:cstheme="minorHAnsi"/>
              </w:rPr>
            </w:pPr>
            <w:proofErr w:type="spellStart"/>
            <w:r w:rsidRPr="00314A8C">
              <w:rPr>
                <w:rFonts w:cstheme="minorHAnsi"/>
              </w:rPr>
              <w:t>Sì</w:t>
            </w:r>
            <w:proofErr w:type="spellEnd"/>
          </w:p>
        </w:tc>
        <w:tc>
          <w:tcPr>
            <w:tcW w:w="962" w:type="dxa"/>
          </w:tcPr>
          <w:p w14:paraId="41A7E580"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611C3A3D" w14:textId="77777777" w:rsidR="00F11079" w:rsidRPr="00314A8C" w:rsidRDefault="00F11079" w:rsidP="002D0E67">
            <w:pPr>
              <w:rPr>
                <w:rFonts w:cstheme="minorHAnsi"/>
                <w:lang w:val="it-IT"/>
              </w:rPr>
            </w:pPr>
            <w:r w:rsidRPr="00314A8C">
              <w:rPr>
                <w:rFonts w:cstheme="minorHAnsi"/>
                <w:lang w:val="it-IT"/>
              </w:rPr>
              <w:t>“Nome” istituto finanziario che eroga il finanziamento</w:t>
            </w:r>
          </w:p>
        </w:tc>
        <w:tc>
          <w:tcPr>
            <w:tcW w:w="963" w:type="dxa"/>
          </w:tcPr>
          <w:p w14:paraId="12F30EBA" w14:textId="77777777" w:rsidR="00F11079" w:rsidRPr="00314A8C" w:rsidRDefault="00F11079" w:rsidP="002D0E67">
            <w:pPr>
              <w:rPr>
                <w:rFonts w:cstheme="minorHAnsi"/>
                <w:lang w:val="it-IT"/>
              </w:rPr>
            </w:pPr>
          </w:p>
        </w:tc>
        <w:tc>
          <w:tcPr>
            <w:tcW w:w="963" w:type="dxa"/>
          </w:tcPr>
          <w:p w14:paraId="1188C3E0" w14:textId="77777777" w:rsidR="00F11079" w:rsidRPr="00314A8C" w:rsidRDefault="00F11079" w:rsidP="002D0E67">
            <w:pPr>
              <w:rPr>
                <w:rFonts w:cstheme="minorHAnsi"/>
                <w:lang w:val="it-IT"/>
              </w:rPr>
            </w:pPr>
          </w:p>
        </w:tc>
        <w:tc>
          <w:tcPr>
            <w:tcW w:w="963" w:type="dxa"/>
          </w:tcPr>
          <w:p w14:paraId="46CF14BC" w14:textId="77777777" w:rsidR="00F11079" w:rsidRPr="00314A8C" w:rsidRDefault="00F11079" w:rsidP="002D0E67">
            <w:pPr>
              <w:rPr>
                <w:rFonts w:cstheme="minorHAnsi"/>
                <w:lang w:val="it-IT"/>
              </w:rPr>
            </w:pPr>
          </w:p>
        </w:tc>
      </w:tr>
      <w:tr w:rsidR="00F11079" w:rsidRPr="0049723A" w14:paraId="1A64B4FF" w14:textId="77777777" w:rsidTr="002D0E67">
        <w:trPr>
          <w:trHeight w:val="986"/>
        </w:trPr>
        <w:tc>
          <w:tcPr>
            <w:tcW w:w="962" w:type="dxa"/>
          </w:tcPr>
          <w:p w14:paraId="7386116C" w14:textId="77777777" w:rsidR="00F11079" w:rsidRPr="00314A8C" w:rsidRDefault="00F11079" w:rsidP="002D0E67">
            <w:pPr>
              <w:rPr>
                <w:rFonts w:cstheme="minorHAnsi"/>
              </w:rPr>
            </w:pPr>
            <w:r w:rsidRPr="00314A8C">
              <w:rPr>
                <w:rFonts w:cstheme="minorHAnsi"/>
              </w:rPr>
              <w:t>C74</w:t>
            </w:r>
          </w:p>
        </w:tc>
        <w:tc>
          <w:tcPr>
            <w:tcW w:w="963" w:type="dxa"/>
          </w:tcPr>
          <w:p w14:paraId="79575398" w14:textId="77777777" w:rsidR="00F11079" w:rsidRPr="00314A8C" w:rsidRDefault="00F11079" w:rsidP="002D0E67">
            <w:pPr>
              <w:rPr>
                <w:rFonts w:cstheme="minorHAnsi"/>
              </w:rPr>
            </w:pPr>
            <w:r w:rsidRPr="00314A8C">
              <w:rPr>
                <w:rFonts w:cstheme="minorHAnsi"/>
              </w:rPr>
              <w:t>TAN</w:t>
            </w:r>
          </w:p>
        </w:tc>
        <w:tc>
          <w:tcPr>
            <w:tcW w:w="963" w:type="dxa"/>
          </w:tcPr>
          <w:p w14:paraId="262ED5B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DC8E1A8" w14:textId="77777777" w:rsidR="00F11079" w:rsidRPr="00314A8C" w:rsidRDefault="00F11079" w:rsidP="002D0E67">
            <w:pPr>
              <w:rPr>
                <w:rFonts w:cstheme="minorHAnsi"/>
              </w:rPr>
            </w:pPr>
            <w:r w:rsidRPr="00314A8C">
              <w:rPr>
                <w:rFonts w:cstheme="minorHAnsi"/>
              </w:rPr>
              <w:t>No</w:t>
            </w:r>
          </w:p>
        </w:tc>
        <w:tc>
          <w:tcPr>
            <w:tcW w:w="963" w:type="dxa"/>
          </w:tcPr>
          <w:p w14:paraId="4E85DB9F" w14:textId="77777777" w:rsidR="00F11079" w:rsidRPr="00314A8C" w:rsidRDefault="00F11079" w:rsidP="002D0E67">
            <w:pPr>
              <w:rPr>
                <w:rFonts w:cstheme="minorHAnsi"/>
              </w:rPr>
            </w:pPr>
            <w:r w:rsidRPr="00314A8C">
              <w:rPr>
                <w:rFonts w:cstheme="minorHAnsi"/>
              </w:rPr>
              <w:t>No</w:t>
            </w:r>
          </w:p>
        </w:tc>
        <w:tc>
          <w:tcPr>
            <w:tcW w:w="962" w:type="dxa"/>
          </w:tcPr>
          <w:p w14:paraId="00474AB1" w14:textId="77777777" w:rsidR="00F11079" w:rsidRPr="00314A8C" w:rsidRDefault="00F11079" w:rsidP="002D0E67">
            <w:pPr>
              <w:rPr>
                <w:rFonts w:cstheme="minorHAnsi"/>
              </w:rPr>
            </w:pPr>
            <w:r w:rsidRPr="00314A8C">
              <w:rPr>
                <w:rFonts w:cstheme="minorHAnsi"/>
                <w:lang w:val="it-IT"/>
              </w:rPr>
              <w:t>Numerici</w:t>
            </w:r>
          </w:p>
        </w:tc>
        <w:tc>
          <w:tcPr>
            <w:tcW w:w="963" w:type="dxa"/>
          </w:tcPr>
          <w:p w14:paraId="4A09194E" w14:textId="77777777" w:rsidR="00F11079" w:rsidRPr="00314A8C" w:rsidRDefault="00F11079" w:rsidP="002D0E67">
            <w:pPr>
              <w:rPr>
                <w:rFonts w:cstheme="minorHAnsi"/>
                <w:lang w:val="it-IT"/>
              </w:rPr>
            </w:pPr>
            <w:r w:rsidRPr="00314A8C">
              <w:rPr>
                <w:rFonts w:cstheme="minorHAnsi"/>
                <w:lang w:val="it-IT"/>
              </w:rPr>
              <w:t>“Numero” espresso in percentuale</w:t>
            </w:r>
          </w:p>
        </w:tc>
        <w:tc>
          <w:tcPr>
            <w:tcW w:w="963" w:type="dxa"/>
          </w:tcPr>
          <w:p w14:paraId="5A1C973C" w14:textId="77777777" w:rsidR="00F11079" w:rsidRPr="00314A8C" w:rsidRDefault="00F11079" w:rsidP="002D0E67">
            <w:pPr>
              <w:rPr>
                <w:rFonts w:cstheme="minorHAnsi"/>
                <w:lang w:val="it-IT"/>
              </w:rPr>
            </w:pPr>
          </w:p>
        </w:tc>
        <w:tc>
          <w:tcPr>
            <w:tcW w:w="963" w:type="dxa"/>
          </w:tcPr>
          <w:p w14:paraId="15E2AF1E" w14:textId="77777777" w:rsidR="00F11079" w:rsidRPr="00314A8C" w:rsidRDefault="00F11079" w:rsidP="002D0E67">
            <w:pPr>
              <w:rPr>
                <w:rFonts w:cstheme="minorHAnsi"/>
                <w:lang w:val="it-IT"/>
              </w:rPr>
            </w:pPr>
          </w:p>
        </w:tc>
        <w:tc>
          <w:tcPr>
            <w:tcW w:w="963" w:type="dxa"/>
          </w:tcPr>
          <w:p w14:paraId="3464CEF7" w14:textId="77777777" w:rsidR="00F11079" w:rsidRPr="00314A8C" w:rsidRDefault="00F11079" w:rsidP="002D0E67">
            <w:pPr>
              <w:rPr>
                <w:rFonts w:cstheme="minorHAnsi"/>
                <w:lang w:val="it-IT"/>
              </w:rPr>
            </w:pPr>
          </w:p>
        </w:tc>
      </w:tr>
      <w:tr w:rsidR="00F11079" w:rsidRPr="0049723A" w14:paraId="6A19467A" w14:textId="77777777" w:rsidTr="002D0E67">
        <w:trPr>
          <w:trHeight w:val="986"/>
        </w:trPr>
        <w:tc>
          <w:tcPr>
            <w:tcW w:w="962" w:type="dxa"/>
          </w:tcPr>
          <w:p w14:paraId="24805741" w14:textId="77777777" w:rsidR="00F11079" w:rsidRPr="00314A8C" w:rsidRDefault="00F11079" w:rsidP="002D0E67">
            <w:pPr>
              <w:rPr>
                <w:rFonts w:cstheme="minorHAnsi"/>
              </w:rPr>
            </w:pPr>
            <w:r w:rsidRPr="00314A8C">
              <w:rPr>
                <w:rFonts w:cstheme="minorHAnsi"/>
              </w:rPr>
              <w:t>C75</w:t>
            </w:r>
          </w:p>
        </w:tc>
        <w:tc>
          <w:tcPr>
            <w:tcW w:w="963" w:type="dxa"/>
          </w:tcPr>
          <w:p w14:paraId="6AA0306D" w14:textId="77777777" w:rsidR="00F11079" w:rsidRPr="00314A8C" w:rsidRDefault="00F11079" w:rsidP="002D0E67">
            <w:pPr>
              <w:rPr>
                <w:rFonts w:cstheme="minorHAnsi"/>
              </w:rPr>
            </w:pPr>
            <w:r w:rsidRPr="00314A8C">
              <w:rPr>
                <w:rFonts w:cstheme="minorHAnsi"/>
              </w:rPr>
              <w:t>TAEG</w:t>
            </w:r>
          </w:p>
        </w:tc>
        <w:tc>
          <w:tcPr>
            <w:tcW w:w="963" w:type="dxa"/>
          </w:tcPr>
          <w:p w14:paraId="1E6EC14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9FAA2E8" w14:textId="77777777" w:rsidR="00F11079" w:rsidRPr="00314A8C" w:rsidRDefault="00F11079" w:rsidP="002D0E67">
            <w:pPr>
              <w:rPr>
                <w:rFonts w:cstheme="minorHAnsi"/>
              </w:rPr>
            </w:pPr>
            <w:r w:rsidRPr="00314A8C">
              <w:rPr>
                <w:rFonts w:cstheme="minorHAnsi"/>
              </w:rPr>
              <w:t>No</w:t>
            </w:r>
          </w:p>
        </w:tc>
        <w:tc>
          <w:tcPr>
            <w:tcW w:w="963" w:type="dxa"/>
          </w:tcPr>
          <w:p w14:paraId="3F486264" w14:textId="77777777" w:rsidR="00F11079" w:rsidRPr="00314A8C" w:rsidRDefault="00F11079" w:rsidP="002D0E67">
            <w:pPr>
              <w:rPr>
                <w:rFonts w:cstheme="minorHAnsi"/>
              </w:rPr>
            </w:pPr>
            <w:r w:rsidRPr="00314A8C">
              <w:rPr>
                <w:rFonts w:cstheme="minorHAnsi"/>
              </w:rPr>
              <w:t>No</w:t>
            </w:r>
          </w:p>
        </w:tc>
        <w:tc>
          <w:tcPr>
            <w:tcW w:w="962" w:type="dxa"/>
          </w:tcPr>
          <w:p w14:paraId="56F37470" w14:textId="77777777" w:rsidR="00F11079" w:rsidRPr="00314A8C" w:rsidRDefault="00F11079" w:rsidP="002D0E67">
            <w:pPr>
              <w:rPr>
                <w:rFonts w:cstheme="minorHAnsi"/>
              </w:rPr>
            </w:pPr>
            <w:r w:rsidRPr="00314A8C">
              <w:rPr>
                <w:rFonts w:cstheme="minorHAnsi"/>
                <w:lang w:val="it-IT"/>
              </w:rPr>
              <w:t>Numerici</w:t>
            </w:r>
          </w:p>
        </w:tc>
        <w:tc>
          <w:tcPr>
            <w:tcW w:w="963" w:type="dxa"/>
          </w:tcPr>
          <w:p w14:paraId="54C6CBEC" w14:textId="77777777" w:rsidR="00F11079" w:rsidRPr="00314A8C" w:rsidRDefault="00F11079" w:rsidP="002D0E67">
            <w:pPr>
              <w:rPr>
                <w:rFonts w:cstheme="minorHAnsi"/>
                <w:lang w:val="it-IT"/>
              </w:rPr>
            </w:pPr>
            <w:r w:rsidRPr="00314A8C">
              <w:rPr>
                <w:rFonts w:cstheme="minorHAnsi"/>
                <w:lang w:val="it-IT"/>
              </w:rPr>
              <w:t>“Numero” espresso in percentuale</w:t>
            </w:r>
          </w:p>
        </w:tc>
        <w:tc>
          <w:tcPr>
            <w:tcW w:w="963" w:type="dxa"/>
          </w:tcPr>
          <w:p w14:paraId="6989F167" w14:textId="77777777" w:rsidR="00F11079" w:rsidRPr="00314A8C" w:rsidRDefault="00F11079" w:rsidP="002D0E67">
            <w:pPr>
              <w:rPr>
                <w:rFonts w:cstheme="minorHAnsi"/>
                <w:lang w:val="it-IT"/>
              </w:rPr>
            </w:pPr>
          </w:p>
        </w:tc>
        <w:tc>
          <w:tcPr>
            <w:tcW w:w="963" w:type="dxa"/>
          </w:tcPr>
          <w:p w14:paraId="6BFEDFFF" w14:textId="77777777" w:rsidR="00F11079" w:rsidRPr="00314A8C" w:rsidRDefault="00F11079" w:rsidP="002D0E67">
            <w:pPr>
              <w:rPr>
                <w:rFonts w:cstheme="minorHAnsi"/>
                <w:lang w:val="it-IT"/>
              </w:rPr>
            </w:pPr>
          </w:p>
        </w:tc>
        <w:tc>
          <w:tcPr>
            <w:tcW w:w="963" w:type="dxa"/>
          </w:tcPr>
          <w:p w14:paraId="2BE422D6" w14:textId="77777777" w:rsidR="00F11079" w:rsidRPr="00314A8C" w:rsidRDefault="00F11079" w:rsidP="002D0E67">
            <w:pPr>
              <w:rPr>
                <w:rFonts w:cstheme="minorHAnsi"/>
                <w:lang w:val="it-IT"/>
              </w:rPr>
            </w:pPr>
          </w:p>
        </w:tc>
      </w:tr>
      <w:tr w:rsidR="00F11079" w:rsidRPr="0049723A" w14:paraId="3AEF70B2" w14:textId="77777777" w:rsidTr="002D0E67">
        <w:trPr>
          <w:trHeight w:val="986"/>
        </w:trPr>
        <w:tc>
          <w:tcPr>
            <w:tcW w:w="962" w:type="dxa"/>
          </w:tcPr>
          <w:p w14:paraId="66B1B53F" w14:textId="77777777" w:rsidR="00F11079" w:rsidRPr="00314A8C" w:rsidRDefault="00F11079" w:rsidP="002D0E67">
            <w:pPr>
              <w:rPr>
                <w:rFonts w:cstheme="minorHAnsi"/>
              </w:rPr>
            </w:pPr>
            <w:r w:rsidRPr="00314A8C">
              <w:rPr>
                <w:rFonts w:cstheme="minorHAnsi"/>
              </w:rPr>
              <w:t>C76</w:t>
            </w:r>
          </w:p>
        </w:tc>
        <w:tc>
          <w:tcPr>
            <w:tcW w:w="963" w:type="dxa"/>
          </w:tcPr>
          <w:p w14:paraId="4A83268D" w14:textId="77777777" w:rsidR="00F11079" w:rsidRPr="00314A8C" w:rsidRDefault="00F11079" w:rsidP="002D0E67">
            <w:pPr>
              <w:rPr>
                <w:rFonts w:cstheme="minorHAnsi"/>
              </w:rPr>
            </w:pPr>
            <w:r w:rsidRPr="00314A8C">
              <w:rPr>
                <w:rFonts w:cstheme="minorHAnsi"/>
              </w:rPr>
              <w:t>Spread</w:t>
            </w:r>
          </w:p>
        </w:tc>
        <w:tc>
          <w:tcPr>
            <w:tcW w:w="963" w:type="dxa"/>
          </w:tcPr>
          <w:p w14:paraId="246AC1F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E9F28C6" w14:textId="77777777" w:rsidR="00F11079" w:rsidRPr="00314A8C" w:rsidRDefault="00F11079" w:rsidP="002D0E67">
            <w:pPr>
              <w:rPr>
                <w:rFonts w:cstheme="minorHAnsi"/>
              </w:rPr>
            </w:pPr>
            <w:r w:rsidRPr="00314A8C">
              <w:rPr>
                <w:rFonts w:cstheme="minorHAnsi"/>
              </w:rPr>
              <w:t>No</w:t>
            </w:r>
          </w:p>
        </w:tc>
        <w:tc>
          <w:tcPr>
            <w:tcW w:w="963" w:type="dxa"/>
          </w:tcPr>
          <w:p w14:paraId="2AEBEED3" w14:textId="77777777" w:rsidR="00F11079" w:rsidRPr="00314A8C" w:rsidRDefault="00F11079" w:rsidP="002D0E67">
            <w:pPr>
              <w:rPr>
                <w:rFonts w:cstheme="minorHAnsi"/>
              </w:rPr>
            </w:pPr>
            <w:r w:rsidRPr="00314A8C">
              <w:rPr>
                <w:rFonts w:cstheme="minorHAnsi"/>
              </w:rPr>
              <w:t>No</w:t>
            </w:r>
          </w:p>
        </w:tc>
        <w:tc>
          <w:tcPr>
            <w:tcW w:w="962" w:type="dxa"/>
          </w:tcPr>
          <w:p w14:paraId="3835E5A7" w14:textId="77777777" w:rsidR="00F11079" w:rsidRPr="00314A8C" w:rsidRDefault="00F11079" w:rsidP="002D0E67">
            <w:pPr>
              <w:rPr>
                <w:rFonts w:cstheme="minorHAnsi"/>
              </w:rPr>
            </w:pPr>
            <w:r w:rsidRPr="00314A8C">
              <w:rPr>
                <w:rFonts w:cstheme="minorHAnsi"/>
                <w:lang w:val="it-IT"/>
              </w:rPr>
              <w:t>Numerici</w:t>
            </w:r>
          </w:p>
        </w:tc>
        <w:tc>
          <w:tcPr>
            <w:tcW w:w="963" w:type="dxa"/>
          </w:tcPr>
          <w:p w14:paraId="06B7F8B6" w14:textId="77777777" w:rsidR="00F11079" w:rsidRPr="00314A8C" w:rsidRDefault="00F11079" w:rsidP="002D0E67">
            <w:pPr>
              <w:rPr>
                <w:rFonts w:cstheme="minorHAnsi"/>
                <w:lang w:val="it-IT"/>
              </w:rPr>
            </w:pPr>
            <w:r w:rsidRPr="00314A8C">
              <w:rPr>
                <w:rFonts w:cstheme="minorHAnsi"/>
                <w:lang w:val="it-IT"/>
              </w:rPr>
              <w:t>“Numero” espresso in percentuale</w:t>
            </w:r>
          </w:p>
        </w:tc>
        <w:tc>
          <w:tcPr>
            <w:tcW w:w="963" w:type="dxa"/>
          </w:tcPr>
          <w:p w14:paraId="5ACD04B4" w14:textId="77777777" w:rsidR="00F11079" w:rsidRPr="00314A8C" w:rsidRDefault="00F11079" w:rsidP="002D0E67">
            <w:pPr>
              <w:rPr>
                <w:rFonts w:cstheme="minorHAnsi"/>
                <w:lang w:val="it-IT"/>
              </w:rPr>
            </w:pPr>
          </w:p>
        </w:tc>
        <w:tc>
          <w:tcPr>
            <w:tcW w:w="963" w:type="dxa"/>
          </w:tcPr>
          <w:p w14:paraId="063A5C23" w14:textId="77777777" w:rsidR="00F11079" w:rsidRPr="00314A8C" w:rsidRDefault="00F11079" w:rsidP="002D0E67">
            <w:pPr>
              <w:rPr>
                <w:rFonts w:cstheme="minorHAnsi"/>
                <w:lang w:val="it-IT"/>
              </w:rPr>
            </w:pPr>
          </w:p>
        </w:tc>
        <w:tc>
          <w:tcPr>
            <w:tcW w:w="963" w:type="dxa"/>
          </w:tcPr>
          <w:p w14:paraId="07ED7007" w14:textId="77777777" w:rsidR="00F11079" w:rsidRPr="00314A8C" w:rsidRDefault="00F11079" w:rsidP="002D0E67">
            <w:pPr>
              <w:rPr>
                <w:rFonts w:cstheme="minorHAnsi"/>
                <w:lang w:val="it-IT"/>
              </w:rPr>
            </w:pPr>
          </w:p>
        </w:tc>
      </w:tr>
      <w:tr w:rsidR="00F11079" w:rsidRPr="003E7153" w14:paraId="42B9DBDA" w14:textId="77777777" w:rsidTr="002D0E67">
        <w:trPr>
          <w:trHeight w:val="986"/>
        </w:trPr>
        <w:tc>
          <w:tcPr>
            <w:tcW w:w="962" w:type="dxa"/>
          </w:tcPr>
          <w:p w14:paraId="0EC32054" w14:textId="77777777" w:rsidR="00F11079" w:rsidRPr="00314A8C" w:rsidRDefault="00F11079" w:rsidP="002D0E67">
            <w:pPr>
              <w:rPr>
                <w:rFonts w:cstheme="minorHAnsi"/>
              </w:rPr>
            </w:pPr>
            <w:r w:rsidRPr="00314A8C">
              <w:rPr>
                <w:rFonts w:cstheme="minorHAnsi"/>
              </w:rPr>
              <w:t>C77</w:t>
            </w:r>
          </w:p>
        </w:tc>
        <w:tc>
          <w:tcPr>
            <w:tcW w:w="963" w:type="dxa"/>
          </w:tcPr>
          <w:p w14:paraId="6EBBEAD0" w14:textId="77777777" w:rsidR="00F11079" w:rsidRPr="00314A8C" w:rsidRDefault="00F11079" w:rsidP="002D0E67">
            <w:pPr>
              <w:rPr>
                <w:rFonts w:cstheme="minorHAnsi"/>
              </w:rPr>
            </w:pPr>
            <w:proofErr w:type="spellStart"/>
            <w:r w:rsidRPr="00314A8C">
              <w:rPr>
                <w:rFonts w:cstheme="minorHAnsi"/>
              </w:rPr>
              <w:t>Importo</w:t>
            </w:r>
            <w:proofErr w:type="spellEnd"/>
            <w:r w:rsidRPr="00314A8C">
              <w:rPr>
                <w:rFonts w:cstheme="minorHAnsi"/>
              </w:rPr>
              <w:t xml:space="preserve"> della rata </w:t>
            </w:r>
            <w:proofErr w:type="spellStart"/>
            <w:r w:rsidRPr="00314A8C">
              <w:rPr>
                <w:rFonts w:cstheme="minorHAnsi"/>
              </w:rPr>
              <w:t>calcolato</w:t>
            </w:r>
            <w:proofErr w:type="spellEnd"/>
          </w:p>
        </w:tc>
        <w:tc>
          <w:tcPr>
            <w:tcW w:w="963" w:type="dxa"/>
          </w:tcPr>
          <w:p w14:paraId="3A2C2586"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AA8582D" w14:textId="77777777" w:rsidR="00F11079" w:rsidRPr="00314A8C" w:rsidRDefault="00F11079" w:rsidP="002D0E67">
            <w:pPr>
              <w:rPr>
                <w:rFonts w:cstheme="minorHAnsi"/>
              </w:rPr>
            </w:pPr>
            <w:r w:rsidRPr="00314A8C">
              <w:rPr>
                <w:rFonts w:cstheme="minorHAnsi"/>
              </w:rPr>
              <w:t>No</w:t>
            </w:r>
          </w:p>
        </w:tc>
        <w:tc>
          <w:tcPr>
            <w:tcW w:w="963" w:type="dxa"/>
          </w:tcPr>
          <w:p w14:paraId="374B8FAA" w14:textId="77777777" w:rsidR="00F11079" w:rsidRPr="00314A8C" w:rsidRDefault="00F11079" w:rsidP="002D0E67">
            <w:pPr>
              <w:rPr>
                <w:rFonts w:cstheme="minorHAnsi"/>
              </w:rPr>
            </w:pPr>
            <w:r w:rsidRPr="00314A8C">
              <w:rPr>
                <w:rFonts w:cstheme="minorHAnsi"/>
              </w:rPr>
              <w:t>No</w:t>
            </w:r>
          </w:p>
        </w:tc>
        <w:tc>
          <w:tcPr>
            <w:tcW w:w="962" w:type="dxa"/>
          </w:tcPr>
          <w:p w14:paraId="68D33403" w14:textId="77777777" w:rsidR="00F11079" w:rsidRPr="00314A8C" w:rsidRDefault="00F11079" w:rsidP="002D0E67">
            <w:pPr>
              <w:rPr>
                <w:rFonts w:cstheme="minorHAnsi"/>
              </w:rPr>
            </w:pPr>
            <w:r w:rsidRPr="00314A8C">
              <w:rPr>
                <w:rFonts w:cstheme="minorHAnsi"/>
                <w:lang w:val="it-IT"/>
              </w:rPr>
              <w:t>Numerici</w:t>
            </w:r>
          </w:p>
        </w:tc>
        <w:tc>
          <w:tcPr>
            <w:tcW w:w="963" w:type="dxa"/>
          </w:tcPr>
          <w:p w14:paraId="097F4D55"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73C65B1E" w14:textId="77777777" w:rsidR="00F11079" w:rsidRPr="00314A8C" w:rsidRDefault="00F11079" w:rsidP="002D0E67">
            <w:pPr>
              <w:rPr>
                <w:rFonts w:cstheme="minorHAnsi"/>
                <w:lang w:val="it-IT"/>
              </w:rPr>
            </w:pPr>
          </w:p>
        </w:tc>
        <w:tc>
          <w:tcPr>
            <w:tcW w:w="963" w:type="dxa"/>
          </w:tcPr>
          <w:p w14:paraId="1BA2724E" w14:textId="77777777" w:rsidR="00F11079" w:rsidRPr="00314A8C" w:rsidRDefault="00F11079" w:rsidP="002D0E67">
            <w:pPr>
              <w:rPr>
                <w:rFonts w:cstheme="minorHAnsi"/>
                <w:lang w:val="it-IT"/>
              </w:rPr>
            </w:pPr>
          </w:p>
        </w:tc>
        <w:tc>
          <w:tcPr>
            <w:tcW w:w="963" w:type="dxa"/>
          </w:tcPr>
          <w:p w14:paraId="4207DD19" w14:textId="77777777" w:rsidR="00F11079" w:rsidRPr="00314A8C" w:rsidRDefault="00F11079" w:rsidP="002D0E67">
            <w:pPr>
              <w:rPr>
                <w:rFonts w:cstheme="minorHAnsi"/>
                <w:lang w:val="it-IT"/>
              </w:rPr>
            </w:pPr>
          </w:p>
        </w:tc>
      </w:tr>
      <w:tr w:rsidR="00F11079" w:rsidRPr="0049723A" w14:paraId="0DFB43C4" w14:textId="77777777" w:rsidTr="002D0E67">
        <w:trPr>
          <w:trHeight w:val="986"/>
        </w:trPr>
        <w:tc>
          <w:tcPr>
            <w:tcW w:w="962" w:type="dxa"/>
          </w:tcPr>
          <w:p w14:paraId="6F3416E1" w14:textId="77777777" w:rsidR="00F11079" w:rsidRPr="00314A8C" w:rsidRDefault="00F11079" w:rsidP="002D0E67">
            <w:pPr>
              <w:rPr>
                <w:rFonts w:cstheme="minorHAnsi"/>
              </w:rPr>
            </w:pPr>
            <w:r w:rsidRPr="00314A8C">
              <w:rPr>
                <w:rFonts w:cstheme="minorHAnsi"/>
              </w:rPr>
              <w:t>C78</w:t>
            </w:r>
          </w:p>
        </w:tc>
        <w:tc>
          <w:tcPr>
            <w:tcW w:w="963" w:type="dxa"/>
          </w:tcPr>
          <w:p w14:paraId="3C5EAA07" w14:textId="77777777" w:rsidR="00F11079" w:rsidRPr="00314A8C" w:rsidRDefault="00F11079" w:rsidP="002D0E67">
            <w:pPr>
              <w:rPr>
                <w:rFonts w:cstheme="minorHAnsi"/>
              </w:rPr>
            </w:pPr>
            <w:r w:rsidRPr="00314A8C">
              <w:rPr>
                <w:rFonts w:cstheme="minorHAnsi"/>
              </w:rPr>
              <w:t xml:space="preserve">Nome </w:t>
            </w:r>
            <w:proofErr w:type="spellStart"/>
            <w:r w:rsidRPr="00314A8C">
              <w:rPr>
                <w:rFonts w:cstheme="minorHAnsi"/>
              </w:rPr>
              <w:t>prodotto</w:t>
            </w:r>
            <w:proofErr w:type="spellEnd"/>
          </w:p>
        </w:tc>
        <w:tc>
          <w:tcPr>
            <w:tcW w:w="963" w:type="dxa"/>
          </w:tcPr>
          <w:p w14:paraId="16ADA4CA"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E978F7C" w14:textId="77777777" w:rsidR="00F11079" w:rsidRPr="00314A8C" w:rsidRDefault="00F11079" w:rsidP="002D0E67">
            <w:pPr>
              <w:rPr>
                <w:rFonts w:cstheme="minorHAnsi"/>
              </w:rPr>
            </w:pPr>
            <w:r w:rsidRPr="00314A8C">
              <w:rPr>
                <w:rFonts w:cstheme="minorHAnsi"/>
              </w:rPr>
              <w:t>No</w:t>
            </w:r>
          </w:p>
        </w:tc>
        <w:tc>
          <w:tcPr>
            <w:tcW w:w="963" w:type="dxa"/>
          </w:tcPr>
          <w:p w14:paraId="37684111" w14:textId="77777777" w:rsidR="00F11079" w:rsidRPr="00314A8C" w:rsidRDefault="00F11079" w:rsidP="002D0E67">
            <w:pPr>
              <w:rPr>
                <w:rFonts w:cstheme="minorHAnsi"/>
              </w:rPr>
            </w:pPr>
            <w:r w:rsidRPr="00314A8C">
              <w:rPr>
                <w:rFonts w:cstheme="minorHAnsi"/>
              </w:rPr>
              <w:t>No</w:t>
            </w:r>
          </w:p>
        </w:tc>
        <w:tc>
          <w:tcPr>
            <w:tcW w:w="962" w:type="dxa"/>
          </w:tcPr>
          <w:p w14:paraId="35950BC8"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31F1D2FF" w14:textId="77777777" w:rsidR="00F11079" w:rsidRPr="00314A8C" w:rsidRDefault="00F11079" w:rsidP="002D0E67">
            <w:pPr>
              <w:rPr>
                <w:rFonts w:cstheme="minorHAnsi"/>
                <w:lang w:val="it-IT"/>
              </w:rPr>
            </w:pPr>
            <w:r w:rsidRPr="00314A8C">
              <w:rPr>
                <w:rFonts w:cstheme="minorHAnsi"/>
                <w:lang w:val="it-IT"/>
              </w:rPr>
              <w:t>Da catalogo prodotti</w:t>
            </w:r>
          </w:p>
        </w:tc>
        <w:tc>
          <w:tcPr>
            <w:tcW w:w="963" w:type="dxa"/>
          </w:tcPr>
          <w:p w14:paraId="25384439" w14:textId="77777777" w:rsidR="00F11079" w:rsidRPr="00314A8C" w:rsidRDefault="00F11079" w:rsidP="002D0E67">
            <w:pPr>
              <w:rPr>
                <w:rFonts w:cstheme="minorHAnsi"/>
                <w:lang w:val="it-IT"/>
              </w:rPr>
            </w:pPr>
          </w:p>
        </w:tc>
        <w:tc>
          <w:tcPr>
            <w:tcW w:w="963" w:type="dxa"/>
          </w:tcPr>
          <w:p w14:paraId="7A9E1266" w14:textId="77777777" w:rsidR="00F11079" w:rsidRPr="00314A8C" w:rsidRDefault="00F11079" w:rsidP="002D0E67">
            <w:pPr>
              <w:rPr>
                <w:rFonts w:cstheme="minorHAnsi"/>
                <w:lang w:val="it-IT"/>
              </w:rPr>
            </w:pPr>
          </w:p>
        </w:tc>
        <w:tc>
          <w:tcPr>
            <w:tcW w:w="963" w:type="dxa"/>
          </w:tcPr>
          <w:p w14:paraId="1D34CF23" w14:textId="77777777" w:rsidR="00F11079" w:rsidRPr="00314A8C" w:rsidRDefault="00F11079" w:rsidP="002D0E67">
            <w:pPr>
              <w:rPr>
                <w:rFonts w:cstheme="minorHAnsi"/>
                <w:lang w:val="it-IT"/>
              </w:rPr>
            </w:pPr>
          </w:p>
        </w:tc>
      </w:tr>
      <w:tr w:rsidR="00F11079" w:rsidRPr="003E7153" w14:paraId="3A2B8895" w14:textId="77777777" w:rsidTr="002D0E67">
        <w:trPr>
          <w:trHeight w:val="986"/>
        </w:trPr>
        <w:tc>
          <w:tcPr>
            <w:tcW w:w="962" w:type="dxa"/>
          </w:tcPr>
          <w:p w14:paraId="7B6365B4" w14:textId="77777777" w:rsidR="00F11079" w:rsidRPr="00314A8C" w:rsidRDefault="00F11079" w:rsidP="002D0E67">
            <w:pPr>
              <w:rPr>
                <w:rFonts w:cstheme="minorHAnsi"/>
              </w:rPr>
            </w:pPr>
            <w:r w:rsidRPr="00314A8C">
              <w:rPr>
                <w:rFonts w:cstheme="minorHAnsi"/>
              </w:rPr>
              <w:t>C79</w:t>
            </w:r>
          </w:p>
        </w:tc>
        <w:tc>
          <w:tcPr>
            <w:tcW w:w="963" w:type="dxa"/>
          </w:tcPr>
          <w:p w14:paraId="2F41B0BD" w14:textId="77777777" w:rsidR="00F11079" w:rsidRPr="00314A8C" w:rsidRDefault="00F11079" w:rsidP="002D0E67">
            <w:pPr>
              <w:rPr>
                <w:rFonts w:cstheme="minorHAnsi"/>
              </w:rPr>
            </w:pPr>
            <w:proofErr w:type="spellStart"/>
            <w:r w:rsidRPr="00314A8C">
              <w:rPr>
                <w:rFonts w:cstheme="minorHAnsi"/>
              </w:rPr>
              <w:t>Spese</w:t>
            </w:r>
            <w:proofErr w:type="spellEnd"/>
            <w:r w:rsidRPr="00314A8C">
              <w:rPr>
                <w:rFonts w:cstheme="minorHAnsi"/>
              </w:rPr>
              <w:t xml:space="preserve"> </w:t>
            </w:r>
            <w:proofErr w:type="spellStart"/>
            <w:r w:rsidRPr="00314A8C">
              <w:rPr>
                <w:rFonts w:cstheme="minorHAnsi"/>
              </w:rPr>
              <w:t>iniziali</w:t>
            </w:r>
            <w:proofErr w:type="spellEnd"/>
          </w:p>
        </w:tc>
        <w:tc>
          <w:tcPr>
            <w:tcW w:w="963" w:type="dxa"/>
          </w:tcPr>
          <w:p w14:paraId="0626105D"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D4E811F" w14:textId="77777777" w:rsidR="00F11079" w:rsidRPr="00314A8C" w:rsidRDefault="00F11079" w:rsidP="002D0E67">
            <w:pPr>
              <w:rPr>
                <w:rFonts w:cstheme="minorHAnsi"/>
              </w:rPr>
            </w:pPr>
            <w:r w:rsidRPr="00314A8C">
              <w:rPr>
                <w:rFonts w:cstheme="minorHAnsi"/>
              </w:rPr>
              <w:t>No</w:t>
            </w:r>
          </w:p>
        </w:tc>
        <w:tc>
          <w:tcPr>
            <w:tcW w:w="963" w:type="dxa"/>
          </w:tcPr>
          <w:p w14:paraId="47BC6B16" w14:textId="77777777" w:rsidR="00F11079" w:rsidRPr="00314A8C" w:rsidRDefault="00F11079" w:rsidP="002D0E67">
            <w:pPr>
              <w:rPr>
                <w:rFonts w:cstheme="minorHAnsi"/>
              </w:rPr>
            </w:pPr>
            <w:r w:rsidRPr="00314A8C">
              <w:rPr>
                <w:rFonts w:cstheme="minorHAnsi"/>
              </w:rPr>
              <w:t>No</w:t>
            </w:r>
          </w:p>
        </w:tc>
        <w:tc>
          <w:tcPr>
            <w:tcW w:w="962" w:type="dxa"/>
          </w:tcPr>
          <w:p w14:paraId="22650954"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1923A94B"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08226A8E" w14:textId="77777777" w:rsidR="00F11079" w:rsidRPr="00314A8C" w:rsidRDefault="00F11079" w:rsidP="002D0E67">
            <w:pPr>
              <w:rPr>
                <w:rFonts w:cstheme="minorHAnsi"/>
                <w:lang w:val="it-IT"/>
              </w:rPr>
            </w:pPr>
          </w:p>
        </w:tc>
        <w:tc>
          <w:tcPr>
            <w:tcW w:w="963" w:type="dxa"/>
          </w:tcPr>
          <w:p w14:paraId="2B5E87EE" w14:textId="77777777" w:rsidR="00F11079" w:rsidRPr="00314A8C" w:rsidRDefault="00F11079" w:rsidP="002D0E67">
            <w:pPr>
              <w:rPr>
                <w:rFonts w:cstheme="minorHAnsi"/>
                <w:lang w:val="it-IT"/>
              </w:rPr>
            </w:pPr>
          </w:p>
        </w:tc>
        <w:tc>
          <w:tcPr>
            <w:tcW w:w="963" w:type="dxa"/>
          </w:tcPr>
          <w:p w14:paraId="64916DBB" w14:textId="77777777" w:rsidR="00F11079" w:rsidRPr="00314A8C" w:rsidRDefault="00F11079" w:rsidP="002D0E67">
            <w:pPr>
              <w:rPr>
                <w:rFonts w:cstheme="minorHAnsi"/>
                <w:lang w:val="it-IT"/>
              </w:rPr>
            </w:pPr>
          </w:p>
        </w:tc>
      </w:tr>
      <w:tr w:rsidR="00F11079" w:rsidRPr="003E7153" w14:paraId="189CCCFE" w14:textId="77777777" w:rsidTr="002D0E67">
        <w:trPr>
          <w:trHeight w:val="986"/>
        </w:trPr>
        <w:tc>
          <w:tcPr>
            <w:tcW w:w="962" w:type="dxa"/>
          </w:tcPr>
          <w:p w14:paraId="33239A51" w14:textId="77777777" w:rsidR="00F11079" w:rsidRPr="00314A8C" w:rsidRDefault="00F11079" w:rsidP="002D0E67">
            <w:pPr>
              <w:rPr>
                <w:rFonts w:cstheme="minorHAnsi"/>
              </w:rPr>
            </w:pPr>
            <w:r w:rsidRPr="00314A8C">
              <w:rPr>
                <w:rFonts w:cstheme="minorHAnsi"/>
              </w:rPr>
              <w:t>C81</w:t>
            </w:r>
          </w:p>
        </w:tc>
        <w:tc>
          <w:tcPr>
            <w:tcW w:w="963" w:type="dxa"/>
          </w:tcPr>
          <w:p w14:paraId="77E3D543" w14:textId="77777777" w:rsidR="00F11079" w:rsidRPr="00314A8C" w:rsidRDefault="00F11079" w:rsidP="002D0E67">
            <w:pPr>
              <w:rPr>
                <w:rFonts w:cstheme="minorHAnsi"/>
              </w:rPr>
            </w:pPr>
            <w:proofErr w:type="spellStart"/>
            <w:r w:rsidRPr="00314A8C">
              <w:rPr>
                <w:rFonts w:cstheme="minorHAnsi"/>
              </w:rPr>
              <w:t>Semaforo</w:t>
            </w:r>
            <w:proofErr w:type="spellEnd"/>
          </w:p>
        </w:tc>
        <w:tc>
          <w:tcPr>
            <w:tcW w:w="963" w:type="dxa"/>
          </w:tcPr>
          <w:p w14:paraId="7A79623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DBB1548" w14:textId="77777777" w:rsidR="00F11079" w:rsidRPr="00314A8C" w:rsidRDefault="00F11079" w:rsidP="002D0E67">
            <w:pPr>
              <w:rPr>
                <w:rFonts w:cstheme="minorHAnsi"/>
              </w:rPr>
            </w:pPr>
            <w:r w:rsidRPr="00314A8C">
              <w:rPr>
                <w:rFonts w:cstheme="minorHAnsi"/>
              </w:rPr>
              <w:t>No</w:t>
            </w:r>
          </w:p>
        </w:tc>
        <w:tc>
          <w:tcPr>
            <w:tcW w:w="963" w:type="dxa"/>
          </w:tcPr>
          <w:p w14:paraId="2D2C3184" w14:textId="77777777" w:rsidR="00F11079" w:rsidRPr="00314A8C" w:rsidRDefault="00F11079" w:rsidP="002D0E67">
            <w:pPr>
              <w:rPr>
                <w:rFonts w:cstheme="minorHAnsi"/>
              </w:rPr>
            </w:pPr>
            <w:r w:rsidRPr="00314A8C">
              <w:rPr>
                <w:rFonts w:cstheme="minorHAnsi"/>
              </w:rPr>
              <w:t>No</w:t>
            </w:r>
          </w:p>
        </w:tc>
        <w:tc>
          <w:tcPr>
            <w:tcW w:w="962" w:type="dxa"/>
          </w:tcPr>
          <w:p w14:paraId="13745DF0"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72447083" w14:textId="77777777" w:rsidR="00F11079" w:rsidRPr="00314A8C" w:rsidRDefault="00F11079" w:rsidP="002D0E67">
            <w:pPr>
              <w:rPr>
                <w:rFonts w:cstheme="minorHAnsi"/>
                <w:lang w:val="it-IT"/>
              </w:rPr>
            </w:pPr>
            <w:r w:rsidRPr="00314A8C">
              <w:rPr>
                <w:rFonts w:cstheme="minorHAnsi"/>
                <w:lang w:val="it-IT"/>
              </w:rPr>
              <w:t>“Verde”, “Giallo”, “Rosso”</w:t>
            </w:r>
            <w:r>
              <w:rPr>
                <w:rFonts w:cstheme="minorHAnsi"/>
                <w:lang w:val="it-IT"/>
              </w:rPr>
              <w:t>, “N/A</w:t>
            </w:r>
            <w:r w:rsidRPr="00314A8C">
              <w:rPr>
                <w:rFonts w:cstheme="minorHAnsi"/>
                <w:lang w:val="it-IT"/>
              </w:rPr>
              <w:t>”</w:t>
            </w:r>
          </w:p>
        </w:tc>
        <w:tc>
          <w:tcPr>
            <w:tcW w:w="963" w:type="dxa"/>
          </w:tcPr>
          <w:p w14:paraId="469D57DC" w14:textId="77777777" w:rsidR="00F11079" w:rsidRPr="00314A8C" w:rsidRDefault="00F11079" w:rsidP="002D0E67">
            <w:pPr>
              <w:rPr>
                <w:rFonts w:cstheme="minorHAnsi"/>
                <w:lang w:val="it-IT"/>
              </w:rPr>
            </w:pPr>
          </w:p>
        </w:tc>
        <w:tc>
          <w:tcPr>
            <w:tcW w:w="963" w:type="dxa"/>
          </w:tcPr>
          <w:p w14:paraId="1D407FF2" w14:textId="77777777" w:rsidR="00F11079" w:rsidRPr="00314A8C" w:rsidRDefault="00F11079" w:rsidP="002D0E67">
            <w:pPr>
              <w:rPr>
                <w:rFonts w:cstheme="minorHAnsi"/>
                <w:lang w:val="it-IT"/>
              </w:rPr>
            </w:pPr>
          </w:p>
        </w:tc>
        <w:tc>
          <w:tcPr>
            <w:tcW w:w="963" w:type="dxa"/>
          </w:tcPr>
          <w:p w14:paraId="4E792567" w14:textId="77777777" w:rsidR="00F11079" w:rsidRPr="00314A8C" w:rsidRDefault="00F11079" w:rsidP="002D0E67">
            <w:pPr>
              <w:rPr>
                <w:rFonts w:cstheme="minorHAnsi"/>
                <w:lang w:val="it-IT"/>
              </w:rPr>
            </w:pPr>
          </w:p>
        </w:tc>
      </w:tr>
      <w:tr w:rsidR="00F11079" w:rsidRPr="003E7153" w14:paraId="692D0E9C" w14:textId="77777777" w:rsidTr="002D0E67">
        <w:trPr>
          <w:trHeight w:val="986"/>
        </w:trPr>
        <w:tc>
          <w:tcPr>
            <w:tcW w:w="962" w:type="dxa"/>
          </w:tcPr>
          <w:p w14:paraId="5270E751" w14:textId="77777777" w:rsidR="00F11079" w:rsidRPr="00314A8C" w:rsidRDefault="00F11079" w:rsidP="002D0E67">
            <w:pPr>
              <w:rPr>
                <w:rFonts w:cstheme="minorHAnsi"/>
              </w:rPr>
            </w:pPr>
            <w:r w:rsidRPr="00314A8C">
              <w:rPr>
                <w:rFonts w:cstheme="minorHAnsi"/>
              </w:rPr>
              <w:t>C82</w:t>
            </w:r>
          </w:p>
        </w:tc>
        <w:tc>
          <w:tcPr>
            <w:tcW w:w="963" w:type="dxa"/>
          </w:tcPr>
          <w:p w14:paraId="5066ED5C" w14:textId="77777777" w:rsidR="00F11079" w:rsidRPr="00314A8C" w:rsidRDefault="00F11079" w:rsidP="002D0E67">
            <w:pPr>
              <w:rPr>
                <w:rFonts w:cstheme="minorHAnsi"/>
              </w:rPr>
            </w:pPr>
            <w:proofErr w:type="spellStart"/>
            <w:r w:rsidRPr="00314A8C">
              <w:rPr>
                <w:rFonts w:cstheme="minorHAnsi"/>
              </w:rPr>
              <w:t>Indirizzo</w:t>
            </w:r>
            <w:proofErr w:type="spellEnd"/>
            <w:r w:rsidRPr="00314A8C">
              <w:rPr>
                <w:rFonts w:cstheme="minorHAnsi"/>
              </w:rPr>
              <w:t xml:space="preserve"> immobile</w:t>
            </w:r>
          </w:p>
        </w:tc>
        <w:tc>
          <w:tcPr>
            <w:tcW w:w="963" w:type="dxa"/>
          </w:tcPr>
          <w:p w14:paraId="17ACC195"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98B3ED4" w14:textId="77777777" w:rsidR="00F11079" w:rsidRPr="00314A8C" w:rsidRDefault="00F11079" w:rsidP="002D0E67">
            <w:pPr>
              <w:rPr>
                <w:rFonts w:cstheme="minorHAnsi"/>
              </w:rPr>
            </w:pPr>
            <w:r w:rsidRPr="00314A8C">
              <w:rPr>
                <w:rFonts w:cstheme="minorHAnsi"/>
              </w:rPr>
              <w:t>No</w:t>
            </w:r>
          </w:p>
        </w:tc>
        <w:tc>
          <w:tcPr>
            <w:tcW w:w="963" w:type="dxa"/>
          </w:tcPr>
          <w:p w14:paraId="4DF632B7" w14:textId="77777777" w:rsidR="00F11079" w:rsidRPr="00314A8C" w:rsidRDefault="00F11079" w:rsidP="002D0E67">
            <w:pPr>
              <w:rPr>
                <w:rFonts w:cstheme="minorHAnsi"/>
              </w:rPr>
            </w:pPr>
            <w:r w:rsidRPr="00314A8C">
              <w:rPr>
                <w:rFonts w:cstheme="minorHAnsi"/>
              </w:rPr>
              <w:t>No</w:t>
            </w:r>
          </w:p>
        </w:tc>
        <w:tc>
          <w:tcPr>
            <w:tcW w:w="962" w:type="dxa"/>
          </w:tcPr>
          <w:p w14:paraId="79047F4D" w14:textId="77777777" w:rsidR="00F11079" w:rsidRPr="00314A8C" w:rsidRDefault="00F11079" w:rsidP="002D0E67">
            <w:pPr>
              <w:rPr>
                <w:rFonts w:cstheme="minorHAnsi"/>
                <w:lang w:val="it-IT"/>
              </w:rPr>
            </w:pPr>
            <w:r w:rsidRPr="00314A8C">
              <w:rPr>
                <w:rFonts w:cstheme="minorHAnsi"/>
                <w:lang w:val="it-IT"/>
              </w:rPr>
              <w:t>“Alfabetici</w:t>
            </w:r>
          </w:p>
        </w:tc>
        <w:tc>
          <w:tcPr>
            <w:tcW w:w="963" w:type="dxa"/>
          </w:tcPr>
          <w:p w14:paraId="3C94B199" w14:textId="77777777" w:rsidR="00F11079" w:rsidRPr="00314A8C" w:rsidRDefault="00F11079" w:rsidP="002D0E67">
            <w:pPr>
              <w:rPr>
                <w:rFonts w:cstheme="minorHAnsi"/>
                <w:lang w:val="it-IT"/>
              </w:rPr>
            </w:pPr>
            <w:r w:rsidRPr="00314A8C">
              <w:rPr>
                <w:rFonts w:cstheme="minorHAnsi"/>
                <w:lang w:val="it-IT"/>
              </w:rPr>
              <w:t xml:space="preserve">“Nome” </w:t>
            </w:r>
            <w:proofErr w:type="spellStart"/>
            <w:r w:rsidRPr="00314A8C">
              <w:rPr>
                <w:rFonts w:cstheme="minorHAnsi"/>
                <w:lang w:val="it-IT"/>
              </w:rPr>
              <w:t>indiizzo</w:t>
            </w:r>
            <w:proofErr w:type="spellEnd"/>
            <w:r w:rsidRPr="00314A8C">
              <w:rPr>
                <w:rFonts w:cstheme="minorHAnsi"/>
                <w:lang w:val="it-IT"/>
              </w:rPr>
              <w:t xml:space="preserve"> immobile </w:t>
            </w:r>
            <w:proofErr w:type="spellStart"/>
            <w:r w:rsidRPr="00314A8C">
              <w:rPr>
                <w:rFonts w:cstheme="minorHAnsi"/>
                <w:lang w:val="it-IT"/>
              </w:rPr>
              <w:t>oggettodella</w:t>
            </w:r>
            <w:proofErr w:type="spellEnd"/>
            <w:r w:rsidRPr="00314A8C">
              <w:rPr>
                <w:rFonts w:cstheme="minorHAnsi"/>
                <w:lang w:val="it-IT"/>
              </w:rPr>
              <w:t xml:space="preserve"> richiesta</w:t>
            </w:r>
          </w:p>
        </w:tc>
        <w:tc>
          <w:tcPr>
            <w:tcW w:w="963" w:type="dxa"/>
          </w:tcPr>
          <w:p w14:paraId="2F6E018A" w14:textId="77777777" w:rsidR="00F11079" w:rsidRPr="00314A8C" w:rsidRDefault="00F11079" w:rsidP="002D0E67">
            <w:pPr>
              <w:rPr>
                <w:rFonts w:cstheme="minorHAnsi"/>
                <w:lang w:val="it-IT"/>
              </w:rPr>
            </w:pPr>
          </w:p>
        </w:tc>
        <w:tc>
          <w:tcPr>
            <w:tcW w:w="963" w:type="dxa"/>
          </w:tcPr>
          <w:p w14:paraId="2A3DE57F" w14:textId="77777777" w:rsidR="00F11079" w:rsidRPr="00314A8C" w:rsidRDefault="00F11079" w:rsidP="002D0E67">
            <w:pPr>
              <w:rPr>
                <w:rFonts w:cstheme="minorHAnsi"/>
                <w:lang w:val="it-IT"/>
              </w:rPr>
            </w:pPr>
          </w:p>
        </w:tc>
        <w:tc>
          <w:tcPr>
            <w:tcW w:w="963" w:type="dxa"/>
          </w:tcPr>
          <w:p w14:paraId="239A153A" w14:textId="77777777" w:rsidR="00F11079" w:rsidRPr="00314A8C" w:rsidRDefault="00F11079" w:rsidP="002D0E67">
            <w:pPr>
              <w:rPr>
                <w:rFonts w:cstheme="minorHAnsi"/>
                <w:lang w:val="it-IT"/>
              </w:rPr>
            </w:pPr>
          </w:p>
        </w:tc>
      </w:tr>
      <w:tr w:rsidR="00F11079" w:rsidRPr="003E7153" w14:paraId="467AC398" w14:textId="77777777" w:rsidTr="002D0E67">
        <w:trPr>
          <w:trHeight w:val="986"/>
        </w:trPr>
        <w:tc>
          <w:tcPr>
            <w:tcW w:w="962" w:type="dxa"/>
          </w:tcPr>
          <w:p w14:paraId="00966DE3" w14:textId="77777777" w:rsidR="00F11079" w:rsidRPr="00314A8C" w:rsidRDefault="00F11079" w:rsidP="002D0E67">
            <w:pPr>
              <w:rPr>
                <w:rFonts w:cstheme="minorHAnsi"/>
              </w:rPr>
            </w:pPr>
            <w:r w:rsidRPr="00314A8C">
              <w:rPr>
                <w:rFonts w:cstheme="minorHAnsi"/>
              </w:rPr>
              <w:t>C83</w:t>
            </w:r>
          </w:p>
        </w:tc>
        <w:tc>
          <w:tcPr>
            <w:tcW w:w="963" w:type="dxa"/>
          </w:tcPr>
          <w:p w14:paraId="26025091" w14:textId="77777777" w:rsidR="00F11079" w:rsidRPr="00314A8C" w:rsidRDefault="00F11079" w:rsidP="002D0E67">
            <w:pPr>
              <w:rPr>
                <w:rFonts w:cstheme="minorHAnsi"/>
              </w:rPr>
            </w:pPr>
            <w:proofErr w:type="spellStart"/>
            <w:r w:rsidRPr="00314A8C">
              <w:rPr>
                <w:rFonts w:cstheme="minorHAnsi"/>
              </w:rPr>
              <w:t>Comune</w:t>
            </w:r>
            <w:proofErr w:type="spellEnd"/>
            <w:r w:rsidRPr="00314A8C">
              <w:rPr>
                <w:rFonts w:cstheme="minorHAnsi"/>
              </w:rPr>
              <w:t xml:space="preserve"> immobile</w:t>
            </w:r>
          </w:p>
        </w:tc>
        <w:tc>
          <w:tcPr>
            <w:tcW w:w="963" w:type="dxa"/>
          </w:tcPr>
          <w:p w14:paraId="41D99FD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4D70125" w14:textId="77777777" w:rsidR="00F11079" w:rsidRPr="00314A8C" w:rsidRDefault="00F11079" w:rsidP="002D0E67">
            <w:pPr>
              <w:rPr>
                <w:rFonts w:cstheme="minorHAnsi"/>
              </w:rPr>
            </w:pPr>
            <w:r w:rsidRPr="00314A8C">
              <w:rPr>
                <w:rFonts w:cstheme="minorHAnsi"/>
              </w:rPr>
              <w:t>No</w:t>
            </w:r>
          </w:p>
        </w:tc>
        <w:tc>
          <w:tcPr>
            <w:tcW w:w="963" w:type="dxa"/>
          </w:tcPr>
          <w:p w14:paraId="5753C367" w14:textId="77777777" w:rsidR="00F11079" w:rsidRPr="00314A8C" w:rsidRDefault="00F11079" w:rsidP="002D0E67">
            <w:pPr>
              <w:rPr>
                <w:rFonts w:cstheme="minorHAnsi"/>
              </w:rPr>
            </w:pPr>
            <w:r w:rsidRPr="00314A8C">
              <w:rPr>
                <w:rFonts w:cstheme="minorHAnsi"/>
              </w:rPr>
              <w:t>No</w:t>
            </w:r>
          </w:p>
        </w:tc>
        <w:tc>
          <w:tcPr>
            <w:tcW w:w="962" w:type="dxa"/>
          </w:tcPr>
          <w:p w14:paraId="437C33E3" w14:textId="77777777" w:rsidR="00F11079" w:rsidRPr="00314A8C" w:rsidRDefault="00F11079" w:rsidP="002D0E67">
            <w:pPr>
              <w:rPr>
                <w:rFonts w:cstheme="minorHAnsi"/>
                <w:lang w:val="it-IT"/>
              </w:rPr>
            </w:pPr>
            <w:r w:rsidRPr="00314A8C">
              <w:rPr>
                <w:rFonts w:cstheme="minorHAnsi"/>
                <w:lang w:val="it-IT"/>
              </w:rPr>
              <w:t>Alfabetici</w:t>
            </w:r>
          </w:p>
        </w:tc>
        <w:tc>
          <w:tcPr>
            <w:tcW w:w="963" w:type="dxa"/>
          </w:tcPr>
          <w:p w14:paraId="0EDF73C5" w14:textId="77777777" w:rsidR="00F11079" w:rsidRPr="00314A8C" w:rsidRDefault="00F11079" w:rsidP="002D0E67">
            <w:pPr>
              <w:rPr>
                <w:rFonts w:cstheme="minorHAnsi"/>
                <w:lang w:val="it-IT"/>
              </w:rPr>
            </w:pPr>
            <w:r w:rsidRPr="00314A8C">
              <w:rPr>
                <w:rFonts w:cstheme="minorHAnsi"/>
                <w:lang w:val="it-IT"/>
              </w:rPr>
              <w:t>“Nome” comune oggetto della richiesta</w:t>
            </w:r>
          </w:p>
        </w:tc>
        <w:tc>
          <w:tcPr>
            <w:tcW w:w="963" w:type="dxa"/>
          </w:tcPr>
          <w:p w14:paraId="2D68FA0D" w14:textId="77777777" w:rsidR="00F11079" w:rsidRPr="00314A8C" w:rsidRDefault="00F11079" w:rsidP="002D0E67">
            <w:pPr>
              <w:rPr>
                <w:rFonts w:cstheme="minorHAnsi"/>
                <w:lang w:val="it-IT"/>
              </w:rPr>
            </w:pPr>
          </w:p>
        </w:tc>
        <w:tc>
          <w:tcPr>
            <w:tcW w:w="963" w:type="dxa"/>
          </w:tcPr>
          <w:p w14:paraId="2F4D8204" w14:textId="77777777" w:rsidR="00F11079" w:rsidRPr="00314A8C" w:rsidRDefault="00F11079" w:rsidP="002D0E67">
            <w:pPr>
              <w:rPr>
                <w:rFonts w:cstheme="minorHAnsi"/>
                <w:lang w:val="it-IT"/>
              </w:rPr>
            </w:pPr>
          </w:p>
        </w:tc>
        <w:tc>
          <w:tcPr>
            <w:tcW w:w="963" w:type="dxa"/>
          </w:tcPr>
          <w:p w14:paraId="4B819D42" w14:textId="77777777" w:rsidR="00F11079" w:rsidRPr="00314A8C" w:rsidRDefault="00F11079" w:rsidP="002D0E67">
            <w:pPr>
              <w:rPr>
                <w:rFonts w:cstheme="minorHAnsi"/>
                <w:lang w:val="it-IT"/>
              </w:rPr>
            </w:pPr>
          </w:p>
        </w:tc>
      </w:tr>
      <w:tr w:rsidR="00F11079" w:rsidRPr="003E7153" w14:paraId="2071AD9D" w14:textId="77777777" w:rsidTr="002D0E67">
        <w:trPr>
          <w:trHeight w:val="986"/>
        </w:trPr>
        <w:tc>
          <w:tcPr>
            <w:tcW w:w="962" w:type="dxa"/>
          </w:tcPr>
          <w:p w14:paraId="6EAE7728" w14:textId="77777777" w:rsidR="00F11079" w:rsidRPr="00314A8C" w:rsidRDefault="00F11079" w:rsidP="002D0E67">
            <w:pPr>
              <w:rPr>
                <w:rFonts w:cstheme="minorHAnsi"/>
              </w:rPr>
            </w:pPr>
            <w:r w:rsidRPr="00314A8C">
              <w:rPr>
                <w:rFonts w:cstheme="minorHAnsi"/>
              </w:rPr>
              <w:t>C84</w:t>
            </w:r>
          </w:p>
        </w:tc>
        <w:tc>
          <w:tcPr>
            <w:tcW w:w="963" w:type="dxa"/>
          </w:tcPr>
          <w:p w14:paraId="361E2AAD" w14:textId="77777777" w:rsidR="00F11079" w:rsidRPr="00314A8C" w:rsidRDefault="00F11079" w:rsidP="002D0E67">
            <w:pPr>
              <w:rPr>
                <w:rFonts w:cstheme="minorHAnsi"/>
              </w:rPr>
            </w:pPr>
            <w:r w:rsidRPr="00314A8C">
              <w:rPr>
                <w:rFonts w:cstheme="minorHAnsi"/>
              </w:rPr>
              <w:t>Provincia immobile</w:t>
            </w:r>
          </w:p>
        </w:tc>
        <w:tc>
          <w:tcPr>
            <w:tcW w:w="963" w:type="dxa"/>
          </w:tcPr>
          <w:p w14:paraId="3E57ED1D"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E304933" w14:textId="77777777" w:rsidR="00F11079" w:rsidRPr="00314A8C" w:rsidRDefault="00F11079" w:rsidP="002D0E67">
            <w:pPr>
              <w:rPr>
                <w:rFonts w:cstheme="minorHAnsi"/>
              </w:rPr>
            </w:pPr>
            <w:r w:rsidRPr="00314A8C">
              <w:rPr>
                <w:rFonts w:cstheme="minorHAnsi"/>
              </w:rPr>
              <w:t>No</w:t>
            </w:r>
          </w:p>
        </w:tc>
        <w:tc>
          <w:tcPr>
            <w:tcW w:w="963" w:type="dxa"/>
          </w:tcPr>
          <w:p w14:paraId="2D75174C" w14:textId="77777777" w:rsidR="00F11079" w:rsidRPr="00314A8C" w:rsidRDefault="00F11079" w:rsidP="002D0E67">
            <w:pPr>
              <w:rPr>
                <w:rFonts w:cstheme="minorHAnsi"/>
              </w:rPr>
            </w:pPr>
            <w:r w:rsidRPr="00314A8C">
              <w:rPr>
                <w:rFonts w:cstheme="minorHAnsi"/>
              </w:rPr>
              <w:t>No</w:t>
            </w:r>
          </w:p>
        </w:tc>
        <w:tc>
          <w:tcPr>
            <w:tcW w:w="962" w:type="dxa"/>
          </w:tcPr>
          <w:p w14:paraId="000B9C6C" w14:textId="77777777" w:rsidR="00F11079" w:rsidRPr="00314A8C" w:rsidRDefault="00F11079" w:rsidP="002D0E67">
            <w:pPr>
              <w:rPr>
                <w:rFonts w:cstheme="minorHAnsi"/>
                <w:lang w:val="it-IT"/>
              </w:rPr>
            </w:pPr>
            <w:r w:rsidRPr="00314A8C">
              <w:rPr>
                <w:rFonts w:cstheme="minorHAnsi"/>
                <w:lang w:val="it-IT"/>
              </w:rPr>
              <w:t>Alfabetici</w:t>
            </w:r>
          </w:p>
        </w:tc>
        <w:tc>
          <w:tcPr>
            <w:tcW w:w="963" w:type="dxa"/>
          </w:tcPr>
          <w:p w14:paraId="587C9E98" w14:textId="77777777" w:rsidR="00F11079" w:rsidRPr="00314A8C" w:rsidRDefault="00F11079" w:rsidP="002D0E67">
            <w:pPr>
              <w:rPr>
                <w:rFonts w:cstheme="minorHAnsi"/>
                <w:lang w:val="it-IT"/>
              </w:rPr>
            </w:pPr>
            <w:r w:rsidRPr="00314A8C">
              <w:rPr>
                <w:rFonts w:cstheme="minorHAnsi"/>
                <w:lang w:val="it-IT"/>
              </w:rPr>
              <w:t>“Nome” comune oggetto della richiesta</w:t>
            </w:r>
          </w:p>
        </w:tc>
        <w:tc>
          <w:tcPr>
            <w:tcW w:w="963" w:type="dxa"/>
          </w:tcPr>
          <w:p w14:paraId="3FDD1260" w14:textId="77777777" w:rsidR="00F11079" w:rsidRPr="00314A8C" w:rsidRDefault="00F11079" w:rsidP="002D0E67">
            <w:pPr>
              <w:rPr>
                <w:rFonts w:cstheme="minorHAnsi"/>
                <w:lang w:val="it-IT"/>
              </w:rPr>
            </w:pPr>
          </w:p>
        </w:tc>
        <w:tc>
          <w:tcPr>
            <w:tcW w:w="963" w:type="dxa"/>
          </w:tcPr>
          <w:p w14:paraId="1F16B63B" w14:textId="77777777" w:rsidR="00F11079" w:rsidRPr="00314A8C" w:rsidRDefault="00F11079" w:rsidP="002D0E67">
            <w:pPr>
              <w:rPr>
                <w:rFonts w:cstheme="minorHAnsi"/>
                <w:lang w:val="it-IT"/>
              </w:rPr>
            </w:pPr>
          </w:p>
        </w:tc>
        <w:tc>
          <w:tcPr>
            <w:tcW w:w="963" w:type="dxa"/>
          </w:tcPr>
          <w:p w14:paraId="4559C89B" w14:textId="77777777" w:rsidR="00F11079" w:rsidRPr="00314A8C" w:rsidRDefault="00F11079" w:rsidP="002D0E67">
            <w:pPr>
              <w:rPr>
                <w:rFonts w:cstheme="minorHAnsi"/>
                <w:lang w:val="it-IT"/>
              </w:rPr>
            </w:pPr>
          </w:p>
        </w:tc>
      </w:tr>
      <w:tr w:rsidR="00F11079" w:rsidRPr="003E7153" w14:paraId="4CF69A02" w14:textId="77777777" w:rsidTr="002D0E67">
        <w:trPr>
          <w:trHeight w:val="986"/>
        </w:trPr>
        <w:tc>
          <w:tcPr>
            <w:tcW w:w="962" w:type="dxa"/>
          </w:tcPr>
          <w:p w14:paraId="441E2891" w14:textId="77777777" w:rsidR="00F11079" w:rsidRPr="00314A8C" w:rsidRDefault="00F11079" w:rsidP="002D0E67">
            <w:pPr>
              <w:rPr>
                <w:rFonts w:cstheme="minorHAnsi"/>
              </w:rPr>
            </w:pPr>
            <w:r w:rsidRPr="00314A8C">
              <w:rPr>
                <w:rFonts w:cstheme="minorHAnsi"/>
              </w:rPr>
              <w:t>C85</w:t>
            </w:r>
          </w:p>
        </w:tc>
        <w:tc>
          <w:tcPr>
            <w:tcW w:w="963" w:type="dxa"/>
          </w:tcPr>
          <w:p w14:paraId="540715EC" w14:textId="77777777" w:rsidR="00F11079" w:rsidRPr="00314A8C" w:rsidRDefault="00F11079" w:rsidP="002D0E67">
            <w:pPr>
              <w:rPr>
                <w:rFonts w:cstheme="minorHAnsi"/>
              </w:rPr>
            </w:pPr>
            <w:r w:rsidRPr="00314A8C">
              <w:rPr>
                <w:rFonts w:cstheme="minorHAnsi"/>
              </w:rPr>
              <w:t>Tipo immobile</w:t>
            </w:r>
          </w:p>
        </w:tc>
        <w:tc>
          <w:tcPr>
            <w:tcW w:w="963" w:type="dxa"/>
          </w:tcPr>
          <w:p w14:paraId="2EE0D10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1BEFE24" w14:textId="77777777" w:rsidR="00F11079" w:rsidRPr="00314A8C" w:rsidRDefault="00F11079" w:rsidP="002D0E67">
            <w:pPr>
              <w:rPr>
                <w:rFonts w:cstheme="minorHAnsi"/>
              </w:rPr>
            </w:pPr>
            <w:r w:rsidRPr="00314A8C">
              <w:rPr>
                <w:rFonts w:cstheme="minorHAnsi"/>
              </w:rPr>
              <w:t>No</w:t>
            </w:r>
          </w:p>
        </w:tc>
        <w:tc>
          <w:tcPr>
            <w:tcW w:w="963" w:type="dxa"/>
          </w:tcPr>
          <w:p w14:paraId="17285856" w14:textId="77777777" w:rsidR="00F11079" w:rsidRPr="00314A8C" w:rsidRDefault="00F11079" w:rsidP="002D0E67">
            <w:pPr>
              <w:rPr>
                <w:rFonts w:cstheme="minorHAnsi"/>
              </w:rPr>
            </w:pPr>
            <w:r w:rsidRPr="00314A8C">
              <w:rPr>
                <w:rFonts w:cstheme="minorHAnsi"/>
              </w:rPr>
              <w:t>No</w:t>
            </w:r>
          </w:p>
        </w:tc>
        <w:tc>
          <w:tcPr>
            <w:tcW w:w="962" w:type="dxa"/>
          </w:tcPr>
          <w:p w14:paraId="01D1AA00" w14:textId="77777777" w:rsidR="00F11079" w:rsidRPr="00314A8C" w:rsidRDefault="00F11079" w:rsidP="002D0E67">
            <w:pPr>
              <w:rPr>
                <w:rFonts w:cstheme="minorHAnsi"/>
                <w:lang w:val="it-IT"/>
              </w:rPr>
            </w:pPr>
            <w:r w:rsidRPr="00314A8C">
              <w:rPr>
                <w:rFonts w:cstheme="minorHAnsi"/>
                <w:lang w:val="it-IT"/>
              </w:rPr>
              <w:t>Lista valori</w:t>
            </w:r>
          </w:p>
        </w:tc>
        <w:tc>
          <w:tcPr>
            <w:tcW w:w="963" w:type="dxa"/>
          </w:tcPr>
          <w:p w14:paraId="63736271" w14:textId="77777777" w:rsidR="00F11079" w:rsidRPr="00314A8C" w:rsidRDefault="00F11079" w:rsidP="002D0E67">
            <w:pPr>
              <w:rPr>
                <w:rFonts w:cstheme="minorHAnsi"/>
                <w:lang w:val="it-IT"/>
              </w:rPr>
            </w:pPr>
            <w:r>
              <w:rPr>
                <w:rFonts w:cstheme="minorHAnsi"/>
                <w:lang w:val="it-IT"/>
              </w:rPr>
              <w:t xml:space="preserve"> </w:t>
            </w:r>
            <w:r w:rsidRPr="00B60D9E">
              <w:rPr>
                <w:rFonts w:cstheme="minorHAnsi"/>
                <w:lang w:val="it-IT"/>
              </w:rPr>
              <w:t>“Appartamento”, “Villa”, “Villa a schiera”, “Rustico”, “Palazzina”, “Altro”, “N/A”</w:t>
            </w:r>
          </w:p>
        </w:tc>
        <w:tc>
          <w:tcPr>
            <w:tcW w:w="963" w:type="dxa"/>
          </w:tcPr>
          <w:p w14:paraId="5C947BD8" w14:textId="77777777" w:rsidR="00F11079" w:rsidRPr="00314A8C" w:rsidRDefault="00F11079" w:rsidP="002D0E67">
            <w:pPr>
              <w:rPr>
                <w:rFonts w:cstheme="minorHAnsi"/>
                <w:lang w:val="it-IT"/>
              </w:rPr>
            </w:pPr>
          </w:p>
        </w:tc>
        <w:tc>
          <w:tcPr>
            <w:tcW w:w="963" w:type="dxa"/>
          </w:tcPr>
          <w:p w14:paraId="475FE270" w14:textId="77777777" w:rsidR="00F11079" w:rsidRPr="00314A8C" w:rsidRDefault="00F11079" w:rsidP="002D0E67">
            <w:pPr>
              <w:rPr>
                <w:rFonts w:cstheme="minorHAnsi"/>
                <w:lang w:val="it-IT"/>
              </w:rPr>
            </w:pPr>
          </w:p>
        </w:tc>
        <w:tc>
          <w:tcPr>
            <w:tcW w:w="963" w:type="dxa"/>
          </w:tcPr>
          <w:p w14:paraId="447EBBC7" w14:textId="77777777" w:rsidR="00F11079" w:rsidRPr="00314A8C" w:rsidRDefault="00F11079" w:rsidP="002D0E67">
            <w:pPr>
              <w:rPr>
                <w:rFonts w:cstheme="minorHAnsi"/>
                <w:lang w:val="it-IT"/>
              </w:rPr>
            </w:pPr>
          </w:p>
        </w:tc>
      </w:tr>
      <w:tr w:rsidR="00F11079" w:rsidRPr="0049723A" w14:paraId="43FF646A" w14:textId="77777777" w:rsidTr="002D0E67">
        <w:trPr>
          <w:trHeight w:val="986"/>
        </w:trPr>
        <w:tc>
          <w:tcPr>
            <w:tcW w:w="962" w:type="dxa"/>
          </w:tcPr>
          <w:p w14:paraId="2B7F1AF7" w14:textId="77777777" w:rsidR="00F11079" w:rsidRPr="00314A8C" w:rsidRDefault="00F11079" w:rsidP="002D0E67">
            <w:pPr>
              <w:rPr>
                <w:rFonts w:cstheme="minorHAnsi"/>
              </w:rPr>
            </w:pPr>
            <w:r w:rsidRPr="00314A8C">
              <w:rPr>
                <w:rFonts w:cstheme="minorHAnsi"/>
              </w:rPr>
              <w:t>C86</w:t>
            </w:r>
          </w:p>
        </w:tc>
        <w:tc>
          <w:tcPr>
            <w:tcW w:w="963" w:type="dxa"/>
          </w:tcPr>
          <w:p w14:paraId="463A4036" w14:textId="77777777" w:rsidR="00F11079" w:rsidRPr="00314A8C" w:rsidRDefault="00F11079" w:rsidP="002D0E67">
            <w:pPr>
              <w:rPr>
                <w:rFonts w:cstheme="minorHAnsi"/>
              </w:rPr>
            </w:pPr>
            <w:proofErr w:type="spellStart"/>
            <w:r w:rsidRPr="00314A8C">
              <w:rPr>
                <w:rFonts w:cstheme="minorHAnsi"/>
              </w:rPr>
              <w:t>Superficie</w:t>
            </w:r>
            <w:proofErr w:type="spellEnd"/>
            <w:r w:rsidRPr="00314A8C">
              <w:rPr>
                <w:rFonts w:cstheme="minorHAnsi"/>
              </w:rPr>
              <w:t xml:space="preserve"> </w:t>
            </w:r>
            <w:proofErr w:type="spellStart"/>
            <w:r w:rsidRPr="00314A8C">
              <w:rPr>
                <w:rFonts w:cstheme="minorHAnsi"/>
              </w:rPr>
              <w:t>totale</w:t>
            </w:r>
            <w:proofErr w:type="spellEnd"/>
          </w:p>
        </w:tc>
        <w:tc>
          <w:tcPr>
            <w:tcW w:w="963" w:type="dxa"/>
          </w:tcPr>
          <w:p w14:paraId="43BE2039"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6FE704EB" w14:textId="77777777" w:rsidR="00F11079" w:rsidRPr="00314A8C" w:rsidRDefault="00F11079" w:rsidP="002D0E67">
            <w:pPr>
              <w:rPr>
                <w:rFonts w:cstheme="minorHAnsi"/>
              </w:rPr>
            </w:pPr>
            <w:r w:rsidRPr="00314A8C">
              <w:rPr>
                <w:rFonts w:cstheme="minorHAnsi"/>
              </w:rPr>
              <w:t>No</w:t>
            </w:r>
          </w:p>
        </w:tc>
        <w:tc>
          <w:tcPr>
            <w:tcW w:w="963" w:type="dxa"/>
          </w:tcPr>
          <w:p w14:paraId="0CB49FE3" w14:textId="77777777" w:rsidR="00F11079" w:rsidRPr="00314A8C" w:rsidRDefault="00F11079" w:rsidP="002D0E67">
            <w:pPr>
              <w:rPr>
                <w:rFonts w:cstheme="minorHAnsi"/>
              </w:rPr>
            </w:pPr>
            <w:r w:rsidRPr="00314A8C">
              <w:rPr>
                <w:rFonts w:cstheme="minorHAnsi"/>
              </w:rPr>
              <w:t>No</w:t>
            </w:r>
          </w:p>
        </w:tc>
        <w:tc>
          <w:tcPr>
            <w:tcW w:w="962" w:type="dxa"/>
          </w:tcPr>
          <w:p w14:paraId="08668C54"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61222338" w14:textId="77777777" w:rsidR="00F11079" w:rsidRPr="00314A8C" w:rsidRDefault="00F11079" w:rsidP="002D0E67">
            <w:pPr>
              <w:rPr>
                <w:rFonts w:cstheme="minorHAnsi"/>
                <w:lang w:val="it-IT"/>
              </w:rPr>
            </w:pPr>
            <w:r w:rsidRPr="00314A8C">
              <w:rPr>
                <w:rFonts w:cstheme="minorHAnsi"/>
                <w:lang w:val="it-IT"/>
              </w:rPr>
              <w:t>“Piccola”, “Media”, “Grande”</w:t>
            </w:r>
          </w:p>
        </w:tc>
        <w:tc>
          <w:tcPr>
            <w:tcW w:w="963" w:type="dxa"/>
          </w:tcPr>
          <w:p w14:paraId="75ADF7BA" w14:textId="77777777" w:rsidR="00F11079" w:rsidRPr="00314A8C" w:rsidRDefault="00F11079" w:rsidP="002D0E67">
            <w:pPr>
              <w:rPr>
                <w:rFonts w:cstheme="minorHAnsi"/>
                <w:lang w:val="it-IT"/>
              </w:rPr>
            </w:pPr>
          </w:p>
        </w:tc>
        <w:tc>
          <w:tcPr>
            <w:tcW w:w="963" w:type="dxa"/>
          </w:tcPr>
          <w:p w14:paraId="2E05995A" w14:textId="77777777" w:rsidR="00F11079" w:rsidRPr="00314A8C" w:rsidRDefault="00F11079" w:rsidP="002D0E67">
            <w:pPr>
              <w:rPr>
                <w:rFonts w:cstheme="minorHAnsi"/>
                <w:lang w:val="it-IT"/>
              </w:rPr>
            </w:pPr>
          </w:p>
        </w:tc>
        <w:tc>
          <w:tcPr>
            <w:tcW w:w="963" w:type="dxa"/>
          </w:tcPr>
          <w:p w14:paraId="27D8D20F" w14:textId="77777777" w:rsidR="00F11079" w:rsidRPr="00314A8C" w:rsidRDefault="00F11079" w:rsidP="002D0E67">
            <w:pPr>
              <w:rPr>
                <w:rFonts w:cstheme="minorHAnsi"/>
                <w:lang w:val="it-IT"/>
              </w:rPr>
            </w:pPr>
          </w:p>
        </w:tc>
      </w:tr>
      <w:tr w:rsidR="00F11079" w:rsidRPr="003E7153" w14:paraId="47FD8ECE" w14:textId="77777777" w:rsidTr="002D0E67">
        <w:trPr>
          <w:trHeight w:val="986"/>
        </w:trPr>
        <w:tc>
          <w:tcPr>
            <w:tcW w:w="962" w:type="dxa"/>
          </w:tcPr>
          <w:p w14:paraId="37BBFD9E" w14:textId="77777777" w:rsidR="00F11079" w:rsidRPr="00314A8C" w:rsidRDefault="00F11079" w:rsidP="002D0E67">
            <w:pPr>
              <w:rPr>
                <w:rFonts w:cstheme="minorHAnsi"/>
              </w:rPr>
            </w:pPr>
            <w:r w:rsidRPr="00314A8C">
              <w:rPr>
                <w:rFonts w:cstheme="minorHAnsi"/>
              </w:rPr>
              <w:t>C87</w:t>
            </w:r>
          </w:p>
        </w:tc>
        <w:tc>
          <w:tcPr>
            <w:tcW w:w="963" w:type="dxa"/>
          </w:tcPr>
          <w:p w14:paraId="41FD5856" w14:textId="77777777" w:rsidR="00F11079" w:rsidRPr="00314A8C" w:rsidRDefault="00F11079" w:rsidP="002D0E67">
            <w:pPr>
              <w:rPr>
                <w:rFonts w:cstheme="minorHAnsi"/>
              </w:rPr>
            </w:pPr>
            <w:r w:rsidRPr="00314A8C">
              <w:rPr>
                <w:rFonts w:cstheme="minorHAnsi"/>
              </w:rPr>
              <w:t xml:space="preserve">Valore di </w:t>
            </w:r>
            <w:proofErr w:type="spellStart"/>
            <w:r w:rsidRPr="00314A8C">
              <w:rPr>
                <w:rFonts w:cstheme="minorHAnsi"/>
              </w:rPr>
              <w:t>mercato</w:t>
            </w:r>
            <w:proofErr w:type="spellEnd"/>
          </w:p>
        </w:tc>
        <w:tc>
          <w:tcPr>
            <w:tcW w:w="963" w:type="dxa"/>
          </w:tcPr>
          <w:p w14:paraId="2F32AF1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673C2A6" w14:textId="77777777" w:rsidR="00F11079" w:rsidRPr="00314A8C" w:rsidRDefault="00F11079" w:rsidP="002D0E67">
            <w:pPr>
              <w:rPr>
                <w:rFonts w:cstheme="minorHAnsi"/>
              </w:rPr>
            </w:pPr>
            <w:r w:rsidRPr="00314A8C">
              <w:rPr>
                <w:rFonts w:cstheme="minorHAnsi"/>
              </w:rPr>
              <w:t>No</w:t>
            </w:r>
          </w:p>
        </w:tc>
        <w:tc>
          <w:tcPr>
            <w:tcW w:w="963" w:type="dxa"/>
          </w:tcPr>
          <w:p w14:paraId="61FF241B" w14:textId="77777777" w:rsidR="00F11079" w:rsidRPr="00314A8C" w:rsidRDefault="00F11079" w:rsidP="002D0E67">
            <w:pPr>
              <w:rPr>
                <w:rFonts w:cstheme="minorHAnsi"/>
              </w:rPr>
            </w:pPr>
            <w:r w:rsidRPr="00314A8C">
              <w:rPr>
                <w:rFonts w:cstheme="minorHAnsi"/>
              </w:rPr>
              <w:t>No</w:t>
            </w:r>
          </w:p>
        </w:tc>
        <w:tc>
          <w:tcPr>
            <w:tcW w:w="962" w:type="dxa"/>
          </w:tcPr>
          <w:p w14:paraId="14191CCB"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22724A53"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159A1CEF" w14:textId="77777777" w:rsidR="00F11079" w:rsidRPr="00314A8C" w:rsidRDefault="00F11079" w:rsidP="002D0E67">
            <w:pPr>
              <w:rPr>
                <w:rFonts w:cstheme="minorHAnsi"/>
                <w:lang w:val="it-IT"/>
              </w:rPr>
            </w:pPr>
          </w:p>
        </w:tc>
        <w:tc>
          <w:tcPr>
            <w:tcW w:w="963" w:type="dxa"/>
          </w:tcPr>
          <w:p w14:paraId="5454BAF0" w14:textId="77777777" w:rsidR="00F11079" w:rsidRPr="00314A8C" w:rsidRDefault="00F11079" w:rsidP="002D0E67">
            <w:pPr>
              <w:rPr>
                <w:rFonts w:cstheme="minorHAnsi"/>
                <w:lang w:val="it-IT"/>
              </w:rPr>
            </w:pPr>
          </w:p>
        </w:tc>
        <w:tc>
          <w:tcPr>
            <w:tcW w:w="963" w:type="dxa"/>
          </w:tcPr>
          <w:p w14:paraId="51947948" w14:textId="77777777" w:rsidR="00F11079" w:rsidRPr="00314A8C" w:rsidRDefault="00F11079" w:rsidP="002D0E67">
            <w:pPr>
              <w:rPr>
                <w:rFonts w:cstheme="minorHAnsi"/>
                <w:lang w:val="it-IT"/>
              </w:rPr>
            </w:pPr>
          </w:p>
        </w:tc>
      </w:tr>
      <w:tr w:rsidR="00F11079" w:rsidRPr="003E7153" w14:paraId="0498A9C4" w14:textId="77777777" w:rsidTr="002D0E67">
        <w:trPr>
          <w:trHeight w:val="986"/>
        </w:trPr>
        <w:tc>
          <w:tcPr>
            <w:tcW w:w="962" w:type="dxa"/>
          </w:tcPr>
          <w:p w14:paraId="655C51E5" w14:textId="77777777" w:rsidR="00F11079" w:rsidRPr="00314A8C" w:rsidRDefault="00F11079" w:rsidP="002D0E67">
            <w:pPr>
              <w:rPr>
                <w:rFonts w:cstheme="minorHAnsi"/>
              </w:rPr>
            </w:pPr>
            <w:r w:rsidRPr="00314A8C">
              <w:rPr>
                <w:rFonts w:cstheme="minorHAnsi"/>
              </w:rPr>
              <w:t>C88</w:t>
            </w:r>
          </w:p>
        </w:tc>
        <w:tc>
          <w:tcPr>
            <w:tcW w:w="963" w:type="dxa"/>
          </w:tcPr>
          <w:p w14:paraId="21BEAEF6" w14:textId="77777777" w:rsidR="00F11079" w:rsidRPr="00314A8C" w:rsidRDefault="00F11079" w:rsidP="002D0E67">
            <w:pPr>
              <w:rPr>
                <w:rFonts w:cstheme="minorHAnsi"/>
              </w:rPr>
            </w:pPr>
            <w:proofErr w:type="spellStart"/>
            <w:r w:rsidRPr="00314A8C">
              <w:rPr>
                <w:rFonts w:cstheme="minorHAnsi"/>
              </w:rPr>
              <w:t>Condizione</w:t>
            </w:r>
            <w:proofErr w:type="spellEnd"/>
            <w:r w:rsidRPr="00314A8C">
              <w:rPr>
                <w:rFonts w:cstheme="minorHAnsi"/>
              </w:rPr>
              <w:t xml:space="preserve"> immobile</w:t>
            </w:r>
          </w:p>
        </w:tc>
        <w:tc>
          <w:tcPr>
            <w:tcW w:w="963" w:type="dxa"/>
          </w:tcPr>
          <w:p w14:paraId="2B4AD50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0DA65B2" w14:textId="77777777" w:rsidR="00F11079" w:rsidRPr="00314A8C" w:rsidRDefault="00F11079" w:rsidP="002D0E67">
            <w:pPr>
              <w:rPr>
                <w:rFonts w:cstheme="minorHAnsi"/>
              </w:rPr>
            </w:pPr>
            <w:r w:rsidRPr="00314A8C">
              <w:rPr>
                <w:rFonts w:cstheme="minorHAnsi"/>
              </w:rPr>
              <w:t>No</w:t>
            </w:r>
          </w:p>
        </w:tc>
        <w:tc>
          <w:tcPr>
            <w:tcW w:w="963" w:type="dxa"/>
          </w:tcPr>
          <w:p w14:paraId="057C51CF" w14:textId="77777777" w:rsidR="00F11079" w:rsidRPr="00314A8C" w:rsidRDefault="00F11079" w:rsidP="002D0E67">
            <w:pPr>
              <w:rPr>
                <w:rFonts w:cstheme="minorHAnsi"/>
              </w:rPr>
            </w:pPr>
            <w:r w:rsidRPr="00314A8C">
              <w:rPr>
                <w:rFonts w:cstheme="minorHAnsi"/>
              </w:rPr>
              <w:t>No</w:t>
            </w:r>
          </w:p>
        </w:tc>
        <w:tc>
          <w:tcPr>
            <w:tcW w:w="962" w:type="dxa"/>
          </w:tcPr>
          <w:p w14:paraId="0D5B144C"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7A264D85" w14:textId="77777777" w:rsidR="00F11079" w:rsidRPr="00314A8C" w:rsidRDefault="00F11079" w:rsidP="002D0E67">
            <w:pPr>
              <w:rPr>
                <w:rFonts w:cstheme="minorHAnsi"/>
                <w:lang w:val="it-IT"/>
              </w:rPr>
            </w:pPr>
            <w:r>
              <w:rPr>
                <w:rFonts w:cstheme="minorHAnsi"/>
                <w:lang w:val="it-IT"/>
              </w:rPr>
              <w:t xml:space="preserve"> </w:t>
            </w:r>
            <w:r w:rsidRPr="00087A96">
              <w:rPr>
                <w:rFonts w:cstheme="minorHAnsi"/>
                <w:lang w:val="it-IT"/>
              </w:rPr>
              <w:t xml:space="preserve">“Nuovo”, “Buono stato”, “Discreto stato”, </w:t>
            </w:r>
            <w:proofErr w:type="gramStart"/>
            <w:r w:rsidRPr="00087A96">
              <w:rPr>
                <w:rFonts w:cstheme="minorHAnsi"/>
                <w:lang w:val="it-IT"/>
              </w:rPr>
              <w:t>“ Da</w:t>
            </w:r>
            <w:proofErr w:type="gramEnd"/>
            <w:r w:rsidRPr="00087A96">
              <w:rPr>
                <w:rFonts w:cstheme="minorHAnsi"/>
                <w:lang w:val="it-IT"/>
              </w:rPr>
              <w:t xml:space="preserve"> ristrutturare”, “Da ultimare”, “Da costruire”, “N/A”</w:t>
            </w:r>
          </w:p>
        </w:tc>
        <w:tc>
          <w:tcPr>
            <w:tcW w:w="963" w:type="dxa"/>
          </w:tcPr>
          <w:p w14:paraId="2A78E413" w14:textId="77777777" w:rsidR="00F11079" w:rsidRPr="00314A8C" w:rsidRDefault="00F11079" w:rsidP="002D0E67">
            <w:pPr>
              <w:rPr>
                <w:rFonts w:cstheme="minorHAnsi"/>
                <w:lang w:val="it-IT"/>
              </w:rPr>
            </w:pPr>
          </w:p>
        </w:tc>
        <w:tc>
          <w:tcPr>
            <w:tcW w:w="963" w:type="dxa"/>
          </w:tcPr>
          <w:p w14:paraId="7AD27102" w14:textId="77777777" w:rsidR="00F11079" w:rsidRPr="00314A8C" w:rsidRDefault="00F11079" w:rsidP="002D0E67">
            <w:pPr>
              <w:rPr>
                <w:rFonts w:cstheme="minorHAnsi"/>
                <w:lang w:val="it-IT"/>
              </w:rPr>
            </w:pPr>
          </w:p>
        </w:tc>
        <w:tc>
          <w:tcPr>
            <w:tcW w:w="963" w:type="dxa"/>
          </w:tcPr>
          <w:p w14:paraId="76465E32" w14:textId="77777777" w:rsidR="00F11079" w:rsidRPr="00314A8C" w:rsidRDefault="00F11079" w:rsidP="002D0E67">
            <w:pPr>
              <w:rPr>
                <w:rFonts w:cstheme="minorHAnsi"/>
                <w:lang w:val="it-IT"/>
              </w:rPr>
            </w:pPr>
          </w:p>
        </w:tc>
      </w:tr>
      <w:tr w:rsidR="00F11079" w:rsidRPr="00001DAA" w14:paraId="1D3B32B1" w14:textId="77777777" w:rsidTr="002D0E67">
        <w:trPr>
          <w:trHeight w:val="1599"/>
        </w:trPr>
        <w:tc>
          <w:tcPr>
            <w:tcW w:w="962" w:type="dxa"/>
            <w:hideMark/>
          </w:tcPr>
          <w:p w14:paraId="6FB57295" w14:textId="77777777" w:rsidR="00F11079" w:rsidRPr="00314A8C" w:rsidRDefault="00F11079" w:rsidP="002D0E67">
            <w:pPr>
              <w:rPr>
                <w:rFonts w:cstheme="minorHAnsi"/>
              </w:rPr>
            </w:pPr>
            <w:r w:rsidRPr="00314A8C">
              <w:rPr>
                <w:rFonts w:cstheme="minorHAnsi"/>
              </w:rPr>
              <w:t>C89</w:t>
            </w:r>
          </w:p>
        </w:tc>
        <w:tc>
          <w:tcPr>
            <w:tcW w:w="963" w:type="dxa"/>
          </w:tcPr>
          <w:p w14:paraId="1EF9A8AE" w14:textId="77777777" w:rsidR="00F11079" w:rsidRPr="00314A8C" w:rsidRDefault="00F11079" w:rsidP="002D0E67">
            <w:pPr>
              <w:rPr>
                <w:rFonts w:cstheme="minorHAnsi"/>
              </w:rPr>
            </w:pPr>
            <w:r w:rsidRPr="00314A8C">
              <w:rPr>
                <w:rFonts w:cstheme="minorHAnsi"/>
              </w:rPr>
              <w:t xml:space="preserve">Immobile con </w:t>
            </w:r>
            <w:proofErr w:type="spellStart"/>
            <w:r w:rsidRPr="00314A8C">
              <w:rPr>
                <w:rFonts w:cstheme="minorHAnsi"/>
              </w:rPr>
              <w:t>ipoteca</w:t>
            </w:r>
            <w:proofErr w:type="spellEnd"/>
          </w:p>
        </w:tc>
        <w:tc>
          <w:tcPr>
            <w:tcW w:w="963" w:type="dxa"/>
          </w:tcPr>
          <w:p w14:paraId="6AC8DA13"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662F3F4" w14:textId="77777777" w:rsidR="00F11079" w:rsidRPr="00314A8C" w:rsidRDefault="00F11079" w:rsidP="002D0E67">
            <w:pPr>
              <w:rPr>
                <w:rFonts w:cstheme="minorHAnsi"/>
              </w:rPr>
            </w:pPr>
            <w:r w:rsidRPr="00314A8C">
              <w:rPr>
                <w:rFonts w:cstheme="minorHAnsi"/>
              </w:rPr>
              <w:t>No</w:t>
            </w:r>
          </w:p>
        </w:tc>
        <w:tc>
          <w:tcPr>
            <w:tcW w:w="963" w:type="dxa"/>
          </w:tcPr>
          <w:p w14:paraId="0D35A498" w14:textId="77777777" w:rsidR="00F11079" w:rsidRPr="00314A8C" w:rsidRDefault="00F11079" w:rsidP="002D0E67">
            <w:pPr>
              <w:rPr>
                <w:rFonts w:cstheme="minorHAnsi"/>
              </w:rPr>
            </w:pPr>
            <w:r w:rsidRPr="00314A8C">
              <w:rPr>
                <w:rFonts w:cstheme="minorHAnsi"/>
              </w:rPr>
              <w:t>No</w:t>
            </w:r>
          </w:p>
        </w:tc>
        <w:tc>
          <w:tcPr>
            <w:tcW w:w="962" w:type="dxa"/>
          </w:tcPr>
          <w:p w14:paraId="5DF82399" w14:textId="77777777" w:rsidR="00F11079" w:rsidRPr="00314A8C" w:rsidRDefault="00F11079" w:rsidP="002D0E67">
            <w:pPr>
              <w:rPr>
                <w:rFonts w:cstheme="minorHAnsi"/>
                <w:lang w:val="it-IT"/>
              </w:rPr>
            </w:pPr>
            <w:r w:rsidRPr="00314A8C">
              <w:rPr>
                <w:rFonts w:cstheme="minorHAnsi"/>
                <w:lang w:val="it-IT"/>
              </w:rPr>
              <w:t>Lista valori</w:t>
            </w:r>
          </w:p>
        </w:tc>
        <w:tc>
          <w:tcPr>
            <w:tcW w:w="963" w:type="dxa"/>
          </w:tcPr>
          <w:p w14:paraId="137A9042"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5FFCE820" w14:textId="77777777" w:rsidR="00F11079" w:rsidRPr="00314A8C" w:rsidRDefault="00F11079" w:rsidP="002D0E67">
            <w:pPr>
              <w:rPr>
                <w:rFonts w:cstheme="minorHAnsi"/>
                <w:lang w:val="it-IT"/>
              </w:rPr>
            </w:pPr>
          </w:p>
        </w:tc>
        <w:tc>
          <w:tcPr>
            <w:tcW w:w="963" w:type="dxa"/>
          </w:tcPr>
          <w:p w14:paraId="0461FDA7" w14:textId="77777777" w:rsidR="00F11079" w:rsidRPr="00314A8C" w:rsidRDefault="00F11079" w:rsidP="002D0E67">
            <w:pPr>
              <w:rPr>
                <w:rFonts w:cstheme="minorHAnsi"/>
                <w:lang w:val="it-IT"/>
              </w:rPr>
            </w:pPr>
          </w:p>
        </w:tc>
        <w:tc>
          <w:tcPr>
            <w:tcW w:w="963" w:type="dxa"/>
          </w:tcPr>
          <w:p w14:paraId="3E4CA3F8" w14:textId="77777777" w:rsidR="00F11079" w:rsidRPr="00314A8C" w:rsidRDefault="00F11079" w:rsidP="002D0E67">
            <w:pPr>
              <w:rPr>
                <w:rFonts w:cstheme="minorHAnsi"/>
                <w:lang w:val="it-IT"/>
              </w:rPr>
            </w:pPr>
          </w:p>
        </w:tc>
      </w:tr>
      <w:tr w:rsidR="00F11079" w:rsidRPr="003E7153" w14:paraId="3B81138A" w14:textId="77777777" w:rsidTr="002D0E67">
        <w:trPr>
          <w:trHeight w:val="789"/>
        </w:trPr>
        <w:tc>
          <w:tcPr>
            <w:tcW w:w="962" w:type="dxa"/>
          </w:tcPr>
          <w:p w14:paraId="031482BA" w14:textId="77777777" w:rsidR="00F11079" w:rsidRPr="00314A8C" w:rsidRDefault="00F11079" w:rsidP="002D0E67">
            <w:pPr>
              <w:rPr>
                <w:rFonts w:cstheme="minorHAnsi"/>
              </w:rPr>
            </w:pPr>
            <w:r w:rsidRPr="00314A8C">
              <w:rPr>
                <w:rFonts w:cstheme="minorHAnsi"/>
              </w:rPr>
              <w:t>C90</w:t>
            </w:r>
          </w:p>
        </w:tc>
        <w:tc>
          <w:tcPr>
            <w:tcW w:w="963" w:type="dxa"/>
          </w:tcPr>
          <w:p w14:paraId="44E7C58E" w14:textId="77777777" w:rsidR="00F11079" w:rsidRPr="00314A8C" w:rsidRDefault="00F11079" w:rsidP="002D0E67">
            <w:pPr>
              <w:rPr>
                <w:rFonts w:cstheme="minorHAnsi"/>
              </w:rPr>
            </w:pPr>
            <w:r w:rsidRPr="00314A8C">
              <w:rPr>
                <w:rFonts w:cstheme="minorHAnsi"/>
              </w:rPr>
              <w:t xml:space="preserve">Classe </w:t>
            </w:r>
            <w:proofErr w:type="spellStart"/>
            <w:r w:rsidRPr="00314A8C">
              <w:rPr>
                <w:rFonts w:cstheme="minorHAnsi"/>
              </w:rPr>
              <w:t>energetica</w:t>
            </w:r>
            <w:proofErr w:type="spellEnd"/>
          </w:p>
        </w:tc>
        <w:tc>
          <w:tcPr>
            <w:tcW w:w="963" w:type="dxa"/>
          </w:tcPr>
          <w:p w14:paraId="0A92A3F8"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6A9213C" w14:textId="77777777" w:rsidR="00F11079" w:rsidRPr="00314A8C" w:rsidRDefault="00F11079" w:rsidP="002D0E67">
            <w:pPr>
              <w:rPr>
                <w:rFonts w:cstheme="minorHAnsi"/>
              </w:rPr>
            </w:pPr>
            <w:r w:rsidRPr="00314A8C">
              <w:rPr>
                <w:rFonts w:cstheme="minorHAnsi"/>
              </w:rPr>
              <w:t>No</w:t>
            </w:r>
          </w:p>
        </w:tc>
        <w:tc>
          <w:tcPr>
            <w:tcW w:w="963" w:type="dxa"/>
          </w:tcPr>
          <w:p w14:paraId="116CC0DC" w14:textId="77777777" w:rsidR="00F11079" w:rsidRPr="00314A8C" w:rsidRDefault="00F11079" w:rsidP="002D0E67">
            <w:pPr>
              <w:rPr>
                <w:rFonts w:cstheme="minorHAnsi"/>
              </w:rPr>
            </w:pPr>
            <w:r w:rsidRPr="00314A8C">
              <w:rPr>
                <w:rFonts w:cstheme="minorHAnsi"/>
              </w:rPr>
              <w:t>No</w:t>
            </w:r>
          </w:p>
        </w:tc>
        <w:tc>
          <w:tcPr>
            <w:tcW w:w="962" w:type="dxa"/>
          </w:tcPr>
          <w:p w14:paraId="142F6508" w14:textId="77777777" w:rsidR="00F11079" w:rsidRPr="00314A8C" w:rsidRDefault="00F11079" w:rsidP="002D0E67">
            <w:pPr>
              <w:rPr>
                <w:rFonts w:cstheme="minorHAnsi"/>
              </w:rPr>
            </w:pPr>
            <w:r w:rsidRPr="00314A8C">
              <w:rPr>
                <w:rFonts w:cstheme="minorHAnsi"/>
              </w:rPr>
              <w:t>Alfa-</w:t>
            </w:r>
            <w:proofErr w:type="spellStart"/>
            <w:r w:rsidRPr="00314A8C">
              <w:rPr>
                <w:rFonts w:cstheme="minorHAnsi"/>
              </w:rPr>
              <w:t>numerici</w:t>
            </w:r>
            <w:proofErr w:type="spellEnd"/>
          </w:p>
        </w:tc>
        <w:tc>
          <w:tcPr>
            <w:tcW w:w="963" w:type="dxa"/>
          </w:tcPr>
          <w:p w14:paraId="7943A4B7" w14:textId="77777777" w:rsidR="00F11079" w:rsidRPr="00314A8C" w:rsidRDefault="00F11079" w:rsidP="002D0E67">
            <w:pPr>
              <w:rPr>
                <w:rFonts w:cstheme="minorHAnsi"/>
                <w:lang w:val="it-IT"/>
              </w:rPr>
            </w:pPr>
            <w:r>
              <w:rPr>
                <w:rFonts w:cstheme="minorHAnsi"/>
                <w:lang w:val="it-IT"/>
              </w:rPr>
              <w:t xml:space="preserve"> </w:t>
            </w:r>
            <w:r w:rsidRPr="00087A96">
              <w:rPr>
                <w:rFonts w:cstheme="minorHAnsi"/>
                <w:lang w:val="it-IT"/>
              </w:rPr>
              <w:t>opzioni possibili “A”, “B”, “N/A”</w:t>
            </w:r>
          </w:p>
        </w:tc>
        <w:tc>
          <w:tcPr>
            <w:tcW w:w="963" w:type="dxa"/>
          </w:tcPr>
          <w:p w14:paraId="33130541" w14:textId="77777777" w:rsidR="00F11079" w:rsidRPr="00314A8C" w:rsidRDefault="00F11079" w:rsidP="002D0E67">
            <w:pPr>
              <w:rPr>
                <w:rFonts w:cstheme="minorHAnsi"/>
                <w:lang w:val="it-IT"/>
              </w:rPr>
            </w:pPr>
          </w:p>
        </w:tc>
        <w:tc>
          <w:tcPr>
            <w:tcW w:w="963" w:type="dxa"/>
          </w:tcPr>
          <w:p w14:paraId="7BBD635B" w14:textId="77777777" w:rsidR="00F11079" w:rsidRPr="00314A8C" w:rsidRDefault="00F11079" w:rsidP="002D0E67">
            <w:pPr>
              <w:rPr>
                <w:rFonts w:cstheme="minorHAnsi"/>
                <w:lang w:val="it-IT"/>
              </w:rPr>
            </w:pPr>
          </w:p>
        </w:tc>
        <w:tc>
          <w:tcPr>
            <w:tcW w:w="963" w:type="dxa"/>
          </w:tcPr>
          <w:p w14:paraId="2B99849C" w14:textId="77777777" w:rsidR="00F11079" w:rsidRPr="00314A8C" w:rsidRDefault="00F11079" w:rsidP="002D0E67">
            <w:pPr>
              <w:rPr>
                <w:rFonts w:cstheme="minorHAnsi"/>
                <w:lang w:val="it-IT"/>
              </w:rPr>
            </w:pPr>
          </w:p>
        </w:tc>
      </w:tr>
      <w:tr w:rsidR="00F11079" w:rsidRPr="003E7153" w14:paraId="0E33BB12" w14:textId="77777777" w:rsidTr="002D0E67">
        <w:trPr>
          <w:trHeight w:val="789"/>
        </w:trPr>
        <w:tc>
          <w:tcPr>
            <w:tcW w:w="962" w:type="dxa"/>
            <w:hideMark/>
          </w:tcPr>
          <w:p w14:paraId="61D757D1" w14:textId="77777777" w:rsidR="00F11079" w:rsidRPr="00314A8C" w:rsidRDefault="00F11079" w:rsidP="002D0E67">
            <w:pPr>
              <w:rPr>
                <w:rFonts w:cstheme="minorHAnsi"/>
              </w:rPr>
            </w:pPr>
            <w:r w:rsidRPr="00314A8C">
              <w:rPr>
                <w:rFonts w:cstheme="minorHAnsi"/>
              </w:rPr>
              <w:t>C91</w:t>
            </w:r>
          </w:p>
        </w:tc>
        <w:tc>
          <w:tcPr>
            <w:tcW w:w="963" w:type="dxa"/>
          </w:tcPr>
          <w:p w14:paraId="1D50E018" w14:textId="77777777" w:rsidR="00F11079" w:rsidRPr="00314A8C" w:rsidRDefault="00F11079" w:rsidP="002D0E67">
            <w:pPr>
              <w:rPr>
                <w:rFonts w:cstheme="minorHAnsi"/>
              </w:rPr>
            </w:pPr>
            <w:r w:rsidRPr="00314A8C">
              <w:rPr>
                <w:rFonts w:cstheme="minorHAnsi"/>
              </w:rPr>
              <w:t xml:space="preserve">Primo </w:t>
            </w:r>
            <w:proofErr w:type="spellStart"/>
            <w:r w:rsidRPr="00314A8C">
              <w:rPr>
                <w:rFonts w:cstheme="minorHAnsi"/>
              </w:rPr>
              <w:t>finanziamento</w:t>
            </w:r>
            <w:proofErr w:type="spellEnd"/>
          </w:p>
        </w:tc>
        <w:tc>
          <w:tcPr>
            <w:tcW w:w="963" w:type="dxa"/>
          </w:tcPr>
          <w:p w14:paraId="42B1B32A"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6331FCF" w14:textId="77777777" w:rsidR="00F11079" w:rsidRPr="00314A8C" w:rsidRDefault="00F11079" w:rsidP="002D0E67">
            <w:pPr>
              <w:rPr>
                <w:rFonts w:cstheme="minorHAnsi"/>
              </w:rPr>
            </w:pPr>
            <w:r w:rsidRPr="00314A8C">
              <w:rPr>
                <w:rFonts w:cstheme="minorHAnsi"/>
              </w:rPr>
              <w:t>No</w:t>
            </w:r>
          </w:p>
        </w:tc>
        <w:tc>
          <w:tcPr>
            <w:tcW w:w="963" w:type="dxa"/>
          </w:tcPr>
          <w:p w14:paraId="625821F6" w14:textId="77777777" w:rsidR="00F11079" w:rsidRPr="00314A8C" w:rsidRDefault="00F11079" w:rsidP="002D0E67">
            <w:pPr>
              <w:rPr>
                <w:rFonts w:cstheme="minorHAnsi"/>
              </w:rPr>
            </w:pPr>
            <w:r w:rsidRPr="00314A8C">
              <w:rPr>
                <w:rFonts w:cstheme="minorHAnsi"/>
              </w:rPr>
              <w:t>No</w:t>
            </w:r>
          </w:p>
        </w:tc>
        <w:tc>
          <w:tcPr>
            <w:tcW w:w="962" w:type="dxa"/>
          </w:tcPr>
          <w:p w14:paraId="6A1BCB6F" w14:textId="77777777" w:rsidR="00F11079" w:rsidRPr="00314A8C" w:rsidRDefault="00F11079" w:rsidP="002D0E67">
            <w:pPr>
              <w:rPr>
                <w:rFonts w:cstheme="minorHAnsi"/>
              </w:rPr>
            </w:pPr>
          </w:p>
        </w:tc>
        <w:tc>
          <w:tcPr>
            <w:tcW w:w="963" w:type="dxa"/>
          </w:tcPr>
          <w:p w14:paraId="47583ED6" w14:textId="77777777" w:rsidR="00F11079" w:rsidRPr="00314A8C" w:rsidRDefault="00F11079" w:rsidP="002D0E67">
            <w:pPr>
              <w:rPr>
                <w:rFonts w:cstheme="minorHAnsi"/>
                <w:lang w:val="it-IT"/>
              </w:rPr>
            </w:pPr>
            <w:r>
              <w:rPr>
                <w:rFonts w:cstheme="minorHAnsi"/>
                <w:lang w:val="it-IT"/>
              </w:rPr>
              <w:t xml:space="preserve"> Lista valori </w:t>
            </w:r>
            <w:r w:rsidRPr="001055D8">
              <w:rPr>
                <w:rFonts w:cstheme="minorHAnsi"/>
                <w:lang w:val="it-IT"/>
              </w:rPr>
              <w:t>opzioni possibili “A”, “B”, “N/A”</w:t>
            </w:r>
          </w:p>
        </w:tc>
        <w:tc>
          <w:tcPr>
            <w:tcW w:w="963" w:type="dxa"/>
          </w:tcPr>
          <w:p w14:paraId="1F6F6598" w14:textId="77777777" w:rsidR="00F11079" w:rsidRPr="00314A8C" w:rsidRDefault="00F11079" w:rsidP="002D0E67">
            <w:pPr>
              <w:rPr>
                <w:rFonts w:cstheme="minorHAnsi"/>
                <w:lang w:val="it-IT"/>
              </w:rPr>
            </w:pPr>
          </w:p>
        </w:tc>
        <w:tc>
          <w:tcPr>
            <w:tcW w:w="963" w:type="dxa"/>
          </w:tcPr>
          <w:p w14:paraId="0F99477F" w14:textId="77777777" w:rsidR="00F11079" w:rsidRPr="00314A8C" w:rsidRDefault="00F11079" w:rsidP="002D0E67">
            <w:pPr>
              <w:rPr>
                <w:rFonts w:cstheme="minorHAnsi"/>
                <w:lang w:val="it-IT"/>
              </w:rPr>
            </w:pPr>
          </w:p>
        </w:tc>
        <w:tc>
          <w:tcPr>
            <w:tcW w:w="963" w:type="dxa"/>
          </w:tcPr>
          <w:p w14:paraId="06588D5C" w14:textId="77777777" w:rsidR="00F11079" w:rsidRPr="00314A8C" w:rsidRDefault="00F11079" w:rsidP="002D0E67">
            <w:pPr>
              <w:rPr>
                <w:rFonts w:cstheme="minorHAnsi"/>
                <w:lang w:val="it-IT"/>
              </w:rPr>
            </w:pPr>
          </w:p>
        </w:tc>
      </w:tr>
      <w:tr w:rsidR="00F11079" w:rsidRPr="003E7153" w14:paraId="7E73C614" w14:textId="77777777" w:rsidTr="002D0E67">
        <w:trPr>
          <w:trHeight w:val="986"/>
        </w:trPr>
        <w:tc>
          <w:tcPr>
            <w:tcW w:w="962" w:type="dxa"/>
            <w:hideMark/>
          </w:tcPr>
          <w:p w14:paraId="719C614D" w14:textId="77777777" w:rsidR="00F11079" w:rsidRPr="00314A8C" w:rsidRDefault="00F11079" w:rsidP="002D0E67">
            <w:pPr>
              <w:rPr>
                <w:rFonts w:cstheme="minorHAnsi"/>
              </w:rPr>
            </w:pPr>
            <w:r w:rsidRPr="00314A8C">
              <w:rPr>
                <w:rFonts w:cstheme="minorHAnsi"/>
              </w:rPr>
              <w:t>C92</w:t>
            </w:r>
          </w:p>
        </w:tc>
        <w:tc>
          <w:tcPr>
            <w:tcW w:w="963" w:type="dxa"/>
          </w:tcPr>
          <w:p w14:paraId="174DB6EB" w14:textId="77777777" w:rsidR="00F11079" w:rsidRPr="00314A8C" w:rsidRDefault="00F11079" w:rsidP="002D0E67">
            <w:pPr>
              <w:rPr>
                <w:rFonts w:cstheme="minorHAnsi"/>
              </w:rPr>
            </w:pPr>
            <w:proofErr w:type="spellStart"/>
            <w:r w:rsidRPr="00314A8C">
              <w:rPr>
                <w:rFonts w:cstheme="minorHAnsi"/>
              </w:rPr>
              <w:t>Importo</w:t>
            </w:r>
            <w:proofErr w:type="spellEnd"/>
            <w:r w:rsidRPr="00314A8C">
              <w:rPr>
                <w:rFonts w:cstheme="minorHAnsi"/>
              </w:rPr>
              <w:t xml:space="preserve"> </w:t>
            </w:r>
            <w:proofErr w:type="spellStart"/>
            <w:r w:rsidRPr="00314A8C">
              <w:rPr>
                <w:rFonts w:cstheme="minorHAnsi"/>
              </w:rPr>
              <w:t>residuo</w:t>
            </w:r>
            <w:proofErr w:type="spellEnd"/>
            <w:r w:rsidRPr="00314A8C">
              <w:rPr>
                <w:rFonts w:cstheme="minorHAnsi"/>
              </w:rPr>
              <w:t xml:space="preserve"> </w:t>
            </w:r>
            <w:proofErr w:type="spellStart"/>
            <w:r w:rsidRPr="00314A8C">
              <w:rPr>
                <w:rFonts w:cstheme="minorHAnsi"/>
              </w:rPr>
              <w:t>finanziamento</w:t>
            </w:r>
            <w:proofErr w:type="spellEnd"/>
          </w:p>
        </w:tc>
        <w:tc>
          <w:tcPr>
            <w:tcW w:w="963" w:type="dxa"/>
          </w:tcPr>
          <w:p w14:paraId="1B6F173C"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FDB25AD" w14:textId="77777777" w:rsidR="00F11079" w:rsidRPr="00314A8C" w:rsidRDefault="00F11079" w:rsidP="002D0E67">
            <w:pPr>
              <w:rPr>
                <w:rFonts w:cstheme="minorHAnsi"/>
              </w:rPr>
            </w:pPr>
            <w:r w:rsidRPr="00314A8C">
              <w:rPr>
                <w:rFonts w:cstheme="minorHAnsi"/>
              </w:rPr>
              <w:t>No</w:t>
            </w:r>
          </w:p>
        </w:tc>
        <w:tc>
          <w:tcPr>
            <w:tcW w:w="963" w:type="dxa"/>
          </w:tcPr>
          <w:p w14:paraId="65411F42" w14:textId="77777777" w:rsidR="00F11079" w:rsidRPr="00314A8C" w:rsidRDefault="00F11079" w:rsidP="002D0E67">
            <w:pPr>
              <w:rPr>
                <w:rFonts w:cstheme="minorHAnsi"/>
              </w:rPr>
            </w:pPr>
            <w:r w:rsidRPr="00314A8C">
              <w:rPr>
                <w:rFonts w:cstheme="minorHAnsi"/>
              </w:rPr>
              <w:t>No</w:t>
            </w:r>
          </w:p>
        </w:tc>
        <w:tc>
          <w:tcPr>
            <w:tcW w:w="962" w:type="dxa"/>
          </w:tcPr>
          <w:p w14:paraId="0E5916C6"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0ACB5DB5"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36D6AFF0" w14:textId="77777777" w:rsidR="00F11079" w:rsidRPr="00314A8C" w:rsidRDefault="00F11079" w:rsidP="002D0E67">
            <w:pPr>
              <w:rPr>
                <w:rFonts w:cstheme="minorHAnsi"/>
                <w:lang w:val="it-IT"/>
              </w:rPr>
            </w:pPr>
          </w:p>
        </w:tc>
        <w:tc>
          <w:tcPr>
            <w:tcW w:w="963" w:type="dxa"/>
          </w:tcPr>
          <w:p w14:paraId="65285317" w14:textId="77777777" w:rsidR="00F11079" w:rsidRPr="00314A8C" w:rsidRDefault="00F11079" w:rsidP="002D0E67">
            <w:pPr>
              <w:rPr>
                <w:rFonts w:cstheme="minorHAnsi"/>
                <w:lang w:val="it-IT"/>
              </w:rPr>
            </w:pPr>
          </w:p>
        </w:tc>
        <w:tc>
          <w:tcPr>
            <w:tcW w:w="963" w:type="dxa"/>
          </w:tcPr>
          <w:p w14:paraId="57088F71" w14:textId="77777777" w:rsidR="00F11079" w:rsidRPr="00314A8C" w:rsidRDefault="00F11079" w:rsidP="002D0E67">
            <w:pPr>
              <w:rPr>
                <w:rFonts w:cstheme="minorHAnsi"/>
                <w:lang w:val="it-IT"/>
              </w:rPr>
            </w:pPr>
          </w:p>
        </w:tc>
      </w:tr>
      <w:tr w:rsidR="00F11079" w:rsidRPr="003E7153" w14:paraId="2FE48186" w14:textId="77777777" w:rsidTr="002D0E67">
        <w:trPr>
          <w:trHeight w:val="789"/>
        </w:trPr>
        <w:tc>
          <w:tcPr>
            <w:tcW w:w="962" w:type="dxa"/>
            <w:hideMark/>
          </w:tcPr>
          <w:p w14:paraId="3A82D9EA" w14:textId="77777777" w:rsidR="00F11079" w:rsidRPr="00314A8C" w:rsidRDefault="00F11079" w:rsidP="002D0E67">
            <w:pPr>
              <w:rPr>
                <w:rFonts w:cstheme="minorHAnsi"/>
              </w:rPr>
            </w:pPr>
            <w:r w:rsidRPr="00314A8C">
              <w:rPr>
                <w:rFonts w:cstheme="minorHAnsi"/>
              </w:rPr>
              <w:t>C93</w:t>
            </w:r>
          </w:p>
        </w:tc>
        <w:tc>
          <w:tcPr>
            <w:tcW w:w="963" w:type="dxa"/>
          </w:tcPr>
          <w:p w14:paraId="48EEA82B" w14:textId="77777777" w:rsidR="00F11079" w:rsidRPr="00314A8C" w:rsidRDefault="00F11079" w:rsidP="002D0E67">
            <w:pPr>
              <w:rPr>
                <w:rFonts w:cstheme="minorHAnsi"/>
              </w:rPr>
            </w:pPr>
            <w:r w:rsidRPr="00314A8C">
              <w:rPr>
                <w:rFonts w:cstheme="minorHAnsi"/>
              </w:rPr>
              <w:t xml:space="preserve">Rata </w:t>
            </w:r>
            <w:proofErr w:type="spellStart"/>
            <w:r w:rsidRPr="00314A8C">
              <w:rPr>
                <w:rFonts w:cstheme="minorHAnsi"/>
              </w:rPr>
              <w:t>mensile</w:t>
            </w:r>
            <w:proofErr w:type="spellEnd"/>
            <w:r w:rsidRPr="00314A8C">
              <w:rPr>
                <w:rFonts w:cstheme="minorHAnsi"/>
              </w:rPr>
              <w:t xml:space="preserve"> primo </w:t>
            </w:r>
            <w:proofErr w:type="spellStart"/>
            <w:r w:rsidRPr="00314A8C">
              <w:rPr>
                <w:rFonts w:cstheme="minorHAnsi"/>
              </w:rPr>
              <w:t>finanziamento</w:t>
            </w:r>
            <w:proofErr w:type="spellEnd"/>
          </w:p>
        </w:tc>
        <w:tc>
          <w:tcPr>
            <w:tcW w:w="963" w:type="dxa"/>
          </w:tcPr>
          <w:p w14:paraId="06B66260"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DE8ADCE" w14:textId="77777777" w:rsidR="00F11079" w:rsidRPr="00314A8C" w:rsidRDefault="00F11079" w:rsidP="002D0E67">
            <w:pPr>
              <w:rPr>
                <w:rFonts w:cstheme="minorHAnsi"/>
              </w:rPr>
            </w:pPr>
            <w:r w:rsidRPr="00314A8C">
              <w:rPr>
                <w:rFonts w:cstheme="minorHAnsi"/>
              </w:rPr>
              <w:t>No</w:t>
            </w:r>
          </w:p>
        </w:tc>
        <w:tc>
          <w:tcPr>
            <w:tcW w:w="963" w:type="dxa"/>
          </w:tcPr>
          <w:p w14:paraId="026082C5" w14:textId="77777777" w:rsidR="00F11079" w:rsidRPr="00314A8C" w:rsidRDefault="00F11079" w:rsidP="002D0E67">
            <w:pPr>
              <w:rPr>
                <w:rFonts w:cstheme="minorHAnsi"/>
              </w:rPr>
            </w:pPr>
            <w:r w:rsidRPr="00314A8C">
              <w:rPr>
                <w:rFonts w:cstheme="minorHAnsi"/>
              </w:rPr>
              <w:t>No</w:t>
            </w:r>
          </w:p>
        </w:tc>
        <w:tc>
          <w:tcPr>
            <w:tcW w:w="962" w:type="dxa"/>
          </w:tcPr>
          <w:p w14:paraId="4B856541"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578A5677"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7123FAA1" w14:textId="77777777" w:rsidR="00F11079" w:rsidRPr="00314A8C" w:rsidRDefault="00F11079" w:rsidP="002D0E67">
            <w:pPr>
              <w:rPr>
                <w:rFonts w:cstheme="minorHAnsi"/>
                <w:lang w:val="it-IT"/>
              </w:rPr>
            </w:pPr>
          </w:p>
        </w:tc>
        <w:tc>
          <w:tcPr>
            <w:tcW w:w="963" w:type="dxa"/>
          </w:tcPr>
          <w:p w14:paraId="0C52E5CE" w14:textId="77777777" w:rsidR="00F11079" w:rsidRPr="00314A8C" w:rsidRDefault="00F11079" w:rsidP="002D0E67">
            <w:pPr>
              <w:rPr>
                <w:rFonts w:cstheme="minorHAnsi"/>
                <w:lang w:val="it-IT"/>
              </w:rPr>
            </w:pPr>
          </w:p>
        </w:tc>
        <w:tc>
          <w:tcPr>
            <w:tcW w:w="963" w:type="dxa"/>
          </w:tcPr>
          <w:p w14:paraId="6346D84A" w14:textId="77777777" w:rsidR="00F11079" w:rsidRPr="00314A8C" w:rsidRDefault="00F11079" w:rsidP="002D0E67">
            <w:pPr>
              <w:rPr>
                <w:rFonts w:cstheme="minorHAnsi"/>
                <w:lang w:val="it-IT"/>
              </w:rPr>
            </w:pPr>
          </w:p>
        </w:tc>
      </w:tr>
      <w:tr w:rsidR="00F11079" w:rsidRPr="00162E0E" w14:paraId="7064C851" w14:textId="77777777" w:rsidTr="002D0E67">
        <w:trPr>
          <w:trHeight w:val="986"/>
        </w:trPr>
        <w:tc>
          <w:tcPr>
            <w:tcW w:w="962" w:type="dxa"/>
            <w:hideMark/>
          </w:tcPr>
          <w:p w14:paraId="6C49C812" w14:textId="77777777" w:rsidR="00F11079" w:rsidRPr="00314A8C" w:rsidRDefault="00F11079" w:rsidP="002D0E67">
            <w:pPr>
              <w:rPr>
                <w:rFonts w:cstheme="minorHAnsi"/>
              </w:rPr>
            </w:pPr>
            <w:r w:rsidRPr="00314A8C">
              <w:rPr>
                <w:rFonts w:cstheme="minorHAnsi"/>
              </w:rPr>
              <w:t>C94</w:t>
            </w:r>
          </w:p>
        </w:tc>
        <w:tc>
          <w:tcPr>
            <w:tcW w:w="963" w:type="dxa"/>
          </w:tcPr>
          <w:p w14:paraId="658D44EF" w14:textId="77777777" w:rsidR="00F11079" w:rsidRPr="00314A8C" w:rsidRDefault="00F11079" w:rsidP="002D0E67">
            <w:pPr>
              <w:rPr>
                <w:rFonts w:cstheme="minorHAnsi"/>
              </w:rPr>
            </w:pPr>
            <w:proofErr w:type="spellStart"/>
            <w:r w:rsidRPr="00314A8C">
              <w:rPr>
                <w:rFonts w:cstheme="minorHAnsi"/>
              </w:rPr>
              <w:t>Estinzione</w:t>
            </w:r>
            <w:proofErr w:type="spellEnd"/>
            <w:r w:rsidRPr="00314A8C">
              <w:rPr>
                <w:rFonts w:cstheme="minorHAnsi"/>
              </w:rPr>
              <w:t xml:space="preserve"> anticipate primo </w:t>
            </w:r>
            <w:proofErr w:type="spellStart"/>
            <w:r w:rsidRPr="00314A8C">
              <w:rPr>
                <w:rFonts w:cstheme="minorHAnsi"/>
              </w:rPr>
              <w:t>finaziamento</w:t>
            </w:r>
            <w:proofErr w:type="spellEnd"/>
          </w:p>
        </w:tc>
        <w:tc>
          <w:tcPr>
            <w:tcW w:w="963" w:type="dxa"/>
          </w:tcPr>
          <w:p w14:paraId="779A8253"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D86B3DE" w14:textId="77777777" w:rsidR="00F11079" w:rsidRPr="00314A8C" w:rsidRDefault="00F11079" w:rsidP="002D0E67">
            <w:pPr>
              <w:rPr>
                <w:rFonts w:cstheme="minorHAnsi"/>
              </w:rPr>
            </w:pPr>
            <w:r w:rsidRPr="00314A8C">
              <w:rPr>
                <w:rFonts w:cstheme="minorHAnsi"/>
              </w:rPr>
              <w:t>No</w:t>
            </w:r>
          </w:p>
        </w:tc>
        <w:tc>
          <w:tcPr>
            <w:tcW w:w="963" w:type="dxa"/>
          </w:tcPr>
          <w:p w14:paraId="33AF4675" w14:textId="77777777" w:rsidR="00F11079" w:rsidRPr="00314A8C" w:rsidRDefault="00F11079" w:rsidP="002D0E67">
            <w:pPr>
              <w:rPr>
                <w:rFonts w:cstheme="minorHAnsi"/>
              </w:rPr>
            </w:pPr>
            <w:r w:rsidRPr="00314A8C">
              <w:rPr>
                <w:rFonts w:cstheme="minorHAnsi"/>
              </w:rPr>
              <w:t>No</w:t>
            </w:r>
          </w:p>
        </w:tc>
        <w:tc>
          <w:tcPr>
            <w:tcW w:w="962" w:type="dxa"/>
          </w:tcPr>
          <w:p w14:paraId="662EC540"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2B5224C8"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0959E227" w14:textId="77777777" w:rsidR="00F11079" w:rsidRPr="00314A8C" w:rsidRDefault="00F11079" w:rsidP="002D0E67">
            <w:pPr>
              <w:rPr>
                <w:rFonts w:cstheme="minorHAnsi"/>
                <w:lang w:val="it-IT"/>
              </w:rPr>
            </w:pPr>
          </w:p>
        </w:tc>
        <w:tc>
          <w:tcPr>
            <w:tcW w:w="963" w:type="dxa"/>
          </w:tcPr>
          <w:p w14:paraId="5845AF4F" w14:textId="77777777" w:rsidR="00F11079" w:rsidRPr="00314A8C" w:rsidRDefault="00F11079" w:rsidP="002D0E67">
            <w:pPr>
              <w:rPr>
                <w:rFonts w:cstheme="minorHAnsi"/>
                <w:lang w:val="it-IT"/>
              </w:rPr>
            </w:pPr>
          </w:p>
        </w:tc>
        <w:tc>
          <w:tcPr>
            <w:tcW w:w="963" w:type="dxa"/>
          </w:tcPr>
          <w:p w14:paraId="04634BEF" w14:textId="77777777" w:rsidR="00F11079" w:rsidRPr="00314A8C" w:rsidRDefault="00F11079" w:rsidP="002D0E67">
            <w:pPr>
              <w:rPr>
                <w:rFonts w:cstheme="minorHAnsi"/>
                <w:lang w:val="it-IT"/>
              </w:rPr>
            </w:pPr>
          </w:p>
        </w:tc>
      </w:tr>
      <w:tr w:rsidR="00F11079" w:rsidRPr="003E7153" w14:paraId="57B7C936" w14:textId="77777777" w:rsidTr="002D0E67">
        <w:trPr>
          <w:trHeight w:val="986"/>
        </w:trPr>
        <w:tc>
          <w:tcPr>
            <w:tcW w:w="962" w:type="dxa"/>
            <w:hideMark/>
          </w:tcPr>
          <w:p w14:paraId="6565C9FA" w14:textId="77777777" w:rsidR="00F11079" w:rsidRPr="00314A8C" w:rsidRDefault="00F11079" w:rsidP="002D0E67">
            <w:pPr>
              <w:rPr>
                <w:rFonts w:cstheme="minorHAnsi"/>
              </w:rPr>
            </w:pPr>
            <w:r w:rsidRPr="00314A8C">
              <w:rPr>
                <w:rFonts w:cstheme="minorHAnsi"/>
              </w:rPr>
              <w:t>C95</w:t>
            </w:r>
          </w:p>
        </w:tc>
        <w:tc>
          <w:tcPr>
            <w:tcW w:w="963" w:type="dxa"/>
          </w:tcPr>
          <w:p w14:paraId="0D027415" w14:textId="77777777" w:rsidR="00F11079" w:rsidRPr="00314A8C" w:rsidRDefault="00F11079" w:rsidP="002D0E67">
            <w:pPr>
              <w:rPr>
                <w:rFonts w:cstheme="minorHAnsi"/>
                <w:lang w:val="it-IT"/>
              </w:rPr>
            </w:pPr>
            <w:r w:rsidRPr="00314A8C">
              <w:rPr>
                <w:rFonts w:cstheme="minorHAnsi"/>
                <w:lang w:val="it-IT"/>
              </w:rPr>
              <w:t>Banca del mutuo in essere</w:t>
            </w:r>
          </w:p>
        </w:tc>
        <w:tc>
          <w:tcPr>
            <w:tcW w:w="963" w:type="dxa"/>
          </w:tcPr>
          <w:p w14:paraId="322C1190" w14:textId="77777777" w:rsidR="00F11079" w:rsidRPr="00314A8C" w:rsidRDefault="00F11079" w:rsidP="002D0E67">
            <w:pPr>
              <w:rPr>
                <w:rFonts w:cstheme="minorHAnsi"/>
                <w:lang w:val="it-IT"/>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FAA832C" w14:textId="77777777" w:rsidR="00F11079" w:rsidRPr="00314A8C" w:rsidRDefault="00F11079" w:rsidP="002D0E67">
            <w:pPr>
              <w:rPr>
                <w:rFonts w:cstheme="minorHAnsi"/>
                <w:lang w:val="it-IT"/>
              </w:rPr>
            </w:pPr>
            <w:r w:rsidRPr="00314A8C">
              <w:rPr>
                <w:rFonts w:cstheme="minorHAnsi"/>
              </w:rPr>
              <w:t>No</w:t>
            </w:r>
          </w:p>
        </w:tc>
        <w:tc>
          <w:tcPr>
            <w:tcW w:w="963" w:type="dxa"/>
          </w:tcPr>
          <w:p w14:paraId="2B77223A" w14:textId="77777777" w:rsidR="00F11079" w:rsidRPr="00314A8C" w:rsidRDefault="00F11079" w:rsidP="002D0E67">
            <w:pPr>
              <w:rPr>
                <w:rFonts w:cstheme="minorHAnsi"/>
                <w:lang w:val="it-IT"/>
              </w:rPr>
            </w:pPr>
            <w:r w:rsidRPr="00314A8C">
              <w:rPr>
                <w:rFonts w:cstheme="minorHAnsi"/>
              </w:rPr>
              <w:t>No</w:t>
            </w:r>
          </w:p>
        </w:tc>
        <w:tc>
          <w:tcPr>
            <w:tcW w:w="962" w:type="dxa"/>
          </w:tcPr>
          <w:p w14:paraId="1468CC7C" w14:textId="77777777" w:rsidR="00F11079" w:rsidRPr="00314A8C" w:rsidRDefault="00F11079" w:rsidP="002D0E67">
            <w:pPr>
              <w:rPr>
                <w:rFonts w:cstheme="minorHAnsi"/>
                <w:lang w:val="it-IT"/>
              </w:rPr>
            </w:pPr>
            <w:r>
              <w:rPr>
                <w:rFonts w:cstheme="minorHAnsi"/>
                <w:lang w:val="it-IT"/>
              </w:rPr>
              <w:t>Lista valori</w:t>
            </w:r>
          </w:p>
        </w:tc>
        <w:tc>
          <w:tcPr>
            <w:tcW w:w="963" w:type="dxa"/>
          </w:tcPr>
          <w:p w14:paraId="13797A7B" w14:textId="77777777" w:rsidR="00F11079" w:rsidRPr="00314A8C" w:rsidRDefault="00F11079" w:rsidP="002D0E67">
            <w:pPr>
              <w:rPr>
                <w:rFonts w:cstheme="minorHAnsi"/>
                <w:lang w:val="it-IT"/>
              </w:rPr>
            </w:pPr>
            <w:r>
              <w:rPr>
                <w:rFonts w:cstheme="minorHAnsi"/>
                <w:lang w:val="it-IT"/>
              </w:rPr>
              <w:t xml:space="preserve"> </w:t>
            </w:r>
            <w:r w:rsidRPr="001055D8">
              <w:rPr>
                <w:rFonts w:cstheme="minorHAnsi"/>
                <w:lang w:val="it-IT"/>
              </w:rPr>
              <w:t>“Cariparma”, “Carispezia”, “Friuladria”, “N/A”</w:t>
            </w:r>
          </w:p>
        </w:tc>
        <w:tc>
          <w:tcPr>
            <w:tcW w:w="963" w:type="dxa"/>
          </w:tcPr>
          <w:p w14:paraId="365C7476" w14:textId="77777777" w:rsidR="00F11079" w:rsidRPr="00314A8C" w:rsidRDefault="00F11079" w:rsidP="002D0E67">
            <w:pPr>
              <w:rPr>
                <w:rFonts w:cstheme="minorHAnsi"/>
                <w:lang w:val="it-IT"/>
              </w:rPr>
            </w:pPr>
          </w:p>
        </w:tc>
        <w:tc>
          <w:tcPr>
            <w:tcW w:w="963" w:type="dxa"/>
          </w:tcPr>
          <w:p w14:paraId="13EC9A0D" w14:textId="77777777" w:rsidR="00F11079" w:rsidRPr="00314A8C" w:rsidRDefault="00F11079" w:rsidP="002D0E67">
            <w:pPr>
              <w:rPr>
                <w:rFonts w:cstheme="minorHAnsi"/>
                <w:lang w:val="it-IT"/>
              </w:rPr>
            </w:pPr>
          </w:p>
        </w:tc>
        <w:tc>
          <w:tcPr>
            <w:tcW w:w="963" w:type="dxa"/>
          </w:tcPr>
          <w:p w14:paraId="76DEADA0" w14:textId="77777777" w:rsidR="00F11079" w:rsidRPr="00314A8C" w:rsidRDefault="00F11079" w:rsidP="002D0E67">
            <w:pPr>
              <w:rPr>
                <w:rFonts w:cstheme="minorHAnsi"/>
                <w:lang w:val="it-IT"/>
              </w:rPr>
            </w:pPr>
          </w:p>
        </w:tc>
      </w:tr>
      <w:tr w:rsidR="00F11079" w:rsidRPr="00192672" w14:paraId="476308DD" w14:textId="77777777" w:rsidTr="002D0E67">
        <w:trPr>
          <w:trHeight w:val="986"/>
        </w:trPr>
        <w:tc>
          <w:tcPr>
            <w:tcW w:w="962" w:type="dxa"/>
          </w:tcPr>
          <w:p w14:paraId="40AF00A6" w14:textId="77777777" w:rsidR="00F11079" w:rsidRPr="00314A8C" w:rsidRDefault="00F11079" w:rsidP="002D0E67">
            <w:pPr>
              <w:rPr>
                <w:rFonts w:cstheme="minorHAnsi"/>
              </w:rPr>
            </w:pPr>
            <w:r w:rsidRPr="00314A8C">
              <w:rPr>
                <w:rFonts w:cstheme="minorHAnsi"/>
              </w:rPr>
              <w:t>C96</w:t>
            </w:r>
          </w:p>
        </w:tc>
        <w:tc>
          <w:tcPr>
            <w:tcW w:w="963" w:type="dxa"/>
          </w:tcPr>
          <w:p w14:paraId="14B8A697" w14:textId="77777777" w:rsidR="00F11079" w:rsidRPr="00314A8C" w:rsidRDefault="00F11079" w:rsidP="002D0E67">
            <w:pPr>
              <w:rPr>
                <w:rFonts w:cstheme="minorHAnsi"/>
                <w:lang w:val="it-IT"/>
              </w:rPr>
            </w:pPr>
            <w:r w:rsidRPr="00314A8C">
              <w:rPr>
                <w:rFonts w:cstheme="minorHAnsi"/>
                <w:lang w:val="it-IT"/>
              </w:rPr>
              <w:t>Data stipula mutuo in essere</w:t>
            </w:r>
          </w:p>
        </w:tc>
        <w:tc>
          <w:tcPr>
            <w:tcW w:w="963" w:type="dxa"/>
          </w:tcPr>
          <w:p w14:paraId="0ADBB0DF" w14:textId="77777777" w:rsidR="00F11079" w:rsidRPr="00314A8C" w:rsidRDefault="00F11079" w:rsidP="002D0E67">
            <w:pPr>
              <w:rPr>
                <w:rFonts w:cstheme="minorHAnsi"/>
                <w:lang w:val="it-IT"/>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91D0F77" w14:textId="77777777" w:rsidR="00F11079" w:rsidRPr="00314A8C" w:rsidRDefault="00F11079" w:rsidP="002D0E67">
            <w:pPr>
              <w:rPr>
                <w:rFonts w:cstheme="minorHAnsi"/>
                <w:lang w:val="it-IT"/>
              </w:rPr>
            </w:pPr>
            <w:r w:rsidRPr="00314A8C">
              <w:rPr>
                <w:rFonts w:cstheme="minorHAnsi"/>
              </w:rPr>
              <w:t>No</w:t>
            </w:r>
          </w:p>
        </w:tc>
        <w:tc>
          <w:tcPr>
            <w:tcW w:w="963" w:type="dxa"/>
          </w:tcPr>
          <w:p w14:paraId="5AE70166" w14:textId="77777777" w:rsidR="00F11079" w:rsidRPr="00314A8C" w:rsidRDefault="00F11079" w:rsidP="002D0E67">
            <w:pPr>
              <w:rPr>
                <w:rFonts w:cstheme="minorHAnsi"/>
                <w:lang w:val="it-IT"/>
              </w:rPr>
            </w:pPr>
            <w:r w:rsidRPr="00314A8C">
              <w:rPr>
                <w:rFonts w:cstheme="minorHAnsi"/>
              </w:rPr>
              <w:t>No</w:t>
            </w:r>
          </w:p>
        </w:tc>
        <w:tc>
          <w:tcPr>
            <w:tcW w:w="962" w:type="dxa"/>
          </w:tcPr>
          <w:p w14:paraId="6B2D9698"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4EF73EAD"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7E2C5D9E" w14:textId="77777777" w:rsidR="00F11079" w:rsidRPr="00314A8C" w:rsidRDefault="00F11079" w:rsidP="002D0E67">
            <w:pPr>
              <w:rPr>
                <w:rFonts w:cstheme="minorHAnsi"/>
                <w:lang w:val="it-IT"/>
              </w:rPr>
            </w:pPr>
          </w:p>
        </w:tc>
        <w:tc>
          <w:tcPr>
            <w:tcW w:w="963" w:type="dxa"/>
          </w:tcPr>
          <w:p w14:paraId="07107063" w14:textId="77777777" w:rsidR="00F11079" w:rsidRPr="00314A8C" w:rsidRDefault="00F11079" w:rsidP="002D0E67">
            <w:pPr>
              <w:rPr>
                <w:rFonts w:cstheme="minorHAnsi"/>
                <w:lang w:val="it-IT"/>
              </w:rPr>
            </w:pPr>
          </w:p>
        </w:tc>
        <w:tc>
          <w:tcPr>
            <w:tcW w:w="963" w:type="dxa"/>
          </w:tcPr>
          <w:p w14:paraId="1CB42E5B" w14:textId="77777777" w:rsidR="00F11079" w:rsidRPr="00314A8C" w:rsidRDefault="00F11079" w:rsidP="002D0E67">
            <w:pPr>
              <w:rPr>
                <w:rFonts w:cstheme="minorHAnsi"/>
                <w:lang w:val="it-IT"/>
              </w:rPr>
            </w:pPr>
          </w:p>
        </w:tc>
      </w:tr>
      <w:tr w:rsidR="00F11079" w:rsidRPr="003E7153" w14:paraId="4BDA1A87" w14:textId="77777777" w:rsidTr="002D0E67">
        <w:trPr>
          <w:trHeight w:val="986"/>
        </w:trPr>
        <w:tc>
          <w:tcPr>
            <w:tcW w:w="962" w:type="dxa"/>
          </w:tcPr>
          <w:p w14:paraId="3D57DBC7" w14:textId="77777777" w:rsidR="00F11079" w:rsidRPr="00314A8C" w:rsidRDefault="00F11079" w:rsidP="002D0E67">
            <w:pPr>
              <w:rPr>
                <w:rFonts w:cstheme="minorHAnsi"/>
              </w:rPr>
            </w:pPr>
            <w:r w:rsidRPr="00314A8C">
              <w:rPr>
                <w:rFonts w:cstheme="minorHAnsi"/>
              </w:rPr>
              <w:t>C97</w:t>
            </w:r>
          </w:p>
        </w:tc>
        <w:tc>
          <w:tcPr>
            <w:tcW w:w="963" w:type="dxa"/>
          </w:tcPr>
          <w:p w14:paraId="6E9744CC" w14:textId="77777777" w:rsidR="00F11079" w:rsidRPr="00314A8C" w:rsidRDefault="00F11079" w:rsidP="002D0E67">
            <w:pPr>
              <w:rPr>
                <w:rFonts w:cstheme="minorHAnsi"/>
                <w:lang w:val="it-IT"/>
              </w:rPr>
            </w:pPr>
            <w:r w:rsidRPr="00314A8C">
              <w:rPr>
                <w:rFonts w:cstheme="minorHAnsi"/>
                <w:lang w:val="it-IT"/>
              </w:rPr>
              <w:t>Importo rata mutuo in essere</w:t>
            </w:r>
          </w:p>
        </w:tc>
        <w:tc>
          <w:tcPr>
            <w:tcW w:w="963" w:type="dxa"/>
          </w:tcPr>
          <w:p w14:paraId="3C372857" w14:textId="77777777" w:rsidR="00F11079" w:rsidRPr="00314A8C" w:rsidRDefault="00F11079" w:rsidP="002D0E67">
            <w:pPr>
              <w:rPr>
                <w:rFonts w:cstheme="minorHAnsi"/>
                <w:lang w:val="it-IT"/>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B13708B" w14:textId="77777777" w:rsidR="00F11079" w:rsidRPr="00314A8C" w:rsidRDefault="00F11079" w:rsidP="002D0E67">
            <w:pPr>
              <w:rPr>
                <w:rFonts w:cstheme="minorHAnsi"/>
                <w:lang w:val="it-IT"/>
              </w:rPr>
            </w:pPr>
            <w:r w:rsidRPr="00314A8C">
              <w:rPr>
                <w:rFonts w:cstheme="minorHAnsi"/>
              </w:rPr>
              <w:t>No</w:t>
            </w:r>
          </w:p>
        </w:tc>
        <w:tc>
          <w:tcPr>
            <w:tcW w:w="963" w:type="dxa"/>
          </w:tcPr>
          <w:p w14:paraId="23D13D4B" w14:textId="77777777" w:rsidR="00F11079" w:rsidRPr="00314A8C" w:rsidRDefault="00F11079" w:rsidP="002D0E67">
            <w:pPr>
              <w:rPr>
                <w:rFonts w:cstheme="minorHAnsi"/>
                <w:lang w:val="it-IT"/>
              </w:rPr>
            </w:pPr>
            <w:r w:rsidRPr="00314A8C">
              <w:rPr>
                <w:rFonts w:cstheme="minorHAnsi"/>
              </w:rPr>
              <w:t>No</w:t>
            </w:r>
          </w:p>
        </w:tc>
        <w:tc>
          <w:tcPr>
            <w:tcW w:w="962" w:type="dxa"/>
          </w:tcPr>
          <w:p w14:paraId="2D2933F3" w14:textId="77777777" w:rsidR="00F11079" w:rsidRPr="00314A8C" w:rsidRDefault="00F11079" w:rsidP="002D0E67">
            <w:pPr>
              <w:rPr>
                <w:rFonts w:cstheme="minorHAnsi"/>
                <w:lang w:val="it-IT"/>
              </w:rPr>
            </w:pPr>
            <w:r w:rsidRPr="00314A8C">
              <w:rPr>
                <w:rFonts w:cstheme="minorHAnsi"/>
                <w:lang w:val="it-IT"/>
              </w:rPr>
              <w:t>Numerici</w:t>
            </w:r>
          </w:p>
        </w:tc>
        <w:tc>
          <w:tcPr>
            <w:tcW w:w="963" w:type="dxa"/>
          </w:tcPr>
          <w:p w14:paraId="20BAB29E"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356319DC" w14:textId="77777777" w:rsidR="00F11079" w:rsidRPr="00314A8C" w:rsidRDefault="00F11079" w:rsidP="002D0E67">
            <w:pPr>
              <w:rPr>
                <w:rFonts w:cstheme="minorHAnsi"/>
                <w:lang w:val="it-IT"/>
              </w:rPr>
            </w:pPr>
          </w:p>
        </w:tc>
        <w:tc>
          <w:tcPr>
            <w:tcW w:w="963" w:type="dxa"/>
          </w:tcPr>
          <w:p w14:paraId="35E3EB2F" w14:textId="77777777" w:rsidR="00F11079" w:rsidRPr="00314A8C" w:rsidRDefault="00F11079" w:rsidP="002D0E67">
            <w:pPr>
              <w:rPr>
                <w:rFonts w:cstheme="minorHAnsi"/>
                <w:lang w:val="it-IT"/>
              </w:rPr>
            </w:pPr>
          </w:p>
        </w:tc>
        <w:tc>
          <w:tcPr>
            <w:tcW w:w="963" w:type="dxa"/>
          </w:tcPr>
          <w:p w14:paraId="03C230E3" w14:textId="77777777" w:rsidR="00F11079" w:rsidRPr="00314A8C" w:rsidRDefault="00F11079" w:rsidP="002D0E67">
            <w:pPr>
              <w:rPr>
                <w:rFonts w:cstheme="minorHAnsi"/>
                <w:lang w:val="it-IT"/>
              </w:rPr>
            </w:pPr>
          </w:p>
        </w:tc>
      </w:tr>
      <w:tr w:rsidR="00F11079" w:rsidRPr="0049723A" w14:paraId="43EA6888" w14:textId="77777777" w:rsidTr="002D0E67">
        <w:trPr>
          <w:trHeight w:val="986"/>
        </w:trPr>
        <w:tc>
          <w:tcPr>
            <w:tcW w:w="962" w:type="dxa"/>
          </w:tcPr>
          <w:p w14:paraId="09389160" w14:textId="77777777" w:rsidR="00F11079" w:rsidRPr="00314A8C" w:rsidRDefault="00F11079" w:rsidP="002D0E67">
            <w:pPr>
              <w:rPr>
                <w:rFonts w:cstheme="minorHAnsi"/>
              </w:rPr>
            </w:pPr>
            <w:r w:rsidRPr="00314A8C">
              <w:rPr>
                <w:rFonts w:cstheme="minorHAnsi"/>
              </w:rPr>
              <w:t>C98</w:t>
            </w:r>
          </w:p>
        </w:tc>
        <w:tc>
          <w:tcPr>
            <w:tcW w:w="963" w:type="dxa"/>
          </w:tcPr>
          <w:p w14:paraId="5A2DCBAB" w14:textId="77777777" w:rsidR="00F11079" w:rsidRPr="00314A8C" w:rsidRDefault="00F11079" w:rsidP="002D0E67">
            <w:pPr>
              <w:rPr>
                <w:rFonts w:cstheme="minorHAnsi"/>
              </w:rPr>
            </w:pPr>
            <w:r w:rsidRPr="00314A8C">
              <w:rPr>
                <w:rFonts w:cstheme="minorHAnsi"/>
              </w:rPr>
              <w:t xml:space="preserve">Note </w:t>
            </w:r>
            <w:proofErr w:type="spellStart"/>
            <w:r w:rsidRPr="00314A8C">
              <w:rPr>
                <w:rFonts w:cstheme="minorHAnsi"/>
              </w:rPr>
              <w:t>aggiuntive</w:t>
            </w:r>
            <w:proofErr w:type="spellEnd"/>
          </w:p>
        </w:tc>
        <w:tc>
          <w:tcPr>
            <w:tcW w:w="963" w:type="dxa"/>
          </w:tcPr>
          <w:p w14:paraId="29EB3703"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FAA4A67" w14:textId="77777777" w:rsidR="00F11079" w:rsidRPr="00314A8C" w:rsidRDefault="00F11079" w:rsidP="002D0E67">
            <w:pPr>
              <w:rPr>
                <w:rFonts w:cstheme="minorHAnsi"/>
              </w:rPr>
            </w:pPr>
            <w:r w:rsidRPr="00314A8C">
              <w:rPr>
                <w:rFonts w:cstheme="minorHAnsi"/>
              </w:rPr>
              <w:t>No</w:t>
            </w:r>
          </w:p>
        </w:tc>
        <w:tc>
          <w:tcPr>
            <w:tcW w:w="963" w:type="dxa"/>
          </w:tcPr>
          <w:p w14:paraId="02F522DE" w14:textId="77777777" w:rsidR="00F11079" w:rsidRPr="00314A8C" w:rsidRDefault="00F11079" w:rsidP="002D0E67">
            <w:pPr>
              <w:rPr>
                <w:rFonts w:cstheme="minorHAnsi"/>
              </w:rPr>
            </w:pPr>
            <w:r w:rsidRPr="00314A8C">
              <w:rPr>
                <w:rFonts w:cstheme="minorHAnsi"/>
              </w:rPr>
              <w:t>No</w:t>
            </w:r>
          </w:p>
        </w:tc>
        <w:tc>
          <w:tcPr>
            <w:tcW w:w="962" w:type="dxa"/>
          </w:tcPr>
          <w:p w14:paraId="11476323" w14:textId="77777777" w:rsidR="00F11079" w:rsidRPr="00314A8C" w:rsidRDefault="00F11079" w:rsidP="002D0E67">
            <w:pPr>
              <w:rPr>
                <w:rFonts w:cstheme="minorHAnsi"/>
              </w:rPr>
            </w:pPr>
            <w:r w:rsidRPr="00314A8C">
              <w:rPr>
                <w:rFonts w:cstheme="minorHAnsi"/>
              </w:rPr>
              <w:t>Testo</w:t>
            </w:r>
          </w:p>
        </w:tc>
        <w:tc>
          <w:tcPr>
            <w:tcW w:w="963" w:type="dxa"/>
          </w:tcPr>
          <w:p w14:paraId="7AB2E9F0" w14:textId="77777777" w:rsidR="00F11079" w:rsidRPr="00314A8C" w:rsidRDefault="00F11079" w:rsidP="002D0E67">
            <w:pPr>
              <w:rPr>
                <w:rFonts w:cstheme="minorHAnsi"/>
                <w:lang w:val="it-IT"/>
              </w:rPr>
            </w:pPr>
            <w:r w:rsidRPr="00314A8C">
              <w:rPr>
                <w:rFonts w:cstheme="minorHAnsi"/>
              </w:rPr>
              <w:t xml:space="preserve">Campo libero, max 280 </w:t>
            </w:r>
            <w:proofErr w:type="spellStart"/>
            <w:r w:rsidRPr="00314A8C">
              <w:rPr>
                <w:rFonts w:cstheme="minorHAnsi"/>
              </w:rPr>
              <w:t>caratteri</w:t>
            </w:r>
            <w:proofErr w:type="spellEnd"/>
          </w:p>
        </w:tc>
        <w:tc>
          <w:tcPr>
            <w:tcW w:w="963" w:type="dxa"/>
          </w:tcPr>
          <w:p w14:paraId="3CC5A42F" w14:textId="77777777" w:rsidR="00F11079" w:rsidRPr="00314A8C" w:rsidRDefault="00F11079" w:rsidP="002D0E67">
            <w:pPr>
              <w:rPr>
                <w:rFonts w:cstheme="minorHAnsi"/>
                <w:lang w:val="it-IT"/>
              </w:rPr>
            </w:pPr>
          </w:p>
        </w:tc>
        <w:tc>
          <w:tcPr>
            <w:tcW w:w="963" w:type="dxa"/>
          </w:tcPr>
          <w:p w14:paraId="05386CA1" w14:textId="77777777" w:rsidR="00F11079" w:rsidRPr="00314A8C" w:rsidRDefault="00F11079" w:rsidP="002D0E67">
            <w:pPr>
              <w:rPr>
                <w:rFonts w:cstheme="minorHAnsi"/>
                <w:lang w:val="it-IT"/>
              </w:rPr>
            </w:pPr>
          </w:p>
        </w:tc>
        <w:tc>
          <w:tcPr>
            <w:tcW w:w="963" w:type="dxa"/>
          </w:tcPr>
          <w:p w14:paraId="60AC0FE3" w14:textId="77777777" w:rsidR="00F11079" w:rsidRPr="00314A8C" w:rsidRDefault="00F11079" w:rsidP="002D0E67">
            <w:pPr>
              <w:rPr>
                <w:rFonts w:cstheme="minorHAnsi"/>
                <w:lang w:val="it-IT"/>
              </w:rPr>
            </w:pPr>
          </w:p>
        </w:tc>
      </w:tr>
      <w:tr w:rsidR="00F11079" w:rsidRPr="0049723A" w14:paraId="506ACE10" w14:textId="77777777" w:rsidTr="002D0E67">
        <w:trPr>
          <w:trHeight w:val="986"/>
        </w:trPr>
        <w:tc>
          <w:tcPr>
            <w:tcW w:w="962" w:type="dxa"/>
          </w:tcPr>
          <w:p w14:paraId="12B906EB" w14:textId="77777777" w:rsidR="00F11079" w:rsidRPr="00314A8C" w:rsidRDefault="00F11079" w:rsidP="002D0E67">
            <w:pPr>
              <w:rPr>
                <w:rFonts w:cstheme="minorHAnsi"/>
              </w:rPr>
            </w:pPr>
            <w:r w:rsidRPr="00314A8C">
              <w:rPr>
                <w:rFonts w:cstheme="minorHAnsi"/>
              </w:rPr>
              <w:t>C99</w:t>
            </w:r>
          </w:p>
        </w:tc>
        <w:tc>
          <w:tcPr>
            <w:tcW w:w="963" w:type="dxa"/>
          </w:tcPr>
          <w:p w14:paraId="5F4B3338" w14:textId="77777777" w:rsidR="00F11079" w:rsidRPr="00314A8C" w:rsidRDefault="00F11079" w:rsidP="002D0E67">
            <w:pPr>
              <w:rPr>
                <w:rFonts w:cstheme="minorHAnsi"/>
              </w:rPr>
            </w:pPr>
            <w:r w:rsidRPr="00314A8C">
              <w:rPr>
                <w:rFonts w:cstheme="minorHAnsi"/>
              </w:rPr>
              <w:t xml:space="preserve">Data </w:t>
            </w:r>
            <w:proofErr w:type="spellStart"/>
            <w:r w:rsidRPr="00314A8C">
              <w:rPr>
                <w:rFonts w:cstheme="minorHAnsi"/>
              </w:rPr>
              <w:t>creazione</w:t>
            </w:r>
            <w:proofErr w:type="spellEnd"/>
          </w:p>
        </w:tc>
        <w:tc>
          <w:tcPr>
            <w:tcW w:w="963" w:type="dxa"/>
          </w:tcPr>
          <w:p w14:paraId="62F8E0FB"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0DBDDC5" w14:textId="77777777" w:rsidR="00F11079" w:rsidRPr="00314A8C" w:rsidRDefault="00F11079" w:rsidP="002D0E67">
            <w:pPr>
              <w:rPr>
                <w:rFonts w:cstheme="minorHAnsi"/>
              </w:rPr>
            </w:pPr>
            <w:r w:rsidRPr="00314A8C">
              <w:rPr>
                <w:rFonts w:cstheme="minorHAnsi"/>
              </w:rPr>
              <w:t>No</w:t>
            </w:r>
          </w:p>
        </w:tc>
        <w:tc>
          <w:tcPr>
            <w:tcW w:w="963" w:type="dxa"/>
          </w:tcPr>
          <w:p w14:paraId="0DD78737" w14:textId="77777777" w:rsidR="00F11079" w:rsidRPr="00314A8C" w:rsidRDefault="00F11079" w:rsidP="002D0E67">
            <w:pPr>
              <w:rPr>
                <w:rFonts w:cstheme="minorHAnsi"/>
              </w:rPr>
            </w:pPr>
            <w:r w:rsidRPr="00314A8C">
              <w:rPr>
                <w:rFonts w:cstheme="minorHAnsi"/>
              </w:rPr>
              <w:t>No</w:t>
            </w:r>
          </w:p>
        </w:tc>
        <w:tc>
          <w:tcPr>
            <w:tcW w:w="962" w:type="dxa"/>
          </w:tcPr>
          <w:p w14:paraId="206B08BF"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453B5C78"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115737F5" w14:textId="77777777" w:rsidR="00F11079" w:rsidRPr="00314A8C" w:rsidRDefault="00F11079" w:rsidP="002D0E67">
            <w:pPr>
              <w:rPr>
                <w:rFonts w:cstheme="minorHAnsi"/>
                <w:lang w:val="it-IT"/>
              </w:rPr>
            </w:pPr>
          </w:p>
        </w:tc>
        <w:tc>
          <w:tcPr>
            <w:tcW w:w="963" w:type="dxa"/>
          </w:tcPr>
          <w:p w14:paraId="5A0A7164" w14:textId="77777777" w:rsidR="00F11079" w:rsidRPr="00314A8C" w:rsidRDefault="00F11079" w:rsidP="002D0E67">
            <w:pPr>
              <w:rPr>
                <w:rFonts w:cstheme="minorHAnsi"/>
                <w:lang w:val="it-IT"/>
              </w:rPr>
            </w:pPr>
          </w:p>
        </w:tc>
        <w:tc>
          <w:tcPr>
            <w:tcW w:w="963" w:type="dxa"/>
          </w:tcPr>
          <w:p w14:paraId="5DACFCCB" w14:textId="77777777" w:rsidR="00F11079" w:rsidRPr="00314A8C" w:rsidRDefault="00F11079" w:rsidP="002D0E67">
            <w:pPr>
              <w:rPr>
                <w:rFonts w:cstheme="minorHAnsi"/>
                <w:lang w:val="it-IT"/>
              </w:rPr>
            </w:pPr>
          </w:p>
        </w:tc>
      </w:tr>
      <w:tr w:rsidR="00F11079" w:rsidRPr="0049723A" w14:paraId="42637E30" w14:textId="77777777" w:rsidTr="002D0E67">
        <w:trPr>
          <w:trHeight w:val="986"/>
        </w:trPr>
        <w:tc>
          <w:tcPr>
            <w:tcW w:w="962" w:type="dxa"/>
          </w:tcPr>
          <w:p w14:paraId="2C701F3E" w14:textId="77777777" w:rsidR="00F11079" w:rsidRPr="00314A8C" w:rsidRDefault="00F11079" w:rsidP="002D0E67">
            <w:pPr>
              <w:rPr>
                <w:rFonts w:cstheme="minorHAnsi"/>
              </w:rPr>
            </w:pPr>
            <w:r w:rsidRPr="00314A8C">
              <w:rPr>
                <w:rFonts w:cstheme="minorHAnsi"/>
              </w:rPr>
              <w:t>C100</w:t>
            </w:r>
          </w:p>
        </w:tc>
        <w:tc>
          <w:tcPr>
            <w:tcW w:w="963" w:type="dxa"/>
          </w:tcPr>
          <w:p w14:paraId="646B68C9" w14:textId="77777777" w:rsidR="00F11079" w:rsidRPr="00314A8C" w:rsidRDefault="00F11079" w:rsidP="002D0E67">
            <w:pPr>
              <w:rPr>
                <w:rFonts w:cstheme="minorHAnsi"/>
              </w:rPr>
            </w:pPr>
            <w:proofErr w:type="spellStart"/>
            <w:r w:rsidRPr="00314A8C">
              <w:rPr>
                <w:rFonts w:cstheme="minorHAnsi"/>
              </w:rPr>
              <w:t>Direzione</w:t>
            </w:r>
            <w:proofErr w:type="spellEnd"/>
          </w:p>
        </w:tc>
        <w:tc>
          <w:tcPr>
            <w:tcW w:w="963" w:type="dxa"/>
          </w:tcPr>
          <w:p w14:paraId="079FCA01"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81539D2" w14:textId="77777777" w:rsidR="00F11079" w:rsidRPr="00314A8C" w:rsidRDefault="00F11079" w:rsidP="002D0E67">
            <w:pPr>
              <w:rPr>
                <w:rFonts w:cstheme="minorHAnsi"/>
              </w:rPr>
            </w:pPr>
            <w:r w:rsidRPr="00314A8C">
              <w:rPr>
                <w:rFonts w:cstheme="minorHAnsi"/>
              </w:rPr>
              <w:t>No</w:t>
            </w:r>
          </w:p>
        </w:tc>
        <w:tc>
          <w:tcPr>
            <w:tcW w:w="963" w:type="dxa"/>
          </w:tcPr>
          <w:p w14:paraId="0157DC46" w14:textId="77777777" w:rsidR="00F11079" w:rsidRPr="00314A8C" w:rsidRDefault="00F11079" w:rsidP="002D0E67">
            <w:pPr>
              <w:rPr>
                <w:rFonts w:cstheme="minorHAnsi"/>
              </w:rPr>
            </w:pPr>
            <w:r w:rsidRPr="00314A8C">
              <w:rPr>
                <w:rFonts w:cstheme="minorHAnsi"/>
              </w:rPr>
              <w:t>No</w:t>
            </w:r>
          </w:p>
        </w:tc>
        <w:tc>
          <w:tcPr>
            <w:tcW w:w="962" w:type="dxa"/>
          </w:tcPr>
          <w:p w14:paraId="22AA18A3"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727FE953" w14:textId="77777777" w:rsidR="00F11079" w:rsidRPr="00314A8C" w:rsidRDefault="00F11079" w:rsidP="002D0E67">
            <w:pPr>
              <w:rPr>
                <w:rFonts w:cstheme="minorHAnsi"/>
                <w:lang w:val="it-IT"/>
              </w:rPr>
            </w:pPr>
            <w:r w:rsidRPr="00314A8C">
              <w:rPr>
                <w:rFonts w:cstheme="minorHAnsi"/>
                <w:lang w:val="it-IT"/>
              </w:rPr>
              <w:t>“In entrata”, “In uscita”</w:t>
            </w:r>
          </w:p>
        </w:tc>
        <w:tc>
          <w:tcPr>
            <w:tcW w:w="963" w:type="dxa"/>
          </w:tcPr>
          <w:p w14:paraId="3026FEC4" w14:textId="77777777" w:rsidR="00F11079" w:rsidRPr="00314A8C" w:rsidRDefault="00F11079" w:rsidP="002D0E67">
            <w:pPr>
              <w:rPr>
                <w:rFonts w:cstheme="minorHAnsi"/>
                <w:lang w:val="it-IT"/>
              </w:rPr>
            </w:pPr>
          </w:p>
        </w:tc>
        <w:tc>
          <w:tcPr>
            <w:tcW w:w="963" w:type="dxa"/>
          </w:tcPr>
          <w:p w14:paraId="63086CC2" w14:textId="77777777" w:rsidR="00F11079" w:rsidRPr="00314A8C" w:rsidRDefault="00F11079" w:rsidP="002D0E67">
            <w:pPr>
              <w:rPr>
                <w:rFonts w:cstheme="minorHAnsi"/>
                <w:lang w:val="it-IT"/>
              </w:rPr>
            </w:pPr>
          </w:p>
        </w:tc>
        <w:tc>
          <w:tcPr>
            <w:tcW w:w="963" w:type="dxa"/>
          </w:tcPr>
          <w:p w14:paraId="55413A39" w14:textId="77777777" w:rsidR="00F11079" w:rsidRPr="00314A8C" w:rsidRDefault="00F11079" w:rsidP="002D0E67">
            <w:pPr>
              <w:rPr>
                <w:rFonts w:cstheme="minorHAnsi"/>
                <w:lang w:val="it-IT"/>
              </w:rPr>
            </w:pPr>
          </w:p>
        </w:tc>
      </w:tr>
      <w:tr w:rsidR="00F11079" w:rsidRPr="0049723A" w14:paraId="25329552" w14:textId="77777777" w:rsidTr="002D0E67">
        <w:trPr>
          <w:trHeight w:val="986"/>
        </w:trPr>
        <w:tc>
          <w:tcPr>
            <w:tcW w:w="962" w:type="dxa"/>
          </w:tcPr>
          <w:p w14:paraId="7DECDD56" w14:textId="77777777" w:rsidR="00F11079" w:rsidRPr="00314A8C" w:rsidRDefault="00F11079" w:rsidP="002D0E67">
            <w:pPr>
              <w:rPr>
                <w:rFonts w:cstheme="minorHAnsi"/>
              </w:rPr>
            </w:pPr>
            <w:r w:rsidRPr="00314A8C">
              <w:rPr>
                <w:rFonts w:cstheme="minorHAnsi"/>
              </w:rPr>
              <w:t>C103</w:t>
            </w:r>
          </w:p>
        </w:tc>
        <w:tc>
          <w:tcPr>
            <w:tcW w:w="963" w:type="dxa"/>
          </w:tcPr>
          <w:p w14:paraId="02F42DA6" w14:textId="77777777" w:rsidR="00F11079" w:rsidRPr="00314A8C" w:rsidRDefault="00F11079" w:rsidP="002D0E67">
            <w:pPr>
              <w:rPr>
                <w:rFonts w:cstheme="minorHAnsi"/>
              </w:rPr>
            </w:pPr>
            <w:proofErr w:type="spellStart"/>
            <w:r w:rsidRPr="00314A8C">
              <w:rPr>
                <w:rFonts w:cstheme="minorHAnsi"/>
              </w:rPr>
              <w:t>Numero</w:t>
            </w:r>
            <w:proofErr w:type="spellEnd"/>
            <w:r w:rsidRPr="00314A8C">
              <w:rPr>
                <w:rFonts w:cstheme="minorHAnsi"/>
              </w:rPr>
              <w:t xml:space="preserve"> </w:t>
            </w:r>
            <w:proofErr w:type="spellStart"/>
            <w:r w:rsidRPr="00314A8C">
              <w:rPr>
                <w:rFonts w:cstheme="minorHAnsi"/>
              </w:rPr>
              <w:t>verde</w:t>
            </w:r>
            <w:proofErr w:type="spellEnd"/>
          </w:p>
        </w:tc>
        <w:tc>
          <w:tcPr>
            <w:tcW w:w="963" w:type="dxa"/>
          </w:tcPr>
          <w:p w14:paraId="6C87E11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3D31A82" w14:textId="77777777" w:rsidR="00F11079" w:rsidRPr="00314A8C" w:rsidRDefault="00F11079" w:rsidP="002D0E67">
            <w:pPr>
              <w:rPr>
                <w:rFonts w:cstheme="minorHAnsi"/>
              </w:rPr>
            </w:pPr>
            <w:r w:rsidRPr="00314A8C">
              <w:rPr>
                <w:rFonts w:cstheme="minorHAnsi"/>
              </w:rPr>
              <w:t>No</w:t>
            </w:r>
          </w:p>
        </w:tc>
        <w:tc>
          <w:tcPr>
            <w:tcW w:w="963" w:type="dxa"/>
          </w:tcPr>
          <w:p w14:paraId="44ACAE0A" w14:textId="77777777" w:rsidR="00F11079" w:rsidRPr="00314A8C" w:rsidRDefault="00F11079" w:rsidP="002D0E67">
            <w:pPr>
              <w:rPr>
                <w:rFonts w:cstheme="minorHAnsi"/>
              </w:rPr>
            </w:pPr>
            <w:r w:rsidRPr="00314A8C">
              <w:rPr>
                <w:rFonts w:cstheme="minorHAnsi"/>
              </w:rPr>
              <w:t>No</w:t>
            </w:r>
          </w:p>
        </w:tc>
        <w:tc>
          <w:tcPr>
            <w:tcW w:w="962" w:type="dxa"/>
          </w:tcPr>
          <w:p w14:paraId="2F9D940B"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4B453EBD" w14:textId="77777777" w:rsidR="00F11079" w:rsidRPr="00314A8C" w:rsidRDefault="00F11079" w:rsidP="002D0E67">
            <w:pPr>
              <w:rPr>
                <w:rFonts w:cstheme="minorHAnsi"/>
                <w:lang w:val="it-IT"/>
              </w:rPr>
            </w:pPr>
            <w:r w:rsidRPr="00314A8C">
              <w:rPr>
                <w:rFonts w:cstheme="minorHAnsi"/>
                <w:lang w:val="it-IT"/>
              </w:rPr>
              <w:t xml:space="preserve">“Numero” nazionale con prefisso </w:t>
            </w:r>
          </w:p>
        </w:tc>
        <w:tc>
          <w:tcPr>
            <w:tcW w:w="963" w:type="dxa"/>
          </w:tcPr>
          <w:p w14:paraId="3A84C335" w14:textId="77777777" w:rsidR="00F11079" w:rsidRPr="00314A8C" w:rsidRDefault="00F11079" w:rsidP="002D0E67">
            <w:pPr>
              <w:rPr>
                <w:rFonts w:cstheme="minorHAnsi"/>
                <w:lang w:val="it-IT"/>
              </w:rPr>
            </w:pPr>
          </w:p>
        </w:tc>
        <w:tc>
          <w:tcPr>
            <w:tcW w:w="963" w:type="dxa"/>
          </w:tcPr>
          <w:p w14:paraId="1241AD56" w14:textId="77777777" w:rsidR="00F11079" w:rsidRPr="00314A8C" w:rsidRDefault="00F11079" w:rsidP="002D0E67">
            <w:pPr>
              <w:rPr>
                <w:rFonts w:cstheme="minorHAnsi"/>
                <w:lang w:val="it-IT"/>
              </w:rPr>
            </w:pPr>
          </w:p>
        </w:tc>
        <w:tc>
          <w:tcPr>
            <w:tcW w:w="963" w:type="dxa"/>
          </w:tcPr>
          <w:p w14:paraId="7CA370FD" w14:textId="77777777" w:rsidR="00F11079" w:rsidRPr="00314A8C" w:rsidRDefault="00F11079" w:rsidP="002D0E67">
            <w:pPr>
              <w:rPr>
                <w:rFonts w:cstheme="minorHAnsi"/>
                <w:lang w:val="it-IT"/>
              </w:rPr>
            </w:pPr>
          </w:p>
        </w:tc>
      </w:tr>
      <w:tr w:rsidR="00F11079" w:rsidRPr="003E7153" w14:paraId="16CE9C2D" w14:textId="77777777" w:rsidTr="002D0E67">
        <w:trPr>
          <w:trHeight w:val="986"/>
        </w:trPr>
        <w:tc>
          <w:tcPr>
            <w:tcW w:w="962" w:type="dxa"/>
          </w:tcPr>
          <w:p w14:paraId="20972490" w14:textId="77777777" w:rsidR="00F11079" w:rsidRPr="00314A8C" w:rsidRDefault="00F11079" w:rsidP="002D0E67">
            <w:pPr>
              <w:rPr>
                <w:rFonts w:cstheme="minorHAnsi"/>
              </w:rPr>
            </w:pPr>
            <w:r w:rsidRPr="00314A8C">
              <w:rPr>
                <w:rFonts w:cstheme="minorHAnsi"/>
              </w:rPr>
              <w:t>C104</w:t>
            </w:r>
          </w:p>
        </w:tc>
        <w:tc>
          <w:tcPr>
            <w:tcW w:w="963" w:type="dxa"/>
          </w:tcPr>
          <w:p w14:paraId="61625D83" w14:textId="77777777" w:rsidR="00F11079" w:rsidRPr="00314A8C" w:rsidRDefault="00F11079" w:rsidP="002D0E67">
            <w:pPr>
              <w:rPr>
                <w:rFonts w:cstheme="minorHAnsi"/>
              </w:rPr>
            </w:pPr>
            <w:proofErr w:type="spellStart"/>
            <w:r w:rsidRPr="00314A8C">
              <w:rPr>
                <w:rFonts w:cstheme="minorHAnsi"/>
              </w:rPr>
              <w:t>Esito</w:t>
            </w:r>
            <w:proofErr w:type="spellEnd"/>
            <w:r w:rsidRPr="00314A8C">
              <w:rPr>
                <w:rFonts w:cstheme="minorHAnsi"/>
              </w:rPr>
              <w:t xml:space="preserve"> lead </w:t>
            </w:r>
            <w:proofErr w:type="spellStart"/>
            <w:r w:rsidRPr="00314A8C">
              <w:rPr>
                <w:rFonts w:cstheme="minorHAnsi"/>
              </w:rPr>
              <w:t>associato</w:t>
            </w:r>
            <w:proofErr w:type="spellEnd"/>
          </w:p>
        </w:tc>
        <w:tc>
          <w:tcPr>
            <w:tcW w:w="963" w:type="dxa"/>
          </w:tcPr>
          <w:p w14:paraId="15AA4315"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FDC43F6" w14:textId="77777777" w:rsidR="00F11079" w:rsidRPr="00314A8C" w:rsidRDefault="00F11079" w:rsidP="002D0E67">
            <w:pPr>
              <w:rPr>
                <w:rFonts w:cstheme="minorHAnsi"/>
              </w:rPr>
            </w:pPr>
            <w:r w:rsidRPr="00314A8C">
              <w:rPr>
                <w:rFonts w:cstheme="minorHAnsi"/>
              </w:rPr>
              <w:t>No</w:t>
            </w:r>
          </w:p>
        </w:tc>
        <w:tc>
          <w:tcPr>
            <w:tcW w:w="963" w:type="dxa"/>
          </w:tcPr>
          <w:p w14:paraId="00280B37" w14:textId="77777777" w:rsidR="00F11079" w:rsidRPr="00314A8C" w:rsidRDefault="00F11079" w:rsidP="002D0E67">
            <w:pPr>
              <w:rPr>
                <w:rFonts w:cstheme="minorHAnsi"/>
              </w:rPr>
            </w:pPr>
            <w:r w:rsidRPr="00314A8C">
              <w:rPr>
                <w:rFonts w:cstheme="minorHAnsi"/>
              </w:rPr>
              <w:t>No</w:t>
            </w:r>
          </w:p>
        </w:tc>
        <w:tc>
          <w:tcPr>
            <w:tcW w:w="962" w:type="dxa"/>
          </w:tcPr>
          <w:p w14:paraId="1B42DE1A"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6F4F49DC" w14:textId="77777777" w:rsidR="00F11079" w:rsidRPr="00314A8C" w:rsidRDefault="00F11079" w:rsidP="002D0E67">
            <w:pPr>
              <w:rPr>
                <w:rFonts w:cstheme="minorHAnsi"/>
                <w:lang w:val="it-IT"/>
              </w:rPr>
            </w:pPr>
            <w:r w:rsidRPr="007741E6">
              <w:rPr>
                <w:lang w:val="it-IT"/>
              </w:rPr>
              <w:t xml:space="preserve"> </w:t>
            </w:r>
            <w:r w:rsidRPr="00A23830">
              <w:rPr>
                <w:rFonts w:cstheme="minorHAnsi"/>
                <w:lang w:val="it-IT"/>
              </w:rPr>
              <w:t xml:space="preserve">” “Interessato”, “Non interessato”, “Solo informativo”, “Fuori policy”, “Cliente in gestione”, </w:t>
            </w:r>
            <w:proofErr w:type="gramStart"/>
            <w:r w:rsidRPr="00A23830">
              <w:rPr>
                <w:rFonts w:cstheme="minorHAnsi"/>
                <w:lang w:val="it-IT"/>
              </w:rPr>
              <w:t>“ Cliente</w:t>
            </w:r>
            <w:proofErr w:type="gramEnd"/>
            <w:r w:rsidRPr="00A23830">
              <w:rPr>
                <w:rFonts w:cstheme="minorHAnsi"/>
                <w:lang w:val="it-IT"/>
              </w:rPr>
              <w:t xml:space="preserve"> Retail”, “N/A”</w:t>
            </w:r>
            <w:r>
              <w:rPr>
                <w:rFonts w:cstheme="minorHAnsi"/>
                <w:lang w:val="it-IT"/>
              </w:rPr>
              <w:t xml:space="preserve"> </w:t>
            </w:r>
          </w:p>
        </w:tc>
        <w:tc>
          <w:tcPr>
            <w:tcW w:w="963" w:type="dxa"/>
          </w:tcPr>
          <w:p w14:paraId="4FD170E9" w14:textId="77777777" w:rsidR="00F11079" w:rsidRPr="00314A8C" w:rsidRDefault="00F11079" w:rsidP="002D0E67">
            <w:pPr>
              <w:rPr>
                <w:rFonts w:cstheme="minorHAnsi"/>
                <w:lang w:val="it-IT"/>
              </w:rPr>
            </w:pPr>
          </w:p>
        </w:tc>
        <w:tc>
          <w:tcPr>
            <w:tcW w:w="963" w:type="dxa"/>
          </w:tcPr>
          <w:p w14:paraId="30E57B61" w14:textId="77777777" w:rsidR="00F11079" w:rsidRPr="00314A8C" w:rsidRDefault="00F11079" w:rsidP="002D0E67">
            <w:pPr>
              <w:rPr>
                <w:rFonts w:cstheme="minorHAnsi"/>
                <w:lang w:val="it-IT"/>
              </w:rPr>
            </w:pPr>
          </w:p>
        </w:tc>
        <w:tc>
          <w:tcPr>
            <w:tcW w:w="963" w:type="dxa"/>
          </w:tcPr>
          <w:p w14:paraId="6EBAFED1" w14:textId="77777777" w:rsidR="00F11079" w:rsidRPr="00314A8C" w:rsidRDefault="00F11079" w:rsidP="002D0E67">
            <w:pPr>
              <w:rPr>
                <w:rFonts w:cstheme="minorHAnsi"/>
                <w:lang w:val="it-IT"/>
              </w:rPr>
            </w:pPr>
          </w:p>
        </w:tc>
      </w:tr>
      <w:tr w:rsidR="00F11079" w:rsidRPr="0049723A" w14:paraId="2A67762B" w14:textId="77777777" w:rsidTr="002D0E67">
        <w:trPr>
          <w:trHeight w:val="986"/>
        </w:trPr>
        <w:tc>
          <w:tcPr>
            <w:tcW w:w="962" w:type="dxa"/>
          </w:tcPr>
          <w:p w14:paraId="0F4A34C1" w14:textId="77777777" w:rsidR="00F11079" w:rsidRPr="00314A8C" w:rsidRDefault="00F11079" w:rsidP="002D0E67">
            <w:pPr>
              <w:rPr>
                <w:rFonts w:cstheme="minorHAnsi"/>
              </w:rPr>
            </w:pPr>
            <w:r w:rsidRPr="00314A8C">
              <w:rPr>
                <w:rFonts w:cstheme="minorHAnsi"/>
              </w:rPr>
              <w:t>C105</w:t>
            </w:r>
          </w:p>
        </w:tc>
        <w:tc>
          <w:tcPr>
            <w:tcW w:w="963" w:type="dxa"/>
          </w:tcPr>
          <w:p w14:paraId="2CD691C1" w14:textId="77777777" w:rsidR="00F11079" w:rsidRPr="00314A8C" w:rsidRDefault="00F11079" w:rsidP="002D0E67">
            <w:pPr>
              <w:rPr>
                <w:rFonts w:cstheme="minorHAnsi"/>
              </w:rPr>
            </w:pPr>
            <w:proofErr w:type="spellStart"/>
            <w:r w:rsidRPr="00314A8C">
              <w:rPr>
                <w:rFonts w:cstheme="minorHAnsi"/>
              </w:rPr>
              <w:t>Oggetto</w:t>
            </w:r>
            <w:proofErr w:type="spellEnd"/>
          </w:p>
        </w:tc>
        <w:tc>
          <w:tcPr>
            <w:tcW w:w="963" w:type="dxa"/>
          </w:tcPr>
          <w:p w14:paraId="3EA25116"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40D86C4" w14:textId="77777777" w:rsidR="00F11079" w:rsidRPr="00314A8C" w:rsidRDefault="00F11079" w:rsidP="002D0E67">
            <w:pPr>
              <w:rPr>
                <w:rFonts w:cstheme="minorHAnsi"/>
              </w:rPr>
            </w:pPr>
            <w:r w:rsidRPr="00314A8C">
              <w:rPr>
                <w:rFonts w:cstheme="minorHAnsi"/>
              </w:rPr>
              <w:t>No</w:t>
            </w:r>
          </w:p>
        </w:tc>
        <w:tc>
          <w:tcPr>
            <w:tcW w:w="963" w:type="dxa"/>
          </w:tcPr>
          <w:p w14:paraId="45F7FBDF" w14:textId="77777777" w:rsidR="00F11079" w:rsidRPr="00314A8C" w:rsidRDefault="00F11079" w:rsidP="002D0E67">
            <w:pPr>
              <w:rPr>
                <w:rFonts w:cstheme="minorHAnsi"/>
              </w:rPr>
            </w:pPr>
            <w:r w:rsidRPr="00314A8C">
              <w:rPr>
                <w:rFonts w:cstheme="minorHAnsi"/>
              </w:rPr>
              <w:t>No</w:t>
            </w:r>
          </w:p>
        </w:tc>
        <w:tc>
          <w:tcPr>
            <w:tcW w:w="962" w:type="dxa"/>
          </w:tcPr>
          <w:p w14:paraId="55867ECA" w14:textId="77777777" w:rsidR="00F11079" w:rsidRPr="00314A8C" w:rsidRDefault="00F11079" w:rsidP="002D0E67">
            <w:pPr>
              <w:rPr>
                <w:rFonts w:cstheme="minorHAnsi"/>
              </w:rPr>
            </w:pPr>
            <w:r w:rsidRPr="00314A8C">
              <w:rPr>
                <w:rFonts w:cstheme="minorHAnsi"/>
              </w:rPr>
              <w:t>Testo libero</w:t>
            </w:r>
          </w:p>
        </w:tc>
        <w:tc>
          <w:tcPr>
            <w:tcW w:w="963" w:type="dxa"/>
          </w:tcPr>
          <w:p w14:paraId="23BAF0FD" w14:textId="77777777" w:rsidR="00F11079" w:rsidRPr="00314A8C" w:rsidRDefault="00F11079" w:rsidP="002D0E67">
            <w:pPr>
              <w:rPr>
                <w:rFonts w:cstheme="minorHAnsi"/>
                <w:lang w:val="it-IT"/>
              </w:rPr>
            </w:pPr>
            <w:r w:rsidRPr="00314A8C">
              <w:rPr>
                <w:rFonts w:cstheme="minorHAnsi"/>
                <w:lang w:val="it-IT"/>
              </w:rPr>
              <w:t xml:space="preserve">Campo con massimo </w:t>
            </w:r>
            <w:proofErr w:type="gramStart"/>
            <w:r w:rsidRPr="00314A8C">
              <w:rPr>
                <w:rFonts w:cstheme="minorHAnsi"/>
                <w:lang w:val="it-IT"/>
              </w:rPr>
              <w:t>100</w:t>
            </w:r>
            <w:proofErr w:type="gramEnd"/>
            <w:r w:rsidRPr="00314A8C">
              <w:rPr>
                <w:rFonts w:cstheme="minorHAnsi"/>
                <w:lang w:val="it-IT"/>
              </w:rPr>
              <w:t xml:space="preserve"> caratteri</w:t>
            </w:r>
          </w:p>
        </w:tc>
        <w:tc>
          <w:tcPr>
            <w:tcW w:w="963" w:type="dxa"/>
          </w:tcPr>
          <w:p w14:paraId="55BBD913" w14:textId="77777777" w:rsidR="00F11079" w:rsidRPr="00314A8C" w:rsidRDefault="00F11079" w:rsidP="002D0E67">
            <w:pPr>
              <w:rPr>
                <w:rFonts w:cstheme="minorHAnsi"/>
                <w:lang w:val="it-IT"/>
              </w:rPr>
            </w:pPr>
          </w:p>
        </w:tc>
        <w:tc>
          <w:tcPr>
            <w:tcW w:w="963" w:type="dxa"/>
          </w:tcPr>
          <w:p w14:paraId="22838C77" w14:textId="77777777" w:rsidR="00F11079" w:rsidRPr="00314A8C" w:rsidRDefault="00F11079" w:rsidP="002D0E67">
            <w:pPr>
              <w:rPr>
                <w:rFonts w:cstheme="minorHAnsi"/>
                <w:lang w:val="it-IT"/>
              </w:rPr>
            </w:pPr>
          </w:p>
        </w:tc>
        <w:tc>
          <w:tcPr>
            <w:tcW w:w="963" w:type="dxa"/>
          </w:tcPr>
          <w:p w14:paraId="2BB06D8D" w14:textId="77777777" w:rsidR="00F11079" w:rsidRPr="00314A8C" w:rsidRDefault="00F11079" w:rsidP="002D0E67">
            <w:pPr>
              <w:rPr>
                <w:rFonts w:cstheme="minorHAnsi"/>
                <w:lang w:val="it-IT"/>
              </w:rPr>
            </w:pPr>
          </w:p>
        </w:tc>
      </w:tr>
      <w:tr w:rsidR="00F11079" w:rsidRPr="003E7153" w14:paraId="7C60C3C7" w14:textId="77777777" w:rsidTr="002D0E67">
        <w:trPr>
          <w:trHeight w:val="986"/>
        </w:trPr>
        <w:tc>
          <w:tcPr>
            <w:tcW w:w="962" w:type="dxa"/>
          </w:tcPr>
          <w:p w14:paraId="5E2D0F15" w14:textId="77777777" w:rsidR="00F11079" w:rsidRPr="00314A8C" w:rsidRDefault="00F11079" w:rsidP="002D0E67">
            <w:pPr>
              <w:rPr>
                <w:rFonts w:cstheme="minorHAnsi"/>
              </w:rPr>
            </w:pPr>
            <w:r w:rsidRPr="00314A8C">
              <w:rPr>
                <w:rFonts w:cstheme="minorHAnsi"/>
              </w:rPr>
              <w:t>C106</w:t>
            </w:r>
          </w:p>
        </w:tc>
        <w:tc>
          <w:tcPr>
            <w:tcW w:w="963" w:type="dxa"/>
          </w:tcPr>
          <w:p w14:paraId="01A89311" w14:textId="77777777" w:rsidR="00F11079" w:rsidRPr="00314A8C" w:rsidRDefault="00F11079" w:rsidP="002D0E67">
            <w:pPr>
              <w:rPr>
                <w:rFonts w:cstheme="minorHAnsi"/>
              </w:rPr>
            </w:pPr>
            <w:proofErr w:type="spellStart"/>
            <w:r w:rsidRPr="00314A8C">
              <w:rPr>
                <w:rFonts w:cstheme="minorHAnsi"/>
              </w:rPr>
              <w:t>Intestazione</w:t>
            </w:r>
            <w:proofErr w:type="spellEnd"/>
            <w:r w:rsidRPr="00314A8C">
              <w:rPr>
                <w:rFonts w:cstheme="minorHAnsi"/>
              </w:rPr>
              <w:t xml:space="preserve"> del </w:t>
            </w:r>
            <w:proofErr w:type="spellStart"/>
            <w:r w:rsidRPr="00314A8C">
              <w:rPr>
                <w:rFonts w:cstheme="minorHAnsi"/>
              </w:rPr>
              <w:t>mittente</w:t>
            </w:r>
            <w:proofErr w:type="spellEnd"/>
          </w:p>
        </w:tc>
        <w:tc>
          <w:tcPr>
            <w:tcW w:w="963" w:type="dxa"/>
          </w:tcPr>
          <w:p w14:paraId="3B1E9F0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0C6F389" w14:textId="77777777" w:rsidR="00F11079" w:rsidRPr="00314A8C" w:rsidRDefault="00F11079" w:rsidP="002D0E67">
            <w:pPr>
              <w:rPr>
                <w:rFonts w:cstheme="minorHAnsi"/>
              </w:rPr>
            </w:pPr>
            <w:r w:rsidRPr="00314A8C">
              <w:rPr>
                <w:rFonts w:cstheme="minorHAnsi"/>
              </w:rPr>
              <w:t>No</w:t>
            </w:r>
          </w:p>
        </w:tc>
        <w:tc>
          <w:tcPr>
            <w:tcW w:w="963" w:type="dxa"/>
          </w:tcPr>
          <w:p w14:paraId="0B798B9D" w14:textId="77777777" w:rsidR="00F11079" w:rsidRPr="00314A8C" w:rsidRDefault="00F11079" w:rsidP="002D0E67">
            <w:pPr>
              <w:rPr>
                <w:rFonts w:cstheme="minorHAnsi"/>
              </w:rPr>
            </w:pPr>
            <w:r w:rsidRPr="00314A8C">
              <w:rPr>
                <w:rFonts w:cstheme="minorHAnsi"/>
              </w:rPr>
              <w:t>No</w:t>
            </w:r>
          </w:p>
        </w:tc>
        <w:tc>
          <w:tcPr>
            <w:tcW w:w="962" w:type="dxa"/>
          </w:tcPr>
          <w:p w14:paraId="50EDCC64"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4DC707AC" w14:textId="77777777" w:rsidR="00F11079" w:rsidRPr="00314A8C" w:rsidRDefault="00F11079" w:rsidP="002D0E67">
            <w:pPr>
              <w:rPr>
                <w:rFonts w:cstheme="minorHAnsi"/>
                <w:lang w:val="it-IT"/>
              </w:rPr>
            </w:pPr>
            <w:r w:rsidRPr="00314A8C">
              <w:rPr>
                <w:rFonts w:cstheme="minorHAnsi"/>
                <w:lang w:val="it-IT"/>
              </w:rPr>
              <w:t>“Nome” e “Cognome” del mittente</w:t>
            </w:r>
          </w:p>
        </w:tc>
        <w:tc>
          <w:tcPr>
            <w:tcW w:w="963" w:type="dxa"/>
          </w:tcPr>
          <w:p w14:paraId="677E282D" w14:textId="77777777" w:rsidR="00F11079" w:rsidRPr="00314A8C" w:rsidRDefault="00F11079" w:rsidP="002D0E67">
            <w:pPr>
              <w:rPr>
                <w:rFonts w:cstheme="minorHAnsi"/>
                <w:lang w:val="it-IT"/>
              </w:rPr>
            </w:pPr>
          </w:p>
        </w:tc>
        <w:tc>
          <w:tcPr>
            <w:tcW w:w="963" w:type="dxa"/>
          </w:tcPr>
          <w:p w14:paraId="6DD82641" w14:textId="77777777" w:rsidR="00F11079" w:rsidRPr="00314A8C" w:rsidRDefault="00F11079" w:rsidP="002D0E67">
            <w:pPr>
              <w:rPr>
                <w:rFonts w:cstheme="minorHAnsi"/>
                <w:lang w:val="it-IT"/>
              </w:rPr>
            </w:pPr>
          </w:p>
        </w:tc>
        <w:tc>
          <w:tcPr>
            <w:tcW w:w="963" w:type="dxa"/>
          </w:tcPr>
          <w:p w14:paraId="184078A3" w14:textId="77777777" w:rsidR="00F11079" w:rsidRPr="00314A8C" w:rsidRDefault="00F11079" w:rsidP="002D0E67">
            <w:pPr>
              <w:rPr>
                <w:rFonts w:cstheme="minorHAnsi"/>
                <w:lang w:val="it-IT"/>
              </w:rPr>
            </w:pPr>
          </w:p>
        </w:tc>
      </w:tr>
      <w:tr w:rsidR="00F11079" w:rsidRPr="003E7153" w14:paraId="048133D8" w14:textId="77777777" w:rsidTr="002D0E67">
        <w:trPr>
          <w:trHeight w:val="986"/>
        </w:trPr>
        <w:tc>
          <w:tcPr>
            <w:tcW w:w="962" w:type="dxa"/>
          </w:tcPr>
          <w:p w14:paraId="27439CD6" w14:textId="77777777" w:rsidR="00F11079" w:rsidRPr="00314A8C" w:rsidRDefault="00F11079" w:rsidP="002D0E67">
            <w:pPr>
              <w:rPr>
                <w:rFonts w:cstheme="minorHAnsi"/>
              </w:rPr>
            </w:pPr>
            <w:r w:rsidRPr="00314A8C">
              <w:rPr>
                <w:rFonts w:cstheme="minorHAnsi"/>
              </w:rPr>
              <w:t>C107</w:t>
            </w:r>
          </w:p>
        </w:tc>
        <w:tc>
          <w:tcPr>
            <w:tcW w:w="963" w:type="dxa"/>
          </w:tcPr>
          <w:p w14:paraId="67E474D0" w14:textId="77777777" w:rsidR="00F11079" w:rsidRPr="00314A8C" w:rsidRDefault="00F11079" w:rsidP="002D0E67">
            <w:pPr>
              <w:rPr>
                <w:rFonts w:cstheme="minorHAnsi"/>
              </w:rPr>
            </w:pPr>
            <w:proofErr w:type="spellStart"/>
            <w:r w:rsidRPr="00314A8C">
              <w:rPr>
                <w:rFonts w:cstheme="minorHAnsi"/>
              </w:rPr>
              <w:t>Intestazione</w:t>
            </w:r>
            <w:proofErr w:type="spellEnd"/>
            <w:r w:rsidRPr="00314A8C">
              <w:rPr>
                <w:rFonts w:cstheme="minorHAnsi"/>
              </w:rPr>
              <w:t xml:space="preserve"> del </w:t>
            </w:r>
            <w:proofErr w:type="spellStart"/>
            <w:r w:rsidRPr="00314A8C">
              <w:rPr>
                <w:rFonts w:cstheme="minorHAnsi"/>
              </w:rPr>
              <w:t>destinatario</w:t>
            </w:r>
            <w:proofErr w:type="spellEnd"/>
          </w:p>
        </w:tc>
        <w:tc>
          <w:tcPr>
            <w:tcW w:w="963" w:type="dxa"/>
          </w:tcPr>
          <w:p w14:paraId="42623CC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DC3A498" w14:textId="77777777" w:rsidR="00F11079" w:rsidRPr="00314A8C" w:rsidRDefault="00F11079" w:rsidP="002D0E67">
            <w:pPr>
              <w:rPr>
                <w:rFonts w:cstheme="minorHAnsi"/>
              </w:rPr>
            </w:pPr>
            <w:r w:rsidRPr="00314A8C">
              <w:rPr>
                <w:rFonts w:cstheme="minorHAnsi"/>
              </w:rPr>
              <w:t>No</w:t>
            </w:r>
          </w:p>
        </w:tc>
        <w:tc>
          <w:tcPr>
            <w:tcW w:w="963" w:type="dxa"/>
          </w:tcPr>
          <w:p w14:paraId="658E3B6D" w14:textId="77777777" w:rsidR="00F11079" w:rsidRPr="00314A8C" w:rsidRDefault="00F11079" w:rsidP="002D0E67">
            <w:pPr>
              <w:rPr>
                <w:rFonts w:cstheme="minorHAnsi"/>
              </w:rPr>
            </w:pPr>
            <w:r w:rsidRPr="00314A8C">
              <w:rPr>
                <w:rFonts w:cstheme="minorHAnsi"/>
              </w:rPr>
              <w:t>No</w:t>
            </w:r>
          </w:p>
        </w:tc>
        <w:tc>
          <w:tcPr>
            <w:tcW w:w="962" w:type="dxa"/>
          </w:tcPr>
          <w:p w14:paraId="1C8AA721"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0E3A715C" w14:textId="77777777" w:rsidR="00F11079" w:rsidRPr="00314A8C" w:rsidRDefault="00F11079" w:rsidP="002D0E67">
            <w:pPr>
              <w:rPr>
                <w:rFonts w:cstheme="minorHAnsi"/>
                <w:lang w:val="it-IT"/>
              </w:rPr>
            </w:pPr>
            <w:r w:rsidRPr="00314A8C">
              <w:rPr>
                <w:rFonts w:cstheme="minorHAnsi"/>
                <w:lang w:val="it-IT"/>
              </w:rPr>
              <w:t>“Nome” e “Cognome” del destinatario</w:t>
            </w:r>
          </w:p>
        </w:tc>
        <w:tc>
          <w:tcPr>
            <w:tcW w:w="963" w:type="dxa"/>
          </w:tcPr>
          <w:p w14:paraId="731B9E20" w14:textId="77777777" w:rsidR="00F11079" w:rsidRPr="00314A8C" w:rsidRDefault="00F11079" w:rsidP="002D0E67">
            <w:pPr>
              <w:rPr>
                <w:rFonts w:cstheme="minorHAnsi"/>
                <w:lang w:val="it-IT"/>
              </w:rPr>
            </w:pPr>
          </w:p>
        </w:tc>
        <w:tc>
          <w:tcPr>
            <w:tcW w:w="963" w:type="dxa"/>
          </w:tcPr>
          <w:p w14:paraId="058E2B50" w14:textId="77777777" w:rsidR="00F11079" w:rsidRPr="00314A8C" w:rsidRDefault="00F11079" w:rsidP="002D0E67">
            <w:pPr>
              <w:rPr>
                <w:rFonts w:cstheme="minorHAnsi"/>
                <w:lang w:val="it-IT"/>
              </w:rPr>
            </w:pPr>
          </w:p>
        </w:tc>
        <w:tc>
          <w:tcPr>
            <w:tcW w:w="963" w:type="dxa"/>
          </w:tcPr>
          <w:p w14:paraId="3A204EF1" w14:textId="77777777" w:rsidR="00F11079" w:rsidRPr="00314A8C" w:rsidRDefault="00F11079" w:rsidP="002D0E67">
            <w:pPr>
              <w:rPr>
                <w:rFonts w:cstheme="minorHAnsi"/>
                <w:lang w:val="it-IT"/>
              </w:rPr>
            </w:pPr>
          </w:p>
        </w:tc>
      </w:tr>
      <w:tr w:rsidR="00F11079" w:rsidRPr="0049723A" w14:paraId="1E7B7D7D" w14:textId="77777777" w:rsidTr="002D0E67">
        <w:trPr>
          <w:trHeight w:val="986"/>
        </w:trPr>
        <w:tc>
          <w:tcPr>
            <w:tcW w:w="962" w:type="dxa"/>
          </w:tcPr>
          <w:p w14:paraId="6BAE9319" w14:textId="77777777" w:rsidR="00F11079" w:rsidRPr="00314A8C" w:rsidRDefault="00F11079" w:rsidP="002D0E67">
            <w:pPr>
              <w:rPr>
                <w:rFonts w:cstheme="minorHAnsi"/>
              </w:rPr>
            </w:pPr>
            <w:r w:rsidRPr="00314A8C">
              <w:rPr>
                <w:rFonts w:cstheme="minorHAnsi"/>
              </w:rPr>
              <w:t>C109</w:t>
            </w:r>
          </w:p>
        </w:tc>
        <w:tc>
          <w:tcPr>
            <w:tcW w:w="963" w:type="dxa"/>
          </w:tcPr>
          <w:p w14:paraId="234E17AD" w14:textId="77777777" w:rsidR="00F11079" w:rsidRPr="00314A8C" w:rsidRDefault="00F11079" w:rsidP="002D0E67">
            <w:pPr>
              <w:rPr>
                <w:rFonts w:cstheme="minorHAnsi"/>
              </w:rPr>
            </w:pPr>
            <w:proofErr w:type="spellStart"/>
            <w:r w:rsidRPr="00314A8C">
              <w:rPr>
                <w:rFonts w:cstheme="minorHAnsi"/>
              </w:rPr>
              <w:t>Gestita</w:t>
            </w:r>
            <w:proofErr w:type="spellEnd"/>
          </w:p>
        </w:tc>
        <w:tc>
          <w:tcPr>
            <w:tcW w:w="963" w:type="dxa"/>
          </w:tcPr>
          <w:p w14:paraId="05EF096A"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3E48D883" w14:textId="77777777" w:rsidR="00F11079" w:rsidRPr="00314A8C" w:rsidRDefault="00F11079" w:rsidP="002D0E67">
            <w:pPr>
              <w:rPr>
                <w:rFonts w:cstheme="minorHAnsi"/>
              </w:rPr>
            </w:pPr>
            <w:r w:rsidRPr="00314A8C">
              <w:rPr>
                <w:rFonts w:cstheme="minorHAnsi"/>
              </w:rPr>
              <w:t>No</w:t>
            </w:r>
          </w:p>
        </w:tc>
        <w:tc>
          <w:tcPr>
            <w:tcW w:w="963" w:type="dxa"/>
          </w:tcPr>
          <w:p w14:paraId="0BA6EB7D" w14:textId="77777777" w:rsidR="00F11079" w:rsidRPr="00314A8C" w:rsidRDefault="00F11079" w:rsidP="002D0E67">
            <w:pPr>
              <w:rPr>
                <w:rFonts w:cstheme="minorHAnsi"/>
              </w:rPr>
            </w:pPr>
            <w:r w:rsidRPr="00314A8C">
              <w:rPr>
                <w:rFonts w:cstheme="minorHAnsi"/>
              </w:rPr>
              <w:t>No</w:t>
            </w:r>
          </w:p>
        </w:tc>
        <w:tc>
          <w:tcPr>
            <w:tcW w:w="962" w:type="dxa"/>
          </w:tcPr>
          <w:p w14:paraId="1DA4E258"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598C0BD4" w14:textId="77777777" w:rsidR="00F11079" w:rsidRPr="00314A8C" w:rsidRDefault="00F11079" w:rsidP="002D0E67">
            <w:pPr>
              <w:rPr>
                <w:rFonts w:cstheme="minorHAnsi"/>
                <w:lang w:val="it-IT"/>
              </w:rPr>
            </w:pPr>
            <w:r w:rsidRPr="00314A8C">
              <w:rPr>
                <w:rFonts w:cstheme="minorHAnsi"/>
                <w:lang w:val="it-IT"/>
              </w:rPr>
              <w:t xml:space="preserve">“Sì”, “No”, </w:t>
            </w:r>
          </w:p>
        </w:tc>
        <w:tc>
          <w:tcPr>
            <w:tcW w:w="963" w:type="dxa"/>
          </w:tcPr>
          <w:p w14:paraId="6CAEB741" w14:textId="77777777" w:rsidR="00F11079" w:rsidRPr="00314A8C" w:rsidRDefault="00F11079" w:rsidP="002D0E67">
            <w:pPr>
              <w:rPr>
                <w:rFonts w:cstheme="minorHAnsi"/>
                <w:lang w:val="it-IT"/>
              </w:rPr>
            </w:pPr>
          </w:p>
        </w:tc>
        <w:tc>
          <w:tcPr>
            <w:tcW w:w="963" w:type="dxa"/>
          </w:tcPr>
          <w:p w14:paraId="05B92065" w14:textId="77777777" w:rsidR="00F11079" w:rsidRPr="00314A8C" w:rsidRDefault="00F11079" w:rsidP="002D0E67">
            <w:pPr>
              <w:rPr>
                <w:rFonts w:cstheme="minorHAnsi"/>
                <w:lang w:val="it-IT"/>
              </w:rPr>
            </w:pPr>
          </w:p>
        </w:tc>
        <w:tc>
          <w:tcPr>
            <w:tcW w:w="963" w:type="dxa"/>
          </w:tcPr>
          <w:p w14:paraId="2A1C65D6" w14:textId="77777777" w:rsidR="00F11079" w:rsidRPr="00314A8C" w:rsidRDefault="00F11079" w:rsidP="002D0E67">
            <w:pPr>
              <w:rPr>
                <w:rFonts w:cstheme="minorHAnsi"/>
                <w:lang w:val="it-IT"/>
              </w:rPr>
            </w:pPr>
          </w:p>
        </w:tc>
      </w:tr>
      <w:tr w:rsidR="00F11079" w:rsidRPr="0049723A" w14:paraId="7EAC6AA6" w14:textId="77777777" w:rsidTr="002D0E67">
        <w:trPr>
          <w:trHeight w:val="986"/>
        </w:trPr>
        <w:tc>
          <w:tcPr>
            <w:tcW w:w="962" w:type="dxa"/>
          </w:tcPr>
          <w:p w14:paraId="0289E77A" w14:textId="77777777" w:rsidR="00F11079" w:rsidRPr="00314A8C" w:rsidRDefault="00F11079" w:rsidP="002D0E67">
            <w:pPr>
              <w:rPr>
                <w:rFonts w:cstheme="minorHAnsi"/>
              </w:rPr>
            </w:pPr>
            <w:r w:rsidRPr="00314A8C">
              <w:rPr>
                <w:rFonts w:cstheme="minorHAnsi"/>
              </w:rPr>
              <w:t>C110</w:t>
            </w:r>
          </w:p>
        </w:tc>
        <w:tc>
          <w:tcPr>
            <w:tcW w:w="963" w:type="dxa"/>
          </w:tcPr>
          <w:p w14:paraId="7F81D63C" w14:textId="77777777" w:rsidR="00F11079" w:rsidRPr="00314A8C" w:rsidRDefault="00F11079" w:rsidP="002D0E67">
            <w:pPr>
              <w:rPr>
                <w:rFonts w:cstheme="minorHAnsi"/>
              </w:rPr>
            </w:pPr>
            <w:r w:rsidRPr="00314A8C">
              <w:rPr>
                <w:rFonts w:cstheme="minorHAnsi"/>
              </w:rPr>
              <w:t xml:space="preserve">Data </w:t>
            </w:r>
            <w:proofErr w:type="spellStart"/>
            <w:r w:rsidRPr="00314A8C">
              <w:rPr>
                <w:rFonts w:cstheme="minorHAnsi"/>
              </w:rPr>
              <w:t>creazione</w:t>
            </w:r>
            <w:proofErr w:type="spellEnd"/>
          </w:p>
        </w:tc>
        <w:tc>
          <w:tcPr>
            <w:tcW w:w="963" w:type="dxa"/>
          </w:tcPr>
          <w:p w14:paraId="3304AE5E"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5A20C36" w14:textId="77777777" w:rsidR="00F11079" w:rsidRPr="00314A8C" w:rsidRDefault="00F11079" w:rsidP="002D0E67">
            <w:pPr>
              <w:rPr>
                <w:rFonts w:cstheme="minorHAnsi"/>
              </w:rPr>
            </w:pPr>
            <w:r w:rsidRPr="00314A8C">
              <w:rPr>
                <w:rFonts w:cstheme="minorHAnsi"/>
              </w:rPr>
              <w:t>No</w:t>
            </w:r>
          </w:p>
        </w:tc>
        <w:tc>
          <w:tcPr>
            <w:tcW w:w="963" w:type="dxa"/>
          </w:tcPr>
          <w:p w14:paraId="44BB5912" w14:textId="77777777" w:rsidR="00F11079" w:rsidRPr="00314A8C" w:rsidRDefault="00F11079" w:rsidP="002D0E67">
            <w:pPr>
              <w:rPr>
                <w:rFonts w:cstheme="minorHAnsi"/>
              </w:rPr>
            </w:pPr>
            <w:r w:rsidRPr="00314A8C">
              <w:rPr>
                <w:rFonts w:cstheme="minorHAnsi"/>
              </w:rPr>
              <w:t>No</w:t>
            </w:r>
          </w:p>
        </w:tc>
        <w:tc>
          <w:tcPr>
            <w:tcW w:w="962" w:type="dxa"/>
          </w:tcPr>
          <w:p w14:paraId="6254DF21" w14:textId="77777777" w:rsidR="00F11079" w:rsidRPr="00314A8C" w:rsidRDefault="00F11079" w:rsidP="002D0E67">
            <w:pPr>
              <w:rPr>
                <w:rFonts w:cstheme="minorHAnsi"/>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6D00DBCA"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54FCB650" w14:textId="77777777" w:rsidR="00F11079" w:rsidRPr="00314A8C" w:rsidRDefault="00F11079" w:rsidP="002D0E67">
            <w:pPr>
              <w:rPr>
                <w:rFonts w:cstheme="minorHAnsi"/>
                <w:lang w:val="it-IT"/>
              </w:rPr>
            </w:pPr>
          </w:p>
        </w:tc>
        <w:tc>
          <w:tcPr>
            <w:tcW w:w="963" w:type="dxa"/>
          </w:tcPr>
          <w:p w14:paraId="7DEB047C" w14:textId="77777777" w:rsidR="00F11079" w:rsidRPr="00314A8C" w:rsidRDefault="00F11079" w:rsidP="002D0E67">
            <w:pPr>
              <w:rPr>
                <w:rFonts w:cstheme="minorHAnsi"/>
                <w:lang w:val="it-IT"/>
              </w:rPr>
            </w:pPr>
          </w:p>
        </w:tc>
        <w:tc>
          <w:tcPr>
            <w:tcW w:w="963" w:type="dxa"/>
          </w:tcPr>
          <w:p w14:paraId="3C17F8B1" w14:textId="77777777" w:rsidR="00F11079" w:rsidRPr="00314A8C" w:rsidRDefault="00F11079" w:rsidP="002D0E67">
            <w:pPr>
              <w:rPr>
                <w:rFonts w:cstheme="minorHAnsi"/>
                <w:lang w:val="it-IT"/>
              </w:rPr>
            </w:pPr>
          </w:p>
        </w:tc>
      </w:tr>
      <w:tr w:rsidR="00F11079" w:rsidRPr="00001DAA" w14:paraId="41FA2266" w14:textId="77777777" w:rsidTr="002D0E67">
        <w:trPr>
          <w:trHeight w:val="1599"/>
        </w:trPr>
        <w:tc>
          <w:tcPr>
            <w:tcW w:w="962" w:type="dxa"/>
            <w:hideMark/>
          </w:tcPr>
          <w:p w14:paraId="37846608" w14:textId="77777777" w:rsidR="00F11079" w:rsidRPr="00314A8C" w:rsidRDefault="00F11079" w:rsidP="002D0E67">
            <w:pPr>
              <w:rPr>
                <w:rFonts w:cstheme="minorHAnsi"/>
              </w:rPr>
            </w:pPr>
            <w:r w:rsidRPr="00314A8C">
              <w:rPr>
                <w:rFonts w:cstheme="minorHAnsi"/>
              </w:rPr>
              <w:t>C111</w:t>
            </w:r>
          </w:p>
        </w:tc>
        <w:tc>
          <w:tcPr>
            <w:tcW w:w="963" w:type="dxa"/>
          </w:tcPr>
          <w:p w14:paraId="6D4B00F8" w14:textId="77777777" w:rsidR="00F11079" w:rsidRPr="00314A8C" w:rsidRDefault="00F11079" w:rsidP="002D0E67">
            <w:pPr>
              <w:rPr>
                <w:rFonts w:cstheme="minorHAnsi"/>
              </w:rPr>
            </w:pPr>
            <w:r w:rsidRPr="00314A8C">
              <w:rPr>
                <w:rFonts w:cstheme="minorHAnsi"/>
              </w:rPr>
              <w:t xml:space="preserve">Data </w:t>
            </w:r>
            <w:proofErr w:type="spellStart"/>
            <w:r w:rsidRPr="00314A8C">
              <w:rPr>
                <w:rFonts w:cstheme="minorHAnsi"/>
              </w:rPr>
              <w:t>modifica</w:t>
            </w:r>
            <w:proofErr w:type="spellEnd"/>
          </w:p>
        </w:tc>
        <w:tc>
          <w:tcPr>
            <w:tcW w:w="963" w:type="dxa"/>
          </w:tcPr>
          <w:p w14:paraId="71710F8B"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96E459A" w14:textId="77777777" w:rsidR="00F11079" w:rsidRPr="00314A8C" w:rsidRDefault="00F11079" w:rsidP="002D0E67">
            <w:pPr>
              <w:rPr>
                <w:rFonts w:cstheme="minorHAnsi"/>
              </w:rPr>
            </w:pPr>
            <w:r w:rsidRPr="00314A8C">
              <w:rPr>
                <w:rFonts w:cstheme="minorHAnsi"/>
              </w:rPr>
              <w:t>No</w:t>
            </w:r>
          </w:p>
        </w:tc>
        <w:tc>
          <w:tcPr>
            <w:tcW w:w="963" w:type="dxa"/>
          </w:tcPr>
          <w:p w14:paraId="3670F365" w14:textId="77777777" w:rsidR="00F11079" w:rsidRPr="00314A8C" w:rsidRDefault="00F11079" w:rsidP="002D0E67">
            <w:pPr>
              <w:rPr>
                <w:rFonts w:cstheme="minorHAnsi"/>
              </w:rPr>
            </w:pPr>
            <w:r w:rsidRPr="00314A8C">
              <w:rPr>
                <w:rFonts w:cstheme="minorHAnsi"/>
              </w:rPr>
              <w:t>No</w:t>
            </w:r>
          </w:p>
        </w:tc>
        <w:tc>
          <w:tcPr>
            <w:tcW w:w="962" w:type="dxa"/>
          </w:tcPr>
          <w:p w14:paraId="26364A5A"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dd/MM/</w:t>
            </w:r>
            <w:proofErr w:type="spellStart"/>
            <w:r w:rsidRPr="004B0B96">
              <w:rPr>
                <w:rFonts w:eastAsia="Times New Roman" w:cstheme="minorHAnsi"/>
                <w:color w:val="000000"/>
                <w:kern w:val="0"/>
                <w:szCs w:val="24"/>
                <w:lang w:val="en-US"/>
                <w14:ligatures w14:val="none"/>
              </w:rPr>
              <w:t>yyyy</w:t>
            </w:r>
            <w:proofErr w:type="spellEnd"/>
          </w:p>
        </w:tc>
        <w:tc>
          <w:tcPr>
            <w:tcW w:w="963" w:type="dxa"/>
          </w:tcPr>
          <w:p w14:paraId="0BCF1E50" w14:textId="77777777" w:rsidR="00F11079" w:rsidRPr="00314A8C" w:rsidRDefault="00F11079" w:rsidP="002D0E67">
            <w:pPr>
              <w:rPr>
                <w:rFonts w:cstheme="minorHAnsi"/>
                <w:lang w:val="it-IT"/>
              </w:rPr>
            </w:pPr>
            <w:r w:rsidRPr="004B0B96">
              <w:rPr>
                <w:rFonts w:eastAsia="Times New Roman" w:cstheme="minorHAnsi"/>
                <w:color w:val="000000"/>
                <w:kern w:val="0"/>
                <w:szCs w:val="24"/>
                <w:lang w:val="en-US"/>
                <w14:ligatures w14:val="none"/>
              </w:rPr>
              <w:t xml:space="preserve">Data </w:t>
            </w:r>
            <w:proofErr w:type="spellStart"/>
            <w:r w:rsidRPr="004B0B96">
              <w:rPr>
                <w:rFonts w:eastAsia="Times New Roman" w:cstheme="minorHAnsi"/>
                <w:color w:val="000000"/>
                <w:kern w:val="0"/>
                <w:szCs w:val="24"/>
                <w:lang w:val="en-US"/>
                <w14:ligatures w14:val="none"/>
              </w:rPr>
              <w:t>valida</w:t>
            </w:r>
            <w:proofErr w:type="spellEnd"/>
          </w:p>
        </w:tc>
        <w:tc>
          <w:tcPr>
            <w:tcW w:w="963" w:type="dxa"/>
          </w:tcPr>
          <w:p w14:paraId="23CA9EB5" w14:textId="77777777" w:rsidR="00F11079" w:rsidRPr="00314A8C" w:rsidRDefault="00F11079" w:rsidP="002D0E67">
            <w:pPr>
              <w:rPr>
                <w:rFonts w:cstheme="minorHAnsi"/>
                <w:lang w:val="it-IT"/>
              </w:rPr>
            </w:pPr>
          </w:p>
        </w:tc>
        <w:tc>
          <w:tcPr>
            <w:tcW w:w="963" w:type="dxa"/>
          </w:tcPr>
          <w:p w14:paraId="2F374FB6" w14:textId="77777777" w:rsidR="00F11079" w:rsidRPr="00314A8C" w:rsidRDefault="00F11079" w:rsidP="002D0E67">
            <w:pPr>
              <w:rPr>
                <w:rFonts w:cstheme="minorHAnsi"/>
                <w:lang w:val="it-IT"/>
              </w:rPr>
            </w:pPr>
          </w:p>
        </w:tc>
        <w:tc>
          <w:tcPr>
            <w:tcW w:w="963" w:type="dxa"/>
          </w:tcPr>
          <w:p w14:paraId="77F9B74E" w14:textId="77777777" w:rsidR="00F11079" w:rsidRPr="00314A8C" w:rsidRDefault="00F11079" w:rsidP="002D0E67">
            <w:pPr>
              <w:rPr>
                <w:rFonts w:cstheme="minorHAnsi"/>
                <w:lang w:val="it-IT"/>
              </w:rPr>
            </w:pPr>
          </w:p>
        </w:tc>
      </w:tr>
      <w:tr w:rsidR="00F11079" w:rsidRPr="00001DAA" w14:paraId="69C58197" w14:textId="77777777" w:rsidTr="002D0E67">
        <w:trPr>
          <w:trHeight w:val="789"/>
        </w:trPr>
        <w:tc>
          <w:tcPr>
            <w:tcW w:w="962" w:type="dxa"/>
          </w:tcPr>
          <w:p w14:paraId="34066EA9" w14:textId="77777777" w:rsidR="00F11079" w:rsidRPr="00314A8C" w:rsidRDefault="00F11079" w:rsidP="002D0E67">
            <w:pPr>
              <w:rPr>
                <w:rFonts w:cstheme="minorHAnsi"/>
              </w:rPr>
            </w:pPr>
            <w:r w:rsidRPr="00314A8C">
              <w:rPr>
                <w:rFonts w:cstheme="minorHAnsi"/>
              </w:rPr>
              <w:t>C112</w:t>
            </w:r>
          </w:p>
        </w:tc>
        <w:tc>
          <w:tcPr>
            <w:tcW w:w="963" w:type="dxa"/>
          </w:tcPr>
          <w:p w14:paraId="75D0076F" w14:textId="77777777" w:rsidR="00F11079" w:rsidRPr="00314A8C" w:rsidRDefault="00F11079" w:rsidP="002D0E67">
            <w:pPr>
              <w:rPr>
                <w:rFonts w:cstheme="minorHAnsi"/>
              </w:rPr>
            </w:pPr>
            <w:proofErr w:type="spellStart"/>
            <w:r w:rsidRPr="00314A8C">
              <w:rPr>
                <w:rFonts w:cstheme="minorHAnsi"/>
              </w:rPr>
              <w:t>Codice</w:t>
            </w:r>
            <w:proofErr w:type="spellEnd"/>
            <w:r w:rsidRPr="00314A8C">
              <w:rPr>
                <w:rFonts w:cstheme="minorHAnsi"/>
              </w:rPr>
              <w:t xml:space="preserve"> </w:t>
            </w:r>
            <w:proofErr w:type="spellStart"/>
            <w:r w:rsidRPr="00314A8C">
              <w:rPr>
                <w:rFonts w:cstheme="minorHAnsi"/>
              </w:rPr>
              <w:t>pratica</w:t>
            </w:r>
            <w:proofErr w:type="spellEnd"/>
          </w:p>
        </w:tc>
        <w:tc>
          <w:tcPr>
            <w:tcW w:w="963" w:type="dxa"/>
          </w:tcPr>
          <w:p w14:paraId="48BA1673"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5FC0DA0" w14:textId="77777777" w:rsidR="00F11079" w:rsidRPr="00314A8C" w:rsidRDefault="00F11079" w:rsidP="002D0E67">
            <w:pPr>
              <w:rPr>
                <w:rFonts w:cstheme="minorHAnsi"/>
              </w:rPr>
            </w:pPr>
            <w:r w:rsidRPr="00314A8C">
              <w:rPr>
                <w:rFonts w:cstheme="minorHAnsi"/>
              </w:rPr>
              <w:t>No</w:t>
            </w:r>
          </w:p>
        </w:tc>
        <w:tc>
          <w:tcPr>
            <w:tcW w:w="963" w:type="dxa"/>
          </w:tcPr>
          <w:p w14:paraId="51A3706A" w14:textId="77777777" w:rsidR="00F11079" w:rsidRPr="00314A8C" w:rsidRDefault="00F11079" w:rsidP="002D0E67">
            <w:pPr>
              <w:rPr>
                <w:rFonts w:cstheme="minorHAnsi"/>
              </w:rPr>
            </w:pPr>
            <w:r w:rsidRPr="00314A8C">
              <w:rPr>
                <w:rFonts w:cstheme="minorHAnsi"/>
              </w:rPr>
              <w:t>No</w:t>
            </w:r>
          </w:p>
        </w:tc>
        <w:tc>
          <w:tcPr>
            <w:tcW w:w="962" w:type="dxa"/>
          </w:tcPr>
          <w:p w14:paraId="061C82AE" w14:textId="77777777" w:rsidR="00F11079" w:rsidRPr="00314A8C" w:rsidRDefault="00F11079" w:rsidP="002D0E67">
            <w:pPr>
              <w:rPr>
                <w:rFonts w:cstheme="minorHAnsi"/>
              </w:rPr>
            </w:pPr>
            <w:r w:rsidRPr="00314A8C">
              <w:rPr>
                <w:rFonts w:cstheme="minorHAnsi"/>
              </w:rPr>
              <w:t>Alfa-</w:t>
            </w:r>
            <w:proofErr w:type="spellStart"/>
            <w:r w:rsidRPr="00314A8C">
              <w:rPr>
                <w:rFonts w:cstheme="minorHAnsi"/>
              </w:rPr>
              <w:t>numerici</w:t>
            </w:r>
            <w:proofErr w:type="spellEnd"/>
          </w:p>
        </w:tc>
        <w:tc>
          <w:tcPr>
            <w:tcW w:w="963" w:type="dxa"/>
          </w:tcPr>
          <w:p w14:paraId="0ECDFD78" w14:textId="77777777" w:rsidR="00F11079" w:rsidRPr="00314A8C" w:rsidRDefault="00F11079" w:rsidP="002D0E67">
            <w:pPr>
              <w:rPr>
                <w:rFonts w:cstheme="minorHAnsi"/>
                <w:lang w:val="it-IT"/>
              </w:rPr>
            </w:pPr>
            <w:r w:rsidRPr="00314A8C">
              <w:rPr>
                <w:rFonts w:cstheme="minorHAnsi"/>
                <w:lang w:val="it-IT"/>
              </w:rPr>
              <w:t>“Codice” della pratica</w:t>
            </w:r>
          </w:p>
        </w:tc>
        <w:tc>
          <w:tcPr>
            <w:tcW w:w="963" w:type="dxa"/>
          </w:tcPr>
          <w:p w14:paraId="0F81972C" w14:textId="77777777" w:rsidR="00F11079" w:rsidRPr="00314A8C" w:rsidRDefault="00F11079" w:rsidP="002D0E67">
            <w:pPr>
              <w:rPr>
                <w:rFonts w:cstheme="minorHAnsi"/>
                <w:lang w:val="it-IT"/>
              </w:rPr>
            </w:pPr>
          </w:p>
        </w:tc>
        <w:tc>
          <w:tcPr>
            <w:tcW w:w="963" w:type="dxa"/>
          </w:tcPr>
          <w:p w14:paraId="79913DC2" w14:textId="77777777" w:rsidR="00F11079" w:rsidRPr="00314A8C" w:rsidRDefault="00F11079" w:rsidP="002D0E67">
            <w:pPr>
              <w:rPr>
                <w:rFonts w:cstheme="minorHAnsi"/>
                <w:lang w:val="it-IT"/>
              </w:rPr>
            </w:pPr>
          </w:p>
        </w:tc>
        <w:tc>
          <w:tcPr>
            <w:tcW w:w="963" w:type="dxa"/>
          </w:tcPr>
          <w:p w14:paraId="53FB4651" w14:textId="77777777" w:rsidR="00F11079" w:rsidRPr="00314A8C" w:rsidRDefault="00F11079" w:rsidP="002D0E67">
            <w:pPr>
              <w:rPr>
                <w:rFonts w:cstheme="minorHAnsi"/>
                <w:lang w:val="it-IT"/>
              </w:rPr>
            </w:pPr>
          </w:p>
        </w:tc>
      </w:tr>
      <w:tr w:rsidR="00F11079" w:rsidRPr="00D37399" w14:paraId="607848CC" w14:textId="77777777" w:rsidTr="002D0E67">
        <w:trPr>
          <w:trHeight w:val="789"/>
        </w:trPr>
        <w:tc>
          <w:tcPr>
            <w:tcW w:w="962" w:type="dxa"/>
            <w:hideMark/>
          </w:tcPr>
          <w:p w14:paraId="59097AD6" w14:textId="77777777" w:rsidR="00F11079" w:rsidRPr="00314A8C" w:rsidRDefault="00F11079" w:rsidP="002D0E67">
            <w:pPr>
              <w:rPr>
                <w:rFonts w:cstheme="minorHAnsi"/>
              </w:rPr>
            </w:pPr>
            <w:r w:rsidRPr="00314A8C">
              <w:rPr>
                <w:rFonts w:cstheme="minorHAnsi"/>
              </w:rPr>
              <w:t>C113</w:t>
            </w:r>
          </w:p>
        </w:tc>
        <w:tc>
          <w:tcPr>
            <w:tcW w:w="963" w:type="dxa"/>
          </w:tcPr>
          <w:p w14:paraId="5BBA3CAE" w14:textId="77777777" w:rsidR="00F11079" w:rsidRPr="00314A8C" w:rsidRDefault="00F11079" w:rsidP="002D0E67">
            <w:pPr>
              <w:rPr>
                <w:rFonts w:cstheme="minorHAnsi"/>
              </w:rPr>
            </w:pPr>
            <w:r w:rsidRPr="00314A8C">
              <w:rPr>
                <w:rFonts w:cstheme="minorHAnsi"/>
              </w:rPr>
              <w:t xml:space="preserve">Mese </w:t>
            </w:r>
            <w:proofErr w:type="spellStart"/>
            <w:r w:rsidRPr="00314A8C">
              <w:rPr>
                <w:rFonts w:cstheme="minorHAnsi"/>
              </w:rPr>
              <w:t>erogazione</w:t>
            </w:r>
            <w:proofErr w:type="spellEnd"/>
          </w:p>
        </w:tc>
        <w:tc>
          <w:tcPr>
            <w:tcW w:w="963" w:type="dxa"/>
          </w:tcPr>
          <w:p w14:paraId="12B6D05B"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A63F12E" w14:textId="77777777" w:rsidR="00F11079" w:rsidRPr="00314A8C" w:rsidRDefault="00F11079" w:rsidP="002D0E67">
            <w:pPr>
              <w:rPr>
                <w:rFonts w:cstheme="minorHAnsi"/>
              </w:rPr>
            </w:pPr>
            <w:r w:rsidRPr="00314A8C">
              <w:rPr>
                <w:rFonts w:cstheme="minorHAnsi"/>
              </w:rPr>
              <w:t>No</w:t>
            </w:r>
          </w:p>
        </w:tc>
        <w:tc>
          <w:tcPr>
            <w:tcW w:w="963" w:type="dxa"/>
          </w:tcPr>
          <w:p w14:paraId="37281514" w14:textId="77777777" w:rsidR="00F11079" w:rsidRPr="00314A8C" w:rsidRDefault="00F11079" w:rsidP="002D0E67">
            <w:pPr>
              <w:rPr>
                <w:rFonts w:cstheme="minorHAnsi"/>
              </w:rPr>
            </w:pPr>
            <w:r w:rsidRPr="00314A8C">
              <w:rPr>
                <w:rFonts w:cstheme="minorHAnsi"/>
              </w:rPr>
              <w:t>No</w:t>
            </w:r>
          </w:p>
        </w:tc>
        <w:tc>
          <w:tcPr>
            <w:tcW w:w="962" w:type="dxa"/>
          </w:tcPr>
          <w:p w14:paraId="17BD6FEB" w14:textId="77777777" w:rsidR="00F11079" w:rsidRPr="00314A8C" w:rsidRDefault="00F11079" w:rsidP="002D0E67">
            <w:pPr>
              <w:rPr>
                <w:rFonts w:cstheme="minorHAnsi"/>
              </w:rPr>
            </w:pPr>
            <w:proofErr w:type="spellStart"/>
            <w:r w:rsidRPr="00314A8C">
              <w:rPr>
                <w:rFonts w:cstheme="minorHAnsi"/>
              </w:rPr>
              <w:t>Alfabetici</w:t>
            </w:r>
            <w:proofErr w:type="spellEnd"/>
          </w:p>
        </w:tc>
        <w:tc>
          <w:tcPr>
            <w:tcW w:w="963" w:type="dxa"/>
          </w:tcPr>
          <w:p w14:paraId="597B4111" w14:textId="77777777" w:rsidR="00F11079" w:rsidRPr="00314A8C" w:rsidRDefault="00F11079" w:rsidP="002D0E67">
            <w:pPr>
              <w:rPr>
                <w:rFonts w:cstheme="minorHAnsi"/>
                <w:lang w:val="it-IT"/>
              </w:rPr>
            </w:pPr>
            <w:r w:rsidRPr="00314A8C">
              <w:rPr>
                <w:rFonts w:cstheme="minorHAnsi"/>
                <w:lang w:val="it-IT"/>
              </w:rPr>
              <w:t>“Nome” mese di erogazione</w:t>
            </w:r>
          </w:p>
        </w:tc>
        <w:tc>
          <w:tcPr>
            <w:tcW w:w="963" w:type="dxa"/>
          </w:tcPr>
          <w:p w14:paraId="687C19F1" w14:textId="77777777" w:rsidR="00F11079" w:rsidRPr="00314A8C" w:rsidRDefault="00F11079" w:rsidP="002D0E67">
            <w:pPr>
              <w:rPr>
                <w:rFonts w:cstheme="minorHAnsi"/>
                <w:lang w:val="it-IT"/>
              </w:rPr>
            </w:pPr>
          </w:p>
        </w:tc>
        <w:tc>
          <w:tcPr>
            <w:tcW w:w="963" w:type="dxa"/>
          </w:tcPr>
          <w:p w14:paraId="7BFC1A8C" w14:textId="77777777" w:rsidR="00F11079" w:rsidRPr="00314A8C" w:rsidRDefault="00F11079" w:rsidP="002D0E67">
            <w:pPr>
              <w:rPr>
                <w:rFonts w:cstheme="minorHAnsi"/>
                <w:lang w:val="it-IT"/>
              </w:rPr>
            </w:pPr>
          </w:p>
        </w:tc>
        <w:tc>
          <w:tcPr>
            <w:tcW w:w="963" w:type="dxa"/>
          </w:tcPr>
          <w:p w14:paraId="1193718F" w14:textId="77777777" w:rsidR="00F11079" w:rsidRPr="00314A8C" w:rsidRDefault="00F11079" w:rsidP="002D0E67">
            <w:pPr>
              <w:rPr>
                <w:rFonts w:cstheme="minorHAnsi"/>
                <w:lang w:val="it-IT"/>
              </w:rPr>
            </w:pPr>
          </w:p>
        </w:tc>
      </w:tr>
      <w:tr w:rsidR="00F11079" w:rsidRPr="003E7153" w14:paraId="7353A50D" w14:textId="77777777" w:rsidTr="002D0E67">
        <w:trPr>
          <w:trHeight w:val="986"/>
        </w:trPr>
        <w:tc>
          <w:tcPr>
            <w:tcW w:w="962" w:type="dxa"/>
            <w:hideMark/>
          </w:tcPr>
          <w:p w14:paraId="018DAFC0" w14:textId="77777777" w:rsidR="00F11079" w:rsidRPr="00314A8C" w:rsidRDefault="00F11079" w:rsidP="002D0E67">
            <w:pPr>
              <w:rPr>
                <w:rFonts w:cstheme="minorHAnsi"/>
              </w:rPr>
            </w:pPr>
            <w:r w:rsidRPr="00314A8C">
              <w:rPr>
                <w:rFonts w:cstheme="minorHAnsi"/>
              </w:rPr>
              <w:t>C114</w:t>
            </w:r>
          </w:p>
        </w:tc>
        <w:tc>
          <w:tcPr>
            <w:tcW w:w="963" w:type="dxa"/>
          </w:tcPr>
          <w:p w14:paraId="339C12F8" w14:textId="77777777" w:rsidR="00F11079" w:rsidRPr="00314A8C" w:rsidRDefault="00F11079" w:rsidP="002D0E67">
            <w:pPr>
              <w:rPr>
                <w:rFonts w:cstheme="minorHAnsi"/>
              </w:rPr>
            </w:pPr>
            <w:proofErr w:type="spellStart"/>
            <w:r w:rsidRPr="00314A8C">
              <w:rPr>
                <w:rFonts w:cstheme="minorHAnsi"/>
              </w:rPr>
              <w:t>Importo</w:t>
            </w:r>
            <w:proofErr w:type="spellEnd"/>
          </w:p>
        </w:tc>
        <w:tc>
          <w:tcPr>
            <w:tcW w:w="963" w:type="dxa"/>
          </w:tcPr>
          <w:p w14:paraId="0590931C"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16683E14" w14:textId="77777777" w:rsidR="00F11079" w:rsidRPr="00314A8C" w:rsidRDefault="00F11079" w:rsidP="002D0E67">
            <w:pPr>
              <w:rPr>
                <w:rFonts w:cstheme="minorHAnsi"/>
              </w:rPr>
            </w:pPr>
            <w:r w:rsidRPr="00314A8C">
              <w:rPr>
                <w:rFonts w:cstheme="minorHAnsi"/>
              </w:rPr>
              <w:t>No</w:t>
            </w:r>
          </w:p>
        </w:tc>
        <w:tc>
          <w:tcPr>
            <w:tcW w:w="963" w:type="dxa"/>
          </w:tcPr>
          <w:p w14:paraId="38223722" w14:textId="77777777" w:rsidR="00F11079" w:rsidRPr="00314A8C" w:rsidRDefault="00F11079" w:rsidP="002D0E67">
            <w:pPr>
              <w:rPr>
                <w:rFonts w:cstheme="minorHAnsi"/>
              </w:rPr>
            </w:pPr>
            <w:r w:rsidRPr="00314A8C">
              <w:rPr>
                <w:rFonts w:cstheme="minorHAnsi"/>
              </w:rPr>
              <w:t>No</w:t>
            </w:r>
          </w:p>
        </w:tc>
        <w:tc>
          <w:tcPr>
            <w:tcW w:w="962" w:type="dxa"/>
          </w:tcPr>
          <w:p w14:paraId="13A9D57B" w14:textId="77777777" w:rsidR="00F11079" w:rsidRPr="00314A8C" w:rsidRDefault="00F11079" w:rsidP="002D0E67">
            <w:pPr>
              <w:rPr>
                <w:rFonts w:cstheme="minorHAnsi"/>
              </w:rPr>
            </w:pPr>
            <w:proofErr w:type="spellStart"/>
            <w:r w:rsidRPr="00314A8C">
              <w:rPr>
                <w:rFonts w:cstheme="minorHAnsi"/>
              </w:rPr>
              <w:t>Numerici</w:t>
            </w:r>
            <w:proofErr w:type="spellEnd"/>
          </w:p>
        </w:tc>
        <w:tc>
          <w:tcPr>
            <w:tcW w:w="963" w:type="dxa"/>
          </w:tcPr>
          <w:p w14:paraId="756F7B70" w14:textId="77777777" w:rsidR="00F11079" w:rsidRPr="00314A8C" w:rsidRDefault="00F11079" w:rsidP="002D0E67">
            <w:pPr>
              <w:rPr>
                <w:rFonts w:cstheme="minorHAnsi"/>
                <w:lang w:val="it-IT"/>
              </w:rPr>
            </w:pPr>
            <w:r w:rsidRPr="00314A8C">
              <w:rPr>
                <w:rFonts w:cstheme="minorHAnsi"/>
                <w:lang w:val="it-IT"/>
              </w:rPr>
              <w:t>“Numero” intero o decimale espresso in euro con separatore decimale opzionale</w:t>
            </w:r>
          </w:p>
        </w:tc>
        <w:tc>
          <w:tcPr>
            <w:tcW w:w="963" w:type="dxa"/>
          </w:tcPr>
          <w:p w14:paraId="50DF7AE3" w14:textId="77777777" w:rsidR="00F11079" w:rsidRPr="00314A8C" w:rsidRDefault="00F11079" w:rsidP="002D0E67">
            <w:pPr>
              <w:rPr>
                <w:rFonts w:cstheme="minorHAnsi"/>
                <w:lang w:val="it-IT"/>
              </w:rPr>
            </w:pPr>
          </w:p>
        </w:tc>
        <w:tc>
          <w:tcPr>
            <w:tcW w:w="963" w:type="dxa"/>
          </w:tcPr>
          <w:p w14:paraId="287A3267" w14:textId="77777777" w:rsidR="00F11079" w:rsidRPr="00314A8C" w:rsidRDefault="00F11079" w:rsidP="002D0E67">
            <w:pPr>
              <w:rPr>
                <w:rFonts w:cstheme="minorHAnsi"/>
                <w:lang w:val="it-IT"/>
              </w:rPr>
            </w:pPr>
          </w:p>
        </w:tc>
        <w:tc>
          <w:tcPr>
            <w:tcW w:w="963" w:type="dxa"/>
          </w:tcPr>
          <w:p w14:paraId="72EC6E62" w14:textId="77777777" w:rsidR="00F11079" w:rsidRPr="00314A8C" w:rsidRDefault="00F11079" w:rsidP="002D0E67">
            <w:pPr>
              <w:rPr>
                <w:rFonts w:cstheme="minorHAnsi"/>
                <w:lang w:val="it-IT"/>
              </w:rPr>
            </w:pPr>
          </w:p>
        </w:tc>
      </w:tr>
      <w:tr w:rsidR="00F11079" w:rsidRPr="00162E0E" w14:paraId="45839261" w14:textId="77777777" w:rsidTr="002D0E67">
        <w:trPr>
          <w:trHeight w:val="789"/>
        </w:trPr>
        <w:tc>
          <w:tcPr>
            <w:tcW w:w="962" w:type="dxa"/>
            <w:hideMark/>
          </w:tcPr>
          <w:p w14:paraId="6AEFE2E0" w14:textId="77777777" w:rsidR="00F11079" w:rsidRPr="00314A8C" w:rsidRDefault="00F11079" w:rsidP="002D0E67">
            <w:pPr>
              <w:rPr>
                <w:rFonts w:cstheme="minorHAnsi"/>
              </w:rPr>
            </w:pPr>
            <w:r w:rsidRPr="00314A8C">
              <w:rPr>
                <w:rFonts w:cstheme="minorHAnsi"/>
              </w:rPr>
              <w:t>C115</w:t>
            </w:r>
          </w:p>
        </w:tc>
        <w:tc>
          <w:tcPr>
            <w:tcW w:w="963" w:type="dxa"/>
          </w:tcPr>
          <w:p w14:paraId="0FDF8EA9" w14:textId="77777777" w:rsidR="00F11079" w:rsidRPr="00314A8C" w:rsidRDefault="00F11079" w:rsidP="002D0E67">
            <w:pPr>
              <w:rPr>
                <w:rFonts w:cstheme="minorHAnsi"/>
              </w:rPr>
            </w:pPr>
            <w:proofErr w:type="spellStart"/>
            <w:r w:rsidRPr="00314A8C">
              <w:rPr>
                <w:rFonts w:cstheme="minorHAnsi"/>
              </w:rPr>
              <w:t>Pagato</w:t>
            </w:r>
            <w:proofErr w:type="spellEnd"/>
          </w:p>
        </w:tc>
        <w:tc>
          <w:tcPr>
            <w:tcW w:w="963" w:type="dxa"/>
          </w:tcPr>
          <w:p w14:paraId="0E70906F"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0F61BE28" w14:textId="77777777" w:rsidR="00F11079" w:rsidRPr="00314A8C" w:rsidRDefault="00F11079" w:rsidP="002D0E67">
            <w:pPr>
              <w:rPr>
                <w:rFonts w:cstheme="minorHAnsi"/>
              </w:rPr>
            </w:pPr>
            <w:r w:rsidRPr="00314A8C">
              <w:rPr>
                <w:rFonts w:cstheme="minorHAnsi"/>
              </w:rPr>
              <w:t>No</w:t>
            </w:r>
          </w:p>
        </w:tc>
        <w:tc>
          <w:tcPr>
            <w:tcW w:w="963" w:type="dxa"/>
          </w:tcPr>
          <w:p w14:paraId="33C8B11D" w14:textId="77777777" w:rsidR="00F11079" w:rsidRPr="00314A8C" w:rsidRDefault="00F11079" w:rsidP="002D0E67">
            <w:pPr>
              <w:rPr>
                <w:rFonts w:cstheme="minorHAnsi"/>
              </w:rPr>
            </w:pPr>
            <w:r w:rsidRPr="00314A8C">
              <w:rPr>
                <w:rFonts w:cstheme="minorHAnsi"/>
              </w:rPr>
              <w:t>No</w:t>
            </w:r>
          </w:p>
        </w:tc>
        <w:tc>
          <w:tcPr>
            <w:tcW w:w="962" w:type="dxa"/>
          </w:tcPr>
          <w:p w14:paraId="353F824C" w14:textId="77777777" w:rsidR="00F11079" w:rsidRPr="00314A8C" w:rsidRDefault="00F11079" w:rsidP="002D0E67">
            <w:pPr>
              <w:rPr>
                <w:rFonts w:cstheme="minorHAnsi"/>
              </w:rPr>
            </w:pPr>
            <w:r w:rsidRPr="00314A8C">
              <w:rPr>
                <w:rFonts w:cstheme="minorHAnsi"/>
              </w:rPr>
              <w:t xml:space="preserve">Lista </w:t>
            </w:r>
            <w:proofErr w:type="spellStart"/>
            <w:r w:rsidRPr="00314A8C">
              <w:rPr>
                <w:rFonts w:cstheme="minorHAnsi"/>
              </w:rPr>
              <w:t>valori</w:t>
            </w:r>
            <w:proofErr w:type="spellEnd"/>
          </w:p>
        </w:tc>
        <w:tc>
          <w:tcPr>
            <w:tcW w:w="963" w:type="dxa"/>
          </w:tcPr>
          <w:p w14:paraId="60767280"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3B1390FC" w14:textId="77777777" w:rsidR="00F11079" w:rsidRPr="00314A8C" w:rsidRDefault="00F11079" w:rsidP="002D0E67">
            <w:pPr>
              <w:rPr>
                <w:rFonts w:cstheme="minorHAnsi"/>
                <w:lang w:val="it-IT"/>
              </w:rPr>
            </w:pPr>
          </w:p>
        </w:tc>
        <w:tc>
          <w:tcPr>
            <w:tcW w:w="963" w:type="dxa"/>
          </w:tcPr>
          <w:p w14:paraId="78ADF061" w14:textId="77777777" w:rsidR="00F11079" w:rsidRPr="00314A8C" w:rsidRDefault="00F11079" w:rsidP="002D0E67">
            <w:pPr>
              <w:rPr>
                <w:rFonts w:cstheme="minorHAnsi"/>
                <w:lang w:val="it-IT"/>
              </w:rPr>
            </w:pPr>
          </w:p>
        </w:tc>
        <w:tc>
          <w:tcPr>
            <w:tcW w:w="963" w:type="dxa"/>
          </w:tcPr>
          <w:p w14:paraId="43EBBB77" w14:textId="77777777" w:rsidR="00F11079" w:rsidRPr="00314A8C" w:rsidRDefault="00F11079" w:rsidP="002D0E67">
            <w:pPr>
              <w:rPr>
                <w:rFonts w:cstheme="minorHAnsi"/>
                <w:lang w:val="it-IT"/>
              </w:rPr>
            </w:pPr>
          </w:p>
        </w:tc>
      </w:tr>
      <w:tr w:rsidR="00F11079" w:rsidRPr="003E7153" w14:paraId="13E01434" w14:textId="77777777" w:rsidTr="002D0E67">
        <w:trPr>
          <w:trHeight w:val="986"/>
        </w:trPr>
        <w:tc>
          <w:tcPr>
            <w:tcW w:w="962" w:type="dxa"/>
            <w:hideMark/>
          </w:tcPr>
          <w:p w14:paraId="63937E62" w14:textId="77777777" w:rsidR="00F11079" w:rsidRPr="00314A8C" w:rsidRDefault="00F11079" w:rsidP="002D0E67">
            <w:pPr>
              <w:rPr>
                <w:rFonts w:cstheme="minorHAnsi"/>
              </w:rPr>
            </w:pPr>
            <w:r w:rsidRPr="00314A8C">
              <w:rPr>
                <w:rFonts w:cstheme="minorHAnsi"/>
              </w:rPr>
              <w:t>C116</w:t>
            </w:r>
          </w:p>
        </w:tc>
        <w:tc>
          <w:tcPr>
            <w:tcW w:w="963" w:type="dxa"/>
          </w:tcPr>
          <w:p w14:paraId="2C646C11" w14:textId="77777777" w:rsidR="00F11079" w:rsidRPr="00314A8C" w:rsidRDefault="00F11079" w:rsidP="002D0E67">
            <w:pPr>
              <w:rPr>
                <w:rFonts w:cstheme="minorHAnsi"/>
              </w:rPr>
            </w:pPr>
            <w:proofErr w:type="spellStart"/>
            <w:r w:rsidRPr="00314A8C">
              <w:rPr>
                <w:rFonts w:cstheme="minorHAnsi"/>
              </w:rPr>
              <w:t>Fattura</w:t>
            </w:r>
            <w:proofErr w:type="spellEnd"/>
            <w:r w:rsidRPr="00314A8C">
              <w:rPr>
                <w:rFonts w:cstheme="minorHAnsi"/>
              </w:rPr>
              <w:t xml:space="preserve"> di </w:t>
            </w:r>
            <w:proofErr w:type="spellStart"/>
            <w:r w:rsidRPr="00314A8C">
              <w:rPr>
                <w:rFonts w:cstheme="minorHAnsi"/>
              </w:rPr>
              <w:t>riferimento</w:t>
            </w:r>
            <w:proofErr w:type="spellEnd"/>
          </w:p>
        </w:tc>
        <w:tc>
          <w:tcPr>
            <w:tcW w:w="963" w:type="dxa"/>
          </w:tcPr>
          <w:p w14:paraId="23928252"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469E5BD4" w14:textId="77777777" w:rsidR="00F11079" w:rsidRPr="00314A8C" w:rsidRDefault="00F11079" w:rsidP="002D0E67">
            <w:pPr>
              <w:rPr>
                <w:rFonts w:cstheme="minorHAnsi"/>
              </w:rPr>
            </w:pPr>
            <w:r w:rsidRPr="00314A8C">
              <w:rPr>
                <w:rFonts w:cstheme="minorHAnsi"/>
              </w:rPr>
              <w:t>No</w:t>
            </w:r>
          </w:p>
        </w:tc>
        <w:tc>
          <w:tcPr>
            <w:tcW w:w="963" w:type="dxa"/>
          </w:tcPr>
          <w:p w14:paraId="4435BE44" w14:textId="77777777" w:rsidR="00F11079" w:rsidRPr="00314A8C" w:rsidRDefault="00F11079" w:rsidP="002D0E67">
            <w:pPr>
              <w:rPr>
                <w:rFonts w:cstheme="minorHAnsi"/>
              </w:rPr>
            </w:pPr>
            <w:r w:rsidRPr="00314A8C">
              <w:rPr>
                <w:rFonts w:cstheme="minorHAnsi"/>
              </w:rPr>
              <w:t>No</w:t>
            </w:r>
          </w:p>
        </w:tc>
        <w:tc>
          <w:tcPr>
            <w:tcW w:w="962" w:type="dxa"/>
          </w:tcPr>
          <w:p w14:paraId="5CD0FFE8" w14:textId="77777777" w:rsidR="00F11079" w:rsidRPr="00314A8C" w:rsidRDefault="00F11079" w:rsidP="002D0E67">
            <w:pPr>
              <w:rPr>
                <w:rFonts w:cstheme="minorHAnsi"/>
              </w:rPr>
            </w:pPr>
            <w:r w:rsidRPr="00314A8C">
              <w:rPr>
                <w:rFonts w:cstheme="minorHAnsi"/>
              </w:rPr>
              <w:t>Alfa-</w:t>
            </w:r>
            <w:proofErr w:type="spellStart"/>
            <w:r w:rsidRPr="00314A8C">
              <w:rPr>
                <w:rFonts w:cstheme="minorHAnsi"/>
              </w:rPr>
              <w:t>numerici</w:t>
            </w:r>
            <w:proofErr w:type="spellEnd"/>
          </w:p>
        </w:tc>
        <w:tc>
          <w:tcPr>
            <w:tcW w:w="963" w:type="dxa"/>
          </w:tcPr>
          <w:p w14:paraId="58F652E1" w14:textId="77777777" w:rsidR="00F11079" w:rsidRPr="00314A8C" w:rsidRDefault="00F11079" w:rsidP="002D0E67">
            <w:pPr>
              <w:rPr>
                <w:rFonts w:cstheme="minorHAnsi"/>
                <w:lang w:val="it-IT"/>
              </w:rPr>
            </w:pPr>
            <w:r w:rsidRPr="00314A8C">
              <w:rPr>
                <w:rFonts w:cstheme="minorHAnsi"/>
                <w:lang w:val="it-IT"/>
              </w:rPr>
              <w:t>Formato standard previsto dalla banca</w:t>
            </w:r>
          </w:p>
        </w:tc>
        <w:tc>
          <w:tcPr>
            <w:tcW w:w="963" w:type="dxa"/>
          </w:tcPr>
          <w:p w14:paraId="7CD65548" w14:textId="77777777" w:rsidR="00F11079" w:rsidRPr="00314A8C" w:rsidRDefault="00F11079" w:rsidP="002D0E67">
            <w:pPr>
              <w:rPr>
                <w:rFonts w:cstheme="minorHAnsi"/>
                <w:lang w:val="it-IT"/>
              </w:rPr>
            </w:pPr>
          </w:p>
        </w:tc>
        <w:tc>
          <w:tcPr>
            <w:tcW w:w="963" w:type="dxa"/>
          </w:tcPr>
          <w:p w14:paraId="4592994D" w14:textId="77777777" w:rsidR="00F11079" w:rsidRPr="00314A8C" w:rsidRDefault="00F11079" w:rsidP="002D0E67">
            <w:pPr>
              <w:rPr>
                <w:rFonts w:cstheme="minorHAnsi"/>
                <w:lang w:val="it-IT"/>
              </w:rPr>
            </w:pPr>
          </w:p>
        </w:tc>
        <w:tc>
          <w:tcPr>
            <w:tcW w:w="963" w:type="dxa"/>
          </w:tcPr>
          <w:p w14:paraId="240FF96A" w14:textId="77777777" w:rsidR="00F11079" w:rsidRPr="00314A8C" w:rsidRDefault="00F11079" w:rsidP="002D0E67">
            <w:pPr>
              <w:rPr>
                <w:rFonts w:cstheme="minorHAnsi"/>
                <w:lang w:val="it-IT"/>
              </w:rPr>
            </w:pPr>
          </w:p>
        </w:tc>
      </w:tr>
      <w:tr w:rsidR="00F11079" w:rsidRPr="003E7153" w14:paraId="73B9DCB8" w14:textId="77777777" w:rsidTr="002D0E67">
        <w:trPr>
          <w:trHeight w:val="986"/>
        </w:trPr>
        <w:tc>
          <w:tcPr>
            <w:tcW w:w="962" w:type="dxa"/>
            <w:hideMark/>
          </w:tcPr>
          <w:p w14:paraId="1673C751" w14:textId="77777777" w:rsidR="00F11079" w:rsidRPr="00314A8C" w:rsidRDefault="00F11079" w:rsidP="002D0E67">
            <w:pPr>
              <w:rPr>
                <w:rFonts w:cstheme="minorHAnsi"/>
              </w:rPr>
            </w:pPr>
            <w:r w:rsidRPr="00314A8C">
              <w:rPr>
                <w:rFonts w:cstheme="minorHAnsi"/>
              </w:rPr>
              <w:t>C117</w:t>
            </w:r>
          </w:p>
        </w:tc>
        <w:tc>
          <w:tcPr>
            <w:tcW w:w="963" w:type="dxa"/>
          </w:tcPr>
          <w:p w14:paraId="72B21948" w14:textId="77777777" w:rsidR="00F11079" w:rsidRPr="00314A8C" w:rsidRDefault="00F11079" w:rsidP="002D0E67">
            <w:pPr>
              <w:rPr>
                <w:rFonts w:cstheme="minorHAnsi"/>
              </w:rPr>
            </w:pPr>
            <w:proofErr w:type="spellStart"/>
            <w:r w:rsidRPr="00314A8C">
              <w:rPr>
                <w:rFonts w:cstheme="minorHAnsi"/>
              </w:rPr>
              <w:t>Finalità</w:t>
            </w:r>
            <w:proofErr w:type="spellEnd"/>
            <w:r w:rsidRPr="00314A8C">
              <w:rPr>
                <w:rFonts w:cstheme="minorHAnsi"/>
              </w:rPr>
              <w:t xml:space="preserve"> </w:t>
            </w:r>
            <w:proofErr w:type="spellStart"/>
            <w:r w:rsidRPr="00314A8C">
              <w:rPr>
                <w:rFonts w:cstheme="minorHAnsi"/>
              </w:rPr>
              <w:t>mutuo</w:t>
            </w:r>
            <w:proofErr w:type="spellEnd"/>
            <w:r w:rsidRPr="00314A8C">
              <w:rPr>
                <w:rFonts w:cstheme="minorHAnsi"/>
              </w:rPr>
              <w:t xml:space="preserve"> con </w:t>
            </w:r>
            <w:proofErr w:type="spellStart"/>
            <w:r w:rsidRPr="00314A8C">
              <w:rPr>
                <w:rFonts w:cstheme="minorHAnsi"/>
              </w:rPr>
              <w:t>scelta</w:t>
            </w:r>
            <w:proofErr w:type="spellEnd"/>
          </w:p>
        </w:tc>
        <w:tc>
          <w:tcPr>
            <w:tcW w:w="963" w:type="dxa"/>
          </w:tcPr>
          <w:p w14:paraId="3580DB77"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2B7024E5" w14:textId="77777777" w:rsidR="00F11079" w:rsidRPr="00314A8C" w:rsidRDefault="00F11079" w:rsidP="002D0E67">
            <w:pPr>
              <w:rPr>
                <w:rFonts w:cstheme="minorHAnsi"/>
              </w:rPr>
            </w:pPr>
            <w:r w:rsidRPr="00314A8C">
              <w:rPr>
                <w:rFonts w:cstheme="minorHAnsi"/>
              </w:rPr>
              <w:t>No</w:t>
            </w:r>
          </w:p>
        </w:tc>
        <w:tc>
          <w:tcPr>
            <w:tcW w:w="963" w:type="dxa"/>
          </w:tcPr>
          <w:p w14:paraId="084435AB" w14:textId="77777777" w:rsidR="00F11079" w:rsidRPr="00314A8C" w:rsidRDefault="00F11079" w:rsidP="002D0E67">
            <w:pPr>
              <w:rPr>
                <w:rFonts w:cstheme="minorHAnsi"/>
              </w:rPr>
            </w:pPr>
            <w:r w:rsidRPr="00314A8C">
              <w:rPr>
                <w:rFonts w:cstheme="minorHAnsi"/>
              </w:rPr>
              <w:t>No</w:t>
            </w:r>
          </w:p>
        </w:tc>
        <w:tc>
          <w:tcPr>
            <w:tcW w:w="962" w:type="dxa"/>
          </w:tcPr>
          <w:p w14:paraId="3BCB97BF" w14:textId="77777777" w:rsidR="00F11079" w:rsidRPr="00314A8C" w:rsidRDefault="00F11079" w:rsidP="002D0E67">
            <w:pPr>
              <w:rPr>
                <w:rFonts w:cstheme="minorHAnsi"/>
              </w:rPr>
            </w:pPr>
            <w:r>
              <w:rPr>
                <w:rFonts w:cstheme="minorHAnsi"/>
              </w:rPr>
              <w:t xml:space="preserve"> Lista </w:t>
            </w:r>
            <w:proofErr w:type="spellStart"/>
            <w:r>
              <w:rPr>
                <w:rFonts w:cstheme="minorHAnsi"/>
              </w:rPr>
              <w:t>valori</w:t>
            </w:r>
            <w:proofErr w:type="spellEnd"/>
          </w:p>
        </w:tc>
        <w:tc>
          <w:tcPr>
            <w:tcW w:w="963" w:type="dxa"/>
          </w:tcPr>
          <w:p w14:paraId="0C893DD3" w14:textId="77777777" w:rsidR="00F11079" w:rsidRPr="00314A8C" w:rsidRDefault="00F11079" w:rsidP="002D0E67">
            <w:pPr>
              <w:rPr>
                <w:rFonts w:cstheme="minorHAnsi"/>
                <w:lang w:val="it-IT"/>
              </w:rPr>
            </w:pPr>
            <w:r>
              <w:rPr>
                <w:rFonts w:cstheme="minorHAnsi"/>
                <w:lang w:val="it-IT"/>
              </w:rPr>
              <w:t xml:space="preserve"> </w:t>
            </w:r>
            <w:r w:rsidRPr="00B50D91">
              <w:rPr>
                <w:rFonts w:cstheme="minorHAnsi"/>
                <w:lang w:val="it-IT"/>
              </w:rPr>
              <w:t>opzioni possibili: “Acquisto”, “Surroga”, “Ristrutturazione”, “N/A”</w:t>
            </w:r>
          </w:p>
        </w:tc>
        <w:tc>
          <w:tcPr>
            <w:tcW w:w="963" w:type="dxa"/>
          </w:tcPr>
          <w:p w14:paraId="08158D6A" w14:textId="77777777" w:rsidR="00F11079" w:rsidRPr="00314A8C" w:rsidRDefault="00F11079" w:rsidP="002D0E67">
            <w:pPr>
              <w:rPr>
                <w:rFonts w:cstheme="minorHAnsi"/>
                <w:lang w:val="it-IT"/>
              </w:rPr>
            </w:pPr>
          </w:p>
        </w:tc>
        <w:tc>
          <w:tcPr>
            <w:tcW w:w="963" w:type="dxa"/>
          </w:tcPr>
          <w:p w14:paraId="3DDED31B" w14:textId="77777777" w:rsidR="00F11079" w:rsidRPr="00314A8C" w:rsidRDefault="00F11079" w:rsidP="002D0E67">
            <w:pPr>
              <w:rPr>
                <w:rFonts w:cstheme="minorHAnsi"/>
                <w:lang w:val="it-IT"/>
              </w:rPr>
            </w:pPr>
          </w:p>
        </w:tc>
        <w:tc>
          <w:tcPr>
            <w:tcW w:w="963" w:type="dxa"/>
          </w:tcPr>
          <w:p w14:paraId="2855841C" w14:textId="77777777" w:rsidR="00F11079" w:rsidRPr="00314A8C" w:rsidRDefault="00F11079" w:rsidP="002D0E67">
            <w:pPr>
              <w:rPr>
                <w:rFonts w:cstheme="minorHAnsi"/>
                <w:lang w:val="it-IT"/>
              </w:rPr>
            </w:pPr>
          </w:p>
        </w:tc>
      </w:tr>
      <w:tr w:rsidR="00F11079" w:rsidRPr="003E7153" w14:paraId="10BC95CE" w14:textId="77777777" w:rsidTr="002D0E67">
        <w:trPr>
          <w:trHeight w:val="986"/>
        </w:trPr>
        <w:tc>
          <w:tcPr>
            <w:tcW w:w="962" w:type="dxa"/>
          </w:tcPr>
          <w:p w14:paraId="3C5561AD" w14:textId="77777777" w:rsidR="00F11079" w:rsidRPr="00314A8C" w:rsidRDefault="00F11079" w:rsidP="002D0E67">
            <w:pPr>
              <w:rPr>
                <w:rFonts w:cstheme="minorHAnsi"/>
              </w:rPr>
            </w:pPr>
            <w:r w:rsidRPr="00314A8C">
              <w:rPr>
                <w:rFonts w:cstheme="minorHAnsi"/>
              </w:rPr>
              <w:t>C118</w:t>
            </w:r>
          </w:p>
        </w:tc>
        <w:tc>
          <w:tcPr>
            <w:tcW w:w="963" w:type="dxa"/>
          </w:tcPr>
          <w:p w14:paraId="3290F3CE" w14:textId="77777777" w:rsidR="00F11079" w:rsidRPr="00314A8C" w:rsidRDefault="00F11079" w:rsidP="002D0E67">
            <w:pPr>
              <w:rPr>
                <w:rFonts w:cstheme="minorHAnsi"/>
              </w:rPr>
            </w:pPr>
            <w:proofErr w:type="spellStart"/>
            <w:r w:rsidRPr="00314A8C">
              <w:rPr>
                <w:rFonts w:cstheme="minorHAnsi"/>
              </w:rPr>
              <w:t>Modalità</w:t>
            </w:r>
            <w:proofErr w:type="spellEnd"/>
            <w:r w:rsidRPr="00314A8C">
              <w:rPr>
                <w:rFonts w:cstheme="minorHAnsi"/>
              </w:rPr>
              <w:t xml:space="preserve"> </w:t>
            </w:r>
            <w:proofErr w:type="spellStart"/>
            <w:r w:rsidRPr="00314A8C">
              <w:rPr>
                <w:rFonts w:cstheme="minorHAnsi"/>
              </w:rPr>
              <w:t>erogazione</w:t>
            </w:r>
            <w:proofErr w:type="spellEnd"/>
            <w:r w:rsidRPr="00314A8C">
              <w:rPr>
                <w:rFonts w:cstheme="minorHAnsi"/>
              </w:rPr>
              <w:t xml:space="preserve"> con </w:t>
            </w:r>
            <w:proofErr w:type="spellStart"/>
            <w:r w:rsidRPr="00314A8C">
              <w:rPr>
                <w:rFonts w:cstheme="minorHAnsi"/>
              </w:rPr>
              <w:t>scelta</w:t>
            </w:r>
            <w:proofErr w:type="spellEnd"/>
          </w:p>
        </w:tc>
        <w:tc>
          <w:tcPr>
            <w:tcW w:w="963" w:type="dxa"/>
          </w:tcPr>
          <w:p w14:paraId="7DE5E406" w14:textId="77777777" w:rsidR="00F11079" w:rsidRPr="00314A8C" w:rsidRDefault="00F11079" w:rsidP="002D0E67">
            <w:pPr>
              <w:rPr>
                <w:rFonts w:cstheme="minorHAnsi"/>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7769B13D" w14:textId="77777777" w:rsidR="00F11079" w:rsidRPr="00314A8C" w:rsidRDefault="00F11079" w:rsidP="002D0E67">
            <w:pPr>
              <w:rPr>
                <w:rFonts w:cstheme="minorHAnsi"/>
              </w:rPr>
            </w:pPr>
            <w:r w:rsidRPr="00314A8C">
              <w:rPr>
                <w:rFonts w:cstheme="minorHAnsi"/>
              </w:rPr>
              <w:t>No</w:t>
            </w:r>
          </w:p>
        </w:tc>
        <w:tc>
          <w:tcPr>
            <w:tcW w:w="963" w:type="dxa"/>
          </w:tcPr>
          <w:p w14:paraId="2CC16321" w14:textId="77777777" w:rsidR="00F11079" w:rsidRPr="00314A8C" w:rsidRDefault="00F11079" w:rsidP="002D0E67">
            <w:pPr>
              <w:rPr>
                <w:rFonts w:cstheme="minorHAnsi"/>
              </w:rPr>
            </w:pPr>
            <w:r w:rsidRPr="00314A8C">
              <w:rPr>
                <w:rFonts w:cstheme="minorHAnsi"/>
              </w:rPr>
              <w:t>No</w:t>
            </w:r>
          </w:p>
        </w:tc>
        <w:tc>
          <w:tcPr>
            <w:tcW w:w="962" w:type="dxa"/>
          </w:tcPr>
          <w:p w14:paraId="1204A71B" w14:textId="77777777" w:rsidR="00F11079" w:rsidRDefault="00F11079" w:rsidP="002D0E67">
            <w:pPr>
              <w:rPr>
                <w:rFonts w:cstheme="minorHAnsi"/>
              </w:rPr>
            </w:pPr>
          </w:p>
          <w:p w14:paraId="578B8089" w14:textId="77777777" w:rsidR="00F11079" w:rsidRPr="00314A8C" w:rsidRDefault="00F11079" w:rsidP="002D0E67">
            <w:pPr>
              <w:rPr>
                <w:rFonts w:cstheme="minorHAnsi"/>
              </w:rPr>
            </w:pPr>
            <w:r>
              <w:rPr>
                <w:rFonts w:cstheme="minorHAnsi"/>
              </w:rPr>
              <w:t xml:space="preserve">Lista </w:t>
            </w:r>
            <w:proofErr w:type="spellStart"/>
            <w:r>
              <w:rPr>
                <w:rFonts w:cstheme="minorHAnsi"/>
              </w:rPr>
              <w:t>valori</w:t>
            </w:r>
            <w:proofErr w:type="spellEnd"/>
          </w:p>
        </w:tc>
        <w:tc>
          <w:tcPr>
            <w:tcW w:w="963" w:type="dxa"/>
          </w:tcPr>
          <w:p w14:paraId="1DCEFDC9" w14:textId="77777777" w:rsidR="00F11079" w:rsidRPr="00314A8C" w:rsidRDefault="00F11079" w:rsidP="002D0E67">
            <w:pPr>
              <w:rPr>
                <w:rFonts w:cstheme="minorHAnsi"/>
                <w:lang w:val="it-IT"/>
              </w:rPr>
            </w:pPr>
            <w:r>
              <w:rPr>
                <w:rFonts w:cstheme="minorHAnsi"/>
                <w:lang w:val="it-IT"/>
              </w:rPr>
              <w:t xml:space="preserve"> </w:t>
            </w:r>
            <w:r w:rsidRPr="00B50D91">
              <w:rPr>
                <w:rFonts w:cstheme="minorHAnsi"/>
                <w:lang w:val="it-IT"/>
              </w:rPr>
              <w:t>“In convenzione”, “Fuori convenzione”, “Oltre i termini convenzione”, “N/A”</w:t>
            </w:r>
          </w:p>
        </w:tc>
        <w:tc>
          <w:tcPr>
            <w:tcW w:w="963" w:type="dxa"/>
          </w:tcPr>
          <w:p w14:paraId="28EABEB8" w14:textId="77777777" w:rsidR="00F11079" w:rsidRPr="00314A8C" w:rsidRDefault="00F11079" w:rsidP="002D0E67">
            <w:pPr>
              <w:rPr>
                <w:rFonts w:cstheme="minorHAnsi"/>
                <w:lang w:val="it-IT"/>
              </w:rPr>
            </w:pPr>
          </w:p>
        </w:tc>
        <w:tc>
          <w:tcPr>
            <w:tcW w:w="963" w:type="dxa"/>
          </w:tcPr>
          <w:p w14:paraId="50A3633F" w14:textId="77777777" w:rsidR="00F11079" w:rsidRPr="00314A8C" w:rsidRDefault="00F11079" w:rsidP="002D0E67">
            <w:pPr>
              <w:rPr>
                <w:rFonts w:cstheme="minorHAnsi"/>
                <w:lang w:val="it-IT"/>
              </w:rPr>
            </w:pPr>
          </w:p>
        </w:tc>
        <w:tc>
          <w:tcPr>
            <w:tcW w:w="963" w:type="dxa"/>
          </w:tcPr>
          <w:p w14:paraId="27234FE4" w14:textId="77777777" w:rsidR="00F11079" w:rsidRPr="00314A8C" w:rsidRDefault="00F11079" w:rsidP="002D0E67">
            <w:pPr>
              <w:rPr>
                <w:rFonts w:cstheme="minorHAnsi"/>
                <w:lang w:val="it-IT"/>
              </w:rPr>
            </w:pPr>
          </w:p>
        </w:tc>
      </w:tr>
      <w:tr w:rsidR="00F11079" w:rsidRPr="000659BF" w14:paraId="3F0AC918" w14:textId="77777777" w:rsidTr="002D0E67">
        <w:trPr>
          <w:trHeight w:val="986"/>
        </w:trPr>
        <w:tc>
          <w:tcPr>
            <w:tcW w:w="962" w:type="dxa"/>
          </w:tcPr>
          <w:p w14:paraId="2DCBA740" w14:textId="77777777" w:rsidR="00F11079" w:rsidRPr="00314A8C" w:rsidRDefault="00F11079" w:rsidP="002D0E67">
            <w:pPr>
              <w:rPr>
                <w:rFonts w:cstheme="minorHAnsi"/>
              </w:rPr>
            </w:pPr>
            <w:r w:rsidRPr="00314A8C">
              <w:rPr>
                <w:rFonts w:cstheme="minorHAnsi"/>
              </w:rPr>
              <w:t>C119</w:t>
            </w:r>
          </w:p>
        </w:tc>
        <w:tc>
          <w:tcPr>
            <w:tcW w:w="963" w:type="dxa"/>
          </w:tcPr>
          <w:p w14:paraId="78DC0A8D" w14:textId="77777777" w:rsidR="00F11079" w:rsidRPr="00314A8C" w:rsidRDefault="00F11079" w:rsidP="002D0E67">
            <w:pPr>
              <w:rPr>
                <w:rFonts w:cstheme="minorHAnsi"/>
                <w:lang w:val="it-IT"/>
              </w:rPr>
            </w:pPr>
            <w:r w:rsidRPr="00314A8C">
              <w:rPr>
                <w:rFonts w:cstheme="minorHAnsi"/>
                <w:lang w:val="it-IT"/>
              </w:rPr>
              <w:t>In corso di verifiche autorizzative</w:t>
            </w:r>
          </w:p>
        </w:tc>
        <w:tc>
          <w:tcPr>
            <w:tcW w:w="963" w:type="dxa"/>
          </w:tcPr>
          <w:p w14:paraId="2C8DCE4B" w14:textId="77777777" w:rsidR="00F11079" w:rsidRPr="00314A8C" w:rsidRDefault="00F11079" w:rsidP="002D0E67">
            <w:pPr>
              <w:rPr>
                <w:rFonts w:cstheme="minorHAnsi"/>
                <w:lang w:val="it-IT"/>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72FCB84" w14:textId="77777777" w:rsidR="00F11079" w:rsidRPr="00314A8C" w:rsidRDefault="00F11079" w:rsidP="002D0E67">
            <w:pPr>
              <w:rPr>
                <w:rFonts w:cstheme="minorHAnsi"/>
                <w:lang w:val="it-IT"/>
              </w:rPr>
            </w:pPr>
            <w:r w:rsidRPr="00314A8C">
              <w:rPr>
                <w:rFonts w:cstheme="minorHAnsi"/>
              </w:rPr>
              <w:t>No</w:t>
            </w:r>
          </w:p>
        </w:tc>
        <w:tc>
          <w:tcPr>
            <w:tcW w:w="963" w:type="dxa"/>
          </w:tcPr>
          <w:p w14:paraId="5F9F709A" w14:textId="77777777" w:rsidR="00F11079" w:rsidRPr="00314A8C" w:rsidRDefault="00F11079" w:rsidP="002D0E67">
            <w:pPr>
              <w:rPr>
                <w:rFonts w:cstheme="minorHAnsi"/>
                <w:lang w:val="it-IT"/>
              </w:rPr>
            </w:pPr>
            <w:r w:rsidRPr="00314A8C">
              <w:rPr>
                <w:rFonts w:cstheme="minorHAnsi"/>
              </w:rPr>
              <w:t>No</w:t>
            </w:r>
          </w:p>
        </w:tc>
        <w:tc>
          <w:tcPr>
            <w:tcW w:w="962" w:type="dxa"/>
          </w:tcPr>
          <w:p w14:paraId="02AFA222" w14:textId="77777777" w:rsidR="00F11079" w:rsidRPr="00314A8C" w:rsidRDefault="00F11079" w:rsidP="002D0E67">
            <w:pPr>
              <w:rPr>
                <w:rFonts w:cstheme="minorHAnsi"/>
                <w:lang w:val="it-IT"/>
              </w:rPr>
            </w:pPr>
            <w:r w:rsidRPr="00314A8C">
              <w:rPr>
                <w:rFonts w:cstheme="minorHAnsi"/>
                <w:lang w:val="it-IT"/>
              </w:rPr>
              <w:t>Lista valori</w:t>
            </w:r>
          </w:p>
        </w:tc>
        <w:tc>
          <w:tcPr>
            <w:tcW w:w="963" w:type="dxa"/>
          </w:tcPr>
          <w:p w14:paraId="26EBB231"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3B1FD25A" w14:textId="77777777" w:rsidR="00F11079" w:rsidRPr="00314A8C" w:rsidRDefault="00F11079" w:rsidP="002D0E67">
            <w:pPr>
              <w:rPr>
                <w:rFonts w:cstheme="minorHAnsi"/>
                <w:lang w:val="it-IT"/>
              </w:rPr>
            </w:pPr>
          </w:p>
        </w:tc>
        <w:tc>
          <w:tcPr>
            <w:tcW w:w="963" w:type="dxa"/>
          </w:tcPr>
          <w:p w14:paraId="4ED59B4A" w14:textId="77777777" w:rsidR="00F11079" w:rsidRPr="00314A8C" w:rsidRDefault="00F11079" w:rsidP="002D0E67">
            <w:pPr>
              <w:rPr>
                <w:rFonts w:cstheme="minorHAnsi"/>
                <w:lang w:val="it-IT"/>
              </w:rPr>
            </w:pPr>
          </w:p>
        </w:tc>
        <w:tc>
          <w:tcPr>
            <w:tcW w:w="963" w:type="dxa"/>
          </w:tcPr>
          <w:p w14:paraId="73B3427E" w14:textId="77777777" w:rsidR="00F11079" w:rsidRPr="00314A8C" w:rsidRDefault="00F11079" w:rsidP="002D0E67">
            <w:pPr>
              <w:rPr>
                <w:rFonts w:cstheme="minorHAnsi"/>
                <w:lang w:val="it-IT"/>
              </w:rPr>
            </w:pPr>
          </w:p>
        </w:tc>
      </w:tr>
      <w:tr w:rsidR="00F11079" w:rsidRPr="000659BF" w14:paraId="735B5C0E" w14:textId="77777777" w:rsidTr="002D0E67">
        <w:trPr>
          <w:trHeight w:val="986"/>
        </w:trPr>
        <w:tc>
          <w:tcPr>
            <w:tcW w:w="962" w:type="dxa"/>
          </w:tcPr>
          <w:p w14:paraId="1BD17829" w14:textId="77777777" w:rsidR="00F11079" w:rsidRPr="00314A8C" w:rsidRDefault="00F11079" w:rsidP="002D0E67">
            <w:pPr>
              <w:rPr>
                <w:rFonts w:cstheme="minorHAnsi"/>
                <w:lang w:val="it-IT"/>
              </w:rPr>
            </w:pPr>
            <w:r w:rsidRPr="00314A8C">
              <w:rPr>
                <w:rFonts w:cstheme="minorHAnsi"/>
                <w:lang w:val="it-IT"/>
              </w:rPr>
              <w:t>C120</w:t>
            </w:r>
          </w:p>
        </w:tc>
        <w:tc>
          <w:tcPr>
            <w:tcW w:w="963" w:type="dxa"/>
          </w:tcPr>
          <w:p w14:paraId="4DFB7996" w14:textId="77777777" w:rsidR="00F11079" w:rsidRPr="00314A8C" w:rsidRDefault="00F11079" w:rsidP="002D0E67">
            <w:pPr>
              <w:rPr>
                <w:rFonts w:cstheme="minorHAnsi"/>
                <w:lang w:val="it-IT"/>
              </w:rPr>
            </w:pPr>
            <w:r w:rsidRPr="00314A8C">
              <w:rPr>
                <w:rFonts w:cstheme="minorHAnsi"/>
                <w:lang w:val="it-IT"/>
              </w:rPr>
              <w:t>Autorizzato</w:t>
            </w:r>
          </w:p>
        </w:tc>
        <w:tc>
          <w:tcPr>
            <w:tcW w:w="963" w:type="dxa"/>
          </w:tcPr>
          <w:p w14:paraId="43744E47" w14:textId="77777777" w:rsidR="00F11079" w:rsidRPr="00314A8C" w:rsidRDefault="00F11079" w:rsidP="002D0E67">
            <w:pPr>
              <w:rPr>
                <w:rFonts w:cstheme="minorHAnsi"/>
                <w:lang w:val="it-IT"/>
              </w:rPr>
            </w:pPr>
            <w:r w:rsidRPr="00314A8C">
              <w:rPr>
                <w:rFonts w:eastAsia="Times New Roman" w:cstheme="minorHAnsi"/>
                <w:color w:val="000000"/>
                <w:kern w:val="0"/>
                <w:szCs w:val="24"/>
                <w:lang w:val="en-US"/>
                <w14:ligatures w14:val="none"/>
              </w:rPr>
              <w:t xml:space="preserve">Output da </w:t>
            </w:r>
            <w:proofErr w:type="spellStart"/>
            <w:r w:rsidRPr="00314A8C">
              <w:rPr>
                <w:rFonts w:eastAsia="Times New Roman" w:cstheme="minorHAnsi"/>
                <w:color w:val="000000"/>
                <w:kern w:val="0"/>
                <w:szCs w:val="24"/>
                <w:lang w:val="en-US"/>
                <w14:ligatures w14:val="none"/>
              </w:rPr>
              <w:t>sistema</w:t>
            </w:r>
            <w:proofErr w:type="spellEnd"/>
          </w:p>
        </w:tc>
        <w:tc>
          <w:tcPr>
            <w:tcW w:w="963" w:type="dxa"/>
          </w:tcPr>
          <w:p w14:paraId="5FEBCB03" w14:textId="77777777" w:rsidR="00F11079" w:rsidRPr="00314A8C" w:rsidRDefault="00F11079" w:rsidP="002D0E67">
            <w:pPr>
              <w:rPr>
                <w:rFonts w:cstheme="minorHAnsi"/>
                <w:lang w:val="it-IT"/>
              </w:rPr>
            </w:pPr>
            <w:r w:rsidRPr="00314A8C">
              <w:rPr>
                <w:rFonts w:cstheme="minorHAnsi"/>
              </w:rPr>
              <w:t>No</w:t>
            </w:r>
          </w:p>
        </w:tc>
        <w:tc>
          <w:tcPr>
            <w:tcW w:w="963" w:type="dxa"/>
          </w:tcPr>
          <w:p w14:paraId="73D82E65" w14:textId="77777777" w:rsidR="00F11079" w:rsidRPr="00314A8C" w:rsidRDefault="00F11079" w:rsidP="002D0E67">
            <w:pPr>
              <w:rPr>
                <w:rFonts w:cstheme="minorHAnsi"/>
                <w:lang w:val="it-IT"/>
              </w:rPr>
            </w:pPr>
            <w:r w:rsidRPr="00314A8C">
              <w:rPr>
                <w:rFonts w:cstheme="minorHAnsi"/>
              </w:rPr>
              <w:t>No</w:t>
            </w:r>
          </w:p>
        </w:tc>
        <w:tc>
          <w:tcPr>
            <w:tcW w:w="962" w:type="dxa"/>
          </w:tcPr>
          <w:p w14:paraId="4778BFA5" w14:textId="77777777" w:rsidR="00F11079" w:rsidRPr="00314A8C" w:rsidRDefault="00F11079" w:rsidP="002D0E67">
            <w:pPr>
              <w:rPr>
                <w:rFonts w:cstheme="minorHAnsi"/>
                <w:lang w:val="it-IT"/>
              </w:rPr>
            </w:pPr>
          </w:p>
        </w:tc>
        <w:tc>
          <w:tcPr>
            <w:tcW w:w="963" w:type="dxa"/>
          </w:tcPr>
          <w:p w14:paraId="7E5CE698" w14:textId="77777777" w:rsidR="00F11079" w:rsidRPr="00314A8C" w:rsidRDefault="00F11079" w:rsidP="002D0E67">
            <w:pPr>
              <w:rPr>
                <w:rFonts w:cstheme="minorHAnsi"/>
                <w:lang w:val="it-IT"/>
              </w:rPr>
            </w:pPr>
            <w:r w:rsidRPr="00314A8C">
              <w:rPr>
                <w:rFonts w:cstheme="minorHAnsi"/>
                <w:lang w:val="it-IT"/>
              </w:rPr>
              <w:t>“Sì”, “No”</w:t>
            </w:r>
          </w:p>
        </w:tc>
        <w:tc>
          <w:tcPr>
            <w:tcW w:w="963" w:type="dxa"/>
          </w:tcPr>
          <w:p w14:paraId="4D074443" w14:textId="77777777" w:rsidR="00F11079" w:rsidRPr="00314A8C" w:rsidRDefault="00F11079" w:rsidP="002D0E67">
            <w:pPr>
              <w:rPr>
                <w:rFonts w:cstheme="minorHAnsi"/>
                <w:lang w:val="it-IT"/>
              </w:rPr>
            </w:pPr>
          </w:p>
        </w:tc>
        <w:tc>
          <w:tcPr>
            <w:tcW w:w="963" w:type="dxa"/>
          </w:tcPr>
          <w:p w14:paraId="2AD29FAC" w14:textId="77777777" w:rsidR="00F11079" w:rsidRPr="00314A8C" w:rsidRDefault="00F11079" w:rsidP="002D0E67">
            <w:pPr>
              <w:rPr>
                <w:rFonts w:cstheme="minorHAnsi"/>
                <w:lang w:val="it-IT"/>
              </w:rPr>
            </w:pPr>
          </w:p>
        </w:tc>
        <w:tc>
          <w:tcPr>
            <w:tcW w:w="963" w:type="dxa"/>
          </w:tcPr>
          <w:p w14:paraId="6D446173" w14:textId="77777777" w:rsidR="00F11079" w:rsidRPr="00314A8C" w:rsidRDefault="00F11079" w:rsidP="002D0E67">
            <w:pPr>
              <w:rPr>
                <w:rFonts w:cstheme="minorHAnsi"/>
                <w:lang w:val="it-IT"/>
              </w:rPr>
            </w:pPr>
          </w:p>
        </w:tc>
      </w:tr>
    </w:tbl>
    <w:p w14:paraId="72C8B39E" w14:textId="77777777" w:rsidR="00C049DF" w:rsidRPr="007579E5" w:rsidRDefault="00C049DF" w:rsidP="007579E5"/>
    <w:p w14:paraId="6F3C56DE" w14:textId="77777777" w:rsidR="008C5EE4" w:rsidRPr="008C5EE4" w:rsidRDefault="008C5EE4" w:rsidP="008C5EE4"/>
    <w:p w14:paraId="291FAEC7" w14:textId="77777777" w:rsidR="00F72655" w:rsidRPr="00F72655" w:rsidRDefault="00F72655" w:rsidP="00F72655">
      <w:pPr>
        <w:rPr>
          <w:lang w:val="it-IT"/>
        </w:rPr>
      </w:pPr>
    </w:p>
    <w:p w14:paraId="37F681D2" w14:textId="77777777" w:rsidR="00AA722C" w:rsidRPr="006D0DED" w:rsidRDefault="00AA722C" w:rsidP="00506841">
      <w:pPr>
        <w:pStyle w:val="Heading2"/>
        <w:ind w:left="1023"/>
        <w:rPr>
          <w:lang w:val="it-IT"/>
        </w:rPr>
      </w:pPr>
      <w:bookmarkStart w:id="985" w:name="_Ref212121417"/>
      <w:bookmarkStart w:id="986" w:name="_Toc212127864"/>
      <w:bookmarkStart w:id="987" w:name="_Toc215312240"/>
      <w:r w:rsidRPr="006D0DED">
        <w:rPr>
          <w:lang w:val="it-IT"/>
        </w:rPr>
        <w:t xml:space="preserve">Elenco delle </w:t>
      </w:r>
      <w:r>
        <w:rPr>
          <w:lang w:val="it-IT"/>
        </w:rPr>
        <w:t>configurazioni lead gestite da Rete, regole associate e fonte prevista</w:t>
      </w:r>
      <w:bookmarkEnd w:id="985"/>
      <w:bookmarkEnd w:id="986"/>
      <w:bookmarkEnd w:id="987"/>
    </w:p>
    <w:p w14:paraId="06DF3547" w14:textId="77777777" w:rsidR="00AA722C" w:rsidRDefault="00AA722C" w:rsidP="00AA722C">
      <w:pPr>
        <w:pStyle w:val="ListParagraph"/>
        <w:ind w:left="2154"/>
        <w:rPr>
          <w:lang w:val="it-IT"/>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2"/>
        <w:gridCol w:w="1597"/>
        <w:gridCol w:w="1328"/>
        <w:gridCol w:w="1571"/>
      </w:tblGrid>
      <w:tr w:rsidR="00AA722C" w:rsidRPr="003E7153" w14:paraId="3AC640E2" w14:textId="77777777" w:rsidTr="00921192">
        <w:trPr>
          <w:trHeight w:val="292"/>
        </w:trPr>
        <w:tc>
          <w:tcPr>
            <w:tcW w:w="5301" w:type="dxa"/>
            <w:noWrap/>
            <w:hideMark/>
          </w:tcPr>
          <w:p w14:paraId="3C0B8C0E" w14:textId="77777777" w:rsidR="00AA722C" w:rsidRPr="00D0762F" w:rsidRDefault="00AA722C" w:rsidP="002D0E67">
            <w:proofErr w:type="spellStart"/>
            <w:r w:rsidRPr="00D0762F">
              <w:t>Configurazione</w:t>
            </w:r>
            <w:proofErr w:type="spellEnd"/>
            <w:r w:rsidRPr="00D0762F">
              <w:t xml:space="preserve"> lead (</w:t>
            </w:r>
            <w:proofErr w:type="spellStart"/>
            <w:r w:rsidRPr="00D0762F">
              <w:t>nome</w:t>
            </w:r>
            <w:proofErr w:type="spellEnd"/>
            <w:r w:rsidRPr="00D0762F">
              <w:t xml:space="preserve"> As-Is)</w:t>
            </w:r>
          </w:p>
        </w:tc>
        <w:tc>
          <w:tcPr>
            <w:tcW w:w="1344" w:type="dxa"/>
            <w:noWrap/>
            <w:hideMark/>
          </w:tcPr>
          <w:p w14:paraId="2208D5D2" w14:textId="77777777" w:rsidR="00AA722C" w:rsidRPr="00D0762F" w:rsidRDefault="00AA722C" w:rsidP="002D0E67">
            <w:r w:rsidRPr="00D0762F">
              <w:t>Fonte Richiesta (As-Is)</w:t>
            </w:r>
          </w:p>
        </w:tc>
        <w:tc>
          <w:tcPr>
            <w:tcW w:w="1366" w:type="dxa"/>
            <w:noWrap/>
            <w:hideMark/>
          </w:tcPr>
          <w:p w14:paraId="47FF9FDF" w14:textId="77777777" w:rsidR="00AA722C" w:rsidRPr="00D0762F" w:rsidRDefault="00AA722C" w:rsidP="002D0E67">
            <w:r w:rsidRPr="00D0762F">
              <w:t>Fonte To-Be</w:t>
            </w:r>
          </w:p>
        </w:tc>
        <w:tc>
          <w:tcPr>
            <w:tcW w:w="1617" w:type="dxa"/>
            <w:noWrap/>
            <w:hideMark/>
          </w:tcPr>
          <w:p w14:paraId="34A50BE6" w14:textId="77777777" w:rsidR="00AA722C" w:rsidRPr="00D0762F" w:rsidRDefault="00AA722C" w:rsidP="002D0E67">
            <w:pPr>
              <w:rPr>
                <w:lang w:val="it-IT"/>
              </w:rPr>
            </w:pPr>
            <w:r w:rsidRPr="00D0762F">
              <w:rPr>
                <w:lang w:val="it-IT"/>
              </w:rPr>
              <w:t>Regola di distribuzione To-Be</w:t>
            </w:r>
          </w:p>
        </w:tc>
      </w:tr>
      <w:tr w:rsidR="00AA722C" w:rsidRPr="00D0762F" w14:paraId="28F474E1" w14:textId="77777777" w:rsidTr="00921192">
        <w:trPr>
          <w:trHeight w:val="292"/>
        </w:trPr>
        <w:tc>
          <w:tcPr>
            <w:tcW w:w="5301" w:type="dxa"/>
            <w:noWrap/>
            <w:hideMark/>
          </w:tcPr>
          <w:p w14:paraId="62B3FF22" w14:textId="77777777" w:rsidR="00AA722C" w:rsidRPr="00D0762F" w:rsidRDefault="00AA722C" w:rsidP="002D0E67">
            <w:proofErr w:type="gramStart"/>
            <w:r w:rsidRPr="00D0762F">
              <w:t>App  -</w:t>
            </w:r>
            <w:proofErr w:type="gramEnd"/>
            <w:r w:rsidRPr="00D0762F">
              <w:t xml:space="preserve"> </w:t>
            </w:r>
            <w:proofErr w:type="spellStart"/>
            <w:r w:rsidRPr="00D0762F">
              <w:t>Prodotti</w:t>
            </w:r>
            <w:proofErr w:type="spellEnd"/>
            <w:r w:rsidRPr="00D0762F">
              <w:t xml:space="preserve"> Kids and Teen (0-17)</w:t>
            </w:r>
          </w:p>
        </w:tc>
        <w:tc>
          <w:tcPr>
            <w:tcW w:w="1344" w:type="dxa"/>
            <w:noWrap/>
            <w:hideMark/>
          </w:tcPr>
          <w:p w14:paraId="2E4F9DCF" w14:textId="77777777" w:rsidR="00AA722C" w:rsidRPr="00D0762F" w:rsidRDefault="00AA722C" w:rsidP="002D0E67">
            <w:r w:rsidRPr="00D0762F">
              <w:t>Mobile</w:t>
            </w:r>
          </w:p>
        </w:tc>
        <w:tc>
          <w:tcPr>
            <w:tcW w:w="1366" w:type="dxa"/>
            <w:noWrap/>
            <w:hideMark/>
          </w:tcPr>
          <w:p w14:paraId="3F65DB9A" w14:textId="77777777" w:rsidR="00AA722C" w:rsidRPr="00D0762F" w:rsidRDefault="00AA722C" w:rsidP="002D0E67">
            <w:r w:rsidRPr="00D0762F">
              <w:t>App Mobile</w:t>
            </w:r>
          </w:p>
        </w:tc>
        <w:tc>
          <w:tcPr>
            <w:tcW w:w="1617" w:type="dxa"/>
            <w:noWrap/>
            <w:hideMark/>
          </w:tcPr>
          <w:p w14:paraId="41A66EC6" w14:textId="77777777" w:rsidR="00AA722C" w:rsidRPr="00D0762F" w:rsidRDefault="00AA722C" w:rsidP="002D0E67">
            <w:r w:rsidRPr="00D0762F">
              <w:t>3</w:t>
            </w:r>
          </w:p>
        </w:tc>
      </w:tr>
      <w:tr w:rsidR="00AA722C" w:rsidRPr="00D0762F" w14:paraId="72BD2AFD" w14:textId="77777777" w:rsidTr="00921192">
        <w:trPr>
          <w:trHeight w:val="292"/>
        </w:trPr>
        <w:tc>
          <w:tcPr>
            <w:tcW w:w="5301" w:type="dxa"/>
            <w:noWrap/>
            <w:hideMark/>
          </w:tcPr>
          <w:p w14:paraId="45349223" w14:textId="77777777" w:rsidR="00AA722C" w:rsidRPr="00D0762F" w:rsidRDefault="00AA722C" w:rsidP="002D0E67">
            <w:r w:rsidRPr="00D0762F">
              <w:t xml:space="preserve">App - CA Vita </w:t>
            </w:r>
            <w:proofErr w:type="spellStart"/>
            <w:r w:rsidRPr="00D0762F">
              <w:t>Multismart</w:t>
            </w:r>
            <w:proofErr w:type="spellEnd"/>
          </w:p>
        </w:tc>
        <w:tc>
          <w:tcPr>
            <w:tcW w:w="1344" w:type="dxa"/>
            <w:noWrap/>
            <w:hideMark/>
          </w:tcPr>
          <w:p w14:paraId="0CD71D9D" w14:textId="77777777" w:rsidR="00AA722C" w:rsidRPr="00D0762F" w:rsidRDefault="00AA722C" w:rsidP="002D0E67">
            <w:r w:rsidRPr="00D0762F">
              <w:t>Mobile</w:t>
            </w:r>
          </w:p>
        </w:tc>
        <w:tc>
          <w:tcPr>
            <w:tcW w:w="1366" w:type="dxa"/>
            <w:noWrap/>
            <w:hideMark/>
          </w:tcPr>
          <w:p w14:paraId="3397BBCB" w14:textId="77777777" w:rsidR="00AA722C" w:rsidRPr="00D0762F" w:rsidRDefault="00AA722C" w:rsidP="002D0E67">
            <w:r w:rsidRPr="00D0762F">
              <w:t>App Mobile</w:t>
            </w:r>
          </w:p>
        </w:tc>
        <w:tc>
          <w:tcPr>
            <w:tcW w:w="1617" w:type="dxa"/>
            <w:noWrap/>
            <w:hideMark/>
          </w:tcPr>
          <w:p w14:paraId="5F0C3795" w14:textId="77777777" w:rsidR="00AA722C" w:rsidRPr="00D0762F" w:rsidRDefault="00AA722C" w:rsidP="002D0E67">
            <w:r w:rsidRPr="00D0762F">
              <w:t>3</w:t>
            </w:r>
          </w:p>
        </w:tc>
      </w:tr>
      <w:tr w:rsidR="00AA722C" w:rsidRPr="00D0762F" w14:paraId="77366146" w14:textId="77777777" w:rsidTr="00921192">
        <w:trPr>
          <w:trHeight w:val="292"/>
        </w:trPr>
        <w:tc>
          <w:tcPr>
            <w:tcW w:w="5301" w:type="dxa"/>
            <w:noWrap/>
            <w:hideMark/>
          </w:tcPr>
          <w:p w14:paraId="5E272046" w14:textId="77777777" w:rsidR="00AA722C" w:rsidRPr="00D0762F" w:rsidRDefault="00AA722C" w:rsidP="002D0E67">
            <w:r w:rsidRPr="00D0762F">
              <w:t xml:space="preserve">App - </w:t>
            </w:r>
            <w:proofErr w:type="spellStart"/>
            <w:r w:rsidRPr="00D0762F">
              <w:t>CartaConto</w:t>
            </w:r>
            <w:proofErr w:type="spellEnd"/>
            <w:r w:rsidRPr="00D0762F">
              <w:t xml:space="preserve"> Teen</w:t>
            </w:r>
          </w:p>
        </w:tc>
        <w:tc>
          <w:tcPr>
            <w:tcW w:w="1344" w:type="dxa"/>
            <w:noWrap/>
            <w:hideMark/>
          </w:tcPr>
          <w:p w14:paraId="1E0DFAB8" w14:textId="77777777" w:rsidR="00AA722C" w:rsidRPr="00D0762F" w:rsidRDefault="00AA722C" w:rsidP="002D0E67">
            <w:r w:rsidRPr="00D0762F">
              <w:t>Mobile</w:t>
            </w:r>
          </w:p>
        </w:tc>
        <w:tc>
          <w:tcPr>
            <w:tcW w:w="1366" w:type="dxa"/>
            <w:noWrap/>
            <w:hideMark/>
          </w:tcPr>
          <w:p w14:paraId="19581DCB" w14:textId="77777777" w:rsidR="00AA722C" w:rsidRPr="00D0762F" w:rsidRDefault="00AA722C" w:rsidP="002D0E67">
            <w:r w:rsidRPr="00D0762F">
              <w:t>App Mobile</w:t>
            </w:r>
          </w:p>
        </w:tc>
        <w:tc>
          <w:tcPr>
            <w:tcW w:w="1617" w:type="dxa"/>
            <w:noWrap/>
            <w:hideMark/>
          </w:tcPr>
          <w:p w14:paraId="647BAA05" w14:textId="77777777" w:rsidR="00AA722C" w:rsidRPr="00D0762F" w:rsidRDefault="00AA722C" w:rsidP="002D0E67">
            <w:r w:rsidRPr="00D0762F">
              <w:t>3</w:t>
            </w:r>
          </w:p>
        </w:tc>
      </w:tr>
      <w:tr w:rsidR="00AA722C" w:rsidRPr="00D0762F" w14:paraId="41B6839D" w14:textId="77777777" w:rsidTr="00921192">
        <w:trPr>
          <w:trHeight w:val="292"/>
        </w:trPr>
        <w:tc>
          <w:tcPr>
            <w:tcW w:w="5301" w:type="dxa"/>
            <w:noWrap/>
            <w:hideMark/>
          </w:tcPr>
          <w:p w14:paraId="7C3EA400" w14:textId="77777777" w:rsidR="00AA722C" w:rsidRPr="00D0762F" w:rsidRDefault="00AA722C" w:rsidP="002D0E67">
            <w:pPr>
              <w:rPr>
                <w:lang w:val="it-IT"/>
              </w:rPr>
            </w:pPr>
            <w:r w:rsidRPr="00D0762F">
              <w:rPr>
                <w:lang w:val="it-IT"/>
              </w:rPr>
              <w:t>App - Chiedilo a noi: Assistenza</w:t>
            </w:r>
          </w:p>
        </w:tc>
        <w:tc>
          <w:tcPr>
            <w:tcW w:w="1344" w:type="dxa"/>
            <w:noWrap/>
            <w:hideMark/>
          </w:tcPr>
          <w:p w14:paraId="0A2691A9" w14:textId="77777777" w:rsidR="00AA722C" w:rsidRPr="00D0762F" w:rsidRDefault="00AA722C" w:rsidP="002D0E67">
            <w:r w:rsidRPr="00D0762F">
              <w:t>Mobile</w:t>
            </w:r>
          </w:p>
        </w:tc>
        <w:tc>
          <w:tcPr>
            <w:tcW w:w="1366" w:type="dxa"/>
            <w:noWrap/>
            <w:hideMark/>
          </w:tcPr>
          <w:p w14:paraId="04AEA50A" w14:textId="77777777" w:rsidR="00AA722C" w:rsidRPr="00D0762F" w:rsidRDefault="00AA722C" w:rsidP="002D0E67">
            <w:r w:rsidRPr="00D0762F">
              <w:t>App Mobile</w:t>
            </w:r>
          </w:p>
        </w:tc>
        <w:tc>
          <w:tcPr>
            <w:tcW w:w="1617" w:type="dxa"/>
            <w:noWrap/>
            <w:hideMark/>
          </w:tcPr>
          <w:p w14:paraId="3AFE1D4A" w14:textId="77777777" w:rsidR="00AA722C" w:rsidRPr="00D0762F" w:rsidRDefault="00AA722C" w:rsidP="002D0E67">
            <w:r w:rsidRPr="00D0762F">
              <w:t>1</w:t>
            </w:r>
          </w:p>
        </w:tc>
      </w:tr>
      <w:tr w:rsidR="00AA722C" w:rsidRPr="00D0762F" w14:paraId="3E2700ED" w14:textId="77777777" w:rsidTr="00921192">
        <w:trPr>
          <w:trHeight w:val="292"/>
        </w:trPr>
        <w:tc>
          <w:tcPr>
            <w:tcW w:w="5301" w:type="dxa"/>
            <w:noWrap/>
            <w:hideMark/>
          </w:tcPr>
          <w:p w14:paraId="11E3EED0" w14:textId="77777777" w:rsidR="00AA722C" w:rsidRPr="00D0762F" w:rsidRDefault="00AA722C" w:rsidP="002D0E67">
            <w:pPr>
              <w:rPr>
                <w:lang w:val="it-IT"/>
              </w:rPr>
            </w:pPr>
            <w:r w:rsidRPr="00D0762F">
              <w:rPr>
                <w:lang w:val="it-IT"/>
              </w:rPr>
              <w:t>App - Chiedilo a noi: Assistenza documenti</w:t>
            </w:r>
          </w:p>
        </w:tc>
        <w:tc>
          <w:tcPr>
            <w:tcW w:w="1344" w:type="dxa"/>
            <w:noWrap/>
            <w:hideMark/>
          </w:tcPr>
          <w:p w14:paraId="704D4DB1" w14:textId="77777777" w:rsidR="00AA722C" w:rsidRPr="00D0762F" w:rsidRDefault="00AA722C" w:rsidP="002D0E67">
            <w:r w:rsidRPr="00D0762F">
              <w:t>Mobile</w:t>
            </w:r>
          </w:p>
        </w:tc>
        <w:tc>
          <w:tcPr>
            <w:tcW w:w="1366" w:type="dxa"/>
            <w:noWrap/>
            <w:hideMark/>
          </w:tcPr>
          <w:p w14:paraId="60AA7EFA" w14:textId="77777777" w:rsidR="00AA722C" w:rsidRPr="00D0762F" w:rsidRDefault="00AA722C" w:rsidP="002D0E67">
            <w:r w:rsidRPr="00D0762F">
              <w:t>App Mobile</w:t>
            </w:r>
          </w:p>
        </w:tc>
        <w:tc>
          <w:tcPr>
            <w:tcW w:w="1617" w:type="dxa"/>
            <w:noWrap/>
            <w:hideMark/>
          </w:tcPr>
          <w:p w14:paraId="07D62A72" w14:textId="77777777" w:rsidR="00AA722C" w:rsidRPr="00D0762F" w:rsidRDefault="00AA722C" w:rsidP="002D0E67">
            <w:r w:rsidRPr="00D0762F">
              <w:t>1</w:t>
            </w:r>
          </w:p>
        </w:tc>
      </w:tr>
      <w:tr w:rsidR="00AA722C" w:rsidRPr="00D0762F" w14:paraId="4157B787" w14:textId="77777777" w:rsidTr="00921192">
        <w:trPr>
          <w:trHeight w:val="292"/>
        </w:trPr>
        <w:tc>
          <w:tcPr>
            <w:tcW w:w="5301" w:type="dxa"/>
            <w:noWrap/>
            <w:hideMark/>
          </w:tcPr>
          <w:p w14:paraId="795B4FB2" w14:textId="77777777" w:rsidR="00AA722C" w:rsidRPr="00D0762F" w:rsidRDefault="00AA722C" w:rsidP="002D0E67">
            <w:pPr>
              <w:rPr>
                <w:lang w:val="it-IT"/>
              </w:rPr>
            </w:pPr>
            <w:r w:rsidRPr="00D0762F">
              <w:rPr>
                <w:lang w:val="it-IT"/>
              </w:rPr>
              <w:t>App - Chiedilo a noi: Assistenza generica</w:t>
            </w:r>
          </w:p>
        </w:tc>
        <w:tc>
          <w:tcPr>
            <w:tcW w:w="1344" w:type="dxa"/>
            <w:noWrap/>
            <w:hideMark/>
          </w:tcPr>
          <w:p w14:paraId="3F0D6A6E" w14:textId="77777777" w:rsidR="00AA722C" w:rsidRPr="00D0762F" w:rsidRDefault="00AA722C" w:rsidP="002D0E67">
            <w:r w:rsidRPr="00D0762F">
              <w:t>Mobile</w:t>
            </w:r>
          </w:p>
        </w:tc>
        <w:tc>
          <w:tcPr>
            <w:tcW w:w="1366" w:type="dxa"/>
            <w:noWrap/>
            <w:hideMark/>
          </w:tcPr>
          <w:p w14:paraId="00B8E717" w14:textId="77777777" w:rsidR="00AA722C" w:rsidRPr="00D0762F" w:rsidRDefault="00AA722C" w:rsidP="002D0E67">
            <w:r w:rsidRPr="00D0762F">
              <w:t>App Mobile</w:t>
            </w:r>
          </w:p>
        </w:tc>
        <w:tc>
          <w:tcPr>
            <w:tcW w:w="1617" w:type="dxa"/>
            <w:noWrap/>
            <w:hideMark/>
          </w:tcPr>
          <w:p w14:paraId="50860AC3" w14:textId="77777777" w:rsidR="00AA722C" w:rsidRPr="00D0762F" w:rsidRDefault="00AA722C" w:rsidP="002D0E67">
            <w:r w:rsidRPr="00D0762F">
              <w:t>1</w:t>
            </w:r>
          </w:p>
        </w:tc>
      </w:tr>
      <w:tr w:rsidR="00AA722C" w:rsidRPr="00D0762F" w14:paraId="75D387DC" w14:textId="77777777" w:rsidTr="00921192">
        <w:trPr>
          <w:trHeight w:val="292"/>
        </w:trPr>
        <w:tc>
          <w:tcPr>
            <w:tcW w:w="5301" w:type="dxa"/>
            <w:noWrap/>
            <w:hideMark/>
          </w:tcPr>
          <w:p w14:paraId="5D288F6E" w14:textId="77777777" w:rsidR="00AA722C" w:rsidRPr="00D0762F" w:rsidRDefault="00AA722C" w:rsidP="002D0E67">
            <w:pPr>
              <w:rPr>
                <w:lang w:val="it-IT"/>
              </w:rPr>
            </w:pPr>
            <w:r w:rsidRPr="00D0762F">
              <w:rPr>
                <w:lang w:val="it-IT"/>
              </w:rPr>
              <w:t xml:space="preserve">App - Chiedilo a noi: Assistenza </w:t>
            </w:r>
            <w:proofErr w:type="spellStart"/>
            <w:r w:rsidRPr="00D0762F">
              <w:rPr>
                <w:lang w:val="it-IT"/>
              </w:rPr>
              <w:t>internet</w:t>
            </w:r>
            <w:proofErr w:type="spellEnd"/>
            <w:r w:rsidRPr="00D0762F">
              <w:rPr>
                <w:lang w:val="it-IT"/>
              </w:rPr>
              <w:t xml:space="preserve"> banking</w:t>
            </w:r>
          </w:p>
        </w:tc>
        <w:tc>
          <w:tcPr>
            <w:tcW w:w="1344" w:type="dxa"/>
            <w:noWrap/>
            <w:hideMark/>
          </w:tcPr>
          <w:p w14:paraId="7813638C" w14:textId="77777777" w:rsidR="00AA722C" w:rsidRPr="00D0762F" w:rsidRDefault="00AA722C" w:rsidP="002D0E67">
            <w:r w:rsidRPr="00D0762F">
              <w:t>Mobile</w:t>
            </w:r>
          </w:p>
        </w:tc>
        <w:tc>
          <w:tcPr>
            <w:tcW w:w="1366" w:type="dxa"/>
            <w:noWrap/>
            <w:hideMark/>
          </w:tcPr>
          <w:p w14:paraId="1ADEE3FA" w14:textId="77777777" w:rsidR="00AA722C" w:rsidRPr="00D0762F" w:rsidRDefault="00AA722C" w:rsidP="002D0E67">
            <w:r w:rsidRPr="00D0762F">
              <w:t>App Mobile</w:t>
            </w:r>
          </w:p>
        </w:tc>
        <w:tc>
          <w:tcPr>
            <w:tcW w:w="1617" w:type="dxa"/>
            <w:noWrap/>
            <w:hideMark/>
          </w:tcPr>
          <w:p w14:paraId="73DCB9DF" w14:textId="77777777" w:rsidR="00AA722C" w:rsidRPr="00D0762F" w:rsidRDefault="00AA722C" w:rsidP="002D0E67">
            <w:r w:rsidRPr="00D0762F">
              <w:t>1</w:t>
            </w:r>
          </w:p>
        </w:tc>
      </w:tr>
      <w:tr w:rsidR="00AA722C" w:rsidRPr="00D0762F" w14:paraId="5F0CBA45" w14:textId="77777777" w:rsidTr="00921192">
        <w:trPr>
          <w:trHeight w:val="292"/>
        </w:trPr>
        <w:tc>
          <w:tcPr>
            <w:tcW w:w="5301" w:type="dxa"/>
            <w:noWrap/>
            <w:hideMark/>
          </w:tcPr>
          <w:p w14:paraId="4F0FF9D5" w14:textId="77777777" w:rsidR="00AA722C" w:rsidRPr="00D0762F" w:rsidRDefault="00AA722C" w:rsidP="002D0E67">
            <w:pPr>
              <w:rPr>
                <w:lang w:val="it-IT"/>
              </w:rPr>
            </w:pPr>
            <w:r w:rsidRPr="00D0762F">
              <w:rPr>
                <w:lang w:val="it-IT"/>
              </w:rPr>
              <w:t>App - Chiedilo a noi: Assistenza pagamenti</w:t>
            </w:r>
          </w:p>
        </w:tc>
        <w:tc>
          <w:tcPr>
            <w:tcW w:w="1344" w:type="dxa"/>
            <w:noWrap/>
            <w:hideMark/>
          </w:tcPr>
          <w:p w14:paraId="32F04469" w14:textId="77777777" w:rsidR="00AA722C" w:rsidRPr="00D0762F" w:rsidRDefault="00AA722C" w:rsidP="002D0E67">
            <w:r w:rsidRPr="00D0762F">
              <w:t>Mobile</w:t>
            </w:r>
          </w:p>
        </w:tc>
        <w:tc>
          <w:tcPr>
            <w:tcW w:w="1366" w:type="dxa"/>
            <w:noWrap/>
            <w:hideMark/>
          </w:tcPr>
          <w:p w14:paraId="467D366D" w14:textId="77777777" w:rsidR="00AA722C" w:rsidRPr="00D0762F" w:rsidRDefault="00AA722C" w:rsidP="002D0E67">
            <w:r w:rsidRPr="00D0762F">
              <w:t>App Mobile</w:t>
            </w:r>
          </w:p>
        </w:tc>
        <w:tc>
          <w:tcPr>
            <w:tcW w:w="1617" w:type="dxa"/>
            <w:noWrap/>
            <w:hideMark/>
          </w:tcPr>
          <w:p w14:paraId="4C9DDBF9" w14:textId="77777777" w:rsidR="00AA722C" w:rsidRPr="00D0762F" w:rsidRDefault="00AA722C" w:rsidP="002D0E67">
            <w:r w:rsidRPr="00D0762F">
              <w:t>1</w:t>
            </w:r>
          </w:p>
        </w:tc>
      </w:tr>
      <w:tr w:rsidR="00AA722C" w:rsidRPr="00D0762F" w14:paraId="1F10B626" w14:textId="77777777" w:rsidTr="00921192">
        <w:trPr>
          <w:trHeight w:val="292"/>
        </w:trPr>
        <w:tc>
          <w:tcPr>
            <w:tcW w:w="5301" w:type="dxa"/>
            <w:noWrap/>
            <w:hideMark/>
          </w:tcPr>
          <w:p w14:paraId="0652C89B" w14:textId="77777777" w:rsidR="00AA722C" w:rsidRPr="00D0762F" w:rsidRDefault="00AA722C" w:rsidP="002D0E67">
            <w:pPr>
              <w:rPr>
                <w:lang w:val="it-IT"/>
              </w:rPr>
            </w:pPr>
            <w:r w:rsidRPr="00D0762F">
              <w:rPr>
                <w:lang w:val="it-IT"/>
              </w:rPr>
              <w:t xml:space="preserve">App - Chiedilo a noi: </w:t>
            </w:r>
            <w:proofErr w:type="spellStart"/>
            <w:r w:rsidRPr="00D0762F">
              <w:rPr>
                <w:lang w:val="it-IT"/>
              </w:rPr>
              <w:t>CartaConto</w:t>
            </w:r>
            <w:proofErr w:type="spellEnd"/>
          </w:p>
        </w:tc>
        <w:tc>
          <w:tcPr>
            <w:tcW w:w="1344" w:type="dxa"/>
            <w:noWrap/>
            <w:hideMark/>
          </w:tcPr>
          <w:p w14:paraId="30E68620" w14:textId="77777777" w:rsidR="00AA722C" w:rsidRPr="00D0762F" w:rsidRDefault="00AA722C" w:rsidP="002D0E67">
            <w:r w:rsidRPr="00D0762F">
              <w:t>Mobile</w:t>
            </w:r>
          </w:p>
        </w:tc>
        <w:tc>
          <w:tcPr>
            <w:tcW w:w="1366" w:type="dxa"/>
            <w:noWrap/>
            <w:hideMark/>
          </w:tcPr>
          <w:p w14:paraId="16B44CB9" w14:textId="77777777" w:rsidR="00AA722C" w:rsidRPr="00D0762F" w:rsidRDefault="00AA722C" w:rsidP="002D0E67">
            <w:r w:rsidRPr="00D0762F">
              <w:t>App Mobile</w:t>
            </w:r>
          </w:p>
        </w:tc>
        <w:tc>
          <w:tcPr>
            <w:tcW w:w="1617" w:type="dxa"/>
            <w:noWrap/>
            <w:hideMark/>
          </w:tcPr>
          <w:p w14:paraId="1DF0198B" w14:textId="77777777" w:rsidR="00AA722C" w:rsidRPr="00D0762F" w:rsidRDefault="00AA722C" w:rsidP="002D0E67">
            <w:r w:rsidRPr="00D0762F">
              <w:t>1</w:t>
            </w:r>
          </w:p>
        </w:tc>
      </w:tr>
      <w:tr w:rsidR="00AA722C" w:rsidRPr="00D0762F" w14:paraId="4379F417" w14:textId="77777777" w:rsidTr="00921192">
        <w:trPr>
          <w:trHeight w:val="292"/>
        </w:trPr>
        <w:tc>
          <w:tcPr>
            <w:tcW w:w="5301" w:type="dxa"/>
            <w:noWrap/>
            <w:hideMark/>
          </w:tcPr>
          <w:p w14:paraId="5F28A2AC" w14:textId="77777777" w:rsidR="00AA722C" w:rsidRPr="00D0762F" w:rsidRDefault="00AA722C" w:rsidP="002D0E67">
            <w:pPr>
              <w:rPr>
                <w:lang w:val="it-IT"/>
              </w:rPr>
            </w:pPr>
            <w:r w:rsidRPr="00D0762F">
              <w:rPr>
                <w:lang w:val="it-IT"/>
              </w:rPr>
              <w:t>App - Chiedilo a noi: Carte di credito</w:t>
            </w:r>
          </w:p>
        </w:tc>
        <w:tc>
          <w:tcPr>
            <w:tcW w:w="1344" w:type="dxa"/>
            <w:noWrap/>
            <w:hideMark/>
          </w:tcPr>
          <w:p w14:paraId="34F59CA4" w14:textId="77777777" w:rsidR="00AA722C" w:rsidRPr="00D0762F" w:rsidRDefault="00AA722C" w:rsidP="002D0E67">
            <w:r w:rsidRPr="00D0762F">
              <w:t>Mobile</w:t>
            </w:r>
          </w:p>
        </w:tc>
        <w:tc>
          <w:tcPr>
            <w:tcW w:w="1366" w:type="dxa"/>
            <w:noWrap/>
            <w:hideMark/>
          </w:tcPr>
          <w:p w14:paraId="4D871898" w14:textId="77777777" w:rsidR="00AA722C" w:rsidRPr="00D0762F" w:rsidRDefault="00AA722C" w:rsidP="002D0E67">
            <w:r w:rsidRPr="00D0762F">
              <w:t>App Mobile</w:t>
            </w:r>
          </w:p>
        </w:tc>
        <w:tc>
          <w:tcPr>
            <w:tcW w:w="1617" w:type="dxa"/>
            <w:noWrap/>
            <w:hideMark/>
          </w:tcPr>
          <w:p w14:paraId="52C750F7" w14:textId="77777777" w:rsidR="00AA722C" w:rsidRPr="00D0762F" w:rsidRDefault="00AA722C" w:rsidP="002D0E67">
            <w:r w:rsidRPr="00D0762F">
              <w:t>1</w:t>
            </w:r>
          </w:p>
        </w:tc>
      </w:tr>
      <w:tr w:rsidR="00AA722C" w:rsidRPr="00D0762F" w14:paraId="05B0DA08" w14:textId="77777777" w:rsidTr="00921192">
        <w:trPr>
          <w:trHeight w:val="292"/>
        </w:trPr>
        <w:tc>
          <w:tcPr>
            <w:tcW w:w="5301" w:type="dxa"/>
            <w:noWrap/>
            <w:hideMark/>
          </w:tcPr>
          <w:p w14:paraId="3895E076" w14:textId="77777777" w:rsidR="00AA722C" w:rsidRPr="00D0762F" w:rsidRDefault="00AA722C" w:rsidP="002D0E67">
            <w:pPr>
              <w:rPr>
                <w:lang w:val="it-IT"/>
              </w:rPr>
            </w:pPr>
            <w:r w:rsidRPr="00D0762F">
              <w:rPr>
                <w:lang w:val="it-IT"/>
              </w:rPr>
              <w:t>App - Chiedilo a noi: Carte di Debito</w:t>
            </w:r>
          </w:p>
        </w:tc>
        <w:tc>
          <w:tcPr>
            <w:tcW w:w="1344" w:type="dxa"/>
            <w:noWrap/>
            <w:hideMark/>
          </w:tcPr>
          <w:p w14:paraId="68D0DAFE" w14:textId="77777777" w:rsidR="00AA722C" w:rsidRPr="00D0762F" w:rsidRDefault="00AA722C" w:rsidP="002D0E67">
            <w:r w:rsidRPr="00D0762F">
              <w:t>Mobile</w:t>
            </w:r>
          </w:p>
        </w:tc>
        <w:tc>
          <w:tcPr>
            <w:tcW w:w="1366" w:type="dxa"/>
            <w:noWrap/>
            <w:hideMark/>
          </w:tcPr>
          <w:p w14:paraId="2F6E3118" w14:textId="77777777" w:rsidR="00AA722C" w:rsidRPr="00D0762F" w:rsidRDefault="00AA722C" w:rsidP="002D0E67">
            <w:r w:rsidRPr="00D0762F">
              <w:t>App Mobile</w:t>
            </w:r>
          </w:p>
        </w:tc>
        <w:tc>
          <w:tcPr>
            <w:tcW w:w="1617" w:type="dxa"/>
            <w:noWrap/>
            <w:hideMark/>
          </w:tcPr>
          <w:p w14:paraId="315E31FF" w14:textId="77777777" w:rsidR="00AA722C" w:rsidRPr="00D0762F" w:rsidRDefault="00AA722C" w:rsidP="002D0E67">
            <w:r w:rsidRPr="00D0762F">
              <w:t>1</w:t>
            </w:r>
          </w:p>
        </w:tc>
      </w:tr>
      <w:tr w:rsidR="00AA722C" w:rsidRPr="00D0762F" w14:paraId="7390FB24" w14:textId="77777777" w:rsidTr="00921192">
        <w:trPr>
          <w:trHeight w:val="292"/>
        </w:trPr>
        <w:tc>
          <w:tcPr>
            <w:tcW w:w="5301" w:type="dxa"/>
            <w:noWrap/>
            <w:hideMark/>
          </w:tcPr>
          <w:p w14:paraId="6CA928F0" w14:textId="77777777" w:rsidR="00AA722C" w:rsidRPr="00D0762F" w:rsidRDefault="00AA722C" w:rsidP="002D0E67">
            <w:pPr>
              <w:rPr>
                <w:lang w:val="it-IT"/>
              </w:rPr>
            </w:pPr>
            <w:r w:rsidRPr="00D0762F">
              <w:rPr>
                <w:lang w:val="it-IT"/>
              </w:rPr>
              <w:t>App - Chiedilo a noi: Conti correnti</w:t>
            </w:r>
          </w:p>
        </w:tc>
        <w:tc>
          <w:tcPr>
            <w:tcW w:w="1344" w:type="dxa"/>
            <w:noWrap/>
            <w:hideMark/>
          </w:tcPr>
          <w:p w14:paraId="30947CB2" w14:textId="77777777" w:rsidR="00AA722C" w:rsidRPr="00D0762F" w:rsidRDefault="00AA722C" w:rsidP="002D0E67">
            <w:r w:rsidRPr="00D0762F">
              <w:t>Mobile</w:t>
            </w:r>
          </w:p>
        </w:tc>
        <w:tc>
          <w:tcPr>
            <w:tcW w:w="1366" w:type="dxa"/>
            <w:noWrap/>
            <w:hideMark/>
          </w:tcPr>
          <w:p w14:paraId="4B8075BB" w14:textId="77777777" w:rsidR="00AA722C" w:rsidRPr="00D0762F" w:rsidRDefault="00AA722C" w:rsidP="002D0E67">
            <w:r w:rsidRPr="00D0762F">
              <w:t>App Mobile</w:t>
            </w:r>
          </w:p>
        </w:tc>
        <w:tc>
          <w:tcPr>
            <w:tcW w:w="1617" w:type="dxa"/>
            <w:noWrap/>
            <w:hideMark/>
          </w:tcPr>
          <w:p w14:paraId="1A316233" w14:textId="77777777" w:rsidR="00AA722C" w:rsidRPr="00D0762F" w:rsidRDefault="00AA722C" w:rsidP="002D0E67">
            <w:r w:rsidRPr="00D0762F">
              <w:t>1</w:t>
            </w:r>
          </w:p>
        </w:tc>
      </w:tr>
      <w:tr w:rsidR="00AA722C" w:rsidRPr="00D0762F" w14:paraId="0AAE9E85" w14:textId="77777777" w:rsidTr="00921192">
        <w:trPr>
          <w:trHeight w:val="292"/>
        </w:trPr>
        <w:tc>
          <w:tcPr>
            <w:tcW w:w="5301" w:type="dxa"/>
            <w:noWrap/>
            <w:hideMark/>
          </w:tcPr>
          <w:p w14:paraId="1BFF9243" w14:textId="77777777" w:rsidR="00AA722C" w:rsidRPr="00D0762F" w:rsidRDefault="00AA722C" w:rsidP="002D0E67">
            <w:pPr>
              <w:rPr>
                <w:lang w:val="it-IT"/>
              </w:rPr>
            </w:pPr>
            <w:r w:rsidRPr="00D0762F">
              <w:rPr>
                <w:lang w:val="it-IT"/>
              </w:rPr>
              <w:t>App - Chiedilo a noi: Conto Deposito</w:t>
            </w:r>
          </w:p>
        </w:tc>
        <w:tc>
          <w:tcPr>
            <w:tcW w:w="1344" w:type="dxa"/>
            <w:noWrap/>
            <w:hideMark/>
          </w:tcPr>
          <w:p w14:paraId="369AC352" w14:textId="77777777" w:rsidR="00AA722C" w:rsidRPr="00D0762F" w:rsidRDefault="00AA722C" w:rsidP="002D0E67">
            <w:r w:rsidRPr="00D0762F">
              <w:t>Mobile</w:t>
            </w:r>
          </w:p>
        </w:tc>
        <w:tc>
          <w:tcPr>
            <w:tcW w:w="1366" w:type="dxa"/>
            <w:noWrap/>
            <w:hideMark/>
          </w:tcPr>
          <w:p w14:paraId="6A43F65B" w14:textId="77777777" w:rsidR="00AA722C" w:rsidRPr="00D0762F" w:rsidRDefault="00AA722C" w:rsidP="002D0E67">
            <w:r w:rsidRPr="00D0762F">
              <w:t>App Mobile</w:t>
            </w:r>
          </w:p>
        </w:tc>
        <w:tc>
          <w:tcPr>
            <w:tcW w:w="1617" w:type="dxa"/>
            <w:noWrap/>
            <w:hideMark/>
          </w:tcPr>
          <w:p w14:paraId="4C4EEB88" w14:textId="77777777" w:rsidR="00AA722C" w:rsidRPr="00D0762F" w:rsidRDefault="00AA722C" w:rsidP="002D0E67">
            <w:r w:rsidRPr="00D0762F">
              <w:t>1</w:t>
            </w:r>
          </w:p>
        </w:tc>
      </w:tr>
      <w:tr w:rsidR="00AA722C" w:rsidRPr="00D0762F" w14:paraId="6EE0CADD" w14:textId="77777777" w:rsidTr="00921192">
        <w:trPr>
          <w:trHeight w:val="292"/>
        </w:trPr>
        <w:tc>
          <w:tcPr>
            <w:tcW w:w="5301" w:type="dxa"/>
            <w:noWrap/>
            <w:hideMark/>
          </w:tcPr>
          <w:p w14:paraId="68040D2F" w14:textId="77777777" w:rsidR="00AA722C" w:rsidRPr="00D0762F" w:rsidRDefault="00AA722C" w:rsidP="002D0E67">
            <w:pPr>
              <w:rPr>
                <w:lang w:val="it-IT"/>
              </w:rPr>
            </w:pPr>
            <w:r w:rsidRPr="00D0762F">
              <w:rPr>
                <w:lang w:val="it-IT"/>
              </w:rPr>
              <w:t xml:space="preserve">App - Chiedilo a noi: </w:t>
            </w:r>
            <w:proofErr w:type="spellStart"/>
            <w:r w:rsidRPr="00D0762F">
              <w:rPr>
                <w:lang w:val="it-IT"/>
              </w:rPr>
              <w:t>FiNAnziamenti</w:t>
            </w:r>
            <w:proofErr w:type="spellEnd"/>
            <w:r w:rsidRPr="00D0762F">
              <w:rPr>
                <w:lang w:val="it-IT"/>
              </w:rPr>
              <w:t xml:space="preserve"> piccole imprese</w:t>
            </w:r>
          </w:p>
        </w:tc>
        <w:tc>
          <w:tcPr>
            <w:tcW w:w="1344" w:type="dxa"/>
            <w:noWrap/>
            <w:hideMark/>
          </w:tcPr>
          <w:p w14:paraId="7E7ABF1A" w14:textId="77777777" w:rsidR="00AA722C" w:rsidRPr="00D0762F" w:rsidRDefault="00AA722C" w:rsidP="002D0E67">
            <w:r w:rsidRPr="00D0762F">
              <w:t>Mobile</w:t>
            </w:r>
          </w:p>
        </w:tc>
        <w:tc>
          <w:tcPr>
            <w:tcW w:w="1366" w:type="dxa"/>
            <w:noWrap/>
            <w:hideMark/>
          </w:tcPr>
          <w:p w14:paraId="46025263" w14:textId="77777777" w:rsidR="00AA722C" w:rsidRPr="00D0762F" w:rsidRDefault="00AA722C" w:rsidP="002D0E67">
            <w:r w:rsidRPr="00D0762F">
              <w:t>App Mobile</w:t>
            </w:r>
          </w:p>
        </w:tc>
        <w:tc>
          <w:tcPr>
            <w:tcW w:w="1617" w:type="dxa"/>
            <w:noWrap/>
            <w:hideMark/>
          </w:tcPr>
          <w:p w14:paraId="621F893D" w14:textId="77777777" w:rsidR="00AA722C" w:rsidRPr="00D0762F" w:rsidRDefault="00AA722C" w:rsidP="002D0E67">
            <w:r w:rsidRPr="00D0762F">
              <w:t>1</w:t>
            </w:r>
          </w:p>
        </w:tc>
      </w:tr>
      <w:tr w:rsidR="00AA722C" w:rsidRPr="00D0762F" w14:paraId="51E23D62" w14:textId="77777777" w:rsidTr="00921192">
        <w:trPr>
          <w:trHeight w:val="292"/>
        </w:trPr>
        <w:tc>
          <w:tcPr>
            <w:tcW w:w="5301" w:type="dxa"/>
            <w:noWrap/>
            <w:hideMark/>
          </w:tcPr>
          <w:p w14:paraId="40D37B18" w14:textId="77777777" w:rsidR="00AA722C" w:rsidRPr="00D0762F" w:rsidRDefault="00AA722C" w:rsidP="002D0E67">
            <w:pPr>
              <w:rPr>
                <w:lang w:val="it-IT"/>
              </w:rPr>
            </w:pPr>
            <w:r w:rsidRPr="00D0762F">
              <w:rPr>
                <w:lang w:val="it-IT"/>
              </w:rPr>
              <w:t>App - Chiedilo a noi: Fondo pensione</w:t>
            </w:r>
          </w:p>
        </w:tc>
        <w:tc>
          <w:tcPr>
            <w:tcW w:w="1344" w:type="dxa"/>
            <w:noWrap/>
            <w:hideMark/>
          </w:tcPr>
          <w:p w14:paraId="0C261679" w14:textId="77777777" w:rsidR="00AA722C" w:rsidRPr="00D0762F" w:rsidRDefault="00AA722C" w:rsidP="002D0E67">
            <w:r w:rsidRPr="00D0762F">
              <w:t>Mobile</w:t>
            </w:r>
          </w:p>
        </w:tc>
        <w:tc>
          <w:tcPr>
            <w:tcW w:w="1366" w:type="dxa"/>
            <w:noWrap/>
            <w:hideMark/>
          </w:tcPr>
          <w:p w14:paraId="2C38CFC3" w14:textId="77777777" w:rsidR="00AA722C" w:rsidRPr="00D0762F" w:rsidRDefault="00AA722C" w:rsidP="002D0E67">
            <w:r w:rsidRPr="00D0762F">
              <w:t>App Mobile</w:t>
            </w:r>
          </w:p>
        </w:tc>
        <w:tc>
          <w:tcPr>
            <w:tcW w:w="1617" w:type="dxa"/>
            <w:noWrap/>
            <w:hideMark/>
          </w:tcPr>
          <w:p w14:paraId="1A874156" w14:textId="77777777" w:rsidR="00AA722C" w:rsidRPr="00D0762F" w:rsidRDefault="00AA722C" w:rsidP="002D0E67">
            <w:r w:rsidRPr="00D0762F">
              <w:t>1</w:t>
            </w:r>
          </w:p>
        </w:tc>
      </w:tr>
      <w:tr w:rsidR="00AA722C" w:rsidRPr="00D0762F" w14:paraId="00E58111" w14:textId="77777777" w:rsidTr="00921192">
        <w:trPr>
          <w:trHeight w:val="292"/>
        </w:trPr>
        <w:tc>
          <w:tcPr>
            <w:tcW w:w="5301" w:type="dxa"/>
            <w:noWrap/>
            <w:hideMark/>
          </w:tcPr>
          <w:p w14:paraId="6F59BAD4" w14:textId="77777777" w:rsidR="00AA722C" w:rsidRPr="00D0762F" w:rsidRDefault="00AA722C" w:rsidP="002D0E67">
            <w:pPr>
              <w:rPr>
                <w:lang w:val="it-IT"/>
              </w:rPr>
            </w:pPr>
            <w:r w:rsidRPr="00D0762F">
              <w:rPr>
                <w:lang w:val="it-IT"/>
              </w:rPr>
              <w:t>App - Chiedilo a noi: Leasing</w:t>
            </w:r>
          </w:p>
        </w:tc>
        <w:tc>
          <w:tcPr>
            <w:tcW w:w="1344" w:type="dxa"/>
            <w:noWrap/>
            <w:hideMark/>
          </w:tcPr>
          <w:p w14:paraId="60615C3D" w14:textId="77777777" w:rsidR="00AA722C" w:rsidRPr="00D0762F" w:rsidRDefault="00AA722C" w:rsidP="002D0E67">
            <w:r w:rsidRPr="00D0762F">
              <w:t>Mobile</w:t>
            </w:r>
          </w:p>
        </w:tc>
        <w:tc>
          <w:tcPr>
            <w:tcW w:w="1366" w:type="dxa"/>
            <w:noWrap/>
            <w:hideMark/>
          </w:tcPr>
          <w:p w14:paraId="121C6881" w14:textId="77777777" w:rsidR="00AA722C" w:rsidRPr="00D0762F" w:rsidRDefault="00AA722C" w:rsidP="002D0E67">
            <w:r w:rsidRPr="00D0762F">
              <w:t>App Mobile</w:t>
            </w:r>
          </w:p>
        </w:tc>
        <w:tc>
          <w:tcPr>
            <w:tcW w:w="1617" w:type="dxa"/>
            <w:noWrap/>
            <w:hideMark/>
          </w:tcPr>
          <w:p w14:paraId="66E1D642" w14:textId="77777777" w:rsidR="00AA722C" w:rsidRPr="00D0762F" w:rsidRDefault="00AA722C" w:rsidP="002D0E67">
            <w:r w:rsidRPr="00D0762F">
              <w:t>1</w:t>
            </w:r>
          </w:p>
        </w:tc>
      </w:tr>
      <w:tr w:rsidR="00AA722C" w:rsidRPr="00D0762F" w14:paraId="02637A00" w14:textId="77777777" w:rsidTr="00921192">
        <w:trPr>
          <w:trHeight w:val="292"/>
        </w:trPr>
        <w:tc>
          <w:tcPr>
            <w:tcW w:w="5301" w:type="dxa"/>
            <w:noWrap/>
            <w:hideMark/>
          </w:tcPr>
          <w:p w14:paraId="7F95098B" w14:textId="77777777" w:rsidR="00AA722C" w:rsidRPr="00D0762F" w:rsidRDefault="00AA722C" w:rsidP="002D0E67">
            <w:pPr>
              <w:rPr>
                <w:lang w:val="it-IT"/>
              </w:rPr>
            </w:pPr>
            <w:r w:rsidRPr="00D0762F">
              <w:rPr>
                <w:lang w:val="it-IT"/>
              </w:rPr>
              <w:t>App - Chiedilo a noi: Libretto minori</w:t>
            </w:r>
          </w:p>
        </w:tc>
        <w:tc>
          <w:tcPr>
            <w:tcW w:w="1344" w:type="dxa"/>
            <w:noWrap/>
            <w:hideMark/>
          </w:tcPr>
          <w:p w14:paraId="139C0552" w14:textId="77777777" w:rsidR="00AA722C" w:rsidRPr="00D0762F" w:rsidRDefault="00AA722C" w:rsidP="002D0E67">
            <w:r w:rsidRPr="00D0762F">
              <w:t>Mobile</w:t>
            </w:r>
          </w:p>
        </w:tc>
        <w:tc>
          <w:tcPr>
            <w:tcW w:w="1366" w:type="dxa"/>
            <w:noWrap/>
            <w:hideMark/>
          </w:tcPr>
          <w:p w14:paraId="6384E87D" w14:textId="77777777" w:rsidR="00AA722C" w:rsidRPr="00D0762F" w:rsidRDefault="00AA722C" w:rsidP="002D0E67">
            <w:r w:rsidRPr="00D0762F">
              <w:t>App Mobile</w:t>
            </w:r>
          </w:p>
        </w:tc>
        <w:tc>
          <w:tcPr>
            <w:tcW w:w="1617" w:type="dxa"/>
            <w:noWrap/>
            <w:hideMark/>
          </w:tcPr>
          <w:p w14:paraId="7CD7EB1C" w14:textId="77777777" w:rsidR="00AA722C" w:rsidRPr="00D0762F" w:rsidRDefault="00AA722C" w:rsidP="002D0E67">
            <w:r w:rsidRPr="00D0762F">
              <w:t>1</w:t>
            </w:r>
          </w:p>
        </w:tc>
      </w:tr>
      <w:tr w:rsidR="00AA722C" w:rsidRPr="00D0762F" w14:paraId="69FC53DF" w14:textId="77777777" w:rsidTr="00921192">
        <w:trPr>
          <w:trHeight w:val="292"/>
        </w:trPr>
        <w:tc>
          <w:tcPr>
            <w:tcW w:w="5301" w:type="dxa"/>
            <w:noWrap/>
            <w:hideMark/>
          </w:tcPr>
          <w:p w14:paraId="3D4C09F9" w14:textId="77777777" w:rsidR="00AA722C" w:rsidRPr="00D0762F" w:rsidRDefault="00AA722C" w:rsidP="002D0E67">
            <w:pPr>
              <w:rPr>
                <w:lang w:val="it-IT"/>
              </w:rPr>
            </w:pPr>
            <w:r w:rsidRPr="00D0762F">
              <w:rPr>
                <w:lang w:val="it-IT"/>
              </w:rPr>
              <w:t>App - Chiedilo a noi: PAC</w:t>
            </w:r>
          </w:p>
        </w:tc>
        <w:tc>
          <w:tcPr>
            <w:tcW w:w="1344" w:type="dxa"/>
            <w:noWrap/>
            <w:hideMark/>
          </w:tcPr>
          <w:p w14:paraId="2927633D" w14:textId="77777777" w:rsidR="00AA722C" w:rsidRPr="00D0762F" w:rsidRDefault="00AA722C" w:rsidP="002D0E67">
            <w:r w:rsidRPr="00D0762F">
              <w:t>Mobile</w:t>
            </w:r>
          </w:p>
        </w:tc>
        <w:tc>
          <w:tcPr>
            <w:tcW w:w="1366" w:type="dxa"/>
            <w:noWrap/>
            <w:hideMark/>
          </w:tcPr>
          <w:p w14:paraId="6716D41B" w14:textId="77777777" w:rsidR="00AA722C" w:rsidRPr="00D0762F" w:rsidRDefault="00AA722C" w:rsidP="002D0E67">
            <w:r w:rsidRPr="00D0762F">
              <w:t>App Mobile</w:t>
            </w:r>
          </w:p>
        </w:tc>
        <w:tc>
          <w:tcPr>
            <w:tcW w:w="1617" w:type="dxa"/>
            <w:noWrap/>
            <w:hideMark/>
          </w:tcPr>
          <w:p w14:paraId="71D3EB71" w14:textId="77777777" w:rsidR="00AA722C" w:rsidRPr="00D0762F" w:rsidRDefault="00AA722C" w:rsidP="002D0E67">
            <w:r w:rsidRPr="00D0762F">
              <w:t>1</w:t>
            </w:r>
          </w:p>
        </w:tc>
      </w:tr>
      <w:tr w:rsidR="00AA722C" w:rsidRPr="00D0762F" w14:paraId="39CD6BE7" w14:textId="77777777" w:rsidTr="00921192">
        <w:trPr>
          <w:trHeight w:val="292"/>
        </w:trPr>
        <w:tc>
          <w:tcPr>
            <w:tcW w:w="5301" w:type="dxa"/>
            <w:noWrap/>
            <w:hideMark/>
          </w:tcPr>
          <w:p w14:paraId="102A7BBD" w14:textId="77777777" w:rsidR="00AA722C" w:rsidRPr="00D0762F" w:rsidRDefault="00AA722C" w:rsidP="002D0E67">
            <w:pPr>
              <w:rPr>
                <w:lang w:val="it-IT"/>
              </w:rPr>
            </w:pPr>
            <w:r w:rsidRPr="00D0762F">
              <w:rPr>
                <w:lang w:val="it-IT"/>
              </w:rPr>
              <w:t>App - Chiedilo a noi: Portabilità Conto</w:t>
            </w:r>
          </w:p>
        </w:tc>
        <w:tc>
          <w:tcPr>
            <w:tcW w:w="1344" w:type="dxa"/>
            <w:noWrap/>
            <w:hideMark/>
          </w:tcPr>
          <w:p w14:paraId="48D9C073" w14:textId="77777777" w:rsidR="00AA722C" w:rsidRPr="00D0762F" w:rsidRDefault="00AA722C" w:rsidP="002D0E67">
            <w:r w:rsidRPr="00D0762F">
              <w:t>Mobile</w:t>
            </w:r>
          </w:p>
        </w:tc>
        <w:tc>
          <w:tcPr>
            <w:tcW w:w="1366" w:type="dxa"/>
            <w:noWrap/>
            <w:hideMark/>
          </w:tcPr>
          <w:p w14:paraId="64B8DDDB" w14:textId="77777777" w:rsidR="00AA722C" w:rsidRPr="00D0762F" w:rsidRDefault="00AA722C" w:rsidP="002D0E67">
            <w:r w:rsidRPr="00D0762F">
              <w:t>App Mobile</w:t>
            </w:r>
          </w:p>
        </w:tc>
        <w:tc>
          <w:tcPr>
            <w:tcW w:w="1617" w:type="dxa"/>
            <w:noWrap/>
            <w:hideMark/>
          </w:tcPr>
          <w:p w14:paraId="232411D9" w14:textId="77777777" w:rsidR="00AA722C" w:rsidRPr="00D0762F" w:rsidRDefault="00AA722C" w:rsidP="002D0E67">
            <w:r w:rsidRPr="00D0762F">
              <w:t>1</w:t>
            </w:r>
          </w:p>
        </w:tc>
      </w:tr>
      <w:tr w:rsidR="00AA722C" w:rsidRPr="00D0762F" w14:paraId="04C1C2E9" w14:textId="77777777" w:rsidTr="00921192">
        <w:trPr>
          <w:trHeight w:val="292"/>
        </w:trPr>
        <w:tc>
          <w:tcPr>
            <w:tcW w:w="5301" w:type="dxa"/>
            <w:noWrap/>
            <w:hideMark/>
          </w:tcPr>
          <w:p w14:paraId="18B14DFE" w14:textId="77777777" w:rsidR="00AA722C" w:rsidRPr="00D0762F" w:rsidRDefault="00AA722C" w:rsidP="002D0E67">
            <w:pPr>
              <w:rPr>
                <w:lang w:val="it-IT"/>
              </w:rPr>
            </w:pPr>
            <w:r w:rsidRPr="00D0762F">
              <w:rPr>
                <w:lang w:val="it-IT"/>
              </w:rPr>
              <w:t>App - Chiedilo a noi: POS PMI</w:t>
            </w:r>
          </w:p>
        </w:tc>
        <w:tc>
          <w:tcPr>
            <w:tcW w:w="1344" w:type="dxa"/>
            <w:noWrap/>
            <w:hideMark/>
          </w:tcPr>
          <w:p w14:paraId="6509D147" w14:textId="77777777" w:rsidR="00AA722C" w:rsidRPr="00D0762F" w:rsidRDefault="00AA722C" w:rsidP="002D0E67">
            <w:r w:rsidRPr="00D0762F">
              <w:t>Mobile</w:t>
            </w:r>
          </w:p>
        </w:tc>
        <w:tc>
          <w:tcPr>
            <w:tcW w:w="1366" w:type="dxa"/>
            <w:noWrap/>
            <w:hideMark/>
          </w:tcPr>
          <w:p w14:paraId="44AE7FFD" w14:textId="77777777" w:rsidR="00AA722C" w:rsidRPr="00D0762F" w:rsidRDefault="00AA722C" w:rsidP="002D0E67">
            <w:r w:rsidRPr="00D0762F">
              <w:t>App Mobile</w:t>
            </w:r>
          </w:p>
        </w:tc>
        <w:tc>
          <w:tcPr>
            <w:tcW w:w="1617" w:type="dxa"/>
            <w:noWrap/>
            <w:hideMark/>
          </w:tcPr>
          <w:p w14:paraId="7570D5AA" w14:textId="77777777" w:rsidR="00AA722C" w:rsidRPr="00D0762F" w:rsidRDefault="00AA722C" w:rsidP="002D0E67">
            <w:r w:rsidRPr="00D0762F">
              <w:t>1</w:t>
            </w:r>
          </w:p>
        </w:tc>
      </w:tr>
      <w:tr w:rsidR="00AA722C" w:rsidRPr="00D0762F" w14:paraId="2FDC1C85" w14:textId="77777777" w:rsidTr="00921192">
        <w:trPr>
          <w:trHeight w:val="292"/>
        </w:trPr>
        <w:tc>
          <w:tcPr>
            <w:tcW w:w="5301" w:type="dxa"/>
            <w:noWrap/>
            <w:hideMark/>
          </w:tcPr>
          <w:p w14:paraId="185F2AB5" w14:textId="77777777" w:rsidR="00AA722C" w:rsidRPr="00D0762F" w:rsidRDefault="00AA722C" w:rsidP="002D0E67">
            <w:pPr>
              <w:rPr>
                <w:lang w:val="it-IT"/>
              </w:rPr>
            </w:pPr>
            <w:r w:rsidRPr="00D0762F">
              <w:rPr>
                <w:lang w:val="it-IT"/>
              </w:rPr>
              <w:t>App - Chiedilo a noi: Prestiti</w:t>
            </w:r>
          </w:p>
        </w:tc>
        <w:tc>
          <w:tcPr>
            <w:tcW w:w="1344" w:type="dxa"/>
            <w:noWrap/>
            <w:hideMark/>
          </w:tcPr>
          <w:p w14:paraId="15F60EDD" w14:textId="77777777" w:rsidR="00AA722C" w:rsidRPr="00D0762F" w:rsidRDefault="00AA722C" w:rsidP="002D0E67">
            <w:r w:rsidRPr="00D0762F">
              <w:t>Mobile</w:t>
            </w:r>
          </w:p>
        </w:tc>
        <w:tc>
          <w:tcPr>
            <w:tcW w:w="1366" w:type="dxa"/>
            <w:noWrap/>
            <w:hideMark/>
          </w:tcPr>
          <w:p w14:paraId="1BA4F51A" w14:textId="77777777" w:rsidR="00AA722C" w:rsidRPr="00D0762F" w:rsidRDefault="00AA722C" w:rsidP="002D0E67">
            <w:r w:rsidRPr="00D0762F">
              <w:t>App Mobile</w:t>
            </w:r>
          </w:p>
        </w:tc>
        <w:tc>
          <w:tcPr>
            <w:tcW w:w="1617" w:type="dxa"/>
            <w:noWrap/>
            <w:hideMark/>
          </w:tcPr>
          <w:p w14:paraId="225B9E7E" w14:textId="77777777" w:rsidR="00AA722C" w:rsidRPr="00D0762F" w:rsidRDefault="00AA722C" w:rsidP="002D0E67">
            <w:r w:rsidRPr="00D0762F">
              <w:t>1</w:t>
            </w:r>
          </w:p>
        </w:tc>
      </w:tr>
      <w:tr w:rsidR="00AA722C" w:rsidRPr="00D0762F" w14:paraId="4F6299CA" w14:textId="77777777" w:rsidTr="00921192">
        <w:trPr>
          <w:trHeight w:val="292"/>
        </w:trPr>
        <w:tc>
          <w:tcPr>
            <w:tcW w:w="5301" w:type="dxa"/>
            <w:noWrap/>
            <w:hideMark/>
          </w:tcPr>
          <w:p w14:paraId="2A3EDE81" w14:textId="77777777" w:rsidR="00AA722C" w:rsidRPr="00D0762F" w:rsidRDefault="00AA722C" w:rsidP="002D0E67">
            <w:pPr>
              <w:rPr>
                <w:lang w:val="it-IT"/>
              </w:rPr>
            </w:pPr>
            <w:r w:rsidRPr="00D0762F">
              <w:rPr>
                <w:lang w:val="it-IT"/>
              </w:rPr>
              <w:t>App - Chiedilo a noi: Prodotti d'investimento</w:t>
            </w:r>
          </w:p>
        </w:tc>
        <w:tc>
          <w:tcPr>
            <w:tcW w:w="1344" w:type="dxa"/>
            <w:noWrap/>
            <w:hideMark/>
          </w:tcPr>
          <w:p w14:paraId="48EAB994" w14:textId="77777777" w:rsidR="00AA722C" w:rsidRPr="00D0762F" w:rsidRDefault="00AA722C" w:rsidP="002D0E67">
            <w:r w:rsidRPr="00D0762F">
              <w:t>Mobile</w:t>
            </w:r>
          </w:p>
        </w:tc>
        <w:tc>
          <w:tcPr>
            <w:tcW w:w="1366" w:type="dxa"/>
            <w:noWrap/>
            <w:hideMark/>
          </w:tcPr>
          <w:p w14:paraId="6FDE3DE0" w14:textId="77777777" w:rsidR="00AA722C" w:rsidRPr="00D0762F" w:rsidRDefault="00AA722C" w:rsidP="002D0E67">
            <w:r w:rsidRPr="00D0762F">
              <w:t>App Mobile</w:t>
            </w:r>
          </w:p>
        </w:tc>
        <w:tc>
          <w:tcPr>
            <w:tcW w:w="1617" w:type="dxa"/>
            <w:noWrap/>
            <w:hideMark/>
          </w:tcPr>
          <w:p w14:paraId="3BF8B5C8" w14:textId="77777777" w:rsidR="00AA722C" w:rsidRPr="00D0762F" w:rsidRDefault="00AA722C" w:rsidP="002D0E67">
            <w:r w:rsidRPr="00D0762F">
              <w:t>1</w:t>
            </w:r>
          </w:p>
        </w:tc>
      </w:tr>
      <w:tr w:rsidR="00AA722C" w:rsidRPr="00D0762F" w14:paraId="00CFB9BA" w14:textId="77777777" w:rsidTr="00921192">
        <w:trPr>
          <w:trHeight w:val="292"/>
        </w:trPr>
        <w:tc>
          <w:tcPr>
            <w:tcW w:w="5301" w:type="dxa"/>
            <w:noWrap/>
            <w:hideMark/>
          </w:tcPr>
          <w:p w14:paraId="14B2B5F3" w14:textId="77777777" w:rsidR="00AA722C" w:rsidRPr="00D0762F" w:rsidRDefault="00AA722C" w:rsidP="002D0E67">
            <w:pPr>
              <w:rPr>
                <w:lang w:val="it-IT"/>
              </w:rPr>
            </w:pPr>
            <w:r w:rsidRPr="00D0762F">
              <w:rPr>
                <w:lang w:val="it-IT"/>
              </w:rPr>
              <w:t>App - Chiedilo a noi: Protezione Auto</w:t>
            </w:r>
          </w:p>
        </w:tc>
        <w:tc>
          <w:tcPr>
            <w:tcW w:w="1344" w:type="dxa"/>
            <w:noWrap/>
            <w:hideMark/>
          </w:tcPr>
          <w:p w14:paraId="26FADD68" w14:textId="77777777" w:rsidR="00AA722C" w:rsidRPr="00D0762F" w:rsidRDefault="00AA722C" w:rsidP="002D0E67">
            <w:r w:rsidRPr="00D0762F">
              <w:t>Mobile</w:t>
            </w:r>
          </w:p>
        </w:tc>
        <w:tc>
          <w:tcPr>
            <w:tcW w:w="1366" w:type="dxa"/>
            <w:noWrap/>
            <w:hideMark/>
          </w:tcPr>
          <w:p w14:paraId="010CA61E" w14:textId="77777777" w:rsidR="00AA722C" w:rsidRPr="00D0762F" w:rsidRDefault="00AA722C" w:rsidP="002D0E67">
            <w:r w:rsidRPr="00D0762F">
              <w:t>App Mobile</w:t>
            </w:r>
          </w:p>
        </w:tc>
        <w:tc>
          <w:tcPr>
            <w:tcW w:w="1617" w:type="dxa"/>
            <w:noWrap/>
            <w:hideMark/>
          </w:tcPr>
          <w:p w14:paraId="5D4D7D60" w14:textId="77777777" w:rsidR="00AA722C" w:rsidRPr="00D0762F" w:rsidRDefault="00AA722C" w:rsidP="002D0E67">
            <w:r w:rsidRPr="00D0762F">
              <w:t>1</w:t>
            </w:r>
          </w:p>
        </w:tc>
      </w:tr>
      <w:tr w:rsidR="00AA722C" w:rsidRPr="00D0762F" w14:paraId="158AA32D" w14:textId="77777777" w:rsidTr="00921192">
        <w:trPr>
          <w:trHeight w:val="292"/>
        </w:trPr>
        <w:tc>
          <w:tcPr>
            <w:tcW w:w="5301" w:type="dxa"/>
            <w:noWrap/>
            <w:hideMark/>
          </w:tcPr>
          <w:p w14:paraId="3C14B816" w14:textId="77777777" w:rsidR="00AA722C" w:rsidRPr="00D0762F" w:rsidRDefault="00AA722C" w:rsidP="002D0E67">
            <w:pPr>
              <w:rPr>
                <w:lang w:val="it-IT"/>
              </w:rPr>
            </w:pPr>
            <w:r w:rsidRPr="00D0762F">
              <w:rPr>
                <w:lang w:val="it-IT"/>
              </w:rPr>
              <w:t>App - Chiedilo a noi: Protezione Casa</w:t>
            </w:r>
          </w:p>
        </w:tc>
        <w:tc>
          <w:tcPr>
            <w:tcW w:w="1344" w:type="dxa"/>
            <w:noWrap/>
            <w:hideMark/>
          </w:tcPr>
          <w:p w14:paraId="01E70195" w14:textId="77777777" w:rsidR="00AA722C" w:rsidRPr="00D0762F" w:rsidRDefault="00AA722C" w:rsidP="002D0E67">
            <w:r w:rsidRPr="00D0762F">
              <w:t>Mobile</w:t>
            </w:r>
          </w:p>
        </w:tc>
        <w:tc>
          <w:tcPr>
            <w:tcW w:w="1366" w:type="dxa"/>
            <w:noWrap/>
            <w:hideMark/>
          </w:tcPr>
          <w:p w14:paraId="16346B0D" w14:textId="77777777" w:rsidR="00AA722C" w:rsidRPr="00D0762F" w:rsidRDefault="00AA722C" w:rsidP="002D0E67">
            <w:r w:rsidRPr="00D0762F">
              <w:t>App Mobile</w:t>
            </w:r>
          </w:p>
        </w:tc>
        <w:tc>
          <w:tcPr>
            <w:tcW w:w="1617" w:type="dxa"/>
            <w:noWrap/>
            <w:hideMark/>
          </w:tcPr>
          <w:p w14:paraId="73FB94DC" w14:textId="77777777" w:rsidR="00AA722C" w:rsidRPr="00D0762F" w:rsidRDefault="00AA722C" w:rsidP="002D0E67">
            <w:r w:rsidRPr="00D0762F">
              <w:t>1</w:t>
            </w:r>
          </w:p>
        </w:tc>
      </w:tr>
      <w:tr w:rsidR="00AA722C" w:rsidRPr="00D0762F" w14:paraId="1262BDD3" w14:textId="77777777" w:rsidTr="00921192">
        <w:trPr>
          <w:trHeight w:val="292"/>
        </w:trPr>
        <w:tc>
          <w:tcPr>
            <w:tcW w:w="5301" w:type="dxa"/>
            <w:noWrap/>
            <w:hideMark/>
          </w:tcPr>
          <w:p w14:paraId="02A2B484" w14:textId="77777777" w:rsidR="00AA722C" w:rsidRPr="00D0762F" w:rsidRDefault="00AA722C" w:rsidP="002D0E67">
            <w:pPr>
              <w:rPr>
                <w:lang w:val="it-IT"/>
              </w:rPr>
            </w:pPr>
            <w:r w:rsidRPr="00D0762F">
              <w:rPr>
                <w:lang w:val="it-IT"/>
              </w:rPr>
              <w:t>App - Chiedilo a noi: Protezione Infortuni</w:t>
            </w:r>
          </w:p>
        </w:tc>
        <w:tc>
          <w:tcPr>
            <w:tcW w:w="1344" w:type="dxa"/>
            <w:noWrap/>
            <w:hideMark/>
          </w:tcPr>
          <w:p w14:paraId="36F3E426" w14:textId="77777777" w:rsidR="00AA722C" w:rsidRPr="00D0762F" w:rsidRDefault="00AA722C" w:rsidP="002D0E67">
            <w:r w:rsidRPr="00D0762F">
              <w:t>Mobile</w:t>
            </w:r>
          </w:p>
        </w:tc>
        <w:tc>
          <w:tcPr>
            <w:tcW w:w="1366" w:type="dxa"/>
            <w:noWrap/>
            <w:hideMark/>
          </w:tcPr>
          <w:p w14:paraId="4584687D" w14:textId="77777777" w:rsidR="00AA722C" w:rsidRPr="00D0762F" w:rsidRDefault="00AA722C" w:rsidP="002D0E67">
            <w:r w:rsidRPr="00D0762F">
              <w:t>App Mobile</w:t>
            </w:r>
          </w:p>
        </w:tc>
        <w:tc>
          <w:tcPr>
            <w:tcW w:w="1617" w:type="dxa"/>
            <w:noWrap/>
            <w:hideMark/>
          </w:tcPr>
          <w:p w14:paraId="03A9565C" w14:textId="77777777" w:rsidR="00AA722C" w:rsidRPr="00D0762F" w:rsidRDefault="00AA722C" w:rsidP="002D0E67">
            <w:r w:rsidRPr="00D0762F">
              <w:t>1</w:t>
            </w:r>
          </w:p>
        </w:tc>
      </w:tr>
      <w:tr w:rsidR="00AA722C" w:rsidRPr="00D0762F" w14:paraId="59EC1549" w14:textId="77777777" w:rsidTr="00921192">
        <w:trPr>
          <w:trHeight w:val="292"/>
        </w:trPr>
        <w:tc>
          <w:tcPr>
            <w:tcW w:w="5301" w:type="dxa"/>
            <w:noWrap/>
            <w:hideMark/>
          </w:tcPr>
          <w:p w14:paraId="7118F62E" w14:textId="77777777" w:rsidR="00AA722C" w:rsidRPr="00D0762F" w:rsidRDefault="00AA722C" w:rsidP="002D0E67">
            <w:pPr>
              <w:rPr>
                <w:lang w:val="it-IT"/>
              </w:rPr>
            </w:pPr>
            <w:r w:rsidRPr="00D0762F">
              <w:rPr>
                <w:lang w:val="it-IT"/>
              </w:rPr>
              <w:t>App - Chiedilo a noi: Protezione Mezzi Pagamento</w:t>
            </w:r>
          </w:p>
        </w:tc>
        <w:tc>
          <w:tcPr>
            <w:tcW w:w="1344" w:type="dxa"/>
            <w:noWrap/>
            <w:hideMark/>
          </w:tcPr>
          <w:p w14:paraId="65A93B32" w14:textId="77777777" w:rsidR="00AA722C" w:rsidRPr="00D0762F" w:rsidRDefault="00AA722C" w:rsidP="002D0E67">
            <w:r w:rsidRPr="00D0762F">
              <w:t>Mobile</w:t>
            </w:r>
          </w:p>
        </w:tc>
        <w:tc>
          <w:tcPr>
            <w:tcW w:w="1366" w:type="dxa"/>
            <w:noWrap/>
            <w:hideMark/>
          </w:tcPr>
          <w:p w14:paraId="2850CA01" w14:textId="77777777" w:rsidR="00AA722C" w:rsidRPr="00D0762F" w:rsidRDefault="00AA722C" w:rsidP="002D0E67">
            <w:r w:rsidRPr="00D0762F">
              <w:t>App Mobile</w:t>
            </w:r>
          </w:p>
        </w:tc>
        <w:tc>
          <w:tcPr>
            <w:tcW w:w="1617" w:type="dxa"/>
            <w:noWrap/>
            <w:hideMark/>
          </w:tcPr>
          <w:p w14:paraId="3E623DDD" w14:textId="77777777" w:rsidR="00AA722C" w:rsidRPr="00D0762F" w:rsidRDefault="00AA722C" w:rsidP="002D0E67">
            <w:r w:rsidRPr="00D0762F">
              <w:t>1</w:t>
            </w:r>
          </w:p>
        </w:tc>
      </w:tr>
      <w:tr w:rsidR="00AA722C" w:rsidRPr="00D0762F" w14:paraId="79ECD469" w14:textId="77777777" w:rsidTr="00921192">
        <w:trPr>
          <w:trHeight w:val="292"/>
        </w:trPr>
        <w:tc>
          <w:tcPr>
            <w:tcW w:w="5301" w:type="dxa"/>
            <w:noWrap/>
            <w:hideMark/>
          </w:tcPr>
          <w:p w14:paraId="50F96EBB" w14:textId="77777777" w:rsidR="00AA722C" w:rsidRPr="00D0762F" w:rsidRDefault="00AA722C" w:rsidP="002D0E67">
            <w:pPr>
              <w:rPr>
                <w:lang w:val="it-IT"/>
              </w:rPr>
            </w:pPr>
            <w:r w:rsidRPr="00D0762F">
              <w:rPr>
                <w:lang w:val="it-IT"/>
              </w:rPr>
              <w:t>App - Chiedilo a noi: Protezione Mobile</w:t>
            </w:r>
          </w:p>
        </w:tc>
        <w:tc>
          <w:tcPr>
            <w:tcW w:w="1344" w:type="dxa"/>
            <w:noWrap/>
            <w:hideMark/>
          </w:tcPr>
          <w:p w14:paraId="0C19D447" w14:textId="77777777" w:rsidR="00AA722C" w:rsidRPr="00D0762F" w:rsidRDefault="00AA722C" w:rsidP="002D0E67">
            <w:r w:rsidRPr="00D0762F">
              <w:t>Mobile</w:t>
            </w:r>
          </w:p>
        </w:tc>
        <w:tc>
          <w:tcPr>
            <w:tcW w:w="1366" w:type="dxa"/>
            <w:noWrap/>
            <w:hideMark/>
          </w:tcPr>
          <w:p w14:paraId="55F16130" w14:textId="77777777" w:rsidR="00AA722C" w:rsidRPr="00D0762F" w:rsidRDefault="00AA722C" w:rsidP="002D0E67">
            <w:r w:rsidRPr="00D0762F">
              <w:t>App Mobile</w:t>
            </w:r>
          </w:p>
        </w:tc>
        <w:tc>
          <w:tcPr>
            <w:tcW w:w="1617" w:type="dxa"/>
            <w:noWrap/>
            <w:hideMark/>
          </w:tcPr>
          <w:p w14:paraId="282A4D86" w14:textId="77777777" w:rsidR="00AA722C" w:rsidRPr="00D0762F" w:rsidRDefault="00AA722C" w:rsidP="002D0E67">
            <w:r w:rsidRPr="00D0762F">
              <w:t>1</w:t>
            </w:r>
          </w:p>
        </w:tc>
      </w:tr>
      <w:tr w:rsidR="00AA722C" w:rsidRPr="00D0762F" w14:paraId="3E8F61F0" w14:textId="77777777" w:rsidTr="00921192">
        <w:trPr>
          <w:trHeight w:val="292"/>
        </w:trPr>
        <w:tc>
          <w:tcPr>
            <w:tcW w:w="5301" w:type="dxa"/>
            <w:noWrap/>
            <w:hideMark/>
          </w:tcPr>
          <w:p w14:paraId="0D9DABF8" w14:textId="77777777" w:rsidR="00AA722C" w:rsidRPr="00D0762F" w:rsidRDefault="00AA722C" w:rsidP="002D0E67">
            <w:pPr>
              <w:rPr>
                <w:lang w:val="it-IT"/>
              </w:rPr>
            </w:pPr>
            <w:r w:rsidRPr="00D0762F">
              <w:rPr>
                <w:lang w:val="it-IT"/>
              </w:rPr>
              <w:t>App - Chiedilo a noi: Protezione Moto</w:t>
            </w:r>
          </w:p>
        </w:tc>
        <w:tc>
          <w:tcPr>
            <w:tcW w:w="1344" w:type="dxa"/>
            <w:noWrap/>
            <w:hideMark/>
          </w:tcPr>
          <w:p w14:paraId="74DB0B41" w14:textId="77777777" w:rsidR="00AA722C" w:rsidRPr="00D0762F" w:rsidRDefault="00AA722C" w:rsidP="002D0E67">
            <w:r w:rsidRPr="00D0762F">
              <w:t>Mobile</w:t>
            </w:r>
          </w:p>
        </w:tc>
        <w:tc>
          <w:tcPr>
            <w:tcW w:w="1366" w:type="dxa"/>
            <w:noWrap/>
            <w:hideMark/>
          </w:tcPr>
          <w:p w14:paraId="124BA55E" w14:textId="77777777" w:rsidR="00AA722C" w:rsidRPr="00D0762F" w:rsidRDefault="00AA722C" w:rsidP="002D0E67">
            <w:r w:rsidRPr="00D0762F">
              <w:t>App Mobile</w:t>
            </w:r>
          </w:p>
        </w:tc>
        <w:tc>
          <w:tcPr>
            <w:tcW w:w="1617" w:type="dxa"/>
            <w:noWrap/>
            <w:hideMark/>
          </w:tcPr>
          <w:p w14:paraId="7B13B839" w14:textId="77777777" w:rsidR="00AA722C" w:rsidRPr="00D0762F" w:rsidRDefault="00AA722C" w:rsidP="002D0E67">
            <w:r w:rsidRPr="00D0762F">
              <w:t>1</w:t>
            </w:r>
          </w:p>
        </w:tc>
      </w:tr>
      <w:tr w:rsidR="00AA722C" w:rsidRPr="00D0762F" w14:paraId="582BEBAA" w14:textId="77777777" w:rsidTr="00921192">
        <w:trPr>
          <w:trHeight w:val="292"/>
        </w:trPr>
        <w:tc>
          <w:tcPr>
            <w:tcW w:w="5301" w:type="dxa"/>
            <w:noWrap/>
            <w:hideMark/>
          </w:tcPr>
          <w:p w14:paraId="1DACF826" w14:textId="77777777" w:rsidR="00AA722C" w:rsidRPr="00D0762F" w:rsidRDefault="00AA722C" w:rsidP="002D0E67">
            <w:pPr>
              <w:rPr>
                <w:lang w:val="it-IT"/>
              </w:rPr>
            </w:pPr>
            <w:r w:rsidRPr="00D0762F">
              <w:rPr>
                <w:lang w:val="it-IT"/>
              </w:rPr>
              <w:t>App - Chiedilo a noi: Protezione Piccola Impresa</w:t>
            </w:r>
          </w:p>
        </w:tc>
        <w:tc>
          <w:tcPr>
            <w:tcW w:w="1344" w:type="dxa"/>
            <w:noWrap/>
            <w:hideMark/>
          </w:tcPr>
          <w:p w14:paraId="0FB899FB" w14:textId="77777777" w:rsidR="00AA722C" w:rsidRPr="00D0762F" w:rsidRDefault="00AA722C" w:rsidP="002D0E67">
            <w:r w:rsidRPr="00D0762F">
              <w:t>Mobile</w:t>
            </w:r>
          </w:p>
        </w:tc>
        <w:tc>
          <w:tcPr>
            <w:tcW w:w="1366" w:type="dxa"/>
            <w:noWrap/>
            <w:hideMark/>
          </w:tcPr>
          <w:p w14:paraId="37F7F34C" w14:textId="77777777" w:rsidR="00AA722C" w:rsidRPr="00D0762F" w:rsidRDefault="00AA722C" w:rsidP="002D0E67">
            <w:r w:rsidRPr="00D0762F">
              <w:t>App Mobile</w:t>
            </w:r>
          </w:p>
        </w:tc>
        <w:tc>
          <w:tcPr>
            <w:tcW w:w="1617" w:type="dxa"/>
            <w:noWrap/>
            <w:hideMark/>
          </w:tcPr>
          <w:p w14:paraId="3E3D7E88" w14:textId="77777777" w:rsidR="00AA722C" w:rsidRPr="00D0762F" w:rsidRDefault="00AA722C" w:rsidP="002D0E67">
            <w:r w:rsidRPr="00D0762F">
              <w:t>1</w:t>
            </w:r>
          </w:p>
        </w:tc>
      </w:tr>
      <w:tr w:rsidR="00AA722C" w:rsidRPr="00D0762F" w14:paraId="33CA1B46" w14:textId="77777777" w:rsidTr="00921192">
        <w:trPr>
          <w:trHeight w:val="292"/>
        </w:trPr>
        <w:tc>
          <w:tcPr>
            <w:tcW w:w="5301" w:type="dxa"/>
            <w:noWrap/>
            <w:hideMark/>
          </w:tcPr>
          <w:p w14:paraId="27FCC4CE" w14:textId="77777777" w:rsidR="00AA722C" w:rsidRPr="00D0762F" w:rsidRDefault="00AA722C" w:rsidP="002D0E67">
            <w:pPr>
              <w:rPr>
                <w:lang w:val="it-IT"/>
              </w:rPr>
            </w:pPr>
            <w:r w:rsidRPr="00D0762F">
              <w:rPr>
                <w:lang w:val="it-IT"/>
              </w:rPr>
              <w:t>App - Chiedilo a noi: Protezione Salute</w:t>
            </w:r>
          </w:p>
        </w:tc>
        <w:tc>
          <w:tcPr>
            <w:tcW w:w="1344" w:type="dxa"/>
            <w:noWrap/>
            <w:hideMark/>
          </w:tcPr>
          <w:p w14:paraId="2716E9D4" w14:textId="77777777" w:rsidR="00AA722C" w:rsidRPr="00D0762F" w:rsidRDefault="00AA722C" w:rsidP="002D0E67">
            <w:r w:rsidRPr="00D0762F">
              <w:t>Mobile</w:t>
            </w:r>
          </w:p>
        </w:tc>
        <w:tc>
          <w:tcPr>
            <w:tcW w:w="1366" w:type="dxa"/>
            <w:noWrap/>
            <w:hideMark/>
          </w:tcPr>
          <w:p w14:paraId="35153F6F" w14:textId="77777777" w:rsidR="00AA722C" w:rsidRPr="00D0762F" w:rsidRDefault="00AA722C" w:rsidP="002D0E67">
            <w:r w:rsidRPr="00D0762F">
              <w:t>App Mobile</w:t>
            </w:r>
          </w:p>
        </w:tc>
        <w:tc>
          <w:tcPr>
            <w:tcW w:w="1617" w:type="dxa"/>
            <w:noWrap/>
            <w:hideMark/>
          </w:tcPr>
          <w:p w14:paraId="0B2F61DD" w14:textId="77777777" w:rsidR="00AA722C" w:rsidRPr="00D0762F" w:rsidRDefault="00AA722C" w:rsidP="002D0E67">
            <w:r w:rsidRPr="00D0762F">
              <w:t>1</w:t>
            </w:r>
          </w:p>
        </w:tc>
      </w:tr>
      <w:tr w:rsidR="00AA722C" w:rsidRPr="00D0762F" w14:paraId="788558C6" w14:textId="77777777" w:rsidTr="00921192">
        <w:trPr>
          <w:trHeight w:val="292"/>
        </w:trPr>
        <w:tc>
          <w:tcPr>
            <w:tcW w:w="5301" w:type="dxa"/>
            <w:noWrap/>
            <w:hideMark/>
          </w:tcPr>
          <w:p w14:paraId="6B852AE9" w14:textId="77777777" w:rsidR="00AA722C" w:rsidRPr="00D0762F" w:rsidRDefault="00AA722C" w:rsidP="002D0E67">
            <w:pPr>
              <w:rPr>
                <w:lang w:val="it-IT"/>
              </w:rPr>
            </w:pPr>
            <w:r w:rsidRPr="00D0762F">
              <w:rPr>
                <w:lang w:val="it-IT"/>
              </w:rPr>
              <w:t xml:space="preserve">App - CJ </w:t>
            </w:r>
            <w:proofErr w:type="spellStart"/>
            <w:r w:rsidRPr="00D0762F">
              <w:rPr>
                <w:lang w:val="it-IT"/>
              </w:rPr>
              <w:t>MdP</w:t>
            </w:r>
            <w:proofErr w:type="spellEnd"/>
            <w:r w:rsidRPr="00D0762F">
              <w:rPr>
                <w:lang w:val="it-IT"/>
              </w:rPr>
              <w:t xml:space="preserve"> </w:t>
            </w:r>
            <w:proofErr w:type="gramStart"/>
            <w:r w:rsidRPr="00D0762F">
              <w:rPr>
                <w:lang w:val="it-IT"/>
              </w:rPr>
              <w:t>post vendita</w:t>
            </w:r>
            <w:proofErr w:type="gramEnd"/>
            <w:r w:rsidRPr="00D0762F">
              <w:rPr>
                <w:lang w:val="it-IT"/>
              </w:rPr>
              <w:t xml:space="preserve"> carta</w:t>
            </w:r>
          </w:p>
        </w:tc>
        <w:tc>
          <w:tcPr>
            <w:tcW w:w="1344" w:type="dxa"/>
            <w:noWrap/>
            <w:hideMark/>
          </w:tcPr>
          <w:p w14:paraId="6ECC2EB8" w14:textId="77777777" w:rsidR="00AA722C" w:rsidRPr="00D0762F" w:rsidRDefault="00AA722C" w:rsidP="002D0E67">
            <w:r w:rsidRPr="00D0762F">
              <w:t>Mobile</w:t>
            </w:r>
          </w:p>
        </w:tc>
        <w:tc>
          <w:tcPr>
            <w:tcW w:w="1366" w:type="dxa"/>
            <w:noWrap/>
            <w:hideMark/>
          </w:tcPr>
          <w:p w14:paraId="2A292F46" w14:textId="77777777" w:rsidR="00AA722C" w:rsidRPr="00D0762F" w:rsidRDefault="00AA722C" w:rsidP="002D0E67">
            <w:r w:rsidRPr="00D0762F">
              <w:t>App Mobile</w:t>
            </w:r>
          </w:p>
        </w:tc>
        <w:tc>
          <w:tcPr>
            <w:tcW w:w="1617" w:type="dxa"/>
            <w:noWrap/>
            <w:hideMark/>
          </w:tcPr>
          <w:p w14:paraId="09074F99" w14:textId="77777777" w:rsidR="00AA722C" w:rsidRPr="00D0762F" w:rsidRDefault="00AA722C" w:rsidP="002D0E67">
            <w:r w:rsidRPr="00D0762F">
              <w:t>3</w:t>
            </w:r>
          </w:p>
        </w:tc>
      </w:tr>
      <w:tr w:rsidR="00AA722C" w:rsidRPr="00D0762F" w14:paraId="202E9234" w14:textId="77777777" w:rsidTr="00921192">
        <w:trPr>
          <w:trHeight w:val="292"/>
        </w:trPr>
        <w:tc>
          <w:tcPr>
            <w:tcW w:w="5301" w:type="dxa"/>
            <w:noWrap/>
            <w:hideMark/>
          </w:tcPr>
          <w:p w14:paraId="2EABACFA" w14:textId="77777777" w:rsidR="00AA722C" w:rsidRPr="00D0762F" w:rsidRDefault="00AA722C" w:rsidP="002D0E67">
            <w:r w:rsidRPr="00D0762F">
              <w:t xml:space="preserve">App - CJ </w:t>
            </w:r>
            <w:proofErr w:type="spellStart"/>
            <w:r w:rsidRPr="00D0762F">
              <w:t>Scadenziere</w:t>
            </w:r>
            <w:proofErr w:type="spellEnd"/>
          </w:p>
        </w:tc>
        <w:tc>
          <w:tcPr>
            <w:tcW w:w="1344" w:type="dxa"/>
            <w:noWrap/>
            <w:hideMark/>
          </w:tcPr>
          <w:p w14:paraId="0B17AED7" w14:textId="77777777" w:rsidR="00AA722C" w:rsidRPr="00D0762F" w:rsidRDefault="00AA722C" w:rsidP="002D0E67">
            <w:r w:rsidRPr="00D0762F">
              <w:t>Mobile</w:t>
            </w:r>
          </w:p>
        </w:tc>
        <w:tc>
          <w:tcPr>
            <w:tcW w:w="1366" w:type="dxa"/>
            <w:noWrap/>
            <w:hideMark/>
          </w:tcPr>
          <w:p w14:paraId="269B348A" w14:textId="77777777" w:rsidR="00AA722C" w:rsidRPr="00D0762F" w:rsidRDefault="00AA722C" w:rsidP="002D0E67">
            <w:r w:rsidRPr="00D0762F">
              <w:t>App Mobile</w:t>
            </w:r>
          </w:p>
        </w:tc>
        <w:tc>
          <w:tcPr>
            <w:tcW w:w="1617" w:type="dxa"/>
            <w:noWrap/>
            <w:hideMark/>
          </w:tcPr>
          <w:p w14:paraId="2B3B6215" w14:textId="77777777" w:rsidR="00AA722C" w:rsidRPr="00D0762F" w:rsidRDefault="00AA722C" w:rsidP="002D0E67">
            <w:r w:rsidRPr="00D0762F">
              <w:t>3</w:t>
            </w:r>
          </w:p>
        </w:tc>
      </w:tr>
      <w:tr w:rsidR="00AA722C" w:rsidRPr="00D0762F" w14:paraId="3A04CF2D" w14:textId="77777777" w:rsidTr="00921192">
        <w:trPr>
          <w:trHeight w:val="292"/>
        </w:trPr>
        <w:tc>
          <w:tcPr>
            <w:tcW w:w="5301" w:type="dxa"/>
            <w:noWrap/>
            <w:hideMark/>
          </w:tcPr>
          <w:p w14:paraId="35AB8ED0" w14:textId="77777777" w:rsidR="00AA722C" w:rsidRPr="00D0762F" w:rsidRDefault="00AA722C" w:rsidP="002D0E67">
            <w:r w:rsidRPr="00D0762F">
              <w:t>App - Conto Deposito</w:t>
            </w:r>
          </w:p>
        </w:tc>
        <w:tc>
          <w:tcPr>
            <w:tcW w:w="1344" w:type="dxa"/>
            <w:noWrap/>
            <w:hideMark/>
          </w:tcPr>
          <w:p w14:paraId="119284B4" w14:textId="77777777" w:rsidR="00AA722C" w:rsidRPr="00D0762F" w:rsidRDefault="00AA722C" w:rsidP="002D0E67">
            <w:r w:rsidRPr="00D0762F">
              <w:t>Mobile</w:t>
            </w:r>
          </w:p>
        </w:tc>
        <w:tc>
          <w:tcPr>
            <w:tcW w:w="1366" w:type="dxa"/>
            <w:noWrap/>
            <w:hideMark/>
          </w:tcPr>
          <w:p w14:paraId="3CF99747" w14:textId="77777777" w:rsidR="00AA722C" w:rsidRPr="00D0762F" w:rsidRDefault="00AA722C" w:rsidP="002D0E67">
            <w:r w:rsidRPr="00D0762F">
              <w:t>App Mobile</w:t>
            </w:r>
          </w:p>
        </w:tc>
        <w:tc>
          <w:tcPr>
            <w:tcW w:w="1617" w:type="dxa"/>
            <w:noWrap/>
            <w:hideMark/>
          </w:tcPr>
          <w:p w14:paraId="4E2D46E0" w14:textId="77777777" w:rsidR="00AA722C" w:rsidRPr="00D0762F" w:rsidRDefault="00AA722C" w:rsidP="002D0E67">
            <w:r w:rsidRPr="00D0762F">
              <w:t>3</w:t>
            </w:r>
          </w:p>
        </w:tc>
      </w:tr>
      <w:tr w:rsidR="00AA722C" w:rsidRPr="00D0762F" w14:paraId="58386B75" w14:textId="77777777" w:rsidTr="00921192">
        <w:trPr>
          <w:trHeight w:val="292"/>
        </w:trPr>
        <w:tc>
          <w:tcPr>
            <w:tcW w:w="5301" w:type="dxa"/>
            <w:noWrap/>
            <w:hideMark/>
          </w:tcPr>
          <w:p w14:paraId="658CB5FB" w14:textId="77777777" w:rsidR="00AA722C" w:rsidRPr="00D0762F" w:rsidRDefault="00AA722C" w:rsidP="002D0E67">
            <w:r w:rsidRPr="00D0762F">
              <w:t>App - Instant message Assicurazioni</w:t>
            </w:r>
          </w:p>
        </w:tc>
        <w:tc>
          <w:tcPr>
            <w:tcW w:w="1344" w:type="dxa"/>
            <w:noWrap/>
            <w:hideMark/>
          </w:tcPr>
          <w:p w14:paraId="622E46B5" w14:textId="77777777" w:rsidR="00AA722C" w:rsidRPr="00D0762F" w:rsidRDefault="00AA722C" w:rsidP="002D0E67">
            <w:r w:rsidRPr="00D0762F">
              <w:t>Mobile</w:t>
            </w:r>
          </w:p>
        </w:tc>
        <w:tc>
          <w:tcPr>
            <w:tcW w:w="1366" w:type="dxa"/>
            <w:noWrap/>
            <w:hideMark/>
          </w:tcPr>
          <w:p w14:paraId="245B7681" w14:textId="77777777" w:rsidR="00AA722C" w:rsidRPr="00D0762F" w:rsidRDefault="00AA722C" w:rsidP="002D0E67">
            <w:r w:rsidRPr="00D0762F">
              <w:t>App Mobile</w:t>
            </w:r>
          </w:p>
        </w:tc>
        <w:tc>
          <w:tcPr>
            <w:tcW w:w="1617" w:type="dxa"/>
            <w:noWrap/>
            <w:hideMark/>
          </w:tcPr>
          <w:p w14:paraId="63DE0A27" w14:textId="77777777" w:rsidR="00AA722C" w:rsidRPr="00D0762F" w:rsidRDefault="00AA722C" w:rsidP="002D0E67">
            <w:r w:rsidRPr="00D0762F">
              <w:t>3</w:t>
            </w:r>
          </w:p>
        </w:tc>
      </w:tr>
      <w:tr w:rsidR="00AA722C" w:rsidRPr="00D0762F" w14:paraId="07970093" w14:textId="77777777" w:rsidTr="00921192">
        <w:trPr>
          <w:trHeight w:val="292"/>
        </w:trPr>
        <w:tc>
          <w:tcPr>
            <w:tcW w:w="5301" w:type="dxa"/>
            <w:noWrap/>
            <w:hideMark/>
          </w:tcPr>
          <w:p w14:paraId="077F59EC" w14:textId="77777777" w:rsidR="00AA722C" w:rsidRPr="00D0762F" w:rsidRDefault="00AA722C" w:rsidP="002D0E67">
            <w:r w:rsidRPr="00D0762F">
              <w:t xml:space="preserve">App - Instant message </w:t>
            </w:r>
            <w:proofErr w:type="spellStart"/>
            <w:r w:rsidRPr="00D0762F">
              <w:t>Assistenza</w:t>
            </w:r>
            <w:proofErr w:type="spellEnd"/>
          </w:p>
        </w:tc>
        <w:tc>
          <w:tcPr>
            <w:tcW w:w="1344" w:type="dxa"/>
            <w:noWrap/>
            <w:hideMark/>
          </w:tcPr>
          <w:p w14:paraId="3BA97439" w14:textId="77777777" w:rsidR="00AA722C" w:rsidRPr="00D0762F" w:rsidRDefault="00AA722C" w:rsidP="002D0E67">
            <w:r w:rsidRPr="00D0762F">
              <w:t>Mobile</w:t>
            </w:r>
          </w:p>
        </w:tc>
        <w:tc>
          <w:tcPr>
            <w:tcW w:w="1366" w:type="dxa"/>
            <w:noWrap/>
            <w:hideMark/>
          </w:tcPr>
          <w:p w14:paraId="6EDC7F1A" w14:textId="77777777" w:rsidR="00AA722C" w:rsidRPr="00D0762F" w:rsidRDefault="00AA722C" w:rsidP="002D0E67">
            <w:r w:rsidRPr="00D0762F">
              <w:t>App Mobile</w:t>
            </w:r>
          </w:p>
        </w:tc>
        <w:tc>
          <w:tcPr>
            <w:tcW w:w="1617" w:type="dxa"/>
            <w:noWrap/>
            <w:hideMark/>
          </w:tcPr>
          <w:p w14:paraId="1C0504D4" w14:textId="77777777" w:rsidR="00AA722C" w:rsidRPr="00D0762F" w:rsidRDefault="00AA722C" w:rsidP="002D0E67">
            <w:r w:rsidRPr="00D0762F">
              <w:t>3</w:t>
            </w:r>
          </w:p>
        </w:tc>
      </w:tr>
      <w:tr w:rsidR="00AA722C" w:rsidRPr="00D0762F" w14:paraId="40737894" w14:textId="77777777" w:rsidTr="00921192">
        <w:trPr>
          <w:trHeight w:val="292"/>
        </w:trPr>
        <w:tc>
          <w:tcPr>
            <w:tcW w:w="5301" w:type="dxa"/>
            <w:noWrap/>
            <w:hideMark/>
          </w:tcPr>
          <w:p w14:paraId="46FDCCC9" w14:textId="77777777" w:rsidR="00AA722C" w:rsidRPr="00D0762F" w:rsidRDefault="00AA722C" w:rsidP="002D0E67">
            <w:r w:rsidRPr="00D0762F">
              <w:t>App - Instant message Carte</w:t>
            </w:r>
          </w:p>
        </w:tc>
        <w:tc>
          <w:tcPr>
            <w:tcW w:w="1344" w:type="dxa"/>
            <w:noWrap/>
            <w:hideMark/>
          </w:tcPr>
          <w:p w14:paraId="11A61C81" w14:textId="77777777" w:rsidR="00AA722C" w:rsidRPr="00D0762F" w:rsidRDefault="00AA722C" w:rsidP="002D0E67">
            <w:r w:rsidRPr="00D0762F">
              <w:t>Mobile</w:t>
            </w:r>
          </w:p>
        </w:tc>
        <w:tc>
          <w:tcPr>
            <w:tcW w:w="1366" w:type="dxa"/>
            <w:noWrap/>
            <w:hideMark/>
          </w:tcPr>
          <w:p w14:paraId="2CA04067" w14:textId="77777777" w:rsidR="00AA722C" w:rsidRPr="00D0762F" w:rsidRDefault="00AA722C" w:rsidP="002D0E67">
            <w:r w:rsidRPr="00D0762F">
              <w:t>App Mobile</w:t>
            </w:r>
          </w:p>
        </w:tc>
        <w:tc>
          <w:tcPr>
            <w:tcW w:w="1617" w:type="dxa"/>
            <w:noWrap/>
            <w:hideMark/>
          </w:tcPr>
          <w:p w14:paraId="1AD38A75" w14:textId="77777777" w:rsidR="00AA722C" w:rsidRPr="00D0762F" w:rsidRDefault="00AA722C" w:rsidP="002D0E67">
            <w:r w:rsidRPr="00D0762F">
              <w:t>3</w:t>
            </w:r>
          </w:p>
        </w:tc>
      </w:tr>
      <w:tr w:rsidR="00AA722C" w:rsidRPr="00D0762F" w14:paraId="4297122A" w14:textId="77777777" w:rsidTr="00921192">
        <w:trPr>
          <w:trHeight w:val="292"/>
        </w:trPr>
        <w:tc>
          <w:tcPr>
            <w:tcW w:w="5301" w:type="dxa"/>
            <w:noWrap/>
            <w:hideMark/>
          </w:tcPr>
          <w:p w14:paraId="28E5A9F2" w14:textId="77777777" w:rsidR="00AA722C" w:rsidRPr="00D0762F" w:rsidRDefault="00AA722C" w:rsidP="002D0E67">
            <w:r w:rsidRPr="00D0762F">
              <w:t xml:space="preserve">App - </w:t>
            </w:r>
            <w:proofErr w:type="spellStart"/>
            <w:r w:rsidRPr="00D0762F">
              <w:t>PagiNA</w:t>
            </w:r>
            <w:proofErr w:type="spellEnd"/>
            <w:r w:rsidRPr="00D0762F">
              <w:t xml:space="preserve"> </w:t>
            </w:r>
            <w:proofErr w:type="spellStart"/>
            <w:r w:rsidRPr="00D0762F">
              <w:t>prodotto</w:t>
            </w:r>
            <w:proofErr w:type="spellEnd"/>
            <w:r w:rsidRPr="00D0762F">
              <w:t xml:space="preserve"> Amex</w:t>
            </w:r>
          </w:p>
        </w:tc>
        <w:tc>
          <w:tcPr>
            <w:tcW w:w="1344" w:type="dxa"/>
            <w:noWrap/>
            <w:hideMark/>
          </w:tcPr>
          <w:p w14:paraId="0DB57D23" w14:textId="77777777" w:rsidR="00AA722C" w:rsidRPr="00D0762F" w:rsidRDefault="00AA722C" w:rsidP="002D0E67">
            <w:r w:rsidRPr="00D0762F">
              <w:t>Mobile</w:t>
            </w:r>
          </w:p>
        </w:tc>
        <w:tc>
          <w:tcPr>
            <w:tcW w:w="1366" w:type="dxa"/>
            <w:noWrap/>
            <w:hideMark/>
          </w:tcPr>
          <w:p w14:paraId="068E617D" w14:textId="77777777" w:rsidR="00AA722C" w:rsidRPr="00D0762F" w:rsidRDefault="00AA722C" w:rsidP="002D0E67">
            <w:r w:rsidRPr="00D0762F">
              <w:t>App Mobile</w:t>
            </w:r>
          </w:p>
        </w:tc>
        <w:tc>
          <w:tcPr>
            <w:tcW w:w="1617" w:type="dxa"/>
            <w:noWrap/>
            <w:hideMark/>
          </w:tcPr>
          <w:p w14:paraId="1F3EAD9D" w14:textId="77777777" w:rsidR="00AA722C" w:rsidRPr="00D0762F" w:rsidRDefault="00AA722C" w:rsidP="002D0E67">
            <w:r w:rsidRPr="00D0762F">
              <w:t>3</w:t>
            </w:r>
          </w:p>
        </w:tc>
      </w:tr>
      <w:tr w:rsidR="00AA722C" w:rsidRPr="00D0762F" w14:paraId="646684F7" w14:textId="77777777" w:rsidTr="00921192">
        <w:trPr>
          <w:trHeight w:val="292"/>
        </w:trPr>
        <w:tc>
          <w:tcPr>
            <w:tcW w:w="5301" w:type="dxa"/>
            <w:noWrap/>
            <w:hideMark/>
          </w:tcPr>
          <w:p w14:paraId="38A09C97" w14:textId="77777777" w:rsidR="00AA722C" w:rsidRPr="00D0762F" w:rsidRDefault="00AA722C" w:rsidP="002D0E67">
            <w:pPr>
              <w:rPr>
                <w:lang w:val="it-IT"/>
              </w:rPr>
            </w:pPr>
            <w:r w:rsidRPr="00D0762F">
              <w:rPr>
                <w:lang w:val="it-IT"/>
              </w:rPr>
              <w:t xml:space="preserve">App - </w:t>
            </w:r>
            <w:proofErr w:type="spellStart"/>
            <w:r w:rsidRPr="00D0762F">
              <w:rPr>
                <w:lang w:val="it-IT"/>
              </w:rPr>
              <w:t>PagiNA</w:t>
            </w:r>
            <w:proofErr w:type="spellEnd"/>
            <w:r w:rsidRPr="00D0762F">
              <w:rPr>
                <w:lang w:val="it-IT"/>
              </w:rPr>
              <w:t xml:space="preserve"> prodotto Amex Gold</w:t>
            </w:r>
          </w:p>
        </w:tc>
        <w:tc>
          <w:tcPr>
            <w:tcW w:w="1344" w:type="dxa"/>
            <w:noWrap/>
            <w:hideMark/>
          </w:tcPr>
          <w:p w14:paraId="04A423B4" w14:textId="77777777" w:rsidR="00AA722C" w:rsidRPr="00D0762F" w:rsidRDefault="00AA722C" w:rsidP="002D0E67">
            <w:r w:rsidRPr="00D0762F">
              <w:t>Mobile</w:t>
            </w:r>
          </w:p>
        </w:tc>
        <w:tc>
          <w:tcPr>
            <w:tcW w:w="1366" w:type="dxa"/>
            <w:noWrap/>
            <w:hideMark/>
          </w:tcPr>
          <w:p w14:paraId="27FA5183" w14:textId="77777777" w:rsidR="00AA722C" w:rsidRPr="00D0762F" w:rsidRDefault="00AA722C" w:rsidP="002D0E67">
            <w:r w:rsidRPr="00D0762F">
              <w:t>App Mobile</w:t>
            </w:r>
          </w:p>
        </w:tc>
        <w:tc>
          <w:tcPr>
            <w:tcW w:w="1617" w:type="dxa"/>
            <w:noWrap/>
            <w:hideMark/>
          </w:tcPr>
          <w:p w14:paraId="4915CD01" w14:textId="77777777" w:rsidR="00AA722C" w:rsidRPr="00D0762F" w:rsidRDefault="00AA722C" w:rsidP="002D0E67">
            <w:r w:rsidRPr="00D0762F">
              <w:t>3</w:t>
            </w:r>
          </w:p>
        </w:tc>
      </w:tr>
      <w:tr w:rsidR="00AA722C" w:rsidRPr="00D0762F" w14:paraId="0D4B6276" w14:textId="77777777" w:rsidTr="00921192">
        <w:trPr>
          <w:trHeight w:val="292"/>
        </w:trPr>
        <w:tc>
          <w:tcPr>
            <w:tcW w:w="5301" w:type="dxa"/>
            <w:noWrap/>
            <w:hideMark/>
          </w:tcPr>
          <w:p w14:paraId="4C07DD42" w14:textId="77777777" w:rsidR="00AA722C" w:rsidRPr="00D0762F" w:rsidRDefault="00AA722C" w:rsidP="002D0E67">
            <w:pPr>
              <w:rPr>
                <w:lang w:val="it-IT"/>
              </w:rPr>
            </w:pPr>
            <w:r w:rsidRPr="00D0762F">
              <w:rPr>
                <w:lang w:val="it-IT"/>
              </w:rPr>
              <w:t>App – Portabilità Conto (API_LEADS)</w:t>
            </w:r>
          </w:p>
        </w:tc>
        <w:tc>
          <w:tcPr>
            <w:tcW w:w="1344" w:type="dxa"/>
            <w:noWrap/>
            <w:hideMark/>
          </w:tcPr>
          <w:p w14:paraId="64C00B89" w14:textId="77777777" w:rsidR="00AA722C" w:rsidRPr="00D0762F" w:rsidRDefault="00AA722C" w:rsidP="002D0E67">
            <w:r w:rsidRPr="00D0762F">
              <w:t>Mobile</w:t>
            </w:r>
          </w:p>
        </w:tc>
        <w:tc>
          <w:tcPr>
            <w:tcW w:w="1366" w:type="dxa"/>
            <w:noWrap/>
            <w:hideMark/>
          </w:tcPr>
          <w:p w14:paraId="36876973" w14:textId="77777777" w:rsidR="00AA722C" w:rsidRPr="00D0762F" w:rsidRDefault="00AA722C" w:rsidP="002D0E67">
            <w:r w:rsidRPr="00D0762F">
              <w:t>App Mobile</w:t>
            </w:r>
          </w:p>
        </w:tc>
        <w:tc>
          <w:tcPr>
            <w:tcW w:w="1617" w:type="dxa"/>
            <w:noWrap/>
            <w:hideMark/>
          </w:tcPr>
          <w:p w14:paraId="03E54316" w14:textId="77777777" w:rsidR="00AA722C" w:rsidRPr="00D0762F" w:rsidRDefault="00AA722C" w:rsidP="002D0E67">
            <w:r w:rsidRPr="00D0762F">
              <w:t>3</w:t>
            </w:r>
          </w:p>
        </w:tc>
      </w:tr>
      <w:tr w:rsidR="00AA722C" w:rsidRPr="00D0762F" w14:paraId="7D14F320" w14:textId="77777777" w:rsidTr="00921192">
        <w:trPr>
          <w:trHeight w:val="292"/>
        </w:trPr>
        <w:tc>
          <w:tcPr>
            <w:tcW w:w="5301" w:type="dxa"/>
            <w:noWrap/>
            <w:hideMark/>
          </w:tcPr>
          <w:p w14:paraId="200CF693" w14:textId="77777777" w:rsidR="00AA722C" w:rsidRPr="00D0762F" w:rsidRDefault="00AA722C" w:rsidP="002D0E67">
            <w:r w:rsidRPr="00D0762F">
              <w:t xml:space="preserve">App - </w:t>
            </w:r>
            <w:proofErr w:type="spellStart"/>
            <w:r w:rsidRPr="00D0762F">
              <w:t>Prodotti</w:t>
            </w:r>
            <w:proofErr w:type="spellEnd"/>
            <w:r w:rsidRPr="00D0762F">
              <w:t xml:space="preserve"> </w:t>
            </w:r>
            <w:proofErr w:type="spellStart"/>
            <w:r w:rsidRPr="00D0762F">
              <w:t>Agriagro</w:t>
            </w:r>
            <w:proofErr w:type="spellEnd"/>
          </w:p>
        </w:tc>
        <w:tc>
          <w:tcPr>
            <w:tcW w:w="1344" w:type="dxa"/>
            <w:noWrap/>
            <w:hideMark/>
          </w:tcPr>
          <w:p w14:paraId="2C5C379A" w14:textId="77777777" w:rsidR="00AA722C" w:rsidRPr="00D0762F" w:rsidRDefault="00AA722C" w:rsidP="002D0E67">
            <w:r w:rsidRPr="00D0762F">
              <w:t>Mobile</w:t>
            </w:r>
          </w:p>
        </w:tc>
        <w:tc>
          <w:tcPr>
            <w:tcW w:w="1366" w:type="dxa"/>
            <w:noWrap/>
            <w:hideMark/>
          </w:tcPr>
          <w:p w14:paraId="68CDCC62" w14:textId="77777777" w:rsidR="00AA722C" w:rsidRPr="00D0762F" w:rsidRDefault="00AA722C" w:rsidP="002D0E67">
            <w:r w:rsidRPr="00D0762F">
              <w:t>App Mobile</w:t>
            </w:r>
          </w:p>
        </w:tc>
        <w:tc>
          <w:tcPr>
            <w:tcW w:w="1617" w:type="dxa"/>
            <w:noWrap/>
            <w:hideMark/>
          </w:tcPr>
          <w:p w14:paraId="3A26C9B5" w14:textId="77777777" w:rsidR="00AA722C" w:rsidRPr="00D0762F" w:rsidRDefault="00AA722C" w:rsidP="002D0E67">
            <w:r w:rsidRPr="00D0762F">
              <w:t>3</w:t>
            </w:r>
          </w:p>
        </w:tc>
      </w:tr>
      <w:tr w:rsidR="00AA722C" w:rsidRPr="00D0762F" w14:paraId="76419B3D" w14:textId="77777777" w:rsidTr="00921192">
        <w:trPr>
          <w:trHeight w:val="292"/>
        </w:trPr>
        <w:tc>
          <w:tcPr>
            <w:tcW w:w="5301" w:type="dxa"/>
            <w:noWrap/>
            <w:hideMark/>
          </w:tcPr>
          <w:p w14:paraId="27C012AE" w14:textId="77777777" w:rsidR="00AA722C" w:rsidRPr="00D0762F" w:rsidRDefault="00AA722C" w:rsidP="002D0E67">
            <w:r w:rsidRPr="00D0762F">
              <w:t xml:space="preserve">App - </w:t>
            </w:r>
            <w:proofErr w:type="spellStart"/>
            <w:r w:rsidRPr="00D0762F">
              <w:t>Prodotti</w:t>
            </w:r>
            <w:proofErr w:type="spellEnd"/>
            <w:r w:rsidRPr="00D0762F">
              <w:t xml:space="preserve"> </w:t>
            </w:r>
            <w:proofErr w:type="spellStart"/>
            <w:r w:rsidRPr="00D0762F">
              <w:t>GenZ</w:t>
            </w:r>
            <w:proofErr w:type="spellEnd"/>
            <w:r w:rsidRPr="00D0762F">
              <w:t xml:space="preserve"> (18-25)</w:t>
            </w:r>
          </w:p>
        </w:tc>
        <w:tc>
          <w:tcPr>
            <w:tcW w:w="1344" w:type="dxa"/>
            <w:noWrap/>
            <w:hideMark/>
          </w:tcPr>
          <w:p w14:paraId="0E996106" w14:textId="77777777" w:rsidR="00AA722C" w:rsidRPr="00D0762F" w:rsidRDefault="00AA722C" w:rsidP="002D0E67">
            <w:r w:rsidRPr="00D0762F">
              <w:t>Mobile</w:t>
            </w:r>
          </w:p>
        </w:tc>
        <w:tc>
          <w:tcPr>
            <w:tcW w:w="1366" w:type="dxa"/>
            <w:noWrap/>
            <w:hideMark/>
          </w:tcPr>
          <w:p w14:paraId="2D2BE56B" w14:textId="77777777" w:rsidR="00AA722C" w:rsidRPr="00D0762F" w:rsidRDefault="00AA722C" w:rsidP="002D0E67">
            <w:r w:rsidRPr="00D0762F">
              <w:t>App Mobile</w:t>
            </w:r>
          </w:p>
        </w:tc>
        <w:tc>
          <w:tcPr>
            <w:tcW w:w="1617" w:type="dxa"/>
            <w:noWrap/>
            <w:hideMark/>
          </w:tcPr>
          <w:p w14:paraId="080D033B" w14:textId="77777777" w:rsidR="00AA722C" w:rsidRPr="00D0762F" w:rsidRDefault="00AA722C" w:rsidP="002D0E67">
            <w:r w:rsidRPr="00D0762F">
              <w:t>3</w:t>
            </w:r>
          </w:p>
        </w:tc>
      </w:tr>
      <w:tr w:rsidR="00AA722C" w:rsidRPr="00D0762F" w14:paraId="1823033E" w14:textId="77777777" w:rsidTr="00921192">
        <w:trPr>
          <w:trHeight w:val="292"/>
        </w:trPr>
        <w:tc>
          <w:tcPr>
            <w:tcW w:w="5301" w:type="dxa"/>
            <w:noWrap/>
            <w:hideMark/>
          </w:tcPr>
          <w:p w14:paraId="4DED64D3" w14:textId="77777777" w:rsidR="00AA722C" w:rsidRPr="00D0762F" w:rsidRDefault="00AA722C" w:rsidP="002D0E67">
            <w:r w:rsidRPr="00D0762F">
              <w:t xml:space="preserve">App - </w:t>
            </w:r>
            <w:proofErr w:type="spellStart"/>
            <w:r w:rsidRPr="00D0762F">
              <w:t>Prodotti</w:t>
            </w:r>
            <w:proofErr w:type="spellEnd"/>
            <w:r w:rsidRPr="00D0762F">
              <w:t xml:space="preserve"> NextGen (26-35)</w:t>
            </w:r>
          </w:p>
        </w:tc>
        <w:tc>
          <w:tcPr>
            <w:tcW w:w="1344" w:type="dxa"/>
            <w:noWrap/>
            <w:hideMark/>
          </w:tcPr>
          <w:p w14:paraId="2741E19F" w14:textId="77777777" w:rsidR="00AA722C" w:rsidRPr="00D0762F" w:rsidRDefault="00AA722C" w:rsidP="002D0E67">
            <w:r w:rsidRPr="00D0762F">
              <w:t>Mobile</w:t>
            </w:r>
          </w:p>
        </w:tc>
        <w:tc>
          <w:tcPr>
            <w:tcW w:w="1366" w:type="dxa"/>
            <w:noWrap/>
            <w:hideMark/>
          </w:tcPr>
          <w:p w14:paraId="25796AFA" w14:textId="77777777" w:rsidR="00AA722C" w:rsidRPr="00D0762F" w:rsidRDefault="00AA722C" w:rsidP="002D0E67">
            <w:r w:rsidRPr="00D0762F">
              <w:t>App Mobile</w:t>
            </w:r>
          </w:p>
        </w:tc>
        <w:tc>
          <w:tcPr>
            <w:tcW w:w="1617" w:type="dxa"/>
            <w:noWrap/>
            <w:hideMark/>
          </w:tcPr>
          <w:p w14:paraId="3E09C6F9" w14:textId="77777777" w:rsidR="00AA722C" w:rsidRPr="00D0762F" w:rsidRDefault="00AA722C" w:rsidP="002D0E67">
            <w:r w:rsidRPr="00D0762F">
              <w:t>3</w:t>
            </w:r>
          </w:p>
        </w:tc>
      </w:tr>
      <w:tr w:rsidR="00AA722C" w:rsidRPr="00D0762F" w14:paraId="5319D2A7" w14:textId="77777777" w:rsidTr="00921192">
        <w:trPr>
          <w:trHeight w:val="292"/>
        </w:trPr>
        <w:tc>
          <w:tcPr>
            <w:tcW w:w="5301" w:type="dxa"/>
            <w:noWrap/>
            <w:hideMark/>
          </w:tcPr>
          <w:p w14:paraId="124031A0" w14:textId="77777777" w:rsidR="00AA722C" w:rsidRPr="00D0762F" w:rsidRDefault="00AA722C" w:rsidP="002D0E67">
            <w:r w:rsidRPr="00D0762F">
              <w:t xml:space="preserve">App - </w:t>
            </w:r>
            <w:proofErr w:type="spellStart"/>
            <w:r w:rsidRPr="00D0762F">
              <w:t>Prodotto</w:t>
            </w:r>
            <w:proofErr w:type="spellEnd"/>
            <w:r w:rsidRPr="00D0762F">
              <w:t xml:space="preserve"> CA Smart Advisory</w:t>
            </w:r>
          </w:p>
        </w:tc>
        <w:tc>
          <w:tcPr>
            <w:tcW w:w="1344" w:type="dxa"/>
            <w:noWrap/>
            <w:hideMark/>
          </w:tcPr>
          <w:p w14:paraId="43BC8145" w14:textId="77777777" w:rsidR="00AA722C" w:rsidRPr="00D0762F" w:rsidRDefault="00AA722C" w:rsidP="002D0E67">
            <w:r w:rsidRPr="00D0762F">
              <w:t>Mobile</w:t>
            </w:r>
          </w:p>
        </w:tc>
        <w:tc>
          <w:tcPr>
            <w:tcW w:w="1366" w:type="dxa"/>
            <w:noWrap/>
            <w:hideMark/>
          </w:tcPr>
          <w:p w14:paraId="31B80C1C" w14:textId="77777777" w:rsidR="00AA722C" w:rsidRPr="00D0762F" w:rsidRDefault="00AA722C" w:rsidP="002D0E67">
            <w:r w:rsidRPr="00D0762F">
              <w:t>App Mobile</w:t>
            </w:r>
          </w:p>
        </w:tc>
        <w:tc>
          <w:tcPr>
            <w:tcW w:w="1617" w:type="dxa"/>
            <w:noWrap/>
            <w:hideMark/>
          </w:tcPr>
          <w:p w14:paraId="7CB5520E" w14:textId="77777777" w:rsidR="00AA722C" w:rsidRPr="00D0762F" w:rsidRDefault="00AA722C" w:rsidP="002D0E67">
            <w:r w:rsidRPr="00D0762F">
              <w:t>3</w:t>
            </w:r>
          </w:p>
        </w:tc>
      </w:tr>
      <w:tr w:rsidR="00AA722C" w:rsidRPr="00D0762F" w14:paraId="537C8AA7" w14:textId="77777777" w:rsidTr="00921192">
        <w:trPr>
          <w:trHeight w:val="292"/>
        </w:trPr>
        <w:tc>
          <w:tcPr>
            <w:tcW w:w="5301" w:type="dxa"/>
            <w:noWrap/>
            <w:hideMark/>
          </w:tcPr>
          <w:p w14:paraId="20B33C58" w14:textId="77777777" w:rsidR="00AA722C" w:rsidRPr="00D0762F" w:rsidRDefault="00AA722C" w:rsidP="002D0E67">
            <w:r w:rsidRPr="00D0762F">
              <w:t xml:space="preserve">App - </w:t>
            </w:r>
            <w:proofErr w:type="spellStart"/>
            <w:r w:rsidRPr="00D0762F">
              <w:t>Prodotto</w:t>
            </w:r>
            <w:proofErr w:type="spellEnd"/>
            <w:r w:rsidRPr="00D0762F">
              <w:t xml:space="preserve"> Carta </w:t>
            </w:r>
            <w:proofErr w:type="spellStart"/>
            <w:r w:rsidRPr="00D0762F">
              <w:t>Nexi</w:t>
            </w:r>
            <w:proofErr w:type="spellEnd"/>
          </w:p>
        </w:tc>
        <w:tc>
          <w:tcPr>
            <w:tcW w:w="1344" w:type="dxa"/>
            <w:noWrap/>
            <w:hideMark/>
          </w:tcPr>
          <w:p w14:paraId="171EB01F" w14:textId="77777777" w:rsidR="00AA722C" w:rsidRPr="00D0762F" w:rsidRDefault="00AA722C" w:rsidP="002D0E67">
            <w:r w:rsidRPr="00D0762F">
              <w:t>Mobile</w:t>
            </w:r>
          </w:p>
        </w:tc>
        <w:tc>
          <w:tcPr>
            <w:tcW w:w="1366" w:type="dxa"/>
            <w:noWrap/>
            <w:hideMark/>
          </w:tcPr>
          <w:p w14:paraId="0F5758ED" w14:textId="77777777" w:rsidR="00AA722C" w:rsidRPr="00D0762F" w:rsidRDefault="00AA722C" w:rsidP="002D0E67">
            <w:r w:rsidRPr="00D0762F">
              <w:t>App Mobile</w:t>
            </w:r>
          </w:p>
        </w:tc>
        <w:tc>
          <w:tcPr>
            <w:tcW w:w="1617" w:type="dxa"/>
            <w:noWrap/>
            <w:hideMark/>
          </w:tcPr>
          <w:p w14:paraId="24FB3066" w14:textId="77777777" w:rsidR="00AA722C" w:rsidRPr="00D0762F" w:rsidRDefault="00AA722C" w:rsidP="002D0E67">
            <w:r w:rsidRPr="00D0762F">
              <w:t>3</w:t>
            </w:r>
          </w:p>
        </w:tc>
      </w:tr>
      <w:tr w:rsidR="00AA722C" w:rsidRPr="00D0762F" w14:paraId="728BC930" w14:textId="77777777" w:rsidTr="00921192">
        <w:trPr>
          <w:trHeight w:val="292"/>
        </w:trPr>
        <w:tc>
          <w:tcPr>
            <w:tcW w:w="5301" w:type="dxa"/>
            <w:noWrap/>
            <w:hideMark/>
          </w:tcPr>
          <w:p w14:paraId="6BDFFB16" w14:textId="77777777" w:rsidR="00AA722C" w:rsidRPr="00D0762F" w:rsidRDefault="00AA722C" w:rsidP="002D0E67">
            <w:r w:rsidRPr="00D0762F">
              <w:t xml:space="preserve">App - </w:t>
            </w:r>
            <w:proofErr w:type="spellStart"/>
            <w:r w:rsidRPr="00D0762F">
              <w:t>Prodotto</w:t>
            </w:r>
            <w:proofErr w:type="spellEnd"/>
            <w:r w:rsidRPr="00D0762F">
              <w:t xml:space="preserve"> </w:t>
            </w:r>
            <w:proofErr w:type="spellStart"/>
            <w:r w:rsidRPr="00D0762F">
              <w:t>CartaConto</w:t>
            </w:r>
            <w:proofErr w:type="spellEnd"/>
          </w:p>
        </w:tc>
        <w:tc>
          <w:tcPr>
            <w:tcW w:w="1344" w:type="dxa"/>
            <w:noWrap/>
            <w:hideMark/>
          </w:tcPr>
          <w:p w14:paraId="0AB073B5" w14:textId="77777777" w:rsidR="00AA722C" w:rsidRPr="00D0762F" w:rsidRDefault="00AA722C" w:rsidP="002D0E67">
            <w:r w:rsidRPr="00D0762F">
              <w:t>Mobile</w:t>
            </w:r>
          </w:p>
        </w:tc>
        <w:tc>
          <w:tcPr>
            <w:tcW w:w="1366" w:type="dxa"/>
            <w:noWrap/>
            <w:hideMark/>
          </w:tcPr>
          <w:p w14:paraId="2E538BD8" w14:textId="77777777" w:rsidR="00AA722C" w:rsidRPr="00D0762F" w:rsidRDefault="00AA722C" w:rsidP="002D0E67">
            <w:r w:rsidRPr="00D0762F">
              <w:t>App Mobile</w:t>
            </w:r>
          </w:p>
        </w:tc>
        <w:tc>
          <w:tcPr>
            <w:tcW w:w="1617" w:type="dxa"/>
            <w:noWrap/>
            <w:hideMark/>
          </w:tcPr>
          <w:p w14:paraId="5628B3EF" w14:textId="77777777" w:rsidR="00AA722C" w:rsidRPr="00D0762F" w:rsidRDefault="00AA722C" w:rsidP="002D0E67">
            <w:r w:rsidRPr="00D0762F">
              <w:t>3</w:t>
            </w:r>
          </w:p>
        </w:tc>
      </w:tr>
      <w:tr w:rsidR="00AA722C" w:rsidRPr="00D0762F" w14:paraId="2668C1E7" w14:textId="77777777" w:rsidTr="00921192">
        <w:trPr>
          <w:trHeight w:val="292"/>
        </w:trPr>
        <w:tc>
          <w:tcPr>
            <w:tcW w:w="5301" w:type="dxa"/>
            <w:noWrap/>
            <w:hideMark/>
          </w:tcPr>
          <w:p w14:paraId="77B22FD1" w14:textId="77777777" w:rsidR="00AA722C" w:rsidRPr="00D0762F" w:rsidRDefault="00AA722C" w:rsidP="002D0E67">
            <w:r w:rsidRPr="00D0762F">
              <w:t xml:space="preserve">App - </w:t>
            </w:r>
            <w:proofErr w:type="spellStart"/>
            <w:r w:rsidRPr="00D0762F">
              <w:t>Prodotto</w:t>
            </w:r>
            <w:proofErr w:type="spellEnd"/>
            <w:r w:rsidRPr="00D0762F">
              <w:t xml:space="preserve"> Conto Teen</w:t>
            </w:r>
          </w:p>
        </w:tc>
        <w:tc>
          <w:tcPr>
            <w:tcW w:w="1344" w:type="dxa"/>
            <w:noWrap/>
            <w:hideMark/>
          </w:tcPr>
          <w:p w14:paraId="09E16F06" w14:textId="77777777" w:rsidR="00AA722C" w:rsidRPr="00D0762F" w:rsidRDefault="00AA722C" w:rsidP="002D0E67">
            <w:r w:rsidRPr="00D0762F">
              <w:t>Mobile</w:t>
            </w:r>
          </w:p>
        </w:tc>
        <w:tc>
          <w:tcPr>
            <w:tcW w:w="1366" w:type="dxa"/>
            <w:noWrap/>
            <w:hideMark/>
          </w:tcPr>
          <w:p w14:paraId="286CE3AA" w14:textId="77777777" w:rsidR="00AA722C" w:rsidRPr="00D0762F" w:rsidRDefault="00AA722C" w:rsidP="002D0E67">
            <w:r w:rsidRPr="00D0762F">
              <w:t>App Mobile</w:t>
            </w:r>
          </w:p>
        </w:tc>
        <w:tc>
          <w:tcPr>
            <w:tcW w:w="1617" w:type="dxa"/>
            <w:noWrap/>
            <w:hideMark/>
          </w:tcPr>
          <w:p w14:paraId="7466CA38" w14:textId="77777777" w:rsidR="00AA722C" w:rsidRPr="00D0762F" w:rsidRDefault="00AA722C" w:rsidP="002D0E67">
            <w:r w:rsidRPr="00D0762F">
              <w:t>3</w:t>
            </w:r>
          </w:p>
        </w:tc>
      </w:tr>
      <w:tr w:rsidR="00AA722C" w:rsidRPr="00D0762F" w14:paraId="5B2F4EC9" w14:textId="77777777" w:rsidTr="00921192">
        <w:trPr>
          <w:trHeight w:val="292"/>
        </w:trPr>
        <w:tc>
          <w:tcPr>
            <w:tcW w:w="5301" w:type="dxa"/>
            <w:noWrap/>
            <w:hideMark/>
          </w:tcPr>
          <w:p w14:paraId="1BE382A0" w14:textId="77777777" w:rsidR="00AA722C" w:rsidRPr="00D0762F" w:rsidRDefault="00AA722C" w:rsidP="002D0E67">
            <w:r w:rsidRPr="00D0762F">
              <w:t xml:space="preserve">App - </w:t>
            </w:r>
            <w:proofErr w:type="spellStart"/>
            <w:r w:rsidRPr="00D0762F">
              <w:t>Prodotto</w:t>
            </w:r>
            <w:proofErr w:type="spellEnd"/>
            <w:r w:rsidRPr="00D0762F">
              <w:t xml:space="preserve"> Dossier </w:t>
            </w:r>
            <w:proofErr w:type="spellStart"/>
            <w:r w:rsidRPr="00D0762F">
              <w:t>Titoli</w:t>
            </w:r>
            <w:proofErr w:type="spellEnd"/>
          </w:p>
        </w:tc>
        <w:tc>
          <w:tcPr>
            <w:tcW w:w="1344" w:type="dxa"/>
            <w:noWrap/>
            <w:hideMark/>
          </w:tcPr>
          <w:p w14:paraId="02170773" w14:textId="77777777" w:rsidR="00AA722C" w:rsidRPr="00D0762F" w:rsidRDefault="00AA722C" w:rsidP="002D0E67">
            <w:r w:rsidRPr="00D0762F">
              <w:t>Mobile</w:t>
            </w:r>
          </w:p>
        </w:tc>
        <w:tc>
          <w:tcPr>
            <w:tcW w:w="1366" w:type="dxa"/>
            <w:noWrap/>
            <w:hideMark/>
          </w:tcPr>
          <w:p w14:paraId="488579A7" w14:textId="77777777" w:rsidR="00AA722C" w:rsidRPr="00D0762F" w:rsidRDefault="00AA722C" w:rsidP="002D0E67">
            <w:r w:rsidRPr="00D0762F">
              <w:t>App Mobile</w:t>
            </w:r>
          </w:p>
        </w:tc>
        <w:tc>
          <w:tcPr>
            <w:tcW w:w="1617" w:type="dxa"/>
            <w:noWrap/>
            <w:hideMark/>
          </w:tcPr>
          <w:p w14:paraId="4398E252" w14:textId="77777777" w:rsidR="00AA722C" w:rsidRPr="00D0762F" w:rsidRDefault="00AA722C" w:rsidP="002D0E67">
            <w:r w:rsidRPr="00D0762F">
              <w:t>3</w:t>
            </w:r>
          </w:p>
        </w:tc>
      </w:tr>
      <w:tr w:rsidR="00AA722C" w:rsidRPr="00D0762F" w14:paraId="014218A2" w14:textId="77777777" w:rsidTr="00921192">
        <w:trPr>
          <w:trHeight w:val="292"/>
        </w:trPr>
        <w:tc>
          <w:tcPr>
            <w:tcW w:w="5301" w:type="dxa"/>
            <w:noWrap/>
            <w:hideMark/>
          </w:tcPr>
          <w:p w14:paraId="40EE5D8B" w14:textId="77777777" w:rsidR="00AA722C" w:rsidRPr="00D0762F" w:rsidRDefault="00AA722C" w:rsidP="002D0E67">
            <w:r w:rsidRPr="00D0762F">
              <w:t xml:space="preserve">App - </w:t>
            </w:r>
            <w:proofErr w:type="spellStart"/>
            <w:r w:rsidRPr="00D0762F">
              <w:t>Prodotto</w:t>
            </w:r>
            <w:proofErr w:type="spellEnd"/>
            <w:r w:rsidRPr="00D0762F">
              <w:t xml:space="preserve"> </w:t>
            </w:r>
            <w:proofErr w:type="spellStart"/>
            <w:r w:rsidRPr="00D0762F">
              <w:t>Polizza</w:t>
            </w:r>
            <w:proofErr w:type="spellEnd"/>
            <w:r w:rsidRPr="00D0762F">
              <w:t xml:space="preserve"> Auto</w:t>
            </w:r>
          </w:p>
        </w:tc>
        <w:tc>
          <w:tcPr>
            <w:tcW w:w="1344" w:type="dxa"/>
            <w:noWrap/>
            <w:hideMark/>
          </w:tcPr>
          <w:p w14:paraId="13878640" w14:textId="77777777" w:rsidR="00AA722C" w:rsidRPr="00D0762F" w:rsidRDefault="00AA722C" w:rsidP="002D0E67">
            <w:r w:rsidRPr="00D0762F">
              <w:t>Mobile</w:t>
            </w:r>
          </w:p>
        </w:tc>
        <w:tc>
          <w:tcPr>
            <w:tcW w:w="1366" w:type="dxa"/>
            <w:noWrap/>
            <w:hideMark/>
          </w:tcPr>
          <w:p w14:paraId="5135F62D" w14:textId="77777777" w:rsidR="00AA722C" w:rsidRPr="00D0762F" w:rsidRDefault="00AA722C" w:rsidP="002D0E67">
            <w:r w:rsidRPr="00D0762F">
              <w:t>App Mobile</w:t>
            </w:r>
          </w:p>
        </w:tc>
        <w:tc>
          <w:tcPr>
            <w:tcW w:w="1617" w:type="dxa"/>
            <w:noWrap/>
            <w:hideMark/>
          </w:tcPr>
          <w:p w14:paraId="1E320DA4" w14:textId="77777777" w:rsidR="00AA722C" w:rsidRPr="00D0762F" w:rsidRDefault="00AA722C" w:rsidP="002D0E67">
            <w:r w:rsidRPr="00D0762F">
              <w:t>3</w:t>
            </w:r>
          </w:p>
        </w:tc>
      </w:tr>
      <w:tr w:rsidR="00AA722C" w:rsidRPr="00D0762F" w14:paraId="421F4C8D" w14:textId="77777777" w:rsidTr="00921192">
        <w:trPr>
          <w:trHeight w:val="292"/>
        </w:trPr>
        <w:tc>
          <w:tcPr>
            <w:tcW w:w="5301" w:type="dxa"/>
            <w:noWrap/>
            <w:hideMark/>
          </w:tcPr>
          <w:p w14:paraId="5FB7C056" w14:textId="77777777" w:rsidR="00AA722C" w:rsidRPr="00D0762F" w:rsidRDefault="00AA722C" w:rsidP="002D0E67">
            <w:r w:rsidRPr="00D0762F">
              <w:t xml:space="preserve">App - </w:t>
            </w:r>
            <w:proofErr w:type="spellStart"/>
            <w:r w:rsidRPr="00D0762F">
              <w:t>Prodotto</w:t>
            </w:r>
            <w:proofErr w:type="spellEnd"/>
            <w:r w:rsidRPr="00D0762F">
              <w:t xml:space="preserve"> </w:t>
            </w:r>
            <w:proofErr w:type="spellStart"/>
            <w:r w:rsidRPr="00D0762F">
              <w:t>Polizza</w:t>
            </w:r>
            <w:proofErr w:type="spellEnd"/>
            <w:r w:rsidRPr="00D0762F">
              <w:t xml:space="preserve"> Casa</w:t>
            </w:r>
          </w:p>
        </w:tc>
        <w:tc>
          <w:tcPr>
            <w:tcW w:w="1344" w:type="dxa"/>
            <w:noWrap/>
            <w:hideMark/>
          </w:tcPr>
          <w:p w14:paraId="275A9A02" w14:textId="77777777" w:rsidR="00AA722C" w:rsidRPr="00D0762F" w:rsidRDefault="00AA722C" w:rsidP="002D0E67">
            <w:r w:rsidRPr="00D0762F">
              <w:t>Mobile</w:t>
            </w:r>
          </w:p>
        </w:tc>
        <w:tc>
          <w:tcPr>
            <w:tcW w:w="1366" w:type="dxa"/>
            <w:noWrap/>
            <w:hideMark/>
          </w:tcPr>
          <w:p w14:paraId="59D2F9D8" w14:textId="77777777" w:rsidR="00AA722C" w:rsidRPr="00D0762F" w:rsidRDefault="00AA722C" w:rsidP="002D0E67">
            <w:r w:rsidRPr="00D0762F">
              <w:t>App Mobile</w:t>
            </w:r>
          </w:p>
        </w:tc>
        <w:tc>
          <w:tcPr>
            <w:tcW w:w="1617" w:type="dxa"/>
            <w:noWrap/>
            <w:hideMark/>
          </w:tcPr>
          <w:p w14:paraId="0DC7B960" w14:textId="77777777" w:rsidR="00AA722C" w:rsidRPr="00D0762F" w:rsidRDefault="00AA722C" w:rsidP="002D0E67">
            <w:r w:rsidRPr="00D0762F">
              <w:t>3</w:t>
            </w:r>
          </w:p>
        </w:tc>
      </w:tr>
      <w:tr w:rsidR="00AA722C" w:rsidRPr="00D0762F" w14:paraId="273AFDD4" w14:textId="77777777" w:rsidTr="00921192">
        <w:trPr>
          <w:trHeight w:val="292"/>
        </w:trPr>
        <w:tc>
          <w:tcPr>
            <w:tcW w:w="5301" w:type="dxa"/>
            <w:noWrap/>
            <w:hideMark/>
          </w:tcPr>
          <w:p w14:paraId="45C88B4C" w14:textId="77777777" w:rsidR="00AA722C" w:rsidRPr="00D0762F" w:rsidRDefault="00AA722C" w:rsidP="002D0E67">
            <w:r w:rsidRPr="00D0762F">
              <w:t xml:space="preserve">App - </w:t>
            </w:r>
            <w:proofErr w:type="spellStart"/>
            <w:r w:rsidRPr="00D0762F">
              <w:t>Prodotto</w:t>
            </w:r>
            <w:proofErr w:type="spellEnd"/>
            <w:r w:rsidRPr="00D0762F">
              <w:t xml:space="preserve"> </w:t>
            </w:r>
            <w:proofErr w:type="spellStart"/>
            <w:r w:rsidRPr="00D0762F">
              <w:t>Polizza</w:t>
            </w:r>
            <w:proofErr w:type="spellEnd"/>
            <w:r w:rsidRPr="00D0762F">
              <w:t xml:space="preserve"> </w:t>
            </w:r>
            <w:proofErr w:type="spellStart"/>
            <w:r w:rsidRPr="00D0762F">
              <w:t>Infortuni</w:t>
            </w:r>
            <w:proofErr w:type="spellEnd"/>
          </w:p>
        </w:tc>
        <w:tc>
          <w:tcPr>
            <w:tcW w:w="1344" w:type="dxa"/>
            <w:noWrap/>
            <w:hideMark/>
          </w:tcPr>
          <w:p w14:paraId="3994C6CA" w14:textId="77777777" w:rsidR="00AA722C" w:rsidRPr="00D0762F" w:rsidRDefault="00AA722C" w:rsidP="002D0E67">
            <w:r w:rsidRPr="00D0762F">
              <w:t>Mobile</w:t>
            </w:r>
          </w:p>
        </w:tc>
        <w:tc>
          <w:tcPr>
            <w:tcW w:w="1366" w:type="dxa"/>
            <w:noWrap/>
            <w:hideMark/>
          </w:tcPr>
          <w:p w14:paraId="1B9B079B" w14:textId="77777777" w:rsidR="00AA722C" w:rsidRPr="00D0762F" w:rsidRDefault="00AA722C" w:rsidP="002D0E67">
            <w:r w:rsidRPr="00D0762F">
              <w:t>App Mobile</w:t>
            </w:r>
          </w:p>
        </w:tc>
        <w:tc>
          <w:tcPr>
            <w:tcW w:w="1617" w:type="dxa"/>
            <w:noWrap/>
            <w:hideMark/>
          </w:tcPr>
          <w:p w14:paraId="257F7F15" w14:textId="77777777" w:rsidR="00AA722C" w:rsidRPr="00D0762F" w:rsidRDefault="00AA722C" w:rsidP="002D0E67">
            <w:r w:rsidRPr="00D0762F">
              <w:t>3</w:t>
            </w:r>
          </w:p>
        </w:tc>
      </w:tr>
      <w:tr w:rsidR="00AA722C" w:rsidRPr="00D0762F" w14:paraId="36A530DA" w14:textId="77777777" w:rsidTr="00921192">
        <w:trPr>
          <w:trHeight w:val="292"/>
        </w:trPr>
        <w:tc>
          <w:tcPr>
            <w:tcW w:w="5301" w:type="dxa"/>
            <w:noWrap/>
            <w:hideMark/>
          </w:tcPr>
          <w:p w14:paraId="1D288682" w14:textId="77777777" w:rsidR="00AA722C" w:rsidRPr="00D0762F" w:rsidRDefault="00AA722C" w:rsidP="002D0E67">
            <w:pPr>
              <w:rPr>
                <w:lang w:val="it-IT"/>
              </w:rPr>
            </w:pPr>
            <w:r w:rsidRPr="00D0762F">
              <w:rPr>
                <w:lang w:val="it-IT"/>
              </w:rPr>
              <w:t>App - Prodotto Polizza Mezzi di Pagamento</w:t>
            </w:r>
          </w:p>
        </w:tc>
        <w:tc>
          <w:tcPr>
            <w:tcW w:w="1344" w:type="dxa"/>
            <w:noWrap/>
            <w:hideMark/>
          </w:tcPr>
          <w:p w14:paraId="36BCF08F" w14:textId="77777777" w:rsidR="00AA722C" w:rsidRPr="00D0762F" w:rsidRDefault="00AA722C" w:rsidP="002D0E67">
            <w:r w:rsidRPr="00D0762F">
              <w:t>Mobile</w:t>
            </w:r>
          </w:p>
        </w:tc>
        <w:tc>
          <w:tcPr>
            <w:tcW w:w="1366" w:type="dxa"/>
            <w:noWrap/>
            <w:hideMark/>
          </w:tcPr>
          <w:p w14:paraId="096574CB" w14:textId="77777777" w:rsidR="00AA722C" w:rsidRPr="00D0762F" w:rsidRDefault="00AA722C" w:rsidP="002D0E67">
            <w:r w:rsidRPr="00D0762F">
              <w:t>App Mobile</w:t>
            </w:r>
          </w:p>
        </w:tc>
        <w:tc>
          <w:tcPr>
            <w:tcW w:w="1617" w:type="dxa"/>
            <w:noWrap/>
            <w:hideMark/>
          </w:tcPr>
          <w:p w14:paraId="143E573B" w14:textId="77777777" w:rsidR="00AA722C" w:rsidRPr="00D0762F" w:rsidRDefault="00AA722C" w:rsidP="002D0E67">
            <w:r w:rsidRPr="00D0762F">
              <w:t>3</w:t>
            </w:r>
          </w:p>
        </w:tc>
      </w:tr>
      <w:tr w:rsidR="00AA722C" w:rsidRPr="00D0762F" w14:paraId="620DBC17" w14:textId="77777777" w:rsidTr="00921192">
        <w:trPr>
          <w:trHeight w:val="292"/>
        </w:trPr>
        <w:tc>
          <w:tcPr>
            <w:tcW w:w="5301" w:type="dxa"/>
            <w:noWrap/>
            <w:hideMark/>
          </w:tcPr>
          <w:p w14:paraId="7A4FDA6E" w14:textId="77777777" w:rsidR="00AA722C" w:rsidRPr="00D0762F" w:rsidRDefault="00AA722C" w:rsidP="002D0E67">
            <w:r w:rsidRPr="00D0762F">
              <w:t xml:space="preserve">App - </w:t>
            </w:r>
            <w:proofErr w:type="spellStart"/>
            <w:r w:rsidRPr="00D0762F">
              <w:t>Prodotto</w:t>
            </w:r>
            <w:proofErr w:type="spellEnd"/>
            <w:r w:rsidRPr="00D0762F">
              <w:t xml:space="preserve"> </w:t>
            </w:r>
            <w:proofErr w:type="spellStart"/>
            <w:r w:rsidRPr="00D0762F">
              <w:t>Polizza</w:t>
            </w:r>
            <w:proofErr w:type="spellEnd"/>
            <w:r w:rsidRPr="00D0762F">
              <w:t xml:space="preserve"> Mobile</w:t>
            </w:r>
          </w:p>
        </w:tc>
        <w:tc>
          <w:tcPr>
            <w:tcW w:w="1344" w:type="dxa"/>
            <w:noWrap/>
            <w:hideMark/>
          </w:tcPr>
          <w:p w14:paraId="647BB9DA" w14:textId="77777777" w:rsidR="00AA722C" w:rsidRPr="00D0762F" w:rsidRDefault="00AA722C" w:rsidP="002D0E67">
            <w:r w:rsidRPr="00D0762F">
              <w:t>Mobile</w:t>
            </w:r>
          </w:p>
        </w:tc>
        <w:tc>
          <w:tcPr>
            <w:tcW w:w="1366" w:type="dxa"/>
            <w:noWrap/>
            <w:hideMark/>
          </w:tcPr>
          <w:p w14:paraId="7995BED4" w14:textId="77777777" w:rsidR="00AA722C" w:rsidRPr="00D0762F" w:rsidRDefault="00AA722C" w:rsidP="002D0E67">
            <w:r w:rsidRPr="00D0762F">
              <w:t>App Mobile</w:t>
            </w:r>
          </w:p>
        </w:tc>
        <w:tc>
          <w:tcPr>
            <w:tcW w:w="1617" w:type="dxa"/>
            <w:noWrap/>
            <w:hideMark/>
          </w:tcPr>
          <w:p w14:paraId="00C6B4AB" w14:textId="77777777" w:rsidR="00AA722C" w:rsidRPr="00D0762F" w:rsidRDefault="00AA722C" w:rsidP="002D0E67">
            <w:r w:rsidRPr="00D0762F">
              <w:t>3</w:t>
            </w:r>
          </w:p>
        </w:tc>
      </w:tr>
      <w:tr w:rsidR="00AA722C" w:rsidRPr="00D0762F" w14:paraId="4A74E70F" w14:textId="77777777" w:rsidTr="00921192">
        <w:trPr>
          <w:trHeight w:val="292"/>
        </w:trPr>
        <w:tc>
          <w:tcPr>
            <w:tcW w:w="5301" w:type="dxa"/>
            <w:noWrap/>
            <w:hideMark/>
          </w:tcPr>
          <w:p w14:paraId="43F5B27F" w14:textId="77777777" w:rsidR="00AA722C" w:rsidRPr="00D0762F" w:rsidRDefault="00AA722C" w:rsidP="002D0E67">
            <w:r w:rsidRPr="00D0762F">
              <w:t xml:space="preserve">App - </w:t>
            </w:r>
            <w:proofErr w:type="spellStart"/>
            <w:r w:rsidRPr="00D0762F">
              <w:t>Prodotto</w:t>
            </w:r>
            <w:proofErr w:type="spellEnd"/>
            <w:r w:rsidRPr="00D0762F">
              <w:t xml:space="preserve"> </w:t>
            </w:r>
            <w:proofErr w:type="spellStart"/>
            <w:r w:rsidRPr="00D0762F">
              <w:t>Polizza</w:t>
            </w:r>
            <w:proofErr w:type="spellEnd"/>
            <w:r w:rsidRPr="00D0762F">
              <w:t xml:space="preserve"> Salute</w:t>
            </w:r>
          </w:p>
        </w:tc>
        <w:tc>
          <w:tcPr>
            <w:tcW w:w="1344" w:type="dxa"/>
            <w:noWrap/>
            <w:hideMark/>
          </w:tcPr>
          <w:p w14:paraId="43CD85E8" w14:textId="77777777" w:rsidR="00AA722C" w:rsidRPr="00D0762F" w:rsidRDefault="00AA722C" w:rsidP="002D0E67">
            <w:r w:rsidRPr="00D0762F">
              <w:t>Mobile</w:t>
            </w:r>
          </w:p>
        </w:tc>
        <w:tc>
          <w:tcPr>
            <w:tcW w:w="1366" w:type="dxa"/>
            <w:noWrap/>
            <w:hideMark/>
          </w:tcPr>
          <w:p w14:paraId="3E96F1F8" w14:textId="77777777" w:rsidR="00AA722C" w:rsidRPr="00D0762F" w:rsidRDefault="00AA722C" w:rsidP="002D0E67">
            <w:r w:rsidRPr="00D0762F">
              <w:t>App Mobile</w:t>
            </w:r>
          </w:p>
        </w:tc>
        <w:tc>
          <w:tcPr>
            <w:tcW w:w="1617" w:type="dxa"/>
            <w:noWrap/>
            <w:hideMark/>
          </w:tcPr>
          <w:p w14:paraId="3FCD8505" w14:textId="77777777" w:rsidR="00AA722C" w:rsidRPr="00D0762F" w:rsidRDefault="00AA722C" w:rsidP="002D0E67">
            <w:r w:rsidRPr="00D0762F">
              <w:t>3</w:t>
            </w:r>
          </w:p>
        </w:tc>
      </w:tr>
      <w:tr w:rsidR="00AA722C" w:rsidRPr="00D0762F" w14:paraId="3E627F53" w14:textId="77777777" w:rsidTr="00921192">
        <w:trPr>
          <w:trHeight w:val="292"/>
        </w:trPr>
        <w:tc>
          <w:tcPr>
            <w:tcW w:w="5301" w:type="dxa"/>
            <w:noWrap/>
            <w:hideMark/>
          </w:tcPr>
          <w:p w14:paraId="01D106EA" w14:textId="77777777" w:rsidR="00AA722C" w:rsidRPr="00D0762F" w:rsidRDefault="00AA722C" w:rsidP="002D0E67">
            <w:pPr>
              <w:rPr>
                <w:lang w:val="it-IT"/>
              </w:rPr>
            </w:pPr>
            <w:r w:rsidRPr="00D0762F">
              <w:rPr>
                <w:lang w:val="it-IT"/>
              </w:rPr>
              <w:t>App - Prodotto Seconda Pensione Amundi</w:t>
            </w:r>
          </w:p>
        </w:tc>
        <w:tc>
          <w:tcPr>
            <w:tcW w:w="1344" w:type="dxa"/>
            <w:noWrap/>
            <w:hideMark/>
          </w:tcPr>
          <w:p w14:paraId="4B02F807" w14:textId="77777777" w:rsidR="00AA722C" w:rsidRPr="00D0762F" w:rsidRDefault="00AA722C" w:rsidP="002D0E67">
            <w:r w:rsidRPr="00D0762F">
              <w:t>Mobile</w:t>
            </w:r>
          </w:p>
        </w:tc>
        <w:tc>
          <w:tcPr>
            <w:tcW w:w="1366" w:type="dxa"/>
            <w:noWrap/>
            <w:hideMark/>
          </w:tcPr>
          <w:p w14:paraId="4BF20727" w14:textId="77777777" w:rsidR="00AA722C" w:rsidRPr="00D0762F" w:rsidRDefault="00AA722C" w:rsidP="002D0E67">
            <w:r w:rsidRPr="00D0762F">
              <w:t>App Mobile</w:t>
            </w:r>
          </w:p>
        </w:tc>
        <w:tc>
          <w:tcPr>
            <w:tcW w:w="1617" w:type="dxa"/>
            <w:noWrap/>
            <w:hideMark/>
          </w:tcPr>
          <w:p w14:paraId="1F092F26" w14:textId="77777777" w:rsidR="00AA722C" w:rsidRPr="00D0762F" w:rsidRDefault="00AA722C" w:rsidP="002D0E67">
            <w:r w:rsidRPr="00D0762F">
              <w:t>3</w:t>
            </w:r>
          </w:p>
        </w:tc>
      </w:tr>
      <w:tr w:rsidR="00AA722C" w:rsidRPr="00D0762F" w14:paraId="0D56C0DF" w14:textId="77777777" w:rsidTr="00921192">
        <w:trPr>
          <w:trHeight w:val="292"/>
        </w:trPr>
        <w:tc>
          <w:tcPr>
            <w:tcW w:w="5301" w:type="dxa"/>
            <w:noWrap/>
            <w:hideMark/>
          </w:tcPr>
          <w:p w14:paraId="63BB67AB" w14:textId="77777777" w:rsidR="00AA722C" w:rsidRPr="00D0762F" w:rsidRDefault="00AA722C" w:rsidP="002D0E67">
            <w:r w:rsidRPr="00D0762F">
              <w:t xml:space="preserve">App - </w:t>
            </w:r>
            <w:proofErr w:type="spellStart"/>
            <w:r w:rsidRPr="00D0762F">
              <w:t>Protezione</w:t>
            </w:r>
            <w:proofErr w:type="spellEnd"/>
            <w:r w:rsidRPr="00D0762F">
              <w:t xml:space="preserve"> Guida 2 </w:t>
            </w:r>
            <w:proofErr w:type="spellStart"/>
            <w:r w:rsidRPr="00D0762F">
              <w:t>Ruote</w:t>
            </w:r>
            <w:proofErr w:type="spellEnd"/>
          </w:p>
        </w:tc>
        <w:tc>
          <w:tcPr>
            <w:tcW w:w="1344" w:type="dxa"/>
            <w:noWrap/>
            <w:hideMark/>
          </w:tcPr>
          <w:p w14:paraId="27850721" w14:textId="77777777" w:rsidR="00AA722C" w:rsidRPr="00D0762F" w:rsidRDefault="00AA722C" w:rsidP="002D0E67">
            <w:r w:rsidRPr="00D0762F">
              <w:t>Mobile</w:t>
            </w:r>
          </w:p>
        </w:tc>
        <w:tc>
          <w:tcPr>
            <w:tcW w:w="1366" w:type="dxa"/>
            <w:noWrap/>
            <w:hideMark/>
          </w:tcPr>
          <w:p w14:paraId="356F4811" w14:textId="77777777" w:rsidR="00AA722C" w:rsidRPr="00D0762F" w:rsidRDefault="00AA722C" w:rsidP="002D0E67">
            <w:r w:rsidRPr="00D0762F">
              <w:t>App Mobile</w:t>
            </w:r>
          </w:p>
        </w:tc>
        <w:tc>
          <w:tcPr>
            <w:tcW w:w="1617" w:type="dxa"/>
            <w:noWrap/>
            <w:hideMark/>
          </w:tcPr>
          <w:p w14:paraId="092C8E2B" w14:textId="77777777" w:rsidR="00AA722C" w:rsidRPr="00D0762F" w:rsidRDefault="00AA722C" w:rsidP="002D0E67">
            <w:r w:rsidRPr="00D0762F">
              <w:t>3</w:t>
            </w:r>
          </w:p>
        </w:tc>
      </w:tr>
      <w:tr w:rsidR="00AA722C" w:rsidRPr="00D0762F" w14:paraId="32CDA6F2" w14:textId="77777777" w:rsidTr="00921192">
        <w:trPr>
          <w:trHeight w:val="292"/>
        </w:trPr>
        <w:tc>
          <w:tcPr>
            <w:tcW w:w="5301" w:type="dxa"/>
            <w:noWrap/>
            <w:hideMark/>
          </w:tcPr>
          <w:p w14:paraId="5431D5CB" w14:textId="77777777" w:rsidR="00AA722C" w:rsidRPr="00D0762F" w:rsidRDefault="00AA722C" w:rsidP="002D0E67">
            <w:r w:rsidRPr="00D0762F">
              <w:t xml:space="preserve">App - </w:t>
            </w:r>
            <w:proofErr w:type="spellStart"/>
            <w:r w:rsidRPr="00D0762F">
              <w:t>Protezione</w:t>
            </w:r>
            <w:proofErr w:type="spellEnd"/>
            <w:r w:rsidRPr="00D0762F">
              <w:t xml:space="preserve"> Piccola Impresa</w:t>
            </w:r>
          </w:p>
        </w:tc>
        <w:tc>
          <w:tcPr>
            <w:tcW w:w="1344" w:type="dxa"/>
            <w:noWrap/>
            <w:hideMark/>
          </w:tcPr>
          <w:p w14:paraId="16E3C216" w14:textId="77777777" w:rsidR="00AA722C" w:rsidRPr="00D0762F" w:rsidRDefault="00AA722C" w:rsidP="002D0E67">
            <w:r w:rsidRPr="00D0762F">
              <w:t>Mobile</w:t>
            </w:r>
          </w:p>
        </w:tc>
        <w:tc>
          <w:tcPr>
            <w:tcW w:w="1366" w:type="dxa"/>
            <w:noWrap/>
            <w:hideMark/>
          </w:tcPr>
          <w:p w14:paraId="3A998AB4" w14:textId="77777777" w:rsidR="00AA722C" w:rsidRPr="00D0762F" w:rsidRDefault="00AA722C" w:rsidP="002D0E67">
            <w:r w:rsidRPr="00D0762F">
              <w:t>App Mobile</w:t>
            </w:r>
          </w:p>
        </w:tc>
        <w:tc>
          <w:tcPr>
            <w:tcW w:w="1617" w:type="dxa"/>
            <w:noWrap/>
            <w:hideMark/>
          </w:tcPr>
          <w:p w14:paraId="2F6AE486" w14:textId="77777777" w:rsidR="00AA722C" w:rsidRPr="00D0762F" w:rsidRDefault="00AA722C" w:rsidP="002D0E67">
            <w:r w:rsidRPr="00D0762F">
              <w:t>3</w:t>
            </w:r>
          </w:p>
        </w:tc>
      </w:tr>
      <w:tr w:rsidR="00AA722C" w:rsidRPr="00D0762F" w14:paraId="69188890" w14:textId="77777777" w:rsidTr="00921192">
        <w:trPr>
          <w:trHeight w:val="292"/>
        </w:trPr>
        <w:tc>
          <w:tcPr>
            <w:tcW w:w="5301" w:type="dxa"/>
            <w:noWrap/>
            <w:hideMark/>
          </w:tcPr>
          <w:p w14:paraId="168A6995" w14:textId="77777777" w:rsidR="00AA722C" w:rsidRPr="00D0762F" w:rsidRDefault="00AA722C" w:rsidP="002D0E67">
            <w:r w:rsidRPr="00D0762F">
              <w:t xml:space="preserve">App - </w:t>
            </w:r>
            <w:proofErr w:type="spellStart"/>
            <w:r w:rsidRPr="00D0762F">
              <w:t>Simulatore</w:t>
            </w:r>
            <w:proofErr w:type="spellEnd"/>
            <w:r w:rsidRPr="00D0762F">
              <w:t xml:space="preserve"> </w:t>
            </w:r>
            <w:proofErr w:type="spellStart"/>
            <w:r w:rsidRPr="00D0762F">
              <w:t>Agos</w:t>
            </w:r>
            <w:proofErr w:type="spellEnd"/>
          </w:p>
        </w:tc>
        <w:tc>
          <w:tcPr>
            <w:tcW w:w="1344" w:type="dxa"/>
            <w:noWrap/>
            <w:hideMark/>
          </w:tcPr>
          <w:p w14:paraId="57014089" w14:textId="77777777" w:rsidR="00AA722C" w:rsidRPr="00D0762F" w:rsidRDefault="00AA722C" w:rsidP="002D0E67">
            <w:r w:rsidRPr="00D0762F">
              <w:t>Mobile</w:t>
            </w:r>
          </w:p>
        </w:tc>
        <w:tc>
          <w:tcPr>
            <w:tcW w:w="1366" w:type="dxa"/>
            <w:noWrap/>
            <w:hideMark/>
          </w:tcPr>
          <w:p w14:paraId="6615A594" w14:textId="77777777" w:rsidR="00AA722C" w:rsidRPr="00D0762F" w:rsidRDefault="00AA722C" w:rsidP="002D0E67">
            <w:r w:rsidRPr="00D0762F">
              <w:t>App Mobile</w:t>
            </w:r>
          </w:p>
        </w:tc>
        <w:tc>
          <w:tcPr>
            <w:tcW w:w="1617" w:type="dxa"/>
            <w:noWrap/>
            <w:hideMark/>
          </w:tcPr>
          <w:p w14:paraId="677E087D" w14:textId="77777777" w:rsidR="00AA722C" w:rsidRPr="00D0762F" w:rsidRDefault="00AA722C" w:rsidP="002D0E67">
            <w:r w:rsidRPr="00D0762F">
              <w:t>3</w:t>
            </w:r>
          </w:p>
        </w:tc>
      </w:tr>
      <w:tr w:rsidR="00AA722C" w:rsidRPr="00D0762F" w14:paraId="3AD46021" w14:textId="77777777" w:rsidTr="00921192">
        <w:trPr>
          <w:trHeight w:val="292"/>
        </w:trPr>
        <w:tc>
          <w:tcPr>
            <w:tcW w:w="5301" w:type="dxa"/>
            <w:noWrap/>
            <w:hideMark/>
          </w:tcPr>
          <w:p w14:paraId="6D3BDE64" w14:textId="77777777" w:rsidR="00AA722C" w:rsidRPr="00D0762F" w:rsidRDefault="00AA722C" w:rsidP="002D0E67">
            <w:r w:rsidRPr="00D0762F">
              <w:t xml:space="preserve">App - </w:t>
            </w:r>
            <w:proofErr w:type="spellStart"/>
            <w:r w:rsidRPr="00D0762F">
              <w:t>Simulatore</w:t>
            </w:r>
            <w:proofErr w:type="spellEnd"/>
            <w:r w:rsidRPr="00D0762F">
              <w:t xml:space="preserve"> </w:t>
            </w:r>
            <w:proofErr w:type="spellStart"/>
            <w:r w:rsidRPr="00D0762F">
              <w:t>Agos</w:t>
            </w:r>
            <w:proofErr w:type="spellEnd"/>
            <w:r w:rsidRPr="00D0762F">
              <w:t xml:space="preserve"> Green Bees</w:t>
            </w:r>
          </w:p>
        </w:tc>
        <w:tc>
          <w:tcPr>
            <w:tcW w:w="1344" w:type="dxa"/>
            <w:noWrap/>
            <w:hideMark/>
          </w:tcPr>
          <w:p w14:paraId="2CCF999E" w14:textId="77777777" w:rsidR="00AA722C" w:rsidRPr="00D0762F" w:rsidRDefault="00AA722C" w:rsidP="002D0E67">
            <w:r w:rsidRPr="00D0762F">
              <w:t>Mobile</w:t>
            </w:r>
          </w:p>
        </w:tc>
        <w:tc>
          <w:tcPr>
            <w:tcW w:w="1366" w:type="dxa"/>
            <w:noWrap/>
            <w:hideMark/>
          </w:tcPr>
          <w:p w14:paraId="3344FC78" w14:textId="77777777" w:rsidR="00AA722C" w:rsidRPr="00D0762F" w:rsidRDefault="00AA722C" w:rsidP="002D0E67">
            <w:r w:rsidRPr="00D0762F">
              <w:t>App Mobile</w:t>
            </w:r>
          </w:p>
        </w:tc>
        <w:tc>
          <w:tcPr>
            <w:tcW w:w="1617" w:type="dxa"/>
            <w:noWrap/>
            <w:hideMark/>
          </w:tcPr>
          <w:p w14:paraId="789658AA" w14:textId="77777777" w:rsidR="00AA722C" w:rsidRPr="00D0762F" w:rsidRDefault="00AA722C" w:rsidP="002D0E67">
            <w:r w:rsidRPr="00D0762F">
              <w:t>3</w:t>
            </w:r>
          </w:p>
        </w:tc>
      </w:tr>
      <w:tr w:rsidR="00AA722C" w:rsidRPr="00D0762F" w14:paraId="7C35FD7E" w14:textId="77777777" w:rsidTr="00921192">
        <w:trPr>
          <w:trHeight w:val="292"/>
        </w:trPr>
        <w:tc>
          <w:tcPr>
            <w:tcW w:w="5301" w:type="dxa"/>
            <w:noWrap/>
            <w:hideMark/>
          </w:tcPr>
          <w:p w14:paraId="00789AE6" w14:textId="77777777" w:rsidR="00AA722C" w:rsidRPr="00D0762F" w:rsidRDefault="00AA722C" w:rsidP="002D0E67">
            <w:r w:rsidRPr="00D0762F">
              <w:t xml:space="preserve">App - </w:t>
            </w:r>
            <w:proofErr w:type="spellStart"/>
            <w:r w:rsidRPr="00D0762F">
              <w:t>Simulatore</w:t>
            </w:r>
            <w:proofErr w:type="spellEnd"/>
            <w:r w:rsidRPr="00D0762F">
              <w:t xml:space="preserve"> Carte PMI</w:t>
            </w:r>
          </w:p>
        </w:tc>
        <w:tc>
          <w:tcPr>
            <w:tcW w:w="1344" w:type="dxa"/>
            <w:noWrap/>
            <w:hideMark/>
          </w:tcPr>
          <w:p w14:paraId="2DDB12EB" w14:textId="77777777" w:rsidR="00AA722C" w:rsidRPr="00D0762F" w:rsidRDefault="00AA722C" w:rsidP="002D0E67">
            <w:r w:rsidRPr="00D0762F">
              <w:t>Mobile</w:t>
            </w:r>
          </w:p>
        </w:tc>
        <w:tc>
          <w:tcPr>
            <w:tcW w:w="1366" w:type="dxa"/>
            <w:noWrap/>
            <w:hideMark/>
          </w:tcPr>
          <w:p w14:paraId="48717F0A" w14:textId="77777777" w:rsidR="00AA722C" w:rsidRPr="00D0762F" w:rsidRDefault="00AA722C" w:rsidP="002D0E67">
            <w:r w:rsidRPr="00D0762F">
              <w:t>App Mobile</w:t>
            </w:r>
          </w:p>
        </w:tc>
        <w:tc>
          <w:tcPr>
            <w:tcW w:w="1617" w:type="dxa"/>
            <w:noWrap/>
            <w:hideMark/>
          </w:tcPr>
          <w:p w14:paraId="4523746B" w14:textId="77777777" w:rsidR="00AA722C" w:rsidRPr="00D0762F" w:rsidRDefault="00AA722C" w:rsidP="002D0E67">
            <w:r w:rsidRPr="00D0762F">
              <w:t>3</w:t>
            </w:r>
          </w:p>
        </w:tc>
      </w:tr>
      <w:tr w:rsidR="00AA722C" w:rsidRPr="00D0762F" w14:paraId="082BFE49" w14:textId="77777777" w:rsidTr="00921192">
        <w:trPr>
          <w:trHeight w:val="292"/>
        </w:trPr>
        <w:tc>
          <w:tcPr>
            <w:tcW w:w="5301" w:type="dxa"/>
            <w:noWrap/>
            <w:hideMark/>
          </w:tcPr>
          <w:p w14:paraId="3E4AB5B2" w14:textId="77777777" w:rsidR="00AA722C" w:rsidRPr="00D0762F" w:rsidRDefault="00AA722C" w:rsidP="002D0E67">
            <w:r w:rsidRPr="00D0762F">
              <w:t xml:space="preserve">App - </w:t>
            </w:r>
            <w:proofErr w:type="spellStart"/>
            <w:r w:rsidRPr="00D0762F">
              <w:t>Simulatore</w:t>
            </w:r>
            <w:proofErr w:type="spellEnd"/>
            <w:r w:rsidRPr="00D0762F">
              <w:t xml:space="preserve"> Carte </w:t>
            </w:r>
            <w:proofErr w:type="spellStart"/>
            <w:r w:rsidRPr="00D0762F">
              <w:t>Privati</w:t>
            </w:r>
            <w:proofErr w:type="spellEnd"/>
          </w:p>
        </w:tc>
        <w:tc>
          <w:tcPr>
            <w:tcW w:w="1344" w:type="dxa"/>
            <w:noWrap/>
            <w:hideMark/>
          </w:tcPr>
          <w:p w14:paraId="53294F4B" w14:textId="77777777" w:rsidR="00AA722C" w:rsidRPr="00D0762F" w:rsidRDefault="00AA722C" w:rsidP="002D0E67">
            <w:r w:rsidRPr="00D0762F">
              <w:t>Mobile</w:t>
            </w:r>
          </w:p>
        </w:tc>
        <w:tc>
          <w:tcPr>
            <w:tcW w:w="1366" w:type="dxa"/>
            <w:noWrap/>
            <w:hideMark/>
          </w:tcPr>
          <w:p w14:paraId="72D3E415" w14:textId="77777777" w:rsidR="00AA722C" w:rsidRPr="00D0762F" w:rsidRDefault="00AA722C" w:rsidP="002D0E67">
            <w:r w:rsidRPr="00D0762F">
              <w:t>App Mobile</w:t>
            </w:r>
          </w:p>
        </w:tc>
        <w:tc>
          <w:tcPr>
            <w:tcW w:w="1617" w:type="dxa"/>
            <w:noWrap/>
            <w:hideMark/>
          </w:tcPr>
          <w:p w14:paraId="45E1F2CA" w14:textId="77777777" w:rsidR="00AA722C" w:rsidRPr="00D0762F" w:rsidRDefault="00AA722C" w:rsidP="002D0E67">
            <w:r w:rsidRPr="00D0762F">
              <w:t>3</w:t>
            </w:r>
          </w:p>
        </w:tc>
      </w:tr>
      <w:tr w:rsidR="00AA722C" w:rsidRPr="00D0762F" w14:paraId="3852326F" w14:textId="77777777" w:rsidTr="00921192">
        <w:trPr>
          <w:trHeight w:val="292"/>
        </w:trPr>
        <w:tc>
          <w:tcPr>
            <w:tcW w:w="5301" w:type="dxa"/>
            <w:noWrap/>
            <w:hideMark/>
          </w:tcPr>
          <w:p w14:paraId="1AC6F443" w14:textId="77777777" w:rsidR="00AA722C" w:rsidRPr="00D0762F" w:rsidRDefault="00AA722C" w:rsidP="002D0E67">
            <w:pPr>
              <w:rPr>
                <w:lang w:val="it-IT"/>
              </w:rPr>
            </w:pPr>
            <w:r w:rsidRPr="00D0762F">
              <w:rPr>
                <w:lang w:val="it-IT"/>
              </w:rPr>
              <w:t>App - Simulatore Garage Protezione Guida</w:t>
            </w:r>
          </w:p>
        </w:tc>
        <w:tc>
          <w:tcPr>
            <w:tcW w:w="1344" w:type="dxa"/>
            <w:noWrap/>
            <w:hideMark/>
          </w:tcPr>
          <w:p w14:paraId="5D957B97" w14:textId="77777777" w:rsidR="00AA722C" w:rsidRPr="00D0762F" w:rsidRDefault="00AA722C" w:rsidP="002D0E67">
            <w:r w:rsidRPr="00D0762F">
              <w:t>Mobile</w:t>
            </w:r>
          </w:p>
        </w:tc>
        <w:tc>
          <w:tcPr>
            <w:tcW w:w="1366" w:type="dxa"/>
            <w:noWrap/>
            <w:hideMark/>
          </w:tcPr>
          <w:p w14:paraId="4AB3341C" w14:textId="77777777" w:rsidR="00AA722C" w:rsidRPr="00D0762F" w:rsidRDefault="00AA722C" w:rsidP="002D0E67">
            <w:r w:rsidRPr="00D0762F">
              <w:t>App Mobile</w:t>
            </w:r>
          </w:p>
        </w:tc>
        <w:tc>
          <w:tcPr>
            <w:tcW w:w="1617" w:type="dxa"/>
            <w:noWrap/>
            <w:hideMark/>
          </w:tcPr>
          <w:p w14:paraId="57E2F15C" w14:textId="77777777" w:rsidR="00AA722C" w:rsidRPr="00D0762F" w:rsidRDefault="00AA722C" w:rsidP="002D0E67">
            <w:r w:rsidRPr="00D0762F">
              <w:t>3</w:t>
            </w:r>
          </w:p>
        </w:tc>
      </w:tr>
      <w:tr w:rsidR="00AA722C" w:rsidRPr="00D0762F" w14:paraId="61036B51" w14:textId="77777777" w:rsidTr="00921192">
        <w:trPr>
          <w:trHeight w:val="292"/>
        </w:trPr>
        <w:tc>
          <w:tcPr>
            <w:tcW w:w="5301" w:type="dxa"/>
            <w:noWrap/>
            <w:hideMark/>
          </w:tcPr>
          <w:p w14:paraId="4465A843" w14:textId="77777777" w:rsidR="00AA722C" w:rsidRPr="00D0762F" w:rsidRDefault="00AA722C" w:rsidP="002D0E67">
            <w:pPr>
              <w:rPr>
                <w:lang w:val="it-IT"/>
              </w:rPr>
            </w:pPr>
            <w:r w:rsidRPr="00D0762F">
              <w:rPr>
                <w:lang w:val="it-IT"/>
              </w:rPr>
              <w:t>App - Simulatore Giovani 0-12 anni - Conto Teen</w:t>
            </w:r>
          </w:p>
        </w:tc>
        <w:tc>
          <w:tcPr>
            <w:tcW w:w="1344" w:type="dxa"/>
            <w:noWrap/>
            <w:hideMark/>
          </w:tcPr>
          <w:p w14:paraId="0AF4E750" w14:textId="77777777" w:rsidR="00AA722C" w:rsidRPr="00D0762F" w:rsidRDefault="00AA722C" w:rsidP="002D0E67">
            <w:r w:rsidRPr="00D0762F">
              <w:t>Mobile</w:t>
            </w:r>
          </w:p>
        </w:tc>
        <w:tc>
          <w:tcPr>
            <w:tcW w:w="1366" w:type="dxa"/>
            <w:noWrap/>
            <w:hideMark/>
          </w:tcPr>
          <w:p w14:paraId="705A9AC9" w14:textId="77777777" w:rsidR="00AA722C" w:rsidRPr="00D0762F" w:rsidRDefault="00AA722C" w:rsidP="002D0E67">
            <w:r w:rsidRPr="00D0762F">
              <w:t>App Mobile</w:t>
            </w:r>
          </w:p>
        </w:tc>
        <w:tc>
          <w:tcPr>
            <w:tcW w:w="1617" w:type="dxa"/>
            <w:noWrap/>
            <w:hideMark/>
          </w:tcPr>
          <w:p w14:paraId="5EF11019" w14:textId="77777777" w:rsidR="00AA722C" w:rsidRPr="00D0762F" w:rsidRDefault="00AA722C" w:rsidP="002D0E67">
            <w:r w:rsidRPr="00D0762F">
              <w:t>3</w:t>
            </w:r>
          </w:p>
        </w:tc>
      </w:tr>
      <w:tr w:rsidR="00AA722C" w:rsidRPr="00D0762F" w14:paraId="77C1C47E" w14:textId="77777777" w:rsidTr="00921192">
        <w:trPr>
          <w:trHeight w:val="292"/>
        </w:trPr>
        <w:tc>
          <w:tcPr>
            <w:tcW w:w="5301" w:type="dxa"/>
            <w:noWrap/>
            <w:hideMark/>
          </w:tcPr>
          <w:p w14:paraId="5B38F344" w14:textId="77777777" w:rsidR="00AA722C" w:rsidRPr="00D0762F" w:rsidRDefault="00AA722C" w:rsidP="002D0E67">
            <w:pPr>
              <w:rPr>
                <w:lang w:val="it-IT"/>
              </w:rPr>
            </w:pPr>
            <w:r w:rsidRPr="00D0762F">
              <w:rPr>
                <w:lang w:val="it-IT"/>
              </w:rPr>
              <w:t>App - Simulatore giovani 0-12 anni - Fondo pensione e prevenzione</w:t>
            </w:r>
          </w:p>
        </w:tc>
        <w:tc>
          <w:tcPr>
            <w:tcW w:w="1344" w:type="dxa"/>
            <w:noWrap/>
            <w:hideMark/>
          </w:tcPr>
          <w:p w14:paraId="32D966AC" w14:textId="77777777" w:rsidR="00AA722C" w:rsidRPr="00D0762F" w:rsidRDefault="00AA722C" w:rsidP="002D0E67">
            <w:r w:rsidRPr="00D0762F">
              <w:t>Mobile</w:t>
            </w:r>
          </w:p>
        </w:tc>
        <w:tc>
          <w:tcPr>
            <w:tcW w:w="1366" w:type="dxa"/>
            <w:noWrap/>
            <w:hideMark/>
          </w:tcPr>
          <w:p w14:paraId="5944AEB2" w14:textId="77777777" w:rsidR="00AA722C" w:rsidRPr="00D0762F" w:rsidRDefault="00AA722C" w:rsidP="002D0E67">
            <w:r w:rsidRPr="00D0762F">
              <w:t>App Mobile</w:t>
            </w:r>
          </w:p>
        </w:tc>
        <w:tc>
          <w:tcPr>
            <w:tcW w:w="1617" w:type="dxa"/>
            <w:noWrap/>
            <w:hideMark/>
          </w:tcPr>
          <w:p w14:paraId="3AEED72E" w14:textId="77777777" w:rsidR="00AA722C" w:rsidRPr="00D0762F" w:rsidRDefault="00AA722C" w:rsidP="002D0E67">
            <w:r w:rsidRPr="00D0762F">
              <w:t>3</w:t>
            </w:r>
          </w:p>
        </w:tc>
      </w:tr>
      <w:tr w:rsidR="00AA722C" w:rsidRPr="00D0762F" w14:paraId="4D78D3A5" w14:textId="77777777" w:rsidTr="00921192">
        <w:trPr>
          <w:trHeight w:val="292"/>
        </w:trPr>
        <w:tc>
          <w:tcPr>
            <w:tcW w:w="5301" w:type="dxa"/>
            <w:noWrap/>
            <w:hideMark/>
          </w:tcPr>
          <w:p w14:paraId="5F9C0C3C" w14:textId="77777777" w:rsidR="00AA722C" w:rsidRPr="00D0762F" w:rsidRDefault="00AA722C" w:rsidP="002D0E67">
            <w:pPr>
              <w:rPr>
                <w:lang w:val="it-IT"/>
              </w:rPr>
            </w:pPr>
            <w:r w:rsidRPr="00D0762F">
              <w:rPr>
                <w:lang w:val="it-IT"/>
              </w:rPr>
              <w:t>App - Simulatore giovani 0-12 anni - Servizi di investimento</w:t>
            </w:r>
          </w:p>
        </w:tc>
        <w:tc>
          <w:tcPr>
            <w:tcW w:w="1344" w:type="dxa"/>
            <w:noWrap/>
            <w:hideMark/>
          </w:tcPr>
          <w:p w14:paraId="008E3A62" w14:textId="77777777" w:rsidR="00AA722C" w:rsidRPr="00D0762F" w:rsidRDefault="00AA722C" w:rsidP="002D0E67">
            <w:r w:rsidRPr="00D0762F">
              <w:t>Mobile</w:t>
            </w:r>
          </w:p>
        </w:tc>
        <w:tc>
          <w:tcPr>
            <w:tcW w:w="1366" w:type="dxa"/>
            <w:noWrap/>
            <w:hideMark/>
          </w:tcPr>
          <w:p w14:paraId="6B627A3F" w14:textId="77777777" w:rsidR="00AA722C" w:rsidRPr="00D0762F" w:rsidRDefault="00AA722C" w:rsidP="002D0E67">
            <w:r w:rsidRPr="00D0762F">
              <w:t>App Mobile</w:t>
            </w:r>
          </w:p>
        </w:tc>
        <w:tc>
          <w:tcPr>
            <w:tcW w:w="1617" w:type="dxa"/>
            <w:noWrap/>
            <w:hideMark/>
          </w:tcPr>
          <w:p w14:paraId="3BF8A904" w14:textId="77777777" w:rsidR="00AA722C" w:rsidRPr="00D0762F" w:rsidRDefault="00AA722C" w:rsidP="002D0E67">
            <w:r w:rsidRPr="00D0762F">
              <w:t>3</w:t>
            </w:r>
          </w:p>
        </w:tc>
      </w:tr>
      <w:tr w:rsidR="00AA722C" w:rsidRPr="00D0762F" w14:paraId="5A49293E" w14:textId="77777777" w:rsidTr="00921192">
        <w:trPr>
          <w:trHeight w:val="292"/>
        </w:trPr>
        <w:tc>
          <w:tcPr>
            <w:tcW w:w="5301" w:type="dxa"/>
            <w:noWrap/>
            <w:hideMark/>
          </w:tcPr>
          <w:p w14:paraId="2F5C4EF0" w14:textId="77777777" w:rsidR="00AA722C" w:rsidRPr="00D0762F" w:rsidRDefault="00AA722C" w:rsidP="002D0E67">
            <w:pPr>
              <w:rPr>
                <w:lang w:val="it-IT"/>
              </w:rPr>
            </w:pPr>
            <w:r w:rsidRPr="00D0762F">
              <w:rPr>
                <w:lang w:val="it-IT"/>
              </w:rPr>
              <w:t xml:space="preserve">App - Simulatore giovani 13-17 anni - </w:t>
            </w:r>
            <w:proofErr w:type="spellStart"/>
            <w:r w:rsidRPr="00D0762F">
              <w:rPr>
                <w:lang w:val="it-IT"/>
              </w:rPr>
              <w:t>CartaConto</w:t>
            </w:r>
            <w:proofErr w:type="spellEnd"/>
            <w:r w:rsidRPr="00D0762F">
              <w:rPr>
                <w:lang w:val="it-IT"/>
              </w:rPr>
              <w:t xml:space="preserve"> Teen</w:t>
            </w:r>
          </w:p>
        </w:tc>
        <w:tc>
          <w:tcPr>
            <w:tcW w:w="1344" w:type="dxa"/>
            <w:noWrap/>
            <w:hideMark/>
          </w:tcPr>
          <w:p w14:paraId="034D198B" w14:textId="77777777" w:rsidR="00AA722C" w:rsidRPr="00D0762F" w:rsidRDefault="00AA722C" w:rsidP="002D0E67">
            <w:r w:rsidRPr="00D0762F">
              <w:t>Mobile</w:t>
            </w:r>
          </w:p>
        </w:tc>
        <w:tc>
          <w:tcPr>
            <w:tcW w:w="1366" w:type="dxa"/>
            <w:noWrap/>
            <w:hideMark/>
          </w:tcPr>
          <w:p w14:paraId="3FD9A07E" w14:textId="77777777" w:rsidR="00AA722C" w:rsidRPr="00D0762F" w:rsidRDefault="00AA722C" w:rsidP="002D0E67">
            <w:r w:rsidRPr="00D0762F">
              <w:t>App Mobile</w:t>
            </w:r>
          </w:p>
        </w:tc>
        <w:tc>
          <w:tcPr>
            <w:tcW w:w="1617" w:type="dxa"/>
            <w:noWrap/>
            <w:hideMark/>
          </w:tcPr>
          <w:p w14:paraId="1AEEE80E" w14:textId="77777777" w:rsidR="00AA722C" w:rsidRPr="00D0762F" w:rsidRDefault="00AA722C" w:rsidP="002D0E67">
            <w:r w:rsidRPr="00D0762F">
              <w:t>3</w:t>
            </w:r>
          </w:p>
        </w:tc>
      </w:tr>
      <w:tr w:rsidR="00AA722C" w:rsidRPr="00D0762F" w14:paraId="363DE092" w14:textId="77777777" w:rsidTr="00921192">
        <w:trPr>
          <w:trHeight w:val="292"/>
        </w:trPr>
        <w:tc>
          <w:tcPr>
            <w:tcW w:w="5301" w:type="dxa"/>
            <w:noWrap/>
            <w:hideMark/>
          </w:tcPr>
          <w:p w14:paraId="43C0064A" w14:textId="77777777" w:rsidR="00AA722C" w:rsidRPr="00D0762F" w:rsidRDefault="00AA722C" w:rsidP="002D0E67">
            <w:pPr>
              <w:rPr>
                <w:lang w:val="it-IT"/>
              </w:rPr>
            </w:pPr>
            <w:r w:rsidRPr="00D0762F">
              <w:rPr>
                <w:lang w:val="it-IT"/>
              </w:rPr>
              <w:t>App - Simulatore Giovani 13-17 anni - Fondo pensione e prevenzione</w:t>
            </w:r>
          </w:p>
        </w:tc>
        <w:tc>
          <w:tcPr>
            <w:tcW w:w="1344" w:type="dxa"/>
            <w:noWrap/>
            <w:hideMark/>
          </w:tcPr>
          <w:p w14:paraId="38BE2BC3" w14:textId="77777777" w:rsidR="00AA722C" w:rsidRPr="00D0762F" w:rsidRDefault="00AA722C" w:rsidP="002D0E67">
            <w:r w:rsidRPr="00D0762F">
              <w:t>Mobile</w:t>
            </w:r>
          </w:p>
        </w:tc>
        <w:tc>
          <w:tcPr>
            <w:tcW w:w="1366" w:type="dxa"/>
            <w:noWrap/>
            <w:hideMark/>
          </w:tcPr>
          <w:p w14:paraId="72A19A60" w14:textId="77777777" w:rsidR="00AA722C" w:rsidRPr="00D0762F" w:rsidRDefault="00AA722C" w:rsidP="002D0E67">
            <w:r w:rsidRPr="00D0762F">
              <w:t>App Mobile</w:t>
            </w:r>
          </w:p>
        </w:tc>
        <w:tc>
          <w:tcPr>
            <w:tcW w:w="1617" w:type="dxa"/>
            <w:noWrap/>
            <w:hideMark/>
          </w:tcPr>
          <w:p w14:paraId="3CAC3A1B" w14:textId="77777777" w:rsidR="00AA722C" w:rsidRPr="00D0762F" w:rsidRDefault="00AA722C" w:rsidP="002D0E67">
            <w:r w:rsidRPr="00D0762F">
              <w:t>3</w:t>
            </w:r>
          </w:p>
        </w:tc>
      </w:tr>
      <w:tr w:rsidR="00AA722C" w:rsidRPr="00D0762F" w14:paraId="62AA2364" w14:textId="77777777" w:rsidTr="00921192">
        <w:trPr>
          <w:trHeight w:val="292"/>
        </w:trPr>
        <w:tc>
          <w:tcPr>
            <w:tcW w:w="5301" w:type="dxa"/>
            <w:noWrap/>
            <w:hideMark/>
          </w:tcPr>
          <w:p w14:paraId="7EDD14CE" w14:textId="77777777" w:rsidR="00AA722C" w:rsidRPr="00D0762F" w:rsidRDefault="00AA722C" w:rsidP="002D0E67">
            <w:pPr>
              <w:rPr>
                <w:lang w:val="it-IT"/>
              </w:rPr>
            </w:pPr>
            <w:r w:rsidRPr="00D0762F">
              <w:rPr>
                <w:lang w:val="it-IT"/>
              </w:rPr>
              <w:t>App - Simulatore Giovani 13-17 anni - Servizi di investimento</w:t>
            </w:r>
          </w:p>
        </w:tc>
        <w:tc>
          <w:tcPr>
            <w:tcW w:w="1344" w:type="dxa"/>
            <w:noWrap/>
            <w:hideMark/>
          </w:tcPr>
          <w:p w14:paraId="027425E4" w14:textId="77777777" w:rsidR="00AA722C" w:rsidRPr="00D0762F" w:rsidRDefault="00AA722C" w:rsidP="002D0E67">
            <w:r w:rsidRPr="00D0762F">
              <w:t>Mobile</w:t>
            </w:r>
          </w:p>
        </w:tc>
        <w:tc>
          <w:tcPr>
            <w:tcW w:w="1366" w:type="dxa"/>
            <w:noWrap/>
            <w:hideMark/>
          </w:tcPr>
          <w:p w14:paraId="3CDE4377" w14:textId="77777777" w:rsidR="00AA722C" w:rsidRPr="00D0762F" w:rsidRDefault="00AA722C" w:rsidP="002D0E67">
            <w:r w:rsidRPr="00D0762F">
              <w:t>App Mobile</w:t>
            </w:r>
          </w:p>
        </w:tc>
        <w:tc>
          <w:tcPr>
            <w:tcW w:w="1617" w:type="dxa"/>
            <w:noWrap/>
            <w:hideMark/>
          </w:tcPr>
          <w:p w14:paraId="35CF0972" w14:textId="77777777" w:rsidR="00AA722C" w:rsidRPr="00D0762F" w:rsidRDefault="00AA722C" w:rsidP="002D0E67">
            <w:r w:rsidRPr="00D0762F">
              <w:t>3</w:t>
            </w:r>
          </w:p>
        </w:tc>
      </w:tr>
      <w:tr w:rsidR="00AA722C" w:rsidRPr="00D0762F" w14:paraId="169B4362" w14:textId="77777777" w:rsidTr="00921192">
        <w:trPr>
          <w:trHeight w:val="292"/>
        </w:trPr>
        <w:tc>
          <w:tcPr>
            <w:tcW w:w="5301" w:type="dxa"/>
            <w:noWrap/>
            <w:hideMark/>
          </w:tcPr>
          <w:p w14:paraId="341CB062" w14:textId="77777777" w:rsidR="00AA722C" w:rsidRPr="00D0762F" w:rsidRDefault="00AA722C" w:rsidP="002D0E67">
            <w:pPr>
              <w:rPr>
                <w:lang w:val="it-IT"/>
              </w:rPr>
            </w:pPr>
            <w:r w:rsidRPr="00D0762F">
              <w:rPr>
                <w:lang w:val="it-IT"/>
              </w:rPr>
              <w:t>App - Simulatore giovani 18-25 anni - Fondo pensione e prevenzione</w:t>
            </w:r>
          </w:p>
        </w:tc>
        <w:tc>
          <w:tcPr>
            <w:tcW w:w="1344" w:type="dxa"/>
            <w:noWrap/>
            <w:hideMark/>
          </w:tcPr>
          <w:p w14:paraId="4BA77F82" w14:textId="77777777" w:rsidR="00AA722C" w:rsidRPr="00D0762F" w:rsidRDefault="00AA722C" w:rsidP="002D0E67">
            <w:r w:rsidRPr="00D0762F">
              <w:t>Mobile</w:t>
            </w:r>
          </w:p>
        </w:tc>
        <w:tc>
          <w:tcPr>
            <w:tcW w:w="1366" w:type="dxa"/>
            <w:noWrap/>
            <w:hideMark/>
          </w:tcPr>
          <w:p w14:paraId="73D38B3F" w14:textId="77777777" w:rsidR="00AA722C" w:rsidRPr="00D0762F" w:rsidRDefault="00AA722C" w:rsidP="002D0E67">
            <w:r w:rsidRPr="00D0762F">
              <w:t>App Mobile</w:t>
            </w:r>
          </w:p>
        </w:tc>
        <w:tc>
          <w:tcPr>
            <w:tcW w:w="1617" w:type="dxa"/>
            <w:noWrap/>
            <w:hideMark/>
          </w:tcPr>
          <w:p w14:paraId="1591D4BE" w14:textId="77777777" w:rsidR="00AA722C" w:rsidRPr="00D0762F" w:rsidRDefault="00AA722C" w:rsidP="002D0E67">
            <w:r w:rsidRPr="00D0762F">
              <w:t>3</w:t>
            </w:r>
          </w:p>
        </w:tc>
      </w:tr>
      <w:tr w:rsidR="00AA722C" w:rsidRPr="00D0762F" w14:paraId="7E4FB7ED" w14:textId="77777777" w:rsidTr="00921192">
        <w:trPr>
          <w:trHeight w:val="292"/>
        </w:trPr>
        <w:tc>
          <w:tcPr>
            <w:tcW w:w="5301" w:type="dxa"/>
            <w:noWrap/>
            <w:hideMark/>
          </w:tcPr>
          <w:p w14:paraId="5D74CF95" w14:textId="77777777" w:rsidR="00AA722C" w:rsidRPr="00D0762F" w:rsidRDefault="00AA722C" w:rsidP="002D0E67">
            <w:pPr>
              <w:rPr>
                <w:lang w:val="it-IT"/>
              </w:rPr>
            </w:pPr>
            <w:r w:rsidRPr="00D0762F">
              <w:rPr>
                <w:lang w:val="it-IT"/>
              </w:rPr>
              <w:t>App - Simulatore Giovani 18-25 anni - Servizi di investimento</w:t>
            </w:r>
          </w:p>
        </w:tc>
        <w:tc>
          <w:tcPr>
            <w:tcW w:w="1344" w:type="dxa"/>
            <w:noWrap/>
            <w:hideMark/>
          </w:tcPr>
          <w:p w14:paraId="654C5DD2" w14:textId="77777777" w:rsidR="00AA722C" w:rsidRPr="00D0762F" w:rsidRDefault="00AA722C" w:rsidP="002D0E67">
            <w:r w:rsidRPr="00D0762F">
              <w:t>Mobile</w:t>
            </w:r>
          </w:p>
        </w:tc>
        <w:tc>
          <w:tcPr>
            <w:tcW w:w="1366" w:type="dxa"/>
            <w:noWrap/>
            <w:hideMark/>
          </w:tcPr>
          <w:p w14:paraId="3DB82133" w14:textId="77777777" w:rsidR="00AA722C" w:rsidRPr="00D0762F" w:rsidRDefault="00AA722C" w:rsidP="002D0E67">
            <w:r w:rsidRPr="00D0762F">
              <w:t>App Mobile</w:t>
            </w:r>
          </w:p>
        </w:tc>
        <w:tc>
          <w:tcPr>
            <w:tcW w:w="1617" w:type="dxa"/>
            <w:noWrap/>
            <w:hideMark/>
          </w:tcPr>
          <w:p w14:paraId="5BDE682F" w14:textId="77777777" w:rsidR="00AA722C" w:rsidRPr="00D0762F" w:rsidRDefault="00AA722C" w:rsidP="002D0E67">
            <w:r w:rsidRPr="00D0762F">
              <w:t>3</w:t>
            </w:r>
          </w:p>
        </w:tc>
      </w:tr>
      <w:tr w:rsidR="00AA722C" w:rsidRPr="00D0762F" w14:paraId="572B9D29" w14:textId="77777777" w:rsidTr="00921192">
        <w:trPr>
          <w:trHeight w:val="292"/>
        </w:trPr>
        <w:tc>
          <w:tcPr>
            <w:tcW w:w="5301" w:type="dxa"/>
            <w:noWrap/>
            <w:hideMark/>
          </w:tcPr>
          <w:p w14:paraId="534FEBAB" w14:textId="77777777" w:rsidR="00AA722C" w:rsidRPr="00D0762F" w:rsidRDefault="00AA722C" w:rsidP="002D0E67">
            <w:r w:rsidRPr="00D0762F">
              <w:t xml:space="preserve">App - </w:t>
            </w:r>
            <w:proofErr w:type="spellStart"/>
            <w:r w:rsidRPr="00D0762F">
              <w:t>Simulatore</w:t>
            </w:r>
            <w:proofErr w:type="spellEnd"/>
            <w:r w:rsidRPr="00D0762F">
              <w:t xml:space="preserve"> </w:t>
            </w:r>
            <w:proofErr w:type="spellStart"/>
            <w:r w:rsidRPr="00D0762F">
              <w:t>Polizza</w:t>
            </w:r>
            <w:proofErr w:type="spellEnd"/>
            <w:r w:rsidRPr="00D0762F">
              <w:t xml:space="preserve"> Mobile</w:t>
            </w:r>
          </w:p>
        </w:tc>
        <w:tc>
          <w:tcPr>
            <w:tcW w:w="1344" w:type="dxa"/>
            <w:noWrap/>
            <w:hideMark/>
          </w:tcPr>
          <w:p w14:paraId="3C10E09A" w14:textId="77777777" w:rsidR="00AA722C" w:rsidRPr="00D0762F" w:rsidRDefault="00AA722C" w:rsidP="002D0E67">
            <w:r w:rsidRPr="00D0762F">
              <w:t>Mobile</w:t>
            </w:r>
          </w:p>
        </w:tc>
        <w:tc>
          <w:tcPr>
            <w:tcW w:w="1366" w:type="dxa"/>
            <w:noWrap/>
            <w:hideMark/>
          </w:tcPr>
          <w:p w14:paraId="6E8559D8" w14:textId="77777777" w:rsidR="00AA722C" w:rsidRPr="00D0762F" w:rsidRDefault="00AA722C" w:rsidP="002D0E67">
            <w:r w:rsidRPr="00D0762F">
              <w:t>App Mobile</w:t>
            </w:r>
          </w:p>
        </w:tc>
        <w:tc>
          <w:tcPr>
            <w:tcW w:w="1617" w:type="dxa"/>
            <w:noWrap/>
            <w:hideMark/>
          </w:tcPr>
          <w:p w14:paraId="0CD4B4E0" w14:textId="77777777" w:rsidR="00AA722C" w:rsidRPr="00D0762F" w:rsidRDefault="00AA722C" w:rsidP="002D0E67">
            <w:r w:rsidRPr="00D0762F">
              <w:t>3</w:t>
            </w:r>
          </w:p>
        </w:tc>
      </w:tr>
      <w:tr w:rsidR="00AA722C" w:rsidRPr="00D0762F" w14:paraId="20A2996C" w14:textId="77777777" w:rsidTr="00921192">
        <w:trPr>
          <w:trHeight w:val="292"/>
        </w:trPr>
        <w:tc>
          <w:tcPr>
            <w:tcW w:w="5301" w:type="dxa"/>
            <w:noWrap/>
            <w:hideMark/>
          </w:tcPr>
          <w:p w14:paraId="3F39190B" w14:textId="77777777" w:rsidR="00AA722C" w:rsidRPr="00D0762F" w:rsidRDefault="00AA722C" w:rsidP="002D0E67">
            <w:r w:rsidRPr="00D0762F">
              <w:t xml:space="preserve">App - </w:t>
            </w:r>
            <w:proofErr w:type="spellStart"/>
            <w:r w:rsidRPr="00D0762F">
              <w:t>Simulatore</w:t>
            </w:r>
            <w:proofErr w:type="spellEnd"/>
            <w:r w:rsidRPr="00D0762F">
              <w:t xml:space="preserve"> POS PMI</w:t>
            </w:r>
          </w:p>
        </w:tc>
        <w:tc>
          <w:tcPr>
            <w:tcW w:w="1344" w:type="dxa"/>
            <w:noWrap/>
            <w:hideMark/>
          </w:tcPr>
          <w:p w14:paraId="0C828B19" w14:textId="77777777" w:rsidR="00AA722C" w:rsidRPr="00D0762F" w:rsidRDefault="00AA722C" w:rsidP="002D0E67">
            <w:r w:rsidRPr="00D0762F">
              <w:t>Mobile</w:t>
            </w:r>
          </w:p>
        </w:tc>
        <w:tc>
          <w:tcPr>
            <w:tcW w:w="1366" w:type="dxa"/>
            <w:noWrap/>
            <w:hideMark/>
          </w:tcPr>
          <w:p w14:paraId="071EF83B" w14:textId="77777777" w:rsidR="00AA722C" w:rsidRPr="00D0762F" w:rsidRDefault="00AA722C" w:rsidP="002D0E67">
            <w:r w:rsidRPr="00D0762F">
              <w:t>App Mobile</w:t>
            </w:r>
          </w:p>
        </w:tc>
        <w:tc>
          <w:tcPr>
            <w:tcW w:w="1617" w:type="dxa"/>
            <w:noWrap/>
            <w:hideMark/>
          </w:tcPr>
          <w:p w14:paraId="4A25A11C" w14:textId="77777777" w:rsidR="00AA722C" w:rsidRPr="00D0762F" w:rsidRDefault="00AA722C" w:rsidP="002D0E67">
            <w:r w:rsidRPr="00D0762F">
              <w:t>3</w:t>
            </w:r>
          </w:p>
        </w:tc>
      </w:tr>
      <w:tr w:rsidR="00AA722C" w:rsidRPr="00D0762F" w14:paraId="42F83D4B" w14:textId="77777777" w:rsidTr="00921192">
        <w:trPr>
          <w:trHeight w:val="292"/>
        </w:trPr>
        <w:tc>
          <w:tcPr>
            <w:tcW w:w="5301" w:type="dxa"/>
            <w:noWrap/>
            <w:hideMark/>
          </w:tcPr>
          <w:p w14:paraId="18E48D71" w14:textId="77777777" w:rsidR="00AA722C" w:rsidRPr="00D0762F" w:rsidRDefault="00AA722C" w:rsidP="002D0E67">
            <w:pPr>
              <w:rPr>
                <w:lang w:val="it-IT"/>
              </w:rPr>
            </w:pPr>
            <w:r w:rsidRPr="00D0762F">
              <w:rPr>
                <w:lang w:val="it-IT"/>
              </w:rPr>
              <w:t>App - Simulatore Prestito Energia Rinnovabile</w:t>
            </w:r>
          </w:p>
        </w:tc>
        <w:tc>
          <w:tcPr>
            <w:tcW w:w="1344" w:type="dxa"/>
            <w:noWrap/>
            <w:hideMark/>
          </w:tcPr>
          <w:p w14:paraId="1312ED4A" w14:textId="77777777" w:rsidR="00AA722C" w:rsidRPr="00D0762F" w:rsidRDefault="00AA722C" w:rsidP="002D0E67">
            <w:r w:rsidRPr="00D0762F">
              <w:t>Mobile</w:t>
            </w:r>
          </w:p>
        </w:tc>
        <w:tc>
          <w:tcPr>
            <w:tcW w:w="1366" w:type="dxa"/>
            <w:noWrap/>
            <w:hideMark/>
          </w:tcPr>
          <w:p w14:paraId="5825DD10" w14:textId="77777777" w:rsidR="00AA722C" w:rsidRPr="00D0762F" w:rsidRDefault="00AA722C" w:rsidP="002D0E67">
            <w:r w:rsidRPr="00D0762F">
              <w:t>App Mobile</w:t>
            </w:r>
          </w:p>
        </w:tc>
        <w:tc>
          <w:tcPr>
            <w:tcW w:w="1617" w:type="dxa"/>
            <w:noWrap/>
            <w:hideMark/>
          </w:tcPr>
          <w:p w14:paraId="3F9E9CF5" w14:textId="77777777" w:rsidR="00AA722C" w:rsidRPr="00D0762F" w:rsidRDefault="00AA722C" w:rsidP="002D0E67">
            <w:r w:rsidRPr="00D0762F">
              <w:t>3</w:t>
            </w:r>
          </w:p>
        </w:tc>
      </w:tr>
      <w:tr w:rsidR="00AA722C" w:rsidRPr="00D0762F" w14:paraId="0F107A7E" w14:textId="77777777" w:rsidTr="00921192">
        <w:trPr>
          <w:trHeight w:val="292"/>
        </w:trPr>
        <w:tc>
          <w:tcPr>
            <w:tcW w:w="5301" w:type="dxa"/>
            <w:noWrap/>
            <w:hideMark/>
          </w:tcPr>
          <w:p w14:paraId="48543B5D" w14:textId="77777777" w:rsidR="00AA722C" w:rsidRPr="00D0762F" w:rsidRDefault="00AA722C" w:rsidP="002D0E67">
            <w:pPr>
              <w:rPr>
                <w:lang w:val="it-IT"/>
              </w:rPr>
            </w:pPr>
            <w:r w:rsidRPr="00D0762F">
              <w:rPr>
                <w:lang w:val="it-IT"/>
              </w:rPr>
              <w:t>App - Simulatore Prestito Veicoli elettrici e ibridi</w:t>
            </w:r>
          </w:p>
        </w:tc>
        <w:tc>
          <w:tcPr>
            <w:tcW w:w="1344" w:type="dxa"/>
            <w:noWrap/>
            <w:hideMark/>
          </w:tcPr>
          <w:p w14:paraId="627645CF" w14:textId="77777777" w:rsidR="00AA722C" w:rsidRPr="00D0762F" w:rsidRDefault="00AA722C" w:rsidP="002D0E67">
            <w:r w:rsidRPr="00D0762F">
              <w:t>Mobile</w:t>
            </w:r>
          </w:p>
        </w:tc>
        <w:tc>
          <w:tcPr>
            <w:tcW w:w="1366" w:type="dxa"/>
            <w:noWrap/>
            <w:hideMark/>
          </w:tcPr>
          <w:p w14:paraId="6E610D08" w14:textId="77777777" w:rsidR="00AA722C" w:rsidRPr="00D0762F" w:rsidRDefault="00AA722C" w:rsidP="002D0E67">
            <w:r w:rsidRPr="00D0762F">
              <w:t>App Mobile</w:t>
            </w:r>
          </w:p>
        </w:tc>
        <w:tc>
          <w:tcPr>
            <w:tcW w:w="1617" w:type="dxa"/>
            <w:noWrap/>
            <w:hideMark/>
          </w:tcPr>
          <w:p w14:paraId="1C3DEF42" w14:textId="77777777" w:rsidR="00AA722C" w:rsidRPr="00D0762F" w:rsidRDefault="00AA722C" w:rsidP="002D0E67">
            <w:r w:rsidRPr="00D0762F">
              <w:t>3</w:t>
            </w:r>
          </w:p>
        </w:tc>
      </w:tr>
      <w:tr w:rsidR="00AA722C" w:rsidRPr="00D0762F" w14:paraId="320FA060" w14:textId="77777777" w:rsidTr="00921192">
        <w:trPr>
          <w:trHeight w:val="292"/>
        </w:trPr>
        <w:tc>
          <w:tcPr>
            <w:tcW w:w="5301" w:type="dxa"/>
            <w:noWrap/>
            <w:hideMark/>
          </w:tcPr>
          <w:p w14:paraId="0637DA24" w14:textId="77777777" w:rsidR="00AA722C" w:rsidRPr="00D0762F" w:rsidRDefault="00AA722C" w:rsidP="002D0E67">
            <w:r w:rsidRPr="00D0762F">
              <w:t>App - Visa Debit</w:t>
            </w:r>
          </w:p>
        </w:tc>
        <w:tc>
          <w:tcPr>
            <w:tcW w:w="1344" w:type="dxa"/>
            <w:noWrap/>
            <w:hideMark/>
          </w:tcPr>
          <w:p w14:paraId="27B84A8E" w14:textId="77777777" w:rsidR="00AA722C" w:rsidRPr="00D0762F" w:rsidRDefault="00AA722C" w:rsidP="002D0E67">
            <w:r w:rsidRPr="00D0762F">
              <w:t>Mobile</w:t>
            </w:r>
          </w:p>
        </w:tc>
        <w:tc>
          <w:tcPr>
            <w:tcW w:w="1366" w:type="dxa"/>
            <w:noWrap/>
            <w:hideMark/>
          </w:tcPr>
          <w:p w14:paraId="6410FB42" w14:textId="77777777" w:rsidR="00AA722C" w:rsidRPr="00D0762F" w:rsidRDefault="00AA722C" w:rsidP="002D0E67">
            <w:r w:rsidRPr="00D0762F">
              <w:t>App Mobile</w:t>
            </w:r>
          </w:p>
        </w:tc>
        <w:tc>
          <w:tcPr>
            <w:tcW w:w="1617" w:type="dxa"/>
            <w:noWrap/>
            <w:hideMark/>
          </w:tcPr>
          <w:p w14:paraId="7A83EC5D" w14:textId="77777777" w:rsidR="00AA722C" w:rsidRPr="00D0762F" w:rsidRDefault="00AA722C" w:rsidP="002D0E67">
            <w:r w:rsidRPr="00D0762F">
              <w:t>3</w:t>
            </w:r>
          </w:p>
        </w:tc>
      </w:tr>
      <w:tr w:rsidR="00AA722C" w:rsidRPr="00D0762F" w14:paraId="053777BC" w14:textId="77777777" w:rsidTr="00921192">
        <w:trPr>
          <w:trHeight w:val="292"/>
        </w:trPr>
        <w:tc>
          <w:tcPr>
            <w:tcW w:w="5301" w:type="dxa"/>
            <w:noWrap/>
            <w:hideMark/>
          </w:tcPr>
          <w:p w14:paraId="1C884EA1" w14:textId="77777777" w:rsidR="00AA722C" w:rsidRPr="00D0762F" w:rsidRDefault="00AA722C" w:rsidP="002D0E67">
            <w:r w:rsidRPr="00D0762F">
              <w:t xml:space="preserve">App - Visa Debit </w:t>
            </w:r>
            <w:proofErr w:type="spellStart"/>
            <w:r w:rsidRPr="00D0762F">
              <w:t>Ciclismo</w:t>
            </w:r>
            <w:proofErr w:type="spellEnd"/>
          </w:p>
        </w:tc>
        <w:tc>
          <w:tcPr>
            <w:tcW w:w="1344" w:type="dxa"/>
            <w:noWrap/>
            <w:hideMark/>
          </w:tcPr>
          <w:p w14:paraId="343D4277" w14:textId="77777777" w:rsidR="00AA722C" w:rsidRPr="00D0762F" w:rsidRDefault="00AA722C" w:rsidP="002D0E67">
            <w:r w:rsidRPr="00D0762F">
              <w:t>Mobile</w:t>
            </w:r>
          </w:p>
        </w:tc>
        <w:tc>
          <w:tcPr>
            <w:tcW w:w="1366" w:type="dxa"/>
            <w:noWrap/>
            <w:hideMark/>
          </w:tcPr>
          <w:p w14:paraId="2D2BB01D" w14:textId="77777777" w:rsidR="00AA722C" w:rsidRPr="00D0762F" w:rsidRDefault="00AA722C" w:rsidP="002D0E67">
            <w:r w:rsidRPr="00D0762F">
              <w:t>App Mobile</w:t>
            </w:r>
          </w:p>
        </w:tc>
        <w:tc>
          <w:tcPr>
            <w:tcW w:w="1617" w:type="dxa"/>
            <w:noWrap/>
            <w:hideMark/>
          </w:tcPr>
          <w:p w14:paraId="00101D0F" w14:textId="77777777" w:rsidR="00AA722C" w:rsidRPr="00D0762F" w:rsidRDefault="00AA722C" w:rsidP="002D0E67">
            <w:r w:rsidRPr="00D0762F">
              <w:t>3</w:t>
            </w:r>
          </w:p>
        </w:tc>
      </w:tr>
      <w:tr w:rsidR="00AA722C" w:rsidRPr="00D0762F" w14:paraId="5FF59722" w14:textId="77777777" w:rsidTr="00921192">
        <w:trPr>
          <w:trHeight w:val="292"/>
        </w:trPr>
        <w:tc>
          <w:tcPr>
            <w:tcW w:w="5301" w:type="dxa"/>
            <w:noWrap/>
            <w:hideMark/>
          </w:tcPr>
          <w:p w14:paraId="3BF90C04" w14:textId="77777777" w:rsidR="00AA722C" w:rsidRPr="00D0762F" w:rsidRDefault="00AA722C" w:rsidP="002D0E67">
            <w:r w:rsidRPr="00D0762F">
              <w:t xml:space="preserve">DEM - </w:t>
            </w:r>
            <w:proofErr w:type="spellStart"/>
            <w:r w:rsidRPr="00D0762F">
              <w:t>Prova</w:t>
            </w:r>
            <w:proofErr w:type="spellEnd"/>
            <w:r w:rsidRPr="00D0762F">
              <w:t xml:space="preserve"> passaggio </w:t>
            </w:r>
            <w:proofErr w:type="spellStart"/>
            <w:r w:rsidRPr="00D0762F">
              <w:t>dati</w:t>
            </w:r>
            <w:proofErr w:type="spellEnd"/>
          </w:p>
        </w:tc>
        <w:tc>
          <w:tcPr>
            <w:tcW w:w="1344" w:type="dxa"/>
            <w:noWrap/>
            <w:hideMark/>
          </w:tcPr>
          <w:p w14:paraId="5C4EB6BC" w14:textId="77777777" w:rsidR="00AA722C" w:rsidRPr="00D0762F" w:rsidRDefault="00AA722C" w:rsidP="002D0E67">
            <w:r w:rsidRPr="00D0762F">
              <w:t>DEM</w:t>
            </w:r>
          </w:p>
        </w:tc>
        <w:tc>
          <w:tcPr>
            <w:tcW w:w="1366" w:type="dxa"/>
            <w:noWrap/>
            <w:hideMark/>
          </w:tcPr>
          <w:p w14:paraId="52C52449" w14:textId="77777777" w:rsidR="00AA722C" w:rsidRPr="00D0762F" w:rsidRDefault="00AA722C" w:rsidP="002D0E67">
            <w:r w:rsidRPr="00D0762F">
              <w:t>DEM</w:t>
            </w:r>
          </w:p>
        </w:tc>
        <w:tc>
          <w:tcPr>
            <w:tcW w:w="1617" w:type="dxa"/>
            <w:noWrap/>
            <w:hideMark/>
          </w:tcPr>
          <w:p w14:paraId="700DE420" w14:textId="77777777" w:rsidR="00AA722C" w:rsidRPr="00D0762F" w:rsidRDefault="00AA722C" w:rsidP="002D0E67">
            <w:r w:rsidRPr="00D0762F">
              <w:t>3</w:t>
            </w:r>
          </w:p>
        </w:tc>
      </w:tr>
      <w:tr w:rsidR="00AA722C" w:rsidRPr="00D0762F" w14:paraId="2012D625" w14:textId="77777777" w:rsidTr="00921192">
        <w:trPr>
          <w:trHeight w:val="292"/>
        </w:trPr>
        <w:tc>
          <w:tcPr>
            <w:tcW w:w="5301" w:type="dxa"/>
            <w:noWrap/>
            <w:hideMark/>
          </w:tcPr>
          <w:p w14:paraId="6BB3E8C3" w14:textId="77777777" w:rsidR="00AA722C" w:rsidRPr="00D0762F" w:rsidRDefault="00AA722C" w:rsidP="002D0E67">
            <w:pPr>
              <w:rPr>
                <w:lang w:val="it-IT"/>
              </w:rPr>
            </w:pPr>
            <w:r w:rsidRPr="00D0762F">
              <w:rPr>
                <w:lang w:val="it-IT"/>
              </w:rPr>
              <w:t>DEM RICHIESTA RICONTATTO CJ ASS17 MODULO PET</w:t>
            </w:r>
          </w:p>
        </w:tc>
        <w:tc>
          <w:tcPr>
            <w:tcW w:w="1344" w:type="dxa"/>
            <w:noWrap/>
            <w:hideMark/>
          </w:tcPr>
          <w:p w14:paraId="6FF572E1" w14:textId="77777777" w:rsidR="00AA722C" w:rsidRPr="00D0762F" w:rsidRDefault="00AA722C" w:rsidP="002D0E67">
            <w:r w:rsidRPr="00D0762F">
              <w:t>DEMADOBE</w:t>
            </w:r>
          </w:p>
        </w:tc>
        <w:tc>
          <w:tcPr>
            <w:tcW w:w="1366" w:type="dxa"/>
            <w:noWrap/>
            <w:hideMark/>
          </w:tcPr>
          <w:p w14:paraId="36450D43" w14:textId="77777777" w:rsidR="00AA722C" w:rsidRPr="00D0762F" w:rsidRDefault="00AA722C" w:rsidP="002D0E67">
            <w:r w:rsidRPr="00D0762F">
              <w:t>CJ</w:t>
            </w:r>
          </w:p>
        </w:tc>
        <w:tc>
          <w:tcPr>
            <w:tcW w:w="1617" w:type="dxa"/>
            <w:noWrap/>
            <w:hideMark/>
          </w:tcPr>
          <w:p w14:paraId="121A8FFF" w14:textId="77777777" w:rsidR="00AA722C" w:rsidRPr="00D0762F" w:rsidRDefault="00AA722C" w:rsidP="002D0E67">
            <w:r w:rsidRPr="00D0762F">
              <w:t>3</w:t>
            </w:r>
          </w:p>
        </w:tc>
      </w:tr>
      <w:tr w:rsidR="00AA722C" w:rsidRPr="00D0762F" w14:paraId="42C6866D" w14:textId="77777777" w:rsidTr="00921192">
        <w:trPr>
          <w:trHeight w:val="292"/>
        </w:trPr>
        <w:tc>
          <w:tcPr>
            <w:tcW w:w="5301" w:type="dxa"/>
            <w:noWrap/>
            <w:hideMark/>
          </w:tcPr>
          <w:p w14:paraId="0DAE1F3D" w14:textId="77777777" w:rsidR="00AA722C" w:rsidRPr="00D0762F" w:rsidRDefault="00AA722C" w:rsidP="002D0E67">
            <w:pPr>
              <w:rPr>
                <w:lang w:val="it-IT"/>
              </w:rPr>
            </w:pPr>
            <w:r w:rsidRPr="00D0762F">
              <w:rPr>
                <w:lang w:val="it-IT"/>
              </w:rPr>
              <w:t>DEM RICHIESTA RICONTATTO CJ ASS18 CROSS SELLING MODULI VIVICASA</w:t>
            </w:r>
          </w:p>
        </w:tc>
        <w:tc>
          <w:tcPr>
            <w:tcW w:w="1344" w:type="dxa"/>
            <w:noWrap/>
            <w:hideMark/>
          </w:tcPr>
          <w:p w14:paraId="6BF119CF" w14:textId="77777777" w:rsidR="00AA722C" w:rsidRPr="00D0762F" w:rsidRDefault="00AA722C" w:rsidP="002D0E67">
            <w:r w:rsidRPr="00D0762F">
              <w:t>DEMADOBE</w:t>
            </w:r>
          </w:p>
        </w:tc>
        <w:tc>
          <w:tcPr>
            <w:tcW w:w="1366" w:type="dxa"/>
            <w:noWrap/>
            <w:hideMark/>
          </w:tcPr>
          <w:p w14:paraId="1B781250" w14:textId="77777777" w:rsidR="00AA722C" w:rsidRPr="00D0762F" w:rsidRDefault="00AA722C" w:rsidP="002D0E67">
            <w:r w:rsidRPr="00D0762F">
              <w:t>CJ</w:t>
            </w:r>
          </w:p>
        </w:tc>
        <w:tc>
          <w:tcPr>
            <w:tcW w:w="1617" w:type="dxa"/>
            <w:noWrap/>
            <w:hideMark/>
          </w:tcPr>
          <w:p w14:paraId="68634121" w14:textId="77777777" w:rsidR="00AA722C" w:rsidRPr="00D0762F" w:rsidRDefault="00AA722C" w:rsidP="002D0E67">
            <w:r w:rsidRPr="00D0762F">
              <w:t>3</w:t>
            </w:r>
          </w:p>
        </w:tc>
      </w:tr>
      <w:tr w:rsidR="00AA722C" w:rsidRPr="00D0762F" w14:paraId="2DE7ED51" w14:textId="77777777" w:rsidTr="00921192">
        <w:trPr>
          <w:trHeight w:val="292"/>
        </w:trPr>
        <w:tc>
          <w:tcPr>
            <w:tcW w:w="5301" w:type="dxa"/>
            <w:noWrap/>
            <w:hideMark/>
          </w:tcPr>
          <w:p w14:paraId="551FCB9A" w14:textId="77777777" w:rsidR="00AA722C" w:rsidRPr="00D0762F" w:rsidRDefault="00AA722C" w:rsidP="002D0E67">
            <w:pPr>
              <w:rPr>
                <w:lang w:val="it-IT"/>
              </w:rPr>
            </w:pPr>
            <w:r w:rsidRPr="00D0762F">
              <w:rPr>
                <w:lang w:val="it-IT"/>
              </w:rPr>
              <w:t>DEM RICHIESTA RICONTATTO CJ ASS25 POLIZZA MEZZI DI PAGAMENTO</w:t>
            </w:r>
          </w:p>
        </w:tc>
        <w:tc>
          <w:tcPr>
            <w:tcW w:w="1344" w:type="dxa"/>
            <w:noWrap/>
            <w:hideMark/>
          </w:tcPr>
          <w:p w14:paraId="3FD2C224" w14:textId="77777777" w:rsidR="00AA722C" w:rsidRPr="00D0762F" w:rsidRDefault="00AA722C" w:rsidP="002D0E67">
            <w:r w:rsidRPr="00D0762F">
              <w:t>DEMADOBE</w:t>
            </w:r>
          </w:p>
        </w:tc>
        <w:tc>
          <w:tcPr>
            <w:tcW w:w="1366" w:type="dxa"/>
            <w:noWrap/>
            <w:hideMark/>
          </w:tcPr>
          <w:p w14:paraId="136EA7D6" w14:textId="77777777" w:rsidR="00AA722C" w:rsidRPr="00D0762F" w:rsidRDefault="00AA722C" w:rsidP="002D0E67">
            <w:r w:rsidRPr="00D0762F">
              <w:t>CJ</w:t>
            </w:r>
          </w:p>
        </w:tc>
        <w:tc>
          <w:tcPr>
            <w:tcW w:w="1617" w:type="dxa"/>
            <w:noWrap/>
            <w:hideMark/>
          </w:tcPr>
          <w:p w14:paraId="17297E88" w14:textId="77777777" w:rsidR="00AA722C" w:rsidRPr="00D0762F" w:rsidRDefault="00AA722C" w:rsidP="002D0E67">
            <w:r w:rsidRPr="00D0762F">
              <w:t>3</w:t>
            </w:r>
          </w:p>
        </w:tc>
      </w:tr>
      <w:tr w:rsidR="00AA722C" w:rsidRPr="00D0762F" w14:paraId="5B9FDB37" w14:textId="77777777" w:rsidTr="00921192">
        <w:trPr>
          <w:trHeight w:val="292"/>
        </w:trPr>
        <w:tc>
          <w:tcPr>
            <w:tcW w:w="5301" w:type="dxa"/>
            <w:noWrap/>
            <w:hideMark/>
          </w:tcPr>
          <w:p w14:paraId="358801F6" w14:textId="77777777" w:rsidR="00AA722C" w:rsidRPr="00D0762F" w:rsidRDefault="00AA722C" w:rsidP="002D0E67">
            <w:pPr>
              <w:rPr>
                <w:lang w:val="it-IT"/>
              </w:rPr>
            </w:pPr>
            <w:r w:rsidRPr="00D0762F">
              <w:rPr>
                <w:lang w:val="it-IT"/>
              </w:rPr>
              <w:t>DEM RICHIESTA RICONTATTO CJ ASS28 ASSIC.CAT.NAT AZIENDE</w:t>
            </w:r>
          </w:p>
        </w:tc>
        <w:tc>
          <w:tcPr>
            <w:tcW w:w="1344" w:type="dxa"/>
            <w:noWrap/>
            <w:hideMark/>
          </w:tcPr>
          <w:p w14:paraId="3DC0036C" w14:textId="77777777" w:rsidR="00AA722C" w:rsidRPr="00D0762F" w:rsidRDefault="00AA722C" w:rsidP="002D0E67">
            <w:r w:rsidRPr="00D0762F">
              <w:t>DEMADOBE</w:t>
            </w:r>
          </w:p>
        </w:tc>
        <w:tc>
          <w:tcPr>
            <w:tcW w:w="1366" w:type="dxa"/>
            <w:noWrap/>
            <w:hideMark/>
          </w:tcPr>
          <w:p w14:paraId="0A5023E6" w14:textId="77777777" w:rsidR="00AA722C" w:rsidRPr="00D0762F" w:rsidRDefault="00AA722C" w:rsidP="002D0E67">
            <w:r w:rsidRPr="00D0762F">
              <w:t>CJ</w:t>
            </w:r>
          </w:p>
        </w:tc>
        <w:tc>
          <w:tcPr>
            <w:tcW w:w="1617" w:type="dxa"/>
            <w:noWrap/>
            <w:hideMark/>
          </w:tcPr>
          <w:p w14:paraId="3F7DE3FB" w14:textId="77777777" w:rsidR="00AA722C" w:rsidRPr="00D0762F" w:rsidRDefault="00AA722C" w:rsidP="002D0E67">
            <w:r w:rsidRPr="00D0762F">
              <w:t>3</w:t>
            </w:r>
          </w:p>
        </w:tc>
      </w:tr>
      <w:tr w:rsidR="00AA722C" w:rsidRPr="00D0762F" w14:paraId="750AFEE9" w14:textId="77777777" w:rsidTr="00921192">
        <w:trPr>
          <w:trHeight w:val="292"/>
        </w:trPr>
        <w:tc>
          <w:tcPr>
            <w:tcW w:w="5301" w:type="dxa"/>
            <w:noWrap/>
            <w:hideMark/>
          </w:tcPr>
          <w:p w14:paraId="1EA9AE51" w14:textId="77777777" w:rsidR="00AA722C" w:rsidRPr="00D0762F" w:rsidRDefault="00AA722C" w:rsidP="002D0E67">
            <w:pPr>
              <w:rPr>
                <w:lang w:val="it-IT"/>
              </w:rPr>
            </w:pPr>
            <w:r w:rsidRPr="00D0762F">
              <w:rPr>
                <w:lang w:val="it-IT"/>
              </w:rPr>
              <w:t>DEM RICHIESTA RICONTATTO CJ ASS29 ASSIC.PROTEZIONE PICCOLE IMPRESE</w:t>
            </w:r>
          </w:p>
        </w:tc>
        <w:tc>
          <w:tcPr>
            <w:tcW w:w="1344" w:type="dxa"/>
            <w:noWrap/>
            <w:hideMark/>
          </w:tcPr>
          <w:p w14:paraId="6E910B07" w14:textId="77777777" w:rsidR="00AA722C" w:rsidRPr="00D0762F" w:rsidRDefault="00AA722C" w:rsidP="002D0E67">
            <w:r w:rsidRPr="00D0762F">
              <w:t>DEMADOBE</w:t>
            </w:r>
          </w:p>
        </w:tc>
        <w:tc>
          <w:tcPr>
            <w:tcW w:w="1366" w:type="dxa"/>
            <w:noWrap/>
            <w:hideMark/>
          </w:tcPr>
          <w:p w14:paraId="4D60EED3" w14:textId="77777777" w:rsidR="00AA722C" w:rsidRPr="00D0762F" w:rsidRDefault="00AA722C" w:rsidP="002D0E67">
            <w:r w:rsidRPr="00D0762F">
              <w:t>CJ</w:t>
            </w:r>
          </w:p>
        </w:tc>
        <w:tc>
          <w:tcPr>
            <w:tcW w:w="1617" w:type="dxa"/>
            <w:noWrap/>
            <w:hideMark/>
          </w:tcPr>
          <w:p w14:paraId="1AB6E20E" w14:textId="77777777" w:rsidR="00AA722C" w:rsidRPr="00D0762F" w:rsidRDefault="00AA722C" w:rsidP="002D0E67">
            <w:r w:rsidRPr="00D0762F">
              <w:t>3</w:t>
            </w:r>
          </w:p>
        </w:tc>
      </w:tr>
      <w:tr w:rsidR="00AA722C" w:rsidRPr="00D0762F" w14:paraId="6CC4691C" w14:textId="77777777" w:rsidTr="00921192">
        <w:trPr>
          <w:trHeight w:val="292"/>
        </w:trPr>
        <w:tc>
          <w:tcPr>
            <w:tcW w:w="5301" w:type="dxa"/>
            <w:noWrap/>
            <w:hideMark/>
          </w:tcPr>
          <w:p w14:paraId="41E229F4" w14:textId="77777777" w:rsidR="00AA722C" w:rsidRPr="00D0762F" w:rsidRDefault="00AA722C" w:rsidP="002D0E67">
            <w:pPr>
              <w:rPr>
                <w:lang w:val="it-IT"/>
              </w:rPr>
            </w:pPr>
            <w:r w:rsidRPr="00D0762F">
              <w:rPr>
                <w:lang w:val="it-IT"/>
              </w:rPr>
              <w:t>DEM RICHIESTA RICONTATTO CJ ASS3 POLIZZA INFORTUNI PIU</w:t>
            </w:r>
          </w:p>
        </w:tc>
        <w:tc>
          <w:tcPr>
            <w:tcW w:w="1344" w:type="dxa"/>
            <w:noWrap/>
            <w:hideMark/>
          </w:tcPr>
          <w:p w14:paraId="1C70527B" w14:textId="77777777" w:rsidR="00AA722C" w:rsidRPr="00D0762F" w:rsidRDefault="00AA722C" w:rsidP="002D0E67">
            <w:r w:rsidRPr="00D0762F">
              <w:t>DEMADOBE</w:t>
            </w:r>
          </w:p>
        </w:tc>
        <w:tc>
          <w:tcPr>
            <w:tcW w:w="1366" w:type="dxa"/>
            <w:noWrap/>
            <w:hideMark/>
          </w:tcPr>
          <w:p w14:paraId="1C18EE2F" w14:textId="77777777" w:rsidR="00AA722C" w:rsidRPr="00D0762F" w:rsidRDefault="00AA722C" w:rsidP="002D0E67">
            <w:r w:rsidRPr="00D0762F">
              <w:t>CJ</w:t>
            </w:r>
          </w:p>
        </w:tc>
        <w:tc>
          <w:tcPr>
            <w:tcW w:w="1617" w:type="dxa"/>
            <w:noWrap/>
            <w:hideMark/>
          </w:tcPr>
          <w:p w14:paraId="03764F14" w14:textId="77777777" w:rsidR="00AA722C" w:rsidRPr="00D0762F" w:rsidRDefault="00AA722C" w:rsidP="002D0E67">
            <w:r w:rsidRPr="00D0762F">
              <w:t>3</w:t>
            </w:r>
          </w:p>
        </w:tc>
      </w:tr>
      <w:tr w:rsidR="00AA722C" w:rsidRPr="00D0762F" w14:paraId="6C4FC0E5" w14:textId="77777777" w:rsidTr="00921192">
        <w:trPr>
          <w:trHeight w:val="292"/>
        </w:trPr>
        <w:tc>
          <w:tcPr>
            <w:tcW w:w="5301" w:type="dxa"/>
            <w:noWrap/>
            <w:hideMark/>
          </w:tcPr>
          <w:p w14:paraId="460155E0" w14:textId="77777777" w:rsidR="00AA722C" w:rsidRPr="00D0762F" w:rsidRDefault="00AA722C" w:rsidP="002D0E67">
            <w:pPr>
              <w:rPr>
                <w:lang w:val="it-IT"/>
              </w:rPr>
            </w:pPr>
            <w:r w:rsidRPr="00D0762F">
              <w:rPr>
                <w:lang w:val="it-IT"/>
              </w:rPr>
              <w:t>DEM RICHIESTA RICONTATTO CJ ASS3 POLIZZA MEZZI DI PAGAMENTO</w:t>
            </w:r>
          </w:p>
        </w:tc>
        <w:tc>
          <w:tcPr>
            <w:tcW w:w="1344" w:type="dxa"/>
            <w:noWrap/>
            <w:hideMark/>
          </w:tcPr>
          <w:p w14:paraId="3C485235" w14:textId="77777777" w:rsidR="00AA722C" w:rsidRPr="00D0762F" w:rsidRDefault="00AA722C" w:rsidP="002D0E67">
            <w:r w:rsidRPr="00D0762F">
              <w:t>DEMADOBE</w:t>
            </w:r>
          </w:p>
        </w:tc>
        <w:tc>
          <w:tcPr>
            <w:tcW w:w="1366" w:type="dxa"/>
            <w:noWrap/>
            <w:hideMark/>
          </w:tcPr>
          <w:p w14:paraId="3D86A14F" w14:textId="77777777" w:rsidR="00AA722C" w:rsidRPr="00D0762F" w:rsidRDefault="00AA722C" w:rsidP="002D0E67">
            <w:r w:rsidRPr="00D0762F">
              <w:t>CJ</w:t>
            </w:r>
          </w:p>
        </w:tc>
        <w:tc>
          <w:tcPr>
            <w:tcW w:w="1617" w:type="dxa"/>
            <w:noWrap/>
            <w:hideMark/>
          </w:tcPr>
          <w:p w14:paraId="70E7164F" w14:textId="77777777" w:rsidR="00AA722C" w:rsidRPr="00D0762F" w:rsidRDefault="00AA722C" w:rsidP="002D0E67">
            <w:r w:rsidRPr="00D0762F">
              <w:t>3</w:t>
            </w:r>
          </w:p>
        </w:tc>
      </w:tr>
      <w:tr w:rsidR="00AA722C" w:rsidRPr="00D0762F" w14:paraId="20443B0C" w14:textId="77777777" w:rsidTr="00921192">
        <w:trPr>
          <w:trHeight w:val="292"/>
        </w:trPr>
        <w:tc>
          <w:tcPr>
            <w:tcW w:w="5301" w:type="dxa"/>
            <w:noWrap/>
            <w:hideMark/>
          </w:tcPr>
          <w:p w14:paraId="4AA7F61F" w14:textId="77777777" w:rsidR="00AA722C" w:rsidRPr="00D0762F" w:rsidRDefault="00AA722C" w:rsidP="002D0E67">
            <w:pPr>
              <w:rPr>
                <w:lang w:val="it-IT"/>
              </w:rPr>
            </w:pPr>
            <w:r w:rsidRPr="00D0762F">
              <w:rPr>
                <w:lang w:val="it-IT"/>
              </w:rPr>
              <w:t>DEM RICHIESTA RICONTATTO CJ ASS3 POLIZZA MOBILE</w:t>
            </w:r>
          </w:p>
        </w:tc>
        <w:tc>
          <w:tcPr>
            <w:tcW w:w="1344" w:type="dxa"/>
            <w:noWrap/>
            <w:hideMark/>
          </w:tcPr>
          <w:p w14:paraId="2899D084" w14:textId="77777777" w:rsidR="00AA722C" w:rsidRPr="00D0762F" w:rsidRDefault="00AA722C" w:rsidP="002D0E67">
            <w:r w:rsidRPr="00D0762F">
              <w:t>DEMADOBE</w:t>
            </w:r>
          </w:p>
        </w:tc>
        <w:tc>
          <w:tcPr>
            <w:tcW w:w="1366" w:type="dxa"/>
            <w:noWrap/>
            <w:hideMark/>
          </w:tcPr>
          <w:p w14:paraId="2FE115D8" w14:textId="77777777" w:rsidR="00AA722C" w:rsidRPr="00D0762F" w:rsidRDefault="00AA722C" w:rsidP="002D0E67">
            <w:r w:rsidRPr="00D0762F">
              <w:t>CJ</w:t>
            </w:r>
          </w:p>
        </w:tc>
        <w:tc>
          <w:tcPr>
            <w:tcW w:w="1617" w:type="dxa"/>
            <w:noWrap/>
            <w:hideMark/>
          </w:tcPr>
          <w:p w14:paraId="690FDAA8" w14:textId="77777777" w:rsidR="00AA722C" w:rsidRPr="00D0762F" w:rsidRDefault="00AA722C" w:rsidP="002D0E67">
            <w:r w:rsidRPr="00D0762F">
              <w:t>3</w:t>
            </w:r>
          </w:p>
        </w:tc>
      </w:tr>
      <w:tr w:rsidR="00AA722C" w:rsidRPr="00D0762F" w14:paraId="2CFCC7AC" w14:textId="77777777" w:rsidTr="00921192">
        <w:trPr>
          <w:trHeight w:val="292"/>
        </w:trPr>
        <w:tc>
          <w:tcPr>
            <w:tcW w:w="5301" w:type="dxa"/>
            <w:noWrap/>
            <w:hideMark/>
          </w:tcPr>
          <w:p w14:paraId="7499F0EE" w14:textId="77777777" w:rsidR="00AA722C" w:rsidRPr="00D0762F" w:rsidRDefault="00AA722C" w:rsidP="002D0E67">
            <w:pPr>
              <w:rPr>
                <w:lang w:val="it-IT"/>
              </w:rPr>
            </w:pPr>
            <w:r w:rsidRPr="00D0762F">
              <w:rPr>
                <w:lang w:val="it-IT"/>
              </w:rPr>
              <w:t>DEM RICHIESTA RICONTATTO CJ ASS3 POLIZZA PERSONA E SALUTE</w:t>
            </w:r>
          </w:p>
        </w:tc>
        <w:tc>
          <w:tcPr>
            <w:tcW w:w="1344" w:type="dxa"/>
            <w:noWrap/>
            <w:hideMark/>
          </w:tcPr>
          <w:p w14:paraId="50BCD5CB" w14:textId="77777777" w:rsidR="00AA722C" w:rsidRPr="00D0762F" w:rsidRDefault="00AA722C" w:rsidP="002D0E67">
            <w:r w:rsidRPr="00D0762F">
              <w:t>DEMADOBE</w:t>
            </w:r>
          </w:p>
        </w:tc>
        <w:tc>
          <w:tcPr>
            <w:tcW w:w="1366" w:type="dxa"/>
            <w:noWrap/>
            <w:hideMark/>
          </w:tcPr>
          <w:p w14:paraId="7762A5FC" w14:textId="77777777" w:rsidR="00AA722C" w:rsidRPr="00D0762F" w:rsidRDefault="00AA722C" w:rsidP="002D0E67">
            <w:r w:rsidRPr="00D0762F">
              <w:t>CJ</w:t>
            </w:r>
          </w:p>
        </w:tc>
        <w:tc>
          <w:tcPr>
            <w:tcW w:w="1617" w:type="dxa"/>
            <w:noWrap/>
            <w:hideMark/>
          </w:tcPr>
          <w:p w14:paraId="1E869B33" w14:textId="77777777" w:rsidR="00AA722C" w:rsidRPr="00D0762F" w:rsidRDefault="00AA722C" w:rsidP="002D0E67">
            <w:r w:rsidRPr="00D0762F">
              <w:t>3</w:t>
            </w:r>
          </w:p>
        </w:tc>
      </w:tr>
      <w:tr w:rsidR="00AA722C" w:rsidRPr="00D0762F" w14:paraId="0E05AA08" w14:textId="77777777" w:rsidTr="00921192">
        <w:trPr>
          <w:trHeight w:val="292"/>
        </w:trPr>
        <w:tc>
          <w:tcPr>
            <w:tcW w:w="5301" w:type="dxa"/>
            <w:noWrap/>
            <w:hideMark/>
          </w:tcPr>
          <w:p w14:paraId="7884EAA5" w14:textId="77777777" w:rsidR="00AA722C" w:rsidRPr="00D0762F" w:rsidRDefault="00AA722C" w:rsidP="002D0E67">
            <w:pPr>
              <w:rPr>
                <w:lang w:val="it-IT"/>
              </w:rPr>
            </w:pPr>
            <w:r w:rsidRPr="00D0762F">
              <w:rPr>
                <w:lang w:val="it-IT"/>
              </w:rPr>
              <w:t>DEM RICHIESTA RICONTATTO CJ ASS32 MODULO FAM</w:t>
            </w:r>
          </w:p>
        </w:tc>
        <w:tc>
          <w:tcPr>
            <w:tcW w:w="1344" w:type="dxa"/>
            <w:noWrap/>
            <w:hideMark/>
          </w:tcPr>
          <w:p w14:paraId="1E2AC1FE" w14:textId="77777777" w:rsidR="00AA722C" w:rsidRPr="00D0762F" w:rsidRDefault="00AA722C" w:rsidP="002D0E67">
            <w:r w:rsidRPr="00D0762F">
              <w:t>DEMADOBE</w:t>
            </w:r>
          </w:p>
        </w:tc>
        <w:tc>
          <w:tcPr>
            <w:tcW w:w="1366" w:type="dxa"/>
            <w:noWrap/>
            <w:hideMark/>
          </w:tcPr>
          <w:p w14:paraId="6960DF19" w14:textId="77777777" w:rsidR="00AA722C" w:rsidRPr="00D0762F" w:rsidRDefault="00AA722C" w:rsidP="002D0E67">
            <w:r w:rsidRPr="00D0762F">
              <w:t>CJ</w:t>
            </w:r>
          </w:p>
        </w:tc>
        <w:tc>
          <w:tcPr>
            <w:tcW w:w="1617" w:type="dxa"/>
            <w:noWrap/>
            <w:hideMark/>
          </w:tcPr>
          <w:p w14:paraId="445BBA44" w14:textId="77777777" w:rsidR="00AA722C" w:rsidRPr="00D0762F" w:rsidRDefault="00AA722C" w:rsidP="002D0E67">
            <w:r w:rsidRPr="00D0762F">
              <w:t>3</w:t>
            </w:r>
          </w:p>
        </w:tc>
      </w:tr>
      <w:tr w:rsidR="00AA722C" w:rsidRPr="00D0762F" w14:paraId="10E500DA" w14:textId="77777777" w:rsidTr="00921192">
        <w:trPr>
          <w:trHeight w:val="292"/>
        </w:trPr>
        <w:tc>
          <w:tcPr>
            <w:tcW w:w="5301" w:type="dxa"/>
            <w:noWrap/>
            <w:hideMark/>
          </w:tcPr>
          <w:p w14:paraId="0A58BAE5" w14:textId="77777777" w:rsidR="00AA722C" w:rsidRPr="00D0762F" w:rsidRDefault="00AA722C" w:rsidP="002D0E67">
            <w:pPr>
              <w:rPr>
                <w:lang w:val="it-IT"/>
              </w:rPr>
            </w:pPr>
            <w:r w:rsidRPr="00D0762F">
              <w:rPr>
                <w:lang w:val="it-IT"/>
              </w:rPr>
              <w:t>DEM RICHIESTA RICONTATTO CJ ASS34 POLIZZA PERSONA E SALUTE</w:t>
            </w:r>
          </w:p>
        </w:tc>
        <w:tc>
          <w:tcPr>
            <w:tcW w:w="1344" w:type="dxa"/>
            <w:noWrap/>
            <w:hideMark/>
          </w:tcPr>
          <w:p w14:paraId="09068955" w14:textId="77777777" w:rsidR="00AA722C" w:rsidRPr="00D0762F" w:rsidRDefault="00AA722C" w:rsidP="002D0E67">
            <w:r w:rsidRPr="00D0762F">
              <w:t>DEMADOBE</w:t>
            </w:r>
          </w:p>
        </w:tc>
        <w:tc>
          <w:tcPr>
            <w:tcW w:w="1366" w:type="dxa"/>
            <w:noWrap/>
            <w:hideMark/>
          </w:tcPr>
          <w:p w14:paraId="5ACF46D0" w14:textId="77777777" w:rsidR="00AA722C" w:rsidRPr="00D0762F" w:rsidRDefault="00AA722C" w:rsidP="002D0E67">
            <w:r w:rsidRPr="00D0762F">
              <w:t>CJ</w:t>
            </w:r>
          </w:p>
        </w:tc>
        <w:tc>
          <w:tcPr>
            <w:tcW w:w="1617" w:type="dxa"/>
            <w:noWrap/>
            <w:hideMark/>
          </w:tcPr>
          <w:p w14:paraId="5CDC7799" w14:textId="77777777" w:rsidR="00AA722C" w:rsidRPr="00D0762F" w:rsidRDefault="00AA722C" w:rsidP="002D0E67">
            <w:r w:rsidRPr="00D0762F">
              <w:t>3</w:t>
            </w:r>
          </w:p>
        </w:tc>
      </w:tr>
      <w:tr w:rsidR="00AA722C" w:rsidRPr="00D0762F" w14:paraId="502B05F4" w14:textId="77777777" w:rsidTr="00921192">
        <w:trPr>
          <w:trHeight w:val="292"/>
        </w:trPr>
        <w:tc>
          <w:tcPr>
            <w:tcW w:w="5301" w:type="dxa"/>
            <w:noWrap/>
            <w:hideMark/>
          </w:tcPr>
          <w:p w14:paraId="3C5E5D9F" w14:textId="77777777" w:rsidR="00AA722C" w:rsidRPr="00D0762F" w:rsidRDefault="00AA722C" w:rsidP="002D0E67">
            <w:pPr>
              <w:rPr>
                <w:lang w:val="it-IT"/>
              </w:rPr>
            </w:pPr>
            <w:r w:rsidRPr="00D0762F">
              <w:rPr>
                <w:lang w:val="it-IT"/>
              </w:rPr>
              <w:t>DEM RICHIESTA RICONTATTO CJ ASS38 POLIZZA MEZZI PAGAMENTO</w:t>
            </w:r>
          </w:p>
        </w:tc>
        <w:tc>
          <w:tcPr>
            <w:tcW w:w="1344" w:type="dxa"/>
            <w:noWrap/>
            <w:hideMark/>
          </w:tcPr>
          <w:p w14:paraId="0B3A7FF8" w14:textId="77777777" w:rsidR="00AA722C" w:rsidRPr="00D0762F" w:rsidRDefault="00AA722C" w:rsidP="002D0E67">
            <w:r w:rsidRPr="00D0762F">
              <w:t>DEMADOBE</w:t>
            </w:r>
          </w:p>
        </w:tc>
        <w:tc>
          <w:tcPr>
            <w:tcW w:w="1366" w:type="dxa"/>
            <w:noWrap/>
            <w:hideMark/>
          </w:tcPr>
          <w:p w14:paraId="5E4C1373" w14:textId="77777777" w:rsidR="00AA722C" w:rsidRPr="00D0762F" w:rsidRDefault="00AA722C" w:rsidP="002D0E67">
            <w:r w:rsidRPr="00D0762F">
              <w:t>CJ</w:t>
            </w:r>
          </w:p>
        </w:tc>
        <w:tc>
          <w:tcPr>
            <w:tcW w:w="1617" w:type="dxa"/>
            <w:noWrap/>
            <w:hideMark/>
          </w:tcPr>
          <w:p w14:paraId="2793121F" w14:textId="77777777" w:rsidR="00AA722C" w:rsidRPr="00D0762F" w:rsidRDefault="00AA722C" w:rsidP="002D0E67">
            <w:r w:rsidRPr="00D0762F">
              <w:t>3</w:t>
            </w:r>
          </w:p>
        </w:tc>
      </w:tr>
      <w:tr w:rsidR="00AA722C" w:rsidRPr="00D0762F" w14:paraId="18C78002" w14:textId="77777777" w:rsidTr="00921192">
        <w:trPr>
          <w:trHeight w:val="292"/>
        </w:trPr>
        <w:tc>
          <w:tcPr>
            <w:tcW w:w="5301" w:type="dxa"/>
            <w:noWrap/>
            <w:hideMark/>
          </w:tcPr>
          <w:p w14:paraId="1D90418D" w14:textId="77777777" w:rsidR="00AA722C" w:rsidRPr="00D0762F" w:rsidRDefault="00AA722C" w:rsidP="002D0E67">
            <w:pPr>
              <w:rPr>
                <w:lang w:val="it-IT"/>
              </w:rPr>
            </w:pPr>
            <w:r w:rsidRPr="00D0762F">
              <w:rPr>
                <w:lang w:val="it-IT"/>
              </w:rPr>
              <w:t>DEM RICHIESTA RICONTATTO CJ ASS4 ASSICURAZIONE PERSONA&amp;SALUTE</w:t>
            </w:r>
          </w:p>
        </w:tc>
        <w:tc>
          <w:tcPr>
            <w:tcW w:w="1344" w:type="dxa"/>
            <w:noWrap/>
            <w:hideMark/>
          </w:tcPr>
          <w:p w14:paraId="422F84E1" w14:textId="77777777" w:rsidR="00AA722C" w:rsidRPr="00D0762F" w:rsidRDefault="00AA722C" w:rsidP="002D0E67">
            <w:r w:rsidRPr="00D0762F">
              <w:t>DEMADOBE</w:t>
            </w:r>
          </w:p>
        </w:tc>
        <w:tc>
          <w:tcPr>
            <w:tcW w:w="1366" w:type="dxa"/>
            <w:noWrap/>
            <w:hideMark/>
          </w:tcPr>
          <w:p w14:paraId="34099098" w14:textId="77777777" w:rsidR="00AA722C" w:rsidRPr="00D0762F" w:rsidRDefault="00AA722C" w:rsidP="002D0E67">
            <w:r w:rsidRPr="00D0762F">
              <w:t>CJ</w:t>
            </w:r>
          </w:p>
        </w:tc>
        <w:tc>
          <w:tcPr>
            <w:tcW w:w="1617" w:type="dxa"/>
            <w:noWrap/>
            <w:hideMark/>
          </w:tcPr>
          <w:p w14:paraId="6DFCDD6D" w14:textId="77777777" w:rsidR="00AA722C" w:rsidRPr="00D0762F" w:rsidRDefault="00AA722C" w:rsidP="002D0E67">
            <w:r w:rsidRPr="00D0762F">
              <w:t>3</w:t>
            </w:r>
          </w:p>
        </w:tc>
      </w:tr>
      <w:tr w:rsidR="00AA722C" w:rsidRPr="00D0762F" w14:paraId="26F11A3F" w14:textId="77777777" w:rsidTr="00921192">
        <w:trPr>
          <w:trHeight w:val="292"/>
        </w:trPr>
        <w:tc>
          <w:tcPr>
            <w:tcW w:w="5301" w:type="dxa"/>
            <w:noWrap/>
            <w:hideMark/>
          </w:tcPr>
          <w:p w14:paraId="3886854C" w14:textId="77777777" w:rsidR="00AA722C" w:rsidRPr="00D0762F" w:rsidRDefault="00AA722C" w:rsidP="002D0E67">
            <w:pPr>
              <w:rPr>
                <w:lang w:val="it-IT"/>
              </w:rPr>
            </w:pPr>
            <w:r w:rsidRPr="00D0762F">
              <w:rPr>
                <w:lang w:val="it-IT"/>
              </w:rPr>
              <w:t>DEM RICHIESTA RICONTATTO CJ ASS8 ASSIC.CAT.NAT PF</w:t>
            </w:r>
          </w:p>
        </w:tc>
        <w:tc>
          <w:tcPr>
            <w:tcW w:w="1344" w:type="dxa"/>
            <w:noWrap/>
            <w:hideMark/>
          </w:tcPr>
          <w:p w14:paraId="1BB493C5" w14:textId="77777777" w:rsidR="00AA722C" w:rsidRPr="00D0762F" w:rsidRDefault="00AA722C" w:rsidP="002D0E67">
            <w:r w:rsidRPr="00D0762F">
              <w:t>DEMADOBE</w:t>
            </w:r>
          </w:p>
        </w:tc>
        <w:tc>
          <w:tcPr>
            <w:tcW w:w="1366" w:type="dxa"/>
            <w:noWrap/>
            <w:hideMark/>
          </w:tcPr>
          <w:p w14:paraId="7995BA44" w14:textId="77777777" w:rsidR="00AA722C" w:rsidRPr="00D0762F" w:rsidRDefault="00AA722C" w:rsidP="002D0E67">
            <w:r w:rsidRPr="00D0762F">
              <w:t>CJ</w:t>
            </w:r>
          </w:p>
        </w:tc>
        <w:tc>
          <w:tcPr>
            <w:tcW w:w="1617" w:type="dxa"/>
            <w:noWrap/>
            <w:hideMark/>
          </w:tcPr>
          <w:p w14:paraId="0017AA68" w14:textId="77777777" w:rsidR="00AA722C" w:rsidRPr="00D0762F" w:rsidRDefault="00AA722C" w:rsidP="002D0E67">
            <w:r w:rsidRPr="00D0762F">
              <w:t>3</w:t>
            </w:r>
          </w:p>
        </w:tc>
      </w:tr>
      <w:tr w:rsidR="00AA722C" w:rsidRPr="00D0762F" w14:paraId="3FC9234C" w14:textId="77777777" w:rsidTr="00921192">
        <w:trPr>
          <w:trHeight w:val="292"/>
        </w:trPr>
        <w:tc>
          <w:tcPr>
            <w:tcW w:w="5301" w:type="dxa"/>
            <w:noWrap/>
            <w:hideMark/>
          </w:tcPr>
          <w:p w14:paraId="0A889ACA" w14:textId="77777777" w:rsidR="00AA722C" w:rsidRPr="00D0762F" w:rsidRDefault="00AA722C" w:rsidP="002D0E67">
            <w:pPr>
              <w:rPr>
                <w:lang w:val="it-IT"/>
              </w:rPr>
            </w:pPr>
            <w:r w:rsidRPr="00D0762F">
              <w:rPr>
                <w:lang w:val="it-IT"/>
              </w:rPr>
              <w:t>DEM RICHIESTA RICONTATTO CJ CC5 PROPOSTA CONTODEPOSITO</w:t>
            </w:r>
          </w:p>
        </w:tc>
        <w:tc>
          <w:tcPr>
            <w:tcW w:w="1344" w:type="dxa"/>
            <w:noWrap/>
            <w:hideMark/>
          </w:tcPr>
          <w:p w14:paraId="35A6E577" w14:textId="77777777" w:rsidR="00AA722C" w:rsidRPr="00D0762F" w:rsidRDefault="00AA722C" w:rsidP="002D0E67">
            <w:r w:rsidRPr="00D0762F">
              <w:t>DEMADOBE</w:t>
            </w:r>
          </w:p>
        </w:tc>
        <w:tc>
          <w:tcPr>
            <w:tcW w:w="1366" w:type="dxa"/>
            <w:noWrap/>
            <w:hideMark/>
          </w:tcPr>
          <w:p w14:paraId="5EBDD4E7" w14:textId="77777777" w:rsidR="00AA722C" w:rsidRPr="00D0762F" w:rsidRDefault="00AA722C" w:rsidP="002D0E67">
            <w:r w:rsidRPr="00D0762F">
              <w:t>CJ</w:t>
            </w:r>
          </w:p>
        </w:tc>
        <w:tc>
          <w:tcPr>
            <w:tcW w:w="1617" w:type="dxa"/>
            <w:noWrap/>
            <w:hideMark/>
          </w:tcPr>
          <w:p w14:paraId="339D977B" w14:textId="77777777" w:rsidR="00AA722C" w:rsidRPr="00D0762F" w:rsidRDefault="00AA722C" w:rsidP="002D0E67">
            <w:r w:rsidRPr="00D0762F">
              <w:t>3</w:t>
            </w:r>
          </w:p>
        </w:tc>
      </w:tr>
      <w:tr w:rsidR="00AA722C" w:rsidRPr="00D0762F" w14:paraId="72897756" w14:textId="77777777" w:rsidTr="00921192">
        <w:trPr>
          <w:trHeight w:val="292"/>
        </w:trPr>
        <w:tc>
          <w:tcPr>
            <w:tcW w:w="5301" w:type="dxa"/>
            <w:noWrap/>
            <w:hideMark/>
          </w:tcPr>
          <w:p w14:paraId="225BFDBE" w14:textId="77777777" w:rsidR="00AA722C" w:rsidRPr="00D0762F" w:rsidRDefault="00AA722C" w:rsidP="002D0E67">
            <w:pPr>
              <w:rPr>
                <w:lang w:val="it-IT"/>
              </w:rPr>
            </w:pPr>
            <w:r w:rsidRPr="00D0762F">
              <w:rPr>
                <w:lang w:val="it-IT"/>
              </w:rPr>
              <w:t>DEM RICHIESTA RICONTATTO CJ CC6 ONBOARDING CC ONLINE AFFARI POE</w:t>
            </w:r>
          </w:p>
        </w:tc>
        <w:tc>
          <w:tcPr>
            <w:tcW w:w="1344" w:type="dxa"/>
            <w:noWrap/>
            <w:hideMark/>
          </w:tcPr>
          <w:p w14:paraId="3E22216A" w14:textId="77777777" w:rsidR="00AA722C" w:rsidRPr="00D0762F" w:rsidRDefault="00AA722C" w:rsidP="002D0E67">
            <w:r w:rsidRPr="00D0762F">
              <w:t>DEMADOBE</w:t>
            </w:r>
          </w:p>
        </w:tc>
        <w:tc>
          <w:tcPr>
            <w:tcW w:w="1366" w:type="dxa"/>
            <w:noWrap/>
            <w:hideMark/>
          </w:tcPr>
          <w:p w14:paraId="3E68AC9C" w14:textId="77777777" w:rsidR="00AA722C" w:rsidRPr="00D0762F" w:rsidRDefault="00AA722C" w:rsidP="002D0E67">
            <w:r w:rsidRPr="00D0762F">
              <w:t>CJ</w:t>
            </w:r>
          </w:p>
        </w:tc>
        <w:tc>
          <w:tcPr>
            <w:tcW w:w="1617" w:type="dxa"/>
            <w:noWrap/>
            <w:hideMark/>
          </w:tcPr>
          <w:p w14:paraId="50B2B2FD" w14:textId="77777777" w:rsidR="00AA722C" w:rsidRPr="00D0762F" w:rsidRDefault="00AA722C" w:rsidP="002D0E67">
            <w:r w:rsidRPr="00D0762F">
              <w:t>3</w:t>
            </w:r>
          </w:p>
        </w:tc>
      </w:tr>
      <w:tr w:rsidR="00AA722C" w:rsidRPr="00D0762F" w14:paraId="656F63ED" w14:textId="77777777" w:rsidTr="00921192">
        <w:trPr>
          <w:trHeight w:val="292"/>
        </w:trPr>
        <w:tc>
          <w:tcPr>
            <w:tcW w:w="5301" w:type="dxa"/>
            <w:noWrap/>
            <w:hideMark/>
          </w:tcPr>
          <w:p w14:paraId="1EB41FDF" w14:textId="77777777" w:rsidR="00AA722C" w:rsidRPr="00D0762F" w:rsidRDefault="00AA722C" w:rsidP="002D0E67">
            <w:pPr>
              <w:rPr>
                <w:lang w:val="it-IT"/>
              </w:rPr>
            </w:pPr>
            <w:r w:rsidRPr="00D0762F">
              <w:rPr>
                <w:lang w:val="it-IT"/>
              </w:rPr>
              <w:t>DEM RICHIESTA RICONTATTO CJ CTS1 PRESENTAZIONE POLIZZA MEZZI DI PAGAMENTO</w:t>
            </w:r>
          </w:p>
        </w:tc>
        <w:tc>
          <w:tcPr>
            <w:tcW w:w="1344" w:type="dxa"/>
            <w:noWrap/>
            <w:hideMark/>
          </w:tcPr>
          <w:p w14:paraId="7F376AC6" w14:textId="77777777" w:rsidR="00AA722C" w:rsidRPr="00D0762F" w:rsidRDefault="00AA722C" w:rsidP="002D0E67">
            <w:r w:rsidRPr="00D0762F">
              <w:t>DEMADOBE</w:t>
            </w:r>
          </w:p>
        </w:tc>
        <w:tc>
          <w:tcPr>
            <w:tcW w:w="1366" w:type="dxa"/>
            <w:noWrap/>
            <w:hideMark/>
          </w:tcPr>
          <w:p w14:paraId="0C083A0D" w14:textId="77777777" w:rsidR="00AA722C" w:rsidRPr="00D0762F" w:rsidRDefault="00AA722C" w:rsidP="002D0E67">
            <w:r w:rsidRPr="00D0762F">
              <w:t>CJ</w:t>
            </w:r>
          </w:p>
        </w:tc>
        <w:tc>
          <w:tcPr>
            <w:tcW w:w="1617" w:type="dxa"/>
            <w:noWrap/>
            <w:hideMark/>
          </w:tcPr>
          <w:p w14:paraId="32A7AB9D" w14:textId="77777777" w:rsidR="00AA722C" w:rsidRPr="00D0762F" w:rsidRDefault="00AA722C" w:rsidP="002D0E67">
            <w:r w:rsidRPr="00D0762F">
              <w:t>3</w:t>
            </w:r>
          </w:p>
        </w:tc>
      </w:tr>
      <w:tr w:rsidR="00AA722C" w:rsidRPr="00D0762F" w14:paraId="74BE5B46" w14:textId="77777777" w:rsidTr="00921192">
        <w:trPr>
          <w:trHeight w:val="292"/>
        </w:trPr>
        <w:tc>
          <w:tcPr>
            <w:tcW w:w="5301" w:type="dxa"/>
            <w:noWrap/>
            <w:hideMark/>
          </w:tcPr>
          <w:p w14:paraId="7D595648" w14:textId="77777777" w:rsidR="00AA722C" w:rsidRPr="00D0762F" w:rsidRDefault="00AA722C" w:rsidP="002D0E67">
            <w:pPr>
              <w:rPr>
                <w:lang w:val="it-IT"/>
              </w:rPr>
            </w:pPr>
            <w:r w:rsidRPr="00D0762F">
              <w:rPr>
                <w:lang w:val="it-IT"/>
              </w:rPr>
              <w:t>DEM RICHIESTA RICONTATTO CJ CTS1 PRESENTAZIONE POLIZZA MOBILE</w:t>
            </w:r>
          </w:p>
        </w:tc>
        <w:tc>
          <w:tcPr>
            <w:tcW w:w="1344" w:type="dxa"/>
            <w:noWrap/>
            <w:hideMark/>
          </w:tcPr>
          <w:p w14:paraId="67500A88" w14:textId="77777777" w:rsidR="00AA722C" w:rsidRPr="00D0762F" w:rsidRDefault="00AA722C" w:rsidP="002D0E67">
            <w:r w:rsidRPr="00D0762F">
              <w:t>DEMADOBE</w:t>
            </w:r>
          </w:p>
        </w:tc>
        <w:tc>
          <w:tcPr>
            <w:tcW w:w="1366" w:type="dxa"/>
            <w:noWrap/>
            <w:hideMark/>
          </w:tcPr>
          <w:p w14:paraId="04B0DF59" w14:textId="77777777" w:rsidR="00AA722C" w:rsidRPr="00D0762F" w:rsidRDefault="00AA722C" w:rsidP="002D0E67">
            <w:r w:rsidRPr="00D0762F">
              <w:t>CJ</w:t>
            </w:r>
          </w:p>
        </w:tc>
        <w:tc>
          <w:tcPr>
            <w:tcW w:w="1617" w:type="dxa"/>
            <w:noWrap/>
            <w:hideMark/>
          </w:tcPr>
          <w:p w14:paraId="107507F1" w14:textId="77777777" w:rsidR="00AA722C" w:rsidRPr="00D0762F" w:rsidRDefault="00AA722C" w:rsidP="002D0E67">
            <w:r w:rsidRPr="00D0762F">
              <w:t>3</w:t>
            </w:r>
          </w:p>
        </w:tc>
      </w:tr>
      <w:tr w:rsidR="00AA722C" w:rsidRPr="00D0762F" w14:paraId="3CEFAE6C" w14:textId="77777777" w:rsidTr="00921192">
        <w:trPr>
          <w:trHeight w:val="292"/>
        </w:trPr>
        <w:tc>
          <w:tcPr>
            <w:tcW w:w="5301" w:type="dxa"/>
            <w:noWrap/>
            <w:hideMark/>
          </w:tcPr>
          <w:p w14:paraId="45C08B82" w14:textId="77777777" w:rsidR="00AA722C" w:rsidRPr="00D0762F" w:rsidRDefault="00AA722C" w:rsidP="002D0E67">
            <w:pPr>
              <w:rPr>
                <w:lang w:val="it-IT"/>
              </w:rPr>
            </w:pPr>
            <w:r w:rsidRPr="00D0762F">
              <w:rPr>
                <w:lang w:val="it-IT"/>
              </w:rPr>
              <w:t>DEM RICHIESTA RICONTATTO CJ DIG1 PROPOSTA PRODOTTI KIDS AND TEENS</w:t>
            </w:r>
          </w:p>
        </w:tc>
        <w:tc>
          <w:tcPr>
            <w:tcW w:w="1344" w:type="dxa"/>
            <w:noWrap/>
            <w:hideMark/>
          </w:tcPr>
          <w:p w14:paraId="06B4D678" w14:textId="77777777" w:rsidR="00AA722C" w:rsidRPr="00D0762F" w:rsidRDefault="00AA722C" w:rsidP="002D0E67">
            <w:r w:rsidRPr="00D0762F">
              <w:t>DEMADOBE</w:t>
            </w:r>
          </w:p>
        </w:tc>
        <w:tc>
          <w:tcPr>
            <w:tcW w:w="1366" w:type="dxa"/>
            <w:noWrap/>
            <w:hideMark/>
          </w:tcPr>
          <w:p w14:paraId="62945DB5" w14:textId="77777777" w:rsidR="00AA722C" w:rsidRPr="00D0762F" w:rsidRDefault="00AA722C" w:rsidP="002D0E67">
            <w:r w:rsidRPr="00D0762F">
              <w:t>CJ</w:t>
            </w:r>
          </w:p>
        </w:tc>
        <w:tc>
          <w:tcPr>
            <w:tcW w:w="1617" w:type="dxa"/>
            <w:noWrap/>
            <w:hideMark/>
          </w:tcPr>
          <w:p w14:paraId="70DBD7B8" w14:textId="77777777" w:rsidR="00AA722C" w:rsidRPr="00D0762F" w:rsidRDefault="00AA722C" w:rsidP="002D0E67">
            <w:r w:rsidRPr="00D0762F">
              <w:t>3</w:t>
            </w:r>
          </w:p>
        </w:tc>
      </w:tr>
      <w:tr w:rsidR="00AA722C" w:rsidRPr="00D0762F" w14:paraId="0D3834A6" w14:textId="77777777" w:rsidTr="00921192">
        <w:trPr>
          <w:trHeight w:val="292"/>
        </w:trPr>
        <w:tc>
          <w:tcPr>
            <w:tcW w:w="5301" w:type="dxa"/>
            <w:noWrap/>
            <w:hideMark/>
          </w:tcPr>
          <w:p w14:paraId="52033362" w14:textId="77777777" w:rsidR="00AA722C" w:rsidRPr="00D0762F" w:rsidRDefault="00AA722C" w:rsidP="002D0E67">
            <w:pPr>
              <w:rPr>
                <w:lang w:val="it-IT"/>
              </w:rPr>
            </w:pPr>
            <w:r w:rsidRPr="00D0762F">
              <w:rPr>
                <w:lang w:val="it-IT"/>
              </w:rPr>
              <w:t>DEM RICHIESTA RICONTATTO CJ DIG2 PROPOSTA PRODOTTI GEN Z</w:t>
            </w:r>
          </w:p>
        </w:tc>
        <w:tc>
          <w:tcPr>
            <w:tcW w:w="1344" w:type="dxa"/>
            <w:noWrap/>
            <w:hideMark/>
          </w:tcPr>
          <w:p w14:paraId="5FD721BF" w14:textId="77777777" w:rsidR="00AA722C" w:rsidRPr="00D0762F" w:rsidRDefault="00AA722C" w:rsidP="002D0E67">
            <w:r w:rsidRPr="00D0762F">
              <w:t>DEMADOBE</w:t>
            </w:r>
          </w:p>
        </w:tc>
        <w:tc>
          <w:tcPr>
            <w:tcW w:w="1366" w:type="dxa"/>
            <w:noWrap/>
            <w:hideMark/>
          </w:tcPr>
          <w:p w14:paraId="5B3692D9" w14:textId="77777777" w:rsidR="00AA722C" w:rsidRPr="00D0762F" w:rsidRDefault="00AA722C" w:rsidP="002D0E67">
            <w:r w:rsidRPr="00D0762F">
              <w:t>CJ</w:t>
            </w:r>
          </w:p>
        </w:tc>
        <w:tc>
          <w:tcPr>
            <w:tcW w:w="1617" w:type="dxa"/>
            <w:noWrap/>
            <w:hideMark/>
          </w:tcPr>
          <w:p w14:paraId="57AC6F57" w14:textId="77777777" w:rsidR="00AA722C" w:rsidRPr="00D0762F" w:rsidRDefault="00AA722C" w:rsidP="002D0E67">
            <w:r w:rsidRPr="00D0762F">
              <w:t>3</w:t>
            </w:r>
          </w:p>
        </w:tc>
      </w:tr>
      <w:tr w:rsidR="00AA722C" w:rsidRPr="00D0762F" w14:paraId="0C47CEDE" w14:textId="77777777" w:rsidTr="00921192">
        <w:trPr>
          <w:trHeight w:val="292"/>
        </w:trPr>
        <w:tc>
          <w:tcPr>
            <w:tcW w:w="5301" w:type="dxa"/>
            <w:noWrap/>
            <w:hideMark/>
          </w:tcPr>
          <w:p w14:paraId="40488831" w14:textId="77777777" w:rsidR="00AA722C" w:rsidRPr="00D0762F" w:rsidRDefault="00AA722C" w:rsidP="002D0E67">
            <w:pPr>
              <w:rPr>
                <w:lang w:val="it-IT"/>
              </w:rPr>
            </w:pPr>
            <w:r w:rsidRPr="00D0762F">
              <w:rPr>
                <w:lang w:val="it-IT"/>
              </w:rPr>
              <w:t>DEM RICHIESTA RICONTATTO CJ DIG3 PROPOSTA PRODOTTI NEXT GEN</w:t>
            </w:r>
          </w:p>
        </w:tc>
        <w:tc>
          <w:tcPr>
            <w:tcW w:w="1344" w:type="dxa"/>
            <w:noWrap/>
            <w:hideMark/>
          </w:tcPr>
          <w:p w14:paraId="399D8902" w14:textId="77777777" w:rsidR="00AA722C" w:rsidRPr="00D0762F" w:rsidRDefault="00AA722C" w:rsidP="002D0E67">
            <w:r w:rsidRPr="00D0762F">
              <w:t>DEMADOBE</w:t>
            </w:r>
          </w:p>
        </w:tc>
        <w:tc>
          <w:tcPr>
            <w:tcW w:w="1366" w:type="dxa"/>
            <w:noWrap/>
            <w:hideMark/>
          </w:tcPr>
          <w:p w14:paraId="6B9DD6F5" w14:textId="77777777" w:rsidR="00AA722C" w:rsidRPr="00D0762F" w:rsidRDefault="00AA722C" w:rsidP="002D0E67">
            <w:r w:rsidRPr="00D0762F">
              <w:t>CJ</w:t>
            </w:r>
          </w:p>
        </w:tc>
        <w:tc>
          <w:tcPr>
            <w:tcW w:w="1617" w:type="dxa"/>
            <w:noWrap/>
            <w:hideMark/>
          </w:tcPr>
          <w:p w14:paraId="214C6EEA" w14:textId="77777777" w:rsidR="00AA722C" w:rsidRPr="00D0762F" w:rsidRDefault="00AA722C" w:rsidP="002D0E67">
            <w:r w:rsidRPr="00D0762F">
              <w:t>3</w:t>
            </w:r>
          </w:p>
        </w:tc>
      </w:tr>
      <w:tr w:rsidR="00AA722C" w:rsidRPr="00D0762F" w14:paraId="11A5C05B" w14:textId="77777777" w:rsidTr="00921192">
        <w:trPr>
          <w:trHeight w:val="292"/>
        </w:trPr>
        <w:tc>
          <w:tcPr>
            <w:tcW w:w="5301" w:type="dxa"/>
            <w:noWrap/>
            <w:hideMark/>
          </w:tcPr>
          <w:p w14:paraId="39D7D58B" w14:textId="77777777" w:rsidR="00AA722C" w:rsidRPr="00D0762F" w:rsidRDefault="00AA722C" w:rsidP="002D0E67">
            <w:pPr>
              <w:rPr>
                <w:lang w:val="it-IT"/>
              </w:rPr>
            </w:pPr>
            <w:r w:rsidRPr="00D0762F">
              <w:rPr>
                <w:lang w:val="it-IT"/>
              </w:rPr>
              <w:t>DEM RICHIESTA RICONTATTO CJ FIN1 AGRI ENERGIA E AGRI BLU</w:t>
            </w:r>
          </w:p>
        </w:tc>
        <w:tc>
          <w:tcPr>
            <w:tcW w:w="1344" w:type="dxa"/>
            <w:noWrap/>
            <w:hideMark/>
          </w:tcPr>
          <w:p w14:paraId="2828067F" w14:textId="77777777" w:rsidR="00AA722C" w:rsidRPr="00D0762F" w:rsidRDefault="00AA722C" w:rsidP="002D0E67">
            <w:r w:rsidRPr="00D0762F">
              <w:t>DEMADOBE</w:t>
            </w:r>
          </w:p>
        </w:tc>
        <w:tc>
          <w:tcPr>
            <w:tcW w:w="1366" w:type="dxa"/>
            <w:noWrap/>
            <w:hideMark/>
          </w:tcPr>
          <w:p w14:paraId="228DF72D" w14:textId="77777777" w:rsidR="00AA722C" w:rsidRPr="00D0762F" w:rsidRDefault="00AA722C" w:rsidP="002D0E67">
            <w:r w:rsidRPr="00D0762F">
              <w:t>CJ</w:t>
            </w:r>
          </w:p>
        </w:tc>
        <w:tc>
          <w:tcPr>
            <w:tcW w:w="1617" w:type="dxa"/>
            <w:noWrap/>
            <w:hideMark/>
          </w:tcPr>
          <w:p w14:paraId="3B50464D" w14:textId="77777777" w:rsidR="00AA722C" w:rsidRPr="00D0762F" w:rsidRDefault="00AA722C" w:rsidP="002D0E67">
            <w:r w:rsidRPr="00D0762F">
              <w:t>3</w:t>
            </w:r>
          </w:p>
        </w:tc>
      </w:tr>
      <w:tr w:rsidR="00AA722C" w:rsidRPr="00D0762F" w14:paraId="00410D5F" w14:textId="77777777" w:rsidTr="00921192">
        <w:trPr>
          <w:trHeight w:val="292"/>
        </w:trPr>
        <w:tc>
          <w:tcPr>
            <w:tcW w:w="5301" w:type="dxa"/>
            <w:noWrap/>
            <w:hideMark/>
          </w:tcPr>
          <w:p w14:paraId="1ED1285F" w14:textId="77777777" w:rsidR="00AA722C" w:rsidRPr="00D0762F" w:rsidRDefault="00AA722C" w:rsidP="002D0E67">
            <w:pPr>
              <w:rPr>
                <w:lang w:val="it-IT"/>
              </w:rPr>
            </w:pPr>
            <w:r w:rsidRPr="00D0762F">
              <w:rPr>
                <w:lang w:val="it-IT"/>
              </w:rPr>
              <w:t>DEM RICHIESTA RICONTATTO CJ FIN12 PROPOSTA PEGNO ROTATIVO</w:t>
            </w:r>
          </w:p>
        </w:tc>
        <w:tc>
          <w:tcPr>
            <w:tcW w:w="1344" w:type="dxa"/>
            <w:noWrap/>
            <w:hideMark/>
          </w:tcPr>
          <w:p w14:paraId="590678A9" w14:textId="77777777" w:rsidR="00AA722C" w:rsidRPr="00D0762F" w:rsidRDefault="00AA722C" w:rsidP="002D0E67">
            <w:r w:rsidRPr="00D0762F">
              <w:t>DEMADOBE</w:t>
            </w:r>
          </w:p>
        </w:tc>
        <w:tc>
          <w:tcPr>
            <w:tcW w:w="1366" w:type="dxa"/>
            <w:noWrap/>
            <w:hideMark/>
          </w:tcPr>
          <w:p w14:paraId="684FD56A" w14:textId="77777777" w:rsidR="00AA722C" w:rsidRPr="00D0762F" w:rsidRDefault="00AA722C" w:rsidP="002D0E67">
            <w:r w:rsidRPr="00D0762F">
              <w:t>CJ</w:t>
            </w:r>
          </w:p>
        </w:tc>
        <w:tc>
          <w:tcPr>
            <w:tcW w:w="1617" w:type="dxa"/>
            <w:noWrap/>
            <w:hideMark/>
          </w:tcPr>
          <w:p w14:paraId="59BB4488" w14:textId="77777777" w:rsidR="00AA722C" w:rsidRPr="00D0762F" w:rsidRDefault="00AA722C" w:rsidP="002D0E67">
            <w:r w:rsidRPr="00D0762F">
              <w:t>3</w:t>
            </w:r>
          </w:p>
        </w:tc>
      </w:tr>
      <w:tr w:rsidR="00AA722C" w:rsidRPr="00D0762F" w14:paraId="4A6231BA" w14:textId="77777777" w:rsidTr="00921192">
        <w:trPr>
          <w:trHeight w:val="292"/>
        </w:trPr>
        <w:tc>
          <w:tcPr>
            <w:tcW w:w="5301" w:type="dxa"/>
            <w:noWrap/>
            <w:hideMark/>
          </w:tcPr>
          <w:p w14:paraId="5AAAA191" w14:textId="77777777" w:rsidR="00AA722C" w:rsidRPr="00D0762F" w:rsidRDefault="00AA722C" w:rsidP="002D0E67">
            <w:pPr>
              <w:rPr>
                <w:lang w:val="it-IT"/>
              </w:rPr>
            </w:pPr>
            <w:r w:rsidRPr="00D0762F">
              <w:rPr>
                <w:lang w:val="it-IT"/>
              </w:rPr>
              <w:t>DEM RICHIESTA RICONTATTO CJ FIN13 EASY BUSINESS</w:t>
            </w:r>
          </w:p>
        </w:tc>
        <w:tc>
          <w:tcPr>
            <w:tcW w:w="1344" w:type="dxa"/>
            <w:noWrap/>
            <w:hideMark/>
          </w:tcPr>
          <w:p w14:paraId="5F053063" w14:textId="77777777" w:rsidR="00AA722C" w:rsidRPr="00D0762F" w:rsidRDefault="00AA722C" w:rsidP="002D0E67">
            <w:r w:rsidRPr="00D0762F">
              <w:t>DEMADOBE</w:t>
            </w:r>
          </w:p>
        </w:tc>
        <w:tc>
          <w:tcPr>
            <w:tcW w:w="1366" w:type="dxa"/>
            <w:noWrap/>
            <w:hideMark/>
          </w:tcPr>
          <w:p w14:paraId="651E1FBA" w14:textId="77777777" w:rsidR="00AA722C" w:rsidRPr="00D0762F" w:rsidRDefault="00AA722C" w:rsidP="002D0E67">
            <w:r w:rsidRPr="00D0762F">
              <w:t>CJ</w:t>
            </w:r>
          </w:p>
        </w:tc>
        <w:tc>
          <w:tcPr>
            <w:tcW w:w="1617" w:type="dxa"/>
            <w:noWrap/>
            <w:hideMark/>
          </w:tcPr>
          <w:p w14:paraId="4FB413A3" w14:textId="77777777" w:rsidR="00AA722C" w:rsidRPr="00D0762F" w:rsidRDefault="00AA722C" w:rsidP="002D0E67">
            <w:r w:rsidRPr="00D0762F">
              <w:t>3</w:t>
            </w:r>
          </w:p>
        </w:tc>
      </w:tr>
      <w:tr w:rsidR="00AA722C" w:rsidRPr="00D0762F" w14:paraId="0B2C8E41" w14:textId="77777777" w:rsidTr="00921192">
        <w:trPr>
          <w:trHeight w:val="292"/>
        </w:trPr>
        <w:tc>
          <w:tcPr>
            <w:tcW w:w="5301" w:type="dxa"/>
            <w:noWrap/>
            <w:hideMark/>
          </w:tcPr>
          <w:p w14:paraId="341A7A6C" w14:textId="77777777" w:rsidR="00AA722C" w:rsidRPr="00D0762F" w:rsidRDefault="00AA722C" w:rsidP="002D0E67">
            <w:pPr>
              <w:rPr>
                <w:lang w:val="it-IT"/>
              </w:rPr>
            </w:pPr>
            <w:r w:rsidRPr="00D0762F">
              <w:rPr>
                <w:lang w:val="it-IT"/>
              </w:rPr>
              <w:t>DEM RICHIESTA RICONTATTO CJ FIN14 PREDELIBERATO</w:t>
            </w:r>
          </w:p>
        </w:tc>
        <w:tc>
          <w:tcPr>
            <w:tcW w:w="1344" w:type="dxa"/>
            <w:noWrap/>
            <w:hideMark/>
          </w:tcPr>
          <w:p w14:paraId="76D75081" w14:textId="77777777" w:rsidR="00AA722C" w:rsidRPr="00D0762F" w:rsidRDefault="00AA722C" w:rsidP="002D0E67">
            <w:r w:rsidRPr="00D0762F">
              <w:t>DEMADOBE</w:t>
            </w:r>
          </w:p>
        </w:tc>
        <w:tc>
          <w:tcPr>
            <w:tcW w:w="1366" w:type="dxa"/>
            <w:noWrap/>
            <w:hideMark/>
          </w:tcPr>
          <w:p w14:paraId="3D386BCF" w14:textId="77777777" w:rsidR="00AA722C" w:rsidRPr="00D0762F" w:rsidRDefault="00AA722C" w:rsidP="002D0E67">
            <w:r w:rsidRPr="00D0762F">
              <w:t>CJ</w:t>
            </w:r>
          </w:p>
        </w:tc>
        <w:tc>
          <w:tcPr>
            <w:tcW w:w="1617" w:type="dxa"/>
            <w:noWrap/>
            <w:hideMark/>
          </w:tcPr>
          <w:p w14:paraId="388CC349" w14:textId="77777777" w:rsidR="00AA722C" w:rsidRPr="00D0762F" w:rsidRDefault="00AA722C" w:rsidP="002D0E67">
            <w:r w:rsidRPr="00D0762F">
              <w:t>2</w:t>
            </w:r>
          </w:p>
        </w:tc>
      </w:tr>
      <w:tr w:rsidR="00AA722C" w:rsidRPr="00D0762F" w14:paraId="66D84208" w14:textId="77777777" w:rsidTr="00921192">
        <w:trPr>
          <w:trHeight w:val="292"/>
        </w:trPr>
        <w:tc>
          <w:tcPr>
            <w:tcW w:w="5301" w:type="dxa"/>
            <w:noWrap/>
            <w:hideMark/>
          </w:tcPr>
          <w:p w14:paraId="475A1912" w14:textId="77777777" w:rsidR="00AA722C" w:rsidRPr="00D0762F" w:rsidRDefault="00AA722C" w:rsidP="002D0E67">
            <w:pPr>
              <w:rPr>
                <w:lang w:val="it-IT"/>
              </w:rPr>
            </w:pPr>
            <w:r w:rsidRPr="00D0762F">
              <w:rPr>
                <w:lang w:val="it-IT"/>
              </w:rPr>
              <w:t>DEM RICHIESTA RICONTATTO CJ FIN2 LEASING</w:t>
            </w:r>
          </w:p>
        </w:tc>
        <w:tc>
          <w:tcPr>
            <w:tcW w:w="1344" w:type="dxa"/>
            <w:noWrap/>
            <w:hideMark/>
          </w:tcPr>
          <w:p w14:paraId="6680AFFD" w14:textId="77777777" w:rsidR="00AA722C" w:rsidRPr="00D0762F" w:rsidRDefault="00AA722C" w:rsidP="002D0E67">
            <w:r w:rsidRPr="00D0762F">
              <w:t>DEMADOBE</w:t>
            </w:r>
          </w:p>
        </w:tc>
        <w:tc>
          <w:tcPr>
            <w:tcW w:w="1366" w:type="dxa"/>
            <w:noWrap/>
            <w:hideMark/>
          </w:tcPr>
          <w:p w14:paraId="71EC5EB0" w14:textId="77777777" w:rsidR="00AA722C" w:rsidRPr="00D0762F" w:rsidRDefault="00AA722C" w:rsidP="002D0E67">
            <w:r w:rsidRPr="00D0762F">
              <w:t>CJ</w:t>
            </w:r>
          </w:p>
        </w:tc>
        <w:tc>
          <w:tcPr>
            <w:tcW w:w="1617" w:type="dxa"/>
            <w:noWrap/>
            <w:hideMark/>
          </w:tcPr>
          <w:p w14:paraId="13F987B7" w14:textId="77777777" w:rsidR="00AA722C" w:rsidRPr="00D0762F" w:rsidRDefault="00AA722C" w:rsidP="002D0E67">
            <w:r w:rsidRPr="00D0762F">
              <w:t>3</w:t>
            </w:r>
          </w:p>
        </w:tc>
      </w:tr>
      <w:tr w:rsidR="00AA722C" w:rsidRPr="00D0762F" w14:paraId="55962501" w14:textId="77777777" w:rsidTr="00921192">
        <w:trPr>
          <w:trHeight w:val="292"/>
        </w:trPr>
        <w:tc>
          <w:tcPr>
            <w:tcW w:w="5301" w:type="dxa"/>
            <w:noWrap/>
            <w:hideMark/>
          </w:tcPr>
          <w:p w14:paraId="116A22D9" w14:textId="77777777" w:rsidR="00AA722C" w:rsidRPr="00D0762F" w:rsidRDefault="00AA722C" w:rsidP="002D0E67">
            <w:pPr>
              <w:rPr>
                <w:lang w:val="it-IT"/>
              </w:rPr>
            </w:pPr>
            <w:r w:rsidRPr="00D0762F">
              <w:rPr>
                <w:lang w:val="it-IT"/>
              </w:rPr>
              <w:t>DEM RICHIESTA RICONTATTO CJ FIN4 EASY BUSINESS</w:t>
            </w:r>
          </w:p>
        </w:tc>
        <w:tc>
          <w:tcPr>
            <w:tcW w:w="1344" w:type="dxa"/>
            <w:noWrap/>
            <w:hideMark/>
          </w:tcPr>
          <w:p w14:paraId="2FC78E90" w14:textId="77777777" w:rsidR="00AA722C" w:rsidRPr="00D0762F" w:rsidRDefault="00AA722C" w:rsidP="002D0E67">
            <w:r w:rsidRPr="00D0762F">
              <w:t>DEMADOBE</w:t>
            </w:r>
          </w:p>
        </w:tc>
        <w:tc>
          <w:tcPr>
            <w:tcW w:w="1366" w:type="dxa"/>
            <w:noWrap/>
            <w:hideMark/>
          </w:tcPr>
          <w:p w14:paraId="15B4F8D7" w14:textId="77777777" w:rsidR="00AA722C" w:rsidRPr="00D0762F" w:rsidRDefault="00AA722C" w:rsidP="002D0E67">
            <w:r w:rsidRPr="00D0762F">
              <w:t>CJ</w:t>
            </w:r>
          </w:p>
        </w:tc>
        <w:tc>
          <w:tcPr>
            <w:tcW w:w="1617" w:type="dxa"/>
            <w:noWrap/>
            <w:hideMark/>
          </w:tcPr>
          <w:p w14:paraId="5ABB115E" w14:textId="77777777" w:rsidR="00AA722C" w:rsidRPr="00D0762F" w:rsidRDefault="00AA722C" w:rsidP="002D0E67">
            <w:r w:rsidRPr="00D0762F">
              <w:t>3</w:t>
            </w:r>
          </w:p>
        </w:tc>
      </w:tr>
      <w:tr w:rsidR="00AA722C" w:rsidRPr="00D0762F" w14:paraId="0A528E38" w14:textId="77777777" w:rsidTr="00921192">
        <w:trPr>
          <w:trHeight w:val="292"/>
        </w:trPr>
        <w:tc>
          <w:tcPr>
            <w:tcW w:w="5301" w:type="dxa"/>
            <w:noWrap/>
            <w:hideMark/>
          </w:tcPr>
          <w:p w14:paraId="7C1679BE" w14:textId="77777777" w:rsidR="00AA722C" w:rsidRPr="00D0762F" w:rsidRDefault="00AA722C" w:rsidP="002D0E67">
            <w:pPr>
              <w:rPr>
                <w:lang w:val="it-IT"/>
              </w:rPr>
            </w:pPr>
            <w:r w:rsidRPr="00D0762F">
              <w:rPr>
                <w:lang w:val="it-IT"/>
              </w:rPr>
              <w:t>DEM RICHIESTA RICONTATTO CJ FIN5 CONSULENZA PNRR</w:t>
            </w:r>
          </w:p>
        </w:tc>
        <w:tc>
          <w:tcPr>
            <w:tcW w:w="1344" w:type="dxa"/>
            <w:noWrap/>
            <w:hideMark/>
          </w:tcPr>
          <w:p w14:paraId="05495AD3" w14:textId="77777777" w:rsidR="00AA722C" w:rsidRPr="00D0762F" w:rsidRDefault="00AA722C" w:rsidP="002D0E67">
            <w:r w:rsidRPr="00D0762F">
              <w:t>DEMADOBE</w:t>
            </w:r>
          </w:p>
        </w:tc>
        <w:tc>
          <w:tcPr>
            <w:tcW w:w="1366" w:type="dxa"/>
            <w:noWrap/>
            <w:hideMark/>
          </w:tcPr>
          <w:p w14:paraId="6A2DFA3C" w14:textId="77777777" w:rsidR="00AA722C" w:rsidRPr="00D0762F" w:rsidRDefault="00AA722C" w:rsidP="002D0E67">
            <w:r w:rsidRPr="00D0762F">
              <w:t>CJ</w:t>
            </w:r>
          </w:p>
        </w:tc>
        <w:tc>
          <w:tcPr>
            <w:tcW w:w="1617" w:type="dxa"/>
            <w:noWrap/>
            <w:hideMark/>
          </w:tcPr>
          <w:p w14:paraId="00E5C8BC" w14:textId="77777777" w:rsidR="00AA722C" w:rsidRPr="00D0762F" w:rsidRDefault="00AA722C" w:rsidP="002D0E67">
            <w:r w:rsidRPr="00D0762F">
              <w:t>3</w:t>
            </w:r>
          </w:p>
        </w:tc>
      </w:tr>
      <w:tr w:rsidR="00AA722C" w:rsidRPr="00D0762F" w14:paraId="22A9A06D" w14:textId="77777777" w:rsidTr="00921192">
        <w:trPr>
          <w:trHeight w:val="292"/>
        </w:trPr>
        <w:tc>
          <w:tcPr>
            <w:tcW w:w="5301" w:type="dxa"/>
            <w:noWrap/>
            <w:hideMark/>
          </w:tcPr>
          <w:p w14:paraId="1C26BD7C" w14:textId="77777777" w:rsidR="00AA722C" w:rsidRPr="00D0762F" w:rsidRDefault="00AA722C" w:rsidP="002D0E67">
            <w:pPr>
              <w:rPr>
                <w:lang w:val="it-IT"/>
              </w:rPr>
            </w:pPr>
            <w:r w:rsidRPr="00D0762F">
              <w:rPr>
                <w:lang w:val="it-IT"/>
              </w:rPr>
              <w:t>DEM RICHIESTA RICONTATTO CJ MUT12 MUTUOCASA</w:t>
            </w:r>
          </w:p>
        </w:tc>
        <w:tc>
          <w:tcPr>
            <w:tcW w:w="1344" w:type="dxa"/>
            <w:noWrap/>
            <w:hideMark/>
          </w:tcPr>
          <w:p w14:paraId="153FF370" w14:textId="77777777" w:rsidR="00AA722C" w:rsidRPr="00D0762F" w:rsidRDefault="00AA722C" w:rsidP="002D0E67">
            <w:r w:rsidRPr="00D0762F">
              <w:t>DEMADOBE</w:t>
            </w:r>
          </w:p>
        </w:tc>
        <w:tc>
          <w:tcPr>
            <w:tcW w:w="1366" w:type="dxa"/>
            <w:noWrap/>
            <w:hideMark/>
          </w:tcPr>
          <w:p w14:paraId="516AC00E" w14:textId="77777777" w:rsidR="00AA722C" w:rsidRPr="00D0762F" w:rsidRDefault="00AA722C" w:rsidP="002D0E67">
            <w:r w:rsidRPr="00D0762F">
              <w:t>CJ</w:t>
            </w:r>
          </w:p>
        </w:tc>
        <w:tc>
          <w:tcPr>
            <w:tcW w:w="1617" w:type="dxa"/>
            <w:noWrap/>
            <w:hideMark/>
          </w:tcPr>
          <w:p w14:paraId="0756A94D" w14:textId="77777777" w:rsidR="00AA722C" w:rsidRPr="00D0762F" w:rsidRDefault="00AA722C" w:rsidP="002D0E67">
            <w:r w:rsidRPr="00D0762F">
              <w:t>3</w:t>
            </w:r>
          </w:p>
        </w:tc>
      </w:tr>
      <w:tr w:rsidR="00AA722C" w:rsidRPr="00D0762F" w14:paraId="0214BF00" w14:textId="77777777" w:rsidTr="00921192">
        <w:trPr>
          <w:trHeight w:val="292"/>
        </w:trPr>
        <w:tc>
          <w:tcPr>
            <w:tcW w:w="5301" w:type="dxa"/>
            <w:noWrap/>
            <w:hideMark/>
          </w:tcPr>
          <w:p w14:paraId="607C4AF0" w14:textId="77777777" w:rsidR="00AA722C" w:rsidRPr="00D0762F" w:rsidRDefault="00AA722C" w:rsidP="002D0E67">
            <w:r w:rsidRPr="00D0762F">
              <w:rPr>
                <w:lang w:val="it-IT"/>
              </w:rPr>
              <w:t xml:space="preserve">DEM RICHIESTA RICONTATTO CJ MUT16 OPZIONE FLESSIB. </w:t>
            </w:r>
            <w:r w:rsidRPr="00D0762F">
              <w:t>SALTA RATA</w:t>
            </w:r>
          </w:p>
        </w:tc>
        <w:tc>
          <w:tcPr>
            <w:tcW w:w="1344" w:type="dxa"/>
            <w:noWrap/>
            <w:hideMark/>
          </w:tcPr>
          <w:p w14:paraId="1B53D51F" w14:textId="77777777" w:rsidR="00AA722C" w:rsidRPr="00D0762F" w:rsidRDefault="00AA722C" w:rsidP="002D0E67">
            <w:r w:rsidRPr="00D0762F">
              <w:t>DEMADOBE</w:t>
            </w:r>
          </w:p>
        </w:tc>
        <w:tc>
          <w:tcPr>
            <w:tcW w:w="1366" w:type="dxa"/>
            <w:noWrap/>
            <w:hideMark/>
          </w:tcPr>
          <w:p w14:paraId="7A23CA5E" w14:textId="77777777" w:rsidR="00AA722C" w:rsidRPr="00D0762F" w:rsidRDefault="00AA722C" w:rsidP="002D0E67">
            <w:r w:rsidRPr="00D0762F">
              <w:t>CJ</w:t>
            </w:r>
          </w:p>
        </w:tc>
        <w:tc>
          <w:tcPr>
            <w:tcW w:w="1617" w:type="dxa"/>
            <w:noWrap/>
            <w:hideMark/>
          </w:tcPr>
          <w:p w14:paraId="4A177C9F" w14:textId="77777777" w:rsidR="00AA722C" w:rsidRPr="00D0762F" w:rsidRDefault="00AA722C" w:rsidP="002D0E67">
            <w:r w:rsidRPr="00D0762F">
              <w:t>3</w:t>
            </w:r>
          </w:p>
        </w:tc>
      </w:tr>
      <w:tr w:rsidR="00AA722C" w:rsidRPr="00D0762F" w14:paraId="5EB8AE45" w14:textId="77777777" w:rsidTr="00921192">
        <w:trPr>
          <w:trHeight w:val="292"/>
        </w:trPr>
        <w:tc>
          <w:tcPr>
            <w:tcW w:w="5301" w:type="dxa"/>
            <w:noWrap/>
            <w:hideMark/>
          </w:tcPr>
          <w:p w14:paraId="70F0114E" w14:textId="77777777" w:rsidR="00AA722C" w:rsidRPr="00D0762F" w:rsidRDefault="00AA722C" w:rsidP="002D0E67">
            <w:r w:rsidRPr="00D0762F">
              <w:rPr>
                <w:lang w:val="it-IT"/>
              </w:rPr>
              <w:t xml:space="preserve">DEM RICHIESTA RICONTATTO CJ MUT17 OPZIONE FLESSIB. </w:t>
            </w:r>
            <w:r w:rsidRPr="00D0762F">
              <w:t>VARIA RATA</w:t>
            </w:r>
          </w:p>
        </w:tc>
        <w:tc>
          <w:tcPr>
            <w:tcW w:w="1344" w:type="dxa"/>
            <w:noWrap/>
            <w:hideMark/>
          </w:tcPr>
          <w:p w14:paraId="44D4C0EB" w14:textId="77777777" w:rsidR="00AA722C" w:rsidRPr="00D0762F" w:rsidRDefault="00AA722C" w:rsidP="002D0E67">
            <w:r w:rsidRPr="00D0762F">
              <w:t>DEMADOBE</w:t>
            </w:r>
          </w:p>
        </w:tc>
        <w:tc>
          <w:tcPr>
            <w:tcW w:w="1366" w:type="dxa"/>
            <w:noWrap/>
            <w:hideMark/>
          </w:tcPr>
          <w:p w14:paraId="30F9D136" w14:textId="77777777" w:rsidR="00AA722C" w:rsidRPr="00D0762F" w:rsidRDefault="00AA722C" w:rsidP="002D0E67">
            <w:r w:rsidRPr="00D0762F">
              <w:t>CJ</w:t>
            </w:r>
          </w:p>
        </w:tc>
        <w:tc>
          <w:tcPr>
            <w:tcW w:w="1617" w:type="dxa"/>
            <w:noWrap/>
            <w:hideMark/>
          </w:tcPr>
          <w:p w14:paraId="7ADBD649" w14:textId="77777777" w:rsidR="00AA722C" w:rsidRPr="00D0762F" w:rsidRDefault="00AA722C" w:rsidP="002D0E67">
            <w:r w:rsidRPr="00D0762F">
              <w:t>3</w:t>
            </w:r>
          </w:p>
        </w:tc>
      </w:tr>
      <w:tr w:rsidR="00AA722C" w:rsidRPr="00D0762F" w14:paraId="3DA1B814" w14:textId="77777777" w:rsidTr="00921192">
        <w:trPr>
          <w:trHeight w:val="292"/>
        </w:trPr>
        <w:tc>
          <w:tcPr>
            <w:tcW w:w="5301" w:type="dxa"/>
            <w:noWrap/>
            <w:hideMark/>
          </w:tcPr>
          <w:p w14:paraId="6E0281BA" w14:textId="77777777" w:rsidR="00AA722C" w:rsidRPr="00D0762F" w:rsidRDefault="00AA722C" w:rsidP="002D0E67">
            <w:pPr>
              <w:rPr>
                <w:lang w:val="it-IT"/>
              </w:rPr>
            </w:pPr>
            <w:r w:rsidRPr="00D0762F">
              <w:rPr>
                <w:lang w:val="it-IT"/>
              </w:rPr>
              <w:t>DEM RICHIESTA RICONTATTO CJ MUT2 PROGRAMMA SCELTE DI VALORE</w:t>
            </w:r>
          </w:p>
        </w:tc>
        <w:tc>
          <w:tcPr>
            <w:tcW w:w="1344" w:type="dxa"/>
            <w:noWrap/>
            <w:hideMark/>
          </w:tcPr>
          <w:p w14:paraId="7137B5A7" w14:textId="77777777" w:rsidR="00AA722C" w:rsidRPr="00D0762F" w:rsidRDefault="00AA722C" w:rsidP="002D0E67">
            <w:r w:rsidRPr="00D0762F">
              <w:t>DEMADOBE</w:t>
            </w:r>
          </w:p>
        </w:tc>
        <w:tc>
          <w:tcPr>
            <w:tcW w:w="1366" w:type="dxa"/>
            <w:noWrap/>
            <w:hideMark/>
          </w:tcPr>
          <w:p w14:paraId="0140B5E4" w14:textId="77777777" w:rsidR="00AA722C" w:rsidRPr="00D0762F" w:rsidRDefault="00AA722C" w:rsidP="002D0E67">
            <w:r w:rsidRPr="00D0762F">
              <w:t>CJ</w:t>
            </w:r>
          </w:p>
        </w:tc>
        <w:tc>
          <w:tcPr>
            <w:tcW w:w="1617" w:type="dxa"/>
            <w:noWrap/>
            <w:hideMark/>
          </w:tcPr>
          <w:p w14:paraId="2A8EA6CC" w14:textId="77777777" w:rsidR="00AA722C" w:rsidRPr="00D0762F" w:rsidRDefault="00AA722C" w:rsidP="002D0E67">
            <w:r w:rsidRPr="00D0762F">
              <w:t>3</w:t>
            </w:r>
          </w:p>
        </w:tc>
      </w:tr>
      <w:tr w:rsidR="00AA722C" w:rsidRPr="00D0762F" w14:paraId="721038B8" w14:textId="77777777" w:rsidTr="00921192">
        <w:trPr>
          <w:trHeight w:val="292"/>
        </w:trPr>
        <w:tc>
          <w:tcPr>
            <w:tcW w:w="5301" w:type="dxa"/>
            <w:noWrap/>
            <w:hideMark/>
          </w:tcPr>
          <w:p w14:paraId="001F9FB0" w14:textId="77777777" w:rsidR="00AA722C" w:rsidRPr="00D0762F" w:rsidRDefault="00AA722C" w:rsidP="002D0E67">
            <w:pPr>
              <w:rPr>
                <w:lang w:val="it-IT"/>
              </w:rPr>
            </w:pPr>
            <w:r w:rsidRPr="00D0762F">
              <w:rPr>
                <w:lang w:val="it-IT"/>
              </w:rPr>
              <w:t>DEM RICHIESTA RICONTATTO CJ MUT7 MUTUI CASA</w:t>
            </w:r>
          </w:p>
        </w:tc>
        <w:tc>
          <w:tcPr>
            <w:tcW w:w="1344" w:type="dxa"/>
            <w:noWrap/>
            <w:hideMark/>
          </w:tcPr>
          <w:p w14:paraId="583DD896" w14:textId="77777777" w:rsidR="00AA722C" w:rsidRPr="00D0762F" w:rsidRDefault="00AA722C" w:rsidP="002D0E67">
            <w:r w:rsidRPr="00D0762F">
              <w:t>DEMADOBE</w:t>
            </w:r>
          </w:p>
        </w:tc>
        <w:tc>
          <w:tcPr>
            <w:tcW w:w="1366" w:type="dxa"/>
            <w:noWrap/>
            <w:hideMark/>
          </w:tcPr>
          <w:p w14:paraId="57AACE6E" w14:textId="77777777" w:rsidR="00AA722C" w:rsidRPr="00D0762F" w:rsidRDefault="00AA722C" w:rsidP="002D0E67">
            <w:r w:rsidRPr="00D0762F">
              <w:t>CJ</w:t>
            </w:r>
          </w:p>
        </w:tc>
        <w:tc>
          <w:tcPr>
            <w:tcW w:w="1617" w:type="dxa"/>
            <w:noWrap/>
            <w:hideMark/>
          </w:tcPr>
          <w:p w14:paraId="4EBE3551" w14:textId="77777777" w:rsidR="00AA722C" w:rsidRPr="00D0762F" w:rsidRDefault="00AA722C" w:rsidP="002D0E67">
            <w:r w:rsidRPr="00D0762F">
              <w:t>3</w:t>
            </w:r>
          </w:p>
        </w:tc>
      </w:tr>
      <w:tr w:rsidR="00AA722C" w:rsidRPr="00D0762F" w14:paraId="7B0E9CC5" w14:textId="77777777" w:rsidTr="00921192">
        <w:trPr>
          <w:trHeight w:val="292"/>
        </w:trPr>
        <w:tc>
          <w:tcPr>
            <w:tcW w:w="5301" w:type="dxa"/>
            <w:noWrap/>
            <w:hideMark/>
          </w:tcPr>
          <w:p w14:paraId="735CD1F1" w14:textId="77777777" w:rsidR="00AA722C" w:rsidRPr="00D0762F" w:rsidRDefault="00AA722C" w:rsidP="002D0E67">
            <w:pPr>
              <w:rPr>
                <w:lang w:val="it-IT"/>
              </w:rPr>
            </w:pPr>
            <w:r w:rsidRPr="00D0762F">
              <w:rPr>
                <w:lang w:val="it-IT"/>
              </w:rPr>
              <w:t>DEM RICHIESTA RICONTATTO CJ MUT7 MUTUI GREENBACK</w:t>
            </w:r>
          </w:p>
        </w:tc>
        <w:tc>
          <w:tcPr>
            <w:tcW w:w="1344" w:type="dxa"/>
            <w:noWrap/>
            <w:hideMark/>
          </w:tcPr>
          <w:p w14:paraId="4AEF085B" w14:textId="77777777" w:rsidR="00AA722C" w:rsidRPr="00D0762F" w:rsidRDefault="00AA722C" w:rsidP="002D0E67">
            <w:r w:rsidRPr="00D0762F">
              <w:t>DEMADOBE</w:t>
            </w:r>
          </w:p>
        </w:tc>
        <w:tc>
          <w:tcPr>
            <w:tcW w:w="1366" w:type="dxa"/>
            <w:noWrap/>
            <w:hideMark/>
          </w:tcPr>
          <w:p w14:paraId="4F2063FF" w14:textId="77777777" w:rsidR="00AA722C" w:rsidRPr="00D0762F" w:rsidRDefault="00AA722C" w:rsidP="002D0E67">
            <w:r w:rsidRPr="00D0762F">
              <w:t>CJ</w:t>
            </w:r>
          </w:p>
        </w:tc>
        <w:tc>
          <w:tcPr>
            <w:tcW w:w="1617" w:type="dxa"/>
            <w:noWrap/>
            <w:hideMark/>
          </w:tcPr>
          <w:p w14:paraId="28A91EC8" w14:textId="77777777" w:rsidR="00AA722C" w:rsidRPr="00D0762F" w:rsidRDefault="00AA722C" w:rsidP="002D0E67">
            <w:r w:rsidRPr="00D0762F">
              <w:t>3</w:t>
            </w:r>
          </w:p>
        </w:tc>
      </w:tr>
      <w:tr w:rsidR="00AA722C" w:rsidRPr="00D0762F" w14:paraId="0945BD3D" w14:textId="77777777" w:rsidTr="00921192">
        <w:trPr>
          <w:trHeight w:val="292"/>
        </w:trPr>
        <w:tc>
          <w:tcPr>
            <w:tcW w:w="5301" w:type="dxa"/>
            <w:noWrap/>
            <w:hideMark/>
          </w:tcPr>
          <w:p w14:paraId="7AA121A8" w14:textId="77777777" w:rsidR="00AA722C" w:rsidRPr="00D0762F" w:rsidRDefault="00AA722C" w:rsidP="002D0E67">
            <w:pPr>
              <w:rPr>
                <w:lang w:val="it-IT"/>
              </w:rPr>
            </w:pPr>
            <w:r w:rsidRPr="00D0762F">
              <w:rPr>
                <w:lang w:val="it-IT"/>
              </w:rPr>
              <w:t>DEM RICHIESTA RICONTATTO CJ PAY 3 CARTA AMEX</w:t>
            </w:r>
          </w:p>
        </w:tc>
        <w:tc>
          <w:tcPr>
            <w:tcW w:w="1344" w:type="dxa"/>
            <w:noWrap/>
            <w:hideMark/>
          </w:tcPr>
          <w:p w14:paraId="1295200C" w14:textId="77777777" w:rsidR="00AA722C" w:rsidRPr="00D0762F" w:rsidRDefault="00AA722C" w:rsidP="002D0E67">
            <w:r w:rsidRPr="00D0762F">
              <w:t>DEMADOBE</w:t>
            </w:r>
          </w:p>
        </w:tc>
        <w:tc>
          <w:tcPr>
            <w:tcW w:w="1366" w:type="dxa"/>
            <w:noWrap/>
            <w:hideMark/>
          </w:tcPr>
          <w:p w14:paraId="7DFB2321" w14:textId="77777777" w:rsidR="00AA722C" w:rsidRPr="00D0762F" w:rsidRDefault="00AA722C" w:rsidP="002D0E67">
            <w:r w:rsidRPr="00D0762F">
              <w:t>CJ</w:t>
            </w:r>
          </w:p>
        </w:tc>
        <w:tc>
          <w:tcPr>
            <w:tcW w:w="1617" w:type="dxa"/>
            <w:noWrap/>
            <w:hideMark/>
          </w:tcPr>
          <w:p w14:paraId="267FA0BA" w14:textId="77777777" w:rsidR="00AA722C" w:rsidRPr="00D0762F" w:rsidRDefault="00AA722C" w:rsidP="002D0E67">
            <w:r w:rsidRPr="00D0762F">
              <w:t>3</w:t>
            </w:r>
          </w:p>
        </w:tc>
      </w:tr>
      <w:tr w:rsidR="00AA722C" w:rsidRPr="00D0762F" w14:paraId="56DB1264" w14:textId="77777777" w:rsidTr="00921192">
        <w:trPr>
          <w:trHeight w:val="292"/>
        </w:trPr>
        <w:tc>
          <w:tcPr>
            <w:tcW w:w="5301" w:type="dxa"/>
            <w:noWrap/>
            <w:hideMark/>
          </w:tcPr>
          <w:p w14:paraId="53799371" w14:textId="77777777" w:rsidR="00AA722C" w:rsidRPr="00D0762F" w:rsidRDefault="00AA722C" w:rsidP="002D0E67">
            <w:pPr>
              <w:rPr>
                <w:lang w:val="it-IT"/>
              </w:rPr>
            </w:pPr>
            <w:r w:rsidRPr="00D0762F">
              <w:rPr>
                <w:lang w:val="it-IT"/>
              </w:rPr>
              <w:t>DEM RICHIESTA RICONTATTO CJ PAY 3 CARTA CREDITO NEXI</w:t>
            </w:r>
          </w:p>
        </w:tc>
        <w:tc>
          <w:tcPr>
            <w:tcW w:w="1344" w:type="dxa"/>
            <w:noWrap/>
            <w:hideMark/>
          </w:tcPr>
          <w:p w14:paraId="7A1A3E6C" w14:textId="77777777" w:rsidR="00AA722C" w:rsidRPr="00D0762F" w:rsidRDefault="00AA722C" w:rsidP="002D0E67">
            <w:r w:rsidRPr="00D0762F">
              <w:t>DEMADOBE</w:t>
            </w:r>
          </w:p>
        </w:tc>
        <w:tc>
          <w:tcPr>
            <w:tcW w:w="1366" w:type="dxa"/>
            <w:noWrap/>
            <w:hideMark/>
          </w:tcPr>
          <w:p w14:paraId="5BD9B669" w14:textId="77777777" w:rsidR="00AA722C" w:rsidRPr="00D0762F" w:rsidRDefault="00AA722C" w:rsidP="002D0E67">
            <w:r w:rsidRPr="00D0762F">
              <w:t>CJ</w:t>
            </w:r>
          </w:p>
        </w:tc>
        <w:tc>
          <w:tcPr>
            <w:tcW w:w="1617" w:type="dxa"/>
            <w:noWrap/>
            <w:hideMark/>
          </w:tcPr>
          <w:p w14:paraId="4A37B9AE" w14:textId="77777777" w:rsidR="00AA722C" w:rsidRPr="00D0762F" w:rsidRDefault="00AA722C" w:rsidP="002D0E67">
            <w:r w:rsidRPr="00D0762F">
              <w:t>3</w:t>
            </w:r>
          </w:p>
        </w:tc>
      </w:tr>
      <w:tr w:rsidR="00AA722C" w:rsidRPr="00D0762F" w14:paraId="09984778" w14:textId="77777777" w:rsidTr="00921192">
        <w:trPr>
          <w:trHeight w:val="292"/>
        </w:trPr>
        <w:tc>
          <w:tcPr>
            <w:tcW w:w="5301" w:type="dxa"/>
            <w:noWrap/>
            <w:hideMark/>
          </w:tcPr>
          <w:p w14:paraId="2D5D596D" w14:textId="77777777" w:rsidR="00AA722C" w:rsidRPr="00D0762F" w:rsidRDefault="00AA722C" w:rsidP="002D0E67">
            <w:pPr>
              <w:rPr>
                <w:lang w:val="it-IT"/>
              </w:rPr>
            </w:pPr>
            <w:r w:rsidRPr="00D0762F">
              <w:rPr>
                <w:lang w:val="it-IT"/>
              </w:rPr>
              <w:t>DEM RICHIESTA RICONTATTO CJ PAY 3 CARTA DEBITO</w:t>
            </w:r>
          </w:p>
        </w:tc>
        <w:tc>
          <w:tcPr>
            <w:tcW w:w="1344" w:type="dxa"/>
            <w:noWrap/>
            <w:hideMark/>
          </w:tcPr>
          <w:p w14:paraId="713C6EEE" w14:textId="77777777" w:rsidR="00AA722C" w:rsidRPr="00D0762F" w:rsidRDefault="00AA722C" w:rsidP="002D0E67">
            <w:r w:rsidRPr="00D0762F">
              <w:t>DEMADOBE</w:t>
            </w:r>
          </w:p>
        </w:tc>
        <w:tc>
          <w:tcPr>
            <w:tcW w:w="1366" w:type="dxa"/>
            <w:noWrap/>
            <w:hideMark/>
          </w:tcPr>
          <w:p w14:paraId="3678937A" w14:textId="77777777" w:rsidR="00AA722C" w:rsidRPr="00D0762F" w:rsidRDefault="00AA722C" w:rsidP="002D0E67">
            <w:r w:rsidRPr="00D0762F">
              <w:t>CJ</w:t>
            </w:r>
          </w:p>
        </w:tc>
        <w:tc>
          <w:tcPr>
            <w:tcW w:w="1617" w:type="dxa"/>
            <w:noWrap/>
            <w:hideMark/>
          </w:tcPr>
          <w:p w14:paraId="4ABE8244" w14:textId="77777777" w:rsidR="00AA722C" w:rsidRPr="00D0762F" w:rsidRDefault="00AA722C" w:rsidP="002D0E67">
            <w:r w:rsidRPr="00D0762F">
              <w:t>3</w:t>
            </w:r>
          </w:p>
        </w:tc>
      </w:tr>
      <w:tr w:rsidR="00AA722C" w:rsidRPr="00D0762F" w14:paraId="7ABA8EFB" w14:textId="77777777" w:rsidTr="00921192">
        <w:trPr>
          <w:trHeight w:val="292"/>
        </w:trPr>
        <w:tc>
          <w:tcPr>
            <w:tcW w:w="5301" w:type="dxa"/>
            <w:noWrap/>
            <w:hideMark/>
          </w:tcPr>
          <w:p w14:paraId="31FA7520" w14:textId="77777777" w:rsidR="00AA722C" w:rsidRPr="00D0762F" w:rsidRDefault="00AA722C" w:rsidP="002D0E67">
            <w:pPr>
              <w:rPr>
                <w:lang w:val="it-IT"/>
              </w:rPr>
            </w:pPr>
            <w:r w:rsidRPr="00D0762F">
              <w:rPr>
                <w:lang w:val="it-IT"/>
              </w:rPr>
              <w:t>DEM RICHIESTA RICONTATTO CJ PAY11 PROPOSTA CARTA DI CREDITO DA MUTUO</w:t>
            </w:r>
          </w:p>
        </w:tc>
        <w:tc>
          <w:tcPr>
            <w:tcW w:w="1344" w:type="dxa"/>
            <w:noWrap/>
            <w:hideMark/>
          </w:tcPr>
          <w:p w14:paraId="706C1EBE" w14:textId="77777777" w:rsidR="00AA722C" w:rsidRPr="00D0762F" w:rsidRDefault="00AA722C" w:rsidP="002D0E67">
            <w:r w:rsidRPr="00D0762F">
              <w:t>DEMADOBE</w:t>
            </w:r>
          </w:p>
        </w:tc>
        <w:tc>
          <w:tcPr>
            <w:tcW w:w="1366" w:type="dxa"/>
            <w:noWrap/>
            <w:hideMark/>
          </w:tcPr>
          <w:p w14:paraId="7EE46238" w14:textId="77777777" w:rsidR="00AA722C" w:rsidRPr="00D0762F" w:rsidRDefault="00AA722C" w:rsidP="002D0E67">
            <w:r w:rsidRPr="00D0762F">
              <w:t>CJ</w:t>
            </w:r>
          </w:p>
        </w:tc>
        <w:tc>
          <w:tcPr>
            <w:tcW w:w="1617" w:type="dxa"/>
            <w:noWrap/>
            <w:hideMark/>
          </w:tcPr>
          <w:p w14:paraId="1A9900A6" w14:textId="77777777" w:rsidR="00AA722C" w:rsidRPr="00D0762F" w:rsidRDefault="00AA722C" w:rsidP="002D0E67">
            <w:r w:rsidRPr="00D0762F">
              <w:t>3</w:t>
            </w:r>
          </w:p>
        </w:tc>
      </w:tr>
      <w:tr w:rsidR="00AA722C" w:rsidRPr="00D0762F" w14:paraId="27958B8E" w14:textId="77777777" w:rsidTr="00921192">
        <w:trPr>
          <w:trHeight w:val="292"/>
        </w:trPr>
        <w:tc>
          <w:tcPr>
            <w:tcW w:w="5301" w:type="dxa"/>
            <w:noWrap/>
            <w:hideMark/>
          </w:tcPr>
          <w:p w14:paraId="620C399A" w14:textId="77777777" w:rsidR="00AA722C" w:rsidRPr="00D0762F" w:rsidRDefault="00AA722C" w:rsidP="002D0E67">
            <w:pPr>
              <w:rPr>
                <w:lang w:val="it-IT"/>
              </w:rPr>
            </w:pPr>
            <w:r w:rsidRPr="00D0762F">
              <w:rPr>
                <w:lang w:val="it-IT"/>
              </w:rPr>
              <w:t>DEM RICHIESTA RICONTATTO CJ PAY12 PROPOSTA CARTA AMEX DA PRESTITO PERSONALE</w:t>
            </w:r>
          </w:p>
        </w:tc>
        <w:tc>
          <w:tcPr>
            <w:tcW w:w="1344" w:type="dxa"/>
            <w:noWrap/>
            <w:hideMark/>
          </w:tcPr>
          <w:p w14:paraId="0A0AC40E" w14:textId="77777777" w:rsidR="00AA722C" w:rsidRPr="00D0762F" w:rsidRDefault="00AA722C" w:rsidP="002D0E67">
            <w:r w:rsidRPr="00D0762F">
              <w:t>DEMADOBE</w:t>
            </w:r>
          </w:p>
        </w:tc>
        <w:tc>
          <w:tcPr>
            <w:tcW w:w="1366" w:type="dxa"/>
            <w:noWrap/>
            <w:hideMark/>
          </w:tcPr>
          <w:p w14:paraId="5A101145" w14:textId="77777777" w:rsidR="00AA722C" w:rsidRPr="00D0762F" w:rsidRDefault="00AA722C" w:rsidP="002D0E67">
            <w:r w:rsidRPr="00D0762F">
              <w:t>CJ</w:t>
            </w:r>
          </w:p>
        </w:tc>
        <w:tc>
          <w:tcPr>
            <w:tcW w:w="1617" w:type="dxa"/>
            <w:noWrap/>
            <w:hideMark/>
          </w:tcPr>
          <w:p w14:paraId="35736925" w14:textId="77777777" w:rsidR="00AA722C" w:rsidRPr="00D0762F" w:rsidRDefault="00AA722C" w:rsidP="002D0E67">
            <w:r w:rsidRPr="00D0762F">
              <w:t>3</w:t>
            </w:r>
          </w:p>
        </w:tc>
      </w:tr>
      <w:tr w:rsidR="00AA722C" w:rsidRPr="00D0762F" w14:paraId="68144B12" w14:textId="77777777" w:rsidTr="00921192">
        <w:trPr>
          <w:trHeight w:val="292"/>
        </w:trPr>
        <w:tc>
          <w:tcPr>
            <w:tcW w:w="5301" w:type="dxa"/>
            <w:noWrap/>
            <w:hideMark/>
          </w:tcPr>
          <w:p w14:paraId="2F179BA2" w14:textId="77777777" w:rsidR="00AA722C" w:rsidRPr="00D0762F" w:rsidRDefault="00AA722C" w:rsidP="002D0E67">
            <w:pPr>
              <w:rPr>
                <w:lang w:val="it-IT"/>
              </w:rPr>
            </w:pPr>
            <w:r w:rsidRPr="00D0762F">
              <w:rPr>
                <w:lang w:val="it-IT"/>
              </w:rPr>
              <w:t>DEM RICHIESTA RICONTATTO CJ PAY23 PROPOSTA CARTA VISADEBIT BUSINESS</w:t>
            </w:r>
          </w:p>
        </w:tc>
        <w:tc>
          <w:tcPr>
            <w:tcW w:w="1344" w:type="dxa"/>
            <w:noWrap/>
            <w:hideMark/>
          </w:tcPr>
          <w:p w14:paraId="37BA4F8C" w14:textId="77777777" w:rsidR="00AA722C" w:rsidRPr="00D0762F" w:rsidRDefault="00AA722C" w:rsidP="002D0E67">
            <w:r w:rsidRPr="00D0762F">
              <w:t>DEMADOBE</w:t>
            </w:r>
          </w:p>
        </w:tc>
        <w:tc>
          <w:tcPr>
            <w:tcW w:w="1366" w:type="dxa"/>
            <w:noWrap/>
            <w:hideMark/>
          </w:tcPr>
          <w:p w14:paraId="018A8275" w14:textId="77777777" w:rsidR="00AA722C" w:rsidRPr="00D0762F" w:rsidRDefault="00AA722C" w:rsidP="002D0E67">
            <w:r w:rsidRPr="00D0762F">
              <w:t>CJ</w:t>
            </w:r>
          </w:p>
        </w:tc>
        <w:tc>
          <w:tcPr>
            <w:tcW w:w="1617" w:type="dxa"/>
            <w:noWrap/>
            <w:hideMark/>
          </w:tcPr>
          <w:p w14:paraId="39BB78C1" w14:textId="77777777" w:rsidR="00AA722C" w:rsidRPr="00D0762F" w:rsidRDefault="00AA722C" w:rsidP="002D0E67">
            <w:r w:rsidRPr="00D0762F">
              <w:t>3</w:t>
            </w:r>
          </w:p>
        </w:tc>
      </w:tr>
      <w:tr w:rsidR="00AA722C" w:rsidRPr="00D0762F" w14:paraId="0B11CEB7" w14:textId="77777777" w:rsidTr="00921192">
        <w:trPr>
          <w:trHeight w:val="292"/>
        </w:trPr>
        <w:tc>
          <w:tcPr>
            <w:tcW w:w="5301" w:type="dxa"/>
            <w:noWrap/>
            <w:hideMark/>
          </w:tcPr>
          <w:p w14:paraId="6D90D75D" w14:textId="77777777" w:rsidR="00AA722C" w:rsidRPr="00D0762F" w:rsidRDefault="00AA722C" w:rsidP="002D0E67">
            <w:pPr>
              <w:rPr>
                <w:lang w:val="it-IT"/>
              </w:rPr>
            </w:pPr>
            <w:r w:rsidRPr="00D0762F">
              <w:rPr>
                <w:lang w:val="it-IT"/>
              </w:rPr>
              <w:t>DEM RICHIESTA RICONTATTO CJ PAY25 PROPOSTA CARTA CREDITO NEXI BUSINESS</w:t>
            </w:r>
          </w:p>
        </w:tc>
        <w:tc>
          <w:tcPr>
            <w:tcW w:w="1344" w:type="dxa"/>
            <w:noWrap/>
            <w:hideMark/>
          </w:tcPr>
          <w:p w14:paraId="68A30537" w14:textId="77777777" w:rsidR="00AA722C" w:rsidRPr="00D0762F" w:rsidRDefault="00AA722C" w:rsidP="002D0E67">
            <w:r w:rsidRPr="00D0762F">
              <w:t>DEMADOBE</w:t>
            </w:r>
          </w:p>
        </w:tc>
        <w:tc>
          <w:tcPr>
            <w:tcW w:w="1366" w:type="dxa"/>
            <w:noWrap/>
            <w:hideMark/>
          </w:tcPr>
          <w:p w14:paraId="510C07B0" w14:textId="77777777" w:rsidR="00AA722C" w:rsidRPr="00D0762F" w:rsidRDefault="00AA722C" w:rsidP="002D0E67">
            <w:r w:rsidRPr="00D0762F">
              <w:t>CJ</w:t>
            </w:r>
          </w:p>
        </w:tc>
        <w:tc>
          <w:tcPr>
            <w:tcW w:w="1617" w:type="dxa"/>
            <w:noWrap/>
            <w:hideMark/>
          </w:tcPr>
          <w:p w14:paraId="558FDCAD" w14:textId="77777777" w:rsidR="00AA722C" w:rsidRPr="00D0762F" w:rsidRDefault="00AA722C" w:rsidP="002D0E67">
            <w:r w:rsidRPr="00D0762F">
              <w:t>3</w:t>
            </w:r>
          </w:p>
        </w:tc>
      </w:tr>
      <w:tr w:rsidR="00AA722C" w:rsidRPr="00D0762F" w14:paraId="050320B2" w14:textId="77777777" w:rsidTr="00921192">
        <w:trPr>
          <w:trHeight w:val="292"/>
        </w:trPr>
        <w:tc>
          <w:tcPr>
            <w:tcW w:w="5301" w:type="dxa"/>
            <w:noWrap/>
            <w:hideMark/>
          </w:tcPr>
          <w:p w14:paraId="4533EB3E" w14:textId="77777777" w:rsidR="00AA722C" w:rsidRPr="00D0762F" w:rsidRDefault="00AA722C" w:rsidP="002D0E67">
            <w:pPr>
              <w:rPr>
                <w:lang w:val="it-IT"/>
              </w:rPr>
            </w:pPr>
            <w:r w:rsidRPr="00D0762F">
              <w:rPr>
                <w:lang w:val="it-IT"/>
              </w:rPr>
              <w:t>DEM RICHIESTA RICONTATTO CJ PAY34 PROPOSTA CARTACONTO TEEN</w:t>
            </w:r>
          </w:p>
        </w:tc>
        <w:tc>
          <w:tcPr>
            <w:tcW w:w="1344" w:type="dxa"/>
            <w:noWrap/>
            <w:hideMark/>
          </w:tcPr>
          <w:p w14:paraId="73D47C2B" w14:textId="77777777" w:rsidR="00AA722C" w:rsidRPr="00D0762F" w:rsidRDefault="00AA722C" w:rsidP="002D0E67">
            <w:r w:rsidRPr="00D0762F">
              <w:t>DEMADOBE</w:t>
            </w:r>
          </w:p>
        </w:tc>
        <w:tc>
          <w:tcPr>
            <w:tcW w:w="1366" w:type="dxa"/>
            <w:noWrap/>
            <w:hideMark/>
          </w:tcPr>
          <w:p w14:paraId="39AC64DF" w14:textId="77777777" w:rsidR="00AA722C" w:rsidRPr="00D0762F" w:rsidRDefault="00AA722C" w:rsidP="002D0E67">
            <w:r w:rsidRPr="00D0762F">
              <w:t>CJ</w:t>
            </w:r>
          </w:p>
        </w:tc>
        <w:tc>
          <w:tcPr>
            <w:tcW w:w="1617" w:type="dxa"/>
            <w:noWrap/>
            <w:hideMark/>
          </w:tcPr>
          <w:p w14:paraId="25A6A48B" w14:textId="77777777" w:rsidR="00AA722C" w:rsidRPr="00D0762F" w:rsidRDefault="00AA722C" w:rsidP="002D0E67">
            <w:r w:rsidRPr="00D0762F">
              <w:t>3</w:t>
            </w:r>
          </w:p>
        </w:tc>
      </w:tr>
      <w:tr w:rsidR="00AA722C" w:rsidRPr="00D0762F" w14:paraId="57330D80" w14:textId="77777777" w:rsidTr="00921192">
        <w:trPr>
          <w:trHeight w:val="292"/>
        </w:trPr>
        <w:tc>
          <w:tcPr>
            <w:tcW w:w="5301" w:type="dxa"/>
            <w:noWrap/>
            <w:hideMark/>
          </w:tcPr>
          <w:p w14:paraId="640A08FB" w14:textId="77777777" w:rsidR="00AA722C" w:rsidRPr="00D0762F" w:rsidRDefault="00AA722C" w:rsidP="002D0E67">
            <w:pPr>
              <w:rPr>
                <w:lang w:val="it-IT"/>
              </w:rPr>
            </w:pPr>
            <w:r w:rsidRPr="00D0762F">
              <w:rPr>
                <w:lang w:val="it-IT"/>
              </w:rPr>
              <w:t>DEM RICHIESTA RICONTATTO CJ PAY5 CARTA AMEX ORO</w:t>
            </w:r>
          </w:p>
        </w:tc>
        <w:tc>
          <w:tcPr>
            <w:tcW w:w="1344" w:type="dxa"/>
            <w:noWrap/>
            <w:hideMark/>
          </w:tcPr>
          <w:p w14:paraId="7007677D" w14:textId="77777777" w:rsidR="00AA722C" w:rsidRPr="00D0762F" w:rsidRDefault="00AA722C" w:rsidP="002D0E67">
            <w:r w:rsidRPr="00D0762F">
              <w:t>DEMADOBE</w:t>
            </w:r>
          </w:p>
        </w:tc>
        <w:tc>
          <w:tcPr>
            <w:tcW w:w="1366" w:type="dxa"/>
            <w:noWrap/>
            <w:hideMark/>
          </w:tcPr>
          <w:p w14:paraId="671A0C3C" w14:textId="77777777" w:rsidR="00AA722C" w:rsidRPr="00D0762F" w:rsidRDefault="00AA722C" w:rsidP="002D0E67">
            <w:r w:rsidRPr="00D0762F">
              <w:t>CJ</w:t>
            </w:r>
          </w:p>
        </w:tc>
        <w:tc>
          <w:tcPr>
            <w:tcW w:w="1617" w:type="dxa"/>
            <w:noWrap/>
            <w:hideMark/>
          </w:tcPr>
          <w:p w14:paraId="6D54544D" w14:textId="77777777" w:rsidR="00AA722C" w:rsidRPr="00D0762F" w:rsidRDefault="00AA722C" w:rsidP="002D0E67">
            <w:r w:rsidRPr="00D0762F">
              <w:t>3</w:t>
            </w:r>
          </w:p>
        </w:tc>
      </w:tr>
      <w:tr w:rsidR="00AA722C" w:rsidRPr="00D0762F" w14:paraId="2748753F" w14:textId="77777777" w:rsidTr="00921192">
        <w:trPr>
          <w:trHeight w:val="292"/>
        </w:trPr>
        <w:tc>
          <w:tcPr>
            <w:tcW w:w="5301" w:type="dxa"/>
            <w:noWrap/>
            <w:hideMark/>
          </w:tcPr>
          <w:p w14:paraId="5C99C755" w14:textId="77777777" w:rsidR="00AA722C" w:rsidRPr="00D0762F" w:rsidRDefault="00AA722C" w:rsidP="002D0E67">
            <w:pPr>
              <w:rPr>
                <w:lang w:val="it-IT"/>
              </w:rPr>
            </w:pPr>
            <w:r w:rsidRPr="00D0762F">
              <w:rPr>
                <w:lang w:val="it-IT"/>
              </w:rPr>
              <w:t>DEM RICHIESTA RICONTATTO CJ PAY5 CARTA AMEX PLATINUM</w:t>
            </w:r>
          </w:p>
        </w:tc>
        <w:tc>
          <w:tcPr>
            <w:tcW w:w="1344" w:type="dxa"/>
            <w:noWrap/>
            <w:hideMark/>
          </w:tcPr>
          <w:p w14:paraId="1280EDEF" w14:textId="77777777" w:rsidR="00AA722C" w:rsidRPr="00D0762F" w:rsidRDefault="00AA722C" w:rsidP="002D0E67">
            <w:r w:rsidRPr="00D0762F">
              <w:t>DEMADOBE</w:t>
            </w:r>
          </w:p>
        </w:tc>
        <w:tc>
          <w:tcPr>
            <w:tcW w:w="1366" w:type="dxa"/>
            <w:noWrap/>
            <w:hideMark/>
          </w:tcPr>
          <w:p w14:paraId="7734AC6F" w14:textId="77777777" w:rsidR="00AA722C" w:rsidRPr="00D0762F" w:rsidRDefault="00AA722C" w:rsidP="002D0E67">
            <w:r w:rsidRPr="00D0762F">
              <w:t>CJ</w:t>
            </w:r>
          </w:p>
        </w:tc>
        <w:tc>
          <w:tcPr>
            <w:tcW w:w="1617" w:type="dxa"/>
            <w:noWrap/>
            <w:hideMark/>
          </w:tcPr>
          <w:p w14:paraId="3AC80A85" w14:textId="77777777" w:rsidR="00AA722C" w:rsidRPr="00D0762F" w:rsidRDefault="00AA722C" w:rsidP="002D0E67">
            <w:r w:rsidRPr="00D0762F">
              <w:t>3</w:t>
            </w:r>
          </w:p>
        </w:tc>
      </w:tr>
      <w:tr w:rsidR="00AA722C" w:rsidRPr="00D0762F" w14:paraId="13AA4A44" w14:textId="77777777" w:rsidTr="00921192">
        <w:trPr>
          <w:trHeight w:val="292"/>
        </w:trPr>
        <w:tc>
          <w:tcPr>
            <w:tcW w:w="5301" w:type="dxa"/>
            <w:noWrap/>
            <w:hideMark/>
          </w:tcPr>
          <w:p w14:paraId="21C6BF11" w14:textId="77777777" w:rsidR="00AA722C" w:rsidRPr="00D0762F" w:rsidRDefault="00AA722C" w:rsidP="002D0E67">
            <w:pPr>
              <w:rPr>
                <w:lang w:val="it-IT"/>
              </w:rPr>
            </w:pPr>
            <w:r w:rsidRPr="00D0762F">
              <w:rPr>
                <w:lang w:val="it-IT"/>
              </w:rPr>
              <w:t>DEM RICHIESTA RICONTATTO CJ PAY5 CARTA NEXI CLASSIC</w:t>
            </w:r>
          </w:p>
        </w:tc>
        <w:tc>
          <w:tcPr>
            <w:tcW w:w="1344" w:type="dxa"/>
            <w:noWrap/>
            <w:hideMark/>
          </w:tcPr>
          <w:p w14:paraId="609CA619" w14:textId="77777777" w:rsidR="00AA722C" w:rsidRPr="00D0762F" w:rsidRDefault="00AA722C" w:rsidP="002D0E67">
            <w:r w:rsidRPr="00D0762F">
              <w:t>DEMADOBE</w:t>
            </w:r>
          </w:p>
        </w:tc>
        <w:tc>
          <w:tcPr>
            <w:tcW w:w="1366" w:type="dxa"/>
            <w:noWrap/>
            <w:hideMark/>
          </w:tcPr>
          <w:p w14:paraId="749CEC63" w14:textId="77777777" w:rsidR="00AA722C" w:rsidRPr="00D0762F" w:rsidRDefault="00AA722C" w:rsidP="002D0E67">
            <w:r w:rsidRPr="00D0762F">
              <w:t>CJ</w:t>
            </w:r>
          </w:p>
        </w:tc>
        <w:tc>
          <w:tcPr>
            <w:tcW w:w="1617" w:type="dxa"/>
            <w:noWrap/>
            <w:hideMark/>
          </w:tcPr>
          <w:p w14:paraId="432593F7" w14:textId="77777777" w:rsidR="00AA722C" w:rsidRPr="00D0762F" w:rsidRDefault="00AA722C" w:rsidP="002D0E67">
            <w:r w:rsidRPr="00D0762F">
              <w:t>3</w:t>
            </w:r>
          </w:p>
        </w:tc>
      </w:tr>
      <w:tr w:rsidR="00AA722C" w:rsidRPr="00D0762F" w14:paraId="47F0850F" w14:textId="77777777" w:rsidTr="00921192">
        <w:trPr>
          <w:trHeight w:val="292"/>
        </w:trPr>
        <w:tc>
          <w:tcPr>
            <w:tcW w:w="5301" w:type="dxa"/>
            <w:noWrap/>
            <w:hideMark/>
          </w:tcPr>
          <w:p w14:paraId="06EFDCE3" w14:textId="77777777" w:rsidR="00AA722C" w:rsidRPr="00D0762F" w:rsidRDefault="00AA722C" w:rsidP="002D0E67">
            <w:pPr>
              <w:rPr>
                <w:lang w:val="it-IT"/>
              </w:rPr>
            </w:pPr>
            <w:r w:rsidRPr="00D0762F">
              <w:rPr>
                <w:lang w:val="it-IT"/>
              </w:rPr>
              <w:t>DEM RICHIESTA RICONTATTO CJ PAY5 CARTA NEXI PRESTIGE</w:t>
            </w:r>
          </w:p>
        </w:tc>
        <w:tc>
          <w:tcPr>
            <w:tcW w:w="1344" w:type="dxa"/>
            <w:noWrap/>
            <w:hideMark/>
          </w:tcPr>
          <w:p w14:paraId="3AF99D33" w14:textId="77777777" w:rsidR="00AA722C" w:rsidRPr="00D0762F" w:rsidRDefault="00AA722C" w:rsidP="002D0E67">
            <w:r w:rsidRPr="00D0762F">
              <w:t>DEMADOBE</w:t>
            </w:r>
          </w:p>
        </w:tc>
        <w:tc>
          <w:tcPr>
            <w:tcW w:w="1366" w:type="dxa"/>
            <w:noWrap/>
            <w:hideMark/>
          </w:tcPr>
          <w:p w14:paraId="151071DD" w14:textId="77777777" w:rsidR="00AA722C" w:rsidRPr="00D0762F" w:rsidRDefault="00AA722C" w:rsidP="002D0E67">
            <w:r w:rsidRPr="00D0762F">
              <w:t>CJ</w:t>
            </w:r>
          </w:p>
        </w:tc>
        <w:tc>
          <w:tcPr>
            <w:tcW w:w="1617" w:type="dxa"/>
            <w:noWrap/>
            <w:hideMark/>
          </w:tcPr>
          <w:p w14:paraId="32ECF7F0" w14:textId="77777777" w:rsidR="00AA722C" w:rsidRPr="00D0762F" w:rsidRDefault="00AA722C" w:rsidP="002D0E67">
            <w:r w:rsidRPr="00D0762F">
              <w:t>3</w:t>
            </w:r>
          </w:p>
        </w:tc>
      </w:tr>
      <w:tr w:rsidR="00AA722C" w:rsidRPr="00D0762F" w14:paraId="44814D0F" w14:textId="77777777" w:rsidTr="00921192">
        <w:trPr>
          <w:trHeight w:val="292"/>
        </w:trPr>
        <w:tc>
          <w:tcPr>
            <w:tcW w:w="5301" w:type="dxa"/>
            <w:noWrap/>
            <w:hideMark/>
          </w:tcPr>
          <w:p w14:paraId="712D663D" w14:textId="77777777" w:rsidR="00AA722C" w:rsidRPr="00D0762F" w:rsidRDefault="00AA722C" w:rsidP="002D0E67">
            <w:pPr>
              <w:rPr>
                <w:lang w:val="it-IT"/>
              </w:rPr>
            </w:pPr>
            <w:r w:rsidRPr="00D0762F">
              <w:rPr>
                <w:lang w:val="it-IT"/>
              </w:rPr>
              <w:t>DEM RICHIESTA RICONTATTO CJ PAY5 CARTE DI CREDITO</w:t>
            </w:r>
          </w:p>
        </w:tc>
        <w:tc>
          <w:tcPr>
            <w:tcW w:w="1344" w:type="dxa"/>
            <w:noWrap/>
            <w:hideMark/>
          </w:tcPr>
          <w:p w14:paraId="75B83189" w14:textId="77777777" w:rsidR="00AA722C" w:rsidRPr="00D0762F" w:rsidRDefault="00AA722C" w:rsidP="002D0E67">
            <w:r w:rsidRPr="00D0762F">
              <w:t>DEMADOBE</w:t>
            </w:r>
          </w:p>
        </w:tc>
        <w:tc>
          <w:tcPr>
            <w:tcW w:w="1366" w:type="dxa"/>
            <w:noWrap/>
            <w:hideMark/>
          </w:tcPr>
          <w:p w14:paraId="36514CE1" w14:textId="77777777" w:rsidR="00AA722C" w:rsidRPr="00D0762F" w:rsidRDefault="00AA722C" w:rsidP="002D0E67">
            <w:r w:rsidRPr="00D0762F">
              <w:t>CJ</w:t>
            </w:r>
          </w:p>
        </w:tc>
        <w:tc>
          <w:tcPr>
            <w:tcW w:w="1617" w:type="dxa"/>
            <w:noWrap/>
            <w:hideMark/>
          </w:tcPr>
          <w:p w14:paraId="67FF342B" w14:textId="77777777" w:rsidR="00AA722C" w:rsidRPr="00D0762F" w:rsidRDefault="00AA722C" w:rsidP="002D0E67">
            <w:r w:rsidRPr="00D0762F">
              <w:t>3</w:t>
            </w:r>
          </w:p>
        </w:tc>
      </w:tr>
      <w:tr w:rsidR="00AA722C" w:rsidRPr="00D0762F" w14:paraId="15CCC94B" w14:textId="77777777" w:rsidTr="00921192">
        <w:trPr>
          <w:trHeight w:val="292"/>
        </w:trPr>
        <w:tc>
          <w:tcPr>
            <w:tcW w:w="5301" w:type="dxa"/>
            <w:noWrap/>
            <w:hideMark/>
          </w:tcPr>
          <w:p w14:paraId="2F760075" w14:textId="77777777" w:rsidR="00AA722C" w:rsidRPr="00D0762F" w:rsidRDefault="00AA722C" w:rsidP="002D0E67">
            <w:pPr>
              <w:rPr>
                <w:lang w:val="it-IT"/>
              </w:rPr>
            </w:pPr>
            <w:r w:rsidRPr="00D0762F">
              <w:rPr>
                <w:lang w:val="it-IT"/>
              </w:rPr>
              <w:t>DEM RICHIESTA RICONTATTO CJ PAY5 CARTE DI DEBITO</w:t>
            </w:r>
          </w:p>
        </w:tc>
        <w:tc>
          <w:tcPr>
            <w:tcW w:w="1344" w:type="dxa"/>
            <w:noWrap/>
            <w:hideMark/>
          </w:tcPr>
          <w:p w14:paraId="5CFC5155" w14:textId="77777777" w:rsidR="00AA722C" w:rsidRPr="00D0762F" w:rsidRDefault="00AA722C" w:rsidP="002D0E67">
            <w:r w:rsidRPr="00D0762F">
              <w:t>DEMADOBE</w:t>
            </w:r>
          </w:p>
        </w:tc>
        <w:tc>
          <w:tcPr>
            <w:tcW w:w="1366" w:type="dxa"/>
            <w:noWrap/>
            <w:hideMark/>
          </w:tcPr>
          <w:p w14:paraId="56C918FF" w14:textId="77777777" w:rsidR="00AA722C" w:rsidRPr="00D0762F" w:rsidRDefault="00AA722C" w:rsidP="002D0E67">
            <w:r w:rsidRPr="00D0762F">
              <w:t>CJ</w:t>
            </w:r>
          </w:p>
        </w:tc>
        <w:tc>
          <w:tcPr>
            <w:tcW w:w="1617" w:type="dxa"/>
            <w:noWrap/>
            <w:hideMark/>
          </w:tcPr>
          <w:p w14:paraId="7BD0D6C9" w14:textId="77777777" w:rsidR="00AA722C" w:rsidRPr="00D0762F" w:rsidRDefault="00AA722C" w:rsidP="002D0E67">
            <w:r w:rsidRPr="00D0762F">
              <w:t>3</w:t>
            </w:r>
          </w:p>
        </w:tc>
      </w:tr>
      <w:tr w:rsidR="00AA722C" w:rsidRPr="00D0762F" w14:paraId="2097F108" w14:textId="77777777" w:rsidTr="00921192">
        <w:trPr>
          <w:trHeight w:val="292"/>
        </w:trPr>
        <w:tc>
          <w:tcPr>
            <w:tcW w:w="5301" w:type="dxa"/>
            <w:noWrap/>
            <w:hideMark/>
          </w:tcPr>
          <w:p w14:paraId="6C5307DA" w14:textId="77777777" w:rsidR="00AA722C" w:rsidRPr="00D0762F" w:rsidRDefault="00AA722C" w:rsidP="002D0E67">
            <w:pPr>
              <w:rPr>
                <w:lang w:val="it-IT"/>
              </w:rPr>
            </w:pPr>
            <w:r w:rsidRPr="00D0762F">
              <w:rPr>
                <w:lang w:val="it-IT"/>
              </w:rPr>
              <w:t>DEM RICHIESTA RICONTATTO CJ PAY5 VISA DEBIT INTERNATIONAL</w:t>
            </w:r>
          </w:p>
        </w:tc>
        <w:tc>
          <w:tcPr>
            <w:tcW w:w="1344" w:type="dxa"/>
            <w:noWrap/>
            <w:hideMark/>
          </w:tcPr>
          <w:p w14:paraId="48612C95" w14:textId="77777777" w:rsidR="00AA722C" w:rsidRPr="00D0762F" w:rsidRDefault="00AA722C" w:rsidP="002D0E67">
            <w:r w:rsidRPr="00D0762F">
              <w:t>DEMADOBE</w:t>
            </w:r>
          </w:p>
        </w:tc>
        <w:tc>
          <w:tcPr>
            <w:tcW w:w="1366" w:type="dxa"/>
            <w:noWrap/>
            <w:hideMark/>
          </w:tcPr>
          <w:p w14:paraId="52F829AB" w14:textId="77777777" w:rsidR="00AA722C" w:rsidRPr="00D0762F" w:rsidRDefault="00AA722C" w:rsidP="002D0E67">
            <w:r w:rsidRPr="00D0762F">
              <w:t>CJ</w:t>
            </w:r>
          </w:p>
        </w:tc>
        <w:tc>
          <w:tcPr>
            <w:tcW w:w="1617" w:type="dxa"/>
            <w:noWrap/>
            <w:hideMark/>
          </w:tcPr>
          <w:p w14:paraId="15636149" w14:textId="77777777" w:rsidR="00AA722C" w:rsidRPr="00D0762F" w:rsidRDefault="00AA722C" w:rsidP="002D0E67">
            <w:r w:rsidRPr="00D0762F">
              <w:t>3</w:t>
            </w:r>
          </w:p>
        </w:tc>
      </w:tr>
      <w:tr w:rsidR="00AA722C" w:rsidRPr="00D0762F" w14:paraId="470C5378" w14:textId="77777777" w:rsidTr="00921192">
        <w:trPr>
          <w:trHeight w:val="292"/>
        </w:trPr>
        <w:tc>
          <w:tcPr>
            <w:tcW w:w="5301" w:type="dxa"/>
            <w:noWrap/>
            <w:hideMark/>
          </w:tcPr>
          <w:p w14:paraId="00068CA3" w14:textId="77777777" w:rsidR="00AA722C" w:rsidRPr="00D0762F" w:rsidRDefault="00AA722C" w:rsidP="002D0E67">
            <w:pPr>
              <w:rPr>
                <w:lang w:val="it-IT"/>
              </w:rPr>
            </w:pPr>
            <w:r w:rsidRPr="00D0762F">
              <w:rPr>
                <w:lang w:val="it-IT"/>
              </w:rPr>
              <w:t>DEM RICHIESTA RICONTATTO CJ POS2 PROPOSTA SERVIZI POS</w:t>
            </w:r>
          </w:p>
        </w:tc>
        <w:tc>
          <w:tcPr>
            <w:tcW w:w="1344" w:type="dxa"/>
            <w:noWrap/>
            <w:hideMark/>
          </w:tcPr>
          <w:p w14:paraId="164DFCB2" w14:textId="77777777" w:rsidR="00AA722C" w:rsidRPr="00D0762F" w:rsidRDefault="00AA722C" w:rsidP="002D0E67">
            <w:r w:rsidRPr="00D0762F">
              <w:t>DEMADOBE</w:t>
            </w:r>
          </w:p>
        </w:tc>
        <w:tc>
          <w:tcPr>
            <w:tcW w:w="1366" w:type="dxa"/>
            <w:noWrap/>
            <w:hideMark/>
          </w:tcPr>
          <w:p w14:paraId="48E3E3F9" w14:textId="77777777" w:rsidR="00AA722C" w:rsidRPr="00D0762F" w:rsidRDefault="00AA722C" w:rsidP="002D0E67">
            <w:r w:rsidRPr="00D0762F">
              <w:t>CJ</w:t>
            </w:r>
          </w:p>
        </w:tc>
        <w:tc>
          <w:tcPr>
            <w:tcW w:w="1617" w:type="dxa"/>
            <w:noWrap/>
            <w:hideMark/>
          </w:tcPr>
          <w:p w14:paraId="69ADAE80" w14:textId="77777777" w:rsidR="00AA722C" w:rsidRPr="00D0762F" w:rsidRDefault="00AA722C" w:rsidP="002D0E67">
            <w:r w:rsidRPr="00D0762F">
              <w:t>3</w:t>
            </w:r>
          </w:p>
        </w:tc>
      </w:tr>
      <w:tr w:rsidR="00AA722C" w:rsidRPr="00D0762F" w14:paraId="5841432A" w14:textId="77777777" w:rsidTr="00921192">
        <w:trPr>
          <w:trHeight w:val="292"/>
        </w:trPr>
        <w:tc>
          <w:tcPr>
            <w:tcW w:w="5301" w:type="dxa"/>
            <w:noWrap/>
            <w:hideMark/>
          </w:tcPr>
          <w:p w14:paraId="3EEAFCCF" w14:textId="77777777" w:rsidR="00AA722C" w:rsidRPr="00D0762F" w:rsidRDefault="00AA722C" w:rsidP="002D0E67">
            <w:pPr>
              <w:rPr>
                <w:lang w:val="it-IT"/>
              </w:rPr>
            </w:pPr>
            <w:r w:rsidRPr="00D0762F">
              <w:rPr>
                <w:lang w:val="it-IT"/>
              </w:rPr>
              <w:t>DEM RICHIESTA RICONTATTO CJ PRE1 AGOS ONLINE</w:t>
            </w:r>
          </w:p>
        </w:tc>
        <w:tc>
          <w:tcPr>
            <w:tcW w:w="1344" w:type="dxa"/>
            <w:noWrap/>
            <w:hideMark/>
          </w:tcPr>
          <w:p w14:paraId="57F15F59" w14:textId="77777777" w:rsidR="00AA722C" w:rsidRPr="00D0762F" w:rsidRDefault="00AA722C" w:rsidP="002D0E67">
            <w:r w:rsidRPr="00D0762F">
              <w:t>DEMADOBE</w:t>
            </w:r>
          </w:p>
        </w:tc>
        <w:tc>
          <w:tcPr>
            <w:tcW w:w="1366" w:type="dxa"/>
            <w:noWrap/>
            <w:hideMark/>
          </w:tcPr>
          <w:p w14:paraId="61E3C47A" w14:textId="77777777" w:rsidR="00AA722C" w:rsidRPr="00D0762F" w:rsidRDefault="00AA722C" w:rsidP="002D0E67">
            <w:r w:rsidRPr="00D0762F">
              <w:t>CJ</w:t>
            </w:r>
          </w:p>
        </w:tc>
        <w:tc>
          <w:tcPr>
            <w:tcW w:w="1617" w:type="dxa"/>
            <w:noWrap/>
            <w:hideMark/>
          </w:tcPr>
          <w:p w14:paraId="79F572C7" w14:textId="77777777" w:rsidR="00AA722C" w:rsidRPr="00D0762F" w:rsidRDefault="00AA722C" w:rsidP="002D0E67">
            <w:r w:rsidRPr="00D0762F">
              <w:t>3</w:t>
            </w:r>
          </w:p>
        </w:tc>
      </w:tr>
      <w:tr w:rsidR="00AA722C" w:rsidRPr="00D0762F" w14:paraId="030D7D42" w14:textId="77777777" w:rsidTr="00921192">
        <w:trPr>
          <w:trHeight w:val="292"/>
        </w:trPr>
        <w:tc>
          <w:tcPr>
            <w:tcW w:w="5301" w:type="dxa"/>
            <w:noWrap/>
            <w:hideMark/>
          </w:tcPr>
          <w:p w14:paraId="5ABA7A4C" w14:textId="77777777" w:rsidR="00AA722C" w:rsidRPr="00D0762F" w:rsidRDefault="00AA722C" w:rsidP="002D0E67">
            <w:pPr>
              <w:rPr>
                <w:lang w:val="it-IT"/>
              </w:rPr>
            </w:pPr>
            <w:r w:rsidRPr="00D0762F">
              <w:rPr>
                <w:lang w:val="it-IT"/>
              </w:rPr>
              <w:t>DEM RICHIESTA RICONTATTO CJ PRE10 PROPOSTA CQP</w:t>
            </w:r>
          </w:p>
        </w:tc>
        <w:tc>
          <w:tcPr>
            <w:tcW w:w="1344" w:type="dxa"/>
            <w:noWrap/>
            <w:hideMark/>
          </w:tcPr>
          <w:p w14:paraId="3EF29FDC" w14:textId="77777777" w:rsidR="00AA722C" w:rsidRPr="00D0762F" w:rsidRDefault="00AA722C" w:rsidP="002D0E67">
            <w:r w:rsidRPr="00D0762F">
              <w:t>DEMADOBE</w:t>
            </w:r>
          </w:p>
        </w:tc>
        <w:tc>
          <w:tcPr>
            <w:tcW w:w="1366" w:type="dxa"/>
            <w:noWrap/>
            <w:hideMark/>
          </w:tcPr>
          <w:p w14:paraId="7CEB8420" w14:textId="77777777" w:rsidR="00AA722C" w:rsidRPr="00D0762F" w:rsidRDefault="00AA722C" w:rsidP="002D0E67">
            <w:r w:rsidRPr="00D0762F">
              <w:t>CJ</w:t>
            </w:r>
          </w:p>
        </w:tc>
        <w:tc>
          <w:tcPr>
            <w:tcW w:w="1617" w:type="dxa"/>
            <w:noWrap/>
            <w:hideMark/>
          </w:tcPr>
          <w:p w14:paraId="7238AB38" w14:textId="77777777" w:rsidR="00AA722C" w:rsidRPr="00D0762F" w:rsidRDefault="00AA722C" w:rsidP="002D0E67">
            <w:r w:rsidRPr="00D0762F">
              <w:t>3</w:t>
            </w:r>
          </w:p>
        </w:tc>
      </w:tr>
      <w:tr w:rsidR="00AA722C" w:rsidRPr="00D0762F" w14:paraId="16256D47" w14:textId="77777777" w:rsidTr="00921192">
        <w:trPr>
          <w:trHeight w:val="292"/>
        </w:trPr>
        <w:tc>
          <w:tcPr>
            <w:tcW w:w="5301" w:type="dxa"/>
            <w:noWrap/>
            <w:hideMark/>
          </w:tcPr>
          <w:p w14:paraId="378AEE78" w14:textId="77777777" w:rsidR="00AA722C" w:rsidRPr="00D0762F" w:rsidRDefault="00AA722C" w:rsidP="002D0E67">
            <w:pPr>
              <w:rPr>
                <w:lang w:val="it-IT"/>
              </w:rPr>
            </w:pPr>
            <w:r w:rsidRPr="00D0762F">
              <w:rPr>
                <w:lang w:val="it-IT"/>
              </w:rPr>
              <w:t>DEM RICHIESTA RICONTATTO CJ PRE15 PROPOSTA REPEAT BUSINESS AGOS</w:t>
            </w:r>
          </w:p>
        </w:tc>
        <w:tc>
          <w:tcPr>
            <w:tcW w:w="1344" w:type="dxa"/>
            <w:noWrap/>
            <w:hideMark/>
          </w:tcPr>
          <w:p w14:paraId="67EB52DA" w14:textId="77777777" w:rsidR="00AA722C" w:rsidRPr="00D0762F" w:rsidRDefault="00AA722C" w:rsidP="002D0E67">
            <w:r w:rsidRPr="00D0762F">
              <w:t>DEMADOBE</w:t>
            </w:r>
          </w:p>
        </w:tc>
        <w:tc>
          <w:tcPr>
            <w:tcW w:w="1366" w:type="dxa"/>
            <w:noWrap/>
            <w:hideMark/>
          </w:tcPr>
          <w:p w14:paraId="49D65D32" w14:textId="77777777" w:rsidR="00AA722C" w:rsidRPr="00D0762F" w:rsidRDefault="00AA722C" w:rsidP="002D0E67">
            <w:r w:rsidRPr="00D0762F">
              <w:t>CJ</w:t>
            </w:r>
          </w:p>
        </w:tc>
        <w:tc>
          <w:tcPr>
            <w:tcW w:w="1617" w:type="dxa"/>
            <w:noWrap/>
            <w:hideMark/>
          </w:tcPr>
          <w:p w14:paraId="3FC22580" w14:textId="77777777" w:rsidR="00AA722C" w:rsidRPr="00D0762F" w:rsidRDefault="00AA722C" w:rsidP="002D0E67">
            <w:r w:rsidRPr="00D0762F">
              <w:t>3</w:t>
            </w:r>
          </w:p>
        </w:tc>
      </w:tr>
      <w:tr w:rsidR="00AA722C" w:rsidRPr="00D0762F" w14:paraId="6AFB1A9C" w14:textId="77777777" w:rsidTr="00921192">
        <w:trPr>
          <w:trHeight w:val="292"/>
        </w:trPr>
        <w:tc>
          <w:tcPr>
            <w:tcW w:w="5301" w:type="dxa"/>
            <w:noWrap/>
            <w:hideMark/>
          </w:tcPr>
          <w:p w14:paraId="34DE051A" w14:textId="77777777" w:rsidR="00AA722C" w:rsidRPr="00D0762F" w:rsidRDefault="00AA722C" w:rsidP="002D0E67">
            <w:pPr>
              <w:rPr>
                <w:lang w:val="it-IT"/>
              </w:rPr>
            </w:pPr>
            <w:r w:rsidRPr="00D0762F">
              <w:rPr>
                <w:lang w:val="it-IT"/>
              </w:rPr>
              <w:t>DEM RICHIESTA RICONTATTO CJ PRE16 PROPOSTA AGOS SU SPLIT&amp;GO</w:t>
            </w:r>
          </w:p>
        </w:tc>
        <w:tc>
          <w:tcPr>
            <w:tcW w:w="1344" w:type="dxa"/>
            <w:noWrap/>
            <w:hideMark/>
          </w:tcPr>
          <w:p w14:paraId="447674C9" w14:textId="77777777" w:rsidR="00AA722C" w:rsidRPr="00D0762F" w:rsidRDefault="00AA722C" w:rsidP="002D0E67">
            <w:r w:rsidRPr="00D0762F">
              <w:t>DEMADOBE</w:t>
            </w:r>
          </w:p>
        </w:tc>
        <w:tc>
          <w:tcPr>
            <w:tcW w:w="1366" w:type="dxa"/>
            <w:noWrap/>
            <w:hideMark/>
          </w:tcPr>
          <w:p w14:paraId="0F6B21A8" w14:textId="77777777" w:rsidR="00AA722C" w:rsidRPr="00D0762F" w:rsidRDefault="00AA722C" w:rsidP="002D0E67">
            <w:r w:rsidRPr="00D0762F">
              <w:t>CJ</w:t>
            </w:r>
          </w:p>
        </w:tc>
        <w:tc>
          <w:tcPr>
            <w:tcW w:w="1617" w:type="dxa"/>
            <w:noWrap/>
            <w:hideMark/>
          </w:tcPr>
          <w:p w14:paraId="1BF6ED52" w14:textId="77777777" w:rsidR="00AA722C" w:rsidRPr="00D0762F" w:rsidRDefault="00AA722C" w:rsidP="002D0E67">
            <w:r w:rsidRPr="00D0762F">
              <w:t>3</w:t>
            </w:r>
          </w:p>
        </w:tc>
      </w:tr>
      <w:tr w:rsidR="00AA722C" w:rsidRPr="00D0762F" w14:paraId="198CAA89" w14:textId="77777777" w:rsidTr="00921192">
        <w:trPr>
          <w:trHeight w:val="292"/>
        </w:trPr>
        <w:tc>
          <w:tcPr>
            <w:tcW w:w="5301" w:type="dxa"/>
            <w:noWrap/>
            <w:hideMark/>
          </w:tcPr>
          <w:p w14:paraId="3E38B8E0" w14:textId="77777777" w:rsidR="00AA722C" w:rsidRPr="00D0762F" w:rsidRDefault="00AA722C" w:rsidP="002D0E67">
            <w:pPr>
              <w:rPr>
                <w:lang w:val="it-IT"/>
              </w:rPr>
            </w:pPr>
            <w:r w:rsidRPr="00D0762F">
              <w:rPr>
                <w:lang w:val="it-IT"/>
              </w:rPr>
              <w:t>DEM RICHIESTA RICONTATTO CJ PRE17 PROPOSTA REPEAT BUSINESS AGOS con CQ</w:t>
            </w:r>
          </w:p>
        </w:tc>
        <w:tc>
          <w:tcPr>
            <w:tcW w:w="1344" w:type="dxa"/>
            <w:noWrap/>
            <w:hideMark/>
          </w:tcPr>
          <w:p w14:paraId="211939ED" w14:textId="77777777" w:rsidR="00AA722C" w:rsidRPr="00D0762F" w:rsidRDefault="00AA722C" w:rsidP="002D0E67">
            <w:r w:rsidRPr="00D0762F">
              <w:t>DEMADOBE</w:t>
            </w:r>
          </w:p>
        </w:tc>
        <w:tc>
          <w:tcPr>
            <w:tcW w:w="1366" w:type="dxa"/>
            <w:noWrap/>
            <w:hideMark/>
          </w:tcPr>
          <w:p w14:paraId="5FCFF6B0" w14:textId="77777777" w:rsidR="00AA722C" w:rsidRPr="00D0762F" w:rsidRDefault="00AA722C" w:rsidP="002D0E67">
            <w:r w:rsidRPr="00D0762F">
              <w:t>CJ</w:t>
            </w:r>
          </w:p>
        </w:tc>
        <w:tc>
          <w:tcPr>
            <w:tcW w:w="1617" w:type="dxa"/>
            <w:noWrap/>
            <w:hideMark/>
          </w:tcPr>
          <w:p w14:paraId="4837A39D" w14:textId="77777777" w:rsidR="00AA722C" w:rsidRPr="00D0762F" w:rsidRDefault="00AA722C" w:rsidP="002D0E67">
            <w:r w:rsidRPr="00D0762F">
              <w:t>3</w:t>
            </w:r>
          </w:p>
        </w:tc>
      </w:tr>
      <w:tr w:rsidR="00AA722C" w:rsidRPr="00D0762F" w14:paraId="49C42315" w14:textId="77777777" w:rsidTr="00921192">
        <w:trPr>
          <w:trHeight w:val="292"/>
        </w:trPr>
        <w:tc>
          <w:tcPr>
            <w:tcW w:w="5301" w:type="dxa"/>
            <w:noWrap/>
            <w:hideMark/>
          </w:tcPr>
          <w:p w14:paraId="4476FDD8" w14:textId="77777777" w:rsidR="00AA722C" w:rsidRPr="00D0762F" w:rsidRDefault="00AA722C" w:rsidP="002D0E67">
            <w:pPr>
              <w:rPr>
                <w:lang w:val="it-IT"/>
              </w:rPr>
            </w:pPr>
            <w:r w:rsidRPr="00D0762F">
              <w:rPr>
                <w:lang w:val="it-IT"/>
              </w:rPr>
              <w:t>DEM RICHIESTA RICONTATTO CJ PRE4 AGOS CQS E CQP</w:t>
            </w:r>
          </w:p>
        </w:tc>
        <w:tc>
          <w:tcPr>
            <w:tcW w:w="1344" w:type="dxa"/>
            <w:noWrap/>
            <w:hideMark/>
          </w:tcPr>
          <w:p w14:paraId="23F52A87" w14:textId="77777777" w:rsidR="00AA722C" w:rsidRPr="00D0762F" w:rsidRDefault="00AA722C" w:rsidP="002D0E67">
            <w:r w:rsidRPr="00D0762F">
              <w:t>DEMADOBE</w:t>
            </w:r>
          </w:p>
        </w:tc>
        <w:tc>
          <w:tcPr>
            <w:tcW w:w="1366" w:type="dxa"/>
            <w:noWrap/>
            <w:hideMark/>
          </w:tcPr>
          <w:p w14:paraId="0F6D3578" w14:textId="77777777" w:rsidR="00AA722C" w:rsidRPr="00D0762F" w:rsidRDefault="00AA722C" w:rsidP="002D0E67">
            <w:r w:rsidRPr="00D0762F">
              <w:t>CJ</w:t>
            </w:r>
          </w:p>
        </w:tc>
        <w:tc>
          <w:tcPr>
            <w:tcW w:w="1617" w:type="dxa"/>
            <w:noWrap/>
            <w:hideMark/>
          </w:tcPr>
          <w:p w14:paraId="6BA8E773" w14:textId="77777777" w:rsidR="00AA722C" w:rsidRPr="00D0762F" w:rsidRDefault="00AA722C" w:rsidP="002D0E67">
            <w:r w:rsidRPr="00D0762F">
              <w:t>3</w:t>
            </w:r>
          </w:p>
        </w:tc>
      </w:tr>
      <w:tr w:rsidR="00AA722C" w:rsidRPr="00D0762F" w14:paraId="40099F9C" w14:textId="77777777" w:rsidTr="00921192">
        <w:trPr>
          <w:trHeight w:val="292"/>
        </w:trPr>
        <w:tc>
          <w:tcPr>
            <w:tcW w:w="5301" w:type="dxa"/>
            <w:noWrap/>
            <w:hideMark/>
          </w:tcPr>
          <w:p w14:paraId="0482C3A9" w14:textId="77777777" w:rsidR="00AA722C" w:rsidRPr="00D0762F" w:rsidRDefault="00AA722C" w:rsidP="002D0E67">
            <w:pPr>
              <w:rPr>
                <w:lang w:val="it-IT"/>
              </w:rPr>
            </w:pPr>
            <w:r w:rsidRPr="00D0762F">
              <w:rPr>
                <w:lang w:val="it-IT"/>
              </w:rPr>
              <w:t>DEM RICHIESTA RICONTATTO CJ PRE6 PROPOSTA CQP</w:t>
            </w:r>
          </w:p>
        </w:tc>
        <w:tc>
          <w:tcPr>
            <w:tcW w:w="1344" w:type="dxa"/>
            <w:noWrap/>
            <w:hideMark/>
          </w:tcPr>
          <w:p w14:paraId="2798D482" w14:textId="77777777" w:rsidR="00AA722C" w:rsidRPr="00D0762F" w:rsidRDefault="00AA722C" w:rsidP="002D0E67">
            <w:r w:rsidRPr="00D0762F">
              <w:t>DEMADOBE</w:t>
            </w:r>
          </w:p>
        </w:tc>
        <w:tc>
          <w:tcPr>
            <w:tcW w:w="1366" w:type="dxa"/>
            <w:noWrap/>
            <w:hideMark/>
          </w:tcPr>
          <w:p w14:paraId="2D1D35DA" w14:textId="77777777" w:rsidR="00AA722C" w:rsidRPr="00D0762F" w:rsidRDefault="00AA722C" w:rsidP="002D0E67">
            <w:r w:rsidRPr="00D0762F">
              <w:t>CJ</w:t>
            </w:r>
          </w:p>
        </w:tc>
        <w:tc>
          <w:tcPr>
            <w:tcW w:w="1617" w:type="dxa"/>
            <w:noWrap/>
            <w:hideMark/>
          </w:tcPr>
          <w:p w14:paraId="54A7AFA1" w14:textId="77777777" w:rsidR="00AA722C" w:rsidRPr="00D0762F" w:rsidRDefault="00AA722C" w:rsidP="002D0E67">
            <w:r w:rsidRPr="00D0762F">
              <w:t>3</w:t>
            </w:r>
          </w:p>
        </w:tc>
      </w:tr>
      <w:tr w:rsidR="00AA722C" w:rsidRPr="00D0762F" w14:paraId="0E8D40F2" w14:textId="77777777" w:rsidTr="00921192">
        <w:trPr>
          <w:trHeight w:val="292"/>
        </w:trPr>
        <w:tc>
          <w:tcPr>
            <w:tcW w:w="5301" w:type="dxa"/>
            <w:noWrap/>
            <w:hideMark/>
          </w:tcPr>
          <w:p w14:paraId="4C3D01A2" w14:textId="77777777" w:rsidR="00AA722C" w:rsidRPr="00D0762F" w:rsidRDefault="00AA722C" w:rsidP="002D0E67">
            <w:pPr>
              <w:rPr>
                <w:lang w:val="it-IT"/>
              </w:rPr>
            </w:pPr>
            <w:r w:rsidRPr="00D0762F">
              <w:rPr>
                <w:lang w:val="it-IT"/>
              </w:rPr>
              <w:t>DEM RICHIESTA RICONTATTO CJ PRE9 PROPOSTA AGOS A MUTUATARI</w:t>
            </w:r>
          </w:p>
        </w:tc>
        <w:tc>
          <w:tcPr>
            <w:tcW w:w="1344" w:type="dxa"/>
            <w:noWrap/>
            <w:hideMark/>
          </w:tcPr>
          <w:p w14:paraId="5B747526" w14:textId="77777777" w:rsidR="00AA722C" w:rsidRPr="00D0762F" w:rsidRDefault="00AA722C" w:rsidP="002D0E67">
            <w:r w:rsidRPr="00D0762F">
              <w:t>DEMADOBE</w:t>
            </w:r>
          </w:p>
        </w:tc>
        <w:tc>
          <w:tcPr>
            <w:tcW w:w="1366" w:type="dxa"/>
            <w:noWrap/>
            <w:hideMark/>
          </w:tcPr>
          <w:p w14:paraId="1DBF0FB8" w14:textId="77777777" w:rsidR="00AA722C" w:rsidRPr="00D0762F" w:rsidRDefault="00AA722C" w:rsidP="002D0E67">
            <w:r w:rsidRPr="00D0762F">
              <w:t>CJ</w:t>
            </w:r>
          </w:p>
        </w:tc>
        <w:tc>
          <w:tcPr>
            <w:tcW w:w="1617" w:type="dxa"/>
            <w:noWrap/>
            <w:hideMark/>
          </w:tcPr>
          <w:p w14:paraId="45CAC250" w14:textId="77777777" w:rsidR="00AA722C" w:rsidRPr="00D0762F" w:rsidRDefault="00AA722C" w:rsidP="002D0E67">
            <w:r w:rsidRPr="00D0762F">
              <w:t>3</w:t>
            </w:r>
          </w:p>
        </w:tc>
      </w:tr>
      <w:tr w:rsidR="00AA722C" w:rsidRPr="00D0762F" w14:paraId="0485D3CB" w14:textId="77777777" w:rsidTr="00921192">
        <w:trPr>
          <w:trHeight w:val="292"/>
        </w:trPr>
        <w:tc>
          <w:tcPr>
            <w:tcW w:w="5301" w:type="dxa"/>
            <w:noWrap/>
            <w:hideMark/>
          </w:tcPr>
          <w:p w14:paraId="5C013B23" w14:textId="77777777" w:rsidR="00AA722C" w:rsidRPr="00D0762F" w:rsidRDefault="00AA722C" w:rsidP="002D0E67">
            <w:pPr>
              <w:rPr>
                <w:lang w:val="it-IT"/>
              </w:rPr>
            </w:pPr>
            <w:r w:rsidRPr="00D0762F">
              <w:rPr>
                <w:lang w:val="it-IT"/>
              </w:rPr>
              <w:t>DEM RICHIESTA RICONTATTO CJ REL13 SECONDO LOGIN IN APP</w:t>
            </w:r>
          </w:p>
        </w:tc>
        <w:tc>
          <w:tcPr>
            <w:tcW w:w="1344" w:type="dxa"/>
            <w:noWrap/>
            <w:hideMark/>
          </w:tcPr>
          <w:p w14:paraId="36468289" w14:textId="77777777" w:rsidR="00AA722C" w:rsidRPr="00D0762F" w:rsidRDefault="00AA722C" w:rsidP="002D0E67">
            <w:r w:rsidRPr="00D0762F">
              <w:t>DEMADOBE</w:t>
            </w:r>
          </w:p>
        </w:tc>
        <w:tc>
          <w:tcPr>
            <w:tcW w:w="1366" w:type="dxa"/>
            <w:noWrap/>
            <w:hideMark/>
          </w:tcPr>
          <w:p w14:paraId="4A0A8CEC" w14:textId="77777777" w:rsidR="00AA722C" w:rsidRPr="00D0762F" w:rsidRDefault="00AA722C" w:rsidP="002D0E67">
            <w:r w:rsidRPr="00D0762F">
              <w:t>CJ</w:t>
            </w:r>
          </w:p>
        </w:tc>
        <w:tc>
          <w:tcPr>
            <w:tcW w:w="1617" w:type="dxa"/>
            <w:noWrap/>
            <w:hideMark/>
          </w:tcPr>
          <w:p w14:paraId="11CD1AB2" w14:textId="77777777" w:rsidR="00AA722C" w:rsidRPr="00D0762F" w:rsidRDefault="00AA722C" w:rsidP="002D0E67">
            <w:r w:rsidRPr="00D0762F">
              <w:t>3</w:t>
            </w:r>
          </w:p>
        </w:tc>
      </w:tr>
      <w:tr w:rsidR="00AA722C" w:rsidRPr="00D0762F" w14:paraId="04D3B047" w14:textId="77777777" w:rsidTr="00921192">
        <w:trPr>
          <w:trHeight w:val="292"/>
        </w:trPr>
        <w:tc>
          <w:tcPr>
            <w:tcW w:w="5301" w:type="dxa"/>
            <w:noWrap/>
            <w:hideMark/>
          </w:tcPr>
          <w:p w14:paraId="1D1ABDE8" w14:textId="77777777" w:rsidR="00AA722C" w:rsidRPr="00D0762F" w:rsidRDefault="00AA722C" w:rsidP="002D0E67">
            <w:pPr>
              <w:rPr>
                <w:lang w:val="it-IT"/>
              </w:rPr>
            </w:pPr>
            <w:r w:rsidRPr="00D0762F">
              <w:rPr>
                <w:lang w:val="it-IT"/>
              </w:rPr>
              <w:t>DEM RICHIESTA RICONTATTO CJ WM12 INVESTIMENTI POST SCADENZA MUTUO</w:t>
            </w:r>
          </w:p>
        </w:tc>
        <w:tc>
          <w:tcPr>
            <w:tcW w:w="1344" w:type="dxa"/>
            <w:noWrap/>
            <w:hideMark/>
          </w:tcPr>
          <w:p w14:paraId="25F438BC" w14:textId="77777777" w:rsidR="00AA722C" w:rsidRPr="00D0762F" w:rsidRDefault="00AA722C" w:rsidP="002D0E67">
            <w:r w:rsidRPr="00D0762F">
              <w:t>DEMADOBE</w:t>
            </w:r>
          </w:p>
        </w:tc>
        <w:tc>
          <w:tcPr>
            <w:tcW w:w="1366" w:type="dxa"/>
            <w:noWrap/>
            <w:hideMark/>
          </w:tcPr>
          <w:p w14:paraId="25315AC4" w14:textId="77777777" w:rsidR="00AA722C" w:rsidRPr="00D0762F" w:rsidRDefault="00AA722C" w:rsidP="002D0E67">
            <w:r w:rsidRPr="00D0762F">
              <w:t>CJ</w:t>
            </w:r>
          </w:p>
        </w:tc>
        <w:tc>
          <w:tcPr>
            <w:tcW w:w="1617" w:type="dxa"/>
            <w:noWrap/>
            <w:hideMark/>
          </w:tcPr>
          <w:p w14:paraId="7173DC34" w14:textId="77777777" w:rsidR="00AA722C" w:rsidRPr="00D0762F" w:rsidRDefault="00AA722C" w:rsidP="002D0E67">
            <w:r w:rsidRPr="00D0762F">
              <w:t>3</w:t>
            </w:r>
          </w:p>
        </w:tc>
      </w:tr>
      <w:tr w:rsidR="00AA722C" w:rsidRPr="00D0762F" w14:paraId="1DC84DBD" w14:textId="77777777" w:rsidTr="00921192">
        <w:trPr>
          <w:trHeight w:val="292"/>
        </w:trPr>
        <w:tc>
          <w:tcPr>
            <w:tcW w:w="5301" w:type="dxa"/>
            <w:noWrap/>
            <w:hideMark/>
          </w:tcPr>
          <w:p w14:paraId="481E5129" w14:textId="77777777" w:rsidR="00AA722C" w:rsidRPr="00D0762F" w:rsidRDefault="00AA722C" w:rsidP="002D0E67">
            <w:pPr>
              <w:rPr>
                <w:lang w:val="it-IT"/>
              </w:rPr>
            </w:pPr>
            <w:r w:rsidRPr="00D0762F">
              <w:rPr>
                <w:lang w:val="it-IT"/>
              </w:rPr>
              <w:t>DEM RICHIESTA RICONTATTO CJ WM13 PROPOSTA CAVITA MULTISMART MULTIRAMO</w:t>
            </w:r>
          </w:p>
        </w:tc>
        <w:tc>
          <w:tcPr>
            <w:tcW w:w="1344" w:type="dxa"/>
            <w:noWrap/>
            <w:hideMark/>
          </w:tcPr>
          <w:p w14:paraId="4E1C62AB" w14:textId="77777777" w:rsidR="00AA722C" w:rsidRPr="00D0762F" w:rsidRDefault="00AA722C" w:rsidP="002D0E67">
            <w:r w:rsidRPr="00D0762F">
              <w:t>DEMADOBE</w:t>
            </w:r>
          </w:p>
        </w:tc>
        <w:tc>
          <w:tcPr>
            <w:tcW w:w="1366" w:type="dxa"/>
            <w:noWrap/>
            <w:hideMark/>
          </w:tcPr>
          <w:p w14:paraId="32020C9E" w14:textId="77777777" w:rsidR="00AA722C" w:rsidRPr="00D0762F" w:rsidRDefault="00AA722C" w:rsidP="002D0E67">
            <w:r w:rsidRPr="00D0762F">
              <w:t>CJ</w:t>
            </w:r>
          </w:p>
        </w:tc>
        <w:tc>
          <w:tcPr>
            <w:tcW w:w="1617" w:type="dxa"/>
            <w:noWrap/>
            <w:hideMark/>
          </w:tcPr>
          <w:p w14:paraId="13AAE2B7" w14:textId="77777777" w:rsidR="00AA722C" w:rsidRPr="00D0762F" w:rsidRDefault="00AA722C" w:rsidP="002D0E67">
            <w:r w:rsidRPr="00D0762F">
              <w:t>3</w:t>
            </w:r>
          </w:p>
        </w:tc>
      </w:tr>
      <w:tr w:rsidR="00AA722C" w:rsidRPr="00D0762F" w14:paraId="3D448832" w14:textId="77777777" w:rsidTr="00921192">
        <w:trPr>
          <w:trHeight w:val="292"/>
        </w:trPr>
        <w:tc>
          <w:tcPr>
            <w:tcW w:w="5301" w:type="dxa"/>
            <w:noWrap/>
            <w:hideMark/>
          </w:tcPr>
          <w:p w14:paraId="285B1B89" w14:textId="77777777" w:rsidR="00AA722C" w:rsidRPr="00D0762F" w:rsidRDefault="00AA722C" w:rsidP="002D0E67">
            <w:pPr>
              <w:rPr>
                <w:lang w:val="it-IT"/>
              </w:rPr>
            </w:pPr>
            <w:r w:rsidRPr="00D0762F">
              <w:rPr>
                <w:lang w:val="it-IT"/>
              </w:rPr>
              <w:t>DEM RICHIESTA RICONTATTO CJ WM14 PROPOSTA SICAV FCH CA SELECTION</w:t>
            </w:r>
          </w:p>
        </w:tc>
        <w:tc>
          <w:tcPr>
            <w:tcW w:w="1344" w:type="dxa"/>
            <w:noWrap/>
            <w:hideMark/>
          </w:tcPr>
          <w:p w14:paraId="4A3C225F" w14:textId="77777777" w:rsidR="00AA722C" w:rsidRPr="00D0762F" w:rsidRDefault="00AA722C" w:rsidP="002D0E67">
            <w:r w:rsidRPr="00D0762F">
              <w:t>DEMADOBE</w:t>
            </w:r>
          </w:p>
        </w:tc>
        <w:tc>
          <w:tcPr>
            <w:tcW w:w="1366" w:type="dxa"/>
            <w:noWrap/>
            <w:hideMark/>
          </w:tcPr>
          <w:p w14:paraId="7FFF7AE9" w14:textId="77777777" w:rsidR="00AA722C" w:rsidRPr="00D0762F" w:rsidRDefault="00AA722C" w:rsidP="002D0E67">
            <w:r w:rsidRPr="00D0762F">
              <w:t>CJ</w:t>
            </w:r>
          </w:p>
        </w:tc>
        <w:tc>
          <w:tcPr>
            <w:tcW w:w="1617" w:type="dxa"/>
            <w:noWrap/>
            <w:hideMark/>
          </w:tcPr>
          <w:p w14:paraId="071B4C23" w14:textId="77777777" w:rsidR="00AA722C" w:rsidRPr="00D0762F" w:rsidRDefault="00AA722C" w:rsidP="002D0E67">
            <w:r w:rsidRPr="00D0762F">
              <w:t>3</w:t>
            </w:r>
          </w:p>
        </w:tc>
      </w:tr>
      <w:tr w:rsidR="00AA722C" w:rsidRPr="00D0762F" w14:paraId="6498ABDA" w14:textId="77777777" w:rsidTr="00921192">
        <w:trPr>
          <w:trHeight w:val="292"/>
        </w:trPr>
        <w:tc>
          <w:tcPr>
            <w:tcW w:w="5301" w:type="dxa"/>
            <w:noWrap/>
            <w:hideMark/>
          </w:tcPr>
          <w:p w14:paraId="0929C9D3" w14:textId="77777777" w:rsidR="00AA722C" w:rsidRPr="00D0762F" w:rsidRDefault="00AA722C" w:rsidP="002D0E67">
            <w:pPr>
              <w:rPr>
                <w:lang w:val="it-IT"/>
              </w:rPr>
            </w:pPr>
            <w:r w:rsidRPr="00D0762F">
              <w:rPr>
                <w:lang w:val="it-IT"/>
              </w:rPr>
              <w:t>DEM RICHIESTA RICONTATTO CJ WM15 PROPOSTA PAC SU CA SMART</w:t>
            </w:r>
          </w:p>
        </w:tc>
        <w:tc>
          <w:tcPr>
            <w:tcW w:w="1344" w:type="dxa"/>
            <w:noWrap/>
            <w:hideMark/>
          </w:tcPr>
          <w:p w14:paraId="23304718" w14:textId="77777777" w:rsidR="00AA722C" w:rsidRPr="00D0762F" w:rsidRDefault="00AA722C" w:rsidP="002D0E67">
            <w:r w:rsidRPr="00D0762F">
              <w:t>DEMADOBE</w:t>
            </w:r>
          </w:p>
        </w:tc>
        <w:tc>
          <w:tcPr>
            <w:tcW w:w="1366" w:type="dxa"/>
            <w:noWrap/>
            <w:hideMark/>
          </w:tcPr>
          <w:p w14:paraId="0E243A57" w14:textId="77777777" w:rsidR="00AA722C" w:rsidRPr="00D0762F" w:rsidRDefault="00AA722C" w:rsidP="002D0E67">
            <w:r w:rsidRPr="00D0762F">
              <w:t>CJ</w:t>
            </w:r>
          </w:p>
        </w:tc>
        <w:tc>
          <w:tcPr>
            <w:tcW w:w="1617" w:type="dxa"/>
            <w:noWrap/>
            <w:hideMark/>
          </w:tcPr>
          <w:p w14:paraId="1EDECE2F" w14:textId="77777777" w:rsidR="00AA722C" w:rsidRPr="00D0762F" w:rsidRDefault="00AA722C" w:rsidP="002D0E67">
            <w:r w:rsidRPr="00D0762F">
              <w:t>3</w:t>
            </w:r>
          </w:p>
        </w:tc>
      </w:tr>
      <w:tr w:rsidR="00AA722C" w:rsidRPr="00D0762F" w14:paraId="44C64F71" w14:textId="77777777" w:rsidTr="00921192">
        <w:trPr>
          <w:trHeight w:val="292"/>
        </w:trPr>
        <w:tc>
          <w:tcPr>
            <w:tcW w:w="5301" w:type="dxa"/>
            <w:noWrap/>
            <w:hideMark/>
          </w:tcPr>
          <w:p w14:paraId="5005AEAC" w14:textId="77777777" w:rsidR="00AA722C" w:rsidRPr="00D0762F" w:rsidRDefault="00AA722C" w:rsidP="002D0E67">
            <w:r w:rsidRPr="00D0762F">
              <w:t>DEM RICHIESTA RICONTATTO CJ WM17 CARING CA VALUE ADVISORY PROD. ANCILLARI</w:t>
            </w:r>
          </w:p>
        </w:tc>
        <w:tc>
          <w:tcPr>
            <w:tcW w:w="1344" w:type="dxa"/>
            <w:noWrap/>
            <w:hideMark/>
          </w:tcPr>
          <w:p w14:paraId="050AEC95" w14:textId="77777777" w:rsidR="00AA722C" w:rsidRPr="00D0762F" w:rsidRDefault="00AA722C" w:rsidP="002D0E67">
            <w:r w:rsidRPr="00D0762F">
              <w:t>DEMADOBE</w:t>
            </w:r>
          </w:p>
        </w:tc>
        <w:tc>
          <w:tcPr>
            <w:tcW w:w="1366" w:type="dxa"/>
            <w:noWrap/>
            <w:hideMark/>
          </w:tcPr>
          <w:p w14:paraId="0F22B96B" w14:textId="77777777" w:rsidR="00AA722C" w:rsidRPr="00D0762F" w:rsidRDefault="00AA722C" w:rsidP="002D0E67">
            <w:r w:rsidRPr="00D0762F">
              <w:t>CJ</w:t>
            </w:r>
          </w:p>
        </w:tc>
        <w:tc>
          <w:tcPr>
            <w:tcW w:w="1617" w:type="dxa"/>
            <w:noWrap/>
            <w:hideMark/>
          </w:tcPr>
          <w:p w14:paraId="422FF492" w14:textId="77777777" w:rsidR="00AA722C" w:rsidRPr="00D0762F" w:rsidRDefault="00AA722C" w:rsidP="002D0E67">
            <w:r w:rsidRPr="00D0762F">
              <w:t>3</w:t>
            </w:r>
          </w:p>
        </w:tc>
      </w:tr>
      <w:tr w:rsidR="00AA722C" w:rsidRPr="00D0762F" w14:paraId="12533095" w14:textId="77777777" w:rsidTr="00921192">
        <w:trPr>
          <w:trHeight w:val="292"/>
        </w:trPr>
        <w:tc>
          <w:tcPr>
            <w:tcW w:w="5301" w:type="dxa"/>
            <w:noWrap/>
            <w:hideMark/>
          </w:tcPr>
          <w:p w14:paraId="06E28A0E" w14:textId="77777777" w:rsidR="00AA722C" w:rsidRPr="00D0762F" w:rsidRDefault="00AA722C" w:rsidP="002D0E67">
            <w:pPr>
              <w:rPr>
                <w:lang w:val="it-IT"/>
              </w:rPr>
            </w:pPr>
            <w:r w:rsidRPr="00D0762F">
              <w:rPr>
                <w:lang w:val="it-IT"/>
              </w:rPr>
              <w:t>DEM RICHIESTA RICONTATTO CJ WM18 PROPOSTA CA VALUE</w:t>
            </w:r>
          </w:p>
        </w:tc>
        <w:tc>
          <w:tcPr>
            <w:tcW w:w="1344" w:type="dxa"/>
            <w:noWrap/>
            <w:hideMark/>
          </w:tcPr>
          <w:p w14:paraId="3BD6F30F" w14:textId="77777777" w:rsidR="00AA722C" w:rsidRPr="00D0762F" w:rsidRDefault="00AA722C" w:rsidP="002D0E67">
            <w:r w:rsidRPr="00D0762F">
              <w:t>DEMADOBE</w:t>
            </w:r>
          </w:p>
        </w:tc>
        <w:tc>
          <w:tcPr>
            <w:tcW w:w="1366" w:type="dxa"/>
            <w:noWrap/>
            <w:hideMark/>
          </w:tcPr>
          <w:p w14:paraId="4037543A" w14:textId="77777777" w:rsidR="00AA722C" w:rsidRPr="00D0762F" w:rsidRDefault="00AA722C" w:rsidP="002D0E67">
            <w:r w:rsidRPr="00D0762F">
              <w:t>CJ</w:t>
            </w:r>
          </w:p>
        </w:tc>
        <w:tc>
          <w:tcPr>
            <w:tcW w:w="1617" w:type="dxa"/>
            <w:noWrap/>
            <w:hideMark/>
          </w:tcPr>
          <w:p w14:paraId="25A6FD61" w14:textId="77777777" w:rsidR="00AA722C" w:rsidRPr="00D0762F" w:rsidRDefault="00AA722C" w:rsidP="002D0E67">
            <w:r w:rsidRPr="00D0762F">
              <w:t>3</w:t>
            </w:r>
          </w:p>
        </w:tc>
      </w:tr>
      <w:tr w:rsidR="00AA722C" w:rsidRPr="00D0762F" w14:paraId="7F5628DA" w14:textId="77777777" w:rsidTr="00921192">
        <w:trPr>
          <w:trHeight w:val="292"/>
        </w:trPr>
        <w:tc>
          <w:tcPr>
            <w:tcW w:w="5301" w:type="dxa"/>
            <w:noWrap/>
            <w:hideMark/>
          </w:tcPr>
          <w:p w14:paraId="1C7B7C67" w14:textId="77777777" w:rsidR="00AA722C" w:rsidRPr="00D0762F" w:rsidRDefault="00AA722C" w:rsidP="002D0E67">
            <w:pPr>
              <w:rPr>
                <w:lang w:val="it-IT"/>
              </w:rPr>
            </w:pPr>
            <w:r w:rsidRPr="00D0762F">
              <w:rPr>
                <w:lang w:val="it-IT"/>
              </w:rPr>
              <w:t>DEM RICHIESTA RICONTATTO CJ WM5 CARING ABBANDONO RICHIESTA CONTATTO SU INVESTIMENTI</w:t>
            </w:r>
          </w:p>
        </w:tc>
        <w:tc>
          <w:tcPr>
            <w:tcW w:w="1344" w:type="dxa"/>
            <w:noWrap/>
            <w:hideMark/>
          </w:tcPr>
          <w:p w14:paraId="48603EB4" w14:textId="77777777" w:rsidR="00AA722C" w:rsidRPr="00D0762F" w:rsidRDefault="00AA722C" w:rsidP="002D0E67">
            <w:r w:rsidRPr="00D0762F">
              <w:t>DEMADOBE</w:t>
            </w:r>
          </w:p>
        </w:tc>
        <w:tc>
          <w:tcPr>
            <w:tcW w:w="1366" w:type="dxa"/>
            <w:noWrap/>
            <w:hideMark/>
          </w:tcPr>
          <w:p w14:paraId="2F525D94" w14:textId="77777777" w:rsidR="00AA722C" w:rsidRPr="00D0762F" w:rsidRDefault="00AA722C" w:rsidP="002D0E67">
            <w:r w:rsidRPr="00D0762F">
              <w:t>CJ</w:t>
            </w:r>
          </w:p>
        </w:tc>
        <w:tc>
          <w:tcPr>
            <w:tcW w:w="1617" w:type="dxa"/>
            <w:noWrap/>
            <w:hideMark/>
          </w:tcPr>
          <w:p w14:paraId="05DCB69C" w14:textId="77777777" w:rsidR="00AA722C" w:rsidRPr="00D0762F" w:rsidRDefault="00AA722C" w:rsidP="002D0E67">
            <w:r w:rsidRPr="00D0762F">
              <w:t>3</w:t>
            </w:r>
          </w:p>
        </w:tc>
      </w:tr>
      <w:tr w:rsidR="00AA722C" w:rsidRPr="00D0762F" w14:paraId="3DE08231" w14:textId="77777777" w:rsidTr="00921192">
        <w:trPr>
          <w:trHeight w:val="292"/>
        </w:trPr>
        <w:tc>
          <w:tcPr>
            <w:tcW w:w="5301" w:type="dxa"/>
            <w:noWrap/>
            <w:hideMark/>
          </w:tcPr>
          <w:p w14:paraId="276A3D84" w14:textId="77777777" w:rsidR="00AA722C" w:rsidRPr="00D0762F" w:rsidRDefault="00AA722C" w:rsidP="002D0E67">
            <w:pPr>
              <w:rPr>
                <w:lang w:val="it-IT"/>
              </w:rPr>
            </w:pPr>
            <w:r w:rsidRPr="00D0762F">
              <w:rPr>
                <w:lang w:val="it-IT"/>
              </w:rPr>
              <w:t>DEM RICHIESTA RICONTATTO CJ WM7 PROPOSTE PER DIVERSIFICARE O PROTEGGERE IL CAPITALE</w:t>
            </w:r>
          </w:p>
        </w:tc>
        <w:tc>
          <w:tcPr>
            <w:tcW w:w="1344" w:type="dxa"/>
            <w:noWrap/>
            <w:hideMark/>
          </w:tcPr>
          <w:p w14:paraId="31C6B06B" w14:textId="77777777" w:rsidR="00AA722C" w:rsidRPr="00D0762F" w:rsidRDefault="00AA722C" w:rsidP="002D0E67">
            <w:r w:rsidRPr="00D0762F">
              <w:t>DEMADOBE</w:t>
            </w:r>
          </w:p>
        </w:tc>
        <w:tc>
          <w:tcPr>
            <w:tcW w:w="1366" w:type="dxa"/>
            <w:noWrap/>
            <w:hideMark/>
          </w:tcPr>
          <w:p w14:paraId="2E6ACCF1" w14:textId="77777777" w:rsidR="00AA722C" w:rsidRPr="00D0762F" w:rsidRDefault="00AA722C" w:rsidP="002D0E67">
            <w:r w:rsidRPr="00D0762F">
              <w:t>CJ</w:t>
            </w:r>
          </w:p>
        </w:tc>
        <w:tc>
          <w:tcPr>
            <w:tcW w:w="1617" w:type="dxa"/>
            <w:noWrap/>
            <w:hideMark/>
          </w:tcPr>
          <w:p w14:paraId="52450BBF" w14:textId="77777777" w:rsidR="00AA722C" w:rsidRPr="00D0762F" w:rsidRDefault="00AA722C" w:rsidP="002D0E67">
            <w:r w:rsidRPr="00D0762F">
              <w:t>3</w:t>
            </w:r>
          </w:p>
        </w:tc>
      </w:tr>
      <w:tr w:rsidR="00AA722C" w:rsidRPr="00D0762F" w14:paraId="0D029D43" w14:textId="77777777" w:rsidTr="00921192">
        <w:trPr>
          <w:trHeight w:val="292"/>
        </w:trPr>
        <w:tc>
          <w:tcPr>
            <w:tcW w:w="5301" w:type="dxa"/>
            <w:noWrap/>
            <w:hideMark/>
          </w:tcPr>
          <w:p w14:paraId="68EF698A" w14:textId="77777777" w:rsidR="00AA722C" w:rsidRPr="00D0762F" w:rsidRDefault="00AA722C" w:rsidP="002D0E67">
            <w:pPr>
              <w:rPr>
                <w:lang w:val="it-IT"/>
              </w:rPr>
            </w:pPr>
            <w:r w:rsidRPr="00D0762F">
              <w:rPr>
                <w:lang w:val="it-IT"/>
              </w:rPr>
              <w:t>DEM RICHIESTA RICONTATTO CJ WM9 CONTODEPOSITO</w:t>
            </w:r>
          </w:p>
        </w:tc>
        <w:tc>
          <w:tcPr>
            <w:tcW w:w="1344" w:type="dxa"/>
            <w:noWrap/>
            <w:hideMark/>
          </w:tcPr>
          <w:p w14:paraId="43B0C7DF" w14:textId="77777777" w:rsidR="00AA722C" w:rsidRPr="00D0762F" w:rsidRDefault="00AA722C" w:rsidP="002D0E67">
            <w:r w:rsidRPr="00D0762F">
              <w:t>DEMADOBE</w:t>
            </w:r>
          </w:p>
        </w:tc>
        <w:tc>
          <w:tcPr>
            <w:tcW w:w="1366" w:type="dxa"/>
            <w:noWrap/>
            <w:hideMark/>
          </w:tcPr>
          <w:p w14:paraId="6FF08FB3" w14:textId="77777777" w:rsidR="00AA722C" w:rsidRPr="00D0762F" w:rsidRDefault="00AA722C" w:rsidP="002D0E67">
            <w:r w:rsidRPr="00D0762F">
              <w:t>CJ</w:t>
            </w:r>
          </w:p>
        </w:tc>
        <w:tc>
          <w:tcPr>
            <w:tcW w:w="1617" w:type="dxa"/>
            <w:noWrap/>
            <w:hideMark/>
          </w:tcPr>
          <w:p w14:paraId="7AC5B01F" w14:textId="77777777" w:rsidR="00AA722C" w:rsidRPr="00D0762F" w:rsidRDefault="00AA722C" w:rsidP="002D0E67">
            <w:r w:rsidRPr="00D0762F">
              <w:t>3</w:t>
            </w:r>
          </w:p>
        </w:tc>
      </w:tr>
      <w:tr w:rsidR="00AA722C" w:rsidRPr="00D0762F" w14:paraId="0C91BDD1" w14:textId="77777777" w:rsidTr="00921192">
        <w:trPr>
          <w:trHeight w:val="292"/>
        </w:trPr>
        <w:tc>
          <w:tcPr>
            <w:tcW w:w="5301" w:type="dxa"/>
            <w:noWrap/>
            <w:hideMark/>
          </w:tcPr>
          <w:p w14:paraId="3857BA87" w14:textId="77777777" w:rsidR="00AA722C" w:rsidRPr="00D0762F" w:rsidRDefault="00AA722C" w:rsidP="002D0E67">
            <w:pPr>
              <w:rPr>
                <w:lang w:val="it-IT"/>
              </w:rPr>
            </w:pPr>
            <w:r w:rsidRPr="00D0762F">
              <w:rPr>
                <w:lang w:val="it-IT"/>
              </w:rPr>
              <w:t>DEMADOBE CJ WM8 RICHIESTA RICONTATTO PER INVESTIMENTI GIOVANI CORRENTISTI</w:t>
            </w:r>
          </w:p>
        </w:tc>
        <w:tc>
          <w:tcPr>
            <w:tcW w:w="1344" w:type="dxa"/>
            <w:noWrap/>
            <w:hideMark/>
          </w:tcPr>
          <w:p w14:paraId="189BA6CF" w14:textId="77777777" w:rsidR="00AA722C" w:rsidRPr="00D0762F" w:rsidRDefault="00AA722C" w:rsidP="002D0E67">
            <w:r w:rsidRPr="00D0762F">
              <w:t>DEMADOBE</w:t>
            </w:r>
          </w:p>
        </w:tc>
        <w:tc>
          <w:tcPr>
            <w:tcW w:w="1366" w:type="dxa"/>
            <w:noWrap/>
            <w:hideMark/>
          </w:tcPr>
          <w:p w14:paraId="265B1DE8" w14:textId="77777777" w:rsidR="00AA722C" w:rsidRPr="00D0762F" w:rsidRDefault="00AA722C" w:rsidP="002D0E67">
            <w:r w:rsidRPr="00D0762F">
              <w:t>CJ</w:t>
            </w:r>
          </w:p>
        </w:tc>
        <w:tc>
          <w:tcPr>
            <w:tcW w:w="1617" w:type="dxa"/>
            <w:noWrap/>
            <w:hideMark/>
          </w:tcPr>
          <w:p w14:paraId="1097046F" w14:textId="77777777" w:rsidR="00AA722C" w:rsidRPr="00D0762F" w:rsidRDefault="00AA722C" w:rsidP="002D0E67">
            <w:r w:rsidRPr="00D0762F">
              <w:t>3</w:t>
            </w:r>
          </w:p>
        </w:tc>
      </w:tr>
      <w:tr w:rsidR="00AA722C" w:rsidRPr="00D0762F" w14:paraId="06F282C3" w14:textId="77777777" w:rsidTr="00921192">
        <w:trPr>
          <w:trHeight w:val="292"/>
        </w:trPr>
        <w:tc>
          <w:tcPr>
            <w:tcW w:w="5301" w:type="dxa"/>
            <w:noWrap/>
            <w:hideMark/>
          </w:tcPr>
          <w:p w14:paraId="4E2BA3D6" w14:textId="77777777" w:rsidR="00AA722C" w:rsidRPr="00D0762F" w:rsidRDefault="00AA722C" w:rsidP="002D0E67">
            <w:pPr>
              <w:rPr>
                <w:lang w:val="it-IT"/>
              </w:rPr>
            </w:pPr>
            <w:r w:rsidRPr="00D0762F">
              <w:rPr>
                <w:lang w:val="it-IT"/>
              </w:rPr>
              <w:t>DEMADOBE STANDALONE PROPOSTA CONTODEPOSITO RICHIESTA RICO</w:t>
            </w:r>
          </w:p>
        </w:tc>
        <w:tc>
          <w:tcPr>
            <w:tcW w:w="1344" w:type="dxa"/>
            <w:noWrap/>
            <w:hideMark/>
          </w:tcPr>
          <w:p w14:paraId="7B392952" w14:textId="77777777" w:rsidR="00AA722C" w:rsidRPr="00D0762F" w:rsidRDefault="00AA722C" w:rsidP="002D0E67">
            <w:r w:rsidRPr="00D0762F">
              <w:t>DEMADOBE</w:t>
            </w:r>
          </w:p>
        </w:tc>
        <w:tc>
          <w:tcPr>
            <w:tcW w:w="1366" w:type="dxa"/>
            <w:noWrap/>
            <w:hideMark/>
          </w:tcPr>
          <w:p w14:paraId="5AF33429" w14:textId="77777777" w:rsidR="00AA722C" w:rsidRPr="00D0762F" w:rsidRDefault="00AA722C" w:rsidP="002D0E67">
            <w:r w:rsidRPr="00D0762F">
              <w:t>CJ</w:t>
            </w:r>
          </w:p>
        </w:tc>
        <w:tc>
          <w:tcPr>
            <w:tcW w:w="1617" w:type="dxa"/>
            <w:noWrap/>
            <w:hideMark/>
          </w:tcPr>
          <w:p w14:paraId="3F24EF06" w14:textId="77777777" w:rsidR="00AA722C" w:rsidRPr="00D0762F" w:rsidRDefault="00AA722C" w:rsidP="002D0E67">
            <w:r w:rsidRPr="00D0762F">
              <w:t>3</w:t>
            </w:r>
          </w:p>
        </w:tc>
      </w:tr>
      <w:tr w:rsidR="00AA722C" w:rsidRPr="00D0762F" w14:paraId="439D05F0" w14:textId="77777777" w:rsidTr="00921192">
        <w:trPr>
          <w:trHeight w:val="292"/>
        </w:trPr>
        <w:tc>
          <w:tcPr>
            <w:tcW w:w="5301" w:type="dxa"/>
            <w:noWrap/>
            <w:hideMark/>
          </w:tcPr>
          <w:p w14:paraId="208F348E" w14:textId="77777777" w:rsidR="00AA722C" w:rsidRPr="00D0762F" w:rsidRDefault="00AA722C" w:rsidP="002D0E67">
            <w:pPr>
              <w:rPr>
                <w:lang w:val="it-IT"/>
              </w:rPr>
            </w:pPr>
            <w:r w:rsidRPr="00D0762F">
              <w:rPr>
                <w:lang w:val="it-IT"/>
              </w:rPr>
              <w:t>DEMADOBE STANDALONE PROPOSTA CONTODEPOSITO RICHIESTA RICONTATTO</w:t>
            </w:r>
          </w:p>
        </w:tc>
        <w:tc>
          <w:tcPr>
            <w:tcW w:w="1344" w:type="dxa"/>
            <w:noWrap/>
            <w:hideMark/>
          </w:tcPr>
          <w:p w14:paraId="30DFEA87" w14:textId="77777777" w:rsidR="00AA722C" w:rsidRPr="00D0762F" w:rsidRDefault="00AA722C" w:rsidP="002D0E67">
            <w:r w:rsidRPr="00D0762F">
              <w:t>DEMADOBE</w:t>
            </w:r>
          </w:p>
        </w:tc>
        <w:tc>
          <w:tcPr>
            <w:tcW w:w="1366" w:type="dxa"/>
            <w:noWrap/>
            <w:hideMark/>
          </w:tcPr>
          <w:p w14:paraId="193506B3" w14:textId="77777777" w:rsidR="00AA722C" w:rsidRPr="00D0762F" w:rsidRDefault="00AA722C" w:rsidP="002D0E67">
            <w:r w:rsidRPr="00D0762F">
              <w:t>CJ</w:t>
            </w:r>
          </w:p>
        </w:tc>
        <w:tc>
          <w:tcPr>
            <w:tcW w:w="1617" w:type="dxa"/>
            <w:noWrap/>
            <w:hideMark/>
          </w:tcPr>
          <w:p w14:paraId="224EC9B6" w14:textId="77777777" w:rsidR="00AA722C" w:rsidRPr="00D0762F" w:rsidRDefault="00AA722C" w:rsidP="002D0E67">
            <w:r w:rsidRPr="00D0762F">
              <w:t>3</w:t>
            </w:r>
          </w:p>
        </w:tc>
      </w:tr>
      <w:tr w:rsidR="00AA722C" w:rsidRPr="00D0762F" w14:paraId="096A2E52" w14:textId="77777777" w:rsidTr="00921192">
        <w:trPr>
          <w:trHeight w:val="292"/>
        </w:trPr>
        <w:tc>
          <w:tcPr>
            <w:tcW w:w="5301" w:type="dxa"/>
            <w:noWrap/>
            <w:hideMark/>
          </w:tcPr>
          <w:p w14:paraId="79F99237" w14:textId="39DF67B7" w:rsidR="00AA722C" w:rsidRPr="00D0762F" w:rsidRDefault="00AA722C" w:rsidP="002D0E67">
            <w:r w:rsidRPr="00D0762F">
              <w:t xml:space="preserve">HB </w:t>
            </w:r>
            <w:r w:rsidR="002318C3">
              <w:t>–</w:t>
            </w:r>
            <w:r w:rsidRPr="00D0762F">
              <w:t xml:space="preserve"> </w:t>
            </w:r>
            <w:proofErr w:type="spellStart"/>
            <w:r w:rsidRPr="00D0762F">
              <w:t>CartaConto</w:t>
            </w:r>
            <w:proofErr w:type="spellEnd"/>
          </w:p>
        </w:tc>
        <w:tc>
          <w:tcPr>
            <w:tcW w:w="1344" w:type="dxa"/>
            <w:noWrap/>
            <w:hideMark/>
          </w:tcPr>
          <w:p w14:paraId="766B3380"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09A3A885" w14:textId="77777777" w:rsidR="00AA722C" w:rsidRPr="00D0762F" w:rsidRDefault="00AA722C" w:rsidP="002D0E67">
            <w:r w:rsidRPr="00D0762F">
              <w:t>Home Banking</w:t>
            </w:r>
          </w:p>
        </w:tc>
        <w:tc>
          <w:tcPr>
            <w:tcW w:w="1617" w:type="dxa"/>
            <w:noWrap/>
            <w:hideMark/>
          </w:tcPr>
          <w:p w14:paraId="6684A2E6" w14:textId="77777777" w:rsidR="00AA722C" w:rsidRPr="00D0762F" w:rsidRDefault="00AA722C" w:rsidP="002D0E67">
            <w:r w:rsidRPr="00D0762F">
              <w:t>3</w:t>
            </w:r>
          </w:p>
        </w:tc>
      </w:tr>
      <w:tr w:rsidR="00AA722C" w:rsidRPr="00D0762F" w14:paraId="37BE7F03" w14:textId="77777777" w:rsidTr="00921192">
        <w:trPr>
          <w:trHeight w:val="292"/>
        </w:trPr>
        <w:tc>
          <w:tcPr>
            <w:tcW w:w="5301" w:type="dxa"/>
            <w:noWrap/>
            <w:hideMark/>
          </w:tcPr>
          <w:p w14:paraId="497FAE52" w14:textId="77777777" w:rsidR="00AA722C" w:rsidRPr="00D0762F" w:rsidRDefault="00AA722C" w:rsidP="002D0E67">
            <w:r w:rsidRPr="00D0762F">
              <w:t>HB - Carte Amex</w:t>
            </w:r>
          </w:p>
        </w:tc>
        <w:tc>
          <w:tcPr>
            <w:tcW w:w="1344" w:type="dxa"/>
            <w:noWrap/>
            <w:hideMark/>
          </w:tcPr>
          <w:p w14:paraId="424F51E9"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7806347A" w14:textId="77777777" w:rsidR="00AA722C" w:rsidRPr="00D0762F" w:rsidRDefault="00AA722C" w:rsidP="002D0E67">
            <w:r w:rsidRPr="00D0762F">
              <w:t>Home Banking</w:t>
            </w:r>
          </w:p>
        </w:tc>
        <w:tc>
          <w:tcPr>
            <w:tcW w:w="1617" w:type="dxa"/>
            <w:noWrap/>
            <w:hideMark/>
          </w:tcPr>
          <w:p w14:paraId="21182E8C" w14:textId="77777777" w:rsidR="00AA722C" w:rsidRPr="00D0762F" w:rsidRDefault="00AA722C" w:rsidP="002D0E67">
            <w:r w:rsidRPr="00D0762F">
              <w:t>3</w:t>
            </w:r>
          </w:p>
        </w:tc>
      </w:tr>
      <w:tr w:rsidR="00AA722C" w:rsidRPr="00D0762F" w14:paraId="00F70B65" w14:textId="77777777" w:rsidTr="00921192">
        <w:trPr>
          <w:trHeight w:val="292"/>
        </w:trPr>
        <w:tc>
          <w:tcPr>
            <w:tcW w:w="5301" w:type="dxa"/>
            <w:noWrap/>
            <w:hideMark/>
          </w:tcPr>
          <w:p w14:paraId="221B5AE0" w14:textId="77777777" w:rsidR="00AA722C" w:rsidRPr="00D0762F" w:rsidRDefault="00AA722C" w:rsidP="002D0E67">
            <w:r w:rsidRPr="00D0762F">
              <w:t>HB - Conto Deposito</w:t>
            </w:r>
          </w:p>
        </w:tc>
        <w:tc>
          <w:tcPr>
            <w:tcW w:w="1344" w:type="dxa"/>
            <w:noWrap/>
            <w:hideMark/>
          </w:tcPr>
          <w:p w14:paraId="0E7A137A"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7C49E976" w14:textId="77777777" w:rsidR="00AA722C" w:rsidRPr="00D0762F" w:rsidRDefault="00AA722C" w:rsidP="002D0E67">
            <w:r w:rsidRPr="00D0762F">
              <w:t>Home Banking</w:t>
            </w:r>
          </w:p>
        </w:tc>
        <w:tc>
          <w:tcPr>
            <w:tcW w:w="1617" w:type="dxa"/>
            <w:noWrap/>
            <w:hideMark/>
          </w:tcPr>
          <w:p w14:paraId="3A8E5246" w14:textId="77777777" w:rsidR="00AA722C" w:rsidRPr="00D0762F" w:rsidRDefault="00AA722C" w:rsidP="002D0E67">
            <w:r w:rsidRPr="00D0762F">
              <w:t>3</w:t>
            </w:r>
          </w:p>
        </w:tc>
      </w:tr>
      <w:tr w:rsidR="00AA722C" w:rsidRPr="00D0762F" w14:paraId="6B100B5A" w14:textId="77777777" w:rsidTr="00921192">
        <w:trPr>
          <w:trHeight w:val="292"/>
        </w:trPr>
        <w:tc>
          <w:tcPr>
            <w:tcW w:w="5301" w:type="dxa"/>
            <w:noWrap/>
            <w:hideMark/>
          </w:tcPr>
          <w:p w14:paraId="207CCB81" w14:textId="77777777" w:rsidR="00AA722C" w:rsidRPr="00D0762F" w:rsidRDefault="00AA722C" w:rsidP="002D0E67">
            <w:r w:rsidRPr="00D0762F">
              <w:t xml:space="preserve">HB – </w:t>
            </w:r>
            <w:proofErr w:type="spellStart"/>
            <w:r w:rsidRPr="00D0762F">
              <w:t>Polizza</w:t>
            </w:r>
            <w:proofErr w:type="spellEnd"/>
            <w:r w:rsidRPr="00D0762F">
              <w:t xml:space="preserve"> </w:t>
            </w:r>
            <w:proofErr w:type="spellStart"/>
            <w:r w:rsidRPr="00D0762F">
              <w:t>Infortuni</w:t>
            </w:r>
            <w:proofErr w:type="spellEnd"/>
          </w:p>
        </w:tc>
        <w:tc>
          <w:tcPr>
            <w:tcW w:w="1344" w:type="dxa"/>
            <w:noWrap/>
            <w:hideMark/>
          </w:tcPr>
          <w:p w14:paraId="6E97D4FA"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51D25A3E" w14:textId="77777777" w:rsidR="00AA722C" w:rsidRPr="00D0762F" w:rsidRDefault="00AA722C" w:rsidP="002D0E67">
            <w:r w:rsidRPr="00D0762F">
              <w:t>Home Banking</w:t>
            </w:r>
          </w:p>
        </w:tc>
        <w:tc>
          <w:tcPr>
            <w:tcW w:w="1617" w:type="dxa"/>
            <w:noWrap/>
            <w:hideMark/>
          </w:tcPr>
          <w:p w14:paraId="0DDCCF79" w14:textId="77777777" w:rsidR="00AA722C" w:rsidRPr="00D0762F" w:rsidRDefault="00AA722C" w:rsidP="002D0E67">
            <w:r w:rsidRPr="00D0762F">
              <w:t>3</w:t>
            </w:r>
          </w:p>
        </w:tc>
      </w:tr>
      <w:tr w:rsidR="00AA722C" w:rsidRPr="00D0762F" w14:paraId="36B7C952" w14:textId="77777777" w:rsidTr="00921192">
        <w:trPr>
          <w:trHeight w:val="292"/>
        </w:trPr>
        <w:tc>
          <w:tcPr>
            <w:tcW w:w="5301" w:type="dxa"/>
            <w:noWrap/>
            <w:hideMark/>
          </w:tcPr>
          <w:p w14:paraId="619076F3" w14:textId="77777777" w:rsidR="00AA722C" w:rsidRPr="00D0762F" w:rsidRDefault="00AA722C" w:rsidP="002D0E67">
            <w:pPr>
              <w:rPr>
                <w:lang w:val="it-IT"/>
              </w:rPr>
            </w:pPr>
            <w:r w:rsidRPr="00D0762F">
              <w:rPr>
                <w:lang w:val="it-IT"/>
              </w:rPr>
              <w:t>HB – Polizza Mezzi di Pagamento</w:t>
            </w:r>
          </w:p>
        </w:tc>
        <w:tc>
          <w:tcPr>
            <w:tcW w:w="1344" w:type="dxa"/>
            <w:noWrap/>
            <w:hideMark/>
          </w:tcPr>
          <w:p w14:paraId="7E3040D5"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1C34358D" w14:textId="77777777" w:rsidR="00AA722C" w:rsidRPr="00D0762F" w:rsidRDefault="00AA722C" w:rsidP="002D0E67">
            <w:r w:rsidRPr="00D0762F">
              <w:t>Home Banking</w:t>
            </w:r>
          </w:p>
        </w:tc>
        <w:tc>
          <w:tcPr>
            <w:tcW w:w="1617" w:type="dxa"/>
            <w:noWrap/>
            <w:hideMark/>
          </w:tcPr>
          <w:p w14:paraId="19F7139A" w14:textId="77777777" w:rsidR="00AA722C" w:rsidRPr="00D0762F" w:rsidRDefault="00AA722C" w:rsidP="002D0E67">
            <w:r w:rsidRPr="00D0762F">
              <w:t>3</w:t>
            </w:r>
          </w:p>
        </w:tc>
      </w:tr>
      <w:tr w:rsidR="00AA722C" w:rsidRPr="00D0762F" w14:paraId="6A4F9266" w14:textId="77777777" w:rsidTr="00921192">
        <w:trPr>
          <w:trHeight w:val="292"/>
        </w:trPr>
        <w:tc>
          <w:tcPr>
            <w:tcW w:w="5301" w:type="dxa"/>
            <w:noWrap/>
            <w:hideMark/>
          </w:tcPr>
          <w:p w14:paraId="43B3287A" w14:textId="77777777" w:rsidR="00AA722C" w:rsidRPr="00D0762F" w:rsidRDefault="00AA722C" w:rsidP="002D0E67">
            <w:r w:rsidRPr="00D0762F">
              <w:t xml:space="preserve">HB – </w:t>
            </w:r>
            <w:proofErr w:type="spellStart"/>
            <w:r w:rsidRPr="00D0762F">
              <w:t>Polizza</w:t>
            </w:r>
            <w:proofErr w:type="spellEnd"/>
            <w:r w:rsidRPr="00D0762F">
              <w:t xml:space="preserve"> Mobile</w:t>
            </w:r>
          </w:p>
        </w:tc>
        <w:tc>
          <w:tcPr>
            <w:tcW w:w="1344" w:type="dxa"/>
            <w:noWrap/>
            <w:hideMark/>
          </w:tcPr>
          <w:p w14:paraId="4B24BA6B"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5B107C80" w14:textId="77777777" w:rsidR="00AA722C" w:rsidRPr="00D0762F" w:rsidRDefault="00AA722C" w:rsidP="002D0E67">
            <w:r w:rsidRPr="00D0762F">
              <w:t>Home Banking</w:t>
            </w:r>
          </w:p>
        </w:tc>
        <w:tc>
          <w:tcPr>
            <w:tcW w:w="1617" w:type="dxa"/>
            <w:noWrap/>
            <w:hideMark/>
          </w:tcPr>
          <w:p w14:paraId="22852E57" w14:textId="77777777" w:rsidR="00AA722C" w:rsidRPr="00D0762F" w:rsidRDefault="00AA722C" w:rsidP="002D0E67">
            <w:r w:rsidRPr="00D0762F">
              <w:t>3</w:t>
            </w:r>
          </w:p>
        </w:tc>
      </w:tr>
      <w:tr w:rsidR="00AA722C" w:rsidRPr="00D0762F" w14:paraId="65AC2A56" w14:textId="77777777" w:rsidTr="00921192">
        <w:trPr>
          <w:trHeight w:val="292"/>
        </w:trPr>
        <w:tc>
          <w:tcPr>
            <w:tcW w:w="5301" w:type="dxa"/>
            <w:noWrap/>
            <w:hideMark/>
          </w:tcPr>
          <w:p w14:paraId="09B0483F" w14:textId="77777777" w:rsidR="00AA722C" w:rsidRPr="00D0762F" w:rsidRDefault="00AA722C" w:rsidP="002D0E67">
            <w:r w:rsidRPr="00D0762F">
              <w:t xml:space="preserve">HB – </w:t>
            </w:r>
            <w:proofErr w:type="spellStart"/>
            <w:r w:rsidRPr="00D0762F">
              <w:t>Polizza</w:t>
            </w:r>
            <w:proofErr w:type="spellEnd"/>
            <w:r w:rsidRPr="00D0762F">
              <w:t xml:space="preserve"> </w:t>
            </w:r>
            <w:proofErr w:type="spellStart"/>
            <w:r w:rsidRPr="00D0762F">
              <w:t>PersoNA&amp;Salute</w:t>
            </w:r>
            <w:proofErr w:type="spellEnd"/>
          </w:p>
        </w:tc>
        <w:tc>
          <w:tcPr>
            <w:tcW w:w="1344" w:type="dxa"/>
            <w:noWrap/>
            <w:hideMark/>
          </w:tcPr>
          <w:p w14:paraId="4AD04FA9"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348CD7C5" w14:textId="77777777" w:rsidR="00AA722C" w:rsidRPr="00D0762F" w:rsidRDefault="00AA722C" w:rsidP="002D0E67">
            <w:r w:rsidRPr="00D0762F">
              <w:t>Home Banking</w:t>
            </w:r>
          </w:p>
        </w:tc>
        <w:tc>
          <w:tcPr>
            <w:tcW w:w="1617" w:type="dxa"/>
            <w:noWrap/>
            <w:hideMark/>
          </w:tcPr>
          <w:p w14:paraId="1A3E5E16" w14:textId="77777777" w:rsidR="00AA722C" w:rsidRPr="00D0762F" w:rsidRDefault="00AA722C" w:rsidP="002D0E67">
            <w:r w:rsidRPr="00D0762F">
              <w:t>3</w:t>
            </w:r>
          </w:p>
        </w:tc>
      </w:tr>
      <w:tr w:rsidR="00AA722C" w:rsidRPr="00D0762F" w14:paraId="3AC5C205" w14:textId="77777777" w:rsidTr="00921192">
        <w:trPr>
          <w:trHeight w:val="292"/>
        </w:trPr>
        <w:tc>
          <w:tcPr>
            <w:tcW w:w="5301" w:type="dxa"/>
            <w:noWrap/>
            <w:hideMark/>
          </w:tcPr>
          <w:p w14:paraId="18E115DD" w14:textId="77777777" w:rsidR="00AA722C" w:rsidRPr="00D0762F" w:rsidRDefault="00AA722C" w:rsidP="002D0E67">
            <w:r w:rsidRPr="00D0762F">
              <w:t xml:space="preserve">HB - </w:t>
            </w:r>
            <w:proofErr w:type="spellStart"/>
            <w:r w:rsidRPr="00D0762F">
              <w:t>Protezione</w:t>
            </w:r>
            <w:proofErr w:type="spellEnd"/>
            <w:r w:rsidRPr="00D0762F">
              <w:t xml:space="preserve"> Guida “2 </w:t>
            </w:r>
            <w:proofErr w:type="spellStart"/>
            <w:r w:rsidRPr="00D0762F">
              <w:t>Ruote</w:t>
            </w:r>
            <w:proofErr w:type="spellEnd"/>
            <w:r w:rsidRPr="00D0762F">
              <w:t>”</w:t>
            </w:r>
          </w:p>
        </w:tc>
        <w:tc>
          <w:tcPr>
            <w:tcW w:w="1344" w:type="dxa"/>
            <w:noWrap/>
            <w:hideMark/>
          </w:tcPr>
          <w:p w14:paraId="0E1072FD"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28181420" w14:textId="77777777" w:rsidR="00AA722C" w:rsidRPr="00D0762F" w:rsidRDefault="00AA722C" w:rsidP="002D0E67">
            <w:r w:rsidRPr="00D0762F">
              <w:t>Home Banking</w:t>
            </w:r>
          </w:p>
        </w:tc>
        <w:tc>
          <w:tcPr>
            <w:tcW w:w="1617" w:type="dxa"/>
            <w:noWrap/>
            <w:hideMark/>
          </w:tcPr>
          <w:p w14:paraId="3EC8DCA7" w14:textId="77777777" w:rsidR="00AA722C" w:rsidRPr="00D0762F" w:rsidRDefault="00AA722C" w:rsidP="002D0E67">
            <w:r w:rsidRPr="00D0762F">
              <w:t>3</w:t>
            </w:r>
          </w:p>
        </w:tc>
      </w:tr>
      <w:tr w:rsidR="00AA722C" w:rsidRPr="00D0762F" w14:paraId="73192A74" w14:textId="77777777" w:rsidTr="00921192">
        <w:trPr>
          <w:trHeight w:val="292"/>
        </w:trPr>
        <w:tc>
          <w:tcPr>
            <w:tcW w:w="5301" w:type="dxa"/>
            <w:noWrap/>
            <w:hideMark/>
          </w:tcPr>
          <w:p w14:paraId="4FB0FB01" w14:textId="77777777" w:rsidR="00AA722C" w:rsidRPr="00D0762F" w:rsidRDefault="00AA722C" w:rsidP="002D0E67">
            <w:r w:rsidRPr="00D0762F">
              <w:t xml:space="preserve">HB - </w:t>
            </w:r>
            <w:proofErr w:type="spellStart"/>
            <w:r w:rsidRPr="00D0762F">
              <w:t>Protezione</w:t>
            </w:r>
            <w:proofErr w:type="spellEnd"/>
            <w:r w:rsidRPr="00D0762F">
              <w:t xml:space="preserve"> Guida “Auto”</w:t>
            </w:r>
          </w:p>
        </w:tc>
        <w:tc>
          <w:tcPr>
            <w:tcW w:w="1344" w:type="dxa"/>
            <w:noWrap/>
            <w:hideMark/>
          </w:tcPr>
          <w:p w14:paraId="539A3040"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5D39EDC0" w14:textId="77777777" w:rsidR="00AA722C" w:rsidRPr="00D0762F" w:rsidRDefault="00AA722C" w:rsidP="002D0E67">
            <w:r w:rsidRPr="00D0762F">
              <w:t>Home Banking</w:t>
            </w:r>
          </w:p>
        </w:tc>
        <w:tc>
          <w:tcPr>
            <w:tcW w:w="1617" w:type="dxa"/>
            <w:noWrap/>
            <w:hideMark/>
          </w:tcPr>
          <w:p w14:paraId="1262CB2D" w14:textId="77777777" w:rsidR="00AA722C" w:rsidRPr="00D0762F" w:rsidRDefault="00AA722C" w:rsidP="002D0E67">
            <w:r w:rsidRPr="00D0762F">
              <w:t>3</w:t>
            </w:r>
          </w:p>
        </w:tc>
      </w:tr>
      <w:tr w:rsidR="00AA722C" w:rsidRPr="00D0762F" w14:paraId="274B3580" w14:textId="77777777" w:rsidTr="00921192">
        <w:trPr>
          <w:trHeight w:val="292"/>
        </w:trPr>
        <w:tc>
          <w:tcPr>
            <w:tcW w:w="5301" w:type="dxa"/>
            <w:noWrap/>
            <w:hideMark/>
          </w:tcPr>
          <w:p w14:paraId="277E8B52" w14:textId="77777777" w:rsidR="00AA722C" w:rsidRPr="00D0762F" w:rsidRDefault="00AA722C" w:rsidP="002D0E67">
            <w:pPr>
              <w:rPr>
                <w:lang w:val="it-IT"/>
              </w:rPr>
            </w:pPr>
            <w:r w:rsidRPr="00D0762F">
              <w:rPr>
                <w:lang w:val="it-IT"/>
              </w:rPr>
              <w:t xml:space="preserve">HB - Scheda prodotto </w:t>
            </w:r>
            <w:proofErr w:type="spellStart"/>
            <w:r w:rsidRPr="00D0762F">
              <w:rPr>
                <w:lang w:val="it-IT"/>
              </w:rPr>
              <w:t>Nexi</w:t>
            </w:r>
            <w:proofErr w:type="spellEnd"/>
            <w:r w:rsidRPr="00D0762F">
              <w:rPr>
                <w:lang w:val="it-IT"/>
              </w:rPr>
              <w:t xml:space="preserve"> Classic</w:t>
            </w:r>
          </w:p>
        </w:tc>
        <w:tc>
          <w:tcPr>
            <w:tcW w:w="1344" w:type="dxa"/>
            <w:noWrap/>
            <w:hideMark/>
          </w:tcPr>
          <w:p w14:paraId="3CB380E9"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4D65465B" w14:textId="77777777" w:rsidR="00AA722C" w:rsidRPr="00D0762F" w:rsidRDefault="00AA722C" w:rsidP="002D0E67">
            <w:r w:rsidRPr="00D0762F">
              <w:t>Home Banking</w:t>
            </w:r>
          </w:p>
        </w:tc>
        <w:tc>
          <w:tcPr>
            <w:tcW w:w="1617" w:type="dxa"/>
            <w:noWrap/>
            <w:hideMark/>
          </w:tcPr>
          <w:p w14:paraId="4148F77C" w14:textId="77777777" w:rsidR="00AA722C" w:rsidRPr="00D0762F" w:rsidRDefault="00AA722C" w:rsidP="002D0E67">
            <w:r w:rsidRPr="00D0762F">
              <w:t>3</w:t>
            </w:r>
          </w:p>
        </w:tc>
      </w:tr>
      <w:tr w:rsidR="00AA722C" w:rsidRPr="00D0762F" w14:paraId="61E8F2CE" w14:textId="77777777" w:rsidTr="00921192">
        <w:trPr>
          <w:trHeight w:val="292"/>
        </w:trPr>
        <w:tc>
          <w:tcPr>
            <w:tcW w:w="5301" w:type="dxa"/>
            <w:noWrap/>
            <w:hideMark/>
          </w:tcPr>
          <w:p w14:paraId="0B504718" w14:textId="77777777" w:rsidR="00AA722C" w:rsidRPr="00D0762F" w:rsidRDefault="00AA722C" w:rsidP="002D0E67">
            <w:pPr>
              <w:rPr>
                <w:lang w:val="it-IT"/>
              </w:rPr>
            </w:pPr>
            <w:r w:rsidRPr="00D0762F">
              <w:rPr>
                <w:lang w:val="it-IT"/>
              </w:rPr>
              <w:t xml:space="preserve">HB - Scheda prodotto </w:t>
            </w:r>
            <w:proofErr w:type="spellStart"/>
            <w:r w:rsidRPr="00D0762F">
              <w:rPr>
                <w:lang w:val="it-IT"/>
              </w:rPr>
              <w:t>Nexi</w:t>
            </w:r>
            <w:proofErr w:type="spellEnd"/>
            <w:r w:rsidRPr="00D0762F">
              <w:rPr>
                <w:lang w:val="it-IT"/>
              </w:rPr>
              <w:t xml:space="preserve"> Credit</w:t>
            </w:r>
          </w:p>
        </w:tc>
        <w:tc>
          <w:tcPr>
            <w:tcW w:w="1344" w:type="dxa"/>
            <w:noWrap/>
            <w:hideMark/>
          </w:tcPr>
          <w:p w14:paraId="21C42429"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7CABF476" w14:textId="77777777" w:rsidR="00AA722C" w:rsidRPr="00D0762F" w:rsidRDefault="00AA722C" w:rsidP="002D0E67">
            <w:r w:rsidRPr="00D0762F">
              <w:t>Home Banking</w:t>
            </w:r>
          </w:p>
        </w:tc>
        <w:tc>
          <w:tcPr>
            <w:tcW w:w="1617" w:type="dxa"/>
            <w:noWrap/>
            <w:hideMark/>
          </w:tcPr>
          <w:p w14:paraId="6BCE3C37" w14:textId="77777777" w:rsidR="00AA722C" w:rsidRPr="00D0762F" w:rsidRDefault="00AA722C" w:rsidP="002D0E67">
            <w:r w:rsidRPr="00D0762F">
              <w:t>3</w:t>
            </w:r>
          </w:p>
        </w:tc>
      </w:tr>
      <w:tr w:rsidR="00AA722C" w:rsidRPr="00D0762F" w14:paraId="4A863313" w14:textId="77777777" w:rsidTr="00921192">
        <w:trPr>
          <w:trHeight w:val="292"/>
        </w:trPr>
        <w:tc>
          <w:tcPr>
            <w:tcW w:w="5301" w:type="dxa"/>
            <w:noWrap/>
            <w:hideMark/>
          </w:tcPr>
          <w:p w14:paraId="40B7A72C" w14:textId="77777777" w:rsidR="00AA722C" w:rsidRPr="00D0762F" w:rsidRDefault="00AA722C" w:rsidP="002D0E67">
            <w:r w:rsidRPr="00D0762F">
              <w:t>HB - Visa Debit</w:t>
            </w:r>
          </w:p>
        </w:tc>
        <w:tc>
          <w:tcPr>
            <w:tcW w:w="1344" w:type="dxa"/>
            <w:noWrap/>
            <w:hideMark/>
          </w:tcPr>
          <w:p w14:paraId="609510C2" w14:textId="77777777" w:rsidR="00AA722C" w:rsidRPr="00D0762F" w:rsidRDefault="00AA722C" w:rsidP="002D0E67">
            <w:proofErr w:type="spellStart"/>
            <w:r w:rsidRPr="00D0762F">
              <w:t>VetriNA</w:t>
            </w:r>
            <w:proofErr w:type="spellEnd"/>
            <w:r w:rsidRPr="00D0762F">
              <w:t xml:space="preserve"> Home Banking</w:t>
            </w:r>
          </w:p>
        </w:tc>
        <w:tc>
          <w:tcPr>
            <w:tcW w:w="1366" w:type="dxa"/>
            <w:noWrap/>
            <w:hideMark/>
          </w:tcPr>
          <w:p w14:paraId="51B0D125" w14:textId="77777777" w:rsidR="00AA722C" w:rsidRPr="00D0762F" w:rsidRDefault="00AA722C" w:rsidP="002D0E67">
            <w:r w:rsidRPr="00D0762F">
              <w:t>Home Banking</w:t>
            </w:r>
          </w:p>
        </w:tc>
        <w:tc>
          <w:tcPr>
            <w:tcW w:w="1617" w:type="dxa"/>
            <w:noWrap/>
            <w:hideMark/>
          </w:tcPr>
          <w:p w14:paraId="07545D26" w14:textId="77777777" w:rsidR="00AA722C" w:rsidRPr="00D0762F" w:rsidRDefault="00AA722C" w:rsidP="002D0E67">
            <w:r w:rsidRPr="00D0762F">
              <w:t>3</w:t>
            </w:r>
          </w:p>
        </w:tc>
      </w:tr>
      <w:tr w:rsidR="00AA722C" w:rsidRPr="00D0762F" w14:paraId="3C1267C0" w14:textId="77777777" w:rsidTr="00921192">
        <w:trPr>
          <w:trHeight w:val="292"/>
        </w:trPr>
        <w:tc>
          <w:tcPr>
            <w:tcW w:w="5301" w:type="dxa"/>
            <w:noWrap/>
            <w:hideMark/>
          </w:tcPr>
          <w:p w14:paraId="1962498E" w14:textId="77777777" w:rsidR="00AA722C" w:rsidRPr="00D0762F" w:rsidRDefault="00AA722C" w:rsidP="002D0E67">
            <w:proofErr w:type="spellStart"/>
            <w:r w:rsidRPr="00D0762F">
              <w:t>Simulatore</w:t>
            </w:r>
            <w:proofErr w:type="spellEnd"/>
            <w:r w:rsidRPr="00D0762F">
              <w:t xml:space="preserve"> Conto Deposito</w:t>
            </w:r>
          </w:p>
        </w:tc>
        <w:tc>
          <w:tcPr>
            <w:tcW w:w="1344" w:type="dxa"/>
            <w:noWrap/>
            <w:hideMark/>
          </w:tcPr>
          <w:p w14:paraId="6AAC8468" w14:textId="77777777" w:rsidR="00AA722C" w:rsidRPr="00D0762F" w:rsidRDefault="00AA722C" w:rsidP="002D0E67">
            <w:proofErr w:type="spellStart"/>
            <w:r w:rsidRPr="00D0762F">
              <w:t>Contattaci</w:t>
            </w:r>
            <w:proofErr w:type="spellEnd"/>
          </w:p>
        </w:tc>
        <w:tc>
          <w:tcPr>
            <w:tcW w:w="1366" w:type="dxa"/>
            <w:noWrap/>
            <w:hideMark/>
          </w:tcPr>
          <w:p w14:paraId="77606FFB" w14:textId="77777777" w:rsidR="00AA722C" w:rsidRPr="00D0762F" w:rsidRDefault="00AA722C" w:rsidP="002D0E67">
            <w:r w:rsidRPr="00D0762F">
              <w:t>Sito</w:t>
            </w:r>
          </w:p>
        </w:tc>
        <w:tc>
          <w:tcPr>
            <w:tcW w:w="1617" w:type="dxa"/>
            <w:noWrap/>
            <w:hideMark/>
          </w:tcPr>
          <w:p w14:paraId="49B4E718" w14:textId="77777777" w:rsidR="00AA722C" w:rsidRPr="00D0762F" w:rsidRDefault="00AA722C" w:rsidP="002D0E67">
            <w:r w:rsidRPr="00D0762F">
              <w:t>3</w:t>
            </w:r>
          </w:p>
        </w:tc>
      </w:tr>
      <w:tr w:rsidR="00AA722C" w:rsidRPr="00D0762F" w14:paraId="539721BE" w14:textId="77777777" w:rsidTr="00921192">
        <w:trPr>
          <w:trHeight w:val="292"/>
        </w:trPr>
        <w:tc>
          <w:tcPr>
            <w:tcW w:w="5301" w:type="dxa"/>
            <w:noWrap/>
            <w:hideMark/>
          </w:tcPr>
          <w:p w14:paraId="2922F709" w14:textId="77777777" w:rsidR="00AA722C" w:rsidRPr="00D0762F" w:rsidRDefault="00AA722C" w:rsidP="002D0E67">
            <w:pPr>
              <w:rPr>
                <w:lang w:val="it-IT"/>
              </w:rPr>
            </w:pPr>
            <w:r w:rsidRPr="00D0762F">
              <w:rPr>
                <w:lang w:val="it-IT"/>
              </w:rPr>
              <w:t xml:space="preserve">Sito </w:t>
            </w:r>
            <w:proofErr w:type="gramStart"/>
            <w:r w:rsidRPr="00D0762F">
              <w:rPr>
                <w:lang w:val="it-IT"/>
              </w:rPr>
              <w:t>-  Landing</w:t>
            </w:r>
            <w:proofErr w:type="gramEnd"/>
            <w:r w:rsidRPr="00D0762F">
              <w:rPr>
                <w:lang w:val="it-IT"/>
              </w:rPr>
              <w:t xml:space="preserve"> page affari Startup innovative</w:t>
            </w:r>
          </w:p>
        </w:tc>
        <w:tc>
          <w:tcPr>
            <w:tcW w:w="1344" w:type="dxa"/>
            <w:noWrap/>
            <w:hideMark/>
          </w:tcPr>
          <w:p w14:paraId="3D6BD648" w14:textId="77777777" w:rsidR="00AA722C" w:rsidRPr="00D0762F" w:rsidRDefault="00AA722C" w:rsidP="002D0E67">
            <w:proofErr w:type="spellStart"/>
            <w:r w:rsidRPr="00D0762F">
              <w:t>Contattaci</w:t>
            </w:r>
            <w:proofErr w:type="spellEnd"/>
          </w:p>
        </w:tc>
        <w:tc>
          <w:tcPr>
            <w:tcW w:w="1366" w:type="dxa"/>
            <w:noWrap/>
            <w:hideMark/>
          </w:tcPr>
          <w:p w14:paraId="6D0862F8" w14:textId="77777777" w:rsidR="00AA722C" w:rsidRPr="00D0762F" w:rsidRDefault="00AA722C" w:rsidP="002D0E67">
            <w:r w:rsidRPr="00D0762F">
              <w:t>Sito</w:t>
            </w:r>
          </w:p>
        </w:tc>
        <w:tc>
          <w:tcPr>
            <w:tcW w:w="1617" w:type="dxa"/>
            <w:noWrap/>
            <w:hideMark/>
          </w:tcPr>
          <w:p w14:paraId="75C9A3A0" w14:textId="77777777" w:rsidR="00AA722C" w:rsidRPr="00D0762F" w:rsidRDefault="00AA722C" w:rsidP="002D0E67">
            <w:r w:rsidRPr="00D0762F">
              <w:t>3</w:t>
            </w:r>
          </w:p>
        </w:tc>
      </w:tr>
      <w:tr w:rsidR="00AA722C" w:rsidRPr="00D0762F" w14:paraId="5733AA8B" w14:textId="77777777" w:rsidTr="00921192">
        <w:trPr>
          <w:trHeight w:val="292"/>
        </w:trPr>
        <w:tc>
          <w:tcPr>
            <w:tcW w:w="5301" w:type="dxa"/>
            <w:noWrap/>
            <w:hideMark/>
          </w:tcPr>
          <w:p w14:paraId="67F65029" w14:textId="77777777" w:rsidR="00AA722C" w:rsidRPr="00D0762F" w:rsidRDefault="00AA722C" w:rsidP="002D0E67">
            <w:r w:rsidRPr="00D0762F">
              <w:t xml:space="preserve">Sito </w:t>
            </w:r>
            <w:proofErr w:type="gramStart"/>
            <w:r w:rsidRPr="00D0762F">
              <w:t>-  Visa</w:t>
            </w:r>
            <w:proofErr w:type="gramEnd"/>
            <w:r w:rsidRPr="00D0762F">
              <w:t xml:space="preserve"> Debit</w:t>
            </w:r>
          </w:p>
        </w:tc>
        <w:tc>
          <w:tcPr>
            <w:tcW w:w="1344" w:type="dxa"/>
            <w:noWrap/>
            <w:hideMark/>
          </w:tcPr>
          <w:p w14:paraId="6F6E2270" w14:textId="77777777" w:rsidR="00AA722C" w:rsidRPr="00D0762F" w:rsidRDefault="00AA722C" w:rsidP="002D0E67">
            <w:proofErr w:type="spellStart"/>
            <w:r w:rsidRPr="00D0762F">
              <w:t>Contattaci</w:t>
            </w:r>
            <w:proofErr w:type="spellEnd"/>
          </w:p>
        </w:tc>
        <w:tc>
          <w:tcPr>
            <w:tcW w:w="1366" w:type="dxa"/>
            <w:noWrap/>
            <w:hideMark/>
          </w:tcPr>
          <w:p w14:paraId="6F2C11F4" w14:textId="77777777" w:rsidR="00AA722C" w:rsidRPr="00D0762F" w:rsidRDefault="00AA722C" w:rsidP="002D0E67">
            <w:r w:rsidRPr="00D0762F">
              <w:t>Sito</w:t>
            </w:r>
          </w:p>
        </w:tc>
        <w:tc>
          <w:tcPr>
            <w:tcW w:w="1617" w:type="dxa"/>
            <w:noWrap/>
            <w:hideMark/>
          </w:tcPr>
          <w:p w14:paraId="08B9B3CE" w14:textId="77777777" w:rsidR="00AA722C" w:rsidRPr="00D0762F" w:rsidRDefault="00AA722C" w:rsidP="002D0E67">
            <w:r w:rsidRPr="00D0762F">
              <w:t>3</w:t>
            </w:r>
          </w:p>
        </w:tc>
      </w:tr>
      <w:tr w:rsidR="00AA722C" w:rsidRPr="00D0762F" w14:paraId="7B410A62" w14:textId="77777777" w:rsidTr="00921192">
        <w:trPr>
          <w:trHeight w:val="292"/>
        </w:trPr>
        <w:tc>
          <w:tcPr>
            <w:tcW w:w="5301" w:type="dxa"/>
            <w:noWrap/>
            <w:hideMark/>
          </w:tcPr>
          <w:p w14:paraId="742285FD" w14:textId="77777777" w:rsidR="00AA722C" w:rsidRPr="00D0762F" w:rsidRDefault="00AA722C" w:rsidP="002D0E67">
            <w:r w:rsidRPr="00D0762F">
              <w:t>Sito – CA Smart Advisory</w:t>
            </w:r>
          </w:p>
        </w:tc>
        <w:tc>
          <w:tcPr>
            <w:tcW w:w="1344" w:type="dxa"/>
            <w:noWrap/>
            <w:hideMark/>
          </w:tcPr>
          <w:p w14:paraId="6B7B1F89" w14:textId="77777777" w:rsidR="00AA722C" w:rsidRPr="00D0762F" w:rsidRDefault="00AA722C" w:rsidP="002D0E67">
            <w:proofErr w:type="spellStart"/>
            <w:r w:rsidRPr="00D0762F">
              <w:t>Contattaci</w:t>
            </w:r>
            <w:proofErr w:type="spellEnd"/>
          </w:p>
        </w:tc>
        <w:tc>
          <w:tcPr>
            <w:tcW w:w="1366" w:type="dxa"/>
            <w:noWrap/>
            <w:hideMark/>
          </w:tcPr>
          <w:p w14:paraId="6D75C8DF" w14:textId="77777777" w:rsidR="00AA722C" w:rsidRPr="00D0762F" w:rsidRDefault="00AA722C" w:rsidP="002D0E67">
            <w:r w:rsidRPr="00D0762F">
              <w:t>Sito</w:t>
            </w:r>
          </w:p>
        </w:tc>
        <w:tc>
          <w:tcPr>
            <w:tcW w:w="1617" w:type="dxa"/>
            <w:noWrap/>
            <w:hideMark/>
          </w:tcPr>
          <w:p w14:paraId="5AA807D3" w14:textId="77777777" w:rsidR="00AA722C" w:rsidRPr="00D0762F" w:rsidRDefault="00AA722C" w:rsidP="002D0E67">
            <w:r w:rsidRPr="00D0762F">
              <w:t>3</w:t>
            </w:r>
          </w:p>
        </w:tc>
      </w:tr>
      <w:tr w:rsidR="00AA722C" w:rsidRPr="00D0762F" w14:paraId="20196474" w14:textId="77777777" w:rsidTr="00921192">
        <w:trPr>
          <w:trHeight w:val="292"/>
        </w:trPr>
        <w:tc>
          <w:tcPr>
            <w:tcW w:w="5301" w:type="dxa"/>
            <w:noWrap/>
            <w:hideMark/>
          </w:tcPr>
          <w:p w14:paraId="09383E8D" w14:textId="77777777" w:rsidR="00AA722C" w:rsidRPr="00D0762F" w:rsidRDefault="00AA722C" w:rsidP="002D0E67">
            <w:r w:rsidRPr="00D0762F">
              <w:t>Sito - Conto teen</w:t>
            </w:r>
          </w:p>
        </w:tc>
        <w:tc>
          <w:tcPr>
            <w:tcW w:w="1344" w:type="dxa"/>
            <w:noWrap/>
            <w:hideMark/>
          </w:tcPr>
          <w:p w14:paraId="4DC45EE5" w14:textId="77777777" w:rsidR="00AA722C" w:rsidRPr="00D0762F" w:rsidRDefault="00AA722C" w:rsidP="002D0E67">
            <w:proofErr w:type="spellStart"/>
            <w:r w:rsidRPr="00D0762F">
              <w:t>Contattaci</w:t>
            </w:r>
            <w:proofErr w:type="spellEnd"/>
          </w:p>
        </w:tc>
        <w:tc>
          <w:tcPr>
            <w:tcW w:w="1366" w:type="dxa"/>
            <w:noWrap/>
            <w:hideMark/>
          </w:tcPr>
          <w:p w14:paraId="01794F76" w14:textId="77777777" w:rsidR="00AA722C" w:rsidRPr="00D0762F" w:rsidRDefault="00AA722C" w:rsidP="002D0E67">
            <w:r w:rsidRPr="00D0762F">
              <w:t>Sito</w:t>
            </w:r>
          </w:p>
        </w:tc>
        <w:tc>
          <w:tcPr>
            <w:tcW w:w="1617" w:type="dxa"/>
            <w:noWrap/>
            <w:hideMark/>
          </w:tcPr>
          <w:p w14:paraId="25EA144C" w14:textId="77777777" w:rsidR="00AA722C" w:rsidRPr="00D0762F" w:rsidRDefault="00AA722C" w:rsidP="002D0E67">
            <w:r w:rsidRPr="00D0762F">
              <w:t>3</w:t>
            </w:r>
          </w:p>
        </w:tc>
      </w:tr>
      <w:tr w:rsidR="00AA722C" w:rsidRPr="00D0762F" w14:paraId="06118EA1" w14:textId="77777777" w:rsidTr="00921192">
        <w:trPr>
          <w:trHeight w:val="292"/>
        </w:trPr>
        <w:tc>
          <w:tcPr>
            <w:tcW w:w="5301" w:type="dxa"/>
            <w:noWrap/>
            <w:hideMark/>
          </w:tcPr>
          <w:p w14:paraId="092F8801" w14:textId="77777777" w:rsidR="00AA722C" w:rsidRPr="00D0762F" w:rsidRDefault="00AA722C" w:rsidP="002D0E67">
            <w:r w:rsidRPr="00D0762F">
              <w:t xml:space="preserve">Sito - Gestione </w:t>
            </w:r>
            <w:proofErr w:type="spellStart"/>
            <w:r w:rsidRPr="00D0762F">
              <w:t>Patrimoniale</w:t>
            </w:r>
            <w:proofErr w:type="spellEnd"/>
          </w:p>
        </w:tc>
        <w:tc>
          <w:tcPr>
            <w:tcW w:w="1344" w:type="dxa"/>
            <w:noWrap/>
            <w:hideMark/>
          </w:tcPr>
          <w:p w14:paraId="7F813FA0" w14:textId="77777777" w:rsidR="00AA722C" w:rsidRPr="00D0762F" w:rsidRDefault="00AA722C" w:rsidP="002D0E67">
            <w:proofErr w:type="spellStart"/>
            <w:r w:rsidRPr="00D0762F">
              <w:t>Contattaci</w:t>
            </w:r>
            <w:proofErr w:type="spellEnd"/>
          </w:p>
        </w:tc>
        <w:tc>
          <w:tcPr>
            <w:tcW w:w="1366" w:type="dxa"/>
            <w:noWrap/>
            <w:hideMark/>
          </w:tcPr>
          <w:p w14:paraId="1C72DA98" w14:textId="77777777" w:rsidR="00AA722C" w:rsidRPr="00D0762F" w:rsidRDefault="00AA722C" w:rsidP="002D0E67">
            <w:r w:rsidRPr="00D0762F">
              <w:t>Sito</w:t>
            </w:r>
          </w:p>
        </w:tc>
        <w:tc>
          <w:tcPr>
            <w:tcW w:w="1617" w:type="dxa"/>
            <w:noWrap/>
            <w:hideMark/>
          </w:tcPr>
          <w:p w14:paraId="7D38C604" w14:textId="77777777" w:rsidR="00AA722C" w:rsidRPr="00D0762F" w:rsidRDefault="00AA722C" w:rsidP="002D0E67">
            <w:r w:rsidRPr="00D0762F">
              <w:t>3</w:t>
            </w:r>
          </w:p>
        </w:tc>
      </w:tr>
      <w:tr w:rsidR="00AA722C" w:rsidRPr="00D0762F" w14:paraId="048C39D7" w14:textId="77777777" w:rsidTr="00921192">
        <w:trPr>
          <w:trHeight w:val="292"/>
        </w:trPr>
        <w:tc>
          <w:tcPr>
            <w:tcW w:w="5301" w:type="dxa"/>
            <w:noWrap/>
            <w:hideMark/>
          </w:tcPr>
          <w:p w14:paraId="6A995DAC" w14:textId="77777777" w:rsidR="00AA722C" w:rsidRPr="00D0762F" w:rsidRDefault="00AA722C" w:rsidP="002D0E67">
            <w:pPr>
              <w:rPr>
                <w:lang w:val="it-IT"/>
              </w:rPr>
            </w:pPr>
            <w:r w:rsidRPr="00D0762F">
              <w:rPr>
                <w:lang w:val="it-IT"/>
              </w:rPr>
              <w:t>Sito - Landing page affari Agri Agro</w:t>
            </w:r>
          </w:p>
        </w:tc>
        <w:tc>
          <w:tcPr>
            <w:tcW w:w="1344" w:type="dxa"/>
            <w:noWrap/>
            <w:hideMark/>
          </w:tcPr>
          <w:p w14:paraId="18AB8F9D" w14:textId="77777777" w:rsidR="00AA722C" w:rsidRPr="00D0762F" w:rsidRDefault="00AA722C" w:rsidP="002D0E67">
            <w:proofErr w:type="spellStart"/>
            <w:r w:rsidRPr="00D0762F">
              <w:t>Contattaci</w:t>
            </w:r>
            <w:proofErr w:type="spellEnd"/>
          </w:p>
        </w:tc>
        <w:tc>
          <w:tcPr>
            <w:tcW w:w="1366" w:type="dxa"/>
            <w:noWrap/>
            <w:hideMark/>
          </w:tcPr>
          <w:p w14:paraId="08B144BE" w14:textId="77777777" w:rsidR="00AA722C" w:rsidRPr="00D0762F" w:rsidRDefault="00AA722C" w:rsidP="002D0E67">
            <w:r w:rsidRPr="00D0762F">
              <w:t>Sito</w:t>
            </w:r>
          </w:p>
        </w:tc>
        <w:tc>
          <w:tcPr>
            <w:tcW w:w="1617" w:type="dxa"/>
            <w:noWrap/>
            <w:hideMark/>
          </w:tcPr>
          <w:p w14:paraId="13A6E42C" w14:textId="77777777" w:rsidR="00AA722C" w:rsidRPr="00D0762F" w:rsidRDefault="00AA722C" w:rsidP="002D0E67">
            <w:r w:rsidRPr="00D0762F">
              <w:t>3</w:t>
            </w:r>
          </w:p>
        </w:tc>
      </w:tr>
      <w:tr w:rsidR="00AA722C" w:rsidRPr="00D0762F" w14:paraId="5EFFBC50" w14:textId="77777777" w:rsidTr="00921192">
        <w:trPr>
          <w:trHeight w:val="292"/>
        </w:trPr>
        <w:tc>
          <w:tcPr>
            <w:tcW w:w="5301" w:type="dxa"/>
            <w:noWrap/>
            <w:hideMark/>
          </w:tcPr>
          <w:p w14:paraId="12939605" w14:textId="77777777" w:rsidR="00AA722C" w:rsidRPr="00D0762F" w:rsidRDefault="00AA722C" w:rsidP="002D0E67">
            <w:pPr>
              <w:rPr>
                <w:lang w:val="it-IT"/>
              </w:rPr>
            </w:pPr>
            <w:r w:rsidRPr="00D0762F">
              <w:rPr>
                <w:lang w:val="it-IT"/>
              </w:rPr>
              <w:t>Sito - Landing page affari Artigiani</w:t>
            </w:r>
          </w:p>
        </w:tc>
        <w:tc>
          <w:tcPr>
            <w:tcW w:w="1344" w:type="dxa"/>
            <w:noWrap/>
            <w:hideMark/>
          </w:tcPr>
          <w:p w14:paraId="42EEF809" w14:textId="77777777" w:rsidR="00AA722C" w:rsidRPr="00D0762F" w:rsidRDefault="00AA722C" w:rsidP="002D0E67">
            <w:proofErr w:type="spellStart"/>
            <w:r w:rsidRPr="00D0762F">
              <w:t>Contattaci</w:t>
            </w:r>
            <w:proofErr w:type="spellEnd"/>
          </w:p>
        </w:tc>
        <w:tc>
          <w:tcPr>
            <w:tcW w:w="1366" w:type="dxa"/>
            <w:noWrap/>
            <w:hideMark/>
          </w:tcPr>
          <w:p w14:paraId="64AE5047" w14:textId="77777777" w:rsidR="00AA722C" w:rsidRPr="00D0762F" w:rsidRDefault="00AA722C" w:rsidP="002D0E67">
            <w:r w:rsidRPr="00D0762F">
              <w:t>Sito</w:t>
            </w:r>
          </w:p>
        </w:tc>
        <w:tc>
          <w:tcPr>
            <w:tcW w:w="1617" w:type="dxa"/>
            <w:noWrap/>
            <w:hideMark/>
          </w:tcPr>
          <w:p w14:paraId="0E4A99EC" w14:textId="77777777" w:rsidR="00AA722C" w:rsidRPr="00D0762F" w:rsidRDefault="00AA722C" w:rsidP="002D0E67">
            <w:r w:rsidRPr="00D0762F">
              <w:t>3</w:t>
            </w:r>
          </w:p>
        </w:tc>
      </w:tr>
      <w:tr w:rsidR="00AA722C" w:rsidRPr="00D0762F" w14:paraId="2AA39666" w14:textId="77777777" w:rsidTr="00921192">
        <w:trPr>
          <w:trHeight w:val="292"/>
        </w:trPr>
        <w:tc>
          <w:tcPr>
            <w:tcW w:w="5301" w:type="dxa"/>
            <w:noWrap/>
            <w:hideMark/>
          </w:tcPr>
          <w:p w14:paraId="13E83124" w14:textId="77777777" w:rsidR="00AA722C" w:rsidRPr="00D0762F" w:rsidRDefault="00AA722C" w:rsidP="002D0E67">
            <w:pPr>
              <w:rPr>
                <w:lang w:val="it-IT"/>
              </w:rPr>
            </w:pPr>
            <w:r w:rsidRPr="00D0762F">
              <w:rPr>
                <w:lang w:val="it-IT"/>
              </w:rPr>
              <w:t>Sito - Landing page affari Commercio e servizi</w:t>
            </w:r>
          </w:p>
        </w:tc>
        <w:tc>
          <w:tcPr>
            <w:tcW w:w="1344" w:type="dxa"/>
            <w:noWrap/>
            <w:hideMark/>
          </w:tcPr>
          <w:p w14:paraId="4DB1F104" w14:textId="77777777" w:rsidR="00AA722C" w:rsidRPr="00D0762F" w:rsidRDefault="00AA722C" w:rsidP="002D0E67">
            <w:proofErr w:type="spellStart"/>
            <w:r w:rsidRPr="00D0762F">
              <w:t>Contattaci</w:t>
            </w:r>
            <w:proofErr w:type="spellEnd"/>
          </w:p>
        </w:tc>
        <w:tc>
          <w:tcPr>
            <w:tcW w:w="1366" w:type="dxa"/>
            <w:noWrap/>
            <w:hideMark/>
          </w:tcPr>
          <w:p w14:paraId="3E781679" w14:textId="77777777" w:rsidR="00AA722C" w:rsidRPr="00D0762F" w:rsidRDefault="00AA722C" w:rsidP="002D0E67">
            <w:r w:rsidRPr="00D0762F">
              <w:t>Sito</w:t>
            </w:r>
          </w:p>
        </w:tc>
        <w:tc>
          <w:tcPr>
            <w:tcW w:w="1617" w:type="dxa"/>
            <w:noWrap/>
            <w:hideMark/>
          </w:tcPr>
          <w:p w14:paraId="2002E8A4" w14:textId="77777777" w:rsidR="00AA722C" w:rsidRPr="00D0762F" w:rsidRDefault="00AA722C" w:rsidP="002D0E67">
            <w:r w:rsidRPr="00D0762F">
              <w:t>3</w:t>
            </w:r>
          </w:p>
        </w:tc>
      </w:tr>
      <w:tr w:rsidR="00AA722C" w:rsidRPr="00D0762F" w14:paraId="747F49CB" w14:textId="77777777" w:rsidTr="00921192">
        <w:trPr>
          <w:trHeight w:val="292"/>
        </w:trPr>
        <w:tc>
          <w:tcPr>
            <w:tcW w:w="5301" w:type="dxa"/>
            <w:noWrap/>
            <w:hideMark/>
          </w:tcPr>
          <w:p w14:paraId="60CD9115" w14:textId="77777777" w:rsidR="00AA722C" w:rsidRPr="00D0762F" w:rsidRDefault="00AA722C" w:rsidP="002D0E67">
            <w:pPr>
              <w:rPr>
                <w:lang w:val="it-IT"/>
              </w:rPr>
            </w:pPr>
            <w:r w:rsidRPr="00D0762F">
              <w:rPr>
                <w:lang w:val="it-IT"/>
              </w:rPr>
              <w:t>Sito - Landing page affari Enti e associazioni</w:t>
            </w:r>
          </w:p>
        </w:tc>
        <w:tc>
          <w:tcPr>
            <w:tcW w:w="1344" w:type="dxa"/>
            <w:noWrap/>
            <w:hideMark/>
          </w:tcPr>
          <w:p w14:paraId="4943BE27" w14:textId="77777777" w:rsidR="00AA722C" w:rsidRPr="00D0762F" w:rsidRDefault="00AA722C" w:rsidP="002D0E67">
            <w:proofErr w:type="spellStart"/>
            <w:r w:rsidRPr="00D0762F">
              <w:t>Contattaci</w:t>
            </w:r>
            <w:proofErr w:type="spellEnd"/>
          </w:p>
        </w:tc>
        <w:tc>
          <w:tcPr>
            <w:tcW w:w="1366" w:type="dxa"/>
            <w:noWrap/>
            <w:hideMark/>
          </w:tcPr>
          <w:p w14:paraId="46E2AABF" w14:textId="77777777" w:rsidR="00AA722C" w:rsidRPr="00D0762F" w:rsidRDefault="00AA722C" w:rsidP="002D0E67">
            <w:r w:rsidRPr="00D0762F">
              <w:t>Sito</w:t>
            </w:r>
          </w:p>
        </w:tc>
        <w:tc>
          <w:tcPr>
            <w:tcW w:w="1617" w:type="dxa"/>
            <w:noWrap/>
            <w:hideMark/>
          </w:tcPr>
          <w:p w14:paraId="00BD2D4B" w14:textId="77777777" w:rsidR="00AA722C" w:rsidRPr="00D0762F" w:rsidRDefault="00AA722C" w:rsidP="002D0E67">
            <w:r w:rsidRPr="00D0762F">
              <w:t>3</w:t>
            </w:r>
          </w:p>
        </w:tc>
      </w:tr>
      <w:tr w:rsidR="00AA722C" w:rsidRPr="00D0762F" w14:paraId="0DAFE39D" w14:textId="77777777" w:rsidTr="00921192">
        <w:trPr>
          <w:trHeight w:val="292"/>
        </w:trPr>
        <w:tc>
          <w:tcPr>
            <w:tcW w:w="5301" w:type="dxa"/>
            <w:noWrap/>
            <w:hideMark/>
          </w:tcPr>
          <w:p w14:paraId="523EEFC0" w14:textId="77777777" w:rsidR="00AA722C" w:rsidRPr="00D0762F" w:rsidRDefault="00AA722C" w:rsidP="002D0E67">
            <w:pPr>
              <w:rPr>
                <w:lang w:val="it-IT"/>
              </w:rPr>
            </w:pPr>
            <w:r w:rsidRPr="00D0762F">
              <w:rPr>
                <w:lang w:val="it-IT"/>
              </w:rPr>
              <w:t>Sito - Landing page affari Imprese produttive</w:t>
            </w:r>
          </w:p>
        </w:tc>
        <w:tc>
          <w:tcPr>
            <w:tcW w:w="1344" w:type="dxa"/>
            <w:noWrap/>
            <w:hideMark/>
          </w:tcPr>
          <w:p w14:paraId="538079A2" w14:textId="77777777" w:rsidR="00AA722C" w:rsidRPr="00D0762F" w:rsidRDefault="00AA722C" w:rsidP="002D0E67">
            <w:proofErr w:type="spellStart"/>
            <w:r w:rsidRPr="00D0762F">
              <w:t>Contattaci</w:t>
            </w:r>
            <w:proofErr w:type="spellEnd"/>
          </w:p>
        </w:tc>
        <w:tc>
          <w:tcPr>
            <w:tcW w:w="1366" w:type="dxa"/>
            <w:noWrap/>
            <w:hideMark/>
          </w:tcPr>
          <w:p w14:paraId="02C71060" w14:textId="77777777" w:rsidR="00AA722C" w:rsidRPr="00D0762F" w:rsidRDefault="00AA722C" w:rsidP="002D0E67">
            <w:r w:rsidRPr="00D0762F">
              <w:t>Sito</w:t>
            </w:r>
          </w:p>
        </w:tc>
        <w:tc>
          <w:tcPr>
            <w:tcW w:w="1617" w:type="dxa"/>
            <w:noWrap/>
            <w:hideMark/>
          </w:tcPr>
          <w:p w14:paraId="29CBE228" w14:textId="77777777" w:rsidR="00AA722C" w:rsidRPr="00D0762F" w:rsidRDefault="00AA722C" w:rsidP="002D0E67">
            <w:r w:rsidRPr="00D0762F">
              <w:t>3</w:t>
            </w:r>
          </w:p>
        </w:tc>
      </w:tr>
      <w:tr w:rsidR="00AA722C" w:rsidRPr="00D0762F" w14:paraId="56FFE4BE" w14:textId="77777777" w:rsidTr="00921192">
        <w:trPr>
          <w:trHeight w:val="292"/>
        </w:trPr>
        <w:tc>
          <w:tcPr>
            <w:tcW w:w="5301" w:type="dxa"/>
            <w:noWrap/>
            <w:hideMark/>
          </w:tcPr>
          <w:p w14:paraId="2FBBC8AA" w14:textId="77777777" w:rsidR="00AA722C" w:rsidRPr="00D0762F" w:rsidRDefault="00AA722C" w:rsidP="002D0E67">
            <w:pPr>
              <w:rPr>
                <w:lang w:val="it-IT"/>
              </w:rPr>
            </w:pPr>
            <w:r w:rsidRPr="00D0762F">
              <w:rPr>
                <w:lang w:val="it-IT"/>
              </w:rPr>
              <w:t>Sito - Landing page affari Liberi professionisti</w:t>
            </w:r>
          </w:p>
        </w:tc>
        <w:tc>
          <w:tcPr>
            <w:tcW w:w="1344" w:type="dxa"/>
            <w:noWrap/>
            <w:hideMark/>
          </w:tcPr>
          <w:p w14:paraId="520DF84D" w14:textId="77777777" w:rsidR="00AA722C" w:rsidRPr="00D0762F" w:rsidRDefault="00AA722C" w:rsidP="002D0E67">
            <w:proofErr w:type="spellStart"/>
            <w:r w:rsidRPr="00D0762F">
              <w:t>Contattaci</w:t>
            </w:r>
            <w:proofErr w:type="spellEnd"/>
          </w:p>
        </w:tc>
        <w:tc>
          <w:tcPr>
            <w:tcW w:w="1366" w:type="dxa"/>
            <w:noWrap/>
            <w:hideMark/>
          </w:tcPr>
          <w:p w14:paraId="7CFB73F1" w14:textId="77777777" w:rsidR="00AA722C" w:rsidRPr="00D0762F" w:rsidRDefault="00AA722C" w:rsidP="002D0E67">
            <w:r w:rsidRPr="00D0762F">
              <w:t>Sito</w:t>
            </w:r>
          </w:p>
        </w:tc>
        <w:tc>
          <w:tcPr>
            <w:tcW w:w="1617" w:type="dxa"/>
            <w:noWrap/>
            <w:hideMark/>
          </w:tcPr>
          <w:p w14:paraId="559BD9D0" w14:textId="77777777" w:rsidR="00AA722C" w:rsidRPr="00D0762F" w:rsidRDefault="00AA722C" w:rsidP="002D0E67">
            <w:r w:rsidRPr="00D0762F">
              <w:t>3</w:t>
            </w:r>
          </w:p>
        </w:tc>
      </w:tr>
      <w:tr w:rsidR="00AA722C" w:rsidRPr="00D0762F" w14:paraId="6CC49B30" w14:textId="77777777" w:rsidTr="00921192">
        <w:trPr>
          <w:trHeight w:val="292"/>
        </w:trPr>
        <w:tc>
          <w:tcPr>
            <w:tcW w:w="5301" w:type="dxa"/>
            <w:noWrap/>
            <w:hideMark/>
          </w:tcPr>
          <w:p w14:paraId="31F7213E" w14:textId="77777777" w:rsidR="00AA722C" w:rsidRPr="00D0762F" w:rsidRDefault="00AA722C" w:rsidP="002D0E67">
            <w:pPr>
              <w:rPr>
                <w:lang w:val="it-IT"/>
              </w:rPr>
            </w:pPr>
            <w:r w:rsidRPr="00D0762F">
              <w:rPr>
                <w:lang w:val="it-IT"/>
              </w:rPr>
              <w:t>Sito - Landing page affari Piccoli esercenti</w:t>
            </w:r>
          </w:p>
        </w:tc>
        <w:tc>
          <w:tcPr>
            <w:tcW w:w="1344" w:type="dxa"/>
            <w:noWrap/>
            <w:hideMark/>
          </w:tcPr>
          <w:p w14:paraId="70C327A7" w14:textId="77777777" w:rsidR="00AA722C" w:rsidRPr="00D0762F" w:rsidRDefault="00AA722C" w:rsidP="002D0E67">
            <w:proofErr w:type="spellStart"/>
            <w:r w:rsidRPr="00D0762F">
              <w:t>Contattaci</w:t>
            </w:r>
            <w:proofErr w:type="spellEnd"/>
          </w:p>
        </w:tc>
        <w:tc>
          <w:tcPr>
            <w:tcW w:w="1366" w:type="dxa"/>
            <w:noWrap/>
            <w:hideMark/>
          </w:tcPr>
          <w:p w14:paraId="09D53399" w14:textId="77777777" w:rsidR="00AA722C" w:rsidRPr="00D0762F" w:rsidRDefault="00AA722C" w:rsidP="002D0E67">
            <w:r w:rsidRPr="00D0762F">
              <w:t>Sito</w:t>
            </w:r>
          </w:p>
        </w:tc>
        <w:tc>
          <w:tcPr>
            <w:tcW w:w="1617" w:type="dxa"/>
            <w:noWrap/>
            <w:hideMark/>
          </w:tcPr>
          <w:p w14:paraId="532926DC" w14:textId="77777777" w:rsidR="00AA722C" w:rsidRPr="00D0762F" w:rsidRDefault="00AA722C" w:rsidP="002D0E67">
            <w:r w:rsidRPr="00D0762F">
              <w:t>3</w:t>
            </w:r>
          </w:p>
        </w:tc>
      </w:tr>
      <w:tr w:rsidR="00AA722C" w:rsidRPr="00D0762F" w14:paraId="512F6F71" w14:textId="77777777" w:rsidTr="00921192">
        <w:trPr>
          <w:trHeight w:val="292"/>
        </w:trPr>
        <w:tc>
          <w:tcPr>
            <w:tcW w:w="5301" w:type="dxa"/>
            <w:noWrap/>
            <w:hideMark/>
          </w:tcPr>
          <w:p w14:paraId="4D827566" w14:textId="77777777" w:rsidR="00AA722C" w:rsidRPr="00D0762F" w:rsidRDefault="00AA722C" w:rsidP="002D0E67">
            <w:pPr>
              <w:rPr>
                <w:lang w:val="it-IT"/>
              </w:rPr>
            </w:pPr>
            <w:r w:rsidRPr="00D0762F">
              <w:rPr>
                <w:lang w:val="it-IT"/>
              </w:rPr>
              <w:t>Sito - Landing page affari PMI</w:t>
            </w:r>
          </w:p>
        </w:tc>
        <w:tc>
          <w:tcPr>
            <w:tcW w:w="1344" w:type="dxa"/>
            <w:noWrap/>
            <w:hideMark/>
          </w:tcPr>
          <w:p w14:paraId="20DEB8BA" w14:textId="77777777" w:rsidR="00AA722C" w:rsidRPr="00D0762F" w:rsidRDefault="00AA722C" w:rsidP="002D0E67">
            <w:proofErr w:type="spellStart"/>
            <w:r w:rsidRPr="00D0762F">
              <w:t>Contattaci</w:t>
            </w:r>
            <w:proofErr w:type="spellEnd"/>
          </w:p>
        </w:tc>
        <w:tc>
          <w:tcPr>
            <w:tcW w:w="1366" w:type="dxa"/>
            <w:noWrap/>
            <w:hideMark/>
          </w:tcPr>
          <w:p w14:paraId="1B6175EA" w14:textId="77777777" w:rsidR="00AA722C" w:rsidRPr="00D0762F" w:rsidRDefault="00AA722C" w:rsidP="002D0E67">
            <w:r w:rsidRPr="00D0762F">
              <w:t>Sito</w:t>
            </w:r>
          </w:p>
        </w:tc>
        <w:tc>
          <w:tcPr>
            <w:tcW w:w="1617" w:type="dxa"/>
            <w:noWrap/>
            <w:hideMark/>
          </w:tcPr>
          <w:p w14:paraId="04F54A48" w14:textId="77777777" w:rsidR="00AA722C" w:rsidRPr="00D0762F" w:rsidRDefault="00AA722C" w:rsidP="002D0E67">
            <w:r w:rsidRPr="00D0762F">
              <w:t>3</w:t>
            </w:r>
          </w:p>
        </w:tc>
      </w:tr>
      <w:tr w:rsidR="00AA722C" w:rsidRPr="00D0762F" w14:paraId="1EDA7B1D" w14:textId="77777777" w:rsidTr="00921192">
        <w:trPr>
          <w:trHeight w:val="292"/>
        </w:trPr>
        <w:tc>
          <w:tcPr>
            <w:tcW w:w="5301" w:type="dxa"/>
            <w:noWrap/>
            <w:hideMark/>
          </w:tcPr>
          <w:p w14:paraId="23D3203D" w14:textId="77777777" w:rsidR="00AA722C" w:rsidRPr="00D0762F" w:rsidRDefault="00AA722C" w:rsidP="002D0E67">
            <w:r w:rsidRPr="00D0762F">
              <w:t>Sito - Libretto Risparmio</w:t>
            </w:r>
          </w:p>
        </w:tc>
        <w:tc>
          <w:tcPr>
            <w:tcW w:w="1344" w:type="dxa"/>
            <w:noWrap/>
            <w:hideMark/>
          </w:tcPr>
          <w:p w14:paraId="758883FF" w14:textId="77777777" w:rsidR="00AA722C" w:rsidRPr="00D0762F" w:rsidRDefault="00AA722C" w:rsidP="002D0E67">
            <w:proofErr w:type="spellStart"/>
            <w:r w:rsidRPr="00D0762F">
              <w:t>Contattaci</w:t>
            </w:r>
            <w:proofErr w:type="spellEnd"/>
          </w:p>
        </w:tc>
        <w:tc>
          <w:tcPr>
            <w:tcW w:w="1366" w:type="dxa"/>
            <w:noWrap/>
            <w:hideMark/>
          </w:tcPr>
          <w:p w14:paraId="113CC48D" w14:textId="77777777" w:rsidR="00AA722C" w:rsidRPr="00D0762F" w:rsidRDefault="00AA722C" w:rsidP="002D0E67">
            <w:r w:rsidRPr="00D0762F">
              <w:t>Sito</w:t>
            </w:r>
          </w:p>
        </w:tc>
        <w:tc>
          <w:tcPr>
            <w:tcW w:w="1617" w:type="dxa"/>
            <w:noWrap/>
            <w:hideMark/>
          </w:tcPr>
          <w:p w14:paraId="634D12E3" w14:textId="77777777" w:rsidR="00AA722C" w:rsidRPr="00D0762F" w:rsidRDefault="00AA722C" w:rsidP="002D0E67">
            <w:r w:rsidRPr="00D0762F">
              <w:t>3</w:t>
            </w:r>
          </w:p>
        </w:tc>
      </w:tr>
      <w:tr w:rsidR="00AA722C" w:rsidRPr="00D0762F" w14:paraId="016F66E3" w14:textId="77777777" w:rsidTr="00921192">
        <w:trPr>
          <w:trHeight w:val="292"/>
        </w:trPr>
        <w:tc>
          <w:tcPr>
            <w:tcW w:w="5301" w:type="dxa"/>
            <w:noWrap/>
            <w:hideMark/>
          </w:tcPr>
          <w:p w14:paraId="3EB1C98C" w14:textId="77777777" w:rsidR="00AA722C" w:rsidRPr="00D0762F" w:rsidRDefault="00AA722C" w:rsidP="002D0E67">
            <w:r w:rsidRPr="00D0762F">
              <w:t xml:space="preserve">Sito – </w:t>
            </w:r>
            <w:proofErr w:type="spellStart"/>
            <w:r w:rsidRPr="00D0762F">
              <w:t>Polizza</w:t>
            </w:r>
            <w:proofErr w:type="spellEnd"/>
            <w:r w:rsidRPr="00D0762F">
              <w:t xml:space="preserve"> </w:t>
            </w:r>
            <w:proofErr w:type="spellStart"/>
            <w:r w:rsidRPr="00D0762F">
              <w:t>Infortuni</w:t>
            </w:r>
            <w:proofErr w:type="spellEnd"/>
          </w:p>
        </w:tc>
        <w:tc>
          <w:tcPr>
            <w:tcW w:w="1344" w:type="dxa"/>
            <w:noWrap/>
            <w:hideMark/>
          </w:tcPr>
          <w:p w14:paraId="458DDAAC" w14:textId="77777777" w:rsidR="00AA722C" w:rsidRPr="00D0762F" w:rsidRDefault="00AA722C" w:rsidP="002D0E67">
            <w:proofErr w:type="spellStart"/>
            <w:r w:rsidRPr="00D0762F">
              <w:t>Contattaci</w:t>
            </w:r>
            <w:proofErr w:type="spellEnd"/>
          </w:p>
        </w:tc>
        <w:tc>
          <w:tcPr>
            <w:tcW w:w="1366" w:type="dxa"/>
            <w:noWrap/>
            <w:hideMark/>
          </w:tcPr>
          <w:p w14:paraId="6E0AD804" w14:textId="77777777" w:rsidR="00AA722C" w:rsidRPr="00D0762F" w:rsidRDefault="00AA722C" w:rsidP="002D0E67">
            <w:r w:rsidRPr="00D0762F">
              <w:t>Sito</w:t>
            </w:r>
          </w:p>
        </w:tc>
        <w:tc>
          <w:tcPr>
            <w:tcW w:w="1617" w:type="dxa"/>
            <w:noWrap/>
            <w:hideMark/>
          </w:tcPr>
          <w:p w14:paraId="310E01FF" w14:textId="77777777" w:rsidR="00AA722C" w:rsidRPr="00D0762F" w:rsidRDefault="00AA722C" w:rsidP="002D0E67">
            <w:r w:rsidRPr="00D0762F">
              <w:t>3</w:t>
            </w:r>
          </w:p>
        </w:tc>
      </w:tr>
      <w:tr w:rsidR="00AA722C" w:rsidRPr="00D0762F" w14:paraId="24E5F577" w14:textId="77777777" w:rsidTr="00921192">
        <w:trPr>
          <w:trHeight w:val="292"/>
        </w:trPr>
        <w:tc>
          <w:tcPr>
            <w:tcW w:w="5301" w:type="dxa"/>
            <w:noWrap/>
            <w:hideMark/>
          </w:tcPr>
          <w:p w14:paraId="29CABE60" w14:textId="77777777" w:rsidR="00AA722C" w:rsidRPr="00D0762F" w:rsidRDefault="00AA722C" w:rsidP="002D0E67">
            <w:pPr>
              <w:rPr>
                <w:lang w:val="it-IT"/>
              </w:rPr>
            </w:pPr>
            <w:r w:rsidRPr="00D0762F">
              <w:rPr>
                <w:lang w:val="it-IT"/>
              </w:rPr>
              <w:t>Sito – Polizza Mezzi di Pagamento</w:t>
            </w:r>
          </w:p>
        </w:tc>
        <w:tc>
          <w:tcPr>
            <w:tcW w:w="1344" w:type="dxa"/>
            <w:noWrap/>
            <w:hideMark/>
          </w:tcPr>
          <w:p w14:paraId="61F62D49" w14:textId="77777777" w:rsidR="00AA722C" w:rsidRPr="00D0762F" w:rsidRDefault="00AA722C" w:rsidP="002D0E67">
            <w:proofErr w:type="spellStart"/>
            <w:r w:rsidRPr="00D0762F">
              <w:t>Contattaci</w:t>
            </w:r>
            <w:proofErr w:type="spellEnd"/>
          </w:p>
        </w:tc>
        <w:tc>
          <w:tcPr>
            <w:tcW w:w="1366" w:type="dxa"/>
            <w:noWrap/>
            <w:hideMark/>
          </w:tcPr>
          <w:p w14:paraId="3C3428A4" w14:textId="77777777" w:rsidR="00AA722C" w:rsidRPr="00D0762F" w:rsidRDefault="00AA722C" w:rsidP="002D0E67">
            <w:r w:rsidRPr="00D0762F">
              <w:t>Sito</w:t>
            </w:r>
          </w:p>
        </w:tc>
        <w:tc>
          <w:tcPr>
            <w:tcW w:w="1617" w:type="dxa"/>
            <w:noWrap/>
            <w:hideMark/>
          </w:tcPr>
          <w:p w14:paraId="3807F8F1" w14:textId="77777777" w:rsidR="00AA722C" w:rsidRPr="00D0762F" w:rsidRDefault="00AA722C" w:rsidP="002D0E67">
            <w:r w:rsidRPr="00D0762F">
              <w:t>3</w:t>
            </w:r>
          </w:p>
        </w:tc>
      </w:tr>
      <w:tr w:rsidR="00AA722C" w:rsidRPr="00D0762F" w14:paraId="796736F3" w14:textId="77777777" w:rsidTr="00921192">
        <w:trPr>
          <w:trHeight w:val="292"/>
        </w:trPr>
        <w:tc>
          <w:tcPr>
            <w:tcW w:w="5301" w:type="dxa"/>
            <w:noWrap/>
            <w:hideMark/>
          </w:tcPr>
          <w:p w14:paraId="2506ADC0" w14:textId="77777777" w:rsidR="00AA722C" w:rsidRPr="00D0762F" w:rsidRDefault="00AA722C" w:rsidP="002D0E67">
            <w:r w:rsidRPr="00D0762F">
              <w:t xml:space="preserve">Sito - </w:t>
            </w:r>
            <w:proofErr w:type="spellStart"/>
            <w:r w:rsidRPr="00D0762F">
              <w:t>Polizza</w:t>
            </w:r>
            <w:proofErr w:type="spellEnd"/>
            <w:r w:rsidRPr="00D0762F">
              <w:t xml:space="preserve"> Mobile</w:t>
            </w:r>
          </w:p>
        </w:tc>
        <w:tc>
          <w:tcPr>
            <w:tcW w:w="1344" w:type="dxa"/>
            <w:noWrap/>
            <w:hideMark/>
          </w:tcPr>
          <w:p w14:paraId="0C445839" w14:textId="77777777" w:rsidR="00AA722C" w:rsidRPr="00D0762F" w:rsidRDefault="00AA722C" w:rsidP="002D0E67">
            <w:proofErr w:type="spellStart"/>
            <w:r w:rsidRPr="00D0762F">
              <w:t>Contattaci</w:t>
            </w:r>
            <w:proofErr w:type="spellEnd"/>
          </w:p>
        </w:tc>
        <w:tc>
          <w:tcPr>
            <w:tcW w:w="1366" w:type="dxa"/>
            <w:noWrap/>
            <w:hideMark/>
          </w:tcPr>
          <w:p w14:paraId="34F94266" w14:textId="77777777" w:rsidR="00AA722C" w:rsidRPr="00D0762F" w:rsidRDefault="00AA722C" w:rsidP="002D0E67">
            <w:r w:rsidRPr="00D0762F">
              <w:t>Sito</w:t>
            </w:r>
          </w:p>
        </w:tc>
        <w:tc>
          <w:tcPr>
            <w:tcW w:w="1617" w:type="dxa"/>
            <w:noWrap/>
            <w:hideMark/>
          </w:tcPr>
          <w:p w14:paraId="597505AA" w14:textId="77777777" w:rsidR="00AA722C" w:rsidRPr="00D0762F" w:rsidRDefault="00AA722C" w:rsidP="002D0E67">
            <w:r w:rsidRPr="00D0762F">
              <w:t>3</w:t>
            </w:r>
          </w:p>
        </w:tc>
      </w:tr>
      <w:tr w:rsidR="00AA722C" w:rsidRPr="00D0762F" w14:paraId="06E18AEF" w14:textId="77777777" w:rsidTr="00921192">
        <w:trPr>
          <w:trHeight w:val="292"/>
        </w:trPr>
        <w:tc>
          <w:tcPr>
            <w:tcW w:w="5301" w:type="dxa"/>
            <w:noWrap/>
            <w:hideMark/>
          </w:tcPr>
          <w:p w14:paraId="07B41393" w14:textId="77777777" w:rsidR="00AA722C" w:rsidRPr="00D0762F" w:rsidRDefault="00AA722C" w:rsidP="002D0E67">
            <w:pPr>
              <w:rPr>
                <w:lang w:val="it-IT"/>
              </w:rPr>
            </w:pPr>
            <w:r w:rsidRPr="00D0762F">
              <w:rPr>
                <w:lang w:val="it-IT"/>
              </w:rPr>
              <w:t xml:space="preserve">Sito – Polizza </w:t>
            </w:r>
            <w:proofErr w:type="spellStart"/>
            <w:r w:rsidRPr="00D0762F">
              <w:rPr>
                <w:lang w:val="it-IT"/>
              </w:rPr>
              <w:t>PersoNA</w:t>
            </w:r>
            <w:proofErr w:type="spellEnd"/>
            <w:r w:rsidRPr="00D0762F">
              <w:rPr>
                <w:lang w:val="it-IT"/>
              </w:rPr>
              <w:t xml:space="preserve"> e Salute</w:t>
            </w:r>
          </w:p>
        </w:tc>
        <w:tc>
          <w:tcPr>
            <w:tcW w:w="1344" w:type="dxa"/>
            <w:noWrap/>
            <w:hideMark/>
          </w:tcPr>
          <w:p w14:paraId="225F954B" w14:textId="77777777" w:rsidR="00AA722C" w:rsidRPr="00D0762F" w:rsidRDefault="00AA722C" w:rsidP="002D0E67">
            <w:proofErr w:type="spellStart"/>
            <w:r w:rsidRPr="00D0762F">
              <w:t>Contattaci</w:t>
            </w:r>
            <w:proofErr w:type="spellEnd"/>
          </w:p>
        </w:tc>
        <w:tc>
          <w:tcPr>
            <w:tcW w:w="1366" w:type="dxa"/>
            <w:noWrap/>
            <w:hideMark/>
          </w:tcPr>
          <w:p w14:paraId="47EF1C23" w14:textId="77777777" w:rsidR="00AA722C" w:rsidRPr="00D0762F" w:rsidRDefault="00AA722C" w:rsidP="002D0E67">
            <w:r w:rsidRPr="00D0762F">
              <w:t>Sito</w:t>
            </w:r>
          </w:p>
        </w:tc>
        <w:tc>
          <w:tcPr>
            <w:tcW w:w="1617" w:type="dxa"/>
            <w:noWrap/>
            <w:hideMark/>
          </w:tcPr>
          <w:p w14:paraId="3B1745E7" w14:textId="77777777" w:rsidR="00AA722C" w:rsidRPr="00D0762F" w:rsidRDefault="00AA722C" w:rsidP="002D0E67">
            <w:r w:rsidRPr="00D0762F">
              <w:t>3</w:t>
            </w:r>
          </w:p>
        </w:tc>
      </w:tr>
      <w:tr w:rsidR="00AA722C" w:rsidRPr="00D0762F" w14:paraId="46079CE5" w14:textId="77777777" w:rsidTr="00921192">
        <w:trPr>
          <w:trHeight w:val="292"/>
        </w:trPr>
        <w:tc>
          <w:tcPr>
            <w:tcW w:w="5301" w:type="dxa"/>
            <w:noWrap/>
            <w:hideMark/>
          </w:tcPr>
          <w:p w14:paraId="159BA867" w14:textId="77777777" w:rsidR="00AA722C" w:rsidRPr="00D0762F" w:rsidRDefault="00AA722C" w:rsidP="002D0E67">
            <w:r w:rsidRPr="00D0762F">
              <w:t xml:space="preserve">Sito - </w:t>
            </w:r>
            <w:proofErr w:type="spellStart"/>
            <w:r w:rsidRPr="00D0762F">
              <w:t>Polizze</w:t>
            </w:r>
            <w:proofErr w:type="spellEnd"/>
            <w:r w:rsidRPr="00D0762F">
              <w:t xml:space="preserve"> Auto </w:t>
            </w:r>
            <w:proofErr w:type="spellStart"/>
            <w:r w:rsidRPr="00D0762F">
              <w:t>Fastquote</w:t>
            </w:r>
            <w:proofErr w:type="spellEnd"/>
          </w:p>
        </w:tc>
        <w:tc>
          <w:tcPr>
            <w:tcW w:w="1344" w:type="dxa"/>
            <w:noWrap/>
            <w:hideMark/>
          </w:tcPr>
          <w:p w14:paraId="0F982607" w14:textId="77777777" w:rsidR="00AA722C" w:rsidRPr="00D0762F" w:rsidRDefault="00AA722C" w:rsidP="002D0E67">
            <w:proofErr w:type="spellStart"/>
            <w:r w:rsidRPr="00D0762F">
              <w:t>Preventivatore</w:t>
            </w:r>
            <w:proofErr w:type="spellEnd"/>
            <w:r w:rsidRPr="00D0762F">
              <w:t xml:space="preserve"> </w:t>
            </w:r>
            <w:proofErr w:type="spellStart"/>
            <w:r w:rsidRPr="00D0762F">
              <w:t>sito</w:t>
            </w:r>
            <w:proofErr w:type="spellEnd"/>
            <w:r w:rsidRPr="00D0762F">
              <w:t xml:space="preserve"> CAA</w:t>
            </w:r>
          </w:p>
        </w:tc>
        <w:tc>
          <w:tcPr>
            <w:tcW w:w="1366" w:type="dxa"/>
            <w:noWrap/>
            <w:hideMark/>
          </w:tcPr>
          <w:p w14:paraId="5AF78D45" w14:textId="77777777" w:rsidR="00AA722C" w:rsidRPr="00D0762F" w:rsidRDefault="00AA722C" w:rsidP="002D0E67">
            <w:r w:rsidRPr="00D0762F">
              <w:t>Sito</w:t>
            </w:r>
          </w:p>
        </w:tc>
        <w:tc>
          <w:tcPr>
            <w:tcW w:w="1617" w:type="dxa"/>
            <w:noWrap/>
            <w:hideMark/>
          </w:tcPr>
          <w:p w14:paraId="65F368C8" w14:textId="77777777" w:rsidR="00AA722C" w:rsidRPr="00D0762F" w:rsidRDefault="00AA722C" w:rsidP="002D0E67">
            <w:r w:rsidRPr="00D0762F">
              <w:t>3</w:t>
            </w:r>
          </w:p>
        </w:tc>
      </w:tr>
      <w:tr w:rsidR="00AA722C" w:rsidRPr="00D0762F" w14:paraId="15F59D96" w14:textId="77777777" w:rsidTr="00921192">
        <w:trPr>
          <w:trHeight w:val="292"/>
        </w:trPr>
        <w:tc>
          <w:tcPr>
            <w:tcW w:w="5301" w:type="dxa"/>
            <w:noWrap/>
            <w:hideMark/>
          </w:tcPr>
          <w:p w14:paraId="2D1AC7AC" w14:textId="77777777" w:rsidR="00AA722C" w:rsidRPr="00D0762F" w:rsidRDefault="00AA722C" w:rsidP="002D0E67">
            <w:r w:rsidRPr="00D0762F">
              <w:t xml:space="preserve">Sito - </w:t>
            </w:r>
            <w:proofErr w:type="spellStart"/>
            <w:r w:rsidRPr="00D0762F">
              <w:t>Polizze</w:t>
            </w:r>
            <w:proofErr w:type="spellEnd"/>
            <w:r w:rsidRPr="00D0762F">
              <w:t xml:space="preserve"> Casa </w:t>
            </w:r>
            <w:proofErr w:type="spellStart"/>
            <w:r w:rsidRPr="00D0762F">
              <w:t>Fastquote</w:t>
            </w:r>
            <w:proofErr w:type="spellEnd"/>
          </w:p>
        </w:tc>
        <w:tc>
          <w:tcPr>
            <w:tcW w:w="1344" w:type="dxa"/>
            <w:noWrap/>
            <w:hideMark/>
          </w:tcPr>
          <w:p w14:paraId="776ADA16" w14:textId="77777777" w:rsidR="00AA722C" w:rsidRPr="00D0762F" w:rsidRDefault="00AA722C" w:rsidP="002D0E67">
            <w:proofErr w:type="spellStart"/>
            <w:r w:rsidRPr="00D0762F">
              <w:t>Preventivatore</w:t>
            </w:r>
            <w:proofErr w:type="spellEnd"/>
            <w:r w:rsidRPr="00D0762F">
              <w:t xml:space="preserve"> </w:t>
            </w:r>
            <w:proofErr w:type="spellStart"/>
            <w:r w:rsidRPr="00D0762F">
              <w:t>sito</w:t>
            </w:r>
            <w:proofErr w:type="spellEnd"/>
            <w:r w:rsidRPr="00D0762F">
              <w:t xml:space="preserve"> CAA</w:t>
            </w:r>
          </w:p>
        </w:tc>
        <w:tc>
          <w:tcPr>
            <w:tcW w:w="1366" w:type="dxa"/>
            <w:noWrap/>
            <w:hideMark/>
          </w:tcPr>
          <w:p w14:paraId="593D7E91" w14:textId="77777777" w:rsidR="00AA722C" w:rsidRPr="00D0762F" w:rsidRDefault="00AA722C" w:rsidP="002D0E67">
            <w:r w:rsidRPr="00D0762F">
              <w:t>Sito</w:t>
            </w:r>
          </w:p>
        </w:tc>
        <w:tc>
          <w:tcPr>
            <w:tcW w:w="1617" w:type="dxa"/>
            <w:noWrap/>
            <w:hideMark/>
          </w:tcPr>
          <w:p w14:paraId="272D7531" w14:textId="77777777" w:rsidR="00AA722C" w:rsidRPr="00D0762F" w:rsidRDefault="00AA722C" w:rsidP="002D0E67">
            <w:r w:rsidRPr="00D0762F">
              <w:t>3</w:t>
            </w:r>
          </w:p>
        </w:tc>
      </w:tr>
      <w:tr w:rsidR="00AA722C" w:rsidRPr="00D0762F" w14:paraId="383B5620" w14:textId="77777777" w:rsidTr="00921192">
        <w:trPr>
          <w:trHeight w:val="292"/>
        </w:trPr>
        <w:tc>
          <w:tcPr>
            <w:tcW w:w="5301" w:type="dxa"/>
            <w:noWrap/>
            <w:hideMark/>
          </w:tcPr>
          <w:p w14:paraId="0AAB5398" w14:textId="77777777" w:rsidR="00AA722C" w:rsidRPr="00D0762F" w:rsidRDefault="00AA722C" w:rsidP="002D0E67">
            <w:pPr>
              <w:rPr>
                <w:lang w:val="it-IT"/>
              </w:rPr>
            </w:pPr>
            <w:r w:rsidRPr="00D0762F">
              <w:rPr>
                <w:lang w:val="it-IT"/>
              </w:rPr>
              <w:t>Sito - Prestito cessione del quinto</w:t>
            </w:r>
          </w:p>
        </w:tc>
        <w:tc>
          <w:tcPr>
            <w:tcW w:w="1344" w:type="dxa"/>
            <w:noWrap/>
            <w:hideMark/>
          </w:tcPr>
          <w:p w14:paraId="69B2A85C" w14:textId="77777777" w:rsidR="00AA722C" w:rsidRPr="00D0762F" w:rsidRDefault="00AA722C" w:rsidP="002D0E67">
            <w:proofErr w:type="spellStart"/>
            <w:r w:rsidRPr="00D0762F">
              <w:t>Contattaci</w:t>
            </w:r>
            <w:proofErr w:type="spellEnd"/>
          </w:p>
        </w:tc>
        <w:tc>
          <w:tcPr>
            <w:tcW w:w="1366" w:type="dxa"/>
            <w:noWrap/>
            <w:hideMark/>
          </w:tcPr>
          <w:p w14:paraId="05F1CFD4" w14:textId="77777777" w:rsidR="00AA722C" w:rsidRPr="00D0762F" w:rsidRDefault="00AA722C" w:rsidP="002D0E67">
            <w:r w:rsidRPr="00D0762F">
              <w:t>Sito</w:t>
            </w:r>
          </w:p>
        </w:tc>
        <w:tc>
          <w:tcPr>
            <w:tcW w:w="1617" w:type="dxa"/>
            <w:noWrap/>
            <w:hideMark/>
          </w:tcPr>
          <w:p w14:paraId="28BEBBE7" w14:textId="77777777" w:rsidR="00AA722C" w:rsidRPr="00D0762F" w:rsidRDefault="00AA722C" w:rsidP="002D0E67">
            <w:r w:rsidRPr="00D0762F">
              <w:t>3</w:t>
            </w:r>
          </w:p>
        </w:tc>
      </w:tr>
      <w:tr w:rsidR="00AA722C" w:rsidRPr="00D0762F" w14:paraId="5CFE8960" w14:textId="77777777" w:rsidTr="00921192">
        <w:trPr>
          <w:trHeight w:val="292"/>
        </w:trPr>
        <w:tc>
          <w:tcPr>
            <w:tcW w:w="5301" w:type="dxa"/>
            <w:noWrap/>
            <w:hideMark/>
          </w:tcPr>
          <w:p w14:paraId="5763CEDC" w14:textId="77777777" w:rsidR="00AA722C" w:rsidRPr="00D0762F" w:rsidRDefault="00AA722C" w:rsidP="002D0E67">
            <w:r w:rsidRPr="00D0762F">
              <w:t xml:space="preserve">Sito - </w:t>
            </w:r>
            <w:proofErr w:type="spellStart"/>
            <w:r w:rsidRPr="00D0762F">
              <w:t>Prestito</w:t>
            </w:r>
            <w:proofErr w:type="spellEnd"/>
            <w:r w:rsidRPr="00D0762F">
              <w:t xml:space="preserve"> Green</w:t>
            </w:r>
          </w:p>
        </w:tc>
        <w:tc>
          <w:tcPr>
            <w:tcW w:w="1344" w:type="dxa"/>
            <w:noWrap/>
            <w:hideMark/>
          </w:tcPr>
          <w:p w14:paraId="2B03A178" w14:textId="77777777" w:rsidR="00AA722C" w:rsidRPr="00D0762F" w:rsidRDefault="00AA722C" w:rsidP="002D0E67">
            <w:proofErr w:type="spellStart"/>
            <w:r w:rsidRPr="00D0762F">
              <w:t>Contattaci</w:t>
            </w:r>
            <w:proofErr w:type="spellEnd"/>
          </w:p>
        </w:tc>
        <w:tc>
          <w:tcPr>
            <w:tcW w:w="1366" w:type="dxa"/>
            <w:noWrap/>
            <w:hideMark/>
          </w:tcPr>
          <w:p w14:paraId="45564060" w14:textId="77777777" w:rsidR="00AA722C" w:rsidRPr="00D0762F" w:rsidRDefault="00AA722C" w:rsidP="002D0E67">
            <w:r w:rsidRPr="00D0762F">
              <w:t>Sito</w:t>
            </w:r>
          </w:p>
        </w:tc>
        <w:tc>
          <w:tcPr>
            <w:tcW w:w="1617" w:type="dxa"/>
            <w:noWrap/>
            <w:hideMark/>
          </w:tcPr>
          <w:p w14:paraId="18F07D2B" w14:textId="77777777" w:rsidR="00AA722C" w:rsidRPr="00D0762F" w:rsidRDefault="00AA722C" w:rsidP="002D0E67">
            <w:r w:rsidRPr="00D0762F">
              <w:t>3</w:t>
            </w:r>
          </w:p>
        </w:tc>
      </w:tr>
      <w:tr w:rsidR="00AA722C" w:rsidRPr="00D0762F" w14:paraId="0233670C" w14:textId="77777777" w:rsidTr="00921192">
        <w:trPr>
          <w:trHeight w:val="292"/>
        </w:trPr>
        <w:tc>
          <w:tcPr>
            <w:tcW w:w="5301" w:type="dxa"/>
            <w:noWrap/>
            <w:hideMark/>
          </w:tcPr>
          <w:p w14:paraId="2BE90EE7" w14:textId="77777777" w:rsidR="00AA722C" w:rsidRPr="00D0762F" w:rsidRDefault="00AA722C" w:rsidP="002D0E67">
            <w:r w:rsidRPr="00D0762F">
              <w:t xml:space="preserve">Sito - </w:t>
            </w:r>
            <w:proofErr w:type="spellStart"/>
            <w:r w:rsidRPr="00D0762F">
              <w:t>Protezione</w:t>
            </w:r>
            <w:proofErr w:type="spellEnd"/>
            <w:r w:rsidRPr="00D0762F">
              <w:t xml:space="preserve"> Piccola Impresa</w:t>
            </w:r>
          </w:p>
        </w:tc>
        <w:tc>
          <w:tcPr>
            <w:tcW w:w="1344" w:type="dxa"/>
            <w:noWrap/>
            <w:hideMark/>
          </w:tcPr>
          <w:p w14:paraId="26ED8465" w14:textId="77777777" w:rsidR="00AA722C" w:rsidRPr="00D0762F" w:rsidRDefault="00AA722C" w:rsidP="002D0E67">
            <w:proofErr w:type="spellStart"/>
            <w:r w:rsidRPr="00D0762F">
              <w:t>Contattaci</w:t>
            </w:r>
            <w:proofErr w:type="spellEnd"/>
          </w:p>
        </w:tc>
        <w:tc>
          <w:tcPr>
            <w:tcW w:w="1366" w:type="dxa"/>
            <w:noWrap/>
            <w:hideMark/>
          </w:tcPr>
          <w:p w14:paraId="00FCCD51" w14:textId="77777777" w:rsidR="00AA722C" w:rsidRPr="00D0762F" w:rsidRDefault="00AA722C" w:rsidP="002D0E67">
            <w:r w:rsidRPr="00D0762F">
              <w:t>Sito</w:t>
            </w:r>
          </w:p>
        </w:tc>
        <w:tc>
          <w:tcPr>
            <w:tcW w:w="1617" w:type="dxa"/>
            <w:noWrap/>
            <w:hideMark/>
          </w:tcPr>
          <w:p w14:paraId="7D5D5FDC" w14:textId="77777777" w:rsidR="00AA722C" w:rsidRPr="00D0762F" w:rsidRDefault="00AA722C" w:rsidP="002D0E67">
            <w:r w:rsidRPr="00D0762F">
              <w:t>3</w:t>
            </w:r>
          </w:p>
        </w:tc>
      </w:tr>
      <w:tr w:rsidR="00AA722C" w:rsidRPr="00D0762F" w14:paraId="6E2D580A" w14:textId="77777777" w:rsidTr="00921192">
        <w:trPr>
          <w:trHeight w:val="292"/>
        </w:trPr>
        <w:tc>
          <w:tcPr>
            <w:tcW w:w="5301" w:type="dxa"/>
            <w:noWrap/>
            <w:hideMark/>
          </w:tcPr>
          <w:p w14:paraId="0904FA93" w14:textId="77777777" w:rsidR="00AA722C" w:rsidRPr="00D0762F" w:rsidRDefault="00AA722C" w:rsidP="002D0E67">
            <w:r w:rsidRPr="00D0762F">
              <w:t xml:space="preserve">Sito - Richiesta </w:t>
            </w:r>
            <w:proofErr w:type="spellStart"/>
            <w:r w:rsidRPr="00D0762F">
              <w:t>appuntamento</w:t>
            </w:r>
            <w:proofErr w:type="spellEnd"/>
            <w:r w:rsidRPr="00D0762F">
              <w:t xml:space="preserve"> - Assicurazioni</w:t>
            </w:r>
          </w:p>
        </w:tc>
        <w:tc>
          <w:tcPr>
            <w:tcW w:w="1344" w:type="dxa"/>
            <w:noWrap/>
            <w:hideMark/>
          </w:tcPr>
          <w:p w14:paraId="1F0D8A43" w14:textId="77777777" w:rsidR="00AA722C" w:rsidRPr="00D0762F" w:rsidRDefault="00AA722C" w:rsidP="002D0E67">
            <w:proofErr w:type="spellStart"/>
            <w:r w:rsidRPr="00D0762F">
              <w:t>Contattaci</w:t>
            </w:r>
            <w:proofErr w:type="spellEnd"/>
          </w:p>
        </w:tc>
        <w:tc>
          <w:tcPr>
            <w:tcW w:w="1366" w:type="dxa"/>
            <w:noWrap/>
            <w:hideMark/>
          </w:tcPr>
          <w:p w14:paraId="657DE0EE" w14:textId="77777777" w:rsidR="00AA722C" w:rsidRPr="00D0762F" w:rsidRDefault="00AA722C" w:rsidP="002D0E67">
            <w:r w:rsidRPr="00D0762F">
              <w:t>Sito</w:t>
            </w:r>
          </w:p>
        </w:tc>
        <w:tc>
          <w:tcPr>
            <w:tcW w:w="1617" w:type="dxa"/>
            <w:noWrap/>
            <w:hideMark/>
          </w:tcPr>
          <w:p w14:paraId="292AE8AF" w14:textId="77777777" w:rsidR="00AA722C" w:rsidRPr="00D0762F" w:rsidRDefault="00AA722C" w:rsidP="002D0E67">
            <w:r w:rsidRPr="00D0762F">
              <w:t>3</w:t>
            </w:r>
          </w:p>
        </w:tc>
      </w:tr>
      <w:tr w:rsidR="00AA722C" w:rsidRPr="00D0762F" w14:paraId="01D9FB8E" w14:textId="77777777" w:rsidTr="00921192">
        <w:trPr>
          <w:trHeight w:val="292"/>
        </w:trPr>
        <w:tc>
          <w:tcPr>
            <w:tcW w:w="5301" w:type="dxa"/>
            <w:noWrap/>
            <w:hideMark/>
          </w:tcPr>
          <w:p w14:paraId="5C9768FF" w14:textId="77777777" w:rsidR="00AA722C" w:rsidRPr="00D0762F" w:rsidRDefault="00AA722C" w:rsidP="002D0E67">
            <w:r w:rsidRPr="00D0762F">
              <w:t xml:space="preserve">Sito - Richiesta </w:t>
            </w:r>
            <w:proofErr w:type="spellStart"/>
            <w:r w:rsidRPr="00D0762F">
              <w:t>informazioni</w:t>
            </w:r>
            <w:proofErr w:type="spellEnd"/>
            <w:r w:rsidRPr="00D0762F">
              <w:t xml:space="preserve"> - Assicurazioni</w:t>
            </w:r>
          </w:p>
        </w:tc>
        <w:tc>
          <w:tcPr>
            <w:tcW w:w="1344" w:type="dxa"/>
            <w:noWrap/>
            <w:hideMark/>
          </w:tcPr>
          <w:p w14:paraId="37A3F819" w14:textId="77777777" w:rsidR="00AA722C" w:rsidRPr="00D0762F" w:rsidRDefault="00AA722C" w:rsidP="002D0E67">
            <w:proofErr w:type="spellStart"/>
            <w:r w:rsidRPr="00D0762F">
              <w:t>Contattaci</w:t>
            </w:r>
            <w:proofErr w:type="spellEnd"/>
          </w:p>
        </w:tc>
        <w:tc>
          <w:tcPr>
            <w:tcW w:w="1366" w:type="dxa"/>
            <w:noWrap/>
            <w:hideMark/>
          </w:tcPr>
          <w:p w14:paraId="28719B6B" w14:textId="77777777" w:rsidR="00AA722C" w:rsidRPr="00D0762F" w:rsidRDefault="00AA722C" w:rsidP="002D0E67">
            <w:r w:rsidRPr="00D0762F">
              <w:t>Sito</w:t>
            </w:r>
          </w:p>
        </w:tc>
        <w:tc>
          <w:tcPr>
            <w:tcW w:w="1617" w:type="dxa"/>
            <w:noWrap/>
            <w:hideMark/>
          </w:tcPr>
          <w:p w14:paraId="29642486" w14:textId="77777777" w:rsidR="00AA722C" w:rsidRPr="00D0762F" w:rsidRDefault="00AA722C" w:rsidP="002D0E67">
            <w:r w:rsidRPr="00D0762F">
              <w:t>3</w:t>
            </w:r>
          </w:p>
        </w:tc>
      </w:tr>
      <w:tr w:rsidR="00AA722C" w:rsidRPr="00D0762F" w14:paraId="1ABAA445" w14:textId="77777777" w:rsidTr="00921192">
        <w:trPr>
          <w:trHeight w:val="292"/>
        </w:trPr>
        <w:tc>
          <w:tcPr>
            <w:tcW w:w="5301" w:type="dxa"/>
            <w:noWrap/>
            <w:hideMark/>
          </w:tcPr>
          <w:p w14:paraId="22942605" w14:textId="77777777" w:rsidR="00AA722C" w:rsidRPr="00D0762F" w:rsidRDefault="00AA722C" w:rsidP="002D0E67">
            <w:r w:rsidRPr="00D0762F">
              <w:t xml:space="preserve">Sito - </w:t>
            </w:r>
            <w:proofErr w:type="spellStart"/>
            <w:r w:rsidRPr="00D0762F">
              <w:t>Simulatore</w:t>
            </w:r>
            <w:proofErr w:type="spellEnd"/>
            <w:r w:rsidRPr="00D0762F">
              <w:t xml:space="preserve"> </w:t>
            </w:r>
            <w:proofErr w:type="spellStart"/>
            <w:r w:rsidRPr="00D0762F">
              <w:t>Agos</w:t>
            </w:r>
            <w:proofErr w:type="spellEnd"/>
          </w:p>
        </w:tc>
        <w:tc>
          <w:tcPr>
            <w:tcW w:w="1344" w:type="dxa"/>
            <w:noWrap/>
            <w:hideMark/>
          </w:tcPr>
          <w:p w14:paraId="28834079" w14:textId="77777777" w:rsidR="00AA722C" w:rsidRPr="00D0762F" w:rsidRDefault="00AA722C" w:rsidP="002D0E67">
            <w:proofErr w:type="spellStart"/>
            <w:r w:rsidRPr="00D0762F">
              <w:t>Contattaci</w:t>
            </w:r>
            <w:proofErr w:type="spellEnd"/>
          </w:p>
        </w:tc>
        <w:tc>
          <w:tcPr>
            <w:tcW w:w="1366" w:type="dxa"/>
            <w:noWrap/>
            <w:hideMark/>
          </w:tcPr>
          <w:p w14:paraId="4E4D2458" w14:textId="77777777" w:rsidR="00AA722C" w:rsidRPr="00D0762F" w:rsidRDefault="00AA722C" w:rsidP="002D0E67">
            <w:r w:rsidRPr="00D0762F">
              <w:t>Sito</w:t>
            </w:r>
          </w:p>
        </w:tc>
        <w:tc>
          <w:tcPr>
            <w:tcW w:w="1617" w:type="dxa"/>
            <w:noWrap/>
            <w:hideMark/>
          </w:tcPr>
          <w:p w14:paraId="00781B44" w14:textId="77777777" w:rsidR="00AA722C" w:rsidRPr="00D0762F" w:rsidRDefault="00AA722C" w:rsidP="002D0E67">
            <w:r w:rsidRPr="00D0762F">
              <w:t>3</w:t>
            </w:r>
          </w:p>
        </w:tc>
      </w:tr>
      <w:tr w:rsidR="00AA722C" w:rsidRPr="00D0762F" w14:paraId="21D1B356" w14:textId="77777777" w:rsidTr="00921192">
        <w:trPr>
          <w:trHeight w:val="292"/>
        </w:trPr>
        <w:tc>
          <w:tcPr>
            <w:tcW w:w="5301" w:type="dxa"/>
            <w:noWrap/>
            <w:hideMark/>
          </w:tcPr>
          <w:p w14:paraId="053CB720" w14:textId="77777777" w:rsidR="00AA722C" w:rsidRPr="00D0762F" w:rsidRDefault="00AA722C" w:rsidP="002D0E67">
            <w:r w:rsidRPr="00D0762F">
              <w:t xml:space="preserve">Sito - </w:t>
            </w:r>
            <w:proofErr w:type="spellStart"/>
            <w:r w:rsidRPr="00D0762F">
              <w:t>Simulatore</w:t>
            </w:r>
            <w:proofErr w:type="spellEnd"/>
            <w:r w:rsidRPr="00D0762F">
              <w:t xml:space="preserve"> </w:t>
            </w:r>
            <w:proofErr w:type="spellStart"/>
            <w:r w:rsidRPr="00D0762F">
              <w:t>Agos</w:t>
            </w:r>
            <w:proofErr w:type="spellEnd"/>
            <w:r w:rsidRPr="00D0762F">
              <w:t xml:space="preserve"> Green Bees</w:t>
            </w:r>
          </w:p>
        </w:tc>
        <w:tc>
          <w:tcPr>
            <w:tcW w:w="1344" w:type="dxa"/>
            <w:noWrap/>
            <w:hideMark/>
          </w:tcPr>
          <w:p w14:paraId="0549ED41" w14:textId="77777777" w:rsidR="00AA722C" w:rsidRPr="00D0762F" w:rsidRDefault="00AA722C" w:rsidP="002D0E67">
            <w:proofErr w:type="spellStart"/>
            <w:r w:rsidRPr="00D0762F">
              <w:t>Contattaci</w:t>
            </w:r>
            <w:proofErr w:type="spellEnd"/>
          </w:p>
        </w:tc>
        <w:tc>
          <w:tcPr>
            <w:tcW w:w="1366" w:type="dxa"/>
            <w:noWrap/>
            <w:hideMark/>
          </w:tcPr>
          <w:p w14:paraId="001F8F4D" w14:textId="77777777" w:rsidR="00AA722C" w:rsidRPr="00D0762F" w:rsidRDefault="00AA722C" w:rsidP="002D0E67">
            <w:r w:rsidRPr="00D0762F">
              <w:t>Sito</w:t>
            </w:r>
          </w:p>
        </w:tc>
        <w:tc>
          <w:tcPr>
            <w:tcW w:w="1617" w:type="dxa"/>
            <w:noWrap/>
            <w:hideMark/>
          </w:tcPr>
          <w:p w14:paraId="55C92D0A" w14:textId="77777777" w:rsidR="00AA722C" w:rsidRPr="00D0762F" w:rsidRDefault="00AA722C" w:rsidP="002D0E67">
            <w:r w:rsidRPr="00D0762F">
              <w:t>3</w:t>
            </w:r>
          </w:p>
        </w:tc>
      </w:tr>
      <w:tr w:rsidR="00AA722C" w:rsidRPr="00D0762F" w14:paraId="68B6279C" w14:textId="77777777" w:rsidTr="00921192">
        <w:trPr>
          <w:trHeight w:val="292"/>
        </w:trPr>
        <w:tc>
          <w:tcPr>
            <w:tcW w:w="5301" w:type="dxa"/>
            <w:noWrap/>
            <w:hideMark/>
          </w:tcPr>
          <w:p w14:paraId="04D9BA7F" w14:textId="77777777" w:rsidR="00AA722C" w:rsidRPr="00D0762F" w:rsidRDefault="00AA722C" w:rsidP="002D0E67">
            <w:pPr>
              <w:rPr>
                <w:lang w:val="it-IT"/>
              </w:rPr>
            </w:pPr>
            <w:r w:rsidRPr="00D0762F">
              <w:rPr>
                <w:lang w:val="it-IT"/>
              </w:rPr>
              <w:t>Sito - Simulatore Conti - Conto Accanto a te</w:t>
            </w:r>
          </w:p>
        </w:tc>
        <w:tc>
          <w:tcPr>
            <w:tcW w:w="1344" w:type="dxa"/>
            <w:noWrap/>
            <w:hideMark/>
          </w:tcPr>
          <w:p w14:paraId="2FD43BDB" w14:textId="77777777" w:rsidR="00AA722C" w:rsidRPr="00D0762F" w:rsidRDefault="00AA722C" w:rsidP="002D0E67">
            <w:proofErr w:type="spellStart"/>
            <w:r w:rsidRPr="00D0762F">
              <w:t>Contattaci</w:t>
            </w:r>
            <w:proofErr w:type="spellEnd"/>
          </w:p>
        </w:tc>
        <w:tc>
          <w:tcPr>
            <w:tcW w:w="1366" w:type="dxa"/>
            <w:noWrap/>
            <w:hideMark/>
          </w:tcPr>
          <w:p w14:paraId="7C09105B" w14:textId="77777777" w:rsidR="00AA722C" w:rsidRPr="00D0762F" w:rsidRDefault="00AA722C" w:rsidP="002D0E67">
            <w:r w:rsidRPr="00D0762F">
              <w:t>Sito</w:t>
            </w:r>
          </w:p>
        </w:tc>
        <w:tc>
          <w:tcPr>
            <w:tcW w:w="1617" w:type="dxa"/>
            <w:noWrap/>
            <w:hideMark/>
          </w:tcPr>
          <w:p w14:paraId="02C55E0F" w14:textId="77777777" w:rsidR="00AA722C" w:rsidRPr="00D0762F" w:rsidRDefault="00AA722C" w:rsidP="002D0E67">
            <w:r w:rsidRPr="00D0762F">
              <w:t>3</w:t>
            </w:r>
          </w:p>
        </w:tc>
      </w:tr>
      <w:tr w:rsidR="00AA722C" w:rsidRPr="00D0762F" w14:paraId="09247C55" w14:textId="77777777" w:rsidTr="00921192">
        <w:trPr>
          <w:trHeight w:val="292"/>
        </w:trPr>
        <w:tc>
          <w:tcPr>
            <w:tcW w:w="5301" w:type="dxa"/>
            <w:noWrap/>
            <w:hideMark/>
          </w:tcPr>
          <w:p w14:paraId="2F1A746D" w14:textId="77777777" w:rsidR="00AA722C" w:rsidRPr="00D0762F" w:rsidRDefault="00AA722C" w:rsidP="002D0E67">
            <w:pPr>
              <w:rPr>
                <w:lang w:val="it-IT"/>
              </w:rPr>
            </w:pPr>
            <w:r w:rsidRPr="00D0762F">
              <w:rPr>
                <w:lang w:val="it-IT"/>
              </w:rPr>
              <w:t>Sito - Simulatore Conti - Conto Crédit Agricole +</w:t>
            </w:r>
          </w:p>
        </w:tc>
        <w:tc>
          <w:tcPr>
            <w:tcW w:w="1344" w:type="dxa"/>
            <w:noWrap/>
            <w:hideMark/>
          </w:tcPr>
          <w:p w14:paraId="24F14188" w14:textId="77777777" w:rsidR="00AA722C" w:rsidRPr="00D0762F" w:rsidRDefault="00AA722C" w:rsidP="002D0E67">
            <w:proofErr w:type="spellStart"/>
            <w:r w:rsidRPr="00D0762F">
              <w:t>Contattaci</w:t>
            </w:r>
            <w:proofErr w:type="spellEnd"/>
          </w:p>
        </w:tc>
        <w:tc>
          <w:tcPr>
            <w:tcW w:w="1366" w:type="dxa"/>
            <w:noWrap/>
            <w:hideMark/>
          </w:tcPr>
          <w:p w14:paraId="566BC044" w14:textId="77777777" w:rsidR="00AA722C" w:rsidRPr="00D0762F" w:rsidRDefault="00AA722C" w:rsidP="002D0E67">
            <w:r w:rsidRPr="00D0762F">
              <w:t>Sito</w:t>
            </w:r>
          </w:p>
        </w:tc>
        <w:tc>
          <w:tcPr>
            <w:tcW w:w="1617" w:type="dxa"/>
            <w:noWrap/>
            <w:hideMark/>
          </w:tcPr>
          <w:p w14:paraId="7EBBE3F0" w14:textId="77777777" w:rsidR="00AA722C" w:rsidRPr="00D0762F" w:rsidRDefault="00AA722C" w:rsidP="002D0E67">
            <w:r w:rsidRPr="00D0762F">
              <w:t>3</w:t>
            </w:r>
          </w:p>
        </w:tc>
      </w:tr>
      <w:tr w:rsidR="00AA722C" w:rsidRPr="00D0762F" w14:paraId="220D0BB4" w14:textId="77777777" w:rsidTr="00921192">
        <w:trPr>
          <w:trHeight w:val="292"/>
        </w:trPr>
        <w:tc>
          <w:tcPr>
            <w:tcW w:w="5301" w:type="dxa"/>
            <w:noWrap/>
            <w:hideMark/>
          </w:tcPr>
          <w:p w14:paraId="57C26C05" w14:textId="77777777" w:rsidR="00AA722C" w:rsidRPr="00D0762F" w:rsidRDefault="00AA722C" w:rsidP="002D0E67">
            <w:pPr>
              <w:rPr>
                <w:lang w:val="it-IT"/>
              </w:rPr>
            </w:pPr>
            <w:r w:rsidRPr="00D0762F">
              <w:rPr>
                <w:lang w:val="it-IT"/>
              </w:rPr>
              <w:t>Sito - Simulatore Conti - Conto di base</w:t>
            </w:r>
          </w:p>
        </w:tc>
        <w:tc>
          <w:tcPr>
            <w:tcW w:w="1344" w:type="dxa"/>
            <w:noWrap/>
            <w:hideMark/>
          </w:tcPr>
          <w:p w14:paraId="58B6DCEC" w14:textId="77777777" w:rsidR="00AA722C" w:rsidRPr="00D0762F" w:rsidRDefault="00AA722C" w:rsidP="002D0E67">
            <w:proofErr w:type="spellStart"/>
            <w:r w:rsidRPr="00D0762F">
              <w:t>Contattaci</w:t>
            </w:r>
            <w:proofErr w:type="spellEnd"/>
          </w:p>
        </w:tc>
        <w:tc>
          <w:tcPr>
            <w:tcW w:w="1366" w:type="dxa"/>
            <w:noWrap/>
            <w:hideMark/>
          </w:tcPr>
          <w:p w14:paraId="7A463328" w14:textId="77777777" w:rsidR="00AA722C" w:rsidRPr="00D0762F" w:rsidRDefault="00AA722C" w:rsidP="002D0E67">
            <w:r w:rsidRPr="00D0762F">
              <w:t>Sito</w:t>
            </w:r>
          </w:p>
        </w:tc>
        <w:tc>
          <w:tcPr>
            <w:tcW w:w="1617" w:type="dxa"/>
            <w:noWrap/>
            <w:hideMark/>
          </w:tcPr>
          <w:p w14:paraId="7225752C" w14:textId="77777777" w:rsidR="00AA722C" w:rsidRPr="00D0762F" w:rsidRDefault="00AA722C" w:rsidP="002D0E67">
            <w:r w:rsidRPr="00D0762F">
              <w:t>3</w:t>
            </w:r>
          </w:p>
        </w:tc>
      </w:tr>
      <w:tr w:rsidR="00AA722C" w:rsidRPr="00D0762F" w14:paraId="6F583285" w14:textId="77777777" w:rsidTr="00921192">
        <w:trPr>
          <w:trHeight w:val="292"/>
        </w:trPr>
        <w:tc>
          <w:tcPr>
            <w:tcW w:w="5301" w:type="dxa"/>
            <w:noWrap/>
            <w:hideMark/>
          </w:tcPr>
          <w:p w14:paraId="6986AF76" w14:textId="77777777" w:rsidR="00AA722C" w:rsidRPr="00D0762F" w:rsidRDefault="00AA722C" w:rsidP="002D0E67">
            <w:pPr>
              <w:rPr>
                <w:lang w:val="it-IT"/>
              </w:rPr>
            </w:pPr>
            <w:r w:rsidRPr="00D0762F">
              <w:rPr>
                <w:lang w:val="it-IT"/>
              </w:rPr>
              <w:t>Sito - Simulatore Conti - Conto Online</w:t>
            </w:r>
          </w:p>
        </w:tc>
        <w:tc>
          <w:tcPr>
            <w:tcW w:w="1344" w:type="dxa"/>
            <w:noWrap/>
            <w:hideMark/>
          </w:tcPr>
          <w:p w14:paraId="6F062F1C" w14:textId="77777777" w:rsidR="00AA722C" w:rsidRPr="00D0762F" w:rsidRDefault="00AA722C" w:rsidP="002D0E67">
            <w:proofErr w:type="spellStart"/>
            <w:r w:rsidRPr="00D0762F">
              <w:t>Contattaci</w:t>
            </w:r>
            <w:proofErr w:type="spellEnd"/>
          </w:p>
        </w:tc>
        <w:tc>
          <w:tcPr>
            <w:tcW w:w="1366" w:type="dxa"/>
            <w:noWrap/>
            <w:hideMark/>
          </w:tcPr>
          <w:p w14:paraId="5B4A3EEE" w14:textId="77777777" w:rsidR="00AA722C" w:rsidRPr="00D0762F" w:rsidRDefault="00AA722C" w:rsidP="002D0E67">
            <w:r w:rsidRPr="00D0762F">
              <w:t>Sito</w:t>
            </w:r>
          </w:p>
        </w:tc>
        <w:tc>
          <w:tcPr>
            <w:tcW w:w="1617" w:type="dxa"/>
            <w:noWrap/>
            <w:hideMark/>
          </w:tcPr>
          <w:p w14:paraId="4A5D10BE" w14:textId="77777777" w:rsidR="00AA722C" w:rsidRPr="00D0762F" w:rsidRDefault="00AA722C" w:rsidP="002D0E67">
            <w:r w:rsidRPr="00D0762F">
              <w:t>3</w:t>
            </w:r>
          </w:p>
        </w:tc>
      </w:tr>
      <w:tr w:rsidR="00AA722C" w:rsidRPr="00D0762F" w14:paraId="198D7741" w14:textId="77777777" w:rsidTr="00921192">
        <w:trPr>
          <w:trHeight w:val="292"/>
        </w:trPr>
        <w:tc>
          <w:tcPr>
            <w:tcW w:w="5301" w:type="dxa"/>
            <w:noWrap/>
            <w:hideMark/>
          </w:tcPr>
          <w:p w14:paraId="25970EEE" w14:textId="77777777" w:rsidR="00AA722C" w:rsidRPr="00D0762F" w:rsidRDefault="00AA722C" w:rsidP="002D0E67">
            <w:pPr>
              <w:rPr>
                <w:lang w:val="it-IT"/>
              </w:rPr>
            </w:pPr>
            <w:r w:rsidRPr="00D0762F">
              <w:rPr>
                <w:lang w:val="it-IT"/>
              </w:rPr>
              <w:t>Sito - Simulatore Conti - Conto Teen</w:t>
            </w:r>
          </w:p>
        </w:tc>
        <w:tc>
          <w:tcPr>
            <w:tcW w:w="1344" w:type="dxa"/>
            <w:noWrap/>
            <w:hideMark/>
          </w:tcPr>
          <w:p w14:paraId="2F24889E" w14:textId="77777777" w:rsidR="00AA722C" w:rsidRPr="00D0762F" w:rsidRDefault="00AA722C" w:rsidP="002D0E67">
            <w:proofErr w:type="spellStart"/>
            <w:r w:rsidRPr="00D0762F">
              <w:t>Contattaci</w:t>
            </w:r>
            <w:proofErr w:type="spellEnd"/>
          </w:p>
        </w:tc>
        <w:tc>
          <w:tcPr>
            <w:tcW w:w="1366" w:type="dxa"/>
            <w:noWrap/>
            <w:hideMark/>
          </w:tcPr>
          <w:p w14:paraId="2799EC2B" w14:textId="77777777" w:rsidR="00AA722C" w:rsidRPr="00D0762F" w:rsidRDefault="00AA722C" w:rsidP="002D0E67">
            <w:r w:rsidRPr="00D0762F">
              <w:t>Sito</w:t>
            </w:r>
          </w:p>
        </w:tc>
        <w:tc>
          <w:tcPr>
            <w:tcW w:w="1617" w:type="dxa"/>
            <w:noWrap/>
            <w:hideMark/>
          </w:tcPr>
          <w:p w14:paraId="5705EE22" w14:textId="77777777" w:rsidR="00AA722C" w:rsidRPr="00D0762F" w:rsidRDefault="00AA722C" w:rsidP="002D0E67">
            <w:r w:rsidRPr="00D0762F">
              <w:t>3</w:t>
            </w:r>
          </w:p>
        </w:tc>
      </w:tr>
      <w:tr w:rsidR="00AA722C" w:rsidRPr="00D0762F" w14:paraId="7861EE8F" w14:textId="77777777" w:rsidTr="00921192">
        <w:trPr>
          <w:trHeight w:val="292"/>
        </w:trPr>
        <w:tc>
          <w:tcPr>
            <w:tcW w:w="5301" w:type="dxa"/>
            <w:noWrap/>
            <w:hideMark/>
          </w:tcPr>
          <w:p w14:paraId="6324B77A" w14:textId="77777777" w:rsidR="00AA722C" w:rsidRPr="00D0762F" w:rsidRDefault="00AA722C" w:rsidP="002D0E67">
            <w:pPr>
              <w:rPr>
                <w:lang w:val="it-IT"/>
              </w:rPr>
            </w:pPr>
            <w:r w:rsidRPr="00D0762F">
              <w:rPr>
                <w:lang w:val="it-IT"/>
              </w:rPr>
              <w:t>Sito CAA - Form Protezione Mobile</w:t>
            </w:r>
          </w:p>
        </w:tc>
        <w:tc>
          <w:tcPr>
            <w:tcW w:w="1344" w:type="dxa"/>
            <w:noWrap/>
            <w:hideMark/>
          </w:tcPr>
          <w:p w14:paraId="129FAC5F" w14:textId="77777777" w:rsidR="00AA722C" w:rsidRPr="00D0762F" w:rsidRDefault="00AA722C" w:rsidP="002D0E67">
            <w:proofErr w:type="spellStart"/>
            <w:r w:rsidRPr="00D0762F">
              <w:t>Preventivatore</w:t>
            </w:r>
            <w:proofErr w:type="spellEnd"/>
            <w:r w:rsidRPr="00D0762F">
              <w:t xml:space="preserve"> </w:t>
            </w:r>
            <w:proofErr w:type="spellStart"/>
            <w:r w:rsidRPr="00D0762F">
              <w:t>sito</w:t>
            </w:r>
            <w:proofErr w:type="spellEnd"/>
            <w:r w:rsidRPr="00D0762F">
              <w:t xml:space="preserve"> CAA</w:t>
            </w:r>
          </w:p>
        </w:tc>
        <w:tc>
          <w:tcPr>
            <w:tcW w:w="1366" w:type="dxa"/>
            <w:noWrap/>
            <w:hideMark/>
          </w:tcPr>
          <w:p w14:paraId="12A48551" w14:textId="77777777" w:rsidR="00AA722C" w:rsidRPr="00D0762F" w:rsidRDefault="00AA722C" w:rsidP="002D0E67">
            <w:r w:rsidRPr="00D0762F">
              <w:t>Sito</w:t>
            </w:r>
          </w:p>
        </w:tc>
        <w:tc>
          <w:tcPr>
            <w:tcW w:w="1617" w:type="dxa"/>
            <w:noWrap/>
            <w:hideMark/>
          </w:tcPr>
          <w:p w14:paraId="4C9B2EDF" w14:textId="77777777" w:rsidR="00AA722C" w:rsidRPr="00D0762F" w:rsidRDefault="00AA722C" w:rsidP="002D0E67">
            <w:r w:rsidRPr="00D0762F">
              <w:t>3</w:t>
            </w:r>
          </w:p>
        </w:tc>
      </w:tr>
      <w:tr w:rsidR="00AA722C" w:rsidRPr="00D0762F" w14:paraId="4390CC51" w14:textId="77777777" w:rsidTr="00921192">
        <w:trPr>
          <w:trHeight w:val="292"/>
        </w:trPr>
        <w:tc>
          <w:tcPr>
            <w:tcW w:w="5301" w:type="dxa"/>
            <w:noWrap/>
            <w:hideMark/>
          </w:tcPr>
          <w:p w14:paraId="6009E413" w14:textId="77777777" w:rsidR="00AA722C" w:rsidRPr="00D0762F" w:rsidRDefault="00AA722C" w:rsidP="002D0E67">
            <w:pPr>
              <w:rPr>
                <w:lang w:val="it-IT"/>
              </w:rPr>
            </w:pPr>
            <w:r w:rsidRPr="00D0762F">
              <w:rPr>
                <w:lang w:val="it-IT"/>
              </w:rPr>
              <w:t xml:space="preserve">Sito CAA - Polizze Auto </w:t>
            </w:r>
            <w:proofErr w:type="spellStart"/>
            <w:r w:rsidRPr="00D0762F">
              <w:rPr>
                <w:lang w:val="it-IT"/>
              </w:rPr>
              <w:t>Fastquote</w:t>
            </w:r>
            <w:proofErr w:type="spellEnd"/>
          </w:p>
        </w:tc>
        <w:tc>
          <w:tcPr>
            <w:tcW w:w="1344" w:type="dxa"/>
            <w:noWrap/>
            <w:hideMark/>
          </w:tcPr>
          <w:p w14:paraId="767F9E1E" w14:textId="77777777" w:rsidR="00AA722C" w:rsidRPr="00D0762F" w:rsidRDefault="00AA722C" w:rsidP="002D0E67">
            <w:proofErr w:type="spellStart"/>
            <w:r w:rsidRPr="00D0762F">
              <w:t>Preventivatore</w:t>
            </w:r>
            <w:proofErr w:type="spellEnd"/>
            <w:r w:rsidRPr="00D0762F">
              <w:t xml:space="preserve"> </w:t>
            </w:r>
            <w:proofErr w:type="spellStart"/>
            <w:r w:rsidRPr="00D0762F">
              <w:t>sito</w:t>
            </w:r>
            <w:proofErr w:type="spellEnd"/>
            <w:r w:rsidRPr="00D0762F">
              <w:t xml:space="preserve"> CAA</w:t>
            </w:r>
          </w:p>
        </w:tc>
        <w:tc>
          <w:tcPr>
            <w:tcW w:w="1366" w:type="dxa"/>
            <w:noWrap/>
            <w:hideMark/>
          </w:tcPr>
          <w:p w14:paraId="18E1D059" w14:textId="77777777" w:rsidR="00AA722C" w:rsidRPr="00D0762F" w:rsidRDefault="00AA722C" w:rsidP="002D0E67">
            <w:r w:rsidRPr="00D0762F">
              <w:t>Sito</w:t>
            </w:r>
          </w:p>
        </w:tc>
        <w:tc>
          <w:tcPr>
            <w:tcW w:w="1617" w:type="dxa"/>
            <w:noWrap/>
            <w:hideMark/>
          </w:tcPr>
          <w:p w14:paraId="2A02AC18" w14:textId="77777777" w:rsidR="00AA722C" w:rsidRPr="00D0762F" w:rsidRDefault="00AA722C" w:rsidP="002D0E67">
            <w:r w:rsidRPr="00D0762F">
              <w:t>3</w:t>
            </w:r>
          </w:p>
        </w:tc>
      </w:tr>
      <w:tr w:rsidR="00AA722C" w:rsidRPr="00D0762F" w14:paraId="0F5E6327" w14:textId="77777777" w:rsidTr="00921192">
        <w:trPr>
          <w:trHeight w:val="292"/>
        </w:trPr>
        <w:tc>
          <w:tcPr>
            <w:tcW w:w="5301" w:type="dxa"/>
            <w:noWrap/>
            <w:hideMark/>
          </w:tcPr>
          <w:p w14:paraId="24FB10BA" w14:textId="77777777" w:rsidR="00AA722C" w:rsidRPr="00D0762F" w:rsidRDefault="00AA722C" w:rsidP="002D0E67">
            <w:pPr>
              <w:rPr>
                <w:lang w:val="it-IT"/>
              </w:rPr>
            </w:pPr>
            <w:r w:rsidRPr="00D0762F">
              <w:rPr>
                <w:lang w:val="it-IT"/>
              </w:rPr>
              <w:t xml:space="preserve">Sito CAA - Polizze Casa </w:t>
            </w:r>
            <w:proofErr w:type="spellStart"/>
            <w:r w:rsidRPr="00D0762F">
              <w:rPr>
                <w:lang w:val="it-IT"/>
              </w:rPr>
              <w:t>Fastquote</w:t>
            </w:r>
            <w:proofErr w:type="spellEnd"/>
          </w:p>
        </w:tc>
        <w:tc>
          <w:tcPr>
            <w:tcW w:w="1344" w:type="dxa"/>
            <w:noWrap/>
            <w:hideMark/>
          </w:tcPr>
          <w:p w14:paraId="4EBD661E" w14:textId="77777777" w:rsidR="00AA722C" w:rsidRPr="00D0762F" w:rsidRDefault="00AA722C" w:rsidP="002D0E67">
            <w:proofErr w:type="spellStart"/>
            <w:r w:rsidRPr="00D0762F">
              <w:t>Preventivatore</w:t>
            </w:r>
            <w:proofErr w:type="spellEnd"/>
            <w:r w:rsidRPr="00D0762F">
              <w:t xml:space="preserve"> </w:t>
            </w:r>
            <w:proofErr w:type="spellStart"/>
            <w:r w:rsidRPr="00D0762F">
              <w:t>sito</w:t>
            </w:r>
            <w:proofErr w:type="spellEnd"/>
            <w:r w:rsidRPr="00D0762F">
              <w:t xml:space="preserve"> CAA</w:t>
            </w:r>
          </w:p>
        </w:tc>
        <w:tc>
          <w:tcPr>
            <w:tcW w:w="1366" w:type="dxa"/>
            <w:noWrap/>
            <w:hideMark/>
          </w:tcPr>
          <w:p w14:paraId="53036FBA" w14:textId="77777777" w:rsidR="00AA722C" w:rsidRPr="00D0762F" w:rsidRDefault="00AA722C" w:rsidP="002D0E67">
            <w:r w:rsidRPr="00D0762F">
              <w:t>Sito</w:t>
            </w:r>
          </w:p>
        </w:tc>
        <w:tc>
          <w:tcPr>
            <w:tcW w:w="1617" w:type="dxa"/>
            <w:noWrap/>
            <w:hideMark/>
          </w:tcPr>
          <w:p w14:paraId="45E222D0" w14:textId="77777777" w:rsidR="00AA722C" w:rsidRPr="00D0762F" w:rsidRDefault="00AA722C" w:rsidP="002D0E67">
            <w:r w:rsidRPr="00D0762F">
              <w:t>3</w:t>
            </w:r>
          </w:p>
        </w:tc>
      </w:tr>
      <w:tr w:rsidR="00AA722C" w:rsidRPr="00D0762F" w14:paraId="08C4FCC3" w14:textId="77777777" w:rsidTr="00921192">
        <w:trPr>
          <w:trHeight w:val="292"/>
        </w:trPr>
        <w:tc>
          <w:tcPr>
            <w:tcW w:w="5301" w:type="dxa"/>
            <w:noWrap/>
            <w:hideMark/>
          </w:tcPr>
          <w:p w14:paraId="330E7DA0" w14:textId="77777777" w:rsidR="00AA722C" w:rsidRPr="00D0762F" w:rsidRDefault="00AA722C" w:rsidP="002D0E67">
            <w:r w:rsidRPr="00D0762F">
              <w:t>TEST INTEGRAZIONE MAGNEWS</w:t>
            </w:r>
          </w:p>
        </w:tc>
        <w:tc>
          <w:tcPr>
            <w:tcW w:w="1344" w:type="dxa"/>
            <w:noWrap/>
            <w:hideMark/>
          </w:tcPr>
          <w:p w14:paraId="4DF62E47" w14:textId="77777777" w:rsidR="00AA722C" w:rsidRPr="00D0762F" w:rsidRDefault="00AA722C" w:rsidP="002D0E67">
            <w:r w:rsidRPr="00D0762F">
              <w:t>Mobile</w:t>
            </w:r>
          </w:p>
        </w:tc>
        <w:tc>
          <w:tcPr>
            <w:tcW w:w="1366" w:type="dxa"/>
            <w:noWrap/>
            <w:hideMark/>
          </w:tcPr>
          <w:p w14:paraId="785A3ABF" w14:textId="77777777" w:rsidR="00AA722C" w:rsidRPr="00D0762F" w:rsidRDefault="00AA722C" w:rsidP="002D0E67">
            <w:r w:rsidRPr="00D0762F">
              <w:t>App Mobile</w:t>
            </w:r>
          </w:p>
        </w:tc>
        <w:tc>
          <w:tcPr>
            <w:tcW w:w="1617" w:type="dxa"/>
            <w:noWrap/>
            <w:hideMark/>
          </w:tcPr>
          <w:p w14:paraId="388CB33D" w14:textId="77777777" w:rsidR="00AA722C" w:rsidRPr="00D0762F" w:rsidRDefault="00AA722C" w:rsidP="002D0E67">
            <w:r w:rsidRPr="00D0762F">
              <w:t>3</w:t>
            </w:r>
          </w:p>
        </w:tc>
      </w:tr>
      <w:tr w:rsidR="00AA722C" w:rsidRPr="00D0762F" w14:paraId="757CD64B" w14:textId="77777777" w:rsidTr="00921192">
        <w:trPr>
          <w:trHeight w:val="292"/>
        </w:trPr>
        <w:tc>
          <w:tcPr>
            <w:tcW w:w="5301" w:type="dxa"/>
            <w:noWrap/>
            <w:hideMark/>
          </w:tcPr>
          <w:p w14:paraId="082170E7" w14:textId="77777777" w:rsidR="00AA722C" w:rsidRPr="00D0762F" w:rsidRDefault="00AA722C" w:rsidP="002D0E67">
            <w:r w:rsidRPr="00D0762F">
              <w:t>Ticket Casa</w:t>
            </w:r>
          </w:p>
        </w:tc>
        <w:tc>
          <w:tcPr>
            <w:tcW w:w="1344" w:type="dxa"/>
            <w:noWrap/>
            <w:hideMark/>
          </w:tcPr>
          <w:p w14:paraId="05F4F9E8" w14:textId="77777777" w:rsidR="00AA722C" w:rsidRPr="00D0762F" w:rsidRDefault="00AA722C" w:rsidP="002D0E67">
            <w:r w:rsidRPr="00D0762F">
              <w:t>Mobile</w:t>
            </w:r>
          </w:p>
        </w:tc>
        <w:tc>
          <w:tcPr>
            <w:tcW w:w="1366" w:type="dxa"/>
            <w:noWrap/>
            <w:hideMark/>
          </w:tcPr>
          <w:p w14:paraId="2223DE4C" w14:textId="77777777" w:rsidR="00AA722C" w:rsidRPr="00D0762F" w:rsidRDefault="00AA722C" w:rsidP="002D0E67">
            <w:r w:rsidRPr="00D0762F">
              <w:t>App Mobile</w:t>
            </w:r>
          </w:p>
        </w:tc>
        <w:tc>
          <w:tcPr>
            <w:tcW w:w="1617" w:type="dxa"/>
            <w:noWrap/>
            <w:hideMark/>
          </w:tcPr>
          <w:p w14:paraId="5513D91B" w14:textId="77777777" w:rsidR="00AA722C" w:rsidRPr="00D0762F" w:rsidRDefault="00AA722C" w:rsidP="002D0E67">
            <w:r w:rsidRPr="00D0762F">
              <w:t>3</w:t>
            </w:r>
          </w:p>
        </w:tc>
      </w:tr>
      <w:tr w:rsidR="00AA722C" w:rsidRPr="00D0762F" w14:paraId="1C6D6971" w14:textId="77777777" w:rsidTr="00921192">
        <w:trPr>
          <w:trHeight w:val="292"/>
        </w:trPr>
        <w:tc>
          <w:tcPr>
            <w:tcW w:w="5301" w:type="dxa"/>
            <w:noWrap/>
            <w:hideMark/>
          </w:tcPr>
          <w:p w14:paraId="5135F441" w14:textId="77777777" w:rsidR="00AA722C" w:rsidRPr="00D0762F" w:rsidRDefault="00AA722C" w:rsidP="002D0E67">
            <w:r w:rsidRPr="00D0762F">
              <w:t>-</w:t>
            </w:r>
          </w:p>
        </w:tc>
        <w:tc>
          <w:tcPr>
            <w:tcW w:w="1344" w:type="dxa"/>
            <w:noWrap/>
            <w:hideMark/>
          </w:tcPr>
          <w:p w14:paraId="1DE848F1" w14:textId="77777777" w:rsidR="00AA722C" w:rsidRPr="00D0762F" w:rsidRDefault="00AA722C" w:rsidP="002D0E67">
            <w:r w:rsidRPr="00D0762F">
              <w:t>-</w:t>
            </w:r>
          </w:p>
        </w:tc>
        <w:tc>
          <w:tcPr>
            <w:tcW w:w="1366" w:type="dxa"/>
            <w:noWrap/>
            <w:hideMark/>
          </w:tcPr>
          <w:p w14:paraId="73430B88" w14:textId="3FE887E7" w:rsidR="00AA722C" w:rsidRPr="002D4719" w:rsidRDefault="00AA722C" w:rsidP="002D0E67">
            <w:pPr>
              <w:rPr>
                <w:lang w:val="it-IT"/>
              </w:rPr>
            </w:pPr>
            <w:r w:rsidRPr="002D4719">
              <w:rPr>
                <w:lang w:val="it-IT"/>
              </w:rPr>
              <w:t>Lead mutui</w:t>
            </w:r>
            <w:r w:rsidR="001200EC" w:rsidRPr="002D4719">
              <w:rPr>
                <w:lang w:val="it-IT"/>
              </w:rPr>
              <w:t xml:space="preserve"> </w:t>
            </w:r>
            <w:r w:rsidR="00B6253A" w:rsidRPr="00B6253A">
              <w:rPr>
                <w:lang w:val="it-IT"/>
              </w:rPr>
              <w:t>da sito Crédit Agricole</w:t>
            </w:r>
          </w:p>
        </w:tc>
        <w:tc>
          <w:tcPr>
            <w:tcW w:w="1617" w:type="dxa"/>
            <w:noWrap/>
            <w:hideMark/>
          </w:tcPr>
          <w:p w14:paraId="6E1E5345" w14:textId="77777777" w:rsidR="00AA722C" w:rsidRPr="00D0762F" w:rsidRDefault="00AA722C" w:rsidP="002D0E67">
            <w:r w:rsidRPr="00D0762F">
              <w:t>4</w:t>
            </w:r>
          </w:p>
        </w:tc>
      </w:tr>
      <w:tr w:rsidR="001200EC" w:rsidRPr="001200EC" w14:paraId="6A3CDEE9" w14:textId="77777777" w:rsidTr="00921192">
        <w:trPr>
          <w:trHeight w:val="292"/>
        </w:trPr>
        <w:tc>
          <w:tcPr>
            <w:tcW w:w="5301" w:type="dxa"/>
            <w:noWrap/>
          </w:tcPr>
          <w:p w14:paraId="39039AFC" w14:textId="77777777" w:rsidR="001200EC" w:rsidRPr="00D0762F" w:rsidRDefault="001200EC" w:rsidP="002D0E67"/>
        </w:tc>
        <w:tc>
          <w:tcPr>
            <w:tcW w:w="1344" w:type="dxa"/>
            <w:noWrap/>
          </w:tcPr>
          <w:p w14:paraId="5A5D8EC9" w14:textId="77777777" w:rsidR="001200EC" w:rsidRDefault="001200EC" w:rsidP="002D0E67"/>
        </w:tc>
        <w:tc>
          <w:tcPr>
            <w:tcW w:w="1366" w:type="dxa"/>
            <w:noWrap/>
          </w:tcPr>
          <w:p w14:paraId="523B9BAC" w14:textId="085E6254" w:rsidR="001200EC" w:rsidRPr="00434DD3" w:rsidRDefault="001200EC" w:rsidP="002D0E67">
            <w:pPr>
              <w:rPr>
                <w:lang w:val="it-IT"/>
              </w:rPr>
            </w:pPr>
            <w:r>
              <w:rPr>
                <w:lang w:val="it-IT"/>
              </w:rPr>
              <w:t>Lead Mutui da portali terzi</w:t>
            </w:r>
          </w:p>
        </w:tc>
        <w:tc>
          <w:tcPr>
            <w:tcW w:w="1617" w:type="dxa"/>
            <w:noWrap/>
          </w:tcPr>
          <w:p w14:paraId="53CFE97A" w14:textId="26C0772E" w:rsidR="001200EC" w:rsidRPr="002D4719" w:rsidRDefault="001200EC" w:rsidP="002D0E67">
            <w:pPr>
              <w:rPr>
                <w:lang w:val="it-IT"/>
              </w:rPr>
            </w:pPr>
            <w:r>
              <w:rPr>
                <w:lang w:val="it-IT"/>
              </w:rPr>
              <w:t>4</w:t>
            </w:r>
          </w:p>
        </w:tc>
      </w:tr>
      <w:tr w:rsidR="00AA722C" w:rsidRPr="00D0762F" w14:paraId="56EEB643" w14:textId="77777777" w:rsidTr="00921192">
        <w:trPr>
          <w:trHeight w:val="292"/>
        </w:trPr>
        <w:tc>
          <w:tcPr>
            <w:tcW w:w="5301" w:type="dxa"/>
            <w:noWrap/>
            <w:hideMark/>
          </w:tcPr>
          <w:p w14:paraId="2C72D2C4" w14:textId="77777777" w:rsidR="00AA722C" w:rsidRPr="00D0762F" w:rsidRDefault="00AA722C" w:rsidP="002D0E67">
            <w:r w:rsidRPr="00D0762F">
              <w:t>-</w:t>
            </w:r>
          </w:p>
        </w:tc>
        <w:tc>
          <w:tcPr>
            <w:tcW w:w="1344" w:type="dxa"/>
            <w:noWrap/>
            <w:hideMark/>
          </w:tcPr>
          <w:p w14:paraId="4C0C8451" w14:textId="77777777" w:rsidR="00AA722C" w:rsidRPr="00D0762F" w:rsidRDefault="00AA722C" w:rsidP="002D0E67">
            <w:r>
              <w:t>-</w:t>
            </w:r>
          </w:p>
        </w:tc>
        <w:tc>
          <w:tcPr>
            <w:tcW w:w="1366" w:type="dxa"/>
            <w:noWrap/>
            <w:hideMark/>
          </w:tcPr>
          <w:p w14:paraId="173CEC79" w14:textId="77777777" w:rsidR="00AA722C" w:rsidRPr="00434DD3" w:rsidRDefault="00AA722C" w:rsidP="002D0E67">
            <w:pPr>
              <w:rPr>
                <w:lang w:val="it-IT"/>
              </w:rPr>
            </w:pPr>
            <w:r w:rsidRPr="00434DD3">
              <w:rPr>
                <w:lang w:val="it-IT"/>
              </w:rPr>
              <w:t xml:space="preserve">Nuova proposta gestore </w:t>
            </w:r>
          </w:p>
        </w:tc>
        <w:tc>
          <w:tcPr>
            <w:tcW w:w="1617" w:type="dxa"/>
            <w:noWrap/>
            <w:hideMark/>
          </w:tcPr>
          <w:p w14:paraId="174897A8" w14:textId="77777777" w:rsidR="00AA722C" w:rsidRPr="00D0762F" w:rsidRDefault="00AA722C" w:rsidP="002D0E67">
            <w:r w:rsidRPr="00D0762F">
              <w:t>2</w:t>
            </w:r>
          </w:p>
        </w:tc>
      </w:tr>
      <w:tr w:rsidR="00AA722C" w:rsidRPr="00D0762F" w14:paraId="5278B8E8" w14:textId="77777777" w:rsidTr="00921192">
        <w:trPr>
          <w:trHeight w:val="292"/>
        </w:trPr>
        <w:tc>
          <w:tcPr>
            <w:tcW w:w="5301" w:type="dxa"/>
            <w:noWrap/>
          </w:tcPr>
          <w:p w14:paraId="1ED304F4" w14:textId="77777777" w:rsidR="00AA722C" w:rsidRPr="00D0762F" w:rsidRDefault="00AA722C" w:rsidP="002D0E67">
            <w:r w:rsidRPr="00D0762F">
              <w:t>-</w:t>
            </w:r>
          </w:p>
        </w:tc>
        <w:tc>
          <w:tcPr>
            <w:tcW w:w="1344" w:type="dxa"/>
            <w:noWrap/>
          </w:tcPr>
          <w:p w14:paraId="2071CB9A" w14:textId="77777777" w:rsidR="00AA722C" w:rsidRDefault="00AA722C" w:rsidP="002D0E67">
            <w:r>
              <w:t>-</w:t>
            </w:r>
          </w:p>
        </w:tc>
        <w:tc>
          <w:tcPr>
            <w:tcW w:w="1366" w:type="dxa"/>
            <w:noWrap/>
          </w:tcPr>
          <w:p w14:paraId="489C86F2" w14:textId="77777777" w:rsidR="00AA722C" w:rsidRPr="00434DD3" w:rsidRDefault="00AA722C" w:rsidP="002D0E67">
            <w:pPr>
              <w:rPr>
                <w:lang w:val="it-IT"/>
              </w:rPr>
            </w:pPr>
            <w:r>
              <w:rPr>
                <w:lang w:val="it-IT"/>
              </w:rPr>
              <w:t>Next Best Product</w:t>
            </w:r>
          </w:p>
        </w:tc>
        <w:tc>
          <w:tcPr>
            <w:tcW w:w="1617" w:type="dxa"/>
            <w:noWrap/>
          </w:tcPr>
          <w:p w14:paraId="37F1CE00" w14:textId="77777777" w:rsidR="00AA722C" w:rsidRPr="00D0762F" w:rsidRDefault="00AA722C" w:rsidP="002D0E67">
            <w:r>
              <w:t>2</w:t>
            </w:r>
          </w:p>
        </w:tc>
      </w:tr>
    </w:tbl>
    <w:p w14:paraId="7C5A6D20" w14:textId="77777777" w:rsidR="00AA722C" w:rsidRPr="00B15352" w:rsidRDefault="00AA722C" w:rsidP="00AA722C">
      <w:pPr>
        <w:rPr>
          <w:lang w:val="it-IT"/>
        </w:rPr>
      </w:pPr>
    </w:p>
    <w:p w14:paraId="6A61CA77" w14:textId="52202DAD" w:rsidR="001C0037" w:rsidRDefault="00000187" w:rsidP="00000187">
      <w:pPr>
        <w:rPr>
          <w:lang w:val="it-IT"/>
        </w:rPr>
      </w:pPr>
      <w:r>
        <w:rPr>
          <w:lang w:val="it-IT"/>
        </w:rPr>
        <w:t xml:space="preserve">Di seguito la lista dei </w:t>
      </w:r>
      <w:r w:rsidR="000A38EB">
        <w:rPr>
          <w:lang w:val="it-IT"/>
        </w:rPr>
        <w:t>ticket di lavorazione esclusiva del servizio clienti</w:t>
      </w:r>
    </w:p>
    <w:p w14:paraId="3682632E" w14:textId="77777777" w:rsidR="000A38EB" w:rsidRDefault="000A38EB" w:rsidP="00000187">
      <w:pPr>
        <w:rPr>
          <w:lang w:val="it-IT"/>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6"/>
        <w:gridCol w:w="2562"/>
        <w:gridCol w:w="1481"/>
      </w:tblGrid>
      <w:tr w:rsidR="00263DB9" w:rsidRPr="000A38EB" w14:paraId="3C0B5C8B" w14:textId="77777777" w:rsidTr="002D4719">
        <w:trPr>
          <w:trHeight w:val="292"/>
        </w:trPr>
        <w:tc>
          <w:tcPr>
            <w:tcW w:w="3516" w:type="dxa"/>
            <w:noWrap/>
            <w:hideMark/>
          </w:tcPr>
          <w:p w14:paraId="12561FCF" w14:textId="77777777" w:rsidR="00263DB9" w:rsidRPr="000A38EB" w:rsidRDefault="00263DB9">
            <w:r w:rsidRPr="000A38EB">
              <w:t xml:space="preserve">Nome </w:t>
            </w:r>
            <w:proofErr w:type="spellStart"/>
            <w:r w:rsidRPr="000A38EB">
              <w:t>configurazione</w:t>
            </w:r>
            <w:proofErr w:type="spellEnd"/>
          </w:p>
        </w:tc>
        <w:tc>
          <w:tcPr>
            <w:tcW w:w="2470" w:type="dxa"/>
            <w:noWrap/>
            <w:hideMark/>
          </w:tcPr>
          <w:p w14:paraId="11E2B8A5" w14:textId="77777777" w:rsidR="00263DB9" w:rsidRPr="000A38EB" w:rsidRDefault="00263DB9">
            <w:proofErr w:type="spellStart"/>
            <w:r w:rsidRPr="000A38EB">
              <w:t>Asisstenza</w:t>
            </w:r>
            <w:proofErr w:type="spellEnd"/>
            <w:r w:rsidRPr="000A38EB">
              <w:t>/</w:t>
            </w:r>
            <w:proofErr w:type="spellStart"/>
            <w:r w:rsidRPr="000A38EB">
              <w:t>commerciale</w:t>
            </w:r>
            <w:proofErr w:type="spellEnd"/>
          </w:p>
        </w:tc>
        <w:tc>
          <w:tcPr>
            <w:tcW w:w="1431" w:type="dxa"/>
            <w:noWrap/>
            <w:hideMark/>
          </w:tcPr>
          <w:p w14:paraId="41D24E1C" w14:textId="77777777" w:rsidR="00263DB9" w:rsidRPr="000A38EB" w:rsidRDefault="00263DB9">
            <w:r w:rsidRPr="000A38EB">
              <w:t xml:space="preserve">Fonte </w:t>
            </w:r>
            <w:proofErr w:type="spellStart"/>
            <w:r w:rsidRPr="000A38EB">
              <w:t>To_Be</w:t>
            </w:r>
            <w:proofErr w:type="spellEnd"/>
          </w:p>
        </w:tc>
      </w:tr>
      <w:tr w:rsidR="00263DB9" w:rsidRPr="000A38EB" w14:paraId="6B5028BD" w14:textId="77777777" w:rsidTr="002D4719">
        <w:trPr>
          <w:trHeight w:val="292"/>
        </w:trPr>
        <w:tc>
          <w:tcPr>
            <w:tcW w:w="3516" w:type="dxa"/>
            <w:noWrap/>
            <w:hideMark/>
          </w:tcPr>
          <w:p w14:paraId="1AEA0834" w14:textId="77777777" w:rsidR="00263DB9" w:rsidRPr="000A38EB" w:rsidRDefault="00263DB9">
            <w:proofErr w:type="spellStart"/>
            <w:r w:rsidRPr="000A38EB">
              <w:t>Altri</w:t>
            </w:r>
            <w:proofErr w:type="spellEnd"/>
            <w:r w:rsidRPr="000A38EB">
              <w:t xml:space="preserve"> Uffici</w:t>
            </w:r>
          </w:p>
        </w:tc>
        <w:tc>
          <w:tcPr>
            <w:tcW w:w="2470" w:type="dxa"/>
            <w:noWrap/>
            <w:hideMark/>
          </w:tcPr>
          <w:p w14:paraId="62AE9EDB" w14:textId="77777777" w:rsidR="00263DB9" w:rsidRPr="000A38EB" w:rsidRDefault="00263DB9">
            <w:proofErr w:type="spellStart"/>
            <w:r w:rsidRPr="000A38EB">
              <w:t>Assistenza</w:t>
            </w:r>
            <w:proofErr w:type="spellEnd"/>
          </w:p>
        </w:tc>
        <w:tc>
          <w:tcPr>
            <w:tcW w:w="1431" w:type="dxa"/>
            <w:noWrap/>
            <w:hideMark/>
          </w:tcPr>
          <w:p w14:paraId="60111E35" w14:textId="77777777" w:rsidR="00263DB9" w:rsidRPr="000A38EB" w:rsidRDefault="00263DB9">
            <w:proofErr w:type="spellStart"/>
            <w:r w:rsidRPr="000A38EB">
              <w:t>Altri</w:t>
            </w:r>
            <w:proofErr w:type="spellEnd"/>
            <w:r w:rsidRPr="000A38EB">
              <w:t xml:space="preserve"> Uffici</w:t>
            </w:r>
          </w:p>
        </w:tc>
      </w:tr>
      <w:tr w:rsidR="00263DB9" w:rsidRPr="000A38EB" w14:paraId="5530484F" w14:textId="77777777" w:rsidTr="002D4719">
        <w:trPr>
          <w:trHeight w:val="292"/>
        </w:trPr>
        <w:tc>
          <w:tcPr>
            <w:tcW w:w="3516" w:type="dxa"/>
            <w:noWrap/>
            <w:hideMark/>
          </w:tcPr>
          <w:p w14:paraId="7F363F42" w14:textId="77777777" w:rsidR="00263DB9" w:rsidRPr="000A38EB" w:rsidRDefault="00263DB9">
            <w:r w:rsidRPr="000A38EB">
              <w:t>CC Online GO</w:t>
            </w:r>
          </w:p>
        </w:tc>
        <w:tc>
          <w:tcPr>
            <w:tcW w:w="2470" w:type="dxa"/>
            <w:noWrap/>
            <w:hideMark/>
          </w:tcPr>
          <w:p w14:paraId="49736925" w14:textId="77777777" w:rsidR="00263DB9" w:rsidRPr="000A38EB" w:rsidRDefault="00263DB9">
            <w:proofErr w:type="spellStart"/>
            <w:r w:rsidRPr="000A38EB">
              <w:t>Assistenza</w:t>
            </w:r>
            <w:proofErr w:type="spellEnd"/>
          </w:p>
        </w:tc>
        <w:tc>
          <w:tcPr>
            <w:tcW w:w="1431" w:type="dxa"/>
            <w:noWrap/>
            <w:hideMark/>
          </w:tcPr>
          <w:p w14:paraId="6B95894E" w14:textId="77777777" w:rsidR="00263DB9" w:rsidRPr="000A38EB" w:rsidRDefault="00263DB9">
            <w:r w:rsidRPr="000A38EB">
              <w:t>CC Online GO</w:t>
            </w:r>
          </w:p>
        </w:tc>
      </w:tr>
      <w:tr w:rsidR="00263DB9" w:rsidRPr="000A38EB" w14:paraId="1D440B4A" w14:textId="77777777" w:rsidTr="002D4719">
        <w:trPr>
          <w:trHeight w:val="292"/>
        </w:trPr>
        <w:tc>
          <w:tcPr>
            <w:tcW w:w="3516" w:type="dxa"/>
            <w:noWrap/>
            <w:hideMark/>
          </w:tcPr>
          <w:p w14:paraId="2F79E6E7" w14:textId="77777777" w:rsidR="00263DB9" w:rsidRPr="000A38EB" w:rsidRDefault="00263DB9">
            <w:proofErr w:type="spellStart"/>
            <w:r w:rsidRPr="000A38EB">
              <w:t>Chiamate</w:t>
            </w:r>
            <w:proofErr w:type="spellEnd"/>
            <w:r w:rsidRPr="000A38EB">
              <w:t xml:space="preserve"> Perse</w:t>
            </w:r>
          </w:p>
        </w:tc>
        <w:tc>
          <w:tcPr>
            <w:tcW w:w="2470" w:type="dxa"/>
            <w:noWrap/>
            <w:hideMark/>
          </w:tcPr>
          <w:p w14:paraId="6528A592" w14:textId="77777777" w:rsidR="00263DB9" w:rsidRPr="000A38EB" w:rsidRDefault="00263DB9">
            <w:proofErr w:type="spellStart"/>
            <w:r w:rsidRPr="000A38EB">
              <w:t>Assistenza</w:t>
            </w:r>
            <w:proofErr w:type="spellEnd"/>
          </w:p>
        </w:tc>
        <w:tc>
          <w:tcPr>
            <w:tcW w:w="1431" w:type="dxa"/>
            <w:noWrap/>
            <w:hideMark/>
          </w:tcPr>
          <w:p w14:paraId="6364C427" w14:textId="77777777" w:rsidR="00263DB9" w:rsidRPr="000A38EB" w:rsidRDefault="00263DB9">
            <w:proofErr w:type="spellStart"/>
            <w:r w:rsidRPr="000A38EB">
              <w:t>Chiamate</w:t>
            </w:r>
            <w:proofErr w:type="spellEnd"/>
            <w:r w:rsidRPr="000A38EB">
              <w:t xml:space="preserve"> Perse</w:t>
            </w:r>
          </w:p>
        </w:tc>
      </w:tr>
      <w:tr w:rsidR="00263DB9" w:rsidRPr="000A38EB" w14:paraId="5EEF21BB" w14:textId="77777777" w:rsidTr="002D4719">
        <w:trPr>
          <w:trHeight w:val="292"/>
        </w:trPr>
        <w:tc>
          <w:tcPr>
            <w:tcW w:w="3516" w:type="dxa"/>
            <w:noWrap/>
            <w:hideMark/>
          </w:tcPr>
          <w:p w14:paraId="65C1A21B" w14:textId="77777777" w:rsidR="00263DB9" w:rsidRPr="000A38EB" w:rsidRDefault="00263DB9">
            <w:r w:rsidRPr="000A38EB">
              <w:t xml:space="preserve">DEM </w:t>
            </w:r>
            <w:proofErr w:type="spellStart"/>
            <w:r w:rsidRPr="000A38EB">
              <w:t>Questionario</w:t>
            </w:r>
            <w:proofErr w:type="spellEnd"/>
          </w:p>
        </w:tc>
        <w:tc>
          <w:tcPr>
            <w:tcW w:w="2470" w:type="dxa"/>
            <w:noWrap/>
            <w:hideMark/>
          </w:tcPr>
          <w:p w14:paraId="2EDCBBF2" w14:textId="77777777" w:rsidR="00263DB9" w:rsidRPr="000A38EB" w:rsidRDefault="00263DB9">
            <w:proofErr w:type="spellStart"/>
            <w:r w:rsidRPr="000A38EB">
              <w:t>Assistenza</w:t>
            </w:r>
            <w:proofErr w:type="spellEnd"/>
          </w:p>
        </w:tc>
        <w:tc>
          <w:tcPr>
            <w:tcW w:w="1431" w:type="dxa"/>
            <w:noWrap/>
            <w:hideMark/>
          </w:tcPr>
          <w:p w14:paraId="6522FDFE" w14:textId="77777777" w:rsidR="00263DB9" w:rsidRPr="000A38EB" w:rsidRDefault="00263DB9">
            <w:r w:rsidRPr="000A38EB">
              <w:t xml:space="preserve">DEM </w:t>
            </w:r>
            <w:proofErr w:type="spellStart"/>
            <w:r w:rsidRPr="000A38EB">
              <w:t>Questionario</w:t>
            </w:r>
            <w:proofErr w:type="spellEnd"/>
          </w:p>
        </w:tc>
      </w:tr>
      <w:tr w:rsidR="00263DB9" w:rsidRPr="000A38EB" w14:paraId="213ADD1C" w14:textId="77777777" w:rsidTr="002D4719">
        <w:trPr>
          <w:trHeight w:val="292"/>
        </w:trPr>
        <w:tc>
          <w:tcPr>
            <w:tcW w:w="3516" w:type="dxa"/>
            <w:noWrap/>
            <w:hideMark/>
          </w:tcPr>
          <w:p w14:paraId="0B9390F4" w14:textId="77777777" w:rsidR="00263DB9" w:rsidRPr="000A38EB" w:rsidRDefault="00263DB9">
            <w:r w:rsidRPr="000A38EB">
              <w:t>Digital</w:t>
            </w:r>
          </w:p>
        </w:tc>
        <w:tc>
          <w:tcPr>
            <w:tcW w:w="2470" w:type="dxa"/>
            <w:noWrap/>
            <w:hideMark/>
          </w:tcPr>
          <w:p w14:paraId="42EDA392" w14:textId="77777777" w:rsidR="00263DB9" w:rsidRPr="000A38EB" w:rsidRDefault="00263DB9">
            <w:proofErr w:type="spellStart"/>
            <w:r w:rsidRPr="000A38EB">
              <w:t>Assistenza</w:t>
            </w:r>
            <w:proofErr w:type="spellEnd"/>
          </w:p>
        </w:tc>
        <w:tc>
          <w:tcPr>
            <w:tcW w:w="1431" w:type="dxa"/>
            <w:noWrap/>
            <w:hideMark/>
          </w:tcPr>
          <w:p w14:paraId="31A9031D" w14:textId="77777777" w:rsidR="00263DB9" w:rsidRPr="000A38EB" w:rsidRDefault="00263DB9">
            <w:r w:rsidRPr="000A38EB">
              <w:t>Digital</w:t>
            </w:r>
          </w:p>
        </w:tc>
      </w:tr>
      <w:tr w:rsidR="00263DB9" w:rsidRPr="000A38EB" w14:paraId="5CB2A472" w14:textId="77777777" w:rsidTr="002D4719">
        <w:trPr>
          <w:trHeight w:val="292"/>
        </w:trPr>
        <w:tc>
          <w:tcPr>
            <w:tcW w:w="3516" w:type="dxa"/>
            <w:noWrap/>
            <w:hideMark/>
          </w:tcPr>
          <w:p w14:paraId="7D2FB662" w14:textId="77777777" w:rsidR="00263DB9" w:rsidRPr="000A38EB" w:rsidRDefault="00263DB9">
            <w:r w:rsidRPr="000A38EB">
              <w:t>Mail</w:t>
            </w:r>
          </w:p>
        </w:tc>
        <w:tc>
          <w:tcPr>
            <w:tcW w:w="2470" w:type="dxa"/>
            <w:noWrap/>
            <w:hideMark/>
          </w:tcPr>
          <w:p w14:paraId="5DB4CD68" w14:textId="77777777" w:rsidR="00263DB9" w:rsidRPr="000A38EB" w:rsidRDefault="00263DB9">
            <w:proofErr w:type="spellStart"/>
            <w:r w:rsidRPr="000A38EB">
              <w:t>Assistenza</w:t>
            </w:r>
            <w:proofErr w:type="spellEnd"/>
          </w:p>
        </w:tc>
        <w:tc>
          <w:tcPr>
            <w:tcW w:w="1431" w:type="dxa"/>
            <w:noWrap/>
            <w:hideMark/>
          </w:tcPr>
          <w:p w14:paraId="7C38FA86" w14:textId="77777777" w:rsidR="00263DB9" w:rsidRPr="000A38EB" w:rsidRDefault="00263DB9">
            <w:r w:rsidRPr="000A38EB">
              <w:t>Mail</w:t>
            </w:r>
          </w:p>
        </w:tc>
      </w:tr>
      <w:tr w:rsidR="00263DB9" w:rsidRPr="000A38EB" w14:paraId="10810833" w14:textId="77777777" w:rsidTr="002D4719">
        <w:trPr>
          <w:trHeight w:val="292"/>
        </w:trPr>
        <w:tc>
          <w:tcPr>
            <w:tcW w:w="3516" w:type="dxa"/>
            <w:noWrap/>
            <w:hideMark/>
          </w:tcPr>
          <w:p w14:paraId="7F9E70A7" w14:textId="77777777" w:rsidR="00263DB9" w:rsidRPr="000A38EB" w:rsidRDefault="00263DB9">
            <w:r w:rsidRPr="000A38EB">
              <w:t>Reactive</w:t>
            </w:r>
          </w:p>
        </w:tc>
        <w:tc>
          <w:tcPr>
            <w:tcW w:w="2470" w:type="dxa"/>
            <w:noWrap/>
            <w:hideMark/>
          </w:tcPr>
          <w:p w14:paraId="5A31AC96" w14:textId="527B3923" w:rsidR="00263DB9" w:rsidRPr="000A38EB" w:rsidRDefault="00263DB9">
            <w:r w:rsidRPr="000A38EB">
              <w:t>Commerc</w:t>
            </w:r>
            <w:r>
              <w:t>i</w:t>
            </w:r>
            <w:r w:rsidRPr="000A38EB">
              <w:t>ale</w:t>
            </w:r>
          </w:p>
        </w:tc>
        <w:tc>
          <w:tcPr>
            <w:tcW w:w="1431" w:type="dxa"/>
            <w:noWrap/>
            <w:hideMark/>
          </w:tcPr>
          <w:p w14:paraId="3EB6DB1F" w14:textId="77777777" w:rsidR="00263DB9" w:rsidRPr="000A38EB" w:rsidRDefault="00263DB9">
            <w:r w:rsidRPr="000A38EB">
              <w:t>Reactive</w:t>
            </w:r>
          </w:p>
        </w:tc>
      </w:tr>
      <w:tr w:rsidR="00263DB9" w:rsidRPr="000A38EB" w14:paraId="3A22F605" w14:textId="77777777" w:rsidTr="002D4719">
        <w:trPr>
          <w:trHeight w:val="292"/>
        </w:trPr>
        <w:tc>
          <w:tcPr>
            <w:tcW w:w="3516" w:type="dxa"/>
            <w:noWrap/>
            <w:hideMark/>
          </w:tcPr>
          <w:p w14:paraId="2B3370DF" w14:textId="77777777" w:rsidR="00263DB9" w:rsidRPr="000A38EB" w:rsidRDefault="00263DB9" w:rsidP="00C532CD">
            <w:r w:rsidRPr="000A38EB">
              <w:t>Reactive Altro</w:t>
            </w:r>
          </w:p>
        </w:tc>
        <w:tc>
          <w:tcPr>
            <w:tcW w:w="2470" w:type="dxa"/>
            <w:noWrap/>
            <w:hideMark/>
          </w:tcPr>
          <w:p w14:paraId="48FFBC3A" w14:textId="5C3C3C96" w:rsidR="00263DB9" w:rsidRPr="000A38EB" w:rsidRDefault="00263DB9" w:rsidP="00C532CD">
            <w:r w:rsidRPr="00B92D8B">
              <w:t>Commerciale</w:t>
            </w:r>
          </w:p>
        </w:tc>
        <w:tc>
          <w:tcPr>
            <w:tcW w:w="1431" w:type="dxa"/>
            <w:noWrap/>
            <w:hideMark/>
          </w:tcPr>
          <w:p w14:paraId="15E4E24D" w14:textId="77777777" w:rsidR="00263DB9" w:rsidRPr="000A38EB" w:rsidRDefault="00263DB9" w:rsidP="00C532CD">
            <w:r w:rsidRPr="000A38EB">
              <w:t>Reactive</w:t>
            </w:r>
          </w:p>
        </w:tc>
      </w:tr>
      <w:tr w:rsidR="00263DB9" w:rsidRPr="000A38EB" w14:paraId="56744901" w14:textId="77777777" w:rsidTr="002D4719">
        <w:trPr>
          <w:trHeight w:val="292"/>
        </w:trPr>
        <w:tc>
          <w:tcPr>
            <w:tcW w:w="3516" w:type="dxa"/>
            <w:noWrap/>
            <w:hideMark/>
          </w:tcPr>
          <w:p w14:paraId="57D12E32" w14:textId="77777777" w:rsidR="00263DB9" w:rsidRPr="000A38EB" w:rsidRDefault="00263DB9" w:rsidP="00C532CD">
            <w:r w:rsidRPr="000A38EB">
              <w:t>Reactive Chat</w:t>
            </w:r>
          </w:p>
        </w:tc>
        <w:tc>
          <w:tcPr>
            <w:tcW w:w="2470" w:type="dxa"/>
            <w:noWrap/>
            <w:hideMark/>
          </w:tcPr>
          <w:p w14:paraId="2BBF6202" w14:textId="5DA2072D" w:rsidR="00263DB9" w:rsidRPr="000A38EB" w:rsidRDefault="00263DB9" w:rsidP="00C532CD">
            <w:r w:rsidRPr="00B92D8B">
              <w:t>Commerciale</w:t>
            </w:r>
          </w:p>
        </w:tc>
        <w:tc>
          <w:tcPr>
            <w:tcW w:w="1431" w:type="dxa"/>
            <w:noWrap/>
            <w:hideMark/>
          </w:tcPr>
          <w:p w14:paraId="681FC07D" w14:textId="77777777" w:rsidR="00263DB9" w:rsidRPr="000A38EB" w:rsidRDefault="00263DB9" w:rsidP="00C532CD">
            <w:r w:rsidRPr="000A38EB">
              <w:t>Reactive</w:t>
            </w:r>
          </w:p>
        </w:tc>
      </w:tr>
      <w:tr w:rsidR="00263DB9" w:rsidRPr="000A38EB" w14:paraId="52741A8E" w14:textId="77777777" w:rsidTr="002D4719">
        <w:trPr>
          <w:trHeight w:val="292"/>
        </w:trPr>
        <w:tc>
          <w:tcPr>
            <w:tcW w:w="3516" w:type="dxa"/>
            <w:noWrap/>
            <w:hideMark/>
          </w:tcPr>
          <w:p w14:paraId="1AD661D5" w14:textId="77777777" w:rsidR="00263DB9" w:rsidRPr="000A38EB" w:rsidRDefault="00263DB9" w:rsidP="00C532CD">
            <w:r w:rsidRPr="000A38EB">
              <w:t>Reactive Inbound</w:t>
            </w:r>
          </w:p>
        </w:tc>
        <w:tc>
          <w:tcPr>
            <w:tcW w:w="2470" w:type="dxa"/>
            <w:noWrap/>
            <w:hideMark/>
          </w:tcPr>
          <w:p w14:paraId="54BA04B5" w14:textId="3B1E20D2" w:rsidR="00263DB9" w:rsidRPr="000A38EB" w:rsidRDefault="00263DB9" w:rsidP="00C532CD">
            <w:r w:rsidRPr="00B92D8B">
              <w:t>Commerciale</w:t>
            </w:r>
          </w:p>
        </w:tc>
        <w:tc>
          <w:tcPr>
            <w:tcW w:w="1431" w:type="dxa"/>
            <w:noWrap/>
            <w:hideMark/>
          </w:tcPr>
          <w:p w14:paraId="7F537455" w14:textId="77777777" w:rsidR="00263DB9" w:rsidRPr="000A38EB" w:rsidRDefault="00263DB9" w:rsidP="00C532CD">
            <w:r w:rsidRPr="000A38EB">
              <w:t>Reactive</w:t>
            </w:r>
          </w:p>
        </w:tc>
      </w:tr>
      <w:tr w:rsidR="00263DB9" w:rsidRPr="000A38EB" w14:paraId="637C7AB4" w14:textId="77777777" w:rsidTr="002D4719">
        <w:trPr>
          <w:trHeight w:val="292"/>
        </w:trPr>
        <w:tc>
          <w:tcPr>
            <w:tcW w:w="3516" w:type="dxa"/>
            <w:noWrap/>
            <w:hideMark/>
          </w:tcPr>
          <w:p w14:paraId="67680B60" w14:textId="77777777" w:rsidR="00263DB9" w:rsidRPr="000A38EB" w:rsidRDefault="00263DB9" w:rsidP="00C532CD">
            <w:r w:rsidRPr="000A38EB">
              <w:t>Reactive Outbound</w:t>
            </w:r>
          </w:p>
        </w:tc>
        <w:tc>
          <w:tcPr>
            <w:tcW w:w="2470" w:type="dxa"/>
            <w:noWrap/>
            <w:hideMark/>
          </w:tcPr>
          <w:p w14:paraId="3814A701" w14:textId="132C355E" w:rsidR="00263DB9" w:rsidRPr="000A38EB" w:rsidRDefault="00263DB9" w:rsidP="00C532CD">
            <w:r w:rsidRPr="00B92D8B">
              <w:t>Commerciale</w:t>
            </w:r>
          </w:p>
        </w:tc>
        <w:tc>
          <w:tcPr>
            <w:tcW w:w="1431" w:type="dxa"/>
            <w:noWrap/>
            <w:hideMark/>
          </w:tcPr>
          <w:p w14:paraId="0B57904E" w14:textId="77777777" w:rsidR="00263DB9" w:rsidRPr="000A38EB" w:rsidRDefault="00263DB9" w:rsidP="00C532CD">
            <w:r w:rsidRPr="000A38EB">
              <w:t>Reactive</w:t>
            </w:r>
          </w:p>
        </w:tc>
      </w:tr>
      <w:tr w:rsidR="00263DB9" w:rsidRPr="000A38EB" w14:paraId="36ADB7AC" w14:textId="77777777" w:rsidTr="002D4719">
        <w:trPr>
          <w:trHeight w:val="292"/>
        </w:trPr>
        <w:tc>
          <w:tcPr>
            <w:tcW w:w="3516" w:type="dxa"/>
            <w:noWrap/>
            <w:hideMark/>
          </w:tcPr>
          <w:p w14:paraId="121CDDF5" w14:textId="77777777" w:rsidR="00263DB9" w:rsidRPr="000A38EB" w:rsidRDefault="00263DB9">
            <w:proofErr w:type="spellStart"/>
            <w:r w:rsidRPr="000A38EB">
              <w:t>Recensioni</w:t>
            </w:r>
            <w:proofErr w:type="spellEnd"/>
          </w:p>
        </w:tc>
        <w:tc>
          <w:tcPr>
            <w:tcW w:w="2470" w:type="dxa"/>
            <w:noWrap/>
            <w:hideMark/>
          </w:tcPr>
          <w:p w14:paraId="3DBAFAAF" w14:textId="77777777" w:rsidR="00263DB9" w:rsidRPr="000A38EB" w:rsidRDefault="00263DB9">
            <w:proofErr w:type="spellStart"/>
            <w:r w:rsidRPr="000A38EB">
              <w:t>Assistenza</w:t>
            </w:r>
            <w:proofErr w:type="spellEnd"/>
          </w:p>
        </w:tc>
        <w:tc>
          <w:tcPr>
            <w:tcW w:w="1431" w:type="dxa"/>
            <w:noWrap/>
            <w:hideMark/>
          </w:tcPr>
          <w:p w14:paraId="492FD0BC" w14:textId="77777777" w:rsidR="00263DB9" w:rsidRPr="000A38EB" w:rsidRDefault="00263DB9">
            <w:proofErr w:type="spellStart"/>
            <w:r w:rsidRPr="000A38EB">
              <w:t>Recensioni</w:t>
            </w:r>
            <w:proofErr w:type="spellEnd"/>
          </w:p>
        </w:tc>
      </w:tr>
      <w:tr w:rsidR="00263DB9" w:rsidRPr="000A38EB" w14:paraId="49100E2E" w14:textId="77777777" w:rsidTr="002D4719">
        <w:trPr>
          <w:trHeight w:val="292"/>
        </w:trPr>
        <w:tc>
          <w:tcPr>
            <w:tcW w:w="3516" w:type="dxa"/>
            <w:noWrap/>
            <w:hideMark/>
          </w:tcPr>
          <w:p w14:paraId="00FAC548" w14:textId="77777777" w:rsidR="00263DB9" w:rsidRPr="000A38EB" w:rsidRDefault="00263DB9" w:rsidP="00C532CD">
            <w:proofErr w:type="spellStart"/>
            <w:r w:rsidRPr="000A38EB">
              <w:t>Rinnovi</w:t>
            </w:r>
            <w:proofErr w:type="spellEnd"/>
            <w:r w:rsidRPr="000A38EB">
              <w:t xml:space="preserve"> Fuori Campagna</w:t>
            </w:r>
          </w:p>
        </w:tc>
        <w:tc>
          <w:tcPr>
            <w:tcW w:w="2470" w:type="dxa"/>
            <w:noWrap/>
            <w:hideMark/>
          </w:tcPr>
          <w:p w14:paraId="52940E65" w14:textId="5C44DB30" w:rsidR="00263DB9" w:rsidRPr="000A38EB" w:rsidRDefault="00263DB9" w:rsidP="00C532CD">
            <w:r w:rsidRPr="001E5471">
              <w:t>Commerciale</w:t>
            </w:r>
          </w:p>
        </w:tc>
        <w:tc>
          <w:tcPr>
            <w:tcW w:w="1431" w:type="dxa"/>
            <w:noWrap/>
            <w:hideMark/>
          </w:tcPr>
          <w:p w14:paraId="14F91977" w14:textId="77777777" w:rsidR="00263DB9" w:rsidRPr="000A38EB" w:rsidRDefault="00263DB9" w:rsidP="00C532CD">
            <w:r w:rsidRPr="000A38EB">
              <w:t xml:space="preserve">Upload </w:t>
            </w:r>
            <w:proofErr w:type="spellStart"/>
            <w:r w:rsidRPr="000A38EB">
              <w:t>manuale</w:t>
            </w:r>
            <w:proofErr w:type="spellEnd"/>
          </w:p>
        </w:tc>
      </w:tr>
      <w:tr w:rsidR="00263DB9" w:rsidRPr="000A38EB" w14:paraId="2D8AF286" w14:textId="77777777" w:rsidTr="002D4719">
        <w:trPr>
          <w:trHeight w:val="292"/>
        </w:trPr>
        <w:tc>
          <w:tcPr>
            <w:tcW w:w="3516" w:type="dxa"/>
            <w:noWrap/>
            <w:hideMark/>
          </w:tcPr>
          <w:p w14:paraId="03FA549C" w14:textId="77777777" w:rsidR="00263DB9" w:rsidRPr="000A38EB" w:rsidRDefault="00263DB9" w:rsidP="00C532CD">
            <w:proofErr w:type="spellStart"/>
            <w:r w:rsidRPr="000A38EB">
              <w:t>Vendite</w:t>
            </w:r>
            <w:proofErr w:type="spellEnd"/>
            <w:r w:rsidRPr="000A38EB">
              <w:t xml:space="preserve"> Fuori Campagna</w:t>
            </w:r>
          </w:p>
        </w:tc>
        <w:tc>
          <w:tcPr>
            <w:tcW w:w="2470" w:type="dxa"/>
            <w:noWrap/>
            <w:hideMark/>
          </w:tcPr>
          <w:p w14:paraId="6E98D142" w14:textId="18729F73" w:rsidR="00263DB9" w:rsidRPr="000A38EB" w:rsidRDefault="00263DB9" w:rsidP="00C532CD">
            <w:r w:rsidRPr="001E5471">
              <w:t>Commerciale</w:t>
            </w:r>
          </w:p>
        </w:tc>
        <w:tc>
          <w:tcPr>
            <w:tcW w:w="1431" w:type="dxa"/>
            <w:noWrap/>
            <w:hideMark/>
          </w:tcPr>
          <w:p w14:paraId="77A0BE12" w14:textId="77777777" w:rsidR="00263DB9" w:rsidRPr="000A38EB" w:rsidRDefault="00263DB9" w:rsidP="00C532CD">
            <w:r w:rsidRPr="000A38EB">
              <w:t xml:space="preserve">Upload </w:t>
            </w:r>
            <w:proofErr w:type="spellStart"/>
            <w:r w:rsidRPr="000A38EB">
              <w:t>manuale</w:t>
            </w:r>
            <w:proofErr w:type="spellEnd"/>
          </w:p>
        </w:tc>
      </w:tr>
    </w:tbl>
    <w:p w14:paraId="6606EEB3" w14:textId="77777777" w:rsidR="000A38EB" w:rsidRDefault="000A38EB" w:rsidP="00000187">
      <w:pPr>
        <w:rPr>
          <w:lang w:val="it-IT"/>
        </w:rPr>
      </w:pPr>
    </w:p>
    <w:p w14:paraId="0625ADE7" w14:textId="2C481EC9" w:rsidR="00F632E1" w:rsidRDefault="00F632E1" w:rsidP="00000187">
      <w:pPr>
        <w:rPr>
          <w:lang w:val="it-IT"/>
        </w:rPr>
      </w:pPr>
      <w:r>
        <w:rPr>
          <w:lang w:val="it-IT"/>
        </w:rPr>
        <w:t xml:space="preserve">Di seguito si riportano gli esiti </w:t>
      </w:r>
      <w:proofErr w:type="spellStart"/>
      <w:r>
        <w:rPr>
          <w:lang w:val="it-IT"/>
        </w:rPr>
        <w:t>As-Is</w:t>
      </w:r>
      <w:proofErr w:type="spellEnd"/>
      <w:r>
        <w:rPr>
          <w:lang w:val="it-IT"/>
        </w:rPr>
        <w:t xml:space="preserve"> per i ticket di assistenza. Si prevede </w:t>
      </w:r>
      <w:proofErr w:type="gramStart"/>
      <w:r>
        <w:rPr>
          <w:lang w:val="it-IT"/>
        </w:rPr>
        <w:t>una focus</w:t>
      </w:r>
      <w:proofErr w:type="gramEnd"/>
      <w:r>
        <w:rPr>
          <w:lang w:val="it-IT"/>
        </w:rPr>
        <w:t xml:space="preserve"> sulle attività di inbound ed assistenza</w:t>
      </w:r>
      <w:r w:rsidR="0016433C">
        <w:rPr>
          <w:lang w:val="it-IT"/>
        </w:rPr>
        <w:t xml:space="preserve">, ed una possibile revisione degli esiti attuali, </w:t>
      </w:r>
      <w:r>
        <w:rPr>
          <w:lang w:val="it-IT"/>
        </w:rPr>
        <w:t>nei prossimi Sprint</w:t>
      </w:r>
    </w:p>
    <w:tbl>
      <w:tblPr>
        <w:tblW w:w="4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0"/>
      </w:tblGrid>
      <w:tr w:rsidR="00F632E1" w:rsidRPr="00F632E1" w14:paraId="2A711C4B" w14:textId="77777777" w:rsidTr="002D4719">
        <w:trPr>
          <w:trHeight w:val="292"/>
        </w:trPr>
        <w:tc>
          <w:tcPr>
            <w:tcW w:w="4260" w:type="dxa"/>
            <w:noWrap/>
            <w:vAlign w:val="bottom"/>
            <w:hideMark/>
          </w:tcPr>
          <w:p w14:paraId="18630986"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Esiti</w:t>
            </w:r>
            <w:proofErr w:type="spellEnd"/>
            <w:r w:rsidRPr="00F632E1">
              <w:rPr>
                <w:rFonts w:ascii="Aptos Narrow" w:eastAsia="Times New Roman" w:hAnsi="Aptos Narrow" w:cs="Times New Roman"/>
                <w:kern w:val="0"/>
                <w:sz w:val="22"/>
                <w:lang w:val="en-US"/>
                <w14:ligatures w14:val="none"/>
              </w:rPr>
              <w:t xml:space="preserve"> ticket di </w:t>
            </w:r>
            <w:proofErr w:type="spellStart"/>
            <w:r w:rsidRPr="00F632E1">
              <w:rPr>
                <w:rFonts w:ascii="Aptos Narrow" w:eastAsia="Times New Roman" w:hAnsi="Aptos Narrow" w:cs="Times New Roman"/>
                <w:kern w:val="0"/>
                <w:sz w:val="22"/>
                <w:lang w:val="en-US"/>
                <w14:ligatures w14:val="none"/>
              </w:rPr>
              <w:t>assistenza</w:t>
            </w:r>
            <w:proofErr w:type="spellEnd"/>
            <w:r w:rsidRPr="00F632E1">
              <w:rPr>
                <w:rFonts w:ascii="Aptos Narrow" w:eastAsia="Times New Roman" w:hAnsi="Aptos Narrow" w:cs="Times New Roman"/>
                <w:kern w:val="0"/>
                <w:sz w:val="22"/>
                <w:lang w:val="en-US"/>
                <w14:ligatures w14:val="none"/>
              </w:rPr>
              <w:t xml:space="preserve"> As-Is</w:t>
            </w:r>
          </w:p>
        </w:tc>
      </w:tr>
      <w:tr w:rsidR="00F632E1" w:rsidRPr="00F632E1" w14:paraId="3BB5F732" w14:textId="77777777" w:rsidTr="002D4719">
        <w:trPr>
          <w:trHeight w:val="292"/>
        </w:trPr>
        <w:tc>
          <w:tcPr>
            <w:tcW w:w="4260" w:type="dxa"/>
            <w:noWrap/>
            <w:vAlign w:val="bottom"/>
            <w:hideMark/>
          </w:tcPr>
          <w:p w14:paraId="50572F14"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Risolto</w:t>
            </w:r>
            <w:proofErr w:type="spellEnd"/>
            <w:r w:rsidRPr="00F632E1">
              <w:rPr>
                <w:rFonts w:ascii="Aptos Narrow" w:eastAsia="Times New Roman" w:hAnsi="Aptos Narrow" w:cs="Times New Roman"/>
                <w:kern w:val="0"/>
                <w:sz w:val="22"/>
                <w:lang w:val="en-US"/>
                <w14:ligatures w14:val="none"/>
              </w:rPr>
              <w:t xml:space="preserve"> unica </w:t>
            </w:r>
            <w:proofErr w:type="spellStart"/>
            <w:r w:rsidRPr="00F632E1">
              <w:rPr>
                <w:rFonts w:ascii="Aptos Narrow" w:eastAsia="Times New Roman" w:hAnsi="Aptos Narrow" w:cs="Times New Roman"/>
                <w:kern w:val="0"/>
                <w:sz w:val="22"/>
                <w:lang w:val="en-US"/>
                <w14:ligatures w14:val="none"/>
              </w:rPr>
              <w:t>chiamata</w:t>
            </w:r>
            <w:proofErr w:type="spellEnd"/>
            <w:r w:rsidRPr="00F632E1">
              <w:rPr>
                <w:rFonts w:ascii="Aptos Narrow" w:eastAsia="Times New Roman" w:hAnsi="Aptos Narrow" w:cs="Times New Roman"/>
                <w:kern w:val="0"/>
                <w:sz w:val="22"/>
                <w:lang w:val="en-US"/>
                <w14:ligatures w14:val="none"/>
              </w:rPr>
              <w:t xml:space="preserve"> OCS</w:t>
            </w:r>
          </w:p>
        </w:tc>
      </w:tr>
      <w:tr w:rsidR="00F632E1" w:rsidRPr="00F632E1" w14:paraId="76D514E3" w14:textId="77777777" w:rsidTr="002D4719">
        <w:trPr>
          <w:trHeight w:val="292"/>
        </w:trPr>
        <w:tc>
          <w:tcPr>
            <w:tcW w:w="4260" w:type="dxa"/>
            <w:noWrap/>
            <w:vAlign w:val="bottom"/>
            <w:hideMark/>
          </w:tcPr>
          <w:p w14:paraId="4ED90657"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Risolto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più</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contatti</w:t>
            </w:r>
            <w:proofErr w:type="spellEnd"/>
          </w:p>
        </w:tc>
      </w:tr>
      <w:tr w:rsidR="00F632E1" w:rsidRPr="00F632E1" w14:paraId="7FB57059" w14:textId="77777777" w:rsidTr="002D4719">
        <w:trPr>
          <w:trHeight w:val="292"/>
        </w:trPr>
        <w:tc>
          <w:tcPr>
            <w:tcW w:w="4260" w:type="dxa"/>
            <w:noWrap/>
            <w:vAlign w:val="bottom"/>
            <w:hideMark/>
          </w:tcPr>
          <w:p w14:paraId="678F4E23"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Fissato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Appuntamento</w:t>
            </w:r>
            <w:proofErr w:type="spellEnd"/>
          </w:p>
        </w:tc>
      </w:tr>
      <w:tr w:rsidR="00F632E1" w:rsidRPr="00F632E1" w14:paraId="26731DE5" w14:textId="77777777" w:rsidTr="002D4719">
        <w:trPr>
          <w:trHeight w:val="292"/>
        </w:trPr>
        <w:tc>
          <w:tcPr>
            <w:tcW w:w="4260" w:type="dxa"/>
            <w:noWrap/>
            <w:vAlign w:val="bottom"/>
            <w:hideMark/>
          </w:tcPr>
          <w:p w14:paraId="6EA40C27"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Vendita</w:t>
            </w:r>
            <w:proofErr w:type="spellEnd"/>
            <w:r w:rsidRPr="00F632E1">
              <w:rPr>
                <w:rFonts w:ascii="Aptos Narrow" w:eastAsia="Times New Roman" w:hAnsi="Aptos Narrow" w:cs="Times New Roman"/>
                <w:kern w:val="0"/>
                <w:sz w:val="22"/>
                <w:lang w:val="en-US"/>
                <w14:ligatures w14:val="none"/>
              </w:rPr>
              <w:t xml:space="preserve"> a </w:t>
            </w:r>
            <w:proofErr w:type="spellStart"/>
            <w:r w:rsidRPr="00F632E1">
              <w:rPr>
                <w:rFonts w:ascii="Aptos Narrow" w:eastAsia="Times New Roman" w:hAnsi="Aptos Narrow" w:cs="Times New Roman"/>
                <w:kern w:val="0"/>
                <w:sz w:val="22"/>
                <w:lang w:val="en-US"/>
                <w14:ligatures w14:val="none"/>
              </w:rPr>
              <w:t>distanza</w:t>
            </w:r>
            <w:proofErr w:type="spellEnd"/>
          </w:p>
        </w:tc>
      </w:tr>
      <w:tr w:rsidR="00F632E1" w:rsidRPr="0087452E" w14:paraId="47529723" w14:textId="77777777" w:rsidTr="002D4719">
        <w:trPr>
          <w:trHeight w:val="292"/>
        </w:trPr>
        <w:tc>
          <w:tcPr>
            <w:tcW w:w="4260" w:type="dxa"/>
            <w:noWrap/>
            <w:vAlign w:val="bottom"/>
            <w:hideMark/>
          </w:tcPr>
          <w:p w14:paraId="294E990F" w14:textId="77777777" w:rsidR="00F632E1" w:rsidRPr="002D4719" w:rsidRDefault="00F632E1" w:rsidP="00F632E1">
            <w:pPr>
              <w:rPr>
                <w:rFonts w:ascii="Aptos Narrow" w:eastAsia="Times New Roman" w:hAnsi="Aptos Narrow" w:cs="Times New Roman"/>
                <w:kern w:val="0"/>
                <w:sz w:val="22"/>
                <w:lang w:val="it-IT"/>
                <w14:ligatures w14:val="none"/>
              </w:rPr>
            </w:pPr>
            <w:r w:rsidRPr="002D4719">
              <w:rPr>
                <w:rFonts w:ascii="Aptos Narrow" w:eastAsia="Times New Roman" w:hAnsi="Aptos Narrow" w:cs="Times New Roman"/>
                <w:kern w:val="0"/>
                <w:sz w:val="22"/>
                <w:lang w:val="it-IT"/>
                <w14:ligatures w14:val="none"/>
              </w:rPr>
              <w:t>Girato a Filiale / Uffici Centrali</w:t>
            </w:r>
          </w:p>
        </w:tc>
      </w:tr>
      <w:tr w:rsidR="00F632E1" w:rsidRPr="00F632E1" w14:paraId="40A436C3" w14:textId="77777777" w:rsidTr="002D4719">
        <w:trPr>
          <w:trHeight w:val="292"/>
        </w:trPr>
        <w:tc>
          <w:tcPr>
            <w:tcW w:w="4260" w:type="dxa"/>
            <w:noWrap/>
            <w:vAlign w:val="bottom"/>
            <w:hideMark/>
          </w:tcPr>
          <w:p w14:paraId="467CE684"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Girato</w:t>
            </w:r>
            <w:proofErr w:type="spellEnd"/>
            <w:r w:rsidRPr="00F632E1">
              <w:rPr>
                <w:rFonts w:ascii="Aptos Narrow" w:eastAsia="Times New Roman" w:hAnsi="Aptos Narrow" w:cs="Times New Roman"/>
                <w:kern w:val="0"/>
                <w:sz w:val="22"/>
                <w:lang w:val="en-US"/>
                <w14:ligatures w14:val="none"/>
              </w:rPr>
              <w:t xml:space="preserve"> a SCE</w:t>
            </w:r>
          </w:p>
        </w:tc>
      </w:tr>
      <w:tr w:rsidR="00F632E1" w:rsidRPr="0087452E" w14:paraId="7D106A17" w14:textId="77777777" w:rsidTr="002D4719">
        <w:trPr>
          <w:trHeight w:val="292"/>
        </w:trPr>
        <w:tc>
          <w:tcPr>
            <w:tcW w:w="4260" w:type="dxa"/>
            <w:noWrap/>
            <w:vAlign w:val="bottom"/>
            <w:hideMark/>
          </w:tcPr>
          <w:p w14:paraId="76D5A463" w14:textId="77777777" w:rsidR="00F632E1" w:rsidRPr="002D4719" w:rsidRDefault="00F632E1" w:rsidP="00F632E1">
            <w:pPr>
              <w:rPr>
                <w:rFonts w:ascii="Aptos Narrow" w:eastAsia="Times New Roman" w:hAnsi="Aptos Narrow" w:cs="Times New Roman"/>
                <w:kern w:val="0"/>
                <w:sz w:val="22"/>
                <w:lang w:val="it-IT"/>
                <w14:ligatures w14:val="none"/>
              </w:rPr>
            </w:pPr>
            <w:r w:rsidRPr="002D4719">
              <w:rPr>
                <w:rFonts w:ascii="Aptos Narrow" w:eastAsia="Times New Roman" w:hAnsi="Aptos Narrow" w:cs="Times New Roman"/>
                <w:kern w:val="0"/>
                <w:sz w:val="22"/>
                <w:lang w:val="it-IT"/>
                <w14:ligatures w14:val="none"/>
              </w:rPr>
              <w:t>Forniti Recapiti Altri Servizi / Numeri Verdi</w:t>
            </w:r>
          </w:p>
        </w:tc>
      </w:tr>
      <w:tr w:rsidR="00F632E1" w:rsidRPr="00F632E1" w14:paraId="44EDFD90" w14:textId="77777777" w:rsidTr="002D4719">
        <w:trPr>
          <w:trHeight w:val="292"/>
        </w:trPr>
        <w:tc>
          <w:tcPr>
            <w:tcW w:w="4260" w:type="dxa"/>
            <w:noWrap/>
            <w:vAlign w:val="bottom"/>
            <w:hideMark/>
          </w:tcPr>
          <w:p w14:paraId="79C2E592"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No </w:t>
            </w:r>
            <w:proofErr w:type="spellStart"/>
            <w:r w:rsidRPr="00F632E1">
              <w:rPr>
                <w:rFonts w:ascii="Aptos Narrow" w:eastAsia="Times New Roman" w:hAnsi="Aptos Narrow" w:cs="Times New Roman"/>
                <w:kern w:val="0"/>
                <w:sz w:val="22"/>
                <w:lang w:val="en-US"/>
                <w14:ligatures w14:val="none"/>
              </w:rPr>
              <w:t>codici</w:t>
            </w:r>
            <w:proofErr w:type="spellEnd"/>
            <w:r w:rsidRPr="00F632E1">
              <w:rPr>
                <w:rFonts w:ascii="Aptos Narrow" w:eastAsia="Times New Roman" w:hAnsi="Aptos Narrow" w:cs="Times New Roman"/>
                <w:kern w:val="0"/>
                <w:sz w:val="22"/>
                <w:lang w:val="en-US"/>
                <w14:ligatures w14:val="none"/>
              </w:rPr>
              <w:t xml:space="preserve"> Internet Banking</w:t>
            </w:r>
          </w:p>
        </w:tc>
      </w:tr>
      <w:tr w:rsidR="00F632E1" w:rsidRPr="00F632E1" w14:paraId="26935B9A" w14:textId="77777777" w:rsidTr="002D4719">
        <w:trPr>
          <w:trHeight w:val="292"/>
        </w:trPr>
        <w:tc>
          <w:tcPr>
            <w:tcW w:w="4260" w:type="dxa"/>
            <w:noWrap/>
            <w:vAlign w:val="bottom"/>
            <w:hideMark/>
          </w:tcPr>
          <w:p w14:paraId="792549F6"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Giro a </w:t>
            </w:r>
            <w:proofErr w:type="spellStart"/>
            <w:r w:rsidRPr="00F632E1">
              <w:rPr>
                <w:rFonts w:ascii="Aptos Narrow" w:eastAsia="Times New Roman" w:hAnsi="Aptos Narrow" w:cs="Times New Roman"/>
                <w:kern w:val="0"/>
                <w:sz w:val="22"/>
                <w:lang w:val="en-US"/>
                <w14:ligatures w14:val="none"/>
              </w:rPr>
              <w:t>Generica</w:t>
            </w:r>
            <w:proofErr w:type="spellEnd"/>
          </w:p>
        </w:tc>
      </w:tr>
      <w:tr w:rsidR="00F632E1" w:rsidRPr="00F632E1" w14:paraId="44B2036B" w14:textId="77777777" w:rsidTr="002D4719">
        <w:trPr>
          <w:trHeight w:val="292"/>
        </w:trPr>
        <w:tc>
          <w:tcPr>
            <w:tcW w:w="4260" w:type="dxa"/>
            <w:noWrap/>
            <w:vAlign w:val="bottom"/>
            <w:hideMark/>
          </w:tcPr>
          <w:p w14:paraId="7E2DF8E2"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Non </w:t>
            </w:r>
            <w:proofErr w:type="spellStart"/>
            <w:r w:rsidRPr="00F632E1">
              <w:rPr>
                <w:rFonts w:ascii="Aptos Narrow" w:eastAsia="Times New Roman" w:hAnsi="Aptos Narrow" w:cs="Times New Roman"/>
                <w:kern w:val="0"/>
                <w:sz w:val="22"/>
                <w:lang w:val="en-US"/>
                <w14:ligatures w14:val="none"/>
              </w:rPr>
              <w:t>reperibile</w:t>
            </w:r>
            <w:proofErr w:type="spellEnd"/>
          </w:p>
        </w:tc>
      </w:tr>
      <w:tr w:rsidR="00F632E1" w:rsidRPr="00F632E1" w14:paraId="54C0A8B9" w14:textId="77777777" w:rsidTr="002D4719">
        <w:trPr>
          <w:trHeight w:val="292"/>
        </w:trPr>
        <w:tc>
          <w:tcPr>
            <w:tcW w:w="4260" w:type="dxa"/>
            <w:noWrap/>
            <w:vAlign w:val="bottom"/>
            <w:hideMark/>
          </w:tcPr>
          <w:p w14:paraId="7C39E986"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Mappatura</w:t>
            </w:r>
            <w:proofErr w:type="spellEnd"/>
            <w:r w:rsidRPr="00F632E1">
              <w:rPr>
                <w:rFonts w:ascii="Aptos Narrow" w:eastAsia="Times New Roman" w:hAnsi="Aptos Narrow" w:cs="Times New Roman"/>
                <w:kern w:val="0"/>
                <w:sz w:val="22"/>
                <w:lang w:val="en-US"/>
                <w14:ligatures w14:val="none"/>
              </w:rPr>
              <w:t xml:space="preserve"> ASS IB</w:t>
            </w:r>
          </w:p>
        </w:tc>
      </w:tr>
      <w:tr w:rsidR="00F632E1" w:rsidRPr="00F632E1" w14:paraId="1F09601A" w14:textId="77777777" w:rsidTr="002D4719">
        <w:trPr>
          <w:trHeight w:val="292"/>
        </w:trPr>
        <w:tc>
          <w:tcPr>
            <w:tcW w:w="4260" w:type="dxa"/>
            <w:noWrap/>
            <w:vAlign w:val="bottom"/>
            <w:hideMark/>
          </w:tcPr>
          <w:p w14:paraId="7E15A289"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Interessato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Ricontatto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Gestore</w:t>
            </w:r>
            <w:proofErr w:type="spellEnd"/>
          </w:p>
        </w:tc>
      </w:tr>
      <w:tr w:rsidR="00F632E1" w:rsidRPr="0087452E" w14:paraId="5273B6DA" w14:textId="77777777" w:rsidTr="002D4719">
        <w:trPr>
          <w:trHeight w:val="292"/>
        </w:trPr>
        <w:tc>
          <w:tcPr>
            <w:tcW w:w="4260" w:type="dxa"/>
            <w:noWrap/>
            <w:vAlign w:val="bottom"/>
            <w:hideMark/>
          </w:tcPr>
          <w:p w14:paraId="45B88283" w14:textId="182F96FC" w:rsidR="00F632E1" w:rsidRPr="002D4719" w:rsidRDefault="00F95177" w:rsidP="00F632E1">
            <w:pPr>
              <w:rPr>
                <w:rFonts w:ascii="Aptos Narrow" w:eastAsia="Times New Roman" w:hAnsi="Aptos Narrow" w:cs="Times New Roman"/>
                <w:kern w:val="0"/>
                <w:sz w:val="22"/>
                <w:lang w:val="it-IT"/>
                <w14:ligatures w14:val="none"/>
              </w:rPr>
            </w:pPr>
            <w:r>
              <w:rPr>
                <w:rFonts w:ascii="Aptos Narrow" w:eastAsia="Times New Roman" w:hAnsi="Aptos Narrow" w:cs="Times New Roman"/>
                <w:kern w:val="0"/>
                <w:sz w:val="22"/>
                <w:lang w:val="it-IT"/>
                <w14:ligatures w14:val="none"/>
              </w:rPr>
              <w:t>In</w:t>
            </w:r>
            <w:r w:rsidR="00F632E1" w:rsidRPr="002D4719">
              <w:rPr>
                <w:rFonts w:ascii="Aptos Narrow" w:eastAsia="Times New Roman" w:hAnsi="Aptos Narrow" w:cs="Times New Roman"/>
                <w:kern w:val="0"/>
                <w:sz w:val="22"/>
                <w:lang w:val="it-IT"/>
                <w14:ligatures w14:val="none"/>
              </w:rPr>
              <w:t>vio guida reset PIN dispositivo</w:t>
            </w:r>
          </w:p>
        </w:tc>
      </w:tr>
      <w:tr w:rsidR="00F632E1" w:rsidRPr="00F632E1" w14:paraId="31EC122A" w14:textId="77777777" w:rsidTr="002D4719">
        <w:trPr>
          <w:trHeight w:val="292"/>
        </w:trPr>
        <w:tc>
          <w:tcPr>
            <w:tcW w:w="4260" w:type="dxa"/>
            <w:noWrap/>
            <w:vAlign w:val="bottom"/>
            <w:hideMark/>
          </w:tcPr>
          <w:p w14:paraId="3C3AAC2D"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Non </w:t>
            </w:r>
            <w:proofErr w:type="spellStart"/>
            <w:r w:rsidRPr="00F632E1">
              <w:rPr>
                <w:rFonts w:ascii="Aptos Narrow" w:eastAsia="Times New Roman" w:hAnsi="Aptos Narrow" w:cs="Times New Roman"/>
                <w:kern w:val="0"/>
                <w:sz w:val="22"/>
                <w:lang w:val="en-US"/>
                <w14:ligatures w14:val="none"/>
              </w:rPr>
              <w:t>Interessato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ricontatto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gestore</w:t>
            </w:r>
            <w:proofErr w:type="spellEnd"/>
          </w:p>
        </w:tc>
      </w:tr>
      <w:tr w:rsidR="00F632E1" w:rsidRPr="00F632E1" w14:paraId="317AAB84" w14:textId="77777777" w:rsidTr="002D4719">
        <w:trPr>
          <w:trHeight w:val="292"/>
        </w:trPr>
        <w:tc>
          <w:tcPr>
            <w:tcW w:w="4260" w:type="dxa"/>
            <w:noWrap/>
            <w:vAlign w:val="bottom"/>
            <w:hideMark/>
          </w:tcPr>
          <w:p w14:paraId="4881AA9A"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Interessato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Ricontatto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Gestore</w:t>
            </w:r>
            <w:proofErr w:type="spellEnd"/>
          </w:p>
        </w:tc>
      </w:tr>
      <w:tr w:rsidR="00F632E1" w:rsidRPr="0087452E" w14:paraId="493962EC" w14:textId="77777777" w:rsidTr="002D4719">
        <w:trPr>
          <w:trHeight w:val="292"/>
        </w:trPr>
        <w:tc>
          <w:tcPr>
            <w:tcW w:w="4260" w:type="dxa"/>
            <w:noWrap/>
            <w:vAlign w:val="bottom"/>
            <w:hideMark/>
          </w:tcPr>
          <w:p w14:paraId="4A12AB10" w14:textId="77777777" w:rsidR="00F632E1" w:rsidRPr="002D4719" w:rsidRDefault="00F632E1" w:rsidP="00F632E1">
            <w:pPr>
              <w:rPr>
                <w:rFonts w:ascii="Aptos Narrow" w:eastAsia="Times New Roman" w:hAnsi="Aptos Narrow" w:cs="Times New Roman"/>
                <w:kern w:val="0"/>
                <w:sz w:val="22"/>
                <w:lang w:val="it-IT"/>
                <w14:ligatures w14:val="none"/>
              </w:rPr>
            </w:pPr>
            <w:r w:rsidRPr="002D4719">
              <w:rPr>
                <w:rFonts w:ascii="Aptos Narrow" w:eastAsia="Times New Roman" w:hAnsi="Aptos Narrow" w:cs="Times New Roman"/>
                <w:kern w:val="0"/>
                <w:sz w:val="22"/>
                <w:lang w:val="it-IT"/>
                <w14:ligatures w14:val="none"/>
              </w:rPr>
              <w:t>Inviato preventivo approfondisce in autonomia</w:t>
            </w:r>
          </w:p>
        </w:tc>
      </w:tr>
      <w:tr w:rsidR="00F632E1" w:rsidRPr="00F632E1" w14:paraId="1E07BCC4" w14:textId="77777777" w:rsidTr="002D4719">
        <w:trPr>
          <w:trHeight w:val="292"/>
        </w:trPr>
        <w:tc>
          <w:tcPr>
            <w:tcW w:w="4260" w:type="dxa"/>
            <w:noWrap/>
            <w:vAlign w:val="bottom"/>
            <w:hideMark/>
          </w:tcPr>
          <w:p w14:paraId="3994D6F8"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Non </w:t>
            </w:r>
            <w:proofErr w:type="spellStart"/>
            <w:r w:rsidRPr="00F632E1">
              <w:rPr>
                <w:rFonts w:ascii="Aptos Narrow" w:eastAsia="Times New Roman" w:hAnsi="Aptos Narrow" w:cs="Times New Roman"/>
                <w:kern w:val="0"/>
                <w:sz w:val="22"/>
                <w:lang w:val="en-US"/>
                <w14:ligatures w14:val="none"/>
              </w:rPr>
              <w:t>Interessato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ricontatto</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gestore</w:t>
            </w:r>
            <w:proofErr w:type="spellEnd"/>
          </w:p>
        </w:tc>
      </w:tr>
      <w:tr w:rsidR="00F632E1" w:rsidRPr="00F632E1" w14:paraId="476FBA12" w14:textId="77777777" w:rsidTr="002D4719">
        <w:trPr>
          <w:trHeight w:val="292"/>
        </w:trPr>
        <w:tc>
          <w:tcPr>
            <w:tcW w:w="4260" w:type="dxa"/>
            <w:noWrap/>
            <w:vAlign w:val="bottom"/>
            <w:hideMark/>
          </w:tcPr>
          <w:p w14:paraId="29E1686C"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Reactive</w:t>
            </w:r>
          </w:p>
        </w:tc>
      </w:tr>
      <w:tr w:rsidR="00F632E1" w:rsidRPr="00F632E1" w14:paraId="17B6BF5C" w14:textId="77777777" w:rsidTr="002D4719">
        <w:trPr>
          <w:trHeight w:val="292"/>
        </w:trPr>
        <w:tc>
          <w:tcPr>
            <w:tcW w:w="4260" w:type="dxa"/>
            <w:noWrap/>
            <w:vAlign w:val="bottom"/>
            <w:hideMark/>
          </w:tcPr>
          <w:p w14:paraId="24421F47"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Negativo</w:t>
            </w:r>
            <w:proofErr w:type="spellEnd"/>
            <w:r w:rsidRPr="00F632E1">
              <w:rPr>
                <w:rFonts w:ascii="Aptos Narrow" w:eastAsia="Times New Roman" w:hAnsi="Aptos Narrow" w:cs="Times New Roman"/>
                <w:kern w:val="0"/>
                <w:sz w:val="22"/>
                <w:lang w:val="en-US"/>
                <w14:ligatures w14:val="none"/>
              </w:rPr>
              <w:t xml:space="preserve"> - Mutuo </w:t>
            </w:r>
            <w:proofErr w:type="spellStart"/>
            <w:r w:rsidRPr="00F632E1">
              <w:rPr>
                <w:rFonts w:ascii="Aptos Narrow" w:eastAsia="Times New Roman" w:hAnsi="Aptos Narrow" w:cs="Times New Roman"/>
                <w:kern w:val="0"/>
                <w:sz w:val="22"/>
                <w:lang w:val="en-US"/>
                <w14:ligatures w14:val="none"/>
              </w:rPr>
              <w:t>nessun</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sviluppo</w:t>
            </w:r>
            <w:proofErr w:type="spellEnd"/>
          </w:p>
        </w:tc>
      </w:tr>
      <w:tr w:rsidR="00F632E1" w:rsidRPr="00F632E1" w14:paraId="70BA5DED" w14:textId="77777777" w:rsidTr="002D4719">
        <w:trPr>
          <w:trHeight w:val="292"/>
        </w:trPr>
        <w:tc>
          <w:tcPr>
            <w:tcW w:w="4260" w:type="dxa"/>
            <w:noWrap/>
            <w:vAlign w:val="bottom"/>
            <w:hideMark/>
          </w:tcPr>
          <w:p w14:paraId="58D7FAB9"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Nessuna</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Attività</w:t>
            </w:r>
            <w:proofErr w:type="spellEnd"/>
          </w:p>
        </w:tc>
      </w:tr>
      <w:tr w:rsidR="00F632E1" w:rsidRPr="00F632E1" w14:paraId="289A73C2" w14:textId="77777777" w:rsidTr="002D4719">
        <w:trPr>
          <w:trHeight w:val="292"/>
        </w:trPr>
        <w:tc>
          <w:tcPr>
            <w:tcW w:w="4260" w:type="dxa"/>
            <w:noWrap/>
            <w:vAlign w:val="bottom"/>
            <w:hideMark/>
          </w:tcPr>
          <w:p w14:paraId="38B23B51"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KO_Non_Reperibile</w:t>
            </w:r>
            <w:proofErr w:type="spellEnd"/>
          </w:p>
        </w:tc>
      </w:tr>
      <w:tr w:rsidR="00F632E1" w:rsidRPr="00F632E1" w14:paraId="673F1F54" w14:textId="77777777" w:rsidTr="002D4719">
        <w:trPr>
          <w:trHeight w:val="292"/>
        </w:trPr>
        <w:tc>
          <w:tcPr>
            <w:tcW w:w="4260" w:type="dxa"/>
            <w:noWrap/>
            <w:vAlign w:val="bottom"/>
            <w:hideMark/>
          </w:tcPr>
          <w:p w14:paraId="4857B171"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Sottoscritta</w:t>
            </w:r>
            <w:proofErr w:type="spellEnd"/>
            <w:r w:rsidRPr="00F632E1">
              <w:rPr>
                <w:rFonts w:ascii="Aptos Narrow" w:eastAsia="Times New Roman" w:hAnsi="Aptos Narrow" w:cs="Times New Roman"/>
                <w:kern w:val="0"/>
                <w:sz w:val="22"/>
                <w:lang w:val="en-US"/>
                <w14:ligatures w14:val="none"/>
              </w:rPr>
              <w:t xml:space="preserve"> da App</w:t>
            </w:r>
          </w:p>
        </w:tc>
      </w:tr>
      <w:tr w:rsidR="00F632E1" w:rsidRPr="00F632E1" w14:paraId="094A2F1E" w14:textId="77777777" w:rsidTr="002D4719">
        <w:trPr>
          <w:trHeight w:val="292"/>
        </w:trPr>
        <w:tc>
          <w:tcPr>
            <w:tcW w:w="4260" w:type="dxa"/>
            <w:noWrap/>
            <w:vAlign w:val="bottom"/>
            <w:hideMark/>
          </w:tcPr>
          <w:p w14:paraId="7BA1CD34"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 Fuori </w:t>
            </w:r>
            <w:proofErr w:type="spellStart"/>
            <w:r w:rsidRPr="00F632E1">
              <w:rPr>
                <w:rFonts w:ascii="Aptos Narrow" w:eastAsia="Times New Roman" w:hAnsi="Aptos Narrow" w:cs="Times New Roman"/>
                <w:kern w:val="0"/>
                <w:sz w:val="22"/>
                <w:lang w:val="en-US"/>
                <w14:ligatures w14:val="none"/>
              </w:rPr>
              <w:t>territorialità</w:t>
            </w:r>
            <w:proofErr w:type="spellEnd"/>
          </w:p>
        </w:tc>
      </w:tr>
      <w:tr w:rsidR="00F632E1" w:rsidRPr="00F632E1" w14:paraId="1E50CA34" w14:textId="77777777" w:rsidTr="002D4719">
        <w:trPr>
          <w:trHeight w:val="292"/>
        </w:trPr>
        <w:tc>
          <w:tcPr>
            <w:tcW w:w="4260" w:type="dxa"/>
            <w:noWrap/>
            <w:vAlign w:val="bottom"/>
            <w:hideMark/>
          </w:tcPr>
          <w:p w14:paraId="7DFE42AC"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RISCHIO MEDIO</w:t>
            </w:r>
          </w:p>
        </w:tc>
      </w:tr>
      <w:tr w:rsidR="00F632E1" w:rsidRPr="00F632E1" w14:paraId="29C20EEB" w14:textId="77777777" w:rsidTr="002D4719">
        <w:trPr>
          <w:trHeight w:val="292"/>
        </w:trPr>
        <w:tc>
          <w:tcPr>
            <w:tcW w:w="4260" w:type="dxa"/>
            <w:noWrap/>
            <w:vAlign w:val="bottom"/>
            <w:hideMark/>
          </w:tcPr>
          <w:p w14:paraId="1C6A0156"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GO - </w:t>
            </w:r>
            <w:proofErr w:type="spellStart"/>
            <w:r w:rsidRPr="00F632E1">
              <w:rPr>
                <w:rFonts w:ascii="Aptos Narrow" w:eastAsia="Times New Roman" w:hAnsi="Aptos Narrow" w:cs="Times New Roman"/>
                <w:kern w:val="0"/>
                <w:sz w:val="22"/>
                <w:lang w:val="en-US"/>
                <w14:ligatures w14:val="none"/>
              </w:rPr>
              <w:t>Contattato</w:t>
            </w:r>
            <w:proofErr w:type="spellEnd"/>
            <w:r w:rsidRPr="00F632E1">
              <w:rPr>
                <w:rFonts w:ascii="Aptos Narrow" w:eastAsia="Times New Roman" w:hAnsi="Aptos Narrow" w:cs="Times New Roman"/>
                <w:kern w:val="0"/>
                <w:sz w:val="22"/>
                <w:lang w:val="en-US"/>
                <w14:ligatures w14:val="none"/>
              </w:rPr>
              <w:t xml:space="preserve"> TEL</w:t>
            </w:r>
          </w:p>
        </w:tc>
      </w:tr>
      <w:tr w:rsidR="00F632E1" w:rsidRPr="00F632E1" w14:paraId="1C2BE6A8" w14:textId="77777777" w:rsidTr="002D4719">
        <w:trPr>
          <w:trHeight w:val="292"/>
        </w:trPr>
        <w:tc>
          <w:tcPr>
            <w:tcW w:w="4260" w:type="dxa"/>
            <w:noWrap/>
            <w:vAlign w:val="bottom"/>
            <w:hideMark/>
          </w:tcPr>
          <w:p w14:paraId="14C31C93"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GO - </w:t>
            </w:r>
            <w:proofErr w:type="spellStart"/>
            <w:r w:rsidRPr="00F632E1">
              <w:rPr>
                <w:rFonts w:ascii="Aptos Narrow" w:eastAsia="Times New Roman" w:hAnsi="Aptos Narrow" w:cs="Times New Roman"/>
                <w:kern w:val="0"/>
                <w:sz w:val="22"/>
                <w:lang w:val="en-US"/>
                <w14:ligatures w14:val="none"/>
              </w:rPr>
              <w:t>Nessuna</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attività</w:t>
            </w:r>
            <w:proofErr w:type="spellEnd"/>
          </w:p>
        </w:tc>
      </w:tr>
      <w:tr w:rsidR="00F632E1" w:rsidRPr="00F632E1" w14:paraId="39CCB2DD" w14:textId="77777777" w:rsidTr="002D4719">
        <w:trPr>
          <w:trHeight w:val="292"/>
        </w:trPr>
        <w:tc>
          <w:tcPr>
            <w:tcW w:w="4260" w:type="dxa"/>
            <w:noWrap/>
            <w:vAlign w:val="bottom"/>
            <w:hideMark/>
          </w:tcPr>
          <w:p w14:paraId="5B3C77CC"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GO - Non </w:t>
            </w:r>
            <w:proofErr w:type="spellStart"/>
            <w:r w:rsidRPr="00F632E1">
              <w:rPr>
                <w:rFonts w:ascii="Aptos Narrow" w:eastAsia="Times New Roman" w:hAnsi="Aptos Narrow" w:cs="Times New Roman"/>
                <w:kern w:val="0"/>
                <w:sz w:val="22"/>
                <w:lang w:val="en-US"/>
                <w14:ligatures w14:val="none"/>
              </w:rPr>
              <w:t>Risponde</w:t>
            </w:r>
            <w:proofErr w:type="spellEnd"/>
          </w:p>
        </w:tc>
      </w:tr>
      <w:tr w:rsidR="00F632E1" w:rsidRPr="00F632E1" w14:paraId="1ACDCD49" w14:textId="77777777" w:rsidTr="002D4719">
        <w:trPr>
          <w:trHeight w:val="292"/>
        </w:trPr>
        <w:tc>
          <w:tcPr>
            <w:tcW w:w="4260" w:type="dxa"/>
            <w:noWrap/>
            <w:vAlign w:val="bottom"/>
            <w:hideMark/>
          </w:tcPr>
          <w:p w14:paraId="7CF69562"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GO - Mail</w:t>
            </w:r>
          </w:p>
        </w:tc>
      </w:tr>
      <w:tr w:rsidR="00F632E1" w:rsidRPr="00F632E1" w14:paraId="655A23C1" w14:textId="77777777" w:rsidTr="002D4719">
        <w:trPr>
          <w:trHeight w:val="292"/>
        </w:trPr>
        <w:tc>
          <w:tcPr>
            <w:tcW w:w="4260" w:type="dxa"/>
            <w:noWrap/>
            <w:vAlign w:val="bottom"/>
            <w:hideMark/>
          </w:tcPr>
          <w:p w14:paraId="64492696"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GO - Non </w:t>
            </w:r>
            <w:proofErr w:type="spellStart"/>
            <w:r w:rsidRPr="00F632E1">
              <w:rPr>
                <w:rFonts w:ascii="Aptos Narrow" w:eastAsia="Times New Roman" w:hAnsi="Aptos Narrow" w:cs="Times New Roman"/>
                <w:kern w:val="0"/>
                <w:sz w:val="22"/>
                <w:lang w:val="en-US"/>
                <w14:ligatures w14:val="none"/>
              </w:rPr>
              <w:t>Risponde</w:t>
            </w:r>
            <w:proofErr w:type="spellEnd"/>
            <w:r w:rsidRPr="00F632E1">
              <w:rPr>
                <w:rFonts w:ascii="Aptos Narrow" w:eastAsia="Times New Roman" w:hAnsi="Aptos Narrow" w:cs="Times New Roman"/>
                <w:kern w:val="0"/>
                <w:sz w:val="22"/>
                <w:lang w:val="en-US"/>
                <w14:ligatures w14:val="none"/>
              </w:rPr>
              <w:t xml:space="preserve"> - Mail</w:t>
            </w:r>
          </w:p>
        </w:tc>
      </w:tr>
      <w:tr w:rsidR="00F632E1" w:rsidRPr="00F632E1" w14:paraId="6A971E88" w14:textId="77777777" w:rsidTr="002D4719">
        <w:trPr>
          <w:trHeight w:val="292"/>
        </w:trPr>
        <w:tc>
          <w:tcPr>
            <w:tcW w:w="4260" w:type="dxa"/>
            <w:noWrap/>
            <w:vAlign w:val="bottom"/>
            <w:hideMark/>
          </w:tcPr>
          <w:p w14:paraId="4E1A8618"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GO - </w:t>
            </w:r>
            <w:proofErr w:type="spellStart"/>
            <w:r w:rsidRPr="00F632E1">
              <w:rPr>
                <w:rFonts w:ascii="Aptos Narrow" w:eastAsia="Times New Roman" w:hAnsi="Aptos Narrow" w:cs="Times New Roman"/>
                <w:kern w:val="0"/>
                <w:sz w:val="22"/>
                <w:lang w:val="en-US"/>
                <w14:ligatures w14:val="none"/>
              </w:rPr>
              <w:t>Gestita</w:t>
            </w:r>
            <w:proofErr w:type="spellEnd"/>
            <w:r w:rsidRPr="00F632E1">
              <w:rPr>
                <w:rFonts w:ascii="Aptos Narrow" w:eastAsia="Times New Roman" w:hAnsi="Aptos Narrow" w:cs="Times New Roman"/>
                <w:kern w:val="0"/>
                <w:sz w:val="22"/>
                <w:lang w:val="en-US"/>
                <w14:ligatures w14:val="none"/>
              </w:rPr>
              <w:t xml:space="preserve"> in inbound</w:t>
            </w:r>
          </w:p>
        </w:tc>
      </w:tr>
      <w:tr w:rsidR="00F632E1" w:rsidRPr="00F632E1" w14:paraId="0DCA851B" w14:textId="77777777" w:rsidTr="002D4719">
        <w:trPr>
          <w:trHeight w:val="292"/>
        </w:trPr>
        <w:tc>
          <w:tcPr>
            <w:tcW w:w="4260" w:type="dxa"/>
            <w:noWrap/>
            <w:vAlign w:val="bottom"/>
            <w:hideMark/>
          </w:tcPr>
          <w:p w14:paraId="427B431D"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GO - </w:t>
            </w:r>
            <w:proofErr w:type="spellStart"/>
            <w:r w:rsidRPr="00F632E1">
              <w:rPr>
                <w:rFonts w:ascii="Aptos Narrow" w:eastAsia="Times New Roman" w:hAnsi="Aptos Narrow" w:cs="Times New Roman"/>
                <w:kern w:val="0"/>
                <w:sz w:val="22"/>
                <w:lang w:val="en-US"/>
                <w14:ligatures w14:val="none"/>
              </w:rPr>
              <w:t>Gestita</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altri</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servizi</w:t>
            </w:r>
            <w:proofErr w:type="spellEnd"/>
          </w:p>
        </w:tc>
      </w:tr>
      <w:tr w:rsidR="00F632E1" w:rsidRPr="00F632E1" w14:paraId="0238B57C" w14:textId="77777777" w:rsidTr="002D4719">
        <w:trPr>
          <w:trHeight w:val="292"/>
        </w:trPr>
        <w:tc>
          <w:tcPr>
            <w:tcW w:w="4260" w:type="dxa"/>
            <w:noWrap/>
            <w:vAlign w:val="bottom"/>
            <w:hideMark/>
          </w:tcPr>
          <w:p w14:paraId="2D6120EB"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GO_ </w:t>
            </w:r>
            <w:proofErr w:type="spellStart"/>
            <w:r w:rsidRPr="00F632E1">
              <w:rPr>
                <w:rFonts w:ascii="Aptos Narrow" w:eastAsia="Times New Roman" w:hAnsi="Aptos Narrow" w:cs="Times New Roman"/>
                <w:kern w:val="0"/>
                <w:sz w:val="22"/>
                <w:lang w:val="en-US"/>
                <w14:ligatures w14:val="none"/>
              </w:rPr>
              <w:t>Contattato</w:t>
            </w:r>
            <w:proofErr w:type="spellEnd"/>
            <w:r w:rsidRPr="00F632E1">
              <w:rPr>
                <w:rFonts w:ascii="Aptos Narrow" w:eastAsia="Times New Roman" w:hAnsi="Aptos Narrow" w:cs="Times New Roman"/>
                <w:kern w:val="0"/>
                <w:sz w:val="22"/>
                <w:lang w:val="en-US"/>
                <w14:ligatures w14:val="none"/>
              </w:rPr>
              <w:t xml:space="preserve"> Tel - Mail</w:t>
            </w:r>
          </w:p>
        </w:tc>
      </w:tr>
      <w:tr w:rsidR="00F632E1" w:rsidRPr="00F632E1" w14:paraId="4224220B" w14:textId="77777777" w:rsidTr="002D4719">
        <w:trPr>
          <w:trHeight w:val="292"/>
        </w:trPr>
        <w:tc>
          <w:tcPr>
            <w:tcW w:w="4260" w:type="dxa"/>
            <w:noWrap/>
            <w:vAlign w:val="bottom"/>
            <w:hideMark/>
          </w:tcPr>
          <w:p w14:paraId="54970EEB"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KO_Non</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reperibile</w:t>
            </w:r>
            <w:proofErr w:type="spellEnd"/>
          </w:p>
        </w:tc>
      </w:tr>
      <w:tr w:rsidR="00F632E1" w:rsidRPr="00F632E1" w14:paraId="0EEC221E" w14:textId="77777777" w:rsidTr="002D4719">
        <w:trPr>
          <w:trHeight w:val="292"/>
        </w:trPr>
        <w:tc>
          <w:tcPr>
            <w:tcW w:w="4260" w:type="dxa"/>
            <w:noWrap/>
            <w:vAlign w:val="bottom"/>
            <w:hideMark/>
          </w:tcPr>
          <w:p w14:paraId="7F3AD436"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KO_OCS</w:t>
            </w:r>
          </w:p>
        </w:tc>
      </w:tr>
      <w:tr w:rsidR="00F632E1" w:rsidRPr="00F632E1" w14:paraId="688C0D71" w14:textId="77777777" w:rsidTr="002D4719">
        <w:trPr>
          <w:trHeight w:val="292"/>
        </w:trPr>
        <w:tc>
          <w:tcPr>
            <w:tcW w:w="4260" w:type="dxa"/>
            <w:noWrap/>
            <w:vAlign w:val="bottom"/>
            <w:hideMark/>
          </w:tcPr>
          <w:p w14:paraId="13E58E2D" w14:textId="77777777" w:rsidR="00F632E1" w:rsidRPr="00F632E1" w:rsidRDefault="00F632E1" w:rsidP="00F632E1">
            <w:pPr>
              <w:rPr>
                <w:rFonts w:ascii="Aptos Narrow" w:eastAsia="Times New Roman" w:hAnsi="Aptos Narrow" w:cs="Times New Roman"/>
                <w:kern w:val="0"/>
                <w:sz w:val="22"/>
                <w:lang w:val="en-US"/>
                <w14:ligatures w14:val="none"/>
              </w:rPr>
            </w:pPr>
            <w:r w:rsidRPr="00F632E1">
              <w:rPr>
                <w:rFonts w:ascii="Aptos Narrow" w:eastAsia="Times New Roman" w:hAnsi="Aptos Narrow" w:cs="Times New Roman"/>
                <w:kern w:val="0"/>
                <w:sz w:val="22"/>
                <w:lang w:val="en-US"/>
                <w14:ligatures w14:val="none"/>
              </w:rPr>
              <w:t xml:space="preserve">Cambio </w:t>
            </w:r>
            <w:proofErr w:type="spellStart"/>
            <w:r w:rsidRPr="00F632E1">
              <w:rPr>
                <w:rFonts w:ascii="Aptos Narrow" w:eastAsia="Times New Roman" w:hAnsi="Aptos Narrow" w:cs="Times New Roman"/>
                <w:kern w:val="0"/>
                <w:sz w:val="22"/>
                <w:lang w:val="en-US"/>
                <w14:ligatures w14:val="none"/>
              </w:rPr>
              <w:t>veicolo</w:t>
            </w:r>
            <w:proofErr w:type="spellEnd"/>
          </w:p>
        </w:tc>
      </w:tr>
      <w:tr w:rsidR="00F632E1" w:rsidRPr="00F632E1" w14:paraId="119B7E58" w14:textId="77777777" w:rsidTr="002D4719">
        <w:trPr>
          <w:trHeight w:val="292"/>
        </w:trPr>
        <w:tc>
          <w:tcPr>
            <w:tcW w:w="4260" w:type="dxa"/>
            <w:noWrap/>
            <w:vAlign w:val="bottom"/>
            <w:hideMark/>
          </w:tcPr>
          <w:p w14:paraId="5FEC91A0" w14:textId="77777777" w:rsidR="00F632E1" w:rsidRPr="00F632E1" w:rsidRDefault="00F632E1" w:rsidP="00F632E1">
            <w:pPr>
              <w:rPr>
                <w:rFonts w:ascii="Aptos Narrow" w:eastAsia="Times New Roman" w:hAnsi="Aptos Narrow" w:cs="Times New Roman"/>
                <w:kern w:val="0"/>
                <w:sz w:val="22"/>
                <w:lang w:val="en-US"/>
                <w14:ligatures w14:val="none"/>
              </w:rPr>
            </w:pPr>
            <w:proofErr w:type="spellStart"/>
            <w:r w:rsidRPr="00F632E1">
              <w:rPr>
                <w:rFonts w:ascii="Aptos Narrow" w:eastAsia="Times New Roman" w:hAnsi="Aptos Narrow" w:cs="Times New Roman"/>
                <w:kern w:val="0"/>
                <w:sz w:val="22"/>
                <w:lang w:val="en-US"/>
                <w14:ligatures w14:val="none"/>
              </w:rPr>
              <w:t>Emissione</w:t>
            </w:r>
            <w:proofErr w:type="spellEnd"/>
            <w:r w:rsidRPr="00F632E1">
              <w:rPr>
                <w:rFonts w:ascii="Aptos Narrow" w:eastAsia="Times New Roman" w:hAnsi="Aptos Narrow" w:cs="Times New Roman"/>
                <w:kern w:val="0"/>
                <w:sz w:val="22"/>
                <w:lang w:val="en-US"/>
                <w14:ligatures w14:val="none"/>
              </w:rPr>
              <w:t xml:space="preserve"> </w:t>
            </w:r>
            <w:proofErr w:type="spellStart"/>
            <w:r w:rsidRPr="00F632E1">
              <w:rPr>
                <w:rFonts w:ascii="Aptos Narrow" w:eastAsia="Times New Roman" w:hAnsi="Aptos Narrow" w:cs="Times New Roman"/>
                <w:kern w:val="0"/>
                <w:sz w:val="22"/>
                <w:lang w:val="en-US"/>
                <w14:ligatures w14:val="none"/>
              </w:rPr>
              <w:t>appendice</w:t>
            </w:r>
            <w:proofErr w:type="spellEnd"/>
          </w:p>
        </w:tc>
      </w:tr>
    </w:tbl>
    <w:p w14:paraId="019BB500" w14:textId="77777777" w:rsidR="00F632E1" w:rsidRPr="00000187" w:rsidRDefault="00F632E1" w:rsidP="002D4719">
      <w:pPr>
        <w:rPr>
          <w:lang w:val="it-IT"/>
        </w:rPr>
      </w:pPr>
    </w:p>
    <w:p w14:paraId="2410D847" w14:textId="77777777" w:rsidR="002857BE" w:rsidRPr="00506841" w:rsidRDefault="002857BE" w:rsidP="00506841">
      <w:pPr>
        <w:pStyle w:val="Heading2"/>
        <w:ind w:left="1023"/>
        <w:rPr>
          <w:lang w:val="it-IT"/>
        </w:rPr>
      </w:pPr>
      <w:bookmarkStart w:id="988" w:name="_Toc215312241"/>
      <w:r w:rsidRPr="00506841">
        <w:rPr>
          <w:lang w:val="it-IT"/>
        </w:rPr>
        <w:t>Elenco delle User Stories trattate</w:t>
      </w:r>
      <w:bookmarkEnd w:id="988"/>
    </w:p>
    <w:tbl>
      <w:tblPr>
        <w:tblW w:w="10060" w:type="dxa"/>
        <w:tblLook w:val="04A0" w:firstRow="1" w:lastRow="0" w:firstColumn="1" w:lastColumn="0" w:noHBand="0" w:noVBand="1"/>
      </w:tblPr>
      <w:tblGrid>
        <w:gridCol w:w="460"/>
        <w:gridCol w:w="1388"/>
        <w:gridCol w:w="798"/>
        <w:gridCol w:w="1643"/>
        <w:gridCol w:w="1643"/>
        <w:gridCol w:w="4216"/>
      </w:tblGrid>
      <w:tr w:rsidR="002857BE" w:rsidRPr="004F3044" w14:paraId="226A0057" w14:textId="77777777">
        <w:trPr>
          <w:trHeight w:val="318"/>
        </w:trPr>
        <w:tc>
          <w:tcPr>
            <w:tcW w:w="460"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3545CF7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ID</w:t>
            </w:r>
          </w:p>
        </w:tc>
        <w:tc>
          <w:tcPr>
            <w:tcW w:w="1337" w:type="dxa"/>
            <w:tcBorders>
              <w:top w:val="single" w:sz="4" w:space="0" w:color="auto"/>
              <w:left w:val="nil"/>
              <w:bottom w:val="single" w:sz="4" w:space="0" w:color="auto"/>
              <w:right w:val="single" w:sz="4" w:space="0" w:color="auto"/>
            </w:tcBorders>
            <w:shd w:val="clear" w:color="000000" w:fill="4EA72E"/>
            <w:noWrap/>
            <w:vAlign w:val="bottom"/>
            <w:hideMark/>
          </w:tcPr>
          <w:p w14:paraId="5235FB59"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Tema</w:t>
            </w:r>
          </w:p>
        </w:tc>
        <w:tc>
          <w:tcPr>
            <w:tcW w:w="785" w:type="dxa"/>
            <w:tcBorders>
              <w:top w:val="single" w:sz="4" w:space="0" w:color="auto"/>
              <w:left w:val="nil"/>
              <w:bottom w:val="single" w:sz="4" w:space="0" w:color="auto"/>
              <w:right w:val="single" w:sz="4" w:space="0" w:color="auto"/>
            </w:tcBorders>
            <w:shd w:val="clear" w:color="000000" w:fill="4EA72E"/>
            <w:noWrap/>
            <w:vAlign w:val="bottom"/>
            <w:hideMark/>
          </w:tcPr>
          <w:p w14:paraId="7BF878B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Sprint</w:t>
            </w:r>
          </w:p>
        </w:tc>
        <w:tc>
          <w:tcPr>
            <w:tcW w:w="1631" w:type="dxa"/>
            <w:tcBorders>
              <w:top w:val="single" w:sz="4" w:space="0" w:color="auto"/>
              <w:left w:val="nil"/>
              <w:bottom w:val="single" w:sz="4" w:space="0" w:color="auto"/>
              <w:right w:val="single" w:sz="4" w:space="0" w:color="auto"/>
            </w:tcBorders>
            <w:shd w:val="clear" w:color="000000" w:fill="4EA72E"/>
            <w:noWrap/>
            <w:vAlign w:val="bottom"/>
            <w:hideMark/>
          </w:tcPr>
          <w:p w14:paraId="063C208F"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Epica</w:t>
            </w:r>
            <w:proofErr w:type="spellEnd"/>
          </w:p>
        </w:tc>
        <w:tc>
          <w:tcPr>
            <w:tcW w:w="1631" w:type="dxa"/>
            <w:tcBorders>
              <w:top w:val="single" w:sz="4" w:space="0" w:color="auto"/>
              <w:left w:val="nil"/>
              <w:bottom w:val="single" w:sz="4" w:space="0" w:color="auto"/>
              <w:right w:val="single" w:sz="4" w:space="0" w:color="auto"/>
            </w:tcBorders>
            <w:shd w:val="clear" w:color="000000" w:fill="4EA72E"/>
            <w:noWrap/>
            <w:vAlign w:val="bottom"/>
            <w:hideMark/>
          </w:tcPr>
          <w:p w14:paraId="4BB9CF36"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proofErr w:type="gramStart"/>
            <w:r w:rsidRPr="004F3044">
              <w:rPr>
                <w:rFonts w:ascii="Aptos Narrow" w:eastAsia="Times New Roman" w:hAnsi="Aptos Narrow" w:cs="Times New Roman"/>
                <w:color w:val="000000"/>
                <w:kern w:val="0"/>
                <w:szCs w:val="24"/>
                <w:lang w:val="en-US"/>
                <w14:ligatures w14:val="none"/>
              </w:rPr>
              <w:t>Descrizione</w:t>
            </w:r>
            <w:proofErr w:type="spellEnd"/>
            <w:proofErr w:type="gramEnd"/>
            <w:r w:rsidRPr="004F3044">
              <w:rPr>
                <w:rFonts w:ascii="Aptos Narrow" w:eastAsia="Times New Roman" w:hAnsi="Aptos Narrow" w:cs="Times New Roman"/>
                <w:color w:val="000000"/>
                <w:kern w:val="0"/>
                <w:szCs w:val="24"/>
                <w:lang w:val="en-US"/>
                <w14:ligatures w14:val="none"/>
              </w:rPr>
              <w:t xml:space="preserve"> User Stories</w:t>
            </w:r>
          </w:p>
        </w:tc>
        <w:tc>
          <w:tcPr>
            <w:tcW w:w="4216" w:type="dxa"/>
            <w:tcBorders>
              <w:top w:val="single" w:sz="4" w:space="0" w:color="auto"/>
              <w:left w:val="nil"/>
              <w:bottom w:val="single" w:sz="4" w:space="0" w:color="auto"/>
              <w:right w:val="single" w:sz="4" w:space="0" w:color="auto"/>
            </w:tcBorders>
            <w:shd w:val="clear" w:color="000000" w:fill="4EA72E"/>
            <w:noWrap/>
            <w:vAlign w:val="bottom"/>
            <w:hideMark/>
          </w:tcPr>
          <w:p w14:paraId="324F2C7A"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User Stories</w:t>
            </w:r>
          </w:p>
        </w:tc>
      </w:tr>
      <w:tr w:rsidR="002857BE" w:rsidRPr="0087452E" w14:paraId="5F147660"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579BD009"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337" w:type="dxa"/>
            <w:tcBorders>
              <w:top w:val="nil"/>
              <w:left w:val="nil"/>
              <w:bottom w:val="single" w:sz="4" w:space="0" w:color="auto"/>
              <w:right w:val="single" w:sz="4" w:space="0" w:color="auto"/>
            </w:tcBorders>
            <w:noWrap/>
            <w:vAlign w:val="bottom"/>
            <w:hideMark/>
          </w:tcPr>
          <w:p w14:paraId="0F88DF96"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Elementi</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comuni</w:t>
            </w:r>
            <w:proofErr w:type="spellEnd"/>
          </w:p>
        </w:tc>
        <w:tc>
          <w:tcPr>
            <w:tcW w:w="785" w:type="dxa"/>
            <w:tcBorders>
              <w:top w:val="nil"/>
              <w:left w:val="nil"/>
              <w:bottom w:val="single" w:sz="4" w:space="0" w:color="auto"/>
              <w:right w:val="single" w:sz="4" w:space="0" w:color="auto"/>
            </w:tcBorders>
            <w:noWrap/>
            <w:vAlign w:val="bottom"/>
            <w:hideMark/>
          </w:tcPr>
          <w:p w14:paraId="10F629B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4EAA984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Header</w:t>
            </w:r>
          </w:p>
        </w:tc>
        <w:tc>
          <w:tcPr>
            <w:tcW w:w="1631" w:type="dxa"/>
            <w:tcBorders>
              <w:top w:val="nil"/>
              <w:left w:val="nil"/>
              <w:bottom w:val="single" w:sz="4" w:space="0" w:color="auto"/>
              <w:right w:val="single" w:sz="4" w:space="0" w:color="auto"/>
            </w:tcBorders>
            <w:noWrap/>
            <w:vAlign w:val="bottom"/>
            <w:hideMark/>
          </w:tcPr>
          <w:p w14:paraId="01A1F834"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Ricerca</w:t>
            </w:r>
            <w:proofErr w:type="spellEnd"/>
          </w:p>
        </w:tc>
        <w:tc>
          <w:tcPr>
            <w:tcW w:w="4216" w:type="dxa"/>
            <w:tcBorders>
              <w:top w:val="nil"/>
              <w:left w:val="nil"/>
              <w:bottom w:val="single" w:sz="4" w:space="0" w:color="auto"/>
              <w:right w:val="single" w:sz="4" w:space="0" w:color="auto"/>
            </w:tcBorders>
            <w:noWrap/>
            <w:vAlign w:val="bottom"/>
            <w:hideMark/>
          </w:tcPr>
          <w:p w14:paraId="3DBB8CC7"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utilizzare una barra di ricerca sempre accessibile che suggerisca risultati e ricerche correlate anche in caso di errori di digitazione o sinonimi, così da trovare facilmente ciò che cerco e salvare le ricerche frequenti.</w:t>
            </w:r>
          </w:p>
        </w:tc>
      </w:tr>
      <w:tr w:rsidR="002857BE" w:rsidRPr="0087452E" w14:paraId="1185970E"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2F0E1C2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w:t>
            </w:r>
          </w:p>
        </w:tc>
        <w:tc>
          <w:tcPr>
            <w:tcW w:w="1337" w:type="dxa"/>
            <w:tcBorders>
              <w:top w:val="nil"/>
              <w:left w:val="nil"/>
              <w:bottom w:val="single" w:sz="4" w:space="0" w:color="auto"/>
              <w:right w:val="single" w:sz="4" w:space="0" w:color="auto"/>
            </w:tcBorders>
            <w:noWrap/>
            <w:vAlign w:val="bottom"/>
            <w:hideMark/>
          </w:tcPr>
          <w:p w14:paraId="4B5A4DB2"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Elementi</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comuni</w:t>
            </w:r>
            <w:proofErr w:type="spellEnd"/>
          </w:p>
        </w:tc>
        <w:tc>
          <w:tcPr>
            <w:tcW w:w="785" w:type="dxa"/>
            <w:tcBorders>
              <w:top w:val="nil"/>
              <w:left w:val="nil"/>
              <w:bottom w:val="single" w:sz="4" w:space="0" w:color="auto"/>
              <w:right w:val="single" w:sz="4" w:space="0" w:color="auto"/>
            </w:tcBorders>
            <w:noWrap/>
            <w:vAlign w:val="bottom"/>
            <w:hideMark/>
          </w:tcPr>
          <w:p w14:paraId="62637D7A"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1DD1AD0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Header</w:t>
            </w:r>
          </w:p>
        </w:tc>
        <w:tc>
          <w:tcPr>
            <w:tcW w:w="1631" w:type="dxa"/>
            <w:tcBorders>
              <w:top w:val="nil"/>
              <w:left w:val="nil"/>
              <w:bottom w:val="single" w:sz="4" w:space="0" w:color="auto"/>
              <w:right w:val="single" w:sz="4" w:space="0" w:color="auto"/>
            </w:tcBorders>
            <w:noWrap/>
            <w:vAlign w:val="bottom"/>
            <w:hideMark/>
          </w:tcPr>
          <w:p w14:paraId="0FE7BB1D"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Filtri</w:t>
            </w:r>
            <w:proofErr w:type="spellEnd"/>
            <w:r w:rsidRPr="004F3044">
              <w:rPr>
                <w:rFonts w:ascii="Aptos Narrow" w:eastAsia="Times New Roman" w:hAnsi="Aptos Narrow" w:cs="Times New Roman"/>
                <w:color w:val="000000"/>
                <w:kern w:val="0"/>
                <w:szCs w:val="24"/>
                <w:lang w:val="en-US"/>
                <w14:ligatures w14:val="none"/>
              </w:rPr>
              <w:t xml:space="preserve"> in header</w:t>
            </w:r>
          </w:p>
        </w:tc>
        <w:tc>
          <w:tcPr>
            <w:tcW w:w="4216" w:type="dxa"/>
            <w:tcBorders>
              <w:top w:val="nil"/>
              <w:left w:val="nil"/>
              <w:bottom w:val="single" w:sz="4" w:space="0" w:color="auto"/>
              <w:right w:val="single" w:sz="4" w:space="0" w:color="auto"/>
            </w:tcBorders>
            <w:noWrap/>
            <w:vAlign w:val="bottom"/>
            <w:hideMark/>
          </w:tcPr>
          <w:p w14:paraId="48020BA5"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poter applicare, combinare, modificare e salvare filtri dinamici sulle ricerche, così da restringere e riutilizzare facilmente i risultati secondo variabili avanzate.</w:t>
            </w:r>
          </w:p>
        </w:tc>
      </w:tr>
      <w:tr w:rsidR="002857BE" w:rsidRPr="0087452E" w14:paraId="24AE706E"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4D00ACF5"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3</w:t>
            </w:r>
          </w:p>
        </w:tc>
        <w:tc>
          <w:tcPr>
            <w:tcW w:w="1337" w:type="dxa"/>
            <w:tcBorders>
              <w:top w:val="nil"/>
              <w:left w:val="nil"/>
              <w:bottom w:val="single" w:sz="4" w:space="0" w:color="auto"/>
              <w:right w:val="single" w:sz="4" w:space="0" w:color="auto"/>
            </w:tcBorders>
            <w:noWrap/>
            <w:vAlign w:val="bottom"/>
            <w:hideMark/>
          </w:tcPr>
          <w:p w14:paraId="2DF807AD"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Elementi</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comuni</w:t>
            </w:r>
            <w:proofErr w:type="spellEnd"/>
          </w:p>
        </w:tc>
        <w:tc>
          <w:tcPr>
            <w:tcW w:w="785" w:type="dxa"/>
            <w:tcBorders>
              <w:top w:val="nil"/>
              <w:left w:val="nil"/>
              <w:bottom w:val="single" w:sz="4" w:space="0" w:color="auto"/>
              <w:right w:val="single" w:sz="4" w:space="0" w:color="auto"/>
            </w:tcBorders>
            <w:noWrap/>
            <w:vAlign w:val="bottom"/>
            <w:hideMark/>
          </w:tcPr>
          <w:p w14:paraId="1F4B3511"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233F900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Header</w:t>
            </w:r>
          </w:p>
        </w:tc>
        <w:tc>
          <w:tcPr>
            <w:tcW w:w="1631" w:type="dxa"/>
            <w:tcBorders>
              <w:top w:val="nil"/>
              <w:left w:val="nil"/>
              <w:bottom w:val="single" w:sz="4" w:space="0" w:color="auto"/>
              <w:right w:val="single" w:sz="4" w:space="0" w:color="auto"/>
            </w:tcBorders>
            <w:noWrap/>
            <w:vAlign w:val="bottom"/>
            <w:hideMark/>
          </w:tcPr>
          <w:p w14:paraId="58849DD4"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proofErr w:type="gramStart"/>
            <w:r w:rsidRPr="004F3044">
              <w:rPr>
                <w:rFonts w:ascii="Aptos Narrow" w:eastAsia="Times New Roman" w:hAnsi="Aptos Narrow" w:cs="Times New Roman"/>
                <w:color w:val="000000"/>
                <w:kern w:val="0"/>
                <w:szCs w:val="24"/>
                <w:lang w:val="en-US"/>
                <w14:ligatures w14:val="none"/>
              </w:rPr>
              <w:t>Ricerca</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proofErr w:type="gramEnd"/>
            <w:r w:rsidRPr="004F3044">
              <w:rPr>
                <w:rFonts w:ascii="Aptos Narrow" w:eastAsia="Times New Roman" w:hAnsi="Aptos Narrow" w:cs="Times New Roman"/>
                <w:color w:val="000000"/>
                <w:kern w:val="0"/>
                <w:szCs w:val="24"/>
                <w:lang w:val="en-US"/>
                <w14:ligatures w14:val="none"/>
              </w:rPr>
              <w:t>lista</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risultati</w:t>
            </w:r>
            <w:proofErr w:type="spellEnd"/>
          </w:p>
        </w:tc>
        <w:tc>
          <w:tcPr>
            <w:tcW w:w="4216" w:type="dxa"/>
            <w:tcBorders>
              <w:top w:val="nil"/>
              <w:left w:val="nil"/>
              <w:bottom w:val="single" w:sz="4" w:space="0" w:color="auto"/>
              <w:right w:val="single" w:sz="4" w:space="0" w:color="auto"/>
            </w:tcBorders>
            <w:noWrap/>
            <w:vAlign w:val="bottom"/>
            <w:hideMark/>
          </w:tcPr>
          <w:p w14:paraId="72A7A694"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poter compiere azioni rapide (aprire schede, pianificare appuntamenti, inviare comunicazioni, esportare dati) direttamente dalla lista risultati, così da ottimizzare il mio lavoro.</w:t>
            </w:r>
          </w:p>
        </w:tc>
      </w:tr>
      <w:tr w:rsidR="002857BE" w:rsidRPr="0087452E" w14:paraId="3402C1BB"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158BE14B"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6</w:t>
            </w:r>
          </w:p>
        </w:tc>
        <w:tc>
          <w:tcPr>
            <w:tcW w:w="1337" w:type="dxa"/>
            <w:tcBorders>
              <w:top w:val="nil"/>
              <w:left w:val="nil"/>
              <w:bottom w:val="single" w:sz="4" w:space="0" w:color="auto"/>
              <w:right w:val="single" w:sz="4" w:space="0" w:color="auto"/>
            </w:tcBorders>
            <w:noWrap/>
            <w:vAlign w:val="bottom"/>
            <w:hideMark/>
          </w:tcPr>
          <w:p w14:paraId="324EBE22"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Elementi</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comuni</w:t>
            </w:r>
            <w:proofErr w:type="spellEnd"/>
          </w:p>
        </w:tc>
        <w:tc>
          <w:tcPr>
            <w:tcW w:w="785" w:type="dxa"/>
            <w:tcBorders>
              <w:top w:val="nil"/>
              <w:left w:val="nil"/>
              <w:bottom w:val="single" w:sz="4" w:space="0" w:color="auto"/>
              <w:right w:val="single" w:sz="4" w:space="0" w:color="auto"/>
            </w:tcBorders>
            <w:noWrap/>
            <w:vAlign w:val="bottom"/>
            <w:hideMark/>
          </w:tcPr>
          <w:p w14:paraId="11E0E78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7C201E2E"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 xml:space="preserve">Menu </w:t>
            </w:r>
            <w:proofErr w:type="spellStart"/>
            <w:r w:rsidRPr="004F3044">
              <w:rPr>
                <w:rFonts w:ascii="Aptos Narrow" w:eastAsia="Times New Roman" w:hAnsi="Aptos Narrow" w:cs="Times New Roman"/>
                <w:color w:val="000000"/>
                <w:kern w:val="0"/>
                <w:szCs w:val="24"/>
                <w:lang w:val="en-US"/>
                <w14:ligatures w14:val="none"/>
              </w:rPr>
              <w:t>Laterale</w:t>
            </w:r>
            <w:proofErr w:type="spellEnd"/>
          </w:p>
        </w:tc>
        <w:tc>
          <w:tcPr>
            <w:tcW w:w="1631" w:type="dxa"/>
            <w:tcBorders>
              <w:top w:val="nil"/>
              <w:left w:val="nil"/>
              <w:bottom w:val="single" w:sz="4" w:space="0" w:color="auto"/>
              <w:right w:val="single" w:sz="4" w:space="0" w:color="auto"/>
            </w:tcBorders>
            <w:noWrap/>
            <w:vAlign w:val="bottom"/>
            <w:hideMark/>
          </w:tcPr>
          <w:p w14:paraId="7732C49E" w14:textId="2B7FF7B5"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 xml:space="preserve">Integrazione voci di menu necessarie </w:t>
            </w:r>
            <w:proofErr w:type="gramStart"/>
            <w:r w:rsidRPr="004F3044">
              <w:rPr>
                <w:rFonts w:ascii="Aptos Narrow" w:eastAsia="Times New Roman" w:hAnsi="Aptos Narrow" w:cs="Times New Roman"/>
                <w:color w:val="000000"/>
                <w:kern w:val="0"/>
                <w:szCs w:val="24"/>
                <w:lang w:val="it-IT"/>
                <w14:ligatures w14:val="none"/>
              </w:rPr>
              <w:t>per di</w:t>
            </w:r>
            <w:proofErr w:type="gramEnd"/>
            <w:r w:rsidRPr="004F3044">
              <w:rPr>
                <w:rFonts w:ascii="Aptos Narrow" w:eastAsia="Times New Roman" w:hAnsi="Aptos Narrow" w:cs="Times New Roman"/>
                <w:color w:val="000000"/>
                <w:kern w:val="0"/>
                <w:szCs w:val="24"/>
                <w:lang w:val="it-IT"/>
                <w14:ligatures w14:val="none"/>
              </w:rPr>
              <w:t xml:space="preserve"> MVP0</w:t>
            </w:r>
          </w:p>
        </w:tc>
        <w:tc>
          <w:tcPr>
            <w:tcW w:w="4216" w:type="dxa"/>
            <w:tcBorders>
              <w:top w:val="nil"/>
              <w:left w:val="nil"/>
              <w:bottom w:val="single" w:sz="4" w:space="0" w:color="auto"/>
              <w:right w:val="single" w:sz="4" w:space="0" w:color="auto"/>
            </w:tcBorders>
            <w:noWrap/>
            <w:vAlign w:val="bottom"/>
            <w:hideMark/>
          </w:tcPr>
          <w:p w14:paraId="71ADCF9E"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accedere alle funzionalità CRM da nuove voci di menu, così da navigare rapidamente tra clienti, appuntamenti, lead, opportunità e portafoglio.</w:t>
            </w:r>
          </w:p>
        </w:tc>
      </w:tr>
      <w:tr w:rsidR="002857BE" w:rsidRPr="0087452E" w14:paraId="12AD5FC8"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6273CD7E"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8</w:t>
            </w:r>
          </w:p>
        </w:tc>
        <w:tc>
          <w:tcPr>
            <w:tcW w:w="1337" w:type="dxa"/>
            <w:tcBorders>
              <w:top w:val="nil"/>
              <w:left w:val="nil"/>
              <w:bottom w:val="single" w:sz="4" w:space="0" w:color="auto"/>
              <w:right w:val="single" w:sz="4" w:space="0" w:color="auto"/>
            </w:tcBorders>
            <w:noWrap/>
            <w:vAlign w:val="bottom"/>
            <w:hideMark/>
          </w:tcPr>
          <w:p w14:paraId="0F9F41CE"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Elementi</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comuni</w:t>
            </w:r>
            <w:proofErr w:type="spellEnd"/>
          </w:p>
        </w:tc>
        <w:tc>
          <w:tcPr>
            <w:tcW w:w="785" w:type="dxa"/>
            <w:tcBorders>
              <w:top w:val="nil"/>
              <w:left w:val="nil"/>
              <w:bottom w:val="single" w:sz="4" w:space="0" w:color="auto"/>
              <w:right w:val="single" w:sz="4" w:space="0" w:color="auto"/>
            </w:tcBorders>
            <w:noWrap/>
            <w:vAlign w:val="bottom"/>
            <w:hideMark/>
          </w:tcPr>
          <w:p w14:paraId="6BAC25F1"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463891E6"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 xml:space="preserve">Widget </w:t>
            </w:r>
            <w:proofErr w:type="spellStart"/>
            <w:r w:rsidRPr="004F3044">
              <w:rPr>
                <w:rFonts w:ascii="Aptos Narrow" w:eastAsia="Times New Roman" w:hAnsi="Aptos Narrow" w:cs="Times New Roman"/>
                <w:color w:val="000000"/>
                <w:kern w:val="0"/>
                <w:szCs w:val="24"/>
                <w:lang w:val="en-US"/>
                <w14:ligatures w14:val="none"/>
              </w:rPr>
              <w:t>collaborazione</w:t>
            </w:r>
            <w:proofErr w:type="spellEnd"/>
          </w:p>
        </w:tc>
        <w:tc>
          <w:tcPr>
            <w:tcW w:w="1631" w:type="dxa"/>
            <w:tcBorders>
              <w:top w:val="nil"/>
              <w:left w:val="nil"/>
              <w:bottom w:val="single" w:sz="4" w:space="0" w:color="auto"/>
              <w:right w:val="single" w:sz="4" w:space="0" w:color="auto"/>
            </w:tcBorders>
            <w:noWrap/>
            <w:vAlign w:val="bottom"/>
            <w:hideMark/>
          </w:tcPr>
          <w:p w14:paraId="03420E6F"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Integrazione</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collaborazione</w:t>
            </w:r>
            <w:proofErr w:type="spellEnd"/>
          </w:p>
        </w:tc>
        <w:tc>
          <w:tcPr>
            <w:tcW w:w="4216" w:type="dxa"/>
            <w:tcBorders>
              <w:top w:val="nil"/>
              <w:left w:val="nil"/>
              <w:bottom w:val="single" w:sz="4" w:space="0" w:color="auto"/>
              <w:right w:val="single" w:sz="4" w:space="0" w:color="auto"/>
            </w:tcBorders>
            <w:noWrap/>
            <w:vAlign w:val="bottom"/>
            <w:hideMark/>
          </w:tcPr>
          <w:p w14:paraId="18305EB1"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una finestra di collaborazione integrata per condividere messaggi e contenuti con colleghi e responsabili, così da velocizzare la comunicazione interna.</w:t>
            </w:r>
          </w:p>
        </w:tc>
      </w:tr>
      <w:tr w:rsidR="002857BE" w:rsidRPr="0087452E" w14:paraId="3F19E126"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20403DF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9</w:t>
            </w:r>
          </w:p>
        </w:tc>
        <w:tc>
          <w:tcPr>
            <w:tcW w:w="1337" w:type="dxa"/>
            <w:tcBorders>
              <w:top w:val="nil"/>
              <w:left w:val="nil"/>
              <w:bottom w:val="single" w:sz="4" w:space="0" w:color="auto"/>
              <w:right w:val="single" w:sz="4" w:space="0" w:color="auto"/>
            </w:tcBorders>
            <w:noWrap/>
            <w:vAlign w:val="bottom"/>
            <w:hideMark/>
          </w:tcPr>
          <w:p w14:paraId="5B96236A"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Elementi</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comuni</w:t>
            </w:r>
            <w:proofErr w:type="spellEnd"/>
          </w:p>
        </w:tc>
        <w:tc>
          <w:tcPr>
            <w:tcW w:w="785" w:type="dxa"/>
            <w:tcBorders>
              <w:top w:val="nil"/>
              <w:left w:val="nil"/>
              <w:bottom w:val="single" w:sz="4" w:space="0" w:color="auto"/>
              <w:right w:val="single" w:sz="4" w:space="0" w:color="auto"/>
            </w:tcBorders>
            <w:noWrap/>
            <w:vAlign w:val="bottom"/>
            <w:hideMark/>
          </w:tcPr>
          <w:p w14:paraId="29D98EEC"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1A4CBF6A"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Action cross</w:t>
            </w:r>
          </w:p>
        </w:tc>
        <w:tc>
          <w:tcPr>
            <w:tcW w:w="1631" w:type="dxa"/>
            <w:tcBorders>
              <w:top w:val="nil"/>
              <w:left w:val="nil"/>
              <w:bottom w:val="single" w:sz="4" w:space="0" w:color="auto"/>
              <w:right w:val="single" w:sz="4" w:space="0" w:color="auto"/>
            </w:tcBorders>
            <w:noWrap/>
            <w:vAlign w:val="bottom"/>
            <w:hideMark/>
          </w:tcPr>
          <w:p w14:paraId="0D580A85"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Salvataggio</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viste</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preferite</w:t>
            </w:r>
            <w:proofErr w:type="spellEnd"/>
          </w:p>
        </w:tc>
        <w:tc>
          <w:tcPr>
            <w:tcW w:w="4216" w:type="dxa"/>
            <w:tcBorders>
              <w:top w:val="nil"/>
              <w:left w:val="nil"/>
              <w:bottom w:val="single" w:sz="4" w:space="0" w:color="auto"/>
              <w:right w:val="single" w:sz="4" w:space="0" w:color="auto"/>
            </w:tcBorders>
            <w:noWrap/>
            <w:vAlign w:val="bottom"/>
            <w:hideMark/>
          </w:tcPr>
          <w:p w14:paraId="05984EF6"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un'icona per poter salvare le mie viste preferite filtrate in modo da poter reimpostare con un click in navigazioni successive</w:t>
            </w:r>
          </w:p>
        </w:tc>
      </w:tr>
      <w:tr w:rsidR="002857BE" w:rsidRPr="0087452E" w14:paraId="40A56EF8"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5EDF47F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10</w:t>
            </w:r>
          </w:p>
        </w:tc>
        <w:tc>
          <w:tcPr>
            <w:tcW w:w="1337" w:type="dxa"/>
            <w:tcBorders>
              <w:top w:val="nil"/>
              <w:left w:val="nil"/>
              <w:bottom w:val="single" w:sz="4" w:space="0" w:color="auto"/>
              <w:right w:val="single" w:sz="4" w:space="0" w:color="auto"/>
            </w:tcBorders>
            <w:noWrap/>
            <w:vAlign w:val="bottom"/>
            <w:hideMark/>
          </w:tcPr>
          <w:p w14:paraId="36D8D4C7" w14:textId="77777777" w:rsidR="002857BE" w:rsidRPr="004F3044" w:rsidRDefault="002857BE">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Elementi</w:t>
            </w:r>
            <w:proofErr w:type="spellEnd"/>
            <w:r w:rsidRPr="004F3044">
              <w:rPr>
                <w:rFonts w:ascii="Aptos Narrow" w:eastAsia="Times New Roman" w:hAnsi="Aptos Narrow" w:cs="Times New Roman"/>
                <w:color w:val="000000"/>
                <w:kern w:val="0"/>
                <w:szCs w:val="24"/>
                <w:lang w:val="en-US"/>
                <w14:ligatures w14:val="none"/>
              </w:rPr>
              <w:t xml:space="preserve"> </w:t>
            </w:r>
            <w:proofErr w:type="spellStart"/>
            <w:r w:rsidRPr="004F3044">
              <w:rPr>
                <w:rFonts w:ascii="Aptos Narrow" w:eastAsia="Times New Roman" w:hAnsi="Aptos Narrow" w:cs="Times New Roman"/>
                <w:color w:val="000000"/>
                <w:kern w:val="0"/>
                <w:szCs w:val="24"/>
                <w:lang w:val="en-US"/>
                <w14:ligatures w14:val="none"/>
              </w:rPr>
              <w:t>comuni</w:t>
            </w:r>
            <w:proofErr w:type="spellEnd"/>
          </w:p>
        </w:tc>
        <w:tc>
          <w:tcPr>
            <w:tcW w:w="785" w:type="dxa"/>
            <w:tcBorders>
              <w:top w:val="nil"/>
              <w:left w:val="nil"/>
              <w:bottom w:val="single" w:sz="4" w:space="0" w:color="auto"/>
              <w:right w:val="single" w:sz="4" w:space="0" w:color="auto"/>
            </w:tcBorders>
            <w:noWrap/>
            <w:vAlign w:val="bottom"/>
            <w:hideMark/>
          </w:tcPr>
          <w:p w14:paraId="3767AE69"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1F9ABD0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Action cross</w:t>
            </w:r>
          </w:p>
        </w:tc>
        <w:tc>
          <w:tcPr>
            <w:tcW w:w="1631" w:type="dxa"/>
            <w:tcBorders>
              <w:top w:val="nil"/>
              <w:left w:val="nil"/>
              <w:bottom w:val="single" w:sz="4" w:space="0" w:color="auto"/>
              <w:right w:val="single" w:sz="4" w:space="0" w:color="auto"/>
            </w:tcBorders>
            <w:noWrap/>
            <w:vAlign w:val="bottom"/>
            <w:hideMark/>
          </w:tcPr>
          <w:p w14:paraId="0E516E16"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Scarica e condividi dei chart/tabelle</w:t>
            </w:r>
          </w:p>
        </w:tc>
        <w:tc>
          <w:tcPr>
            <w:tcW w:w="4216" w:type="dxa"/>
            <w:tcBorders>
              <w:top w:val="nil"/>
              <w:left w:val="nil"/>
              <w:bottom w:val="single" w:sz="4" w:space="0" w:color="auto"/>
              <w:right w:val="single" w:sz="4" w:space="0" w:color="auto"/>
            </w:tcBorders>
            <w:noWrap/>
            <w:vAlign w:val="bottom"/>
            <w:hideMark/>
          </w:tcPr>
          <w:p w14:paraId="64F90799"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poter esportare i chart e viste così da poterle condividere con colleghi ed analizzarle anche offline</w:t>
            </w:r>
          </w:p>
        </w:tc>
      </w:tr>
      <w:tr w:rsidR="002857BE" w:rsidRPr="0087452E" w14:paraId="1BB6296F" w14:textId="77777777">
        <w:trPr>
          <w:trHeight w:val="1646"/>
        </w:trPr>
        <w:tc>
          <w:tcPr>
            <w:tcW w:w="460" w:type="dxa"/>
            <w:tcBorders>
              <w:top w:val="nil"/>
              <w:left w:val="single" w:sz="4" w:space="0" w:color="auto"/>
              <w:bottom w:val="single" w:sz="4" w:space="0" w:color="auto"/>
              <w:right w:val="single" w:sz="4" w:space="0" w:color="auto"/>
            </w:tcBorders>
            <w:noWrap/>
            <w:vAlign w:val="bottom"/>
            <w:hideMark/>
          </w:tcPr>
          <w:p w14:paraId="57CE597B"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19</w:t>
            </w:r>
          </w:p>
        </w:tc>
        <w:tc>
          <w:tcPr>
            <w:tcW w:w="1337" w:type="dxa"/>
            <w:tcBorders>
              <w:top w:val="nil"/>
              <w:left w:val="nil"/>
              <w:bottom w:val="single" w:sz="4" w:space="0" w:color="auto"/>
              <w:right w:val="single" w:sz="4" w:space="0" w:color="auto"/>
            </w:tcBorders>
            <w:noWrap/>
            <w:vAlign w:val="bottom"/>
            <w:hideMark/>
          </w:tcPr>
          <w:p w14:paraId="224B9EF3"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 xml:space="preserve">Gestione lead ed </w:t>
            </w:r>
            <w:proofErr w:type="spellStart"/>
            <w:r w:rsidRPr="004F3044">
              <w:rPr>
                <w:rFonts w:ascii="Aptos Narrow" w:eastAsia="Times New Roman" w:hAnsi="Aptos Narrow" w:cs="Times New Roman"/>
                <w:color w:val="000000"/>
                <w:kern w:val="0"/>
                <w:szCs w:val="24"/>
                <w:lang w:val="en-US"/>
                <w14:ligatures w14:val="none"/>
              </w:rPr>
              <w:t>opportunità</w:t>
            </w:r>
            <w:proofErr w:type="spellEnd"/>
          </w:p>
        </w:tc>
        <w:tc>
          <w:tcPr>
            <w:tcW w:w="785" w:type="dxa"/>
            <w:tcBorders>
              <w:top w:val="nil"/>
              <w:left w:val="nil"/>
              <w:bottom w:val="single" w:sz="4" w:space="0" w:color="auto"/>
              <w:right w:val="single" w:sz="4" w:space="0" w:color="auto"/>
            </w:tcBorders>
            <w:noWrap/>
            <w:vAlign w:val="bottom"/>
            <w:hideMark/>
          </w:tcPr>
          <w:p w14:paraId="4A1D8CE5"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6AB30501"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w:t>
            </w:r>
          </w:p>
        </w:tc>
        <w:tc>
          <w:tcPr>
            <w:tcW w:w="1631" w:type="dxa"/>
            <w:tcBorders>
              <w:top w:val="nil"/>
              <w:left w:val="nil"/>
              <w:bottom w:val="single" w:sz="4" w:space="0" w:color="auto"/>
              <w:right w:val="single" w:sz="4" w:space="0" w:color="auto"/>
            </w:tcBorders>
            <w:noWrap/>
            <w:vAlign w:val="bottom"/>
            <w:hideMark/>
          </w:tcPr>
          <w:p w14:paraId="70D3F311"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 xml:space="preserve">Gestione lead - vista </w:t>
            </w:r>
            <w:proofErr w:type="spellStart"/>
            <w:r w:rsidRPr="004F3044">
              <w:rPr>
                <w:rFonts w:ascii="Aptos Narrow" w:eastAsia="Times New Roman" w:hAnsi="Aptos Narrow" w:cs="Times New Roman"/>
                <w:color w:val="000000"/>
                <w:kern w:val="0"/>
                <w:szCs w:val="24"/>
                <w:lang w:val="en-US"/>
                <w14:ligatures w14:val="none"/>
              </w:rPr>
              <w:t>gestore</w:t>
            </w:r>
            <w:proofErr w:type="spellEnd"/>
          </w:p>
        </w:tc>
        <w:tc>
          <w:tcPr>
            <w:tcW w:w="4216" w:type="dxa"/>
            <w:tcBorders>
              <w:top w:val="nil"/>
              <w:left w:val="nil"/>
              <w:bottom w:val="single" w:sz="4" w:space="0" w:color="auto"/>
              <w:right w:val="single" w:sz="4" w:space="0" w:color="auto"/>
            </w:tcBorders>
            <w:noWrap/>
            <w:vAlign w:val="bottom"/>
            <w:hideMark/>
          </w:tcPr>
          <w:p w14:paraId="0E20CF1C"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gestore retail, voglio visualizzare, filtrare e gestire tutte le lead di mia competenza con possibilità di aggiornamento, riassegnazione e qualificazione, così da massimizzare la conversione.</w:t>
            </w:r>
          </w:p>
        </w:tc>
      </w:tr>
      <w:tr w:rsidR="002857BE" w:rsidRPr="0087452E" w14:paraId="6832BBDF"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36604D02"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20</w:t>
            </w:r>
          </w:p>
        </w:tc>
        <w:tc>
          <w:tcPr>
            <w:tcW w:w="1337" w:type="dxa"/>
            <w:tcBorders>
              <w:top w:val="nil"/>
              <w:left w:val="nil"/>
              <w:bottom w:val="single" w:sz="4" w:space="0" w:color="auto"/>
              <w:right w:val="single" w:sz="4" w:space="0" w:color="auto"/>
            </w:tcBorders>
            <w:noWrap/>
            <w:vAlign w:val="bottom"/>
            <w:hideMark/>
          </w:tcPr>
          <w:p w14:paraId="27771CB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 xml:space="preserve">Gestione lead ed </w:t>
            </w:r>
            <w:proofErr w:type="spellStart"/>
            <w:r w:rsidRPr="004F3044">
              <w:rPr>
                <w:rFonts w:ascii="Aptos Narrow" w:eastAsia="Times New Roman" w:hAnsi="Aptos Narrow" w:cs="Times New Roman"/>
                <w:color w:val="000000"/>
                <w:kern w:val="0"/>
                <w:szCs w:val="24"/>
                <w:lang w:val="en-US"/>
                <w14:ligatures w14:val="none"/>
              </w:rPr>
              <w:t>opportunità</w:t>
            </w:r>
            <w:proofErr w:type="spellEnd"/>
          </w:p>
        </w:tc>
        <w:tc>
          <w:tcPr>
            <w:tcW w:w="785" w:type="dxa"/>
            <w:tcBorders>
              <w:top w:val="nil"/>
              <w:left w:val="nil"/>
              <w:bottom w:val="single" w:sz="4" w:space="0" w:color="auto"/>
              <w:right w:val="single" w:sz="4" w:space="0" w:color="auto"/>
            </w:tcBorders>
            <w:noWrap/>
            <w:vAlign w:val="bottom"/>
            <w:hideMark/>
          </w:tcPr>
          <w:p w14:paraId="1F95944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4865AAE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w:t>
            </w:r>
          </w:p>
        </w:tc>
        <w:tc>
          <w:tcPr>
            <w:tcW w:w="1631" w:type="dxa"/>
            <w:tcBorders>
              <w:top w:val="nil"/>
              <w:left w:val="nil"/>
              <w:bottom w:val="single" w:sz="4" w:space="0" w:color="auto"/>
              <w:right w:val="single" w:sz="4" w:space="0" w:color="auto"/>
            </w:tcBorders>
            <w:noWrap/>
            <w:vAlign w:val="bottom"/>
            <w:hideMark/>
          </w:tcPr>
          <w:p w14:paraId="7F5939B9"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Gestione lead - vista responsabile di filiale</w:t>
            </w:r>
          </w:p>
        </w:tc>
        <w:tc>
          <w:tcPr>
            <w:tcW w:w="4216" w:type="dxa"/>
            <w:tcBorders>
              <w:top w:val="nil"/>
              <w:left w:val="nil"/>
              <w:bottom w:val="single" w:sz="4" w:space="0" w:color="auto"/>
              <w:right w:val="single" w:sz="4" w:space="0" w:color="auto"/>
            </w:tcBorders>
            <w:noWrap/>
            <w:vAlign w:val="bottom"/>
            <w:hideMark/>
          </w:tcPr>
          <w:p w14:paraId="1D08730F" w14:textId="12FBD719"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 xml:space="preserve">Come responsabile di filiale, voglio visualizzare e gestire tutte le lead della filiale, assegnare o riassegnare le lead ai gestori o al </w:t>
            </w:r>
            <w:r w:rsidR="005F78CA">
              <w:rPr>
                <w:rFonts w:ascii="Aptos Narrow" w:eastAsia="Times New Roman" w:hAnsi="Aptos Narrow" w:cs="Times New Roman"/>
                <w:color w:val="000000"/>
                <w:kern w:val="0"/>
                <w:szCs w:val="24"/>
                <w:lang w:val="it-IT"/>
                <w14:ligatures w14:val="none"/>
              </w:rPr>
              <w:t>S</w:t>
            </w:r>
            <w:r w:rsidRPr="004F3044">
              <w:rPr>
                <w:rFonts w:ascii="Aptos Narrow" w:eastAsia="Times New Roman" w:hAnsi="Aptos Narrow" w:cs="Times New Roman"/>
                <w:color w:val="000000"/>
                <w:kern w:val="0"/>
                <w:szCs w:val="24"/>
                <w:lang w:val="it-IT"/>
                <w14:ligatures w14:val="none"/>
              </w:rPr>
              <w:t>ervizio clienti, e monitorare le conversioni e la qualità delle lead.</w:t>
            </w:r>
          </w:p>
        </w:tc>
      </w:tr>
      <w:tr w:rsidR="002857BE" w:rsidRPr="0087452E" w14:paraId="1F31F838"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7D5E476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22</w:t>
            </w:r>
          </w:p>
        </w:tc>
        <w:tc>
          <w:tcPr>
            <w:tcW w:w="1337" w:type="dxa"/>
            <w:tcBorders>
              <w:top w:val="nil"/>
              <w:left w:val="nil"/>
              <w:bottom w:val="single" w:sz="4" w:space="0" w:color="auto"/>
              <w:right w:val="single" w:sz="4" w:space="0" w:color="auto"/>
            </w:tcBorders>
            <w:noWrap/>
            <w:vAlign w:val="bottom"/>
            <w:hideMark/>
          </w:tcPr>
          <w:p w14:paraId="24E6421D"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 xml:space="preserve">Gestione lead ed </w:t>
            </w:r>
            <w:proofErr w:type="spellStart"/>
            <w:r w:rsidRPr="004F3044">
              <w:rPr>
                <w:rFonts w:ascii="Aptos Narrow" w:eastAsia="Times New Roman" w:hAnsi="Aptos Narrow" w:cs="Times New Roman"/>
                <w:color w:val="000000"/>
                <w:kern w:val="0"/>
                <w:szCs w:val="24"/>
                <w:lang w:val="en-US"/>
                <w14:ligatures w14:val="none"/>
              </w:rPr>
              <w:t>opportunità</w:t>
            </w:r>
            <w:proofErr w:type="spellEnd"/>
          </w:p>
        </w:tc>
        <w:tc>
          <w:tcPr>
            <w:tcW w:w="785" w:type="dxa"/>
            <w:tcBorders>
              <w:top w:val="nil"/>
              <w:left w:val="nil"/>
              <w:bottom w:val="single" w:sz="4" w:space="0" w:color="auto"/>
              <w:right w:val="single" w:sz="4" w:space="0" w:color="auto"/>
            </w:tcBorders>
            <w:noWrap/>
            <w:vAlign w:val="bottom"/>
            <w:hideMark/>
          </w:tcPr>
          <w:p w14:paraId="30832A9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330533A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w:t>
            </w:r>
          </w:p>
        </w:tc>
        <w:tc>
          <w:tcPr>
            <w:tcW w:w="1631" w:type="dxa"/>
            <w:tcBorders>
              <w:top w:val="nil"/>
              <w:left w:val="nil"/>
              <w:bottom w:val="single" w:sz="4" w:space="0" w:color="auto"/>
              <w:right w:val="single" w:sz="4" w:space="0" w:color="auto"/>
            </w:tcBorders>
            <w:noWrap/>
            <w:vAlign w:val="bottom"/>
            <w:hideMark/>
          </w:tcPr>
          <w:p w14:paraId="699B56D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 xml:space="preserve">Gestione lead - </w:t>
            </w:r>
            <w:proofErr w:type="spellStart"/>
            <w:r w:rsidRPr="004F3044">
              <w:rPr>
                <w:rFonts w:ascii="Aptos Narrow" w:eastAsia="Times New Roman" w:hAnsi="Aptos Narrow" w:cs="Times New Roman"/>
                <w:color w:val="000000"/>
                <w:kern w:val="0"/>
                <w:szCs w:val="24"/>
                <w:lang w:val="en-US"/>
                <w14:ligatures w14:val="none"/>
              </w:rPr>
              <w:t>creazione</w:t>
            </w:r>
            <w:proofErr w:type="spellEnd"/>
            <w:r w:rsidRPr="004F3044">
              <w:rPr>
                <w:rFonts w:ascii="Aptos Narrow" w:eastAsia="Times New Roman" w:hAnsi="Aptos Narrow" w:cs="Times New Roman"/>
                <w:color w:val="000000"/>
                <w:kern w:val="0"/>
                <w:szCs w:val="24"/>
                <w:lang w:val="en-US"/>
                <w14:ligatures w14:val="none"/>
              </w:rPr>
              <w:t xml:space="preserve"> lead </w:t>
            </w:r>
            <w:proofErr w:type="spellStart"/>
            <w:r w:rsidRPr="004F3044">
              <w:rPr>
                <w:rFonts w:ascii="Aptos Narrow" w:eastAsia="Times New Roman" w:hAnsi="Aptos Narrow" w:cs="Times New Roman"/>
                <w:color w:val="000000"/>
                <w:kern w:val="0"/>
                <w:szCs w:val="24"/>
                <w:lang w:val="en-US"/>
                <w14:ligatures w14:val="none"/>
              </w:rPr>
              <w:t>manuale</w:t>
            </w:r>
            <w:proofErr w:type="spellEnd"/>
          </w:p>
        </w:tc>
        <w:tc>
          <w:tcPr>
            <w:tcW w:w="4216" w:type="dxa"/>
            <w:tcBorders>
              <w:top w:val="nil"/>
              <w:left w:val="nil"/>
              <w:bottom w:val="single" w:sz="4" w:space="0" w:color="auto"/>
              <w:right w:val="single" w:sz="4" w:space="0" w:color="auto"/>
            </w:tcBorders>
            <w:noWrap/>
            <w:vAlign w:val="bottom"/>
            <w:hideMark/>
          </w:tcPr>
          <w:p w14:paraId="0760949D"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 xml:space="preserve">Come gestore, voglio poter avviare la creazione di una nuova lead manualmente, agganciandola ad account esistente o creando un nuovo </w:t>
            </w:r>
            <w:proofErr w:type="spellStart"/>
            <w:r w:rsidRPr="004F3044">
              <w:rPr>
                <w:rFonts w:ascii="Aptos Narrow" w:eastAsia="Times New Roman" w:hAnsi="Aptos Narrow" w:cs="Times New Roman"/>
                <w:color w:val="000000"/>
                <w:kern w:val="0"/>
                <w:szCs w:val="24"/>
                <w:lang w:val="it-IT"/>
                <w14:ligatures w14:val="none"/>
              </w:rPr>
              <w:t>prospect</w:t>
            </w:r>
            <w:proofErr w:type="spellEnd"/>
            <w:r w:rsidRPr="004F3044">
              <w:rPr>
                <w:rFonts w:ascii="Aptos Narrow" w:eastAsia="Times New Roman" w:hAnsi="Aptos Narrow" w:cs="Times New Roman"/>
                <w:color w:val="000000"/>
                <w:kern w:val="0"/>
                <w:szCs w:val="24"/>
                <w:lang w:val="it-IT"/>
                <w14:ligatures w14:val="none"/>
              </w:rPr>
              <w:t>, così da ampliare il portafoglio di potenziali clienti.</w:t>
            </w:r>
          </w:p>
        </w:tc>
      </w:tr>
      <w:tr w:rsidR="002857BE" w:rsidRPr="0087452E" w14:paraId="5A050708" w14:textId="77777777">
        <w:trPr>
          <w:trHeight w:val="318"/>
        </w:trPr>
        <w:tc>
          <w:tcPr>
            <w:tcW w:w="460" w:type="dxa"/>
            <w:tcBorders>
              <w:top w:val="nil"/>
              <w:left w:val="single" w:sz="4" w:space="0" w:color="auto"/>
              <w:bottom w:val="single" w:sz="4" w:space="0" w:color="auto"/>
              <w:right w:val="single" w:sz="4" w:space="0" w:color="auto"/>
            </w:tcBorders>
            <w:noWrap/>
            <w:vAlign w:val="bottom"/>
            <w:hideMark/>
          </w:tcPr>
          <w:p w14:paraId="5B0C442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23</w:t>
            </w:r>
          </w:p>
        </w:tc>
        <w:tc>
          <w:tcPr>
            <w:tcW w:w="1337" w:type="dxa"/>
            <w:tcBorders>
              <w:top w:val="nil"/>
              <w:left w:val="nil"/>
              <w:bottom w:val="single" w:sz="4" w:space="0" w:color="auto"/>
              <w:right w:val="single" w:sz="4" w:space="0" w:color="auto"/>
            </w:tcBorders>
            <w:noWrap/>
            <w:vAlign w:val="bottom"/>
            <w:hideMark/>
          </w:tcPr>
          <w:p w14:paraId="009E59EB"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 xml:space="preserve">Gestione lead ed </w:t>
            </w:r>
            <w:proofErr w:type="spellStart"/>
            <w:r w:rsidRPr="004F3044">
              <w:rPr>
                <w:rFonts w:ascii="Aptos Narrow" w:eastAsia="Times New Roman" w:hAnsi="Aptos Narrow" w:cs="Times New Roman"/>
                <w:color w:val="000000"/>
                <w:kern w:val="0"/>
                <w:szCs w:val="24"/>
                <w:lang w:val="en-US"/>
                <w14:ligatures w14:val="none"/>
              </w:rPr>
              <w:t>opportunità</w:t>
            </w:r>
            <w:proofErr w:type="spellEnd"/>
          </w:p>
        </w:tc>
        <w:tc>
          <w:tcPr>
            <w:tcW w:w="785" w:type="dxa"/>
            <w:tcBorders>
              <w:top w:val="nil"/>
              <w:left w:val="nil"/>
              <w:bottom w:val="single" w:sz="4" w:space="0" w:color="auto"/>
              <w:right w:val="single" w:sz="4" w:space="0" w:color="auto"/>
            </w:tcBorders>
            <w:noWrap/>
            <w:vAlign w:val="bottom"/>
            <w:hideMark/>
          </w:tcPr>
          <w:p w14:paraId="55EC3B2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62A521A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w:t>
            </w:r>
          </w:p>
        </w:tc>
        <w:tc>
          <w:tcPr>
            <w:tcW w:w="1631" w:type="dxa"/>
            <w:tcBorders>
              <w:top w:val="nil"/>
              <w:left w:val="nil"/>
              <w:bottom w:val="single" w:sz="4" w:space="0" w:color="auto"/>
              <w:right w:val="single" w:sz="4" w:space="0" w:color="auto"/>
            </w:tcBorders>
            <w:noWrap/>
            <w:vAlign w:val="bottom"/>
            <w:hideMark/>
          </w:tcPr>
          <w:p w14:paraId="7408DF9A"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Gestione lead - Resp. Filiale imposta regole automatiche di assegnazione</w:t>
            </w:r>
          </w:p>
        </w:tc>
        <w:tc>
          <w:tcPr>
            <w:tcW w:w="4216" w:type="dxa"/>
            <w:tcBorders>
              <w:top w:val="nil"/>
              <w:left w:val="nil"/>
              <w:bottom w:val="single" w:sz="4" w:space="0" w:color="auto"/>
              <w:right w:val="single" w:sz="4" w:space="0" w:color="auto"/>
            </w:tcBorders>
            <w:noWrap/>
            <w:vAlign w:val="bottom"/>
            <w:hideMark/>
          </w:tcPr>
          <w:p w14:paraId="13771248"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responsabile di filiale, voglio impostare regole automatiche di assegnazione delle lead in base a variabili specifiche, così da ottimizzare la distribuzione del carico di lavoro.</w:t>
            </w:r>
          </w:p>
        </w:tc>
      </w:tr>
    </w:tbl>
    <w:p w14:paraId="1347A6C3" w14:textId="77777777" w:rsidR="00027BE6" w:rsidRDefault="00027BE6" w:rsidP="001D48AA">
      <w:pPr>
        <w:pStyle w:val="Heading1"/>
        <w:numPr>
          <w:ilvl w:val="0"/>
          <w:numId w:val="0"/>
        </w:numPr>
        <w:spacing w:before="0"/>
        <w:ind w:left="312"/>
        <w:rPr>
          <w:lang w:val="it-IT"/>
        </w:rPr>
      </w:pPr>
    </w:p>
    <w:sectPr w:rsidR="00027BE6" w:rsidSect="00B74FDF">
      <w:headerReference w:type="default" r:id="rId43"/>
      <w:footerReference w:type="even" r:id="rId44"/>
      <w:footerReference w:type="default" r:id="rId45"/>
      <w:headerReference w:type="first" r:id="rId46"/>
      <w:footerReference w:type="first" r:id="rId47"/>
      <w:pgSz w:w="11906" w:h="16838" w:code="9"/>
      <w:pgMar w:top="1985" w:right="1134" w:bottom="1418" w:left="1134" w:header="68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Stefania Perfetto" w:date="2026-01-21T11:52:00Z" w:initials="SP">
    <w:p w14:paraId="5F224020" w14:textId="77777777" w:rsidR="00082167" w:rsidRPr="00174137" w:rsidRDefault="00BF6578" w:rsidP="00082167">
      <w:pPr>
        <w:pStyle w:val="CommentText"/>
        <w:rPr>
          <w:lang w:val="it-IT"/>
        </w:rPr>
      </w:pPr>
      <w:r>
        <w:rPr>
          <w:rStyle w:val="CommentReference"/>
        </w:rPr>
        <w:annotationRef/>
      </w:r>
      <w:r w:rsidR="00082167" w:rsidRPr="00174137">
        <w:rPr>
          <w:lang w:val="it-IT"/>
        </w:rPr>
        <w:t>Sarebbe meglio che venisse compilato il template dei ruoli</w:t>
      </w:r>
    </w:p>
  </w:comment>
  <w:comment w:id="15" w:author="Castelli, Alessandro" w:date="2026-02-02T18:31:00Z" w:initials="AC">
    <w:p w14:paraId="7CCB2D2C" w14:textId="77777777" w:rsidR="003B41B4" w:rsidRPr="00174137" w:rsidRDefault="003B41B4" w:rsidP="003B41B4">
      <w:pPr>
        <w:pStyle w:val="CommentText"/>
        <w:rPr>
          <w:lang w:val="it-IT"/>
        </w:rPr>
      </w:pPr>
      <w:r>
        <w:rPr>
          <w:rStyle w:val="CommentReference"/>
        </w:rPr>
        <w:annotationRef/>
      </w:r>
      <w:r>
        <w:rPr>
          <w:lang w:val="it-IT"/>
        </w:rPr>
        <w:t>Non è un dubbio funzionale</w:t>
      </w:r>
    </w:p>
  </w:comment>
  <w:comment w:id="27" w:author="Stefania Perfetto" w:date="2026-01-21T11:55:00Z" w:initials="SP">
    <w:p w14:paraId="15213812" w14:textId="77777777" w:rsidR="0079327F" w:rsidRPr="00174137" w:rsidRDefault="00497950" w:rsidP="0079327F">
      <w:pPr>
        <w:pStyle w:val="CommentText"/>
        <w:rPr>
          <w:lang w:val="it-IT"/>
        </w:rPr>
      </w:pPr>
      <w:r>
        <w:rPr>
          <w:rStyle w:val="CommentReference"/>
        </w:rPr>
        <w:annotationRef/>
      </w:r>
      <w:r w:rsidR="0079327F" w:rsidRPr="00174137">
        <w:rPr>
          <w:lang w:val="it-IT"/>
        </w:rPr>
        <w:t>Come sono organizzati gli specialisti? In team? Se si che team? Come si smistano le lead in funzione di vari team?</w:t>
      </w:r>
    </w:p>
  </w:comment>
  <w:comment w:id="28" w:author="Portogallo, Sara" w:date="2026-02-02T10:56:00Z" w:initials="SP">
    <w:p w14:paraId="00A9F53C" w14:textId="77777777" w:rsidR="001B6CBC" w:rsidRPr="00174137" w:rsidRDefault="00577918" w:rsidP="001B6CBC">
      <w:pPr>
        <w:pStyle w:val="CommentText"/>
        <w:rPr>
          <w:lang w:val="it-IT"/>
        </w:rPr>
      </w:pPr>
      <w:r>
        <w:rPr>
          <w:rStyle w:val="CommentReference"/>
        </w:rPr>
        <w:annotationRef/>
      </w:r>
      <w:r w:rsidR="001B6CBC">
        <w:rPr>
          <w:lang w:val="it-IT"/>
        </w:rPr>
        <w:t>Gli specialisti sono organizzati in team, ciascuno dei quali guidato da un team leader. Le lead possono essere smistate tramite meccanismo di dispatching in continuità con as-is, assegnate dai team leader agli specialisti dei propri team, auto-assegnate (prese in carico) dai team specialist e team lead</w:t>
      </w:r>
    </w:p>
  </w:comment>
  <w:comment w:id="76" w:author="Stefania Perfetto" w:date="2026-01-21T12:07:00Z" w:initials="SP">
    <w:p w14:paraId="564388C9" w14:textId="4B35A88A" w:rsidR="00065AFA" w:rsidRPr="00174137" w:rsidRDefault="00065AFA" w:rsidP="00065AFA">
      <w:pPr>
        <w:pStyle w:val="CommentText"/>
        <w:rPr>
          <w:lang w:val="it-IT"/>
        </w:rPr>
      </w:pPr>
      <w:r>
        <w:rPr>
          <w:rStyle w:val="CommentReference"/>
        </w:rPr>
        <w:annotationRef/>
      </w:r>
      <w:r w:rsidRPr="00174137">
        <w:rPr>
          <w:lang w:val="it-IT"/>
        </w:rPr>
        <w:t>Quindi bisogna vedere regola 1 e 4?</w:t>
      </w:r>
    </w:p>
  </w:comment>
  <w:comment w:id="77" w:author="Portogallo, Sara" w:date="2026-02-02T11:00:00Z" w:initials="SP">
    <w:p w14:paraId="6477EE40" w14:textId="77777777" w:rsidR="006B3CFD" w:rsidRPr="00174137" w:rsidRDefault="004A79AE" w:rsidP="006B3CFD">
      <w:pPr>
        <w:pStyle w:val="CommentText"/>
        <w:rPr>
          <w:lang w:val="it-IT"/>
        </w:rPr>
      </w:pPr>
      <w:r>
        <w:rPr>
          <w:rStyle w:val="CommentReference"/>
        </w:rPr>
        <w:annotationRef/>
      </w:r>
      <w:r w:rsidR="006B3CFD">
        <w:rPr>
          <w:lang w:val="it-IT"/>
        </w:rPr>
        <w:t>Corretto, bisogna fare riferimento alle regole 1 e 4 per la prima lavorazione del Servizio clienti, alla regola 3 per lavorazione del Servizio clienti sussidiaria a quella Retail (co-gestione). Nel capitolo 5.2 si propone la lista di plugin di lead attualmente censiti, con il remapping delle regole di distribuzione associate</w:t>
      </w:r>
    </w:p>
  </w:comment>
  <w:comment w:id="78" w:author="Stefania Perfetto" w:date="2026-01-21T12:10:00Z" w:initials="SP">
    <w:p w14:paraId="79BD58BE" w14:textId="6DEA7DA2" w:rsidR="00090D37" w:rsidRPr="00174137" w:rsidRDefault="00090D37" w:rsidP="00090D37">
      <w:pPr>
        <w:pStyle w:val="CommentText"/>
        <w:rPr>
          <w:lang w:val="it-IT"/>
        </w:rPr>
      </w:pPr>
      <w:r>
        <w:rPr>
          <w:rStyle w:val="CommentReference"/>
        </w:rPr>
        <w:annotationRef/>
      </w:r>
      <w:r w:rsidRPr="00174137">
        <w:rPr>
          <w:lang w:val="it-IT"/>
        </w:rPr>
        <w:t>Quindi solo il numero 3?</w:t>
      </w:r>
    </w:p>
  </w:comment>
  <w:comment w:id="79" w:author="Portogallo, Sara" w:date="2026-02-02T11:16:00Z" w:initials="SP">
    <w:p w14:paraId="5013FF99" w14:textId="77777777" w:rsidR="002772A2" w:rsidRPr="00174137" w:rsidRDefault="002772A2" w:rsidP="002772A2">
      <w:pPr>
        <w:pStyle w:val="CommentText"/>
        <w:rPr>
          <w:lang w:val="it-IT"/>
        </w:rPr>
      </w:pPr>
      <w:r>
        <w:rPr>
          <w:rStyle w:val="CommentReference"/>
        </w:rPr>
        <w:annotationRef/>
      </w:r>
      <w:r>
        <w:rPr>
          <w:lang w:val="it-IT"/>
        </w:rPr>
        <w:t>Corretto, vale la regola numero 3 che indica un tempo di concorrenza pari a 12 ore</w:t>
      </w:r>
    </w:p>
  </w:comment>
  <w:comment w:id="80" w:author="Stefania Perfetto" w:date="2026-01-21T12:15:00Z" w:initials="SP">
    <w:p w14:paraId="1611CCAC" w14:textId="1444632C" w:rsidR="001A3B5B" w:rsidRPr="00174137" w:rsidRDefault="001A3B5B" w:rsidP="001A3B5B">
      <w:pPr>
        <w:pStyle w:val="CommentText"/>
        <w:rPr>
          <w:lang w:val="it-IT"/>
        </w:rPr>
      </w:pPr>
      <w:r>
        <w:rPr>
          <w:rStyle w:val="CommentReference"/>
        </w:rPr>
        <w:annotationRef/>
      </w:r>
      <w:r w:rsidRPr="00174137">
        <w:rPr>
          <w:lang w:val="it-IT"/>
        </w:rPr>
        <w:t>Solo regola 3?</w:t>
      </w:r>
    </w:p>
  </w:comment>
  <w:comment w:id="81" w:author="Portogallo, Sara" w:date="2026-02-02T11:21:00Z" w:initials="SP">
    <w:p w14:paraId="778ACA94" w14:textId="77777777" w:rsidR="00B06FC0" w:rsidRPr="00174137" w:rsidRDefault="00845253" w:rsidP="00B06FC0">
      <w:pPr>
        <w:pStyle w:val="CommentText"/>
        <w:rPr>
          <w:lang w:val="it-IT"/>
        </w:rPr>
      </w:pPr>
      <w:r>
        <w:rPr>
          <w:rStyle w:val="CommentReference"/>
        </w:rPr>
        <w:annotationRef/>
      </w:r>
      <w:r w:rsidR="00B06FC0">
        <w:rPr>
          <w:lang w:val="it-IT"/>
        </w:rPr>
        <w:t>La regola standard è la 3, ma sono previsti casi in cui non si applica . Nel capitolo 5.2 si propone la lista di plugin di lead attualmente censiti, con il remapping delle regole di distribuzione associate</w:t>
      </w:r>
    </w:p>
  </w:comment>
  <w:comment w:id="82" w:author="Stefania Perfetto" w:date="2026-01-21T12:15:00Z" w:initials="SP">
    <w:p w14:paraId="7BCB62BB" w14:textId="17FD6468" w:rsidR="00945E33" w:rsidRPr="00174137" w:rsidRDefault="00945E33" w:rsidP="00945E33">
      <w:pPr>
        <w:pStyle w:val="CommentText"/>
        <w:rPr>
          <w:lang w:val="it-IT"/>
        </w:rPr>
      </w:pPr>
      <w:r>
        <w:rPr>
          <w:rStyle w:val="CommentReference"/>
        </w:rPr>
        <w:annotationRef/>
      </w:r>
      <w:r w:rsidRPr="00174137">
        <w:rPr>
          <w:lang w:val="it-IT"/>
        </w:rPr>
        <w:t>Esito?</w:t>
      </w:r>
    </w:p>
  </w:comment>
  <w:comment w:id="83" w:author="Portogallo, Sara" w:date="2026-02-02T11:24:00Z" w:initials="SP">
    <w:p w14:paraId="4076C1C2" w14:textId="77777777" w:rsidR="00DC5C8D" w:rsidRPr="00174137" w:rsidRDefault="0034150C" w:rsidP="00DC5C8D">
      <w:pPr>
        <w:pStyle w:val="CommentText"/>
        <w:rPr>
          <w:lang w:val="it-IT"/>
        </w:rPr>
      </w:pPr>
      <w:r>
        <w:rPr>
          <w:rStyle w:val="CommentReference"/>
        </w:rPr>
        <w:annotationRef/>
      </w:r>
      <w:r w:rsidR="00DC5C8D">
        <w:rPr>
          <w:lang w:val="it-IT"/>
        </w:rPr>
        <w:t>L’esito, come specificato nel capitolo 4.6, corrisponde a “Non eseguito” se i tentativi sono stati effettuati dal Power dialer, “Non reperibile” nel caso di gestione manuale</w:t>
      </w:r>
    </w:p>
  </w:comment>
  <w:comment w:id="84" w:author="Stefania Perfetto" w:date="2026-01-21T12:16:00Z" w:initials="SP">
    <w:p w14:paraId="08C0E026" w14:textId="4D038164" w:rsidR="00875DDC" w:rsidRPr="00174137" w:rsidRDefault="00875DDC" w:rsidP="00875DDC">
      <w:pPr>
        <w:pStyle w:val="CommentText"/>
        <w:rPr>
          <w:lang w:val="it-IT"/>
        </w:rPr>
      </w:pPr>
      <w:r>
        <w:rPr>
          <w:rStyle w:val="CommentReference"/>
        </w:rPr>
        <w:annotationRef/>
      </w:r>
      <w:r w:rsidRPr="00174137">
        <w:rPr>
          <w:lang w:val="it-IT"/>
        </w:rPr>
        <w:t>Ma su SC su Rete?</w:t>
      </w:r>
    </w:p>
  </w:comment>
  <w:comment w:id="85" w:author="Portogallo, Sara" w:date="2026-02-02T11:40:00Z" w:initials="SP">
    <w:p w14:paraId="6DAD65E4" w14:textId="77777777" w:rsidR="00702C52" w:rsidRPr="00174137" w:rsidRDefault="00BC4A03" w:rsidP="00702C52">
      <w:pPr>
        <w:pStyle w:val="CommentText"/>
        <w:rPr>
          <w:lang w:val="it-IT"/>
        </w:rPr>
      </w:pPr>
      <w:r>
        <w:rPr>
          <w:rStyle w:val="CommentReference"/>
        </w:rPr>
        <w:annotationRef/>
      </w:r>
      <w:r w:rsidR="00702C52">
        <w:rPr>
          <w:lang w:val="it-IT"/>
        </w:rPr>
        <w:t>Le notifiche riguardano solo la Rete. Come specificato nel paragrafo 2.2, non sono previste notifiche di lead management per le figure del Servizio clienti</w:t>
      </w:r>
    </w:p>
  </w:comment>
  <w:comment w:id="86" w:author="Stefania Perfetto" w:date="2026-01-21T12:14:00Z" w:initials="SP">
    <w:p w14:paraId="123196F5" w14:textId="6C7F0045" w:rsidR="00ED0FFE" w:rsidRPr="00174137" w:rsidRDefault="00ED0FFE" w:rsidP="00ED0FFE">
      <w:pPr>
        <w:pStyle w:val="CommentText"/>
        <w:rPr>
          <w:lang w:val="it-IT"/>
        </w:rPr>
      </w:pPr>
      <w:r>
        <w:rPr>
          <w:rStyle w:val="CommentReference"/>
        </w:rPr>
        <w:annotationRef/>
      </w:r>
      <w:r w:rsidRPr="00174137">
        <w:rPr>
          <w:lang w:val="it-IT"/>
        </w:rPr>
        <w:t>Significa che: se nelle 12 ore che la lead è in carico solo alla rete, la rete prova a contattare il cliente 3 volte e non riesce, significa che la lead passa esclusivamente a SC? Quale sarebbe l’esito che descrive I tentativi di ricontatto?</w:t>
      </w:r>
    </w:p>
  </w:comment>
  <w:comment w:id="87" w:author="Portogallo, Sara" w:date="2026-02-02T12:39:00Z" w:initials="SP">
    <w:p w14:paraId="438A8488" w14:textId="77777777" w:rsidR="00D86B70" w:rsidRPr="00174137" w:rsidRDefault="003224F6" w:rsidP="00D86B70">
      <w:pPr>
        <w:pStyle w:val="CommentText"/>
        <w:rPr>
          <w:lang w:val="it-IT"/>
        </w:rPr>
      </w:pPr>
      <w:r>
        <w:rPr>
          <w:rStyle w:val="CommentReference"/>
        </w:rPr>
        <w:annotationRef/>
      </w:r>
      <w:r w:rsidR="00D86B70">
        <w:rPr>
          <w:lang w:val="it-IT"/>
        </w:rPr>
        <w:t>Il gestore di rete può prendere in carico la lead anche nel corso del periodo di concorrenza. Vale sempre il principio che, una volta presa in carico, possono essere effettuati sino a 3 tentativi a vuoto prima del passaggio della lead in gestione unica del servizio clienti. l'esito è “ Non risponde”</w:t>
      </w:r>
    </w:p>
    <w:p w14:paraId="0E03A9E3" w14:textId="77777777" w:rsidR="00D86B70" w:rsidRPr="00174137" w:rsidRDefault="00D86B70" w:rsidP="00D86B70">
      <w:pPr>
        <w:pStyle w:val="CommentText"/>
        <w:rPr>
          <w:lang w:val="it-IT"/>
        </w:rPr>
      </w:pPr>
      <w:r>
        <w:rPr>
          <w:lang w:val="it-IT"/>
        </w:rPr>
        <w:t xml:space="preserve">  </w:t>
      </w:r>
    </w:p>
  </w:comment>
  <w:comment w:id="88" w:author="Stefania Perfetto" w:date="2026-01-21T12:20:00Z" w:initials="SP">
    <w:p w14:paraId="6B383925" w14:textId="2CAD2F39" w:rsidR="00CE784D" w:rsidRPr="00174137" w:rsidRDefault="00CE784D" w:rsidP="00CE784D">
      <w:pPr>
        <w:pStyle w:val="CommentText"/>
        <w:rPr>
          <w:lang w:val="it-IT"/>
        </w:rPr>
      </w:pPr>
      <w:r>
        <w:rPr>
          <w:rStyle w:val="CommentReference"/>
        </w:rPr>
        <w:annotationRef/>
      </w:r>
      <w:r w:rsidRPr="00174137">
        <w:rPr>
          <w:lang w:val="it-IT"/>
        </w:rPr>
        <w:t xml:space="preserve">Se la rete ha in carico la lead, può prenderla in carico SC? </w:t>
      </w:r>
    </w:p>
  </w:comment>
  <w:comment w:id="89" w:author="Portogallo, Sara" w:date="2026-02-02T11:48:00Z" w:initials="SP">
    <w:p w14:paraId="6FF25886" w14:textId="77777777" w:rsidR="00722916" w:rsidRPr="00174137" w:rsidRDefault="00AC5A2F" w:rsidP="00722916">
      <w:pPr>
        <w:pStyle w:val="CommentText"/>
        <w:rPr>
          <w:lang w:val="it-IT"/>
        </w:rPr>
      </w:pPr>
      <w:r>
        <w:rPr>
          <w:rStyle w:val="CommentReference"/>
        </w:rPr>
        <w:annotationRef/>
      </w:r>
      <w:r w:rsidR="00722916">
        <w:rPr>
          <w:lang w:val="it-IT"/>
        </w:rPr>
        <w:t>No, se la lead è stata presa in carico da un attore della Rete  il Servizio clienti non può lavorarla fino all’eventuale passaggio in gestione unica al Servizio clienti a valle dei 3 tentativi senza risposta</w:t>
      </w:r>
    </w:p>
  </w:comment>
  <w:comment w:id="99" w:author="Stefania Perfetto" w:date="2026-01-21T12:23:00Z" w:initials="SP">
    <w:p w14:paraId="28051A71" w14:textId="059E1F24" w:rsidR="00095C63" w:rsidRPr="00174137" w:rsidRDefault="00095C63" w:rsidP="00095C63">
      <w:pPr>
        <w:pStyle w:val="CommentText"/>
        <w:rPr>
          <w:lang w:val="it-IT"/>
        </w:rPr>
      </w:pPr>
      <w:r>
        <w:rPr>
          <w:rStyle w:val="CommentReference"/>
        </w:rPr>
        <w:annotationRef/>
      </w:r>
      <w:r w:rsidRPr="00174137">
        <w:rPr>
          <w:lang w:val="it-IT"/>
        </w:rPr>
        <w:t>Uno specialista o può assegnare la lead o non può, per cui  non si può gestire in questo modo, potrà farlo solo il team lead</w:t>
      </w:r>
    </w:p>
  </w:comment>
  <w:comment w:id="100" w:author="Portogallo, Sara" w:date="2026-02-02T16:17:00Z" w:initials="SP">
    <w:p w14:paraId="30F00A62" w14:textId="77777777" w:rsidR="004D2C8C" w:rsidRPr="00174137" w:rsidRDefault="00A97E39" w:rsidP="004D2C8C">
      <w:pPr>
        <w:pStyle w:val="CommentText"/>
        <w:rPr>
          <w:lang w:val="it-IT"/>
        </w:rPr>
      </w:pPr>
      <w:r>
        <w:rPr>
          <w:rStyle w:val="CommentReference"/>
        </w:rPr>
        <w:annotationRef/>
      </w:r>
      <w:r w:rsidR="004D2C8C" w:rsidRPr="00174137">
        <w:rPr>
          <w:lang w:val="it-IT"/>
        </w:rPr>
        <w:t xml:space="preserve">Modifichiamo il testo in accordo al limite tecnico espresso: nel caso di aggiunta di lead da NBP spontaneo la lead non sarà assegnata di default ma lo specialista potrà auto-assegnarselo e valgono le restanti regole di assegnazione da parte dei team lead </w:t>
      </w:r>
    </w:p>
  </w:comment>
  <w:comment w:id="102" w:author="Stefania Perfetto" w:date="2026-01-21T12:26:00Z" w:initials="SP">
    <w:p w14:paraId="55884184" w14:textId="284E0D44" w:rsidR="00E44BEA" w:rsidRPr="00174137" w:rsidRDefault="008A7D53" w:rsidP="00E44BEA">
      <w:pPr>
        <w:pStyle w:val="CommentText"/>
        <w:rPr>
          <w:lang w:val="it-IT"/>
        </w:rPr>
      </w:pPr>
      <w:r>
        <w:rPr>
          <w:rStyle w:val="CommentReference"/>
        </w:rPr>
        <w:annotationRef/>
      </w:r>
      <w:r w:rsidR="00E44BEA" w:rsidRPr="00174137">
        <w:rPr>
          <w:lang w:val="it-IT"/>
        </w:rPr>
        <w:t>Mi sembra che gli stati siano relativi ai lead mutui e NON alle lead generiche. A quali tipi di record è necessario applicare questi stati?</w:t>
      </w:r>
    </w:p>
  </w:comment>
  <w:comment w:id="103" w:author="Portogallo, Sara" w:date="2026-02-02T12:42:00Z" w:initials="SP">
    <w:p w14:paraId="11DA6926" w14:textId="77777777" w:rsidR="00B37FA2" w:rsidRPr="00174137" w:rsidRDefault="00C7608F" w:rsidP="00B37FA2">
      <w:pPr>
        <w:pStyle w:val="CommentText"/>
        <w:rPr>
          <w:lang w:val="it-IT"/>
        </w:rPr>
      </w:pPr>
      <w:r>
        <w:rPr>
          <w:rStyle w:val="CommentReference"/>
        </w:rPr>
        <w:annotationRef/>
      </w:r>
      <w:r w:rsidR="00B37FA2">
        <w:rPr>
          <w:lang w:val="it-IT"/>
        </w:rPr>
        <w:t>No, questo è un elenco di tutti gli stati censiti. Alcuni di questi sono specifici dei lead mutui</w:t>
      </w:r>
    </w:p>
  </w:comment>
  <w:comment w:id="129" w:author="Stefania Perfetto" w:date="2026-01-21T12:24:00Z" w:initials="SP">
    <w:p w14:paraId="009CA345" w14:textId="4F49C40F" w:rsidR="00E82D20" w:rsidRPr="00174137" w:rsidRDefault="00E82D20" w:rsidP="00E82D20">
      <w:pPr>
        <w:pStyle w:val="CommentText"/>
        <w:rPr>
          <w:lang w:val="it-IT"/>
        </w:rPr>
      </w:pPr>
      <w:r>
        <w:rPr>
          <w:rStyle w:val="CommentReference"/>
        </w:rPr>
        <w:annotationRef/>
      </w:r>
      <w:r w:rsidRPr="00174137">
        <w:rPr>
          <w:lang w:val="it-IT"/>
        </w:rPr>
        <w:t>Inviato a service, corretto?</w:t>
      </w:r>
    </w:p>
  </w:comment>
  <w:comment w:id="130" w:author="Portogallo, Sara" w:date="2026-02-02T12:14:00Z" w:initials="SP">
    <w:p w14:paraId="4C848A62" w14:textId="77777777" w:rsidR="00E9704D" w:rsidRPr="00174137" w:rsidRDefault="005C57A6" w:rsidP="00E9704D">
      <w:pPr>
        <w:pStyle w:val="CommentText"/>
        <w:rPr>
          <w:lang w:val="it-IT"/>
        </w:rPr>
      </w:pPr>
      <w:r>
        <w:rPr>
          <w:rStyle w:val="CommentReference"/>
        </w:rPr>
        <w:annotationRef/>
      </w:r>
      <w:r w:rsidR="00E9704D">
        <w:rPr>
          <w:lang w:val="it-IT"/>
        </w:rPr>
        <w:t>Si corretto, ci è stato fornito dal PO</w:t>
      </w:r>
    </w:p>
  </w:comment>
  <w:comment w:id="133" w:author="Stefania Perfetto" w:date="2026-01-21T12:25:00Z" w:initials="SP">
    <w:p w14:paraId="04523423" w14:textId="63EDCBDC" w:rsidR="00CF46E8" w:rsidRPr="00174137" w:rsidRDefault="00CD4732" w:rsidP="00CF46E8">
      <w:pPr>
        <w:pStyle w:val="CommentText"/>
        <w:rPr>
          <w:lang w:val="it-IT"/>
        </w:rPr>
      </w:pPr>
      <w:r>
        <w:rPr>
          <w:rStyle w:val="CommentReference"/>
        </w:rPr>
        <w:annotationRef/>
      </w:r>
      <w:r w:rsidR="00CF46E8" w:rsidRPr="00174137">
        <w:rPr>
          <w:lang w:val="it-IT"/>
        </w:rPr>
        <w:t>Non è chiaro, potreste chiarire meglio?</w:t>
      </w:r>
    </w:p>
  </w:comment>
  <w:comment w:id="134" w:author="Portogallo, Sara" w:date="2026-02-02T12:13:00Z" w:initials="SP">
    <w:p w14:paraId="57586405" w14:textId="77777777" w:rsidR="000D4656" w:rsidRPr="00174137" w:rsidRDefault="00D020D8" w:rsidP="000D4656">
      <w:pPr>
        <w:pStyle w:val="CommentText"/>
        <w:rPr>
          <w:lang w:val="it-IT"/>
        </w:rPr>
      </w:pPr>
      <w:r>
        <w:rPr>
          <w:rStyle w:val="CommentReference"/>
        </w:rPr>
        <w:annotationRef/>
      </w:r>
    </w:p>
  </w:comment>
  <w:comment w:id="135" w:author="Castelli, Alessandro" w:date="2026-02-02T18:29:00Z" w:initials="AC">
    <w:p w14:paraId="13E952DD" w14:textId="77777777" w:rsidR="00366922" w:rsidRPr="00174137" w:rsidRDefault="00366922" w:rsidP="00366922">
      <w:pPr>
        <w:pStyle w:val="CommentText"/>
        <w:rPr>
          <w:lang w:val="it-IT"/>
        </w:rPr>
      </w:pPr>
      <w:r>
        <w:rPr>
          <w:rStyle w:val="CommentReference"/>
        </w:rPr>
        <w:annotationRef/>
      </w:r>
      <w:r>
        <w:rPr>
          <w:lang w:val="it-IT"/>
        </w:rPr>
        <w:t>Inserito nota</w:t>
      </w:r>
    </w:p>
  </w:comment>
  <w:comment w:id="142" w:author="Stefania Perfetto" w:date="2026-01-21T12:25:00Z" w:initials="SP">
    <w:p w14:paraId="3622C1C5" w14:textId="215A5DDD" w:rsidR="008A7D53" w:rsidRPr="00174137" w:rsidRDefault="008A7D53" w:rsidP="008A7D53">
      <w:pPr>
        <w:pStyle w:val="CommentText"/>
        <w:rPr>
          <w:lang w:val="it-IT"/>
        </w:rPr>
      </w:pPr>
      <w:r>
        <w:rPr>
          <w:rStyle w:val="CommentReference"/>
        </w:rPr>
        <w:annotationRef/>
      </w:r>
      <w:r w:rsidRPr="00174137">
        <w:rPr>
          <w:lang w:val="it-IT"/>
        </w:rPr>
        <w:t>È corretta la dicitura?</w:t>
      </w:r>
    </w:p>
  </w:comment>
  <w:comment w:id="143" w:author="Portogallo, Sara" w:date="2026-02-02T11:54:00Z" w:initials="SP">
    <w:p w14:paraId="6025FF63" w14:textId="77777777" w:rsidR="00E9704D" w:rsidRPr="00174137" w:rsidRDefault="0067413B" w:rsidP="00E9704D">
      <w:pPr>
        <w:pStyle w:val="CommentText"/>
        <w:rPr>
          <w:lang w:val="it-IT"/>
        </w:rPr>
      </w:pPr>
      <w:r>
        <w:rPr>
          <w:rStyle w:val="CommentReference"/>
        </w:rPr>
        <w:annotationRef/>
      </w:r>
      <w:r w:rsidR="00E9704D">
        <w:rPr>
          <w:lang w:val="it-IT"/>
        </w:rPr>
        <w:t>È corretto, ci è stato fornito dal PO</w:t>
      </w:r>
    </w:p>
  </w:comment>
  <w:comment w:id="165" w:author="Stefania Perfetto" w:date="2026-01-21T12:33:00Z" w:initials="SP">
    <w:p w14:paraId="09EDCB32" w14:textId="7B1C4F5D" w:rsidR="004B5E8C" w:rsidRPr="00174137" w:rsidRDefault="00DA09EA" w:rsidP="004B5E8C">
      <w:pPr>
        <w:pStyle w:val="CommentText"/>
        <w:rPr>
          <w:lang w:val="it-IT"/>
        </w:rPr>
      </w:pPr>
      <w:r>
        <w:rPr>
          <w:rStyle w:val="CommentReference"/>
        </w:rPr>
        <w:annotationRef/>
      </w:r>
      <w:r w:rsidR="004B5E8C" w:rsidRPr="00174137">
        <w:rPr>
          <w:lang w:val="it-IT"/>
        </w:rPr>
        <w:t>In mvp0 non è prevista l’integrazione di Power Dialer</w:t>
      </w:r>
    </w:p>
  </w:comment>
  <w:comment w:id="166" w:author="Portogallo, Sara" w:date="2026-02-02T16:24:00Z" w:initials="SP">
    <w:p w14:paraId="46B51401" w14:textId="77777777" w:rsidR="000D4656" w:rsidRPr="00174137" w:rsidRDefault="000D4656" w:rsidP="000D4656">
      <w:pPr>
        <w:pStyle w:val="CommentText"/>
        <w:rPr>
          <w:lang w:val="it-IT"/>
        </w:rPr>
      </w:pPr>
      <w:r>
        <w:rPr>
          <w:rStyle w:val="CommentReference"/>
        </w:rPr>
        <w:annotationRef/>
      </w:r>
      <w:r>
        <w:rPr>
          <w:lang w:val="it-IT"/>
        </w:rPr>
        <w:t>Sì corretto, cominciamo a tracciare il punto</w:t>
      </w:r>
    </w:p>
  </w:comment>
  <w:comment w:id="566" w:author="Stefania Perfetto" w:date="2026-01-21T12:37:00Z" w:initials="SP">
    <w:p w14:paraId="63553F59" w14:textId="0F748341" w:rsidR="008E60A5" w:rsidRPr="00174137" w:rsidRDefault="008E60A5" w:rsidP="008E60A5">
      <w:pPr>
        <w:pStyle w:val="CommentText"/>
        <w:rPr>
          <w:lang w:val="it-IT"/>
        </w:rPr>
      </w:pPr>
      <w:r>
        <w:rPr>
          <w:rStyle w:val="CommentReference"/>
        </w:rPr>
        <w:annotationRef/>
      </w:r>
      <w:r w:rsidRPr="00174137">
        <w:rPr>
          <w:lang w:val="it-IT"/>
        </w:rPr>
        <w:t>Non capiamo a cosa serve questa riconciliazione</w:t>
      </w:r>
    </w:p>
  </w:comment>
  <w:comment w:id="567" w:author="Portogallo, Sara" w:date="2026-02-02T12:20:00Z" w:initials="SP">
    <w:p w14:paraId="66F1C318" w14:textId="77777777" w:rsidR="00DD6C14" w:rsidRPr="00174137" w:rsidRDefault="002F58D5" w:rsidP="00DD6C14">
      <w:pPr>
        <w:pStyle w:val="CommentText"/>
        <w:rPr>
          <w:lang w:val="it-IT"/>
        </w:rPr>
      </w:pPr>
      <w:r>
        <w:rPr>
          <w:rStyle w:val="CommentReference"/>
        </w:rPr>
        <w:annotationRef/>
      </w:r>
    </w:p>
  </w:comment>
  <w:comment w:id="568" w:author="Castelli, Alessandro" w:date="2026-02-02T17:23:00Z" w:initials="AC">
    <w:p w14:paraId="45FFCF66" w14:textId="77777777" w:rsidR="00571262" w:rsidRPr="00174137" w:rsidRDefault="00571262" w:rsidP="00571262">
      <w:pPr>
        <w:pStyle w:val="CommentText"/>
        <w:rPr>
          <w:lang w:val="it-IT"/>
        </w:rPr>
      </w:pPr>
      <w:r>
        <w:rPr>
          <w:rStyle w:val="CommentReference"/>
        </w:rPr>
        <w:annotationRef/>
      </w:r>
      <w:r>
        <w:rPr>
          <w:lang w:val="it-IT"/>
        </w:rPr>
        <w:t>Le motivazioni vanno consentite in caso di esitazione non interessato e impossibilità a procedere, inserito nota anche nel capitolo dedicato a gestione lead con esito definitivo</w:t>
      </w:r>
    </w:p>
  </w:comment>
  <w:comment w:id="590" w:author="Stefania Perfetto" w:date="2026-01-19T14:20:00Z" w:initials="SP">
    <w:p w14:paraId="12E03A3C" w14:textId="75D26FCD" w:rsidR="005F3CD8" w:rsidRPr="00174137" w:rsidRDefault="005F3CD8" w:rsidP="005F3CD8">
      <w:pPr>
        <w:pStyle w:val="CommentText"/>
        <w:rPr>
          <w:lang w:val="it-IT"/>
        </w:rPr>
      </w:pPr>
      <w:r>
        <w:rPr>
          <w:rStyle w:val="CommentReference"/>
        </w:rPr>
        <w:annotationRef/>
      </w:r>
      <w:r w:rsidRPr="00174137">
        <w:rPr>
          <w:lang w:val="it-IT"/>
        </w:rPr>
        <w:t>Sarebbe da desccrivere meglio il processo</w:t>
      </w:r>
    </w:p>
  </w:comment>
  <w:comment w:id="591" w:author="Castelli, Alessandro" w:date="2026-02-02T17:15:00Z" w:initials="AC">
    <w:p w14:paraId="5C7A1C48" w14:textId="77777777" w:rsidR="007D2F2F" w:rsidRPr="00174137" w:rsidRDefault="007D2F2F" w:rsidP="007D2F2F">
      <w:pPr>
        <w:pStyle w:val="CommentText"/>
        <w:rPr>
          <w:lang w:val="it-IT"/>
        </w:rPr>
      </w:pPr>
      <w:r>
        <w:rPr>
          <w:rStyle w:val="CommentReference"/>
        </w:rPr>
        <w:annotationRef/>
      </w:r>
      <w:r>
        <w:rPr>
          <w:lang w:val="it-IT"/>
        </w:rPr>
        <w:t>Fatto</w:t>
      </w:r>
    </w:p>
  </w:comment>
  <w:comment w:id="765" w:author="Stefania Perfetto" w:date="2026-01-29T17:13:00Z" w:initials="SP">
    <w:p w14:paraId="6BC11866" w14:textId="77777777" w:rsidR="00197907" w:rsidRPr="00174137" w:rsidRDefault="00197907" w:rsidP="00197907">
      <w:pPr>
        <w:pStyle w:val="CommentText"/>
        <w:rPr>
          <w:lang w:val="it-IT"/>
        </w:rPr>
      </w:pPr>
      <w:r>
        <w:rPr>
          <w:rStyle w:val="CommentReference"/>
        </w:rPr>
        <w:annotationRef/>
      </w:r>
      <w:r w:rsidRPr="00174137">
        <w:rPr>
          <w:lang w:val="it-IT"/>
        </w:rPr>
        <w:t>In quest’analisi non vediamo quali sono gli esiti defnitivi  e quali no</w:t>
      </w:r>
    </w:p>
  </w:comment>
  <w:comment w:id="766" w:author="Portogallo, Sara" w:date="2026-02-02T12:28:00Z" w:initials="SP">
    <w:p w14:paraId="153DFCC1" w14:textId="77777777" w:rsidR="00F10B9A" w:rsidRPr="00174137" w:rsidRDefault="00F10B9A" w:rsidP="00F10B9A">
      <w:pPr>
        <w:pStyle w:val="CommentText"/>
        <w:rPr>
          <w:lang w:val="it-IT"/>
        </w:rPr>
      </w:pPr>
      <w:r>
        <w:rPr>
          <w:rStyle w:val="CommentReference"/>
        </w:rPr>
        <w:annotationRef/>
      </w:r>
      <w:r>
        <w:rPr>
          <w:lang w:val="it-IT"/>
        </w:rPr>
        <w:t>Specificato nel capitolo 4.6 quali sono gli esiti definiti e quali i non definitivi</w:t>
      </w:r>
    </w:p>
  </w:comment>
  <w:comment w:id="778" w:author="Stefania Perfetto" w:date="2026-01-21T12:45:00Z" w:initials="SP">
    <w:p w14:paraId="73C47D16" w14:textId="00E13494" w:rsidR="003003E4" w:rsidRPr="00174137" w:rsidRDefault="003003E4" w:rsidP="003003E4">
      <w:pPr>
        <w:pStyle w:val="CommentText"/>
        <w:rPr>
          <w:lang w:val="it-IT"/>
        </w:rPr>
      </w:pPr>
      <w:r>
        <w:rPr>
          <w:rStyle w:val="CommentReference"/>
        </w:rPr>
        <w:annotationRef/>
      </w:r>
      <w:r w:rsidRPr="00174137">
        <w:rPr>
          <w:lang w:val="it-IT"/>
        </w:rPr>
        <w:t>È necessario inserire I sottocapitoli</w:t>
      </w:r>
    </w:p>
  </w:comment>
  <w:comment w:id="779" w:author="Portogallo, Sara" w:date="2026-02-02T12:28:00Z" w:initials="SP">
    <w:p w14:paraId="4E05A99D" w14:textId="77777777" w:rsidR="00495F85" w:rsidRPr="00174137" w:rsidRDefault="00495F85" w:rsidP="00495F85">
      <w:pPr>
        <w:pStyle w:val="CommentText"/>
        <w:rPr>
          <w:lang w:val="it-IT"/>
        </w:rPr>
      </w:pPr>
      <w:r>
        <w:rPr>
          <w:rStyle w:val="CommentReference"/>
        </w:rPr>
        <w:annotationRef/>
      </w:r>
      <w:r>
        <w:rPr>
          <w:lang w:val="it-IT"/>
        </w:rPr>
        <w:t>Inserito il sottocapitolo</w:t>
      </w:r>
    </w:p>
  </w:comment>
  <w:comment w:id="910" w:author="Stefania Perfetto" w:date="2026-01-20T16:13:00Z" w:initials="SP">
    <w:p w14:paraId="222CFF5A" w14:textId="0F45E26C" w:rsidR="00ED47CB" w:rsidRPr="00174137" w:rsidRDefault="005F54B3" w:rsidP="00ED47CB">
      <w:pPr>
        <w:pStyle w:val="CommentText"/>
        <w:rPr>
          <w:lang w:val="it-IT"/>
        </w:rPr>
      </w:pPr>
      <w:r>
        <w:rPr>
          <w:rStyle w:val="CommentReference"/>
        </w:rPr>
        <w:annotationRef/>
      </w:r>
      <w:r w:rsidR="00ED47CB" w:rsidRPr="00174137">
        <w:rPr>
          <w:lang w:val="it-IT"/>
        </w:rPr>
        <w:t>Non fattibile un messaggio di errore per ogni NDG</w:t>
      </w:r>
    </w:p>
  </w:comment>
  <w:comment w:id="911" w:author="Castelli, Alessandro" w:date="2026-02-02T17:16:00Z" w:initials="AC">
    <w:p w14:paraId="00E332E8" w14:textId="77777777" w:rsidR="0048136F" w:rsidRPr="00174137" w:rsidRDefault="0048136F" w:rsidP="0048136F">
      <w:pPr>
        <w:pStyle w:val="CommentText"/>
        <w:rPr>
          <w:lang w:val="it-IT"/>
        </w:rPr>
      </w:pPr>
      <w:r>
        <w:rPr>
          <w:rStyle w:val="CommentReference"/>
        </w:rPr>
        <w:annotationRef/>
      </w:r>
      <w:r>
        <w:rPr>
          <w:lang w:val="it-IT"/>
        </w:rPr>
        <w:t>Modificato in accordo</w:t>
      </w:r>
    </w:p>
  </w:comment>
  <w:comment w:id="959" w:author="Stefania Perfetto" w:date="2026-01-21T12:50:00Z" w:initials="SP">
    <w:p w14:paraId="12BC784B" w14:textId="77777777" w:rsidR="00FC2D51" w:rsidRPr="00174137" w:rsidRDefault="00947162" w:rsidP="00FC2D51">
      <w:pPr>
        <w:pStyle w:val="CommentText"/>
        <w:rPr>
          <w:lang w:val="it-IT"/>
        </w:rPr>
      </w:pPr>
      <w:r>
        <w:rPr>
          <w:rStyle w:val="CommentReference"/>
        </w:rPr>
        <w:annotationRef/>
      </w:r>
      <w:r w:rsidR="00FC2D51" w:rsidRPr="00174137">
        <w:rPr>
          <w:lang w:val="it-IT"/>
        </w:rPr>
        <w:t>Manca il capitolo esiti e logiche a valle dedicato ai lead mutui</w:t>
      </w:r>
    </w:p>
  </w:comment>
  <w:comment w:id="960" w:author="Portogallo, Sara" w:date="2026-02-02T12:49:00Z" w:initials="SP">
    <w:p w14:paraId="47734E79" w14:textId="77777777" w:rsidR="0013582A" w:rsidRPr="00174137" w:rsidRDefault="0013582A" w:rsidP="0013582A">
      <w:pPr>
        <w:pStyle w:val="CommentText"/>
        <w:rPr>
          <w:lang w:val="it-IT"/>
        </w:rPr>
      </w:pPr>
      <w:r>
        <w:rPr>
          <w:rStyle w:val="CommentReference"/>
        </w:rPr>
        <w:annotationRef/>
      </w:r>
      <w:r>
        <w:rPr>
          <w:lang w:val="it-IT"/>
        </w:rPr>
        <w:t>Gli esiti to-be relativi ai lead mutui non differiscono da quelli previsti per tutte le altre lead. Nel capitolo 4.6 è presente una tabella che mostra la rimappatura degli esiti as-is utilizzati nella gestione dei lead mutui con gli esiti del to-be</w:t>
      </w:r>
    </w:p>
  </w:comment>
  <w:comment w:id="962" w:author="Stefania Perfetto" w:date="2026-01-29T17:10:00Z" w:initials="SP">
    <w:p w14:paraId="333A8763" w14:textId="53775937" w:rsidR="00273D0A" w:rsidRPr="00174137" w:rsidRDefault="00273D0A" w:rsidP="00273D0A">
      <w:pPr>
        <w:pStyle w:val="CommentText"/>
        <w:rPr>
          <w:lang w:val="it-IT"/>
        </w:rPr>
      </w:pPr>
      <w:r>
        <w:rPr>
          <w:rStyle w:val="CommentReference"/>
        </w:rPr>
        <w:annotationRef/>
      </w:r>
      <w:r w:rsidRPr="00174137">
        <w:rPr>
          <w:lang w:val="it-IT"/>
        </w:rPr>
        <w:t>I lead mutui sono da considerarsi di lavorazione esclusiva SC o anche della Rete?</w:t>
      </w:r>
    </w:p>
  </w:comment>
  <w:comment w:id="963" w:author="Portogallo, Sara" w:date="2026-02-02T12:35:00Z" w:initials="SP">
    <w:p w14:paraId="6A78BB83" w14:textId="77777777" w:rsidR="00356054" w:rsidRPr="00174137" w:rsidRDefault="00356054" w:rsidP="00356054">
      <w:pPr>
        <w:pStyle w:val="CommentText"/>
        <w:rPr>
          <w:lang w:val="it-IT"/>
        </w:rPr>
      </w:pPr>
      <w:r>
        <w:rPr>
          <w:rStyle w:val="CommentReference"/>
        </w:rPr>
        <w:annotationRef/>
      </w:r>
      <w:r>
        <w:rPr>
          <w:lang w:val="it-IT"/>
        </w:rPr>
        <w:t>Come specificato nella descrizione del processo di lead mutui, in prima battuta i lead vengono lavorati dal Servizio Clienti; solo se il contatto ha esito positivo ci sarà una successiva lavorazione da parte della Rete</w:t>
      </w:r>
    </w:p>
  </w:comment>
  <w:comment w:id="966" w:author="Tabasco Silvia" w:date="2026-01-05T15:43:00Z" w:initials="ST">
    <w:p w14:paraId="747E001D" w14:textId="4CFDCF09" w:rsidR="00AD059C" w:rsidRPr="00174137" w:rsidRDefault="00AD059C" w:rsidP="00AD059C">
      <w:pPr>
        <w:pStyle w:val="CommentText"/>
        <w:rPr>
          <w:lang w:val="it-IT"/>
        </w:rPr>
      </w:pPr>
      <w:r>
        <w:rPr>
          <w:rStyle w:val="CommentReference"/>
        </w:rPr>
        <w:annotationRef/>
      </w:r>
      <w:r w:rsidRPr="00174137">
        <w:rPr>
          <w:lang w:val="it-IT"/>
        </w:rPr>
        <w:t>Se il contatto ha esito negativo (es. cliente al momento non interessato, non rientro in policy), lo specialista puo’ inviare mail ed esitare la pratatica con esito adeguato</w:t>
      </w:r>
    </w:p>
  </w:comment>
  <w:comment w:id="967" w:author="Portogallo, Sara" w:date="2026-01-09T14:56:00Z" w:initials="SP">
    <w:p w14:paraId="4B1452B3" w14:textId="77777777" w:rsidR="003E2B33" w:rsidRPr="00174137" w:rsidRDefault="003E2B33" w:rsidP="003E2B33">
      <w:pPr>
        <w:pStyle w:val="CommentText"/>
        <w:rPr>
          <w:lang w:val="it-IT"/>
        </w:rPr>
      </w:pPr>
      <w:r>
        <w:rPr>
          <w:rStyle w:val="CommentReference"/>
        </w:rPr>
        <w:annotationRef/>
      </w:r>
      <w:r>
        <w:rPr>
          <w:lang w:val="it-IT"/>
        </w:rPr>
        <w:t>Specificato in analisi</w:t>
      </w:r>
    </w:p>
  </w:comment>
  <w:comment w:id="964" w:author="Stefania Perfetto" w:date="2026-01-21T12:48:00Z" w:initials="SP">
    <w:p w14:paraId="53F96875" w14:textId="77777777" w:rsidR="00621545" w:rsidRPr="00174137" w:rsidRDefault="00621545" w:rsidP="00621545">
      <w:pPr>
        <w:pStyle w:val="CommentText"/>
        <w:rPr>
          <w:lang w:val="it-IT"/>
        </w:rPr>
      </w:pPr>
      <w:r>
        <w:rPr>
          <w:rStyle w:val="CommentReference"/>
        </w:rPr>
        <w:annotationRef/>
      </w:r>
      <w:r w:rsidRPr="00174137">
        <w:rPr>
          <w:lang w:val="it-IT"/>
        </w:rPr>
        <w:t>Lo stato qui è in lavorazione?</w:t>
      </w:r>
    </w:p>
  </w:comment>
  <w:comment w:id="965" w:author="Portogallo, Sara" w:date="2026-02-02T12:36:00Z" w:initials="SP">
    <w:p w14:paraId="16C8F895" w14:textId="77777777" w:rsidR="00356054" w:rsidRPr="00174137" w:rsidRDefault="00356054" w:rsidP="00356054">
      <w:pPr>
        <w:pStyle w:val="CommentText"/>
        <w:rPr>
          <w:lang w:val="it-IT"/>
        </w:rPr>
      </w:pPr>
      <w:r>
        <w:rPr>
          <w:rStyle w:val="CommentReference"/>
        </w:rPr>
        <w:annotationRef/>
      </w:r>
      <w:r>
        <w:rPr>
          <w:lang w:val="it-IT"/>
        </w:rPr>
        <w:t>Sì, lo stato è in lavorazione</w:t>
      </w:r>
    </w:p>
  </w:comment>
  <w:comment w:id="972" w:author="Tabasco Silvia" w:date="2026-01-05T16:06:00Z" w:initials="ST">
    <w:p w14:paraId="6F30749F" w14:textId="06D1321D" w:rsidR="004B565E" w:rsidRPr="00174137" w:rsidRDefault="004B565E" w:rsidP="004B565E">
      <w:pPr>
        <w:pStyle w:val="CommentText"/>
        <w:rPr>
          <w:lang w:val="it-IT"/>
        </w:rPr>
      </w:pPr>
      <w:r>
        <w:rPr>
          <w:rStyle w:val="CommentReference"/>
        </w:rPr>
        <w:annotationRef/>
      </w:r>
      <w:r w:rsidRPr="00174137">
        <w:rPr>
          <w:lang w:val="it-IT"/>
        </w:rPr>
        <w:t>E’ possibile visionare il documento?</w:t>
      </w:r>
    </w:p>
  </w:comment>
  <w:comment w:id="973" w:author="Portogallo, Sara" w:date="2026-01-09T17:35:00Z" w:initials="SP">
    <w:p w14:paraId="22BB867C" w14:textId="77777777" w:rsidR="00511D61" w:rsidRPr="00174137" w:rsidRDefault="00511D61" w:rsidP="00511D61">
      <w:pPr>
        <w:pStyle w:val="CommentText"/>
        <w:rPr>
          <w:lang w:val="it-IT"/>
        </w:rPr>
      </w:pPr>
      <w:r>
        <w:rPr>
          <w:rStyle w:val="CommentReference"/>
        </w:rPr>
        <w:annotationRef/>
      </w:r>
      <w:r>
        <w:rPr>
          <w:lang w:val="it-IT"/>
        </w:rPr>
        <w:t>Documento caricato nello spazio condiviso su Onlife</w:t>
      </w:r>
    </w:p>
  </w:comment>
  <w:comment w:id="974" w:author="Tabasco Silvia" w:date="2026-01-05T16:06:00Z" w:initials="ST">
    <w:p w14:paraId="32FC81E1" w14:textId="1ED8A691" w:rsidR="004B565E" w:rsidRPr="00174137" w:rsidRDefault="004B565E" w:rsidP="004B565E">
      <w:pPr>
        <w:pStyle w:val="CommentText"/>
        <w:rPr>
          <w:lang w:val="it-IT"/>
        </w:rPr>
      </w:pPr>
      <w:r>
        <w:rPr>
          <w:rStyle w:val="CommentReference"/>
        </w:rPr>
        <w:annotationRef/>
      </w:r>
      <w:r w:rsidRPr="00174137">
        <w:rPr>
          <w:lang w:val="it-IT"/>
        </w:rPr>
        <w:t>E’ possibile visionare il documento?</w:t>
      </w:r>
    </w:p>
  </w:comment>
  <w:comment w:id="975" w:author="Portogallo, Sara" w:date="2026-01-09T17:35:00Z" w:initials="SP">
    <w:p w14:paraId="1B016CF0" w14:textId="77777777" w:rsidR="000F08DC" w:rsidRPr="00174137" w:rsidRDefault="000F08DC" w:rsidP="000F08DC">
      <w:pPr>
        <w:pStyle w:val="CommentText"/>
        <w:rPr>
          <w:lang w:val="it-IT"/>
        </w:rPr>
      </w:pPr>
      <w:r>
        <w:rPr>
          <w:rStyle w:val="CommentReference"/>
        </w:rPr>
        <w:annotationRef/>
      </w:r>
      <w:r>
        <w:rPr>
          <w:lang w:val="it-IT"/>
        </w:rPr>
        <w:t>Documento caricato nello spazio condiviso su Onlife</w:t>
      </w:r>
    </w:p>
  </w:comment>
  <w:comment w:id="983" w:author="Tabasco Silvia" w:date="2026-01-05T15:50:00Z" w:initials="ST">
    <w:p w14:paraId="667AC718" w14:textId="76D9706E" w:rsidR="00AD059C" w:rsidRPr="00174137" w:rsidRDefault="00AD059C" w:rsidP="00AD059C">
      <w:pPr>
        <w:pStyle w:val="CommentText"/>
        <w:rPr>
          <w:lang w:val="it-IT"/>
        </w:rPr>
      </w:pPr>
      <w:r>
        <w:rPr>
          <w:rStyle w:val="CommentReference"/>
        </w:rPr>
        <w:annotationRef/>
      </w:r>
      <w:r w:rsidRPr="00174137">
        <w:rPr>
          <w:lang w:val="it-IT"/>
        </w:rPr>
        <w:t>Si riferisce al nome e cognome dello specialista che ha in carico il lead per la gestione</w:t>
      </w:r>
    </w:p>
  </w:comment>
  <w:comment w:id="984" w:author="Portogallo, Sara" w:date="2026-01-07T11:14:00Z" w:initials="SP">
    <w:p w14:paraId="0EFA03B8" w14:textId="77777777" w:rsidR="007D66EF" w:rsidRDefault="007D66EF" w:rsidP="007D66EF">
      <w:pPr>
        <w:pStyle w:val="CommentText"/>
      </w:pPr>
      <w:r>
        <w:rPr>
          <w:rStyle w:val="CommentReference"/>
        </w:rPr>
        <w:annotationRef/>
      </w:r>
      <w:r>
        <w:rPr>
          <w:lang w:val="it-IT"/>
        </w:rPr>
        <w:t>Corretto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224020" w15:done="0"/>
  <w15:commentEx w15:paraId="7CCB2D2C" w15:paraIdParent="5F224020" w15:done="0"/>
  <w15:commentEx w15:paraId="15213812" w15:done="0"/>
  <w15:commentEx w15:paraId="00A9F53C" w15:paraIdParent="15213812" w15:done="0"/>
  <w15:commentEx w15:paraId="564388C9" w15:done="0"/>
  <w15:commentEx w15:paraId="6477EE40" w15:paraIdParent="564388C9" w15:done="0"/>
  <w15:commentEx w15:paraId="79BD58BE" w15:done="0"/>
  <w15:commentEx w15:paraId="5013FF99" w15:paraIdParent="79BD58BE" w15:done="0"/>
  <w15:commentEx w15:paraId="1611CCAC" w15:done="0"/>
  <w15:commentEx w15:paraId="778ACA94" w15:paraIdParent="1611CCAC" w15:done="0"/>
  <w15:commentEx w15:paraId="7BCB62BB" w15:done="0"/>
  <w15:commentEx w15:paraId="4076C1C2" w15:paraIdParent="7BCB62BB" w15:done="0"/>
  <w15:commentEx w15:paraId="08C0E026" w15:done="0"/>
  <w15:commentEx w15:paraId="6DAD65E4" w15:paraIdParent="08C0E026" w15:done="0"/>
  <w15:commentEx w15:paraId="123196F5" w15:done="0"/>
  <w15:commentEx w15:paraId="0E03A9E3" w15:paraIdParent="123196F5" w15:done="0"/>
  <w15:commentEx w15:paraId="6B383925" w15:done="0"/>
  <w15:commentEx w15:paraId="6FF25886" w15:paraIdParent="6B383925" w15:done="0"/>
  <w15:commentEx w15:paraId="28051A71" w15:done="0"/>
  <w15:commentEx w15:paraId="30F00A62" w15:paraIdParent="28051A71" w15:done="0"/>
  <w15:commentEx w15:paraId="55884184" w15:done="0"/>
  <w15:commentEx w15:paraId="11DA6926" w15:paraIdParent="55884184" w15:done="0"/>
  <w15:commentEx w15:paraId="009CA345" w15:done="0"/>
  <w15:commentEx w15:paraId="4C848A62" w15:paraIdParent="009CA345" w15:done="0"/>
  <w15:commentEx w15:paraId="04523423" w15:done="0"/>
  <w15:commentEx w15:paraId="57586405" w15:paraIdParent="04523423" w15:done="0"/>
  <w15:commentEx w15:paraId="13E952DD" w15:paraIdParent="04523423" w15:done="0"/>
  <w15:commentEx w15:paraId="3622C1C5" w15:done="0"/>
  <w15:commentEx w15:paraId="6025FF63" w15:paraIdParent="3622C1C5" w15:done="0"/>
  <w15:commentEx w15:paraId="09EDCB32" w15:done="0"/>
  <w15:commentEx w15:paraId="46B51401" w15:paraIdParent="09EDCB32" w15:done="0"/>
  <w15:commentEx w15:paraId="63553F59" w15:done="0"/>
  <w15:commentEx w15:paraId="66F1C318" w15:paraIdParent="63553F59" w15:done="0"/>
  <w15:commentEx w15:paraId="45FFCF66" w15:paraIdParent="63553F59" w15:done="0"/>
  <w15:commentEx w15:paraId="12E03A3C" w15:done="0"/>
  <w15:commentEx w15:paraId="5C7A1C48" w15:paraIdParent="12E03A3C" w15:done="0"/>
  <w15:commentEx w15:paraId="6BC11866" w15:done="0"/>
  <w15:commentEx w15:paraId="153DFCC1" w15:paraIdParent="6BC11866" w15:done="0"/>
  <w15:commentEx w15:paraId="73C47D16" w15:done="0"/>
  <w15:commentEx w15:paraId="4E05A99D" w15:paraIdParent="73C47D16" w15:done="0"/>
  <w15:commentEx w15:paraId="222CFF5A" w15:done="0"/>
  <w15:commentEx w15:paraId="00E332E8" w15:paraIdParent="222CFF5A" w15:done="0"/>
  <w15:commentEx w15:paraId="12BC784B" w15:done="0"/>
  <w15:commentEx w15:paraId="47734E79" w15:paraIdParent="12BC784B" w15:done="0"/>
  <w15:commentEx w15:paraId="333A8763" w15:done="0"/>
  <w15:commentEx w15:paraId="6A78BB83" w15:paraIdParent="333A8763" w15:done="0"/>
  <w15:commentEx w15:paraId="747E001D" w15:done="1"/>
  <w15:commentEx w15:paraId="4B1452B3" w15:paraIdParent="747E001D" w15:done="1"/>
  <w15:commentEx w15:paraId="53F96875" w15:done="0"/>
  <w15:commentEx w15:paraId="16C8F895" w15:paraIdParent="53F96875" w15:done="0"/>
  <w15:commentEx w15:paraId="6F30749F" w15:done="1"/>
  <w15:commentEx w15:paraId="22BB867C" w15:paraIdParent="6F30749F" w15:done="1"/>
  <w15:commentEx w15:paraId="32FC81E1" w15:done="1"/>
  <w15:commentEx w15:paraId="1B016CF0" w15:paraIdParent="32FC81E1" w15:done="1"/>
  <w15:commentEx w15:paraId="667AC718" w15:done="1"/>
  <w15:commentEx w15:paraId="0EFA03B8" w15:paraIdParent="667AC71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DCF5E" w16cex:dateUtc="2026-01-21T10:52:00Z"/>
  <w16cex:commentExtensible w16cex:durableId="77368696" w16cex:dateUtc="2026-02-02T17:31:00Z"/>
  <w16cex:commentExtensible w16cex:durableId="632A4F9B" w16cex:dateUtc="2026-01-21T10:55:00Z"/>
  <w16cex:commentExtensible w16cex:durableId="38B9C017" w16cex:dateUtc="2026-02-02T09:56:00Z"/>
  <w16cex:commentExtensible w16cex:durableId="5A9EA9E4" w16cex:dateUtc="2026-01-21T11:07:00Z"/>
  <w16cex:commentExtensible w16cex:durableId="05716DB6" w16cex:dateUtc="2026-02-02T10:00:00Z"/>
  <w16cex:commentExtensible w16cex:durableId="05AF67A6" w16cex:dateUtc="2026-01-21T11:10:00Z"/>
  <w16cex:commentExtensible w16cex:durableId="6E639D29" w16cex:dateUtc="2026-02-02T10:16:00Z"/>
  <w16cex:commentExtensible w16cex:durableId="5B9D32F1" w16cex:dateUtc="2026-01-21T11:15:00Z"/>
  <w16cex:commentExtensible w16cex:durableId="7776FBD1" w16cex:dateUtc="2026-02-02T10:21:00Z"/>
  <w16cex:commentExtensible w16cex:durableId="240314ED" w16cex:dateUtc="2026-01-21T11:15:00Z"/>
  <w16cex:commentExtensible w16cex:durableId="0372DBB8" w16cex:dateUtc="2026-02-02T10:24:00Z"/>
  <w16cex:commentExtensible w16cex:durableId="2F359BBA" w16cex:dateUtc="2026-01-21T11:16:00Z"/>
  <w16cex:commentExtensible w16cex:durableId="6112A296" w16cex:dateUtc="2026-02-02T10:40:00Z"/>
  <w16cex:commentExtensible w16cex:durableId="24DC8C53" w16cex:dateUtc="2026-01-21T11:14:00Z"/>
  <w16cex:commentExtensible w16cex:durableId="14613C8A" w16cex:dateUtc="2026-02-02T11:39:00Z"/>
  <w16cex:commentExtensible w16cex:durableId="4CF200F8" w16cex:dateUtc="2026-01-21T11:20:00Z"/>
  <w16cex:commentExtensible w16cex:durableId="161F4D81" w16cex:dateUtc="2026-02-02T10:48:00Z"/>
  <w16cex:commentExtensible w16cex:durableId="65108FDF" w16cex:dateUtc="2026-01-21T11:23:00Z"/>
  <w16cex:commentExtensible w16cex:durableId="1F1DBFA3" w16cex:dateUtc="2026-02-02T15:17:00Z"/>
  <w16cex:commentExtensible w16cex:durableId="2DBC23E3" w16cex:dateUtc="2026-01-21T11:26:00Z"/>
  <w16cex:commentExtensible w16cex:durableId="78E7F11F" w16cex:dateUtc="2026-02-02T11:42:00Z"/>
  <w16cex:commentExtensible w16cex:durableId="3BAA6A41" w16cex:dateUtc="2026-01-21T11:24:00Z"/>
  <w16cex:commentExtensible w16cex:durableId="7F295CDC" w16cex:dateUtc="2026-02-02T11:14:00Z"/>
  <w16cex:commentExtensible w16cex:durableId="3809EA93" w16cex:dateUtc="2026-01-21T11:25:00Z"/>
  <w16cex:commentExtensible w16cex:durableId="797F94F9" w16cex:dateUtc="2026-02-02T11:13:00Z"/>
  <w16cex:commentExtensible w16cex:durableId="51286DB0" w16cex:dateUtc="2026-02-02T17:29:00Z"/>
  <w16cex:commentExtensible w16cex:durableId="36AA029C" w16cex:dateUtc="2026-01-21T11:25:00Z"/>
  <w16cex:commentExtensible w16cex:durableId="028A5CC1" w16cex:dateUtc="2026-02-02T10:54:00Z"/>
  <w16cex:commentExtensible w16cex:durableId="4C3A7F3B" w16cex:dateUtc="2026-01-21T11:33:00Z"/>
  <w16cex:commentExtensible w16cex:durableId="5799137B" w16cex:dateUtc="2026-02-02T15:24:00Z"/>
  <w16cex:commentExtensible w16cex:durableId="254CF021" w16cex:dateUtc="2026-01-21T11:37:00Z"/>
  <w16cex:commentExtensible w16cex:durableId="6317AE63" w16cex:dateUtc="2026-02-02T11:20:00Z"/>
  <w16cex:commentExtensible w16cex:durableId="6FF39756" w16cex:dateUtc="2026-02-02T16:23:00Z"/>
  <w16cex:commentExtensible w16cex:durableId="00B9DF16" w16cex:dateUtc="2026-01-19T13:20:00Z"/>
  <w16cex:commentExtensible w16cex:durableId="5B89D87B" w16cex:dateUtc="2026-02-02T16:15:00Z"/>
  <w16cex:commentExtensible w16cex:durableId="148AD63F" w16cex:dateUtc="2026-01-29T16:13:00Z"/>
  <w16cex:commentExtensible w16cex:durableId="77D1B0F4" w16cex:dateUtc="2026-02-02T11:28:00Z"/>
  <w16cex:commentExtensible w16cex:durableId="2612F932" w16cex:dateUtc="2026-01-21T11:45:00Z"/>
  <w16cex:commentExtensible w16cex:durableId="42BC8EB5" w16cex:dateUtc="2026-02-02T11:28:00Z"/>
  <w16cex:commentExtensible w16cex:durableId="53F7D05B" w16cex:dateUtc="2026-01-20T15:13:00Z"/>
  <w16cex:commentExtensible w16cex:durableId="54AFBC8F" w16cex:dateUtc="2026-02-02T16:16:00Z"/>
  <w16cex:commentExtensible w16cex:durableId="484536A3" w16cex:dateUtc="2026-01-21T11:50:00Z"/>
  <w16cex:commentExtensible w16cex:durableId="675F9463" w16cex:dateUtc="2026-02-02T11:49:00Z"/>
  <w16cex:commentExtensible w16cex:durableId="7218F4AF" w16cex:dateUtc="2026-01-29T16:10:00Z"/>
  <w16cex:commentExtensible w16cex:durableId="6C8522CA" w16cex:dateUtc="2026-02-02T11:35:00Z"/>
  <w16cex:commentExtensible w16cex:durableId="4C995CB0" w16cex:dateUtc="2026-01-05T14:43:00Z"/>
  <w16cex:commentExtensible w16cex:durableId="1C20BF36" w16cex:dateUtc="2026-01-09T13:56:00Z"/>
  <w16cex:commentExtensible w16cex:durableId="506C1268" w16cex:dateUtc="2026-01-21T11:48:00Z"/>
  <w16cex:commentExtensible w16cex:durableId="40EDCD19" w16cex:dateUtc="2026-02-02T11:36:00Z"/>
  <w16cex:commentExtensible w16cex:durableId="7C2C2894" w16cex:dateUtc="2026-01-05T15:06:00Z"/>
  <w16cex:commentExtensible w16cex:durableId="5C8DD9BD" w16cex:dateUtc="2026-01-09T16:35:00Z"/>
  <w16cex:commentExtensible w16cex:durableId="6C83FDE8" w16cex:dateUtc="2026-01-05T15:06:00Z"/>
  <w16cex:commentExtensible w16cex:durableId="3007F65F" w16cex:dateUtc="2026-01-09T16:35:00Z"/>
  <w16cex:commentExtensible w16cex:durableId="15D42DE0" w16cex:dateUtc="2026-01-05T14:50:00Z"/>
  <w16cex:commentExtensible w16cex:durableId="1BF19411" w16cex:dateUtc="2026-01-07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224020" w16cid:durableId="4E5DCF5E"/>
  <w16cid:commentId w16cid:paraId="7CCB2D2C" w16cid:durableId="77368696"/>
  <w16cid:commentId w16cid:paraId="15213812" w16cid:durableId="632A4F9B"/>
  <w16cid:commentId w16cid:paraId="00A9F53C" w16cid:durableId="38B9C017"/>
  <w16cid:commentId w16cid:paraId="564388C9" w16cid:durableId="5A9EA9E4"/>
  <w16cid:commentId w16cid:paraId="6477EE40" w16cid:durableId="05716DB6"/>
  <w16cid:commentId w16cid:paraId="79BD58BE" w16cid:durableId="05AF67A6"/>
  <w16cid:commentId w16cid:paraId="5013FF99" w16cid:durableId="6E639D29"/>
  <w16cid:commentId w16cid:paraId="1611CCAC" w16cid:durableId="5B9D32F1"/>
  <w16cid:commentId w16cid:paraId="778ACA94" w16cid:durableId="7776FBD1"/>
  <w16cid:commentId w16cid:paraId="7BCB62BB" w16cid:durableId="240314ED"/>
  <w16cid:commentId w16cid:paraId="4076C1C2" w16cid:durableId="0372DBB8"/>
  <w16cid:commentId w16cid:paraId="08C0E026" w16cid:durableId="2F359BBA"/>
  <w16cid:commentId w16cid:paraId="6DAD65E4" w16cid:durableId="6112A296"/>
  <w16cid:commentId w16cid:paraId="123196F5" w16cid:durableId="24DC8C53"/>
  <w16cid:commentId w16cid:paraId="0E03A9E3" w16cid:durableId="14613C8A"/>
  <w16cid:commentId w16cid:paraId="6B383925" w16cid:durableId="4CF200F8"/>
  <w16cid:commentId w16cid:paraId="6FF25886" w16cid:durableId="161F4D81"/>
  <w16cid:commentId w16cid:paraId="28051A71" w16cid:durableId="65108FDF"/>
  <w16cid:commentId w16cid:paraId="30F00A62" w16cid:durableId="1F1DBFA3"/>
  <w16cid:commentId w16cid:paraId="55884184" w16cid:durableId="2DBC23E3"/>
  <w16cid:commentId w16cid:paraId="11DA6926" w16cid:durableId="78E7F11F"/>
  <w16cid:commentId w16cid:paraId="009CA345" w16cid:durableId="3BAA6A41"/>
  <w16cid:commentId w16cid:paraId="4C848A62" w16cid:durableId="7F295CDC"/>
  <w16cid:commentId w16cid:paraId="04523423" w16cid:durableId="3809EA93"/>
  <w16cid:commentId w16cid:paraId="57586405" w16cid:durableId="797F94F9"/>
  <w16cid:commentId w16cid:paraId="13E952DD" w16cid:durableId="51286DB0"/>
  <w16cid:commentId w16cid:paraId="3622C1C5" w16cid:durableId="36AA029C"/>
  <w16cid:commentId w16cid:paraId="6025FF63" w16cid:durableId="028A5CC1"/>
  <w16cid:commentId w16cid:paraId="09EDCB32" w16cid:durableId="4C3A7F3B"/>
  <w16cid:commentId w16cid:paraId="46B51401" w16cid:durableId="5799137B"/>
  <w16cid:commentId w16cid:paraId="63553F59" w16cid:durableId="254CF021"/>
  <w16cid:commentId w16cid:paraId="66F1C318" w16cid:durableId="6317AE63"/>
  <w16cid:commentId w16cid:paraId="45FFCF66" w16cid:durableId="6FF39756"/>
  <w16cid:commentId w16cid:paraId="12E03A3C" w16cid:durableId="00B9DF16"/>
  <w16cid:commentId w16cid:paraId="5C7A1C48" w16cid:durableId="5B89D87B"/>
  <w16cid:commentId w16cid:paraId="6BC11866" w16cid:durableId="148AD63F"/>
  <w16cid:commentId w16cid:paraId="153DFCC1" w16cid:durableId="77D1B0F4"/>
  <w16cid:commentId w16cid:paraId="73C47D16" w16cid:durableId="2612F932"/>
  <w16cid:commentId w16cid:paraId="4E05A99D" w16cid:durableId="42BC8EB5"/>
  <w16cid:commentId w16cid:paraId="222CFF5A" w16cid:durableId="53F7D05B"/>
  <w16cid:commentId w16cid:paraId="00E332E8" w16cid:durableId="54AFBC8F"/>
  <w16cid:commentId w16cid:paraId="12BC784B" w16cid:durableId="484536A3"/>
  <w16cid:commentId w16cid:paraId="47734E79" w16cid:durableId="675F9463"/>
  <w16cid:commentId w16cid:paraId="333A8763" w16cid:durableId="7218F4AF"/>
  <w16cid:commentId w16cid:paraId="6A78BB83" w16cid:durableId="6C8522CA"/>
  <w16cid:commentId w16cid:paraId="747E001D" w16cid:durableId="4C995CB0"/>
  <w16cid:commentId w16cid:paraId="4B1452B3" w16cid:durableId="1C20BF36"/>
  <w16cid:commentId w16cid:paraId="53F96875" w16cid:durableId="506C1268"/>
  <w16cid:commentId w16cid:paraId="16C8F895" w16cid:durableId="40EDCD19"/>
  <w16cid:commentId w16cid:paraId="6F30749F" w16cid:durableId="7C2C2894"/>
  <w16cid:commentId w16cid:paraId="22BB867C" w16cid:durableId="5C8DD9BD"/>
  <w16cid:commentId w16cid:paraId="32FC81E1" w16cid:durableId="6C83FDE8"/>
  <w16cid:commentId w16cid:paraId="1B016CF0" w16cid:durableId="3007F65F"/>
  <w16cid:commentId w16cid:paraId="667AC718" w16cid:durableId="15D42DE0"/>
  <w16cid:commentId w16cid:paraId="0EFA03B8" w16cid:durableId="1BF194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3940E" w14:textId="77777777" w:rsidR="00BE6876" w:rsidRDefault="00BE6876" w:rsidP="000E70A9">
      <w:r>
        <w:separator/>
      </w:r>
    </w:p>
  </w:endnote>
  <w:endnote w:type="continuationSeparator" w:id="0">
    <w:p w14:paraId="1775FCAE" w14:textId="77777777" w:rsidR="00BE6876" w:rsidRDefault="00BE6876" w:rsidP="000E70A9">
      <w:r>
        <w:continuationSeparator/>
      </w:r>
    </w:p>
  </w:endnote>
  <w:endnote w:type="continuationNotice" w:id="1">
    <w:p w14:paraId="459D6C9C" w14:textId="77777777" w:rsidR="00BE6876" w:rsidRDefault="00BE68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9933" w14:textId="77777777" w:rsidR="002D0D70" w:rsidRDefault="002D0D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838595"/>
      <w:docPartObj>
        <w:docPartGallery w:val="Page Numbers (Bottom of Page)"/>
        <w:docPartUnique/>
      </w:docPartObj>
    </w:sdtPr>
    <w:sdtEndPr>
      <w:rPr>
        <w:noProof/>
      </w:rPr>
    </w:sdtEndPr>
    <w:sdtContent>
      <w:p w14:paraId="3348AF06" w14:textId="77777777" w:rsidR="00C77713" w:rsidRDefault="00C77713">
        <w:pPr>
          <w:pStyle w:val="Footer"/>
          <w:jc w:val="right"/>
        </w:pPr>
      </w:p>
      <w:p w14:paraId="013AC9B0" w14:textId="4EF1E94D" w:rsidR="00C77713" w:rsidRDefault="00C77713" w:rsidP="00C77713">
        <w:pPr>
          <w:pStyle w:val="Footer"/>
          <w:jc w:val="center"/>
        </w:pPr>
        <w:r>
          <w:fldChar w:fldCharType="begin"/>
        </w:r>
        <w:r>
          <w:instrText xml:space="preserve"> PAGE   \* MERGEFORMAT </w:instrText>
        </w:r>
        <w:r>
          <w:fldChar w:fldCharType="separate"/>
        </w:r>
        <w:r w:rsidR="00B77B6D">
          <w:rPr>
            <w:noProof/>
          </w:rPr>
          <w:t>39</w:t>
        </w:r>
        <w:r>
          <w:rPr>
            <w:noProof/>
          </w:rPr>
          <w:fldChar w:fldCharType="end"/>
        </w:r>
      </w:p>
    </w:sdtContent>
  </w:sdt>
  <w:p w14:paraId="5468D200" w14:textId="77777777" w:rsidR="00C77713" w:rsidRDefault="00C777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E7D8" w14:textId="77777777" w:rsidR="002D0D70" w:rsidRDefault="002D0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D24BE" w14:textId="77777777" w:rsidR="00BE6876" w:rsidRDefault="00BE6876" w:rsidP="000E70A9">
      <w:r>
        <w:separator/>
      </w:r>
    </w:p>
  </w:footnote>
  <w:footnote w:type="continuationSeparator" w:id="0">
    <w:p w14:paraId="41D486CF" w14:textId="77777777" w:rsidR="00BE6876" w:rsidRDefault="00BE6876" w:rsidP="000E70A9">
      <w:r>
        <w:continuationSeparator/>
      </w:r>
    </w:p>
  </w:footnote>
  <w:footnote w:type="continuationNotice" w:id="1">
    <w:p w14:paraId="0C84DA16" w14:textId="77777777" w:rsidR="00BE6876" w:rsidRDefault="00BE68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4140" w14:textId="77777777" w:rsidR="002D0D70" w:rsidRDefault="002D0D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F92F" w14:textId="77777777" w:rsidR="002D0D70" w:rsidRDefault="002D0D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3C87EE8"/>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65BA0968"/>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E90151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794DF7"/>
    <w:multiLevelType w:val="hybridMultilevel"/>
    <w:tmpl w:val="85325330"/>
    <w:lvl w:ilvl="0" w:tplc="EFF673EC">
      <w:start w:val="1"/>
      <w:numFmt w:val="bullet"/>
      <w:lvlText w:val=""/>
      <w:lvlJc w:val="left"/>
      <w:pPr>
        <w:ind w:left="1440" w:hanging="360"/>
      </w:pPr>
      <w:rPr>
        <w:rFonts w:ascii="Symbol" w:hAnsi="Symbol"/>
      </w:rPr>
    </w:lvl>
    <w:lvl w:ilvl="1" w:tplc="C5C83970">
      <w:start w:val="1"/>
      <w:numFmt w:val="bullet"/>
      <w:lvlText w:val=""/>
      <w:lvlJc w:val="left"/>
      <w:pPr>
        <w:ind w:left="1440" w:hanging="360"/>
      </w:pPr>
      <w:rPr>
        <w:rFonts w:ascii="Symbol" w:hAnsi="Symbol"/>
      </w:rPr>
    </w:lvl>
    <w:lvl w:ilvl="2" w:tplc="D846B4D8">
      <w:start w:val="1"/>
      <w:numFmt w:val="bullet"/>
      <w:lvlText w:val=""/>
      <w:lvlJc w:val="left"/>
      <w:pPr>
        <w:ind w:left="1440" w:hanging="360"/>
      </w:pPr>
      <w:rPr>
        <w:rFonts w:ascii="Symbol" w:hAnsi="Symbol"/>
      </w:rPr>
    </w:lvl>
    <w:lvl w:ilvl="3" w:tplc="754A0E5C">
      <w:start w:val="1"/>
      <w:numFmt w:val="bullet"/>
      <w:lvlText w:val=""/>
      <w:lvlJc w:val="left"/>
      <w:pPr>
        <w:ind w:left="1440" w:hanging="360"/>
      </w:pPr>
      <w:rPr>
        <w:rFonts w:ascii="Symbol" w:hAnsi="Symbol"/>
      </w:rPr>
    </w:lvl>
    <w:lvl w:ilvl="4" w:tplc="3254146A">
      <w:start w:val="1"/>
      <w:numFmt w:val="bullet"/>
      <w:lvlText w:val=""/>
      <w:lvlJc w:val="left"/>
      <w:pPr>
        <w:ind w:left="1440" w:hanging="360"/>
      </w:pPr>
      <w:rPr>
        <w:rFonts w:ascii="Symbol" w:hAnsi="Symbol"/>
      </w:rPr>
    </w:lvl>
    <w:lvl w:ilvl="5" w:tplc="A550900A">
      <w:start w:val="1"/>
      <w:numFmt w:val="bullet"/>
      <w:lvlText w:val=""/>
      <w:lvlJc w:val="left"/>
      <w:pPr>
        <w:ind w:left="1440" w:hanging="360"/>
      </w:pPr>
      <w:rPr>
        <w:rFonts w:ascii="Symbol" w:hAnsi="Symbol"/>
      </w:rPr>
    </w:lvl>
    <w:lvl w:ilvl="6" w:tplc="31C0D886">
      <w:start w:val="1"/>
      <w:numFmt w:val="bullet"/>
      <w:lvlText w:val=""/>
      <w:lvlJc w:val="left"/>
      <w:pPr>
        <w:ind w:left="1440" w:hanging="360"/>
      </w:pPr>
      <w:rPr>
        <w:rFonts w:ascii="Symbol" w:hAnsi="Symbol"/>
      </w:rPr>
    </w:lvl>
    <w:lvl w:ilvl="7" w:tplc="22E06C9E">
      <w:start w:val="1"/>
      <w:numFmt w:val="bullet"/>
      <w:lvlText w:val=""/>
      <w:lvlJc w:val="left"/>
      <w:pPr>
        <w:ind w:left="1440" w:hanging="360"/>
      </w:pPr>
      <w:rPr>
        <w:rFonts w:ascii="Symbol" w:hAnsi="Symbol"/>
      </w:rPr>
    </w:lvl>
    <w:lvl w:ilvl="8" w:tplc="7A0CC3EC">
      <w:start w:val="1"/>
      <w:numFmt w:val="bullet"/>
      <w:lvlText w:val=""/>
      <w:lvlJc w:val="left"/>
      <w:pPr>
        <w:ind w:left="1440" w:hanging="360"/>
      </w:pPr>
      <w:rPr>
        <w:rFonts w:ascii="Symbol" w:hAnsi="Symbol"/>
      </w:rPr>
    </w:lvl>
  </w:abstractNum>
  <w:abstractNum w:abstractNumId="4" w15:restartNumberingAfterBreak="0">
    <w:nsid w:val="00BC5F02"/>
    <w:multiLevelType w:val="hybridMultilevel"/>
    <w:tmpl w:val="35B837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1CD3D3F"/>
    <w:multiLevelType w:val="hybridMultilevel"/>
    <w:tmpl w:val="23BAD9D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2BB79D1"/>
    <w:multiLevelType w:val="hybridMultilevel"/>
    <w:tmpl w:val="590A408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44F6F3B"/>
    <w:multiLevelType w:val="hybridMultilevel"/>
    <w:tmpl w:val="20AE1CC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7561EDD"/>
    <w:multiLevelType w:val="hybridMultilevel"/>
    <w:tmpl w:val="53ECF4C2"/>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8B7B15"/>
    <w:multiLevelType w:val="hybridMultilevel"/>
    <w:tmpl w:val="2DD6BDA4"/>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BF034BC"/>
    <w:multiLevelType w:val="hybridMultilevel"/>
    <w:tmpl w:val="3F482CB0"/>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7C153D"/>
    <w:multiLevelType w:val="hybridMultilevel"/>
    <w:tmpl w:val="CB0652E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DAD5B3A"/>
    <w:multiLevelType w:val="hybridMultilevel"/>
    <w:tmpl w:val="2814F47C"/>
    <w:lvl w:ilvl="0" w:tplc="04100003">
      <w:start w:val="1"/>
      <w:numFmt w:val="bullet"/>
      <w:lvlText w:val="o"/>
      <w:lvlJc w:val="left"/>
      <w:pPr>
        <w:ind w:left="1440" w:hanging="360"/>
      </w:pPr>
      <w:rPr>
        <w:rFonts w:ascii="Courier New" w:hAnsi="Courier New" w:cs="Courier New"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 w15:restartNumberingAfterBreak="0">
    <w:nsid w:val="0DFA6C81"/>
    <w:multiLevelType w:val="hybridMultilevel"/>
    <w:tmpl w:val="9AE6F11E"/>
    <w:lvl w:ilvl="0" w:tplc="FFFFFFFF">
      <w:start w:val="1"/>
      <w:numFmt w:val="bullet"/>
      <w:lvlText w:val=""/>
      <w:lvlJc w:val="left"/>
      <w:pPr>
        <w:ind w:left="720" w:hanging="360"/>
      </w:pPr>
      <w:rPr>
        <w:rFonts w:ascii="Symbol" w:hAnsi="Symbol" w:hint="default"/>
      </w:rPr>
    </w:lvl>
    <w:lvl w:ilvl="1" w:tplc="041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EBE3148"/>
    <w:multiLevelType w:val="hybridMultilevel"/>
    <w:tmpl w:val="A69657CE"/>
    <w:lvl w:ilvl="0" w:tplc="B76AE4B8">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2835677"/>
    <w:multiLevelType w:val="hybridMultilevel"/>
    <w:tmpl w:val="D876C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5B35EC"/>
    <w:multiLevelType w:val="hybridMultilevel"/>
    <w:tmpl w:val="9F1C75F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53079F3"/>
    <w:multiLevelType w:val="hybridMultilevel"/>
    <w:tmpl w:val="6884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546EF4"/>
    <w:multiLevelType w:val="hybridMultilevel"/>
    <w:tmpl w:val="A33829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F9008DB"/>
    <w:multiLevelType w:val="hybridMultilevel"/>
    <w:tmpl w:val="DCE03D28"/>
    <w:lvl w:ilvl="0" w:tplc="04100003">
      <w:start w:val="1"/>
      <w:numFmt w:val="bullet"/>
      <w:lvlText w:val="o"/>
      <w:lvlJc w:val="left"/>
      <w:pPr>
        <w:ind w:left="1434" w:hanging="360"/>
      </w:pPr>
      <w:rPr>
        <w:rFonts w:ascii="Courier New" w:hAnsi="Courier New" w:cs="Courier New" w:hint="default"/>
      </w:rPr>
    </w:lvl>
    <w:lvl w:ilvl="1" w:tplc="04100003" w:tentative="1">
      <w:start w:val="1"/>
      <w:numFmt w:val="bullet"/>
      <w:lvlText w:val="o"/>
      <w:lvlJc w:val="left"/>
      <w:pPr>
        <w:ind w:left="2154" w:hanging="360"/>
      </w:pPr>
      <w:rPr>
        <w:rFonts w:ascii="Courier New" w:hAnsi="Courier New" w:cs="Courier New" w:hint="default"/>
      </w:rPr>
    </w:lvl>
    <w:lvl w:ilvl="2" w:tplc="04100005" w:tentative="1">
      <w:start w:val="1"/>
      <w:numFmt w:val="bullet"/>
      <w:lvlText w:val=""/>
      <w:lvlJc w:val="left"/>
      <w:pPr>
        <w:ind w:left="2874" w:hanging="360"/>
      </w:pPr>
      <w:rPr>
        <w:rFonts w:ascii="Wingdings" w:hAnsi="Wingdings" w:hint="default"/>
      </w:rPr>
    </w:lvl>
    <w:lvl w:ilvl="3" w:tplc="04100001" w:tentative="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20" w15:restartNumberingAfterBreak="0">
    <w:nsid w:val="200F2A37"/>
    <w:multiLevelType w:val="hybridMultilevel"/>
    <w:tmpl w:val="D72C740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2EE3B69"/>
    <w:multiLevelType w:val="hybridMultilevel"/>
    <w:tmpl w:val="46E086E0"/>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30C2EE6"/>
    <w:multiLevelType w:val="hybridMultilevel"/>
    <w:tmpl w:val="3252D0C6"/>
    <w:lvl w:ilvl="0" w:tplc="04100005">
      <w:start w:val="1"/>
      <w:numFmt w:val="bullet"/>
      <w:lvlText w:val=""/>
      <w:lvlJc w:val="left"/>
      <w:pPr>
        <w:ind w:left="2149" w:hanging="360"/>
      </w:pPr>
      <w:rPr>
        <w:rFonts w:ascii="Wingdings" w:hAnsi="Wingdings" w:hint="default"/>
      </w:rPr>
    </w:lvl>
    <w:lvl w:ilvl="1" w:tplc="04100003" w:tentative="1">
      <w:start w:val="1"/>
      <w:numFmt w:val="bullet"/>
      <w:lvlText w:val="o"/>
      <w:lvlJc w:val="left"/>
      <w:pPr>
        <w:ind w:left="2869" w:hanging="360"/>
      </w:pPr>
      <w:rPr>
        <w:rFonts w:ascii="Courier New" w:hAnsi="Courier New" w:cs="Courier New" w:hint="default"/>
      </w:rPr>
    </w:lvl>
    <w:lvl w:ilvl="2" w:tplc="04100005" w:tentative="1">
      <w:start w:val="1"/>
      <w:numFmt w:val="bullet"/>
      <w:lvlText w:val=""/>
      <w:lvlJc w:val="left"/>
      <w:pPr>
        <w:ind w:left="3589" w:hanging="360"/>
      </w:pPr>
      <w:rPr>
        <w:rFonts w:ascii="Wingdings" w:hAnsi="Wingdings" w:hint="default"/>
      </w:rPr>
    </w:lvl>
    <w:lvl w:ilvl="3" w:tplc="04100001" w:tentative="1">
      <w:start w:val="1"/>
      <w:numFmt w:val="bullet"/>
      <w:lvlText w:val=""/>
      <w:lvlJc w:val="left"/>
      <w:pPr>
        <w:ind w:left="4309" w:hanging="360"/>
      </w:pPr>
      <w:rPr>
        <w:rFonts w:ascii="Symbol" w:hAnsi="Symbol" w:hint="default"/>
      </w:rPr>
    </w:lvl>
    <w:lvl w:ilvl="4" w:tplc="04100003" w:tentative="1">
      <w:start w:val="1"/>
      <w:numFmt w:val="bullet"/>
      <w:lvlText w:val="o"/>
      <w:lvlJc w:val="left"/>
      <w:pPr>
        <w:ind w:left="5029" w:hanging="360"/>
      </w:pPr>
      <w:rPr>
        <w:rFonts w:ascii="Courier New" w:hAnsi="Courier New" w:cs="Courier New" w:hint="default"/>
      </w:rPr>
    </w:lvl>
    <w:lvl w:ilvl="5" w:tplc="04100005" w:tentative="1">
      <w:start w:val="1"/>
      <w:numFmt w:val="bullet"/>
      <w:lvlText w:val=""/>
      <w:lvlJc w:val="left"/>
      <w:pPr>
        <w:ind w:left="5749" w:hanging="360"/>
      </w:pPr>
      <w:rPr>
        <w:rFonts w:ascii="Wingdings" w:hAnsi="Wingdings" w:hint="default"/>
      </w:rPr>
    </w:lvl>
    <w:lvl w:ilvl="6" w:tplc="04100001" w:tentative="1">
      <w:start w:val="1"/>
      <w:numFmt w:val="bullet"/>
      <w:lvlText w:val=""/>
      <w:lvlJc w:val="left"/>
      <w:pPr>
        <w:ind w:left="6469" w:hanging="360"/>
      </w:pPr>
      <w:rPr>
        <w:rFonts w:ascii="Symbol" w:hAnsi="Symbol" w:hint="default"/>
      </w:rPr>
    </w:lvl>
    <w:lvl w:ilvl="7" w:tplc="04100003" w:tentative="1">
      <w:start w:val="1"/>
      <w:numFmt w:val="bullet"/>
      <w:lvlText w:val="o"/>
      <w:lvlJc w:val="left"/>
      <w:pPr>
        <w:ind w:left="7189" w:hanging="360"/>
      </w:pPr>
      <w:rPr>
        <w:rFonts w:ascii="Courier New" w:hAnsi="Courier New" w:cs="Courier New" w:hint="default"/>
      </w:rPr>
    </w:lvl>
    <w:lvl w:ilvl="8" w:tplc="04100005" w:tentative="1">
      <w:start w:val="1"/>
      <w:numFmt w:val="bullet"/>
      <w:lvlText w:val=""/>
      <w:lvlJc w:val="left"/>
      <w:pPr>
        <w:ind w:left="7909" w:hanging="360"/>
      </w:pPr>
      <w:rPr>
        <w:rFonts w:ascii="Wingdings" w:hAnsi="Wingdings" w:hint="default"/>
      </w:rPr>
    </w:lvl>
  </w:abstractNum>
  <w:abstractNum w:abstractNumId="23" w15:restartNumberingAfterBreak="0">
    <w:nsid w:val="24464C89"/>
    <w:multiLevelType w:val="hybridMultilevel"/>
    <w:tmpl w:val="FD9AC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CB42134">
      <w:start w:val="1"/>
      <w:numFmt w:val="bullet"/>
      <w:lvlText w:val="•"/>
      <w:lvlJc w:val="left"/>
      <w:pPr>
        <w:ind w:left="2880" w:hanging="360"/>
      </w:pPr>
      <w:rPr>
        <w:rFonts w:ascii="Arial" w:hAnsi="Arial" w:hint="default"/>
      </w:rPr>
    </w:lvl>
    <w:lvl w:ilvl="3" w:tplc="04100003">
      <w:start w:val="1"/>
      <w:numFmt w:val="bullet"/>
      <w:lvlText w:val="o"/>
      <w:lvlJc w:val="left"/>
      <w:pPr>
        <w:ind w:left="72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9B6C88"/>
    <w:multiLevelType w:val="hybridMultilevel"/>
    <w:tmpl w:val="BA90C284"/>
    <w:lvl w:ilvl="0" w:tplc="04100003">
      <w:start w:val="1"/>
      <w:numFmt w:val="bullet"/>
      <w:lvlText w:val="o"/>
      <w:lvlJc w:val="left"/>
      <w:pPr>
        <w:ind w:left="360" w:hanging="360"/>
      </w:pPr>
      <w:rPr>
        <w:rFonts w:ascii="Courier New" w:hAnsi="Courier New" w:cs="Courier New"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5FB4C3E"/>
    <w:multiLevelType w:val="hybridMultilevel"/>
    <w:tmpl w:val="5E149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013FEB"/>
    <w:multiLevelType w:val="multilevel"/>
    <w:tmpl w:val="C070158A"/>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2CAD3552"/>
    <w:multiLevelType w:val="multilevel"/>
    <w:tmpl w:val="AE2C806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B94B8D"/>
    <w:multiLevelType w:val="hybridMultilevel"/>
    <w:tmpl w:val="3366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6467A8"/>
    <w:multiLevelType w:val="hybridMultilevel"/>
    <w:tmpl w:val="4A284F46"/>
    <w:lvl w:ilvl="0" w:tplc="FFFFFFFF">
      <w:start w:val="1"/>
      <w:numFmt w:val="bullet"/>
      <w:lvlText w:val=""/>
      <w:lvlJc w:val="left"/>
      <w:pPr>
        <w:ind w:left="720" w:hanging="360"/>
      </w:pPr>
      <w:rPr>
        <w:rFonts w:ascii="Symbol" w:hAnsi="Symbol" w:hint="default"/>
      </w:rPr>
    </w:lvl>
    <w:lvl w:ilvl="1" w:tplc="0410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Arial" w:hAnsi="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ED67F59"/>
    <w:multiLevelType w:val="hybridMultilevel"/>
    <w:tmpl w:val="0316BB40"/>
    <w:lvl w:ilvl="0" w:tplc="9CB42134">
      <w:start w:val="1"/>
      <w:numFmt w:val="bullet"/>
      <w:lvlText w:val="•"/>
      <w:lvlJc w:val="left"/>
      <w:pPr>
        <w:ind w:left="2930" w:hanging="360"/>
      </w:pPr>
      <w:rPr>
        <w:rFonts w:ascii="Arial" w:hAnsi="Arial" w:hint="default"/>
      </w:rPr>
    </w:lvl>
    <w:lvl w:ilvl="1" w:tplc="04100003" w:tentative="1">
      <w:start w:val="1"/>
      <w:numFmt w:val="bullet"/>
      <w:lvlText w:val="o"/>
      <w:lvlJc w:val="left"/>
      <w:pPr>
        <w:ind w:left="3650" w:hanging="360"/>
      </w:pPr>
      <w:rPr>
        <w:rFonts w:ascii="Courier New" w:hAnsi="Courier New" w:cs="Courier New" w:hint="default"/>
      </w:rPr>
    </w:lvl>
    <w:lvl w:ilvl="2" w:tplc="04100005" w:tentative="1">
      <w:start w:val="1"/>
      <w:numFmt w:val="bullet"/>
      <w:lvlText w:val=""/>
      <w:lvlJc w:val="left"/>
      <w:pPr>
        <w:ind w:left="4370" w:hanging="360"/>
      </w:pPr>
      <w:rPr>
        <w:rFonts w:ascii="Wingdings" w:hAnsi="Wingdings" w:hint="default"/>
      </w:rPr>
    </w:lvl>
    <w:lvl w:ilvl="3" w:tplc="04100001" w:tentative="1">
      <w:start w:val="1"/>
      <w:numFmt w:val="bullet"/>
      <w:lvlText w:val=""/>
      <w:lvlJc w:val="left"/>
      <w:pPr>
        <w:ind w:left="5090" w:hanging="360"/>
      </w:pPr>
      <w:rPr>
        <w:rFonts w:ascii="Symbol" w:hAnsi="Symbol" w:hint="default"/>
      </w:rPr>
    </w:lvl>
    <w:lvl w:ilvl="4" w:tplc="04100003" w:tentative="1">
      <w:start w:val="1"/>
      <w:numFmt w:val="bullet"/>
      <w:lvlText w:val="o"/>
      <w:lvlJc w:val="left"/>
      <w:pPr>
        <w:ind w:left="5810" w:hanging="360"/>
      </w:pPr>
      <w:rPr>
        <w:rFonts w:ascii="Courier New" w:hAnsi="Courier New" w:cs="Courier New" w:hint="default"/>
      </w:rPr>
    </w:lvl>
    <w:lvl w:ilvl="5" w:tplc="04100005" w:tentative="1">
      <w:start w:val="1"/>
      <w:numFmt w:val="bullet"/>
      <w:lvlText w:val=""/>
      <w:lvlJc w:val="left"/>
      <w:pPr>
        <w:ind w:left="6530" w:hanging="360"/>
      </w:pPr>
      <w:rPr>
        <w:rFonts w:ascii="Wingdings" w:hAnsi="Wingdings" w:hint="default"/>
      </w:rPr>
    </w:lvl>
    <w:lvl w:ilvl="6" w:tplc="04100001" w:tentative="1">
      <w:start w:val="1"/>
      <w:numFmt w:val="bullet"/>
      <w:lvlText w:val=""/>
      <w:lvlJc w:val="left"/>
      <w:pPr>
        <w:ind w:left="7250" w:hanging="360"/>
      </w:pPr>
      <w:rPr>
        <w:rFonts w:ascii="Symbol" w:hAnsi="Symbol" w:hint="default"/>
      </w:rPr>
    </w:lvl>
    <w:lvl w:ilvl="7" w:tplc="04100003" w:tentative="1">
      <w:start w:val="1"/>
      <w:numFmt w:val="bullet"/>
      <w:lvlText w:val="o"/>
      <w:lvlJc w:val="left"/>
      <w:pPr>
        <w:ind w:left="7970" w:hanging="360"/>
      </w:pPr>
      <w:rPr>
        <w:rFonts w:ascii="Courier New" w:hAnsi="Courier New" w:cs="Courier New" w:hint="default"/>
      </w:rPr>
    </w:lvl>
    <w:lvl w:ilvl="8" w:tplc="04100005" w:tentative="1">
      <w:start w:val="1"/>
      <w:numFmt w:val="bullet"/>
      <w:lvlText w:val=""/>
      <w:lvlJc w:val="left"/>
      <w:pPr>
        <w:ind w:left="8690" w:hanging="360"/>
      </w:pPr>
      <w:rPr>
        <w:rFonts w:ascii="Wingdings" w:hAnsi="Wingdings" w:hint="default"/>
      </w:rPr>
    </w:lvl>
  </w:abstractNum>
  <w:abstractNum w:abstractNumId="31" w15:restartNumberingAfterBreak="0">
    <w:nsid w:val="2F2732F5"/>
    <w:multiLevelType w:val="hybridMultilevel"/>
    <w:tmpl w:val="9758BA0C"/>
    <w:lvl w:ilvl="0" w:tplc="04100005">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2" w15:restartNumberingAfterBreak="0">
    <w:nsid w:val="2FAC1250"/>
    <w:multiLevelType w:val="hybridMultilevel"/>
    <w:tmpl w:val="435CA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BB535C"/>
    <w:multiLevelType w:val="hybridMultilevel"/>
    <w:tmpl w:val="5B6821D8"/>
    <w:lvl w:ilvl="0" w:tplc="04100003">
      <w:start w:val="1"/>
      <w:numFmt w:val="bullet"/>
      <w:lvlText w:val="o"/>
      <w:lvlJc w:val="left"/>
      <w:pPr>
        <w:ind w:left="720" w:hanging="360"/>
      </w:pPr>
      <w:rPr>
        <w:rFonts w:ascii="Courier New" w:hAnsi="Courier New" w:cs="Courier New" w:hint="default"/>
      </w:rPr>
    </w:lvl>
    <w:lvl w:ilvl="1" w:tplc="04100005">
      <w:start w:val="1"/>
      <w:numFmt w:val="bullet"/>
      <w:lvlText w:val=""/>
      <w:lvlJc w:val="left"/>
      <w:pPr>
        <w:ind w:left="1440" w:hanging="360"/>
      </w:pPr>
      <w:rPr>
        <w:rFonts w:ascii="Wingdings" w:hAnsi="Wingdings" w:hint="default"/>
      </w:rPr>
    </w:lvl>
    <w:lvl w:ilvl="2" w:tplc="9CB42134">
      <w:start w:val="1"/>
      <w:numFmt w:val="bullet"/>
      <w:lvlText w:val="•"/>
      <w:lvlJc w:val="left"/>
      <w:pPr>
        <w:ind w:left="2160" w:hanging="360"/>
      </w:pPr>
      <w:rPr>
        <w:rFonts w:ascii="Arial" w:hAnsi="Aria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1A1211"/>
    <w:multiLevelType w:val="hybridMultilevel"/>
    <w:tmpl w:val="23D636C2"/>
    <w:lvl w:ilvl="0" w:tplc="9CB42134">
      <w:start w:val="1"/>
      <w:numFmt w:val="bullet"/>
      <w:lvlText w:val="•"/>
      <w:lvlJc w:val="left"/>
      <w:pPr>
        <w:ind w:left="4320" w:hanging="360"/>
      </w:pPr>
      <w:rPr>
        <w:rFonts w:ascii="Arial" w:hAnsi="Arial" w:hint="default"/>
      </w:rPr>
    </w:lvl>
    <w:lvl w:ilvl="1" w:tplc="04100003" w:tentative="1">
      <w:start w:val="1"/>
      <w:numFmt w:val="bullet"/>
      <w:lvlText w:val="o"/>
      <w:lvlJc w:val="left"/>
      <w:pPr>
        <w:ind w:left="5040" w:hanging="360"/>
      </w:pPr>
      <w:rPr>
        <w:rFonts w:ascii="Courier New" w:hAnsi="Courier New" w:cs="Courier New" w:hint="default"/>
      </w:rPr>
    </w:lvl>
    <w:lvl w:ilvl="2" w:tplc="04100005" w:tentative="1">
      <w:start w:val="1"/>
      <w:numFmt w:val="bullet"/>
      <w:lvlText w:val=""/>
      <w:lvlJc w:val="left"/>
      <w:pPr>
        <w:ind w:left="5760" w:hanging="360"/>
      </w:pPr>
      <w:rPr>
        <w:rFonts w:ascii="Wingdings" w:hAnsi="Wingdings" w:hint="default"/>
      </w:rPr>
    </w:lvl>
    <w:lvl w:ilvl="3" w:tplc="04100001" w:tentative="1">
      <w:start w:val="1"/>
      <w:numFmt w:val="bullet"/>
      <w:lvlText w:val=""/>
      <w:lvlJc w:val="left"/>
      <w:pPr>
        <w:ind w:left="6480" w:hanging="360"/>
      </w:pPr>
      <w:rPr>
        <w:rFonts w:ascii="Symbol" w:hAnsi="Symbol" w:hint="default"/>
      </w:rPr>
    </w:lvl>
    <w:lvl w:ilvl="4" w:tplc="04100003" w:tentative="1">
      <w:start w:val="1"/>
      <w:numFmt w:val="bullet"/>
      <w:lvlText w:val="o"/>
      <w:lvlJc w:val="left"/>
      <w:pPr>
        <w:ind w:left="7200" w:hanging="360"/>
      </w:pPr>
      <w:rPr>
        <w:rFonts w:ascii="Courier New" w:hAnsi="Courier New" w:cs="Courier New" w:hint="default"/>
      </w:rPr>
    </w:lvl>
    <w:lvl w:ilvl="5" w:tplc="04100005" w:tentative="1">
      <w:start w:val="1"/>
      <w:numFmt w:val="bullet"/>
      <w:lvlText w:val=""/>
      <w:lvlJc w:val="left"/>
      <w:pPr>
        <w:ind w:left="7920" w:hanging="360"/>
      </w:pPr>
      <w:rPr>
        <w:rFonts w:ascii="Wingdings" w:hAnsi="Wingdings" w:hint="default"/>
      </w:rPr>
    </w:lvl>
    <w:lvl w:ilvl="6" w:tplc="04100001" w:tentative="1">
      <w:start w:val="1"/>
      <w:numFmt w:val="bullet"/>
      <w:lvlText w:val=""/>
      <w:lvlJc w:val="left"/>
      <w:pPr>
        <w:ind w:left="8640" w:hanging="360"/>
      </w:pPr>
      <w:rPr>
        <w:rFonts w:ascii="Symbol" w:hAnsi="Symbol" w:hint="default"/>
      </w:rPr>
    </w:lvl>
    <w:lvl w:ilvl="7" w:tplc="04100003" w:tentative="1">
      <w:start w:val="1"/>
      <w:numFmt w:val="bullet"/>
      <w:lvlText w:val="o"/>
      <w:lvlJc w:val="left"/>
      <w:pPr>
        <w:ind w:left="9360" w:hanging="360"/>
      </w:pPr>
      <w:rPr>
        <w:rFonts w:ascii="Courier New" w:hAnsi="Courier New" w:cs="Courier New" w:hint="default"/>
      </w:rPr>
    </w:lvl>
    <w:lvl w:ilvl="8" w:tplc="04100005" w:tentative="1">
      <w:start w:val="1"/>
      <w:numFmt w:val="bullet"/>
      <w:lvlText w:val=""/>
      <w:lvlJc w:val="left"/>
      <w:pPr>
        <w:ind w:left="10080" w:hanging="360"/>
      </w:pPr>
      <w:rPr>
        <w:rFonts w:ascii="Wingdings" w:hAnsi="Wingdings" w:hint="default"/>
      </w:rPr>
    </w:lvl>
  </w:abstractNum>
  <w:abstractNum w:abstractNumId="35" w15:restartNumberingAfterBreak="0">
    <w:nsid w:val="30544470"/>
    <w:multiLevelType w:val="hybridMultilevel"/>
    <w:tmpl w:val="03B6D89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5B7745C"/>
    <w:multiLevelType w:val="hybridMultilevel"/>
    <w:tmpl w:val="6D46AB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3744631D"/>
    <w:multiLevelType w:val="hybridMultilevel"/>
    <w:tmpl w:val="15DE59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7515AD3"/>
    <w:multiLevelType w:val="hybridMultilevel"/>
    <w:tmpl w:val="6114C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277C56"/>
    <w:multiLevelType w:val="multilevel"/>
    <w:tmpl w:val="BC1C1D8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ind w:left="2154"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70750F"/>
    <w:multiLevelType w:val="hybridMultilevel"/>
    <w:tmpl w:val="8A38EC3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04100003">
      <w:start w:val="1"/>
      <w:numFmt w:val="bullet"/>
      <w:lvlText w:val="o"/>
      <w:lvlJc w:val="left"/>
      <w:pPr>
        <w:ind w:left="7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0FB2481"/>
    <w:multiLevelType w:val="hybridMultilevel"/>
    <w:tmpl w:val="829633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415C2003"/>
    <w:multiLevelType w:val="hybridMultilevel"/>
    <w:tmpl w:val="AEBC151A"/>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10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51F049E"/>
    <w:multiLevelType w:val="multilevel"/>
    <w:tmpl w:val="40E26E5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1446"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220A6C"/>
    <w:multiLevelType w:val="hybridMultilevel"/>
    <w:tmpl w:val="163E8B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48953F5D"/>
    <w:multiLevelType w:val="hybridMultilevel"/>
    <w:tmpl w:val="3F0AB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93122A0"/>
    <w:multiLevelType w:val="hybridMultilevel"/>
    <w:tmpl w:val="045E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9D5981"/>
    <w:multiLevelType w:val="hybridMultilevel"/>
    <w:tmpl w:val="E2E86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E2129D"/>
    <w:multiLevelType w:val="hybridMultilevel"/>
    <w:tmpl w:val="6A386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0E0ACD"/>
    <w:multiLevelType w:val="hybridMultilevel"/>
    <w:tmpl w:val="073E3D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4B193D38"/>
    <w:multiLevelType w:val="hybridMultilevel"/>
    <w:tmpl w:val="58ECEC0C"/>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B942E2F"/>
    <w:multiLevelType w:val="hybridMultilevel"/>
    <w:tmpl w:val="0AB633D6"/>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1F0412"/>
    <w:multiLevelType w:val="hybridMultilevel"/>
    <w:tmpl w:val="D244165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E1F3AA3"/>
    <w:multiLevelType w:val="hybridMultilevel"/>
    <w:tmpl w:val="643485B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4E8F7BBC"/>
    <w:multiLevelType w:val="hybridMultilevel"/>
    <w:tmpl w:val="70DC1EB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5027348A"/>
    <w:multiLevelType w:val="hybridMultilevel"/>
    <w:tmpl w:val="152A5A82"/>
    <w:lvl w:ilvl="0" w:tplc="0410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56" w15:restartNumberingAfterBreak="0">
    <w:nsid w:val="52030FEC"/>
    <w:multiLevelType w:val="hybridMultilevel"/>
    <w:tmpl w:val="45F8CDC8"/>
    <w:lvl w:ilvl="0" w:tplc="04100003">
      <w:start w:val="1"/>
      <w:numFmt w:val="bullet"/>
      <w:lvlText w:val="o"/>
      <w:lvlJc w:val="left"/>
      <w:pPr>
        <w:ind w:left="1446" w:hanging="360"/>
      </w:pPr>
      <w:rPr>
        <w:rFonts w:ascii="Courier New" w:hAnsi="Courier New" w:cs="Courier New" w:hint="default"/>
      </w:rPr>
    </w:lvl>
    <w:lvl w:ilvl="1" w:tplc="FFFFFFFF" w:tentative="1">
      <w:start w:val="1"/>
      <w:numFmt w:val="bullet"/>
      <w:lvlText w:val="o"/>
      <w:lvlJc w:val="left"/>
      <w:pPr>
        <w:ind w:left="2166" w:hanging="360"/>
      </w:pPr>
      <w:rPr>
        <w:rFonts w:ascii="Courier New" w:hAnsi="Courier New" w:cs="Courier New" w:hint="default"/>
      </w:rPr>
    </w:lvl>
    <w:lvl w:ilvl="2" w:tplc="FFFFFFFF" w:tentative="1">
      <w:start w:val="1"/>
      <w:numFmt w:val="bullet"/>
      <w:lvlText w:val=""/>
      <w:lvlJc w:val="left"/>
      <w:pPr>
        <w:ind w:left="2886" w:hanging="360"/>
      </w:pPr>
      <w:rPr>
        <w:rFonts w:ascii="Wingdings" w:hAnsi="Wingdings" w:hint="default"/>
      </w:rPr>
    </w:lvl>
    <w:lvl w:ilvl="3" w:tplc="FFFFFFFF" w:tentative="1">
      <w:start w:val="1"/>
      <w:numFmt w:val="bullet"/>
      <w:lvlText w:val=""/>
      <w:lvlJc w:val="left"/>
      <w:pPr>
        <w:ind w:left="3606" w:hanging="360"/>
      </w:pPr>
      <w:rPr>
        <w:rFonts w:ascii="Symbol" w:hAnsi="Symbol" w:hint="default"/>
      </w:rPr>
    </w:lvl>
    <w:lvl w:ilvl="4" w:tplc="FFFFFFFF" w:tentative="1">
      <w:start w:val="1"/>
      <w:numFmt w:val="bullet"/>
      <w:lvlText w:val="o"/>
      <w:lvlJc w:val="left"/>
      <w:pPr>
        <w:ind w:left="4326" w:hanging="360"/>
      </w:pPr>
      <w:rPr>
        <w:rFonts w:ascii="Courier New" w:hAnsi="Courier New" w:cs="Courier New" w:hint="default"/>
      </w:rPr>
    </w:lvl>
    <w:lvl w:ilvl="5" w:tplc="FFFFFFFF" w:tentative="1">
      <w:start w:val="1"/>
      <w:numFmt w:val="bullet"/>
      <w:lvlText w:val=""/>
      <w:lvlJc w:val="left"/>
      <w:pPr>
        <w:ind w:left="5046" w:hanging="360"/>
      </w:pPr>
      <w:rPr>
        <w:rFonts w:ascii="Wingdings" w:hAnsi="Wingdings" w:hint="default"/>
      </w:rPr>
    </w:lvl>
    <w:lvl w:ilvl="6" w:tplc="FFFFFFFF" w:tentative="1">
      <w:start w:val="1"/>
      <w:numFmt w:val="bullet"/>
      <w:lvlText w:val=""/>
      <w:lvlJc w:val="left"/>
      <w:pPr>
        <w:ind w:left="5766" w:hanging="360"/>
      </w:pPr>
      <w:rPr>
        <w:rFonts w:ascii="Symbol" w:hAnsi="Symbol" w:hint="default"/>
      </w:rPr>
    </w:lvl>
    <w:lvl w:ilvl="7" w:tplc="FFFFFFFF" w:tentative="1">
      <w:start w:val="1"/>
      <w:numFmt w:val="bullet"/>
      <w:lvlText w:val="o"/>
      <w:lvlJc w:val="left"/>
      <w:pPr>
        <w:ind w:left="6486" w:hanging="360"/>
      </w:pPr>
      <w:rPr>
        <w:rFonts w:ascii="Courier New" w:hAnsi="Courier New" w:cs="Courier New" w:hint="default"/>
      </w:rPr>
    </w:lvl>
    <w:lvl w:ilvl="8" w:tplc="FFFFFFFF" w:tentative="1">
      <w:start w:val="1"/>
      <w:numFmt w:val="bullet"/>
      <w:lvlText w:val=""/>
      <w:lvlJc w:val="left"/>
      <w:pPr>
        <w:ind w:left="7206" w:hanging="360"/>
      </w:pPr>
      <w:rPr>
        <w:rFonts w:ascii="Wingdings" w:hAnsi="Wingdings" w:hint="default"/>
      </w:rPr>
    </w:lvl>
  </w:abstractNum>
  <w:abstractNum w:abstractNumId="57" w15:restartNumberingAfterBreak="0">
    <w:nsid w:val="524433F0"/>
    <w:multiLevelType w:val="hybridMultilevel"/>
    <w:tmpl w:val="7DBE4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5F3F52"/>
    <w:multiLevelType w:val="hybridMultilevel"/>
    <w:tmpl w:val="61649D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67B6A94"/>
    <w:multiLevelType w:val="hybridMultilevel"/>
    <w:tmpl w:val="430453C4"/>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83F204F"/>
    <w:multiLevelType w:val="hybridMultilevel"/>
    <w:tmpl w:val="75DAC16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868580A"/>
    <w:multiLevelType w:val="hybridMultilevel"/>
    <w:tmpl w:val="937A3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E0095C"/>
    <w:multiLevelType w:val="hybridMultilevel"/>
    <w:tmpl w:val="14B26CA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CB42134">
      <w:start w:val="1"/>
      <w:numFmt w:val="bullet"/>
      <w:lvlText w:val="•"/>
      <w:lvlJc w:val="left"/>
      <w:pPr>
        <w:ind w:left="2160" w:hanging="360"/>
      </w:pPr>
      <w:rPr>
        <w:rFonts w:ascii="Arial" w:hAnsi="Arial" w:hint="default"/>
      </w:rPr>
    </w:lvl>
    <w:lvl w:ilvl="3" w:tplc="FFFFFFFF">
      <w:start w:val="1"/>
      <w:numFmt w:val="bullet"/>
      <w:lvlText w:val="•"/>
      <w:lvlJc w:val="left"/>
      <w:pPr>
        <w:ind w:left="2880" w:hanging="360"/>
      </w:pPr>
      <w:rPr>
        <w:rFonts w:ascii="Arial" w:hAnsi="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C9D3CFB"/>
    <w:multiLevelType w:val="hybridMultilevel"/>
    <w:tmpl w:val="C456C97E"/>
    <w:lvl w:ilvl="0" w:tplc="8B64FB14">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2076B33"/>
    <w:multiLevelType w:val="hybridMultilevel"/>
    <w:tmpl w:val="906E34F6"/>
    <w:lvl w:ilvl="0" w:tplc="07884094">
      <w:start w:val="1"/>
      <w:numFmt w:val="bullet"/>
      <w:lvlText w:val=""/>
      <w:lvlJc w:val="left"/>
      <w:pPr>
        <w:ind w:left="1440" w:hanging="360"/>
      </w:pPr>
      <w:rPr>
        <w:rFonts w:ascii="Symbol" w:hAnsi="Symbol"/>
      </w:rPr>
    </w:lvl>
    <w:lvl w:ilvl="1" w:tplc="EA0EBEBA">
      <w:start w:val="1"/>
      <w:numFmt w:val="bullet"/>
      <w:lvlText w:val=""/>
      <w:lvlJc w:val="left"/>
      <w:pPr>
        <w:ind w:left="1440" w:hanging="360"/>
      </w:pPr>
      <w:rPr>
        <w:rFonts w:ascii="Symbol" w:hAnsi="Symbol"/>
      </w:rPr>
    </w:lvl>
    <w:lvl w:ilvl="2" w:tplc="7654EF26">
      <w:start w:val="1"/>
      <w:numFmt w:val="bullet"/>
      <w:lvlText w:val=""/>
      <w:lvlJc w:val="left"/>
      <w:pPr>
        <w:ind w:left="1440" w:hanging="360"/>
      </w:pPr>
      <w:rPr>
        <w:rFonts w:ascii="Symbol" w:hAnsi="Symbol"/>
      </w:rPr>
    </w:lvl>
    <w:lvl w:ilvl="3" w:tplc="374CE216">
      <w:start w:val="1"/>
      <w:numFmt w:val="bullet"/>
      <w:lvlText w:val=""/>
      <w:lvlJc w:val="left"/>
      <w:pPr>
        <w:ind w:left="1440" w:hanging="360"/>
      </w:pPr>
      <w:rPr>
        <w:rFonts w:ascii="Symbol" w:hAnsi="Symbol"/>
      </w:rPr>
    </w:lvl>
    <w:lvl w:ilvl="4" w:tplc="01C07146">
      <w:start w:val="1"/>
      <w:numFmt w:val="bullet"/>
      <w:lvlText w:val=""/>
      <w:lvlJc w:val="left"/>
      <w:pPr>
        <w:ind w:left="1440" w:hanging="360"/>
      </w:pPr>
      <w:rPr>
        <w:rFonts w:ascii="Symbol" w:hAnsi="Symbol"/>
      </w:rPr>
    </w:lvl>
    <w:lvl w:ilvl="5" w:tplc="234A4B52">
      <w:start w:val="1"/>
      <w:numFmt w:val="bullet"/>
      <w:lvlText w:val=""/>
      <w:lvlJc w:val="left"/>
      <w:pPr>
        <w:ind w:left="1440" w:hanging="360"/>
      </w:pPr>
      <w:rPr>
        <w:rFonts w:ascii="Symbol" w:hAnsi="Symbol"/>
      </w:rPr>
    </w:lvl>
    <w:lvl w:ilvl="6" w:tplc="DB5AB780">
      <w:start w:val="1"/>
      <w:numFmt w:val="bullet"/>
      <w:lvlText w:val=""/>
      <w:lvlJc w:val="left"/>
      <w:pPr>
        <w:ind w:left="1440" w:hanging="360"/>
      </w:pPr>
      <w:rPr>
        <w:rFonts w:ascii="Symbol" w:hAnsi="Symbol"/>
      </w:rPr>
    </w:lvl>
    <w:lvl w:ilvl="7" w:tplc="25BAB200">
      <w:start w:val="1"/>
      <w:numFmt w:val="bullet"/>
      <w:lvlText w:val=""/>
      <w:lvlJc w:val="left"/>
      <w:pPr>
        <w:ind w:left="1440" w:hanging="360"/>
      </w:pPr>
      <w:rPr>
        <w:rFonts w:ascii="Symbol" w:hAnsi="Symbol"/>
      </w:rPr>
    </w:lvl>
    <w:lvl w:ilvl="8" w:tplc="5B2ABE58">
      <w:start w:val="1"/>
      <w:numFmt w:val="bullet"/>
      <w:lvlText w:val=""/>
      <w:lvlJc w:val="left"/>
      <w:pPr>
        <w:ind w:left="1440" w:hanging="360"/>
      </w:pPr>
      <w:rPr>
        <w:rFonts w:ascii="Symbol" w:hAnsi="Symbol"/>
      </w:rPr>
    </w:lvl>
  </w:abstractNum>
  <w:abstractNum w:abstractNumId="65" w15:restartNumberingAfterBreak="0">
    <w:nsid w:val="64A14BFA"/>
    <w:multiLevelType w:val="hybridMultilevel"/>
    <w:tmpl w:val="EAF8AE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64E44AF2"/>
    <w:multiLevelType w:val="hybridMultilevel"/>
    <w:tmpl w:val="C986C9F0"/>
    <w:lvl w:ilvl="0" w:tplc="9CB42134">
      <w:start w:val="1"/>
      <w:numFmt w:val="bullet"/>
      <w:lvlText w:val="•"/>
      <w:lvlJc w:val="left"/>
      <w:pPr>
        <w:ind w:left="2880" w:hanging="360"/>
      </w:pPr>
      <w:rPr>
        <w:rFonts w:ascii="Arial" w:hAnsi="Aria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67" w15:restartNumberingAfterBreak="0">
    <w:nsid w:val="66854FBE"/>
    <w:multiLevelType w:val="multilevel"/>
    <w:tmpl w:val="AFF26F1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B20410"/>
    <w:multiLevelType w:val="multilevel"/>
    <w:tmpl w:val="7E40C05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B0A2723"/>
    <w:multiLevelType w:val="hybridMultilevel"/>
    <w:tmpl w:val="638EBA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6D6C0EBB"/>
    <w:multiLevelType w:val="hybridMultilevel"/>
    <w:tmpl w:val="ADBA5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E632C83"/>
    <w:multiLevelType w:val="hybridMultilevel"/>
    <w:tmpl w:val="A3A803D2"/>
    <w:lvl w:ilvl="0" w:tplc="9CB42134">
      <w:start w:val="1"/>
      <w:numFmt w:val="bullet"/>
      <w:lvlText w:val="•"/>
      <w:lvlJc w:val="left"/>
      <w:pPr>
        <w:ind w:left="2880" w:hanging="360"/>
      </w:pPr>
      <w:rPr>
        <w:rFonts w:ascii="Arial" w:hAnsi="Arial" w:hint="default"/>
      </w:rPr>
    </w:lvl>
    <w:lvl w:ilvl="1" w:tplc="04100003" w:tentative="1">
      <w:start w:val="1"/>
      <w:numFmt w:val="bullet"/>
      <w:lvlText w:val="o"/>
      <w:lvlJc w:val="left"/>
      <w:pPr>
        <w:ind w:left="3600" w:hanging="360"/>
      </w:pPr>
      <w:rPr>
        <w:rFonts w:ascii="Courier New" w:hAnsi="Courier New" w:cs="Courier New" w:hint="default"/>
      </w:rPr>
    </w:lvl>
    <w:lvl w:ilvl="2" w:tplc="04100005">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72" w15:restartNumberingAfterBreak="0">
    <w:nsid w:val="6EC712AD"/>
    <w:multiLevelType w:val="hybridMultilevel"/>
    <w:tmpl w:val="39F60A06"/>
    <w:lvl w:ilvl="0" w:tplc="9CB42134">
      <w:start w:val="1"/>
      <w:numFmt w:val="bullet"/>
      <w:lvlText w:val="•"/>
      <w:lvlJc w:val="left"/>
      <w:pPr>
        <w:ind w:left="2880" w:hanging="360"/>
      </w:pPr>
      <w:rPr>
        <w:rFonts w:ascii="Arial" w:hAnsi="Aria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73" w15:restartNumberingAfterBreak="0">
    <w:nsid w:val="70885A1A"/>
    <w:multiLevelType w:val="hybridMultilevel"/>
    <w:tmpl w:val="DF3454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70E022CA"/>
    <w:multiLevelType w:val="hybridMultilevel"/>
    <w:tmpl w:val="2D740A00"/>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Arial" w:hAnsi="Arial"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1EB0CAE"/>
    <w:multiLevelType w:val="hybridMultilevel"/>
    <w:tmpl w:val="48F4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1FF15E2"/>
    <w:multiLevelType w:val="hybridMultilevel"/>
    <w:tmpl w:val="48D8E00C"/>
    <w:lvl w:ilvl="0" w:tplc="0410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77" w15:restartNumberingAfterBreak="0">
    <w:nsid w:val="7460579A"/>
    <w:multiLevelType w:val="hybridMultilevel"/>
    <w:tmpl w:val="430C7C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66C5E51"/>
    <w:multiLevelType w:val="hybridMultilevel"/>
    <w:tmpl w:val="3D6223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6F97E17"/>
    <w:multiLevelType w:val="hybridMultilevel"/>
    <w:tmpl w:val="2174C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F42E77"/>
    <w:multiLevelType w:val="hybridMultilevel"/>
    <w:tmpl w:val="A4D867A2"/>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Arial" w:hAnsi="Arial"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78261106"/>
    <w:multiLevelType w:val="hybridMultilevel"/>
    <w:tmpl w:val="71764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515149"/>
    <w:multiLevelType w:val="hybridMultilevel"/>
    <w:tmpl w:val="9190B698"/>
    <w:lvl w:ilvl="0" w:tplc="9CB42134">
      <w:start w:val="1"/>
      <w:numFmt w:val="bullet"/>
      <w:lvlText w:val="•"/>
      <w:lvlJc w:val="left"/>
      <w:pPr>
        <w:ind w:left="2880" w:hanging="360"/>
      </w:pPr>
      <w:rPr>
        <w:rFonts w:ascii="Arial" w:hAnsi="Aria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83" w15:restartNumberingAfterBreak="0">
    <w:nsid w:val="7B2769BF"/>
    <w:multiLevelType w:val="multilevel"/>
    <w:tmpl w:val="30302FB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Arial" w:hAnsi="Arial"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D6560D9"/>
    <w:multiLevelType w:val="hybridMultilevel"/>
    <w:tmpl w:val="806C51C2"/>
    <w:lvl w:ilvl="0" w:tplc="DAA0B21E">
      <w:start w:val="1"/>
      <w:numFmt w:val="bullet"/>
      <w:lvlText w:val=""/>
      <w:lvlJc w:val="left"/>
      <w:pPr>
        <w:ind w:left="1440" w:hanging="360"/>
      </w:pPr>
      <w:rPr>
        <w:rFonts w:ascii="Symbol" w:hAnsi="Symbol"/>
      </w:rPr>
    </w:lvl>
    <w:lvl w:ilvl="1" w:tplc="A3B86C68">
      <w:start w:val="1"/>
      <w:numFmt w:val="bullet"/>
      <w:lvlText w:val=""/>
      <w:lvlJc w:val="left"/>
      <w:pPr>
        <w:ind w:left="1440" w:hanging="360"/>
      </w:pPr>
      <w:rPr>
        <w:rFonts w:ascii="Symbol" w:hAnsi="Symbol"/>
      </w:rPr>
    </w:lvl>
    <w:lvl w:ilvl="2" w:tplc="46A69DF2">
      <w:start w:val="1"/>
      <w:numFmt w:val="bullet"/>
      <w:lvlText w:val=""/>
      <w:lvlJc w:val="left"/>
      <w:pPr>
        <w:ind w:left="1440" w:hanging="360"/>
      </w:pPr>
      <w:rPr>
        <w:rFonts w:ascii="Symbol" w:hAnsi="Symbol"/>
      </w:rPr>
    </w:lvl>
    <w:lvl w:ilvl="3" w:tplc="B442D290">
      <w:start w:val="1"/>
      <w:numFmt w:val="bullet"/>
      <w:lvlText w:val=""/>
      <w:lvlJc w:val="left"/>
      <w:pPr>
        <w:ind w:left="1440" w:hanging="360"/>
      </w:pPr>
      <w:rPr>
        <w:rFonts w:ascii="Symbol" w:hAnsi="Symbol"/>
      </w:rPr>
    </w:lvl>
    <w:lvl w:ilvl="4" w:tplc="9BB87A32">
      <w:start w:val="1"/>
      <w:numFmt w:val="bullet"/>
      <w:lvlText w:val=""/>
      <w:lvlJc w:val="left"/>
      <w:pPr>
        <w:ind w:left="1440" w:hanging="360"/>
      </w:pPr>
      <w:rPr>
        <w:rFonts w:ascii="Symbol" w:hAnsi="Symbol"/>
      </w:rPr>
    </w:lvl>
    <w:lvl w:ilvl="5" w:tplc="37589BE2">
      <w:start w:val="1"/>
      <w:numFmt w:val="bullet"/>
      <w:lvlText w:val=""/>
      <w:lvlJc w:val="left"/>
      <w:pPr>
        <w:ind w:left="1440" w:hanging="360"/>
      </w:pPr>
      <w:rPr>
        <w:rFonts w:ascii="Symbol" w:hAnsi="Symbol"/>
      </w:rPr>
    </w:lvl>
    <w:lvl w:ilvl="6" w:tplc="B69AE068">
      <w:start w:val="1"/>
      <w:numFmt w:val="bullet"/>
      <w:lvlText w:val=""/>
      <w:lvlJc w:val="left"/>
      <w:pPr>
        <w:ind w:left="1440" w:hanging="360"/>
      </w:pPr>
      <w:rPr>
        <w:rFonts w:ascii="Symbol" w:hAnsi="Symbol"/>
      </w:rPr>
    </w:lvl>
    <w:lvl w:ilvl="7" w:tplc="8482E37C">
      <w:start w:val="1"/>
      <w:numFmt w:val="bullet"/>
      <w:lvlText w:val=""/>
      <w:lvlJc w:val="left"/>
      <w:pPr>
        <w:ind w:left="1440" w:hanging="360"/>
      </w:pPr>
      <w:rPr>
        <w:rFonts w:ascii="Symbol" w:hAnsi="Symbol"/>
      </w:rPr>
    </w:lvl>
    <w:lvl w:ilvl="8" w:tplc="B70E3A84">
      <w:start w:val="1"/>
      <w:numFmt w:val="bullet"/>
      <w:lvlText w:val=""/>
      <w:lvlJc w:val="left"/>
      <w:pPr>
        <w:ind w:left="1440" w:hanging="360"/>
      </w:pPr>
      <w:rPr>
        <w:rFonts w:ascii="Symbol" w:hAnsi="Symbol"/>
      </w:rPr>
    </w:lvl>
  </w:abstractNum>
  <w:abstractNum w:abstractNumId="85" w15:restartNumberingAfterBreak="0">
    <w:nsid w:val="7D796385"/>
    <w:multiLevelType w:val="hybridMultilevel"/>
    <w:tmpl w:val="5A7CE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E280A23"/>
    <w:multiLevelType w:val="hybridMultilevel"/>
    <w:tmpl w:val="F9DAA350"/>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7ECE66BE"/>
    <w:multiLevelType w:val="hybridMultilevel"/>
    <w:tmpl w:val="921CD2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7ED74DD7"/>
    <w:multiLevelType w:val="hybridMultilevel"/>
    <w:tmpl w:val="046A9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7EF83EC4"/>
    <w:multiLevelType w:val="hybridMultilevel"/>
    <w:tmpl w:val="67A6C8E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57395731">
    <w:abstractNumId w:val="2"/>
  </w:num>
  <w:num w:numId="2" w16cid:durableId="430779523">
    <w:abstractNumId w:val="1"/>
  </w:num>
  <w:num w:numId="3" w16cid:durableId="358625905">
    <w:abstractNumId w:val="63"/>
  </w:num>
  <w:num w:numId="4" w16cid:durableId="345637699">
    <w:abstractNumId w:val="14"/>
  </w:num>
  <w:num w:numId="5" w16cid:durableId="726807599">
    <w:abstractNumId w:val="0"/>
  </w:num>
  <w:num w:numId="6" w16cid:durableId="1693990857">
    <w:abstractNumId w:val="26"/>
    <w:lvlOverride w:ilvl="0">
      <w:startOverride w:val="1"/>
    </w:lvlOverride>
  </w:num>
  <w:num w:numId="7" w16cid:durableId="1111900405">
    <w:abstractNumId w:val="37"/>
  </w:num>
  <w:num w:numId="8" w16cid:durableId="994457261">
    <w:abstractNumId w:val="78"/>
  </w:num>
  <w:num w:numId="9" w16cid:durableId="855002709">
    <w:abstractNumId w:val="77"/>
  </w:num>
  <w:num w:numId="10" w16cid:durableId="1627155207">
    <w:abstractNumId w:val="28"/>
  </w:num>
  <w:num w:numId="11" w16cid:durableId="1998876230">
    <w:abstractNumId w:val="38"/>
  </w:num>
  <w:num w:numId="12" w16cid:durableId="1459757742">
    <w:abstractNumId w:val="25"/>
  </w:num>
  <w:num w:numId="13" w16cid:durableId="1186862949">
    <w:abstractNumId w:val="33"/>
  </w:num>
  <w:num w:numId="14" w16cid:durableId="1162502677">
    <w:abstractNumId w:val="47"/>
  </w:num>
  <w:num w:numId="15" w16cid:durableId="585920032">
    <w:abstractNumId w:val="61"/>
  </w:num>
  <w:num w:numId="16" w16cid:durableId="1440832539">
    <w:abstractNumId w:val="85"/>
  </w:num>
  <w:num w:numId="17" w16cid:durableId="1225603001">
    <w:abstractNumId w:val="79"/>
  </w:num>
  <w:num w:numId="18" w16cid:durableId="343361437">
    <w:abstractNumId w:val="81"/>
  </w:num>
  <w:num w:numId="19" w16cid:durableId="724570381">
    <w:abstractNumId w:val="20"/>
  </w:num>
  <w:num w:numId="20" w16cid:durableId="2146310971">
    <w:abstractNumId w:val="57"/>
  </w:num>
  <w:num w:numId="21" w16cid:durableId="2048021738">
    <w:abstractNumId w:val="70"/>
  </w:num>
  <w:num w:numId="22" w16cid:durableId="1761170770">
    <w:abstractNumId w:val="23"/>
  </w:num>
  <w:num w:numId="23" w16cid:durableId="1700353133">
    <w:abstractNumId w:val="16"/>
  </w:num>
  <w:num w:numId="24" w16cid:durableId="1655066764">
    <w:abstractNumId w:val="69"/>
  </w:num>
  <w:num w:numId="25" w16cid:durableId="535120822">
    <w:abstractNumId w:val="56"/>
  </w:num>
  <w:num w:numId="26" w16cid:durableId="670256223">
    <w:abstractNumId w:val="55"/>
  </w:num>
  <w:num w:numId="27" w16cid:durableId="1533152656">
    <w:abstractNumId w:val="82"/>
  </w:num>
  <w:num w:numId="28" w16cid:durableId="1549872756">
    <w:abstractNumId w:val="72"/>
  </w:num>
  <w:num w:numId="29" w16cid:durableId="1728067845">
    <w:abstractNumId w:val="71"/>
  </w:num>
  <w:num w:numId="30" w16cid:durableId="750584607">
    <w:abstractNumId w:val="12"/>
  </w:num>
  <w:num w:numId="31" w16cid:durableId="1181968303">
    <w:abstractNumId w:val="6"/>
  </w:num>
  <w:num w:numId="32" w16cid:durableId="1250433243">
    <w:abstractNumId w:val="30"/>
  </w:num>
  <w:num w:numId="33" w16cid:durableId="1413625224">
    <w:abstractNumId w:val="76"/>
  </w:num>
  <w:num w:numId="34" w16cid:durableId="1200893047">
    <w:abstractNumId w:val="31"/>
  </w:num>
  <w:num w:numId="35" w16cid:durableId="1234584326">
    <w:abstractNumId w:val="4"/>
  </w:num>
  <w:num w:numId="36" w16cid:durableId="579676921">
    <w:abstractNumId w:val="11"/>
  </w:num>
  <w:num w:numId="37" w16cid:durableId="1323043342">
    <w:abstractNumId w:val="73"/>
  </w:num>
  <w:num w:numId="38" w16cid:durableId="100875777">
    <w:abstractNumId w:val="8"/>
  </w:num>
  <w:num w:numId="39" w16cid:durableId="10186570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65567865">
    <w:abstractNumId w:val="9"/>
  </w:num>
  <w:num w:numId="41" w16cid:durableId="1569152932">
    <w:abstractNumId w:val="50"/>
  </w:num>
  <w:num w:numId="42" w16cid:durableId="676424490">
    <w:abstractNumId w:val="7"/>
  </w:num>
  <w:num w:numId="43" w16cid:durableId="2135829947">
    <w:abstractNumId w:val="13"/>
  </w:num>
  <w:num w:numId="44" w16cid:durableId="4677195">
    <w:abstractNumId w:val="74"/>
  </w:num>
  <w:num w:numId="45" w16cid:durableId="169758577">
    <w:abstractNumId w:val="10"/>
  </w:num>
  <w:num w:numId="46" w16cid:durableId="1069881740">
    <w:abstractNumId w:val="21"/>
  </w:num>
  <w:num w:numId="47" w16cid:durableId="825701672">
    <w:abstractNumId w:val="59"/>
  </w:num>
  <w:num w:numId="48" w16cid:durableId="1752966106">
    <w:abstractNumId w:val="80"/>
  </w:num>
  <w:num w:numId="49" w16cid:durableId="1385716205">
    <w:abstractNumId w:val="5"/>
  </w:num>
  <w:num w:numId="50" w16cid:durableId="568421462">
    <w:abstractNumId w:val="89"/>
  </w:num>
  <w:num w:numId="51" w16cid:durableId="799542522">
    <w:abstractNumId w:val="52"/>
  </w:num>
  <w:num w:numId="52" w16cid:durableId="1739283650">
    <w:abstractNumId w:val="60"/>
  </w:num>
  <w:num w:numId="53" w16cid:durableId="1433353617">
    <w:abstractNumId w:val="46"/>
  </w:num>
  <w:num w:numId="54" w16cid:durableId="1252011611">
    <w:abstractNumId w:val="17"/>
  </w:num>
  <w:num w:numId="55" w16cid:durableId="1297954969">
    <w:abstractNumId w:val="65"/>
  </w:num>
  <w:num w:numId="56" w16cid:durableId="647709923">
    <w:abstractNumId w:val="84"/>
  </w:num>
  <w:num w:numId="57" w16cid:durableId="2036419995">
    <w:abstractNumId w:val="45"/>
  </w:num>
  <w:num w:numId="58" w16cid:durableId="358505987">
    <w:abstractNumId w:val="58"/>
  </w:num>
  <w:num w:numId="59" w16cid:durableId="659774255">
    <w:abstractNumId w:val="15"/>
  </w:num>
  <w:num w:numId="60" w16cid:durableId="729110391">
    <w:abstractNumId w:val="86"/>
  </w:num>
  <w:num w:numId="61" w16cid:durableId="1806462333">
    <w:abstractNumId w:val="75"/>
  </w:num>
  <w:num w:numId="62" w16cid:durableId="291330976">
    <w:abstractNumId w:val="36"/>
  </w:num>
  <w:num w:numId="63" w16cid:durableId="1628703666">
    <w:abstractNumId w:val="48"/>
  </w:num>
  <w:num w:numId="64" w16cid:durableId="2014335634">
    <w:abstractNumId w:val="44"/>
  </w:num>
  <w:num w:numId="65" w16cid:durableId="1100493555">
    <w:abstractNumId w:val="24"/>
  </w:num>
  <w:num w:numId="66" w16cid:durableId="1153597399">
    <w:abstractNumId w:val="35"/>
  </w:num>
  <w:num w:numId="67" w16cid:durableId="1847741107">
    <w:abstractNumId w:val="40"/>
  </w:num>
  <w:num w:numId="68" w16cid:durableId="751046104">
    <w:abstractNumId w:val="39"/>
  </w:num>
  <w:num w:numId="69" w16cid:durableId="379940437">
    <w:abstractNumId w:val="83"/>
  </w:num>
  <w:num w:numId="70" w16cid:durableId="1796676482">
    <w:abstractNumId w:val="27"/>
  </w:num>
  <w:num w:numId="71" w16cid:durableId="1017539601">
    <w:abstractNumId w:val="67"/>
  </w:num>
  <w:num w:numId="72" w16cid:durableId="283849656">
    <w:abstractNumId w:val="68"/>
  </w:num>
  <w:num w:numId="73" w16cid:durableId="1891335962">
    <w:abstractNumId w:val="43"/>
  </w:num>
  <w:num w:numId="74" w16cid:durableId="967782293">
    <w:abstractNumId w:val="34"/>
  </w:num>
  <w:num w:numId="75" w16cid:durableId="819225890">
    <w:abstractNumId w:val="49"/>
  </w:num>
  <w:num w:numId="76" w16cid:durableId="1673335233">
    <w:abstractNumId w:val="66"/>
  </w:num>
  <w:num w:numId="77" w16cid:durableId="1712606840">
    <w:abstractNumId w:val="29"/>
  </w:num>
  <w:num w:numId="78" w16cid:durableId="283118832">
    <w:abstractNumId w:val="62"/>
  </w:num>
  <w:num w:numId="79" w16cid:durableId="1283918745">
    <w:abstractNumId w:val="18"/>
  </w:num>
  <w:num w:numId="80" w16cid:durableId="1392387446">
    <w:abstractNumId w:val="54"/>
  </w:num>
  <w:num w:numId="81" w16cid:durableId="371803630">
    <w:abstractNumId w:val="53"/>
  </w:num>
  <w:num w:numId="82" w16cid:durableId="54427491">
    <w:abstractNumId w:val="87"/>
  </w:num>
  <w:num w:numId="83" w16cid:durableId="19648484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7159650">
    <w:abstractNumId w:val="26"/>
    <w:lvlOverride w:ilvl="0">
      <w:startOverride w:val="1"/>
    </w:lvlOverride>
  </w:num>
  <w:num w:numId="85" w16cid:durableId="1716350848">
    <w:abstractNumId w:val="26"/>
    <w:lvlOverride w:ilvl="0">
      <w:startOverride w:val="1"/>
    </w:lvlOverride>
  </w:num>
  <w:num w:numId="86" w16cid:durableId="1867057544">
    <w:abstractNumId w:val="32"/>
  </w:num>
  <w:num w:numId="87" w16cid:durableId="1647932927">
    <w:abstractNumId w:val="51"/>
  </w:num>
  <w:num w:numId="88" w16cid:durableId="831989233">
    <w:abstractNumId w:val="42"/>
  </w:num>
  <w:num w:numId="89" w16cid:durableId="538667873">
    <w:abstractNumId w:val="19"/>
  </w:num>
  <w:num w:numId="90" w16cid:durableId="802697051">
    <w:abstractNumId w:val="22"/>
  </w:num>
  <w:num w:numId="91" w16cid:durableId="1643777824">
    <w:abstractNumId w:val="26"/>
    <w:lvlOverride w:ilvl="0">
      <w:startOverride w:val="1"/>
    </w:lvlOverride>
  </w:num>
  <w:num w:numId="92" w16cid:durableId="1633365411">
    <w:abstractNumId w:val="26"/>
    <w:lvlOverride w:ilvl="0">
      <w:startOverride w:val="1"/>
    </w:lvlOverride>
  </w:num>
  <w:num w:numId="93" w16cid:durableId="1372606409">
    <w:abstractNumId w:val="64"/>
  </w:num>
  <w:num w:numId="94" w16cid:durableId="1920090862">
    <w:abstractNumId w:val="3"/>
  </w:num>
  <w:num w:numId="95" w16cid:durableId="227226219">
    <w:abstractNumId w:val="88"/>
  </w:num>
  <w:num w:numId="96" w16cid:durableId="478304932">
    <w:abstractNumId w:val="41"/>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ia Perfetto">
    <w15:presenceInfo w15:providerId="AD" w15:userId="S::stefania.perfetto@avanade.com::12816ce9-76f8-4c70-802f-3e86e8997f50"/>
  </w15:person>
  <w15:person w15:author="Castelli, Alessandro">
    <w15:presenceInfo w15:providerId="AD" w15:userId="S::acastelli@deloitte.it::ab2d73f1-ffce-43d5-a640-e5cf8b8a9a6b"/>
  </w15:person>
  <w15:person w15:author="Portogallo, Sara">
    <w15:presenceInfo w15:providerId="AD" w15:userId="S::sportogallo@deloitte.it::d1c4aaf4-cd10-4411-9863-d8b337f32dd4"/>
  </w15:person>
  <w15:person w15:author="Tabasco Silvia">
    <w15:presenceInfo w15:providerId="AD" w15:userId="S::Silvia.Tabasco@credit-agricole.it::ebad5719-44d8-4b4b-b631-b77f60f5e7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proofState w:spelling="clean" w:grammar="clean"/>
  <w:attachedTemplate r:id="rId1"/>
  <w:trackRevisions/>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096"/>
    <w:rsid w:val="00000076"/>
    <w:rsid w:val="00000187"/>
    <w:rsid w:val="00000496"/>
    <w:rsid w:val="000005CD"/>
    <w:rsid w:val="000007CF"/>
    <w:rsid w:val="00000A00"/>
    <w:rsid w:val="00000AB0"/>
    <w:rsid w:val="00000FF5"/>
    <w:rsid w:val="000011FD"/>
    <w:rsid w:val="0000156A"/>
    <w:rsid w:val="00001852"/>
    <w:rsid w:val="000019BF"/>
    <w:rsid w:val="00001A14"/>
    <w:rsid w:val="00001C82"/>
    <w:rsid w:val="00001DAA"/>
    <w:rsid w:val="00001E76"/>
    <w:rsid w:val="00001FEB"/>
    <w:rsid w:val="00002005"/>
    <w:rsid w:val="0000209F"/>
    <w:rsid w:val="0000259E"/>
    <w:rsid w:val="00002658"/>
    <w:rsid w:val="0000292F"/>
    <w:rsid w:val="00002A51"/>
    <w:rsid w:val="00002CBA"/>
    <w:rsid w:val="00003313"/>
    <w:rsid w:val="000034C0"/>
    <w:rsid w:val="000034D0"/>
    <w:rsid w:val="0000379C"/>
    <w:rsid w:val="0000382F"/>
    <w:rsid w:val="00003BDC"/>
    <w:rsid w:val="00004263"/>
    <w:rsid w:val="00004274"/>
    <w:rsid w:val="0000443C"/>
    <w:rsid w:val="0000451C"/>
    <w:rsid w:val="00004681"/>
    <w:rsid w:val="00004767"/>
    <w:rsid w:val="000049F4"/>
    <w:rsid w:val="00004B6A"/>
    <w:rsid w:val="00004EF9"/>
    <w:rsid w:val="0000506F"/>
    <w:rsid w:val="0000522E"/>
    <w:rsid w:val="00005309"/>
    <w:rsid w:val="00005470"/>
    <w:rsid w:val="00005530"/>
    <w:rsid w:val="000055CC"/>
    <w:rsid w:val="0000570E"/>
    <w:rsid w:val="00005C77"/>
    <w:rsid w:val="000060A6"/>
    <w:rsid w:val="0000620F"/>
    <w:rsid w:val="0000640E"/>
    <w:rsid w:val="00006646"/>
    <w:rsid w:val="0000666B"/>
    <w:rsid w:val="0000675A"/>
    <w:rsid w:val="0000683F"/>
    <w:rsid w:val="000069C7"/>
    <w:rsid w:val="00006A59"/>
    <w:rsid w:val="00006BE3"/>
    <w:rsid w:val="00006CC4"/>
    <w:rsid w:val="00006CFA"/>
    <w:rsid w:val="00006D65"/>
    <w:rsid w:val="00006D83"/>
    <w:rsid w:val="00006FBE"/>
    <w:rsid w:val="000076FE"/>
    <w:rsid w:val="00007711"/>
    <w:rsid w:val="00007781"/>
    <w:rsid w:val="000078D5"/>
    <w:rsid w:val="00007970"/>
    <w:rsid w:val="00007D02"/>
    <w:rsid w:val="00007DC5"/>
    <w:rsid w:val="00007E41"/>
    <w:rsid w:val="0001002E"/>
    <w:rsid w:val="00010168"/>
    <w:rsid w:val="0001038F"/>
    <w:rsid w:val="000105A1"/>
    <w:rsid w:val="00010C11"/>
    <w:rsid w:val="00010C38"/>
    <w:rsid w:val="00010C4F"/>
    <w:rsid w:val="00010CFA"/>
    <w:rsid w:val="00010E75"/>
    <w:rsid w:val="00010FC1"/>
    <w:rsid w:val="00011012"/>
    <w:rsid w:val="0001115F"/>
    <w:rsid w:val="00011249"/>
    <w:rsid w:val="00011396"/>
    <w:rsid w:val="000114B0"/>
    <w:rsid w:val="0001156E"/>
    <w:rsid w:val="0001180D"/>
    <w:rsid w:val="00011831"/>
    <w:rsid w:val="0001194C"/>
    <w:rsid w:val="00011A94"/>
    <w:rsid w:val="00011ADF"/>
    <w:rsid w:val="00011B7C"/>
    <w:rsid w:val="00011BE6"/>
    <w:rsid w:val="00011C5B"/>
    <w:rsid w:val="00011D64"/>
    <w:rsid w:val="00011DE4"/>
    <w:rsid w:val="00011E34"/>
    <w:rsid w:val="00011EA4"/>
    <w:rsid w:val="00011FA2"/>
    <w:rsid w:val="0001209C"/>
    <w:rsid w:val="00012250"/>
    <w:rsid w:val="0001234D"/>
    <w:rsid w:val="00012518"/>
    <w:rsid w:val="0001258E"/>
    <w:rsid w:val="000125E3"/>
    <w:rsid w:val="00012676"/>
    <w:rsid w:val="0001280F"/>
    <w:rsid w:val="000129E7"/>
    <w:rsid w:val="00012A98"/>
    <w:rsid w:val="00012AE8"/>
    <w:rsid w:val="00012D74"/>
    <w:rsid w:val="00012FC5"/>
    <w:rsid w:val="00013641"/>
    <w:rsid w:val="00013A69"/>
    <w:rsid w:val="00013ADA"/>
    <w:rsid w:val="00013B37"/>
    <w:rsid w:val="00013C11"/>
    <w:rsid w:val="00013C20"/>
    <w:rsid w:val="00013C70"/>
    <w:rsid w:val="00013C90"/>
    <w:rsid w:val="00013D3E"/>
    <w:rsid w:val="00013DF3"/>
    <w:rsid w:val="000140D6"/>
    <w:rsid w:val="00014178"/>
    <w:rsid w:val="000141DD"/>
    <w:rsid w:val="0001455C"/>
    <w:rsid w:val="00014986"/>
    <w:rsid w:val="00014AF7"/>
    <w:rsid w:val="00014D10"/>
    <w:rsid w:val="00014E9D"/>
    <w:rsid w:val="00014FF4"/>
    <w:rsid w:val="00015010"/>
    <w:rsid w:val="00015169"/>
    <w:rsid w:val="000151E4"/>
    <w:rsid w:val="0001523F"/>
    <w:rsid w:val="0001560A"/>
    <w:rsid w:val="0001560C"/>
    <w:rsid w:val="00015636"/>
    <w:rsid w:val="00015764"/>
    <w:rsid w:val="00015825"/>
    <w:rsid w:val="00015858"/>
    <w:rsid w:val="00015A34"/>
    <w:rsid w:val="00015B70"/>
    <w:rsid w:val="00016280"/>
    <w:rsid w:val="00016358"/>
    <w:rsid w:val="00016390"/>
    <w:rsid w:val="00016499"/>
    <w:rsid w:val="00016502"/>
    <w:rsid w:val="00016511"/>
    <w:rsid w:val="000168D1"/>
    <w:rsid w:val="00016D89"/>
    <w:rsid w:val="0001717E"/>
    <w:rsid w:val="000171FD"/>
    <w:rsid w:val="0001744B"/>
    <w:rsid w:val="000174CA"/>
    <w:rsid w:val="000177F5"/>
    <w:rsid w:val="0001799A"/>
    <w:rsid w:val="00017B98"/>
    <w:rsid w:val="00017C4F"/>
    <w:rsid w:val="0002000F"/>
    <w:rsid w:val="0002003A"/>
    <w:rsid w:val="000200CF"/>
    <w:rsid w:val="000201E9"/>
    <w:rsid w:val="000202D4"/>
    <w:rsid w:val="0002051C"/>
    <w:rsid w:val="00020719"/>
    <w:rsid w:val="00020963"/>
    <w:rsid w:val="000209A2"/>
    <w:rsid w:val="00020ACE"/>
    <w:rsid w:val="00020B8A"/>
    <w:rsid w:val="00020EAC"/>
    <w:rsid w:val="0002125D"/>
    <w:rsid w:val="00021461"/>
    <w:rsid w:val="00021523"/>
    <w:rsid w:val="00021BCC"/>
    <w:rsid w:val="000220F2"/>
    <w:rsid w:val="000222A7"/>
    <w:rsid w:val="0002252D"/>
    <w:rsid w:val="00022738"/>
    <w:rsid w:val="00022D66"/>
    <w:rsid w:val="0002300E"/>
    <w:rsid w:val="000230BA"/>
    <w:rsid w:val="0002313F"/>
    <w:rsid w:val="00023140"/>
    <w:rsid w:val="00023271"/>
    <w:rsid w:val="00023361"/>
    <w:rsid w:val="0002344B"/>
    <w:rsid w:val="00023781"/>
    <w:rsid w:val="0002396D"/>
    <w:rsid w:val="00023B79"/>
    <w:rsid w:val="00023E6E"/>
    <w:rsid w:val="00024041"/>
    <w:rsid w:val="0002416F"/>
    <w:rsid w:val="000241A3"/>
    <w:rsid w:val="000241DF"/>
    <w:rsid w:val="0002431B"/>
    <w:rsid w:val="0002483C"/>
    <w:rsid w:val="000248BA"/>
    <w:rsid w:val="0002492F"/>
    <w:rsid w:val="00024CA7"/>
    <w:rsid w:val="00024CCA"/>
    <w:rsid w:val="00024D61"/>
    <w:rsid w:val="00024F35"/>
    <w:rsid w:val="0002503A"/>
    <w:rsid w:val="0002520D"/>
    <w:rsid w:val="00025254"/>
    <w:rsid w:val="000252DF"/>
    <w:rsid w:val="0002535E"/>
    <w:rsid w:val="00025363"/>
    <w:rsid w:val="0002537A"/>
    <w:rsid w:val="0002548A"/>
    <w:rsid w:val="000255B7"/>
    <w:rsid w:val="00025788"/>
    <w:rsid w:val="0002593F"/>
    <w:rsid w:val="00025977"/>
    <w:rsid w:val="00025A32"/>
    <w:rsid w:val="00025A3D"/>
    <w:rsid w:val="00025B41"/>
    <w:rsid w:val="00025BC6"/>
    <w:rsid w:val="00025D39"/>
    <w:rsid w:val="00025EFA"/>
    <w:rsid w:val="00025F2F"/>
    <w:rsid w:val="0002604A"/>
    <w:rsid w:val="000268FA"/>
    <w:rsid w:val="0002696E"/>
    <w:rsid w:val="00026A9E"/>
    <w:rsid w:val="00026BB7"/>
    <w:rsid w:val="00026C9F"/>
    <w:rsid w:val="00026F24"/>
    <w:rsid w:val="00027221"/>
    <w:rsid w:val="000272AA"/>
    <w:rsid w:val="00027530"/>
    <w:rsid w:val="00027810"/>
    <w:rsid w:val="0002787C"/>
    <w:rsid w:val="000278E3"/>
    <w:rsid w:val="00027A5E"/>
    <w:rsid w:val="00027BE6"/>
    <w:rsid w:val="00027E4A"/>
    <w:rsid w:val="000302E1"/>
    <w:rsid w:val="00030688"/>
    <w:rsid w:val="00030727"/>
    <w:rsid w:val="0003072C"/>
    <w:rsid w:val="0003077B"/>
    <w:rsid w:val="000309FD"/>
    <w:rsid w:val="00030ACD"/>
    <w:rsid w:val="00030B21"/>
    <w:rsid w:val="00030C5A"/>
    <w:rsid w:val="00030CD7"/>
    <w:rsid w:val="00030CDD"/>
    <w:rsid w:val="00031135"/>
    <w:rsid w:val="00031601"/>
    <w:rsid w:val="000316EF"/>
    <w:rsid w:val="000317A1"/>
    <w:rsid w:val="000317AB"/>
    <w:rsid w:val="00031B21"/>
    <w:rsid w:val="00031B43"/>
    <w:rsid w:val="00031B55"/>
    <w:rsid w:val="000323E2"/>
    <w:rsid w:val="000324D2"/>
    <w:rsid w:val="0003252A"/>
    <w:rsid w:val="00032596"/>
    <w:rsid w:val="0003260C"/>
    <w:rsid w:val="00032707"/>
    <w:rsid w:val="00032C6E"/>
    <w:rsid w:val="00032F28"/>
    <w:rsid w:val="00032FE6"/>
    <w:rsid w:val="0003323F"/>
    <w:rsid w:val="0003339B"/>
    <w:rsid w:val="00033457"/>
    <w:rsid w:val="00033898"/>
    <w:rsid w:val="0003398F"/>
    <w:rsid w:val="00033A17"/>
    <w:rsid w:val="00033CA5"/>
    <w:rsid w:val="00033D62"/>
    <w:rsid w:val="00033D8B"/>
    <w:rsid w:val="00033EA3"/>
    <w:rsid w:val="00033EB2"/>
    <w:rsid w:val="00034069"/>
    <w:rsid w:val="00034267"/>
    <w:rsid w:val="000343DC"/>
    <w:rsid w:val="00034598"/>
    <w:rsid w:val="00034883"/>
    <w:rsid w:val="000348ED"/>
    <w:rsid w:val="0003498F"/>
    <w:rsid w:val="000349C5"/>
    <w:rsid w:val="00034AD6"/>
    <w:rsid w:val="00034AFA"/>
    <w:rsid w:val="00034E11"/>
    <w:rsid w:val="0003501A"/>
    <w:rsid w:val="000351DD"/>
    <w:rsid w:val="00035223"/>
    <w:rsid w:val="0003529F"/>
    <w:rsid w:val="00035436"/>
    <w:rsid w:val="00035443"/>
    <w:rsid w:val="00035524"/>
    <w:rsid w:val="00035865"/>
    <w:rsid w:val="000358B6"/>
    <w:rsid w:val="00035900"/>
    <w:rsid w:val="000359FC"/>
    <w:rsid w:val="00035DC8"/>
    <w:rsid w:val="00035E26"/>
    <w:rsid w:val="00035E37"/>
    <w:rsid w:val="00035E66"/>
    <w:rsid w:val="000362B5"/>
    <w:rsid w:val="000363D7"/>
    <w:rsid w:val="00036441"/>
    <w:rsid w:val="00036972"/>
    <w:rsid w:val="00036AA5"/>
    <w:rsid w:val="00036F0B"/>
    <w:rsid w:val="0003720A"/>
    <w:rsid w:val="000373EC"/>
    <w:rsid w:val="00037427"/>
    <w:rsid w:val="0003751A"/>
    <w:rsid w:val="0003753A"/>
    <w:rsid w:val="00037565"/>
    <w:rsid w:val="000376B7"/>
    <w:rsid w:val="00037838"/>
    <w:rsid w:val="00037BE5"/>
    <w:rsid w:val="00037BFC"/>
    <w:rsid w:val="00037D01"/>
    <w:rsid w:val="00037EAC"/>
    <w:rsid w:val="00040039"/>
    <w:rsid w:val="000407B5"/>
    <w:rsid w:val="000408A4"/>
    <w:rsid w:val="000409E6"/>
    <w:rsid w:val="00040B09"/>
    <w:rsid w:val="00040C8A"/>
    <w:rsid w:val="00040CF2"/>
    <w:rsid w:val="00040D01"/>
    <w:rsid w:val="00040FE5"/>
    <w:rsid w:val="000411C1"/>
    <w:rsid w:val="000411D7"/>
    <w:rsid w:val="000413F7"/>
    <w:rsid w:val="00041622"/>
    <w:rsid w:val="000417A6"/>
    <w:rsid w:val="000418B0"/>
    <w:rsid w:val="00041A5C"/>
    <w:rsid w:val="00041B20"/>
    <w:rsid w:val="00041BF3"/>
    <w:rsid w:val="00041FCA"/>
    <w:rsid w:val="0004200A"/>
    <w:rsid w:val="00042032"/>
    <w:rsid w:val="00042322"/>
    <w:rsid w:val="00042585"/>
    <w:rsid w:val="000425A2"/>
    <w:rsid w:val="00042E49"/>
    <w:rsid w:val="000432B0"/>
    <w:rsid w:val="00043386"/>
    <w:rsid w:val="000435FB"/>
    <w:rsid w:val="00043632"/>
    <w:rsid w:val="00043844"/>
    <w:rsid w:val="0004386A"/>
    <w:rsid w:val="0004397B"/>
    <w:rsid w:val="000439AF"/>
    <w:rsid w:val="00043B2F"/>
    <w:rsid w:val="0004402B"/>
    <w:rsid w:val="00044254"/>
    <w:rsid w:val="0004438E"/>
    <w:rsid w:val="00044925"/>
    <w:rsid w:val="00044AAD"/>
    <w:rsid w:val="00044ADF"/>
    <w:rsid w:val="00044B36"/>
    <w:rsid w:val="00044B8F"/>
    <w:rsid w:val="0004515C"/>
    <w:rsid w:val="00045858"/>
    <w:rsid w:val="00045C8F"/>
    <w:rsid w:val="00045CA8"/>
    <w:rsid w:val="00045D13"/>
    <w:rsid w:val="00045DD7"/>
    <w:rsid w:val="00045E7B"/>
    <w:rsid w:val="000461B9"/>
    <w:rsid w:val="00046304"/>
    <w:rsid w:val="00046320"/>
    <w:rsid w:val="00046384"/>
    <w:rsid w:val="00046474"/>
    <w:rsid w:val="00046995"/>
    <w:rsid w:val="00046E31"/>
    <w:rsid w:val="00047063"/>
    <w:rsid w:val="00047368"/>
    <w:rsid w:val="0004746D"/>
    <w:rsid w:val="000474F5"/>
    <w:rsid w:val="0004787F"/>
    <w:rsid w:val="00047AFF"/>
    <w:rsid w:val="00047CD9"/>
    <w:rsid w:val="00050080"/>
    <w:rsid w:val="00050318"/>
    <w:rsid w:val="00050323"/>
    <w:rsid w:val="000505D1"/>
    <w:rsid w:val="00050953"/>
    <w:rsid w:val="00050A97"/>
    <w:rsid w:val="00050F3B"/>
    <w:rsid w:val="000511A5"/>
    <w:rsid w:val="000512F9"/>
    <w:rsid w:val="000515DC"/>
    <w:rsid w:val="000517A8"/>
    <w:rsid w:val="000518FF"/>
    <w:rsid w:val="0005195F"/>
    <w:rsid w:val="00051989"/>
    <w:rsid w:val="00051B42"/>
    <w:rsid w:val="00051F94"/>
    <w:rsid w:val="00052188"/>
    <w:rsid w:val="0005230A"/>
    <w:rsid w:val="0005257C"/>
    <w:rsid w:val="00052591"/>
    <w:rsid w:val="00052A8F"/>
    <w:rsid w:val="00052AF2"/>
    <w:rsid w:val="00052BEC"/>
    <w:rsid w:val="000535DA"/>
    <w:rsid w:val="000535E0"/>
    <w:rsid w:val="00053621"/>
    <w:rsid w:val="00053692"/>
    <w:rsid w:val="000538CD"/>
    <w:rsid w:val="000539A1"/>
    <w:rsid w:val="00053C18"/>
    <w:rsid w:val="00053E5B"/>
    <w:rsid w:val="000545CD"/>
    <w:rsid w:val="00054697"/>
    <w:rsid w:val="00054728"/>
    <w:rsid w:val="00054758"/>
    <w:rsid w:val="00054795"/>
    <w:rsid w:val="000548B2"/>
    <w:rsid w:val="00054BBA"/>
    <w:rsid w:val="00054DA3"/>
    <w:rsid w:val="00054DB0"/>
    <w:rsid w:val="00054FEF"/>
    <w:rsid w:val="00055112"/>
    <w:rsid w:val="000553A3"/>
    <w:rsid w:val="000557EE"/>
    <w:rsid w:val="00055A18"/>
    <w:rsid w:val="00055B70"/>
    <w:rsid w:val="00055CE4"/>
    <w:rsid w:val="00055DFF"/>
    <w:rsid w:val="000560CF"/>
    <w:rsid w:val="00056100"/>
    <w:rsid w:val="00056395"/>
    <w:rsid w:val="00056580"/>
    <w:rsid w:val="000568B3"/>
    <w:rsid w:val="00056F5C"/>
    <w:rsid w:val="00056F8C"/>
    <w:rsid w:val="00056FA6"/>
    <w:rsid w:val="00057046"/>
    <w:rsid w:val="00057245"/>
    <w:rsid w:val="000572D9"/>
    <w:rsid w:val="00057344"/>
    <w:rsid w:val="00057685"/>
    <w:rsid w:val="000576B7"/>
    <w:rsid w:val="0005784E"/>
    <w:rsid w:val="00057A8C"/>
    <w:rsid w:val="00057F3B"/>
    <w:rsid w:val="00060259"/>
    <w:rsid w:val="0006037A"/>
    <w:rsid w:val="00060395"/>
    <w:rsid w:val="000603D0"/>
    <w:rsid w:val="000604E6"/>
    <w:rsid w:val="000604E9"/>
    <w:rsid w:val="0006068B"/>
    <w:rsid w:val="00060722"/>
    <w:rsid w:val="00060806"/>
    <w:rsid w:val="0006091A"/>
    <w:rsid w:val="00060A47"/>
    <w:rsid w:val="00060E13"/>
    <w:rsid w:val="00060E6C"/>
    <w:rsid w:val="00061013"/>
    <w:rsid w:val="000610A4"/>
    <w:rsid w:val="000610E2"/>
    <w:rsid w:val="000612B2"/>
    <w:rsid w:val="000614D1"/>
    <w:rsid w:val="000617BB"/>
    <w:rsid w:val="0006197D"/>
    <w:rsid w:val="00061B46"/>
    <w:rsid w:val="00061BB7"/>
    <w:rsid w:val="00061BFB"/>
    <w:rsid w:val="00061EA2"/>
    <w:rsid w:val="00061F9D"/>
    <w:rsid w:val="00061FF3"/>
    <w:rsid w:val="00062198"/>
    <w:rsid w:val="00062245"/>
    <w:rsid w:val="000622F3"/>
    <w:rsid w:val="00062477"/>
    <w:rsid w:val="000624A4"/>
    <w:rsid w:val="00062C89"/>
    <w:rsid w:val="00062D12"/>
    <w:rsid w:val="00062E41"/>
    <w:rsid w:val="0006357B"/>
    <w:rsid w:val="000639AE"/>
    <w:rsid w:val="00063A00"/>
    <w:rsid w:val="000643AD"/>
    <w:rsid w:val="00064523"/>
    <w:rsid w:val="00064580"/>
    <w:rsid w:val="000645F4"/>
    <w:rsid w:val="00064612"/>
    <w:rsid w:val="000648F4"/>
    <w:rsid w:val="000651FA"/>
    <w:rsid w:val="0006548B"/>
    <w:rsid w:val="00065690"/>
    <w:rsid w:val="0006569D"/>
    <w:rsid w:val="00065750"/>
    <w:rsid w:val="000657C0"/>
    <w:rsid w:val="00065837"/>
    <w:rsid w:val="0006588D"/>
    <w:rsid w:val="000658E3"/>
    <w:rsid w:val="0006590C"/>
    <w:rsid w:val="0006594E"/>
    <w:rsid w:val="000659BF"/>
    <w:rsid w:val="00065AFA"/>
    <w:rsid w:val="00065B68"/>
    <w:rsid w:val="00065B69"/>
    <w:rsid w:val="00065C6D"/>
    <w:rsid w:val="000660E1"/>
    <w:rsid w:val="0006670D"/>
    <w:rsid w:val="00066770"/>
    <w:rsid w:val="00066882"/>
    <w:rsid w:val="00066AA4"/>
    <w:rsid w:val="00066ADD"/>
    <w:rsid w:val="00066E1F"/>
    <w:rsid w:val="00067011"/>
    <w:rsid w:val="00067079"/>
    <w:rsid w:val="000670AF"/>
    <w:rsid w:val="0006735B"/>
    <w:rsid w:val="0006737A"/>
    <w:rsid w:val="0006744D"/>
    <w:rsid w:val="000674F9"/>
    <w:rsid w:val="00067596"/>
    <w:rsid w:val="00067644"/>
    <w:rsid w:val="00067762"/>
    <w:rsid w:val="00067811"/>
    <w:rsid w:val="0006782A"/>
    <w:rsid w:val="0006799D"/>
    <w:rsid w:val="00067AF1"/>
    <w:rsid w:val="00067E4A"/>
    <w:rsid w:val="00067EF9"/>
    <w:rsid w:val="00067FF1"/>
    <w:rsid w:val="0007022F"/>
    <w:rsid w:val="00070254"/>
    <w:rsid w:val="000702F5"/>
    <w:rsid w:val="0007041E"/>
    <w:rsid w:val="00070445"/>
    <w:rsid w:val="000704CE"/>
    <w:rsid w:val="00070606"/>
    <w:rsid w:val="000709BA"/>
    <w:rsid w:val="00070A13"/>
    <w:rsid w:val="00070D4E"/>
    <w:rsid w:val="00070F6F"/>
    <w:rsid w:val="0007100B"/>
    <w:rsid w:val="00071337"/>
    <w:rsid w:val="000714B6"/>
    <w:rsid w:val="0007193B"/>
    <w:rsid w:val="00071985"/>
    <w:rsid w:val="000719D6"/>
    <w:rsid w:val="00071D5B"/>
    <w:rsid w:val="00071DAF"/>
    <w:rsid w:val="00071F5B"/>
    <w:rsid w:val="000722E4"/>
    <w:rsid w:val="00072382"/>
    <w:rsid w:val="00072537"/>
    <w:rsid w:val="00072645"/>
    <w:rsid w:val="000727F1"/>
    <w:rsid w:val="0007294B"/>
    <w:rsid w:val="00072DA1"/>
    <w:rsid w:val="00072F47"/>
    <w:rsid w:val="00073006"/>
    <w:rsid w:val="00073039"/>
    <w:rsid w:val="000730CF"/>
    <w:rsid w:val="000731A6"/>
    <w:rsid w:val="000731E9"/>
    <w:rsid w:val="0007375A"/>
    <w:rsid w:val="000739F9"/>
    <w:rsid w:val="00073AC4"/>
    <w:rsid w:val="00073B26"/>
    <w:rsid w:val="00073D7A"/>
    <w:rsid w:val="000740A2"/>
    <w:rsid w:val="000740F9"/>
    <w:rsid w:val="000742F4"/>
    <w:rsid w:val="00074492"/>
    <w:rsid w:val="000744CC"/>
    <w:rsid w:val="000746F6"/>
    <w:rsid w:val="000749D5"/>
    <w:rsid w:val="00074A9B"/>
    <w:rsid w:val="00074B25"/>
    <w:rsid w:val="00074D2D"/>
    <w:rsid w:val="0007540F"/>
    <w:rsid w:val="000755FD"/>
    <w:rsid w:val="00075899"/>
    <w:rsid w:val="00075A9D"/>
    <w:rsid w:val="00075B61"/>
    <w:rsid w:val="00075BEB"/>
    <w:rsid w:val="00075CD4"/>
    <w:rsid w:val="00075EDE"/>
    <w:rsid w:val="00075F58"/>
    <w:rsid w:val="0007607E"/>
    <w:rsid w:val="000761E4"/>
    <w:rsid w:val="00076640"/>
    <w:rsid w:val="0007668A"/>
    <w:rsid w:val="00076A9D"/>
    <w:rsid w:val="00076D96"/>
    <w:rsid w:val="00076E34"/>
    <w:rsid w:val="000772EC"/>
    <w:rsid w:val="0007780F"/>
    <w:rsid w:val="00077889"/>
    <w:rsid w:val="00077AA9"/>
    <w:rsid w:val="00077ADF"/>
    <w:rsid w:val="00077BBD"/>
    <w:rsid w:val="00077C18"/>
    <w:rsid w:val="00077C6E"/>
    <w:rsid w:val="00077CA1"/>
    <w:rsid w:val="00080095"/>
    <w:rsid w:val="00080120"/>
    <w:rsid w:val="0008058B"/>
    <w:rsid w:val="00080669"/>
    <w:rsid w:val="00080704"/>
    <w:rsid w:val="0008091A"/>
    <w:rsid w:val="000809B3"/>
    <w:rsid w:val="00080A79"/>
    <w:rsid w:val="00080E23"/>
    <w:rsid w:val="000810DF"/>
    <w:rsid w:val="00081104"/>
    <w:rsid w:val="00081533"/>
    <w:rsid w:val="000815D1"/>
    <w:rsid w:val="00081831"/>
    <w:rsid w:val="0008198C"/>
    <w:rsid w:val="00081A16"/>
    <w:rsid w:val="00081E85"/>
    <w:rsid w:val="00082076"/>
    <w:rsid w:val="0008213D"/>
    <w:rsid w:val="00082167"/>
    <w:rsid w:val="0008261B"/>
    <w:rsid w:val="00082863"/>
    <w:rsid w:val="00082C61"/>
    <w:rsid w:val="0008342A"/>
    <w:rsid w:val="00083768"/>
    <w:rsid w:val="00083788"/>
    <w:rsid w:val="000838BA"/>
    <w:rsid w:val="000839DB"/>
    <w:rsid w:val="00083AC7"/>
    <w:rsid w:val="00083BF6"/>
    <w:rsid w:val="00083C36"/>
    <w:rsid w:val="00083CA6"/>
    <w:rsid w:val="00083D00"/>
    <w:rsid w:val="00083D1D"/>
    <w:rsid w:val="00083D98"/>
    <w:rsid w:val="00083E1B"/>
    <w:rsid w:val="000841F8"/>
    <w:rsid w:val="00084248"/>
    <w:rsid w:val="0008442C"/>
    <w:rsid w:val="000844AC"/>
    <w:rsid w:val="0008491D"/>
    <w:rsid w:val="00084C2A"/>
    <w:rsid w:val="00084F39"/>
    <w:rsid w:val="000851F1"/>
    <w:rsid w:val="000855C6"/>
    <w:rsid w:val="000855ED"/>
    <w:rsid w:val="00085698"/>
    <w:rsid w:val="00085767"/>
    <w:rsid w:val="00085A03"/>
    <w:rsid w:val="00085DEB"/>
    <w:rsid w:val="00085F77"/>
    <w:rsid w:val="0008676B"/>
    <w:rsid w:val="00086A06"/>
    <w:rsid w:val="00086AF7"/>
    <w:rsid w:val="00086C4C"/>
    <w:rsid w:val="00086C61"/>
    <w:rsid w:val="00086D0A"/>
    <w:rsid w:val="00086F28"/>
    <w:rsid w:val="000871CD"/>
    <w:rsid w:val="0008723B"/>
    <w:rsid w:val="0008742A"/>
    <w:rsid w:val="000876AE"/>
    <w:rsid w:val="00087772"/>
    <w:rsid w:val="000877A4"/>
    <w:rsid w:val="00087899"/>
    <w:rsid w:val="000878B5"/>
    <w:rsid w:val="00087BCC"/>
    <w:rsid w:val="00087BD9"/>
    <w:rsid w:val="00087FC8"/>
    <w:rsid w:val="000900A3"/>
    <w:rsid w:val="000901DE"/>
    <w:rsid w:val="000904A0"/>
    <w:rsid w:val="00090588"/>
    <w:rsid w:val="00090857"/>
    <w:rsid w:val="00090C88"/>
    <w:rsid w:val="00090D37"/>
    <w:rsid w:val="00090FF4"/>
    <w:rsid w:val="0009111A"/>
    <w:rsid w:val="00091535"/>
    <w:rsid w:val="00091624"/>
    <w:rsid w:val="00091734"/>
    <w:rsid w:val="00091754"/>
    <w:rsid w:val="0009185C"/>
    <w:rsid w:val="00091997"/>
    <w:rsid w:val="0009215A"/>
    <w:rsid w:val="00092237"/>
    <w:rsid w:val="000922C5"/>
    <w:rsid w:val="00092357"/>
    <w:rsid w:val="0009237F"/>
    <w:rsid w:val="000923AA"/>
    <w:rsid w:val="00092571"/>
    <w:rsid w:val="0009285F"/>
    <w:rsid w:val="00092AAF"/>
    <w:rsid w:val="00092BE5"/>
    <w:rsid w:val="00092F00"/>
    <w:rsid w:val="00093372"/>
    <w:rsid w:val="000939EF"/>
    <w:rsid w:val="00093A2E"/>
    <w:rsid w:val="00093B33"/>
    <w:rsid w:val="00093DB6"/>
    <w:rsid w:val="00093E58"/>
    <w:rsid w:val="00093EF8"/>
    <w:rsid w:val="00093F3C"/>
    <w:rsid w:val="00093F8C"/>
    <w:rsid w:val="00093F9C"/>
    <w:rsid w:val="000945AC"/>
    <w:rsid w:val="000945B7"/>
    <w:rsid w:val="0009469F"/>
    <w:rsid w:val="00094750"/>
    <w:rsid w:val="000947D6"/>
    <w:rsid w:val="000948E7"/>
    <w:rsid w:val="00094956"/>
    <w:rsid w:val="000949A5"/>
    <w:rsid w:val="00094CD6"/>
    <w:rsid w:val="00094CFE"/>
    <w:rsid w:val="00094D10"/>
    <w:rsid w:val="00094ECD"/>
    <w:rsid w:val="000950B8"/>
    <w:rsid w:val="00095401"/>
    <w:rsid w:val="00095440"/>
    <w:rsid w:val="0009550A"/>
    <w:rsid w:val="00095824"/>
    <w:rsid w:val="000958E5"/>
    <w:rsid w:val="00095B52"/>
    <w:rsid w:val="00095C63"/>
    <w:rsid w:val="00095D3B"/>
    <w:rsid w:val="000964AF"/>
    <w:rsid w:val="00096598"/>
    <w:rsid w:val="00096644"/>
    <w:rsid w:val="000966C1"/>
    <w:rsid w:val="000967AF"/>
    <w:rsid w:val="00096B85"/>
    <w:rsid w:val="00096B96"/>
    <w:rsid w:val="00096BFB"/>
    <w:rsid w:val="00096C4C"/>
    <w:rsid w:val="00096C87"/>
    <w:rsid w:val="00096C8C"/>
    <w:rsid w:val="00096F07"/>
    <w:rsid w:val="00097720"/>
    <w:rsid w:val="0009772C"/>
    <w:rsid w:val="00097CEC"/>
    <w:rsid w:val="00097DCD"/>
    <w:rsid w:val="00097FBC"/>
    <w:rsid w:val="000A0423"/>
    <w:rsid w:val="000A0B89"/>
    <w:rsid w:val="000A0CD7"/>
    <w:rsid w:val="000A1032"/>
    <w:rsid w:val="000A104F"/>
    <w:rsid w:val="000A1118"/>
    <w:rsid w:val="000A129F"/>
    <w:rsid w:val="000A12CA"/>
    <w:rsid w:val="000A13A8"/>
    <w:rsid w:val="000A14A8"/>
    <w:rsid w:val="000A1798"/>
    <w:rsid w:val="000A1914"/>
    <w:rsid w:val="000A1EBD"/>
    <w:rsid w:val="000A20AE"/>
    <w:rsid w:val="000A2147"/>
    <w:rsid w:val="000A2541"/>
    <w:rsid w:val="000A2556"/>
    <w:rsid w:val="000A2702"/>
    <w:rsid w:val="000A2CA7"/>
    <w:rsid w:val="000A2E29"/>
    <w:rsid w:val="000A2F16"/>
    <w:rsid w:val="000A2F8E"/>
    <w:rsid w:val="000A301D"/>
    <w:rsid w:val="000A3143"/>
    <w:rsid w:val="000A344A"/>
    <w:rsid w:val="000A370C"/>
    <w:rsid w:val="000A38EB"/>
    <w:rsid w:val="000A3974"/>
    <w:rsid w:val="000A3A52"/>
    <w:rsid w:val="000A3CEA"/>
    <w:rsid w:val="000A3FB0"/>
    <w:rsid w:val="000A40FD"/>
    <w:rsid w:val="000A430A"/>
    <w:rsid w:val="000A4638"/>
    <w:rsid w:val="000A48C2"/>
    <w:rsid w:val="000A4CB5"/>
    <w:rsid w:val="000A4D89"/>
    <w:rsid w:val="000A4E97"/>
    <w:rsid w:val="000A4F9F"/>
    <w:rsid w:val="000A53AB"/>
    <w:rsid w:val="000A5586"/>
    <w:rsid w:val="000A56B2"/>
    <w:rsid w:val="000A5890"/>
    <w:rsid w:val="000A59C8"/>
    <w:rsid w:val="000A5B3E"/>
    <w:rsid w:val="000A5C1B"/>
    <w:rsid w:val="000A5E7C"/>
    <w:rsid w:val="000A6441"/>
    <w:rsid w:val="000A65F7"/>
    <w:rsid w:val="000A6616"/>
    <w:rsid w:val="000A668C"/>
    <w:rsid w:val="000A69C8"/>
    <w:rsid w:val="000A6A88"/>
    <w:rsid w:val="000A6E2A"/>
    <w:rsid w:val="000A6FBA"/>
    <w:rsid w:val="000A720A"/>
    <w:rsid w:val="000A73D1"/>
    <w:rsid w:val="000A752A"/>
    <w:rsid w:val="000A7929"/>
    <w:rsid w:val="000A7AAB"/>
    <w:rsid w:val="000A7AEC"/>
    <w:rsid w:val="000A7C28"/>
    <w:rsid w:val="000A7D8C"/>
    <w:rsid w:val="000B049A"/>
    <w:rsid w:val="000B05C2"/>
    <w:rsid w:val="000B0626"/>
    <w:rsid w:val="000B0B55"/>
    <w:rsid w:val="000B0E47"/>
    <w:rsid w:val="000B0F5F"/>
    <w:rsid w:val="000B1307"/>
    <w:rsid w:val="000B1336"/>
    <w:rsid w:val="000B155D"/>
    <w:rsid w:val="000B1BC8"/>
    <w:rsid w:val="000B1CE0"/>
    <w:rsid w:val="000B1D8A"/>
    <w:rsid w:val="000B20BA"/>
    <w:rsid w:val="000B20FF"/>
    <w:rsid w:val="000B21E0"/>
    <w:rsid w:val="000B238C"/>
    <w:rsid w:val="000B2468"/>
    <w:rsid w:val="000B24E2"/>
    <w:rsid w:val="000B2540"/>
    <w:rsid w:val="000B2B2E"/>
    <w:rsid w:val="000B2BE0"/>
    <w:rsid w:val="000B2F8F"/>
    <w:rsid w:val="000B300C"/>
    <w:rsid w:val="000B3200"/>
    <w:rsid w:val="000B3409"/>
    <w:rsid w:val="000B39F7"/>
    <w:rsid w:val="000B3C71"/>
    <w:rsid w:val="000B3F1E"/>
    <w:rsid w:val="000B4202"/>
    <w:rsid w:val="000B4468"/>
    <w:rsid w:val="000B4501"/>
    <w:rsid w:val="000B4688"/>
    <w:rsid w:val="000B4739"/>
    <w:rsid w:val="000B4893"/>
    <w:rsid w:val="000B492D"/>
    <w:rsid w:val="000B49C5"/>
    <w:rsid w:val="000B5169"/>
    <w:rsid w:val="000B5467"/>
    <w:rsid w:val="000B54C8"/>
    <w:rsid w:val="000B550B"/>
    <w:rsid w:val="000B5613"/>
    <w:rsid w:val="000B588A"/>
    <w:rsid w:val="000B5B0D"/>
    <w:rsid w:val="000B5BBC"/>
    <w:rsid w:val="000B5CD3"/>
    <w:rsid w:val="000B5D18"/>
    <w:rsid w:val="000B5E63"/>
    <w:rsid w:val="000B5EB1"/>
    <w:rsid w:val="000B5ED2"/>
    <w:rsid w:val="000B5EE6"/>
    <w:rsid w:val="000B60EB"/>
    <w:rsid w:val="000B60FA"/>
    <w:rsid w:val="000B6582"/>
    <w:rsid w:val="000B668F"/>
    <w:rsid w:val="000B6708"/>
    <w:rsid w:val="000B689D"/>
    <w:rsid w:val="000B6B75"/>
    <w:rsid w:val="000B7168"/>
    <w:rsid w:val="000B7240"/>
    <w:rsid w:val="000B73C4"/>
    <w:rsid w:val="000B7557"/>
    <w:rsid w:val="000B76ED"/>
    <w:rsid w:val="000B7709"/>
    <w:rsid w:val="000B7817"/>
    <w:rsid w:val="000B78E6"/>
    <w:rsid w:val="000B79FE"/>
    <w:rsid w:val="000B7D03"/>
    <w:rsid w:val="000B7E5E"/>
    <w:rsid w:val="000C00E9"/>
    <w:rsid w:val="000C02BA"/>
    <w:rsid w:val="000C02EC"/>
    <w:rsid w:val="000C047A"/>
    <w:rsid w:val="000C0628"/>
    <w:rsid w:val="000C0B6A"/>
    <w:rsid w:val="000C0E8C"/>
    <w:rsid w:val="000C10E7"/>
    <w:rsid w:val="000C1162"/>
    <w:rsid w:val="000C123F"/>
    <w:rsid w:val="000C135A"/>
    <w:rsid w:val="000C13C4"/>
    <w:rsid w:val="000C1568"/>
    <w:rsid w:val="000C159B"/>
    <w:rsid w:val="000C15CC"/>
    <w:rsid w:val="000C16A0"/>
    <w:rsid w:val="000C184E"/>
    <w:rsid w:val="000C193D"/>
    <w:rsid w:val="000C1ACA"/>
    <w:rsid w:val="000C1BEF"/>
    <w:rsid w:val="000C1D18"/>
    <w:rsid w:val="000C1E77"/>
    <w:rsid w:val="000C1F4F"/>
    <w:rsid w:val="000C2002"/>
    <w:rsid w:val="000C20A4"/>
    <w:rsid w:val="000C2142"/>
    <w:rsid w:val="000C23E5"/>
    <w:rsid w:val="000C2795"/>
    <w:rsid w:val="000C2835"/>
    <w:rsid w:val="000C2A58"/>
    <w:rsid w:val="000C2A75"/>
    <w:rsid w:val="000C2AFC"/>
    <w:rsid w:val="000C2BFF"/>
    <w:rsid w:val="000C2C13"/>
    <w:rsid w:val="000C2C3A"/>
    <w:rsid w:val="000C2D0C"/>
    <w:rsid w:val="000C2D2C"/>
    <w:rsid w:val="000C2DCB"/>
    <w:rsid w:val="000C2F12"/>
    <w:rsid w:val="000C302E"/>
    <w:rsid w:val="000C3052"/>
    <w:rsid w:val="000C3220"/>
    <w:rsid w:val="000C3718"/>
    <w:rsid w:val="000C38AE"/>
    <w:rsid w:val="000C39F1"/>
    <w:rsid w:val="000C3A98"/>
    <w:rsid w:val="000C3B3A"/>
    <w:rsid w:val="000C3B60"/>
    <w:rsid w:val="000C3C68"/>
    <w:rsid w:val="000C3DEA"/>
    <w:rsid w:val="000C3EE9"/>
    <w:rsid w:val="000C4080"/>
    <w:rsid w:val="000C40C5"/>
    <w:rsid w:val="000C4147"/>
    <w:rsid w:val="000C41E2"/>
    <w:rsid w:val="000C43CF"/>
    <w:rsid w:val="000C4499"/>
    <w:rsid w:val="000C4762"/>
    <w:rsid w:val="000C48B5"/>
    <w:rsid w:val="000C4919"/>
    <w:rsid w:val="000C4B49"/>
    <w:rsid w:val="000C4BCF"/>
    <w:rsid w:val="000C4CF3"/>
    <w:rsid w:val="000C4E09"/>
    <w:rsid w:val="000C4F41"/>
    <w:rsid w:val="000C50A5"/>
    <w:rsid w:val="000C55B8"/>
    <w:rsid w:val="000C55C1"/>
    <w:rsid w:val="000C565F"/>
    <w:rsid w:val="000C5663"/>
    <w:rsid w:val="000C5689"/>
    <w:rsid w:val="000C569E"/>
    <w:rsid w:val="000C56AD"/>
    <w:rsid w:val="000C5730"/>
    <w:rsid w:val="000C59AB"/>
    <w:rsid w:val="000C5C16"/>
    <w:rsid w:val="000C5C3B"/>
    <w:rsid w:val="000C5E05"/>
    <w:rsid w:val="000C5E66"/>
    <w:rsid w:val="000C602B"/>
    <w:rsid w:val="000C6191"/>
    <w:rsid w:val="000C6358"/>
    <w:rsid w:val="000C66C1"/>
    <w:rsid w:val="000C682E"/>
    <w:rsid w:val="000C6B44"/>
    <w:rsid w:val="000C6D24"/>
    <w:rsid w:val="000C6DB5"/>
    <w:rsid w:val="000C6E36"/>
    <w:rsid w:val="000C718C"/>
    <w:rsid w:val="000C730A"/>
    <w:rsid w:val="000C781D"/>
    <w:rsid w:val="000C7D08"/>
    <w:rsid w:val="000C7F61"/>
    <w:rsid w:val="000D0328"/>
    <w:rsid w:val="000D0426"/>
    <w:rsid w:val="000D04A4"/>
    <w:rsid w:val="000D0608"/>
    <w:rsid w:val="000D08F9"/>
    <w:rsid w:val="000D0D8E"/>
    <w:rsid w:val="000D0DF3"/>
    <w:rsid w:val="000D1276"/>
    <w:rsid w:val="000D181A"/>
    <w:rsid w:val="000D185E"/>
    <w:rsid w:val="000D1A1B"/>
    <w:rsid w:val="000D1B4E"/>
    <w:rsid w:val="000D1D36"/>
    <w:rsid w:val="000D1DBB"/>
    <w:rsid w:val="000D1EB6"/>
    <w:rsid w:val="000D210F"/>
    <w:rsid w:val="000D23FA"/>
    <w:rsid w:val="000D254B"/>
    <w:rsid w:val="000D29BD"/>
    <w:rsid w:val="000D2A86"/>
    <w:rsid w:val="000D2BBD"/>
    <w:rsid w:val="000D2D14"/>
    <w:rsid w:val="000D2E4D"/>
    <w:rsid w:val="000D2E4F"/>
    <w:rsid w:val="000D3265"/>
    <w:rsid w:val="000D3365"/>
    <w:rsid w:val="000D3853"/>
    <w:rsid w:val="000D394E"/>
    <w:rsid w:val="000D39FC"/>
    <w:rsid w:val="000D3A23"/>
    <w:rsid w:val="000D3BB8"/>
    <w:rsid w:val="000D3C22"/>
    <w:rsid w:val="000D4048"/>
    <w:rsid w:val="000D4598"/>
    <w:rsid w:val="000D4656"/>
    <w:rsid w:val="000D46DD"/>
    <w:rsid w:val="000D4863"/>
    <w:rsid w:val="000D4AFD"/>
    <w:rsid w:val="000D4C29"/>
    <w:rsid w:val="000D4CFD"/>
    <w:rsid w:val="000D4EA0"/>
    <w:rsid w:val="000D508D"/>
    <w:rsid w:val="000D5194"/>
    <w:rsid w:val="000D5508"/>
    <w:rsid w:val="000D59AB"/>
    <w:rsid w:val="000D5B1E"/>
    <w:rsid w:val="000D5B27"/>
    <w:rsid w:val="000D5E82"/>
    <w:rsid w:val="000D61D6"/>
    <w:rsid w:val="000D6413"/>
    <w:rsid w:val="000D64AC"/>
    <w:rsid w:val="000D64ED"/>
    <w:rsid w:val="000D674C"/>
    <w:rsid w:val="000D67A0"/>
    <w:rsid w:val="000D6808"/>
    <w:rsid w:val="000D6B99"/>
    <w:rsid w:val="000D6E4B"/>
    <w:rsid w:val="000D6E62"/>
    <w:rsid w:val="000D72D2"/>
    <w:rsid w:val="000D7396"/>
    <w:rsid w:val="000D7791"/>
    <w:rsid w:val="000D77A9"/>
    <w:rsid w:val="000D788E"/>
    <w:rsid w:val="000D79A9"/>
    <w:rsid w:val="000D7CED"/>
    <w:rsid w:val="000D7D1E"/>
    <w:rsid w:val="000E013A"/>
    <w:rsid w:val="000E020B"/>
    <w:rsid w:val="000E02EE"/>
    <w:rsid w:val="000E047B"/>
    <w:rsid w:val="000E05D0"/>
    <w:rsid w:val="000E090B"/>
    <w:rsid w:val="000E0F4D"/>
    <w:rsid w:val="000E1085"/>
    <w:rsid w:val="000E1133"/>
    <w:rsid w:val="000E139E"/>
    <w:rsid w:val="000E1426"/>
    <w:rsid w:val="000E1897"/>
    <w:rsid w:val="000E1A14"/>
    <w:rsid w:val="000E1D43"/>
    <w:rsid w:val="000E2124"/>
    <w:rsid w:val="000E21AB"/>
    <w:rsid w:val="000E23DE"/>
    <w:rsid w:val="000E2544"/>
    <w:rsid w:val="000E26CD"/>
    <w:rsid w:val="000E2784"/>
    <w:rsid w:val="000E28AB"/>
    <w:rsid w:val="000E298F"/>
    <w:rsid w:val="000E2B37"/>
    <w:rsid w:val="000E2BE7"/>
    <w:rsid w:val="000E2C8C"/>
    <w:rsid w:val="000E2D04"/>
    <w:rsid w:val="000E2E9D"/>
    <w:rsid w:val="000E2F6F"/>
    <w:rsid w:val="000E3135"/>
    <w:rsid w:val="000E3192"/>
    <w:rsid w:val="000E31EE"/>
    <w:rsid w:val="000E3295"/>
    <w:rsid w:val="000E3386"/>
    <w:rsid w:val="000E34D6"/>
    <w:rsid w:val="000E34FF"/>
    <w:rsid w:val="000E3536"/>
    <w:rsid w:val="000E355C"/>
    <w:rsid w:val="000E36CA"/>
    <w:rsid w:val="000E3719"/>
    <w:rsid w:val="000E380E"/>
    <w:rsid w:val="000E3AEF"/>
    <w:rsid w:val="000E3C4A"/>
    <w:rsid w:val="000E4056"/>
    <w:rsid w:val="000E4196"/>
    <w:rsid w:val="000E45A9"/>
    <w:rsid w:val="000E4671"/>
    <w:rsid w:val="000E48AB"/>
    <w:rsid w:val="000E4CDB"/>
    <w:rsid w:val="000E4F88"/>
    <w:rsid w:val="000E51D0"/>
    <w:rsid w:val="000E544C"/>
    <w:rsid w:val="000E54A0"/>
    <w:rsid w:val="000E5761"/>
    <w:rsid w:val="000E57EE"/>
    <w:rsid w:val="000E5A75"/>
    <w:rsid w:val="000E5D3D"/>
    <w:rsid w:val="000E5D53"/>
    <w:rsid w:val="000E5EE4"/>
    <w:rsid w:val="000E5F5B"/>
    <w:rsid w:val="000E6113"/>
    <w:rsid w:val="000E6129"/>
    <w:rsid w:val="000E6157"/>
    <w:rsid w:val="000E624D"/>
    <w:rsid w:val="000E6285"/>
    <w:rsid w:val="000E6522"/>
    <w:rsid w:val="000E65F8"/>
    <w:rsid w:val="000E674D"/>
    <w:rsid w:val="000E67D0"/>
    <w:rsid w:val="000E687E"/>
    <w:rsid w:val="000E6941"/>
    <w:rsid w:val="000E69B9"/>
    <w:rsid w:val="000E6C43"/>
    <w:rsid w:val="000E6D83"/>
    <w:rsid w:val="000E6FD3"/>
    <w:rsid w:val="000E7011"/>
    <w:rsid w:val="000E7019"/>
    <w:rsid w:val="000E7068"/>
    <w:rsid w:val="000E70A9"/>
    <w:rsid w:val="000E70F9"/>
    <w:rsid w:val="000E7144"/>
    <w:rsid w:val="000E748F"/>
    <w:rsid w:val="000E7550"/>
    <w:rsid w:val="000F0159"/>
    <w:rsid w:val="000F020C"/>
    <w:rsid w:val="000F04DC"/>
    <w:rsid w:val="000F052B"/>
    <w:rsid w:val="000F05E3"/>
    <w:rsid w:val="000F08DC"/>
    <w:rsid w:val="000F0CE3"/>
    <w:rsid w:val="000F0DA3"/>
    <w:rsid w:val="000F0DCC"/>
    <w:rsid w:val="000F0F62"/>
    <w:rsid w:val="000F12CC"/>
    <w:rsid w:val="000F1407"/>
    <w:rsid w:val="000F18FC"/>
    <w:rsid w:val="000F1D53"/>
    <w:rsid w:val="000F1DB3"/>
    <w:rsid w:val="000F2412"/>
    <w:rsid w:val="000F2ADC"/>
    <w:rsid w:val="000F2B06"/>
    <w:rsid w:val="000F2C63"/>
    <w:rsid w:val="000F2D53"/>
    <w:rsid w:val="000F2DC0"/>
    <w:rsid w:val="000F3045"/>
    <w:rsid w:val="000F3589"/>
    <w:rsid w:val="000F365E"/>
    <w:rsid w:val="000F3CE9"/>
    <w:rsid w:val="000F3CEA"/>
    <w:rsid w:val="000F3DA3"/>
    <w:rsid w:val="000F3FBD"/>
    <w:rsid w:val="000F4051"/>
    <w:rsid w:val="000F4319"/>
    <w:rsid w:val="000F4366"/>
    <w:rsid w:val="000F43CF"/>
    <w:rsid w:val="000F43FC"/>
    <w:rsid w:val="000F450D"/>
    <w:rsid w:val="000F460F"/>
    <w:rsid w:val="000F4665"/>
    <w:rsid w:val="000F46B3"/>
    <w:rsid w:val="000F482B"/>
    <w:rsid w:val="000F48BF"/>
    <w:rsid w:val="000F494F"/>
    <w:rsid w:val="000F4CC2"/>
    <w:rsid w:val="000F4D05"/>
    <w:rsid w:val="000F4DB2"/>
    <w:rsid w:val="000F4E94"/>
    <w:rsid w:val="000F4EFE"/>
    <w:rsid w:val="000F5002"/>
    <w:rsid w:val="000F5084"/>
    <w:rsid w:val="000F52C2"/>
    <w:rsid w:val="000F55AB"/>
    <w:rsid w:val="000F5C17"/>
    <w:rsid w:val="000F5DF2"/>
    <w:rsid w:val="000F608E"/>
    <w:rsid w:val="000F6190"/>
    <w:rsid w:val="000F61C6"/>
    <w:rsid w:val="000F6256"/>
    <w:rsid w:val="000F65F2"/>
    <w:rsid w:val="000F6645"/>
    <w:rsid w:val="000F6647"/>
    <w:rsid w:val="000F6768"/>
    <w:rsid w:val="000F6814"/>
    <w:rsid w:val="000F69F7"/>
    <w:rsid w:val="000F6ABE"/>
    <w:rsid w:val="000F6CF6"/>
    <w:rsid w:val="000F6D5C"/>
    <w:rsid w:val="000F6DB8"/>
    <w:rsid w:val="000F71D4"/>
    <w:rsid w:val="000F7351"/>
    <w:rsid w:val="000F7434"/>
    <w:rsid w:val="000F7460"/>
    <w:rsid w:val="000F7552"/>
    <w:rsid w:val="000F7988"/>
    <w:rsid w:val="000F7A2C"/>
    <w:rsid w:val="000F7BC9"/>
    <w:rsid w:val="000F7F4E"/>
    <w:rsid w:val="00100136"/>
    <w:rsid w:val="0010017F"/>
    <w:rsid w:val="00100414"/>
    <w:rsid w:val="0010045A"/>
    <w:rsid w:val="001007E7"/>
    <w:rsid w:val="0010085B"/>
    <w:rsid w:val="00100909"/>
    <w:rsid w:val="0010099A"/>
    <w:rsid w:val="00100A4F"/>
    <w:rsid w:val="00100AF4"/>
    <w:rsid w:val="00100D01"/>
    <w:rsid w:val="00100E75"/>
    <w:rsid w:val="001010AA"/>
    <w:rsid w:val="0010118C"/>
    <w:rsid w:val="0010171E"/>
    <w:rsid w:val="00101822"/>
    <w:rsid w:val="001018F9"/>
    <w:rsid w:val="00101901"/>
    <w:rsid w:val="00101AC1"/>
    <w:rsid w:val="00101AC5"/>
    <w:rsid w:val="00101B73"/>
    <w:rsid w:val="00102015"/>
    <w:rsid w:val="001021A8"/>
    <w:rsid w:val="00102226"/>
    <w:rsid w:val="00102248"/>
    <w:rsid w:val="00102473"/>
    <w:rsid w:val="0010248C"/>
    <w:rsid w:val="001024F6"/>
    <w:rsid w:val="001026C8"/>
    <w:rsid w:val="00102AF3"/>
    <w:rsid w:val="00102CAC"/>
    <w:rsid w:val="00102F90"/>
    <w:rsid w:val="00102FD4"/>
    <w:rsid w:val="00103065"/>
    <w:rsid w:val="0010336F"/>
    <w:rsid w:val="00103465"/>
    <w:rsid w:val="0010355D"/>
    <w:rsid w:val="0010361E"/>
    <w:rsid w:val="00103907"/>
    <w:rsid w:val="00104049"/>
    <w:rsid w:val="0010412F"/>
    <w:rsid w:val="0010453A"/>
    <w:rsid w:val="00104F7C"/>
    <w:rsid w:val="00105076"/>
    <w:rsid w:val="001052CC"/>
    <w:rsid w:val="001056E2"/>
    <w:rsid w:val="00105831"/>
    <w:rsid w:val="001058CA"/>
    <w:rsid w:val="00105A98"/>
    <w:rsid w:val="00105B01"/>
    <w:rsid w:val="00105B6E"/>
    <w:rsid w:val="00106086"/>
    <w:rsid w:val="001062EF"/>
    <w:rsid w:val="001063CE"/>
    <w:rsid w:val="001063DB"/>
    <w:rsid w:val="0010654B"/>
    <w:rsid w:val="00106B08"/>
    <w:rsid w:val="00106D49"/>
    <w:rsid w:val="0010739B"/>
    <w:rsid w:val="001073B0"/>
    <w:rsid w:val="001075BA"/>
    <w:rsid w:val="001077F7"/>
    <w:rsid w:val="0010780E"/>
    <w:rsid w:val="00107A90"/>
    <w:rsid w:val="00107AC7"/>
    <w:rsid w:val="00107BA0"/>
    <w:rsid w:val="00107C54"/>
    <w:rsid w:val="001101F6"/>
    <w:rsid w:val="001104E3"/>
    <w:rsid w:val="0011053C"/>
    <w:rsid w:val="001105DB"/>
    <w:rsid w:val="0011069B"/>
    <w:rsid w:val="00110A40"/>
    <w:rsid w:val="00110C1D"/>
    <w:rsid w:val="00110C82"/>
    <w:rsid w:val="00110D75"/>
    <w:rsid w:val="00110D7D"/>
    <w:rsid w:val="00110EA4"/>
    <w:rsid w:val="00110FE3"/>
    <w:rsid w:val="001111D0"/>
    <w:rsid w:val="0011121F"/>
    <w:rsid w:val="0011127A"/>
    <w:rsid w:val="001112E2"/>
    <w:rsid w:val="00111322"/>
    <w:rsid w:val="0011173A"/>
    <w:rsid w:val="00111BAA"/>
    <w:rsid w:val="00111CA3"/>
    <w:rsid w:val="00111D56"/>
    <w:rsid w:val="00111D76"/>
    <w:rsid w:val="00112123"/>
    <w:rsid w:val="0011223A"/>
    <w:rsid w:val="001122AC"/>
    <w:rsid w:val="00112476"/>
    <w:rsid w:val="001124CD"/>
    <w:rsid w:val="00112502"/>
    <w:rsid w:val="001126BD"/>
    <w:rsid w:val="001126F5"/>
    <w:rsid w:val="0011296A"/>
    <w:rsid w:val="00112D88"/>
    <w:rsid w:val="00112DC1"/>
    <w:rsid w:val="00112EE7"/>
    <w:rsid w:val="00112F73"/>
    <w:rsid w:val="00113066"/>
    <w:rsid w:val="001130BD"/>
    <w:rsid w:val="001131FF"/>
    <w:rsid w:val="0011336C"/>
    <w:rsid w:val="00113481"/>
    <w:rsid w:val="00113486"/>
    <w:rsid w:val="001134A1"/>
    <w:rsid w:val="00113549"/>
    <w:rsid w:val="001136EC"/>
    <w:rsid w:val="001136F6"/>
    <w:rsid w:val="001137CE"/>
    <w:rsid w:val="0011380E"/>
    <w:rsid w:val="00113CB0"/>
    <w:rsid w:val="001144F5"/>
    <w:rsid w:val="001146CF"/>
    <w:rsid w:val="00115034"/>
    <w:rsid w:val="00115108"/>
    <w:rsid w:val="0011540D"/>
    <w:rsid w:val="001154A3"/>
    <w:rsid w:val="00115564"/>
    <w:rsid w:val="00115ADF"/>
    <w:rsid w:val="00115B0D"/>
    <w:rsid w:val="00115C7C"/>
    <w:rsid w:val="00115D8A"/>
    <w:rsid w:val="001160D3"/>
    <w:rsid w:val="00116107"/>
    <w:rsid w:val="0011642A"/>
    <w:rsid w:val="00116515"/>
    <w:rsid w:val="001166D9"/>
    <w:rsid w:val="0011675A"/>
    <w:rsid w:val="001168EE"/>
    <w:rsid w:val="00117223"/>
    <w:rsid w:val="00117859"/>
    <w:rsid w:val="00117BB0"/>
    <w:rsid w:val="00117D00"/>
    <w:rsid w:val="00117D6B"/>
    <w:rsid w:val="00117D9F"/>
    <w:rsid w:val="00117DC6"/>
    <w:rsid w:val="00117E69"/>
    <w:rsid w:val="00117F73"/>
    <w:rsid w:val="00117F8B"/>
    <w:rsid w:val="001200EC"/>
    <w:rsid w:val="0012010B"/>
    <w:rsid w:val="001201B5"/>
    <w:rsid w:val="0012028A"/>
    <w:rsid w:val="00120403"/>
    <w:rsid w:val="001205CA"/>
    <w:rsid w:val="00120864"/>
    <w:rsid w:val="00120885"/>
    <w:rsid w:val="001209B0"/>
    <w:rsid w:val="001209C4"/>
    <w:rsid w:val="00120D2D"/>
    <w:rsid w:val="00120D8C"/>
    <w:rsid w:val="00120ED8"/>
    <w:rsid w:val="00120F03"/>
    <w:rsid w:val="00121318"/>
    <w:rsid w:val="00121409"/>
    <w:rsid w:val="00121AA6"/>
    <w:rsid w:val="00121DCD"/>
    <w:rsid w:val="00121ED2"/>
    <w:rsid w:val="00121F18"/>
    <w:rsid w:val="001220AD"/>
    <w:rsid w:val="001220B7"/>
    <w:rsid w:val="0012265F"/>
    <w:rsid w:val="001229A6"/>
    <w:rsid w:val="001229F9"/>
    <w:rsid w:val="001229FF"/>
    <w:rsid w:val="00122C03"/>
    <w:rsid w:val="00122CC8"/>
    <w:rsid w:val="00122F65"/>
    <w:rsid w:val="00122F6F"/>
    <w:rsid w:val="0012315B"/>
    <w:rsid w:val="0012322C"/>
    <w:rsid w:val="00123A70"/>
    <w:rsid w:val="00123A94"/>
    <w:rsid w:val="00123C3B"/>
    <w:rsid w:val="001248DC"/>
    <w:rsid w:val="00124C17"/>
    <w:rsid w:val="00124E98"/>
    <w:rsid w:val="0012502A"/>
    <w:rsid w:val="00125093"/>
    <w:rsid w:val="001250E5"/>
    <w:rsid w:val="0012515E"/>
    <w:rsid w:val="00125295"/>
    <w:rsid w:val="0012529D"/>
    <w:rsid w:val="001252FA"/>
    <w:rsid w:val="001254FD"/>
    <w:rsid w:val="00125789"/>
    <w:rsid w:val="001257FF"/>
    <w:rsid w:val="00125844"/>
    <w:rsid w:val="00125A64"/>
    <w:rsid w:val="00125C20"/>
    <w:rsid w:val="00125C47"/>
    <w:rsid w:val="00125CFB"/>
    <w:rsid w:val="00126034"/>
    <w:rsid w:val="00126128"/>
    <w:rsid w:val="001261B1"/>
    <w:rsid w:val="0012627B"/>
    <w:rsid w:val="001263EA"/>
    <w:rsid w:val="001266FC"/>
    <w:rsid w:val="00126B1D"/>
    <w:rsid w:val="00126C8E"/>
    <w:rsid w:val="00126E75"/>
    <w:rsid w:val="00126F78"/>
    <w:rsid w:val="001273A3"/>
    <w:rsid w:val="0012754F"/>
    <w:rsid w:val="001276C0"/>
    <w:rsid w:val="001279D6"/>
    <w:rsid w:val="00127AA1"/>
    <w:rsid w:val="00127E3F"/>
    <w:rsid w:val="0013001B"/>
    <w:rsid w:val="00130023"/>
    <w:rsid w:val="0013024D"/>
    <w:rsid w:val="00130330"/>
    <w:rsid w:val="0013035C"/>
    <w:rsid w:val="0013047F"/>
    <w:rsid w:val="001305E1"/>
    <w:rsid w:val="001307A4"/>
    <w:rsid w:val="00130914"/>
    <w:rsid w:val="00130952"/>
    <w:rsid w:val="00130964"/>
    <w:rsid w:val="001309D0"/>
    <w:rsid w:val="00130ADC"/>
    <w:rsid w:val="00130B58"/>
    <w:rsid w:val="00130BFB"/>
    <w:rsid w:val="00130F89"/>
    <w:rsid w:val="00131045"/>
    <w:rsid w:val="001311B4"/>
    <w:rsid w:val="001311D0"/>
    <w:rsid w:val="001313AD"/>
    <w:rsid w:val="001317C3"/>
    <w:rsid w:val="0013187F"/>
    <w:rsid w:val="00131B98"/>
    <w:rsid w:val="001320DE"/>
    <w:rsid w:val="0013230A"/>
    <w:rsid w:val="001324CF"/>
    <w:rsid w:val="001327DE"/>
    <w:rsid w:val="001328B1"/>
    <w:rsid w:val="00132A93"/>
    <w:rsid w:val="00132CF5"/>
    <w:rsid w:val="00132D22"/>
    <w:rsid w:val="00133206"/>
    <w:rsid w:val="00133383"/>
    <w:rsid w:val="00133521"/>
    <w:rsid w:val="001337C3"/>
    <w:rsid w:val="001337F1"/>
    <w:rsid w:val="00133B0D"/>
    <w:rsid w:val="00133D0C"/>
    <w:rsid w:val="00133DCA"/>
    <w:rsid w:val="00133E46"/>
    <w:rsid w:val="00133FD8"/>
    <w:rsid w:val="001341DE"/>
    <w:rsid w:val="00134207"/>
    <w:rsid w:val="00134500"/>
    <w:rsid w:val="001346C0"/>
    <w:rsid w:val="00134851"/>
    <w:rsid w:val="001348AC"/>
    <w:rsid w:val="00134CD7"/>
    <w:rsid w:val="00134E1C"/>
    <w:rsid w:val="00134EBF"/>
    <w:rsid w:val="00135237"/>
    <w:rsid w:val="0013582A"/>
    <w:rsid w:val="001358F2"/>
    <w:rsid w:val="00135912"/>
    <w:rsid w:val="001359A6"/>
    <w:rsid w:val="00135D53"/>
    <w:rsid w:val="00135DAD"/>
    <w:rsid w:val="00135DD9"/>
    <w:rsid w:val="00135E02"/>
    <w:rsid w:val="00135FBB"/>
    <w:rsid w:val="00136099"/>
    <w:rsid w:val="001360DF"/>
    <w:rsid w:val="001360F0"/>
    <w:rsid w:val="00136183"/>
    <w:rsid w:val="001362E7"/>
    <w:rsid w:val="001363E3"/>
    <w:rsid w:val="001364FC"/>
    <w:rsid w:val="00136547"/>
    <w:rsid w:val="00136557"/>
    <w:rsid w:val="00136665"/>
    <w:rsid w:val="00136720"/>
    <w:rsid w:val="0013683B"/>
    <w:rsid w:val="001368CB"/>
    <w:rsid w:val="001368D4"/>
    <w:rsid w:val="00136B5C"/>
    <w:rsid w:val="00136BDE"/>
    <w:rsid w:val="00136CA5"/>
    <w:rsid w:val="00137282"/>
    <w:rsid w:val="0013728A"/>
    <w:rsid w:val="001373C1"/>
    <w:rsid w:val="001373CA"/>
    <w:rsid w:val="00137447"/>
    <w:rsid w:val="001377A8"/>
    <w:rsid w:val="00137841"/>
    <w:rsid w:val="00137CA7"/>
    <w:rsid w:val="00137DB8"/>
    <w:rsid w:val="00137E57"/>
    <w:rsid w:val="0014008C"/>
    <w:rsid w:val="001400B5"/>
    <w:rsid w:val="0014035E"/>
    <w:rsid w:val="0014075A"/>
    <w:rsid w:val="00140932"/>
    <w:rsid w:val="00140D58"/>
    <w:rsid w:val="00140D61"/>
    <w:rsid w:val="00140F73"/>
    <w:rsid w:val="001412FA"/>
    <w:rsid w:val="0014134E"/>
    <w:rsid w:val="00141491"/>
    <w:rsid w:val="0014166A"/>
    <w:rsid w:val="00141749"/>
    <w:rsid w:val="00141893"/>
    <w:rsid w:val="0014192E"/>
    <w:rsid w:val="00141A29"/>
    <w:rsid w:val="00141F43"/>
    <w:rsid w:val="00141F90"/>
    <w:rsid w:val="001421D4"/>
    <w:rsid w:val="001423D9"/>
    <w:rsid w:val="0014254D"/>
    <w:rsid w:val="001427B4"/>
    <w:rsid w:val="00142C4D"/>
    <w:rsid w:val="00142CBE"/>
    <w:rsid w:val="00142DB0"/>
    <w:rsid w:val="00142EA7"/>
    <w:rsid w:val="00142F11"/>
    <w:rsid w:val="001430FE"/>
    <w:rsid w:val="001431A1"/>
    <w:rsid w:val="00143228"/>
    <w:rsid w:val="00143549"/>
    <w:rsid w:val="00143B69"/>
    <w:rsid w:val="00143CC2"/>
    <w:rsid w:val="00143CC5"/>
    <w:rsid w:val="00143E7E"/>
    <w:rsid w:val="001443FE"/>
    <w:rsid w:val="001444CE"/>
    <w:rsid w:val="0014461F"/>
    <w:rsid w:val="00144A25"/>
    <w:rsid w:val="00144C0D"/>
    <w:rsid w:val="00144E81"/>
    <w:rsid w:val="00144F50"/>
    <w:rsid w:val="001451CF"/>
    <w:rsid w:val="00145273"/>
    <w:rsid w:val="00145483"/>
    <w:rsid w:val="001455F7"/>
    <w:rsid w:val="001456B9"/>
    <w:rsid w:val="001456EF"/>
    <w:rsid w:val="00145A4E"/>
    <w:rsid w:val="00145CF8"/>
    <w:rsid w:val="00145D5F"/>
    <w:rsid w:val="00145E53"/>
    <w:rsid w:val="00145FBF"/>
    <w:rsid w:val="001461F8"/>
    <w:rsid w:val="001462D1"/>
    <w:rsid w:val="001465D1"/>
    <w:rsid w:val="00146934"/>
    <w:rsid w:val="00146D44"/>
    <w:rsid w:val="00147193"/>
    <w:rsid w:val="001472D8"/>
    <w:rsid w:val="00147309"/>
    <w:rsid w:val="0014743E"/>
    <w:rsid w:val="00147601"/>
    <w:rsid w:val="00147661"/>
    <w:rsid w:val="00147867"/>
    <w:rsid w:val="0014791A"/>
    <w:rsid w:val="00147A30"/>
    <w:rsid w:val="00147A6D"/>
    <w:rsid w:val="00147AA5"/>
    <w:rsid w:val="00147ADC"/>
    <w:rsid w:val="00147E5D"/>
    <w:rsid w:val="00147F3F"/>
    <w:rsid w:val="00150136"/>
    <w:rsid w:val="0015014D"/>
    <w:rsid w:val="0015049C"/>
    <w:rsid w:val="00150673"/>
    <w:rsid w:val="001506AC"/>
    <w:rsid w:val="001506EB"/>
    <w:rsid w:val="0015073B"/>
    <w:rsid w:val="001508B3"/>
    <w:rsid w:val="00150C8D"/>
    <w:rsid w:val="00150CBA"/>
    <w:rsid w:val="00150DC1"/>
    <w:rsid w:val="00150E0E"/>
    <w:rsid w:val="00150FE3"/>
    <w:rsid w:val="00151205"/>
    <w:rsid w:val="00151323"/>
    <w:rsid w:val="0015134C"/>
    <w:rsid w:val="001513AF"/>
    <w:rsid w:val="001515D7"/>
    <w:rsid w:val="001518A4"/>
    <w:rsid w:val="00151B25"/>
    <w:rsid w:val="00151C2C"/>
    <w:rsid w:val="00151CE4"/>
    <w:rsid w:val="00151EE6"/>
    <w:rsid w:val="001523D5"/>
    <w:rsid w:val="00152498"/>
    <w:rsid w:val="001525F6"/>
    <w:rsid w:val="00152AAB"/>
    <w:rsid w:val="00152B65"/>
    <w:rsid w:val="00152F71"/>
    <w:rsid w:val="00152F8F"/>
    <w:rsid w:val="00153338"/>
    <w:rsid w:val="00153578"/>
    <w:rsid w:val="00153942"/>
    <w:rsid w:val="0015397F"/>
    <w:rsid w:val="001539CC"/>
    <w:rsid w:val="00153B0E"/>
    <w:rsid w:val="00153C85"/>
    <w:rsid w:val="00153C9D"/>
    <w:rsid w:val="00153D4F"/>
    <w:rsid w:val="00153D67"/>
    <w:rsid w:val="00153DB8"/>
    <w:rsid w:val="00153FD8"/>
    <w:rsid w:val="00154079"/>
    <w:rsid w:val="00154127"/>
    <w:rsid w:val="0015424E"/>
    <w:rsid w:val="00154779"/>
    <w:rsid w:val="00154D01"/>
    <w:rsid w:val="00154E54"/>
    <w:rsid w:val="00154F45"/>
    <w:rsid w:val="00154F75"/>
    <w:rsid w:val="001550CF"/>
    <w:rsid w:val="0015564B"/>
    <w:rsid w:val="001556AA"/>
    <w:rsid w:val="00155A7A"/>
    <w:rsid w:val="00155B5C"/>
    <w:rsid w:val="00155D59"/>
    <w:rsid w:val="00155D98"/>
    <w:rsid w:val="00155F11"/>
    <w:rsid w:val="00155F27"/>
    <w:rsid w:val="00156068"/>
    <w:rsid w:val="0015606B"/>
    <w:rsid w:val="00156328"/>
    <w:rsid w:val="00156506"/>
    <w:rsid w:val="001565E1"/>
    <w:rsid w:val="00156A63"/>
    <w:rsid w:val="00156D57"/>
    <w:rsid w:val="001571AB"/>
    <w:rsid w:val="0015746A"/>
    <w:rsid w:val="001576CD"/>
    <w:rsid w:val="00157939"/>
    <w:rsid w:val="00157C84"/>
    <w:rsid w:val="0016044E"/>
    <w:rsid w:val="001605E5"/>
    <w:rsid w:val="0016074E"/>
    <w:rsid w:val="00160E22"/>
    <w:rsid w:val="00160EA1"/>
    <w:rsid w:val="0016105D"/>
    <w:rsid w:val="0016123D"/>
    <w:rsid w:val="001615BF"/>
    <w:rsid w:val="001615DB"/>
    <w:rsid w:val="00161748"/>
    <w:rsid w:val="0016188A"/>
    <w:rsid w:val="001618F9"/>
    <w:rsid w:val="00161A3E"/>
    <w:rsid w:val="00161C9A"/>
    <w:rsid w:val="00162276"/>
    <w:rsid w:val="001624A2"/>
    <w:rsid w:val="0016283B"/>
    <w:rsid w:val="00162B0D"/>
    <w:rsid w:val="00162E0E"/>
    <w:rsid w:val="001631B8"/>
    <w:rsid w:val="00163430"/>
    <w:rsid w:val="0016353E"/>
    <w:rsid w:val="00163617"/>
    <w:rsid w:val="001636F9"/>
    <w:rsid w:val="0016371D"/>
    <w:rsid w:val="001637DE"/>
    <w:rsid w:val="00163813"/>
    <w:rsid w:val="001638BC"/>
    <w:rsid w:val="00163D04"/>
    <w:rsid w:val="00163E5B"/>
    <w:rsid w:val="00163F47"/>
    <w:rsid w:val="0016433C"/>
    <w:rsid w:val="00164372"/>
    <w:rsid w:val="001647C3"/>
    <w:rsid w:val="00164B27"/>
    <w:rsid w:val="00164DD5"/>
    <w:rsid w:val="00164EC0"/>
    <w:rsid w:val="0016516E"/>
    <w:rsid w:val="00165389"/>
    <w:rsid w:val="00165743"/>
    <w:rsid w:val="001657A1"/>
    <w:rsid w:val="00165B0F"/>
    <w:rsid w:val="00165B77"/>
    <w:rsid w:val="00165CFA"/>
    <w:rsid w:val="00165D7A"/>
    <w:rsid w:val="00165F45"/>
    <w:rsid w:val="00166147"/>
    <w:rsid w:val="001661B7"/>
    <w:rsid w:val="001663D8"/>
    <w:rsid w:val="00166587"/>
    <w:rsid w:val="00166669"/>
    <w:rsid w:val="00166672"/>
    <w:rsid w:val="00166A12"/>
    <w:rsid w:val="00166A1B"/>
    <w:rsid w:val="00166C6B"/>
    <w:rsid w:val="00166CBB"/>
    <w:rsid w:val="00166F0C"/>
    <w:rsid w:val="00166F10"/>
    <w:rsid w:val="00166F87"/>
    <w:rsid w:val="0016701C"/>
    <w:rsid w:val="0016712B"/>
    <w:rsid w:val="0016716D"/>
    <w:rsid w:val="001672A6"/>
    <w:rsid w:val="001673A2"/>
    <w:rsid w:val="00167500"/>
    <w:rsid w:val="0016756B"/>
    <w:rsid w:val="001675F2"/>
    <w:rsid w:val="00167953"/>
    <w:rsid w:val="00167B5A"/>
    <w:rsid w:val="00167E34"/>
    <w:rsid w:val="00167E39"/>
    <w:rsid w:val="00167FD6"/>
    <w:rsid w:val="00170112"/>
    <w:rsid w:val="00170127"/>
    <w:rsid w:val="00170213"/>
    <w:rsid w:val="001703B9"/>
    <w:rsid w:val="00170456"/>
    <w:rsid w:val="001704FE"/>
    <w:rsid w:val="001705ED"/>
    <w:rsid w:val="001705FA"/>
    <w:rsid w:val="00170845"/>
    <w:rsid w:val="00170973"/>
    <w:rsid w:val="00170BBE"/>
    <w:rsid w:val="0017125A"/>
    <w:rsid w:val="0017126C"/>
    <w:rsid w:val="001714FF"/>
    <w:rsid w:val="00171534"/>
    <w:rsid w:val="001719DF"/>
    <w:rsid w:val="00171A43"/>
    <w:rsid w:val="00171B73"/>
    <w:rsid w:val="00171D6C"/>
    <w:rsid w:val="001723F2"/>
    <w:rsid w:val="0017240A"/>
    <w:rsid w:val="00172444"/>
    <w:rsid w:val="00172489"/>
    <w:rsid w:val="001725BB"/>
    <w:rsid w:val="001729D1"/>
    <w:rsid w:val="00172A6C"/>
    <w:rsid w:val="00172CC6"/>
    <w:rsid w:val="00172D48"/>
    <w:rsid w:val="00172EE6"/>
    <w:rsid w:val="0017330A"/>
    <w:rsid w:val="00173681"/>
    <w:rsid w:val="001736E4"/>
    <w:rsid w:val="001736F8"/>
    <w:rsid w:val="00173C9F"/>
    <w:rsid w:val="00173CF0"/>
    <w:rsid w:val="00173EF7"/>
    <w:rsid w:val="00173F6B"/>
    <w:rsid w:val="00173F7B"/>
    <w:rsid w:val="00174095"/>
    <w:rsid w:val="001740C0"/>
    <w:rsid w:val="001740FD"/>
    <w:rsid w:val="00174137"/>
    <w:rsid w:val="001741C4"/>
    <w:rsid w:val="00174932"/>
    <w:rsid w:val="00174972"/>
    <w:rsid w:val="00174DA9"/>
    <w:rsid w:val="00174F57"/>
    <w:rsid w:val="00174FC2"/>
    <w:rsid w:val="00175046"/>
    <w:rsid w:val="0017509A"/>
    <w:rsid w:val="0017520E"/>
    <w:rsid w:val="0017528B"/>
    <w:rsid w:val="001752E1"/>
    <w:rsid w:val="001754D8"/>
    <w:rsid w:val="0017565B"/>
    <w:rsid w:val="001756B3"/>
    <w:rsid w:val="001758AE"/>
    <w:rsid w:val="00175BDA"/>
    <w:rsid w:val="00175D23"/>
    <w:rsid w:val="001764C2"/>
    <w:rsid w:val="00176558"/>
    <w:rsid w:val="001767D0"/>
    <w:rsid w:val="00176CD6"/>
    <w:rsid w:val="0017729D"/>
    <w:rsid w:val="001774A9"/>
    <w:rsid w:val="00177834"/>
    <w:rsid w:val="00177B4D"/>
    <w:rsid w:val="00177DD7"/>
    <w:rsid w:val="001800FE"/>
    <w:rsid w:val="00180163"/>
    <w:rsid w:val="001801DD"/>
    <w:rsid w:val="00180354"/>
    <w:rsid w:val="001805B8"/>
    <w:rsid w:val="001805BB"/>
    <w:rsid w:val="001806E4"/>
    <w:rsid w:val="001808B1"/>
    <w:rsid w:val="001808CD"/>
    <w:rsid w:val="001809F0"/>
    <w:rsid w:val="00180A8B"/>
    <w:rsid w:val="00180D15"/>
    <w:rsid w:val="00180D7E"/>
    <w:rsid w:val="00181205"/>
    <w:rsid w:val="001812DF"/>
    <w:rsid w:val="00181402"/>
    <w:rsid w:val="0018176D"/>
    <w:rsid w:val="0018177B"/>
    <w:rsid w:val="00181901"/>
    <w:rsid w:val="00181AD0"/>
    <w:rsid w:val="00181B64"/>
    <w:rsid w:val="00181C88"/>
    <w:rsid w:val="00181CFD"/>
    <w:rsid w:val="00181D95"/>
    <w:rsid w:val="00181EFF"/>
    <w:rsid w:val="0018209F"/>
    <w:rsid w:val="0018210D"/>
    <w:rsid w:val="00182218"/>
    <w:rsid w:val="00182548"/>
    <w:rsid w:val="00182A5E"/>
    <w:rsid w:val="00182A99"/>
    <w:rsid w:val="00182AAA"/>
    <w:rsid w:val="00182BD4"/>
    <w:rsid w:val="00182F3F"/>
    <w:rsid w:val="00182FA8"/>
    <w:rsid w:val="0018324B"/>
    <w:rsid w:val="0018350F"/>
    <w:rsid w:val="00184060"/>
    <w:rsid w:val="0018406F"/>
    <w:rsid w:val="00184171"/>
    <w:rsid w:val="001841B9"/>
    <w:rsid w:val="0018440F"/>
    <w:rsid w:val="001844A9"/>
    <w:rsid w:val="00184508"/>
    <w:rsid w:val="00184564"/>
    <w:rsid w:val="001845F2"/>
    <w:rsid w:val="00184635"/>
    <w:rsid w:val="0018464F"/>
    <w:rsid w:val="00184773"/>
    <w:rsid w:val="00184A83"/>
    <w:rsid w:val="00184ACE"/>
    <w:rsid w:val="00184C66"/>
    <w:rsid w:val="00184C79"/>
    <w:rsid w:val="001852A0"/>
    <w:rsid w:val="0018537C"/>
    <w:rsid w:val="001856D1"/>
    <w:rsid w:val="001858D0"/>
    <w:rsid w:val="001859A9"/>
    <w:rsid w:val="001859B9"/>
    <w:rsid w:val="001863AE"/>
    <w:rsid w:val="001866B7"/>
    <w:rsid w:val="00186AE6"/>
    <w:rsid w:val="00186D88"/>
    <w:rsid w:val="00186E8F"/>
    <w:rsid w:val="00186F49"/>
    <w:rsid w:val="00186FEC"/>
    <w:rsid w:val="0018714D"/>
    <w:rsid w:val="00187156"/>
    <w:rsid w:val="001872E0"/>
    <w:rsid w:val="00187A85"/>
    <w:rsid w:val="00187C62"/>
    <w:rsid w:val="0019032C"/>
    <w:rsid w:val="0019055C"/>
    <w:rsid w:val="0019061E"/>
    <w:rsid w:val="001908BF"/>
    <w:rsid w:val="00190908"/>
    <w:rsid w:val="001909CF"/>
    <w:rsid w:val="00190A19"/>
    <w:rsid w:val="00190B93"/>
    <w:rsid w:val="00190DD8"/>
    <w:rsid w:val="0019114A"/>
    <w:rsid w:val="0019168D"/>
    <w:rsid w:val="00191BEB"/>
    <w:rsid w:val="00191DB1"/>
    <w:rsid w:val="00191F05"/>
    <w:rsid w:val="00192172"/>
    <w:rsid w:val="001921A6"/>
    <w:rsid w:val="00192217"/>
    <w:rsid w:val="00192299"/>
    <w:rsid w:val="00192594"/>
    <w:rsid w:val="00192672"/>
    <w:rsid w:val="001926E4"/>
    <w:rsid w:val="00192861"/>
    <w:rsid w:val="0019296D"/>
    <w:rsid w:val="00192A3D"/>
    <w:rsid w:val="00192A4C"/>
    <w:rsid w:val="00192A62"/>
    <w:rsid w:val="00192B70"/>
    <w:rsid w:val="00192D66"/>
    <w:rsid w:val="00192D90"/>
    <w:rsid w:val="00192D9E"/>
    <w:rsid w:val="00192E26"/>
    <w:rsid w:val="00192F7F"/>
    <w:rsid w:val="001934AB"/>
    <w:rsid w:val="001937B1"/>
    <w:rsid w:val="00193BB5"/>
    <w:rsid w:val="00193E94"/>
    <w:rsid w:val="00194037"/>
    <w:rsid w:val="00194210"/>
    <w:rsid w:val="001943E7"/>
    <w:rsid w:val="00194413"/>
    <w:rsid w:val="00194470"/>
    <w:rsid w:val="001944F9"/>
    <w:rsid w:val="00194635"/>
    <w:rsid w:val="001946CA"/>
    <w:rsid w:val="0019484E"/>
    <w:rsid w:val="00194855"/>
    <w:rsid w:val="0019492A"/>
    <w:rsid w:val="001949DC"/>
    <w:rsid w:val="00194A8C"/>
    <w:rsid w:val="00194C3E"/>
    <w:rsid w:val="00194D7B"/>
    <w:rsid w:val="00194DAF"/>
    <w:rsid w:val="0019527C"/>
    <w:rsid w:val="00195856"/>
    <w:rsid w:val="001958D3"/>
    <w:rsid w:val="00195C05"/>
    <w:rsid w:val="00195D2F"/>
    <w:rsid w:val="00195EE2"/>
    <w:rsid w:val="00195FA7"/>
    <w:rsid w:val="0019639A"/>
    <w:rsid w:val="001964BB"/>
    <w:rsid w:val="00196986"/>
    <w:rsid w:val="00196A20"/>
    <w:rsid w:val="00196F18"/>
    <w:rsid w:val="00196F85"/>
    <w:rsid w:val="001971D4"/>
    <w:rsid w:val="001972D8"/>
    <w:rsid w:val="001974BE"/>
    <w:rsid w:val="00197533"/>
    <w:rsid w:val="00197907"/>
    <w:rsid w:val="00197979"/>
    <w:rsid w:val="00197A9E"/>
    <w:rsid w:val="00197AB6"/>
    <w:rsid w:val="00197BBC"/>
    <w:rsid w:val="001A02EA"/>
    <w:rsid w:val="001A0454"/>
    <w:rsid w:val="001A0CD7"/>
    <w:rsid w:val="001A0DAB"/>
    <w:rsid w:val="001A0EEB"/>
    <w:rsid w:val="001A0FA5"/>
    <w:rsid w:val="001A11A5"/>
    <w:rsid w:val="001A11DA"/>
    <w:rsid w:val="001A1353"/>
    <w:rsid w:val="001A1362"/>
    <w:rsid w:val="001A140B"/>
    <w:rsid w:val="001A144F"/>
    <w:rsid w:val="001A1541"/>
    <w:rsid w:val="001A1640"/>
    <w:rsid w:val="001A16E4"/>
    <w:rsid w:val="001A18C7"/>
    <w:rsid w:val="001A1958"/>
    <w:rsid w:val="001A1AE0"/>
    <w:rsid w:val="001A1E59"/>
    <w:rsid w:val="001A2120"/>
    <w:rsid w:val="001A214E"/>
    <w:rsid w:val="001A223D"/>
    <w:rsid w:val="001A23A0"/>
    <w:rsid w:val="001A2567"/>
    <w:rsid w:val="001A2583"/>
    <w:rsid w:val="001A25A2"/>
    <w:rsid w:val="001A2610"/>
    <w:rsid w:val="001A27E3"/>
    <w:rsid w:val="001A27ED"/>
    <w:rsid w:val="001A2824"/>
    <w:rsid w:val="001A29D6"/>
    <w:rsid w:val="001A2AAD"/>
    <w:rsid w:val="001A3213"/>
    <w:rsid w:val="001A329A"/>
    <w:rsid w:val="001A33A5"/>
    <w:rsid w:val="001A33DD"/>
    <w:rsid w:val="001A3443"/>
    <w:rsid w:val="001A34B1"/>
    <w:rsid w:val="001A3814"/>
    <w:rsid w:val="001A3888"/>
    <w:rsid w:val="001A388A"/>
    <w:rsid w:val="001A3913"/>
    <w:rsid w:val="001A3AD7"/>
    <w:rsid w:val="001A3B5B"/>
    <w:rsid w:val="001A3C13"/>
    <w:rsid w:val="001A3C59"/>
    <w:rsid w:val="001A3DCD"/>
    <w:rsid w:val="001A447D"/>
    <w:rsid w:val="001A45E0"/>
    <w:rsid w:val="001A4643"/>
    <w:rsid w:val="001A46B1"/>
    <w:rsid w:val="001A4730"/>
    <w:rsid w:val="001A498E"/>
    <w:rsid w:val="001A4A7F"/>
    <w:rsid w:val="001A4D3F"/>
    <w:rsid w:val="001A4DA9"/>
    <w:rsid w:val="001A4F0B"/>
    <w:rsid w:val="001A4FCC"/>
    <w:rsid w:val="001A5274"/>
    <w:rsid w:val="001A533A"/>
    <w:rsid w:val="001A5529"/>
    <w:rsid w:val="001A5581"/>
    <w:rsid w:val="001A5664"/>
    <w:rsid w:val="001A581B"/>
    <w:rsid w:val="001A5962"/>
    <w:rsid w:val="001A5AB7"/>
    <w:rsid w:val="001A5ABF"/>
    <w:rsid w:val="001A5BFD"/>
    <w:rsid w:val="001A5DFC"/>
    <w:rsid w:val="001A5F5E"/>
    <w:rsid w:val="001A6083"/>
    <w:rsid w:val="001A617D"/>
    <w:rsid w:val="001A652C"/>
    <w:rsid w:val="001A6613"/>
    <w:rsid w:val="001A66BF"/>
    <w:rsid w:val="001A66FE"/>
    <w:rsid w:val="001A6744"/>
    <w:rsid w:val="001A692A"/>
    <w:rsid w:val="001A6AD5"/>
    <w:rsid w:val="001A6C1A"/>
    <w:rsid w:val="001A6C55"/>
    <w:rsid w:val="001A7094"/>
    <w:rsid w:val="001A710A"/>
    <w:rsid w:val="001A71CF"/>
    <w:rsid w:val="001A725E"/>
    <w:rsid w:val="001A7278"/>
    <w:rsid w:val="001A751E"/>
    <w:rsid w:val="001A773D"/>
    <w:rsid w:val="001A77BB"/>
    <w:rsid w:val="001A7DCD"/>
    <w:rsid w:val="001B006A"/>
    <w:rsid w:val="001B02F8"/>
    <w:rsid w:val="001B031B"/>
    <w:rsid w:val="001B0376"/>
    <w:rsid w:val="001B0436"/>
    <w:rsid w:val="001B076D"/>
    <w:rsid w:val="001B0835"/>
    <w:rsid w:val="001B0999"/>
    <w:rsid w:val="001B0BC8"/>
    <w:rsid w:val="001B0D70"/>
    <w:rsid w:val="001B1055"/>
    <w:rsid w:val="001B1057"/>
    <w:rsid w:val="001B1131"/>
    <w:rsid w:val="001B147D"/>
    <w:rsid w:val="001B1592"/>
    <w:rsid w:val="001B161F"/>
    <w:rsid w:val="001B16C9"/>
    <w:rsid w:val="001B1A6A"/>
    <w:rsid w:val="001B1A78"/>
    <w:rsid w:val="001B1EA9"/>
    <w:rsid w:val="001B25B6"/>
    <w:rsid w:val="001B2933"/>
    <w:rsid w:val="001B29B3"/>
    <w:rsid w:val="001B2AE7"/>
    <w:rsid w:val="001B33EB"/>
    <w:rsid w:val="001B340E"/>
    <w:rsid w:val="001B3514"/>
    <w:rsid w:val="001B36CC"/>
    <w:rsid w:val="001B393A"/>
    <w:rsid w:val="001B3AB8"/>
    <w:rsid w:val="001B3CDC"/>
    <w:rsid w:val="001B3D20"/>
    <w:rsid w:val="001B3F59"/>
    <w:rsid w:val="001B40E0"/>
    <w:rsid w:val="001B412E"/>
    <w:rsid w:val="001B424B"/>
    <w:rsid w:val="001B433E"/>
    <w:rsid w:val="001B4492"/>
    <w:rsid w:val="001B4697"/>
    <w:rsid w:val="001B512E"/>
    <w:rsid w:val="001B5195"/>
    <w:rsid w:val="001B51A4"/>
    <w:rsid w:val="001B52FD"/>
    <w:rsid w:val="001B55C5"/>
    <w:rsid w:val="001B56CA"/>
    <w:rsid w:val="001B5744"/>
    <w:rsid w:val="001B58F9"/>
    <w:rsid w:val="001B5A2A"/>
    <w:rsid w:val="001B5B43"/>
    <w:rsid w:val="001B5D11"/>
    <w:rsid w:val="001B5DA2"/>
    <w:rsid w:val="001B5DDB"/>
    <w:rsid w:val="001B5F62"/>
    <w:rsid w:val="001B6336"/>
    <w:rsid w:val="001B658D"/>
    <w:rsid w:val="001B66AD"/>
    <w:rsid w:val="001B6742"/>
    <w:rsid w:val="001B677E"/>
    <w:rsid w:val="001B6860"/>
    <w:rsid w:val="001B6B18"/>
    <w:rsid w:val="001B6B22"/>
    <w:rsid w:val="001B6CBC"/>
    <w:rsid w:val="001B7086"/>
    <w:rsid w:val="001B711D"/>
    <w:rsid w:val="001B72F7"/>
    <w:rsid w:val="001B75B1"/>
    <w:rsid w:val="001B7B1F"/>
    <w:rsid w:val="001B7C2F"/>
    <w:rsid w:val="001B7D6B"/>
    <w:rsid w:val="001C0037"/>
    <w:rsid w:val="001C0090"/>
    <w:rsid w:val="001C0223"/>
    <w:rsid w:val="001C0277"/>
    <w:rsid w:val="001C033B"/>
    <w:rsid w:val="001C046D"/>
    <w:rsid w:val="001C0517"/>
    <w:rsid w:val="001C069E"/>
    <w:rsid w:val="001C0816"/>
    <w:rsid w:val="001C0D2D"/>
    <w:rsid w:val="001C0D44"/>
    <w:rsid w:val="001C0E13"/>
    <w:rsid w:val="001C125E"/>
    <w:rsid w:val="001C128A"/>
    <w:rsid w:val="001C13F2"/>
    <w:rsid w:val="001C1672"/>
    <w:rsid w:val="001C1A3A"/>
    <w:rsid w:val="001C1A6D"/>
    <w:rsid w:val="001C1AA1"/>
    <w:rsid w:val="001C1EE6"/>
    <w:rsid w:val="001C205E"/>
    <w:rsid w:val="001C2159"/>
    <w:rsid w:val="001C2256"/>
    <w:rsid w:val="001C22A3"/>
    <w:rsid w:val="001C251E"/>
    <w:rsid w:val="001C299A"/>
    <w:rsid w:val="001C2C57"/>
    <w:rsid w:val="001C2E30"/>
    <w:rsid w:val="001C2E74"/>
    <w:rsid w:val="001C2F78"/>
    <w:rsid w:val="001C33C0"/>
    <w:rsid w:val="001C3512"/>
    <w:rsid w:val="001C3565"/>
    <w:rsid w:val="001C377C"/>
    <w:rsid w:val="001C37EC"/>
    <w:rsid w:val="001C38A6"/>
    <w:rsid w:val="001C3D76"/>
    <w:rsid w:val="001C3DD9"/>
    <w:rsid w:val="001C40AF"/>
    <w:rsid w:val="001C4553"/>
    <w:rsid w:val="001C4839"/>
    <w:rsid w:val="001C4A62"/>
    <w:rsid w:val="001C4E25"/>
    <w:rsid w:val="001C5082"/>
    <w:rsid w:val="001C5323"/>
    <w:rsid w:val="001C53EA"/>
    <w:rsid w:val="001C58CA"/>
    <w:rsid w:val="001C5930"/>
    <w:rsid w:val="001C5A06"/>
    <w:rsid w:val="001C5A7F"/>
    <w:rsid w:val="001C5ADC"/>
    <w:rsid w:val="001C5AEC"/>
    <w:rsid w:val="001C5B0C"/>
    <w:rsid w:val="001C5D51"/>
    <w:rsid w:val="001C5E0E"/>
    <w:rsid w:val="001C5F8E"/>
    <w:rsid w:val="001C6090"/>
    <w:rsid w:val="001C6180"/>
    <w:rsid w:val="001C6351"/>
    <w:rsid w:val="001C63AA"/>
    <w:rsid w:val="001C6628"/>
    <w:rsid w:val="001C66A5"/>
    <w:rsid w:val="001C6719"/>
    <w:rsid w:val="001C69DA"/>
    <w:rsid w:val="001C6AE5"/>
    <w:rsid w:val="001C6B98"/>
    <w:rsid w:val="001C6C00"/>
    <w:rsid w:val="001C6DA9"/>
    <w:rsid w:val="001C6F68"/>
    <w:rsid w:val="001C7172"/>
    <w:rsid w:val="001C7192"/>
    <w:rsid w:val="001C7196"/>
    <w:rsid w:val="001C72D0"/>
    <w:rsid w:val="001C73FB"/>
    <w:rsid w:val="001C7BAC"/>
    <w:rsid w:val="001C7DBF"/>
    <w:rsid w:val="001D000C"/>
    <w:rsid w:val="001D0079"/>
    <w:rsid w:val="001D0588"/>
    <w:rsid w:val="001D0610"/>
    <w:rsid w:val="001D067C"/>
    <w:rsid w:val="001D09CB"/>
    <w:rsid w:val="001D0ED1"/>
    <w:rsid w:val="001D0FAC"/>
    <w:rsid w:val="001D1442"/>
    <w:rsid w:val="001D1444"/>
    <w:rsid w:val="001D16DB"/>
    <w:rsid w:val="001D174D"/>
    <w:rsid w:val="001D19AB"/>
    <w:rsid w:val="001D1BA2"/>
    <w:rsid w:val="001D1CB6"/>
    <w:rsid w:val="001D1D78"/>
    <w:rsid w:val="001D1E26"/>
    <w:rsid w:val="001D1E7D"/>
    <w:rsid w:val="001D1F79"/>
    <w:rsid w:val="001D206F"/>
    <w:rsid w:val="001D20FB"/>
    <w:rsid w:val="001D21AB"/>
    <w:rsid w:val="001D25EE"/>
    <w:rsid w:val="001D2673"/>
    <w:rsid w:val="001D2722"/>
    <w:rsid w:val="001D273B"/>
    <w:rsid w:val="001D2816"/>
    <w:rsid w:val="001D2827"/>
    <w:rsid w:val="001D28BC"/>
    <w:rsid w:val="001D299C"/>
    <w:rsid w:val="001D2AC8"/>
    <w:rsid w:val="001D2D33"/>
    <w:rsid w:val="001D2D44"/>
    <w:rsid w:val="001D2F3D"/>
    <w:rsid w:val="001D3489"/>
    <w:rsid w:val="001D36C2"/>
    <w:rsid w:val="001D38A6"/>
    <w:rsid w:val="001D3A27"/>
    <w:rsid w:val="001D3B27"/>
    <w:rsid w:val="001D3D55"/>
    <w:rsid w:val="001D3F43"/>
    <w:rsid w:val="001D40B6"/>
    <w:rsid w:val="001D41DC"/>
    <w:rsid w:val="001D4609"/>
    <w:rsid w:val="001D48AA"/>
    <w:rsid w:val="001D496E"/>
    <w:rsid w:val="001D4B8E"/>
    <w:rsid w:val="001D4CD9"/>
    <w:rsid w:val="001D4D02"/>
    <w:rsid w:val="001D4D4F"/>
    <w:rsid w:val="001D4D82"/>
    <w:rsid w:val="001D5081"/>
    <w:rsid w:val="001D5188"/>
    <w:rsid w:val="001D536F"/>
    <w:rsid w:val="001D5444"/>
    <w:rsid w:val="001D57EE"/>
    <w:rsid w:val="001D5857"/>
    <w:rsid w:val="001D5907"/>
    <w:rsid w:val="001D5A11"/>
    <w:rsid w:val="001D5E12"/>
    <w:rsid w:val="001D5F22"/>
    <w:rsid w:val="001D5F69"/>
    <w:rsid w:val="001D62A4"/>
    <w:rsid w:val="001D65C3"/>
    <w:rsid w:val="001D665F"/>
    <w:rsid w:val="001D6A83"/>
    <w:rsid w:val="001D6D53"/>
    <w:rsid w:val="001D70F9"/>
    <w:rsid w:val="001D72D5"/>
    <w:rsid w:val="001D747A"/>
    <w:rsid w:val="001D757F"/>
    <w:rsid w:val="001D7785"/>
    <w:rsid w:val="001D788B"/>
    <w:rsid w:val="001D7A62"/>
    <w:rsid w:val="001D7A7E"/>
    <w:rsid w:val="001D7AA4"/>
    <w:rsid w:val="001D7DA0"/>
    <w:rsid w:val="001E06B7"/>
    <w:rsid w:val="001E0765"/>
    <w:rsid w:val="001E084B"/>
    <w:rsid w:val="001E0BD6"/>
    <w:rsid w:val="001E0BFB"/>
    <w:rsid w:val="001E0DB3"/>
    <w:rsid w:val="001E1052"/>
    <w:rsid w:val="001E10AC"/>
    <w:rsid w:val="001E10B4"/>
    <w:rsid w:val="001E10DE"/>
    <w:rsid w:val="001E10FD"/>
    <w:rsid w:val="001E1359"/>
    <w:rsid w:val="001E13FA"/>
    <w:rsid w:val="001E1438"/>
    <w:rsid w:val="001E1F2C"/>
    <w:rsid w:val="001E22B9"/>
    <w:rsid w:val="001E22E8"/>
    <w:rsid w:val="001E2610"/>
    <w:rsid w:val="001E2640"/>
    <w:rsid w:val="001E2D31"/>
    <w:rsid w:val="001E2F4C"/>
    <w:rsid w:val="001E3377"/>
    <w:rsid w:val="001E350A"/>
    <w:rsid w:val="001E3512"/>
    <w:rsid w:val="001E364C"/>
    <w:rsid w:val="001E38D6"/>
    <w:rsid w:val="001E39C3"/>
    <w:rsid w:val="001E3A5C"/>
    <w:rsid w:val="001E3B3F"/>
    <w:rsid w:val="001E3CFE"/>
    <w:rsid w:val="001E3D36"/>
    <w:rsid w:val="001E4013"/>
    <w:rsid w:val="001E41C2"/>
    <w:rsid w:val="001E41ED"/>
    <w:rsid w:val="001E441F"/>
    <w:rsid w:val="001E45AB"/>
    <w:rsid w:val="001E45F2"/>
    <w:rsid w:val="001E478C"/>
    <w:rsid w:val="001E4AE6"/>
    <w:rsid w:val="001E4BC1"/>
    <w:rsid w:val="001E4CA4"/>
    <w:rsid w:val="001E4F08"/>
    <w:rsid w:val="001E50C9"/>
    <w:rsid w:val="001E5379"/>
    <w:rsid w:val="001E539B"/>
    <w:rsid w:val="001E5462"/>
    <w:rsid w:val="001E5558"/>
    <w:rsid w:val="001E564E"/>
    <w:rsid w:val="001E5890"/>
    <w:rsid w:val="001E5AF8"/>
    <w:rsid w:val="001E6326"/>
    <w:rsid w:val="001E6776"/>
    <w:rsid w:val="001E6A6F"/>
    <w:rsid w:val="001E71D7"/>
    <w:rsid w:val="001E7623"/>
    <w:rsid w:val="001E7AF0"/>
    <w:rsid w:val="001E7BC0"/>
    <w:rsid w:val="001E7C1B"/>
    <w:rsid w:val="001E7D41"/>
    <w:rsid w:val="001E7FBF"/>
    <w:rsid w:val="001F0011"/>
    <w:rsid w:val="001F009E"/>
    <w:rsid w:val="001F00E4"/>
    <w:rsid w:val="001F029C"/>
    <w:rsid w:val="001F066E"/>
    <w:rsid w:val="001F0709"/>
    <w:rsid w:val="001F0711"/>
    <w:rsid w:val="001F099D"/>
    <w:rsid w:val="001F0A27"/>
    <w:rsid w:val="001F0A2E"/>
    <w:rsid w:val="001F0FBD"/>
    <w:rsid w:val="001F130C"/>
    <w:rsid w:val="001F1486"/>
    <w:rsid w:val="001F18D5"/>
    <w:rsid w:val="001F1A88"/>
    <w:rsid w:val="001F1B67"/>
    <w:rsid w:val="001F1D09"/>
    <w:rsid w:val="001F2061"/>
    <w:rsid w:val="001F237A"/>
    <w:rsid w:val="001F280A"/>
    <w:rsid w:val="001F28A9"/>
    <w:rsid w:val="001F29AC"/>
    <w:rsid w:val="001F2A32"/>
    <w:rsid w:val="001F2B14"/>
    <w:rsid w:val="001F2B53"/>
    <w:rsid w:val="001F2B9D"/>
    <w:rsid w:val="001F2C88"/>
    <w:rsid w:val="001F2E93"/>
    <w:rsid w:val="001F2F6B"/>
    <w:rsid w:val="001F2FF8"/>
    <w:rsid w:val="001F2FF9"/>
    <w:rsid w:val="001F3053"/>
    <w:rsid w:val="001F3100"/>
    <w:rsid w:val="001F32DB"/>
    <w:rsid w:val="001F3518"/>
    <w:rsid w:val="001F35D1"/>
    <w:rsid w:val="001F3631"/>
    <w:rsid w:val="001F364A"/>
    <w:rsid w:val="001F36EF"/>
    <w:rsid w:val="001F395C"/>
    <w:rsid w:val="001F3B74"/>
    <w:rsid w:val="001F3B7F"/>
    <w:rsid w:val="001F3D2B"/>
    <w:rsid w:val="001F3E0A"/>
    <w:rsid w:val="001F401F"/>
    <w:rsid w:val="001F404C"/>
    <w:rsid w:val="001F42EB"/>
    <w:rsid w:val="001F4324"/>
    <w:rsid w:val="001F4633"/>
    <w:rsid w:val="001F46E7"/>
    <w:rsid w:val="001F47B9"/>
    <w:rsid w:val="001F47BE"/>
    <w:rsid w:val="001F47EB"/>
    <w:rsid w:val="001F48F4"/>
    <w:rsid w:val="001F499E"/>
    <w:rsid w:val="001F4B46"/>
    <w:rsid w:val="001F4BCC"/>
    <w:rsid w:val="001F4BE3"/>
    <w:rsid w:val="001F4EE0"/>
    <w:rsid w:val="001F4F00"/>
    <w:rsid w:val="001F4F65"/>
    <w:rsid w:val="001F50D7"/>
    <w:rsid w:val="001F514E"/>
    <w:rsid w:val="001F5261"/>
    <w:rsid w:val="001F545F"/>
    <w:rsid w:val="001F5629"/>
    <w:rsid w:val="001F56E4"/>
    <w:rsid w:val="001F5770"/>
    <w:rsid w:val="001F5B04"/>
    <w:rsid w:val="001F5D87"/>
    <w:rsid w:val="001F5EAF"/>
    <w:rsid w:val="001F5F11"/>
    <w:rsid w:val="001F6017"/>
    <w:rsid w:val="001F60AC"/>
    <w:rsid w:val="001F6724"/>
    <w:rsid w:val="001F677A"/>
    <w:rsid w:val="001F67DF"/>
    <w:rsid w:val="001F69EA"/>
    <w:rsid w:val="001F6C9C"/>
    <w:rsid w:val="001F6D7E"/>
    <w:rsid w:val="001F70EF"/>
    <w:rsid w:val="001F71E2"/>
    <w:rsid w:val="001F7587"/>
    <w:rsid w:val="001F780D"/>
    <w:rsid w:val="001F7854"/>
    <w:rsid w:val="001F7A2F"/>
    <w:rsid w:val="001F7BD3"/>
    <w:rsid w:val="001F7FCB"/>
    <w:rsid w:val="002000D9"/>
    <w:rsid w:val="0020026B"/>
    <w:rsid w:val="0020027C"/>
    <w:rsid w:val="0020039A"/>
    <w:rsid w:val="00200491"/>
    <w:rsid w:val="002004FF"/>
    <w:rsid w:val="0020086F"/>
    <w:rsid w:val="00200B07"/>
    <w:rsid w:val="00200BDB"/>
    <w:rsid w:val="00200E81"/>
    <w:rsid w:val="0020103F"/>
    <w:rsid w:val="00201311"/>
    <w:rsid w:val="0020144A"/>
    <w:rsid w:val="002014CD"/>
    <w:rsid w:val="00201836"/>
    <w:rsid w:val="00201A12"/>
    <w:rsid w:val="00201A8C"/>
    <w:rsid w:val="00201B46"/>
    <w:rsid w:val="0020200D"/>
    <w:rsid w:val="00202400"/>
    <w:rsid w:val="0020284F"/>
    <w:rsid w:val="00202A29"/>
    <w:rsid w:val="00202CAA"/>
    <w:rsid w:val="00202D08"/>
    <w:rsid w:val="00202DF9"/>
    <w:rsid w:val="00203273"/>
    <w:rsid w:val="002038A4"/>
    <w:rsid w:val="00203A6A"/>
    <w:rsid w:val="00203F3A"/>
    <w:rsid w:val="00204001"/>
    <w:rsid w:val="0020427E"/>
    <w:rsid w:val="002043D6"/>
    <w:rsid w:val="00204679"/>
    <w:rsid w:val="00204ABF"/>
    <w:rsid w:val="00204B0A"/>
    <w:rsid w:val="00204C03"/>
    <w:rsid w:val="00204DDA"/>
    <w:rsid w:val="00204E7B"/>
    <w:rsid w:val="002053CD"/>
    <w:rsid w:val="002054FB"/>
    <w:rsid w:val="002056FA"/>
    <w:rsid w:val="00205969"/>
    <w:rsid w:val="00205A61"/>
    <w:rsid w:val="00205AE0"/>
    <w:rsid w:val="00205BB9"/>
    <w:rsid w:val="00205DEC"/>
    <w:rsid w:val="00205FBE"/>
    <w:rsid w:val="002060EC"/>
    <w:rsid w:val="002060F5"/>
    <w:rsid w:val="0020637C"/>
    <w:rsid w:val="00206818"/>
    <w:rsid w:val="00206845"/>
    <w:rsid w:val="002071F7"/>
    <w:rsid w:val="0020745E"/>
    <w:rsid w:val="00207495"/>
    <w:rsid w:val="002074AC"/>
    <w:rsid w:val="00207589"/>
    <w:rsid w:val="0020768A"/>
    <w:rsid w:val="002076C8"/>
    <w:rsid w:val="0020781C"/>
    <w:rsid w:val="002078BB"/>
    <w:rsid w:val="00207921"/>
    <w:rsid w:val="00207A83"/>
    <w:rsid w:val="00207C9F"/>
    <w:rsid w:val="00207DFE"/>
    <w:rsid w:val="00207F11"/>
    <w:rsid w:val="0021014C"/>
    <w:rsid w:val="002101C3"/>
    <w:rsid w:val="00210581"/>
    <w:rsid w:val="0021068F"/>
    <w:rsid w:val="00210A82"/>
    <w:rsid w:val="0021100D"/>
    <w:rsid w:val="00211011"/>
    <w:rsid w:val="00211049"/>
    <w:rsid w:val="0021120E"/>
    <w:rsid w:val="0021142F"/>
    <w:rsid w:val="00211516"/>
    <w:rsid w:val="00211560"/>
    <w:rsid w:val="00211683"/>
    <w:rsid w:val="00211C07"/>
    <w:rsid w:val="002120CB"/>
    <w:rsid w:val="00212439"/>
    <w:rsid w:val="00212472"/>
    <w:rsid w:val="002126CC"/>
    <w:rsid w:val="002127AC"/>
    <w:rsid w:val="00212A4B"/>
    <w:rsid w:val="00212A88"/>
    <w:rsid w:val="00212B99"/>
    <w:rsid w:val="00213016"/>
    <w:rsid w:val="0021320B"/>
    <w:rsid w:val="00213372"/>
    <w:rsid w:val="002134CB"/>
    <w:rsid w:val="00213631"/>
    <w:rsid w:val="00213643"/>
    <w:rsid w:val="00213649"/>
    <w:rsid w:val="002137C6"/>
    <w:rsid w:val="002139DE"/>
    <w:rsid w:val="002139EC"/>
    <w:rsid w:val="00213A0B"/>
    <w:rsid w:val="00213B5F"/>
    <w:rsid w:val="00213C77"/>
    <w:rsid w:val="00213D32"/>
    <w:rsid w:val="002140C6"/>
    <w:rsid w:val="00214882"/>
    <w:rsid w:val="00214D2D"/>
    <w:rsid w:val="00214FED"/>
    <w:rsid w:val="00215013"/>
    <w:rsid w:val="002153E5"/>
    <w:rsid w:val="0021545C"/>
    <w:rsid w:val="00215564"/>
    <w:rsid w:val="002155B5"/>
    <w:rsid w:val="002157B1"/>
    <w:rsid w:val="0021589C"/>
    <w:rsid w:val="002159DE"/>
    <w:rsid w:val="002159EB"/>
    <w:rsid w:val="00215E46"/>
    <w:rsid w:val="00215F25"/>
    <w:rsid w:val="002160DA"/>
    <w:rsid w:val="002164F0"/>
    <w:rsid w:val="0021667B"/>
    <w:rsid w:val="00216876"/>
    <w:rsid w:val="00216989"/>
    <w:rsid w:val="002169E5"/>
    <w:rsid w:val="00216B66"/>
    <w:rsid w:val="00216B76"/>
    <w:rsid w:val="00216E89"/>
    <w:rsid w:val="0021700A"/>
    <w:rsid w:val="002170E1"/>
    <w:rsid w:val="00217467"/>
    <w:rsid w:val="00217522"/>
    <w:rsid w:val="00217A15"/>
    <w:rsid w:val="00217B77"/>
    <w:rsid w:val="00217F1C"/>
    <w:rsid w:val="00220178"/>
    <w:rsid w:val="00220254"/>
    <w:rsid w:val="0022050C"/>
    <w:rsid w:val="00220640"/>
    <w:rsid w:val="002207D1"/>
    <w:rsid w:val="00220994"/>
    <w:rsid w:val="002209B4"/>
    <w:rsid w:val="002209E1"/>
    <w:rsid w:val="00220B1E"/>
    <w:rsid w:val="00220B6D"/>
    <w:rsid w:val="00220BCA"/>
    <w:rsid w:val="002213CB"/>
    <w:rsid w:val="0022157A"/>
    <w:rsid w:val="0022171E"/>
    <w:rsid w:val="00221821"/>
    <w:rsid w:val="00221C3E"/>
    <w:rsid w:val="00221D41"/>
    <w:rsid w:val="00221D8E"/>
    <w:rsid w:val="00221F06"/>
    <w:rsid w:val="002220A9"/>
    <w:rsid w:val="00222268"/>
    <w:rsid w:val="002224BF"/>
    <w:rsid w:val="002224CB"/>
    <w:rsid w:val="0022267D"/>
    <w:rsid w:val="0022282C"/>
    <w:rsid w:val="00222B06"/>
    <w:rsid w:val="00222B3B"/>
    <w:rsid w:val="00222CD9"/>
    <w:rsid w:val="00222DB5"/>
    <w:rsid w:val="00222EC1"/>
    <w:rsid w:val="00222F9C"/>
    <w:rsid w:val="00223198"/>
    <w:rsid w:val="00223287"/>
    <w:rsid w:val="00223457"/>
    <w:rsid w:val="002234AE"/>
    <w:rsid w:val="00223737"/>
    <w:rsid w:val="00223869"/>
    <w:rsid w:val="00223B6A"/>
    <w:rsid w:val="00223E03"/>
    <w:rsid w:val="00224416"/>
    <w:rsid w:val="002244EF"/>
    <w:rsid w:val="00224728"/>
    <w:rsid w:val="00224982"/>
    <w:rsid w:val="00224A50"/>
    <w:rsid w:val="00224AA2"/>
    <w:rsid w:val="00224AA7"/>
    <w:rsid w:val="00224C90"/>
    <w:rsid w:val="00225027"/>
    <w:rsid w:val="0022536B"/>
    <w:rsid w:val="0022557A"/>
    <w:rsid w:val="00225580"/>
    <w:rsid w:val="002255B2"/>
    <w:rsid w:val="00225785"/>
    <w:rsid w:val="0022578E"/>
    <w:rsid w:val="00225AE2"/>
    <w:rsid w:val="00225B70"/>
    <w:rsid w:val="00225E9F"/>
    <w:rsid w:val="00226334"/>
    <w:rsid w:val="0022672D"/>
    <w:rsid w:val="0022680E"/>
    <w:rsid w:val="0022692D"/>
    <w:rsid w:val="00226A68"/>
    <w:rsid w:val="00226AC1"/>
    <w:rsid w:val="00226B64"/>
    <w:rsid w:val="00226C76"/>
    <w:rsid w:val="00226DAD"/>
    <w:rsid w:val="00226DCE"/>
    <w:rsid w:val="002270C5"/>
    <w:rsid w:val="00227127"/>
    <w:rsid w:val="002271F6"/>
    <w:rsid w:val="00227536"/>
    <w:rsid w:val="002277B4"/>
    <w:rsid w:val="002279B9"/>
    <w:rsid w:val="002279E1"/>
    <w:rsid w:val="00227DF1"/>
    <w:rsid w:val="002300A3"/>
    <w:rsid w:val="002303B3"/>
    <w:rsid w:val="002303B8"/>
    <w:rsid w:val="00230428"/>
    <w:rsid w:val="00230454"/>
    <w:rsid w:val="002307C6"/>
    <w:rsid w:val="002308DF"/>
    <w:rsid w:val="00230A2B"/>
    <w:rsid w:val="00230BA9"/>
    <w:rsid w:val="00230C9D"/>
    <w:rsid w:val="00230CC2"/>
    <w:rsid w:val="00230CE3"/>
    <w:rsid w:val="00230D01"/>
    <w:rsid w:val="00230DE0"/>
    <w:rsid w:val="00230ECD"/>
    <w:rsid w:val="0023129F"/>
    <w:rsid w:val="00231480"/>
    <w:rsid w:val="00231547"/>
    <w:rsid w:val="0023156F"/>
    <w:rsid w:val="00231630"/>
    <w:rsid w:val="00231697"/>
    <w:rsid w:val="00231821"/>
    <w:rsid w:val="002318C3"/>
    <w:rsid w:val="00231C4E"/>
    <w:rsid w:val="00231F93"/>
    <w:rsid w:val="00232074"/>
    <w:rsid w:val="002320DA"/>
    <w:rsid w:val="00232189"/>
    <w:rsid w:val="00232515"/>
    <w:rsid w:val="0023270D"/>
    <w:rsid w:val="0023295B"/>
    <w:rsid w:val="00232A4F"/>
    <w:rsid w:val="00232CAE"/>
    <w:rsid w:val="00232CFC"/>
    <w:rsid w:val="0023323A"/>
    <w:rsid w:val="00233252"/>
    <w:rsid w:val="0023365F"/>
    <w:rsid w:val="0023377D"/>
    <w:rsid w:val="00233A89"/>
    <w:rsid w:val="00233C2E"/>
    <w:rsid w:val="00233E63"/>
    <w:rsid w:val="00234183"/>
    <w:rsid w:val="0023422D"/>
    <w:rsid w:val="0023439E"/>
    <w:rsid w:val="0023448A"/>
    <w:rsid w:val="0023459F"/>
    <w:rsid w:val="00234A13"/>
    <w:rsid w:val="00234EB5"/>
    <w:rsid w:val="00235251"/>
    <w:rsid w:val="002352D2"/>
    <w:rsid w:val="00235323"/>
    <w:rsid w:val="002358CC"/>
    <w:rsid w:val="00235C17"/>
    <w:rsid w:val="00235D9B"/>
    <w:rsid w:val="002365C8"/>
    <w:rsid w:val="00236632"/>
    <w:rsid w:val="002366BF"/>
    <w:rsid w:val="002366C7"/>
    <w:rsid w:val="0023686D"/>
    <w:rsid w:val="00236CE8"/>
    <w:rsid w:val="00236D11"/>
    <w:rsid w:val="00236D2E"/>
    <w:rsid w:val="00236D58"/>
    <w:rsid w:val="0023706B"/>
    <w:rsid w:val="002370EB"/>
    <w:rsid w:val="00237547"/>
    <w:rsid w:val="0023768C"/>
    <w:rsid w:val="002376B2"/>
    <w:rsid w:val="002378E4"/>
    <w:rsid w:val="00237A14"/>
    <w:rsid w:val="00237A23"/>
    <w:rsid w:val="00237A71"/>
    <w:rsid w:val="00237D02"/>
    <w:rsid w:val="00237D6B"/>
    <w:rsid w:val="00237DE6"/>
    <w:rsid w:val="00237E14"/>
    <w:rsid w:val="00237E70"/>
    <w:rsid w:val="00237FF8"/>
    <w:rsid w:val="00240230"/>
    <w:rsid w:val="00240317"/>
    <w:rsid w:val="00240433"/>
    <w:rsid w:val="002408F6"/>
    <w:rsid w:val="00240A5C"/>
    <w:rsid w:val="00240AA0"/>
    <w:rsid w:val="00240CD7"/>
    <w:rsid w:val="00240F12"/>
    <w:rsid w:val="00241315"/>
    <w:rsid w:val="00241722"/>
    <w:rsid w:val="002418ED"/>
    <w:rsid w:val="0024197C"/>
    <w:rsid w:val="00241A62"/>
    <w:rsid w:val="00241B94"/>
    <w:rsid w:val="00241BFE"/>
    <w:rsid w:val="00241D5C"/>
    <w:rsid w:val="00241D9A"/>
    <w:rsid w:val="00241EF2"/>
    <w:rsid w:val="0024201F"/>
    <w:rsid w:val="002421DE"/>
    <w:rsid w:val="002422EB"/>
    <w:rsid w:val="0024267D"/>
    <w:rsid w:val="002428F3"/>
    <w:rsid w:val="00242A2F"/>
    <w:rsid w:val="00242A58"/>
    <w:rsid w:val="00242A95"/>
    <w:rsid w:val="00242ADC"/>
    <w:rsid w:val="00242D18"/>
    <w:rsid w:val="00242F6C"/>
    <w:rsid w:val="00242FCA"/>
    <w:rsid w:val="002430D9"/>
    <w:rsid w:val="0024343F"/>
    <w:rsid w:val="002434B4"/>
    <w:rsid w:val="00243719"/>
    <w:rsid w:val="00243AE3"/>
    <w:rsid w:val="00243EA9"/>
    <w:rsid w:val="00243ECA"/>
    <w:rsid w:val="002446F1"/>
    <w:rsid w:val="00244789"/>
    <w:rsid w:val="0024493A"/>
    <w:rsid w:val="00244AC9"/>
    <w:rsid w:val="00244C09"/>
    <w:rsid w:val="00244D33"/>
    <w:rsid w:val="00244E0B"/>
    <w:rsid w:val="0024513D"/>
    <w:rsid w:val="0024513F"/>
    <w:rsid w:val="0024517C"/>
    <w:rsid w:val="0024521B"/>
    <w:rsid w:val="0024555E"/>
    <w:rsid w:val="00245566"/>
    <w:rsid w:val="00245604"/>
    <w:rsid w:val="0024568C"/>
    <w:rsid w:val="0024575D"/>
    <w:rsid w:val="0024579B"/>
    <w:rsid w:val="002457F7"/>
    <w:rsid w:val="00245AE6"/>
    <w:rsid w:val="00245FE2"/>
    <w:rsid w:val="0024605D"/>
    <w:rsid w:val="00246574"/>
    <w:rsid w:val="00246623"/>
    <w:rsid w:val="00246671"/>
    <w:rsid w:val="0024671A"/>
    <w:rsid w:val="00246932"/>
    <w:rsid w:val="00246A64"/>
    <w:rsid w:val="00246E0F"/>
    <w:rsid w:val="00246E4B"/>
    <w:rsid w:val="00246F0B"/>
    <w:rsid w:val="00247354"/>
    <w:rsid w:val="002476AD"/>
    <w:rsid w:val="0024787A"/>
    <w:rsid w:val="0024791F"/>
    <w:rsid w:val="00247942"/>
    <w:rsid w:val="00247A7C"/>
    <w:rsid w:val="00247EC9"/>
    <w:rsid w:val="002501D3"/>
    <w:rsid w:val="0025020D"/>
    <w:rsid w:val="00250574"/>
    <w:rsid w:val="00250605"/>
    <w:rsid w:val="00250810"/>
    <w:rsid w:val="00250CAE"/>
    <w:rsid w:val="00250D87"/>
    <w:rsid w:val="00250ED9"/>
    <w:rsid w:val="00250FAC"/>
    <w:rsid w:val="0025169E"/>
    <w:rsid w:val="00251E3E"/>
    <w:rsid w:val="00251F3E"/>
    <w:rsid w:val="002522ED"/>
    <w:rsid w:val="002524AE"/>
    <w:rsid w:val="0025253D"/>
    <w:rsid w:val="0025258C"/>
    <w:rsid w:val="002525A9"/>
    <w:rsid w:val="002526CB"/>
    <w:rsid w:val="002528CD"/>
    <w:rsid w:val="0025298C"/>
    <w:rsid w:val="0025308C"/>
    <w:rsid w:val="00253090"/>
    <w:rsid w:val="0025317B"/>
    <w:rsid w:val="0025335B"/>
    <w:rsid w:val="0025343B"/>
    <w:rsid w:val="002534FC"/>
    <w:rsid w:val="0025386B"/>
    <w:rsid w:val="00253924"/>
    <w:rsid w:val="00253AD6"/>
    <w:rsid w:val="00253C73"/>
    <w:rsid w:val="00253D63"/>
    <w:rsid w:val="00253E81"/>
    <w:rsid w:val="00253FA7"/>
    <w:rsid w:val="00254034"/>
    <w:rsid w:val="0025412D"/>
    <w:rsid w:val="0025416D"/>
    <w:rsid w:val="002543A9"/>
    <w:rsid w:val="00254635"/>
    <w:rsid w:val="00254748"/>
    <w:rsid w:val="00254957"/>
    <w:rsid w:val="00254C69"/>
    <w:rsid w:val="00254E09"/>
    <w:rsid w:val="00254E15"/>
    <w:rsid w:val="002550BD"/>
    <w:rsid w:val="002552A3"/>
    <w:rsid w:val="0025541A"/>
    <w:rsid w:val="00255AFC"/>
    <w:rsid w:val="00255B31"/>
    <w:rsid w:val="00255B75"/>
    <w:rsid w:val="00255B91"/>
    <w:rsid w:val="00255BF0"/>
    <w:rsid w:val="00255CE5"/>
    <w:rsid w:val="00255E88"/>
    <w:rsid w:val="00255E8A"/>
    <w:rsid w:val="002560F1"/>
    <w:rsid w:val="00256144"/>
    <w:rsid w:val="00256217"/>
    <w:rsid w:val="0025628F"/>
    <w:rsid w:val="002562E2"/>
    <w:rsid w:val="00256633"/>
    <w:rsid w:val="002566EB"/>
    <w:rsid w:val="00256870"/>
    <w:rsid w:val="00256978"/>
    <w:rsid w:val="00256B3C"/>
    <w:rsid w:val="0025704B"/>
    <w:rsid w:val="002576D3"/>
    <w:rsid w:val="002578BE"/>
    <w:rsid w:val="002578F9"/>
    <w:rsid w:val="00257C02"/>
    <w:rsid w:val="00257DFC"/>
    <w:rsid w:val="00257E36"/>
    <w:rsid w:val="0026013B"/>
    <w:rsid w:val="00260203"/>
    <w:rsid w:val="0026044B"/>
    <w:rsid w:val="0026048D"/>
    <w:rsid w:val="00260632"/>
    <w:rsid w:val="00260861"/>
    <w:rsid w:val="00260C35"/>
    <w:rsid w:val="00261365"/>
    <w:rsid w:val="002617E6"/>
    <w:rsid w:val="0026181A"/>
    <w:rsid w:val="00261DE1"/>
    <w:rsid w:val="002621EB"/>
    <w:rsid w:val="002622C9"/>
    <w:rsid w:val="002624DE"/>
    <w:rsid w:val="0026277F"/>
    <w:rsid w:val="002628CA"/>
    <w:rsid w:val="002629A7"/>
    <w:rsid w:val="00262A08"/>
    <w:rsid w:val="00262B32"/>
    <w:rsid w:val="00262C6A"/>
    <w:rsid w:val="00262DB6"/>
    <w:rsid w:val="00262E44"/>
    <w:rsid w:val="00262F7E"/>
    <w:rsid w:val="00263149"/>
    <w:rsid w:val="00263273"/>
    <w:rsid w:val="00263322"/>
    <w:rsid w:val="00263480"/>
    <w:rsid w:val="0026386E"/>
    <w:rsid w:val="002638DB"/>
    <w:rsid w:val="00263DB9"/>
    <w:rsid w:val="0026402C"/>
    <w:rsid w:val="002640B3"/>
    <w:rsid w:val="00264209"/>
    <w:rsid w:val="002646C3"/>
    <w:rsid w:val="00264852"/>
    <w:rsid w:val="002649B5"/>
    <w:rsid w:val="00264A76"/>
    <w:rsid w:val="00264F3F"/>
    <w:rsid w:val="0026510A"/>
    <w:rsid w:val="0026526D"/>
    <w:rsid w:val="00265535"/>
    <w:rsid w:val="002655C3"/>
    <w:rsid w:val="00265645"/>
    <w:rsid w:val="00265813"/>
    <w:rsid w:val="0026585E"/>
    <w:rsid w:val="002659F7"/>
    <w:rsid w:val="00265C8C"/>
    <w:rsid w:val="002663D2"/>
    <w:rsid w:val="00266618"/>
    <w:rsid w:val="002669BD"/>
    <w:rsid w:val="00266CA8"/>
    <w:rsid w:val="00266D21"/>
    <w:rsid w:val="00266D7F"/>
    <w:rsid w:val="00266D88"/>
    <w:rsid w:val="00266F7A"/>
    <w:rsid w:val="0026701D"/>
    <w:rsid w:val="0026720E"/>
    <w:rsid w:val="002674CE"/>
    <w:rsid w:val="002677F1"/>
    <w:rsid w:val="0026780E"/>
    <w:rsid w:val="00267B3B"/>
    <w:rsid w:val="00267C25"/>
    <w:rsid w:val="00267C2B"/>
    <w:rsid w:val="00267C5C"/>
    <w:rsid w:val="00267DE8"/>
    <w:rsid w:val="00267F6C"/>
    <w:rsid w:val="00270008"/>
    <w:rsid w:val="0027002A"/>
    <w:rsid w:val="00270418"/>
    <w:rsid w:val="0027045E"/>
    <w:rsid w:val="002706DC"/>
    <w:rsid w:val="0027078B"/>
    <w:rsid w:val="002707D2"/>
    <w:rsid w:val="0027094F"/>
    <w:rsid w:val="00270D62"/>
    <w:rsid w:val="00270E83"/>
    <w:rsid w:val="00270FE0"/>
    <w:rsid w:val="002710B8"/>
    <w:rsid w:val="002710F1"/>
    <w:rsid w:val="002712CC"/>
    <w:rsid w:val="002713DC"/>
    <w:rsid w:val="002714A4"/>
    <w:rsid w:val="00271605"/>
    <w:rsid w:val="00271710"/>
    <w:rsid w:val="00271D08"/>
    <w:rsid w:val="00271FFC"/>
    <w:rsid w:val="0027237B"/>
    <w:rsid w:val="002723E2"/>
    <w:rsid w:val="0027243C"/>
    <w:rsid w:val="0027253A"/>
    <w:rsid w:val="0027257F"/>
    <w:rsid w:val="00272937"/>
    <w:rsid w:val="00272991"/>
    <w:rsid w:val="00272A00"/>
    <w:rsid w:val="00272DCF"/>
    <w:rsid w:val="00272F06"/>
    <w:rsid w:val="00272F30"/>
    <w:rsid w:val="00272FC3"/>
    <w:rsid w:val="00272FF2"/>
    <w:rsid w:val="002731D7"/>
    <w:rsid w:val="00273212"/>
    <w:rsid w:val="0027321B"/>
    <w:rsid w:val="0027346E"/>
    <w:rsid w:val="0027349F"/>
    <w:rsid w:val="002734AC"/>
    <w:rsid w:val="0027357C"/>
    <w:rsid w:val="0027370D"/>
    <w:rsid w:val="002737AA"/>
    <w:rsid w:val="00273D0A"/>
    <w:rsid w:val="00274125"/>
    <w:rsid w:val="00274171"/>
    <w:rsid w:val="00274490"/>
    <w:rsid w:val="002744B5"/>
    <w:rsid w:val="00274708"/>
    <w:rsid w:val="0027495B"/>
    <w:rsid w:val="00274C17"/>
    <w:rsid w:val="00274DFA"/>
    <w:rsid w:val="002755DF"/>
    <w:rsid w:val="0027585A"/>
    <w:rsid w:val="0027596E"/>
    <w:rsid w:val="002759E6"/>
    <w:rsid w:val="002765AE"/>
    <w:rsid w:val="00276762"/>
    <w:rsid w:val="00276C7F"/>
    <w:rsid w:val="002772A2"/>
    <w:rsid w:val="00277349"/>
    <w:rsid w:val="00277448"/>
    <w:rsid w:val="0027749C"/>
    <w:rsid w:val="00277620"/>
    <w:rsid w:val="002777D0"/>
    <w:rsid w:val="00277C8E"/>
    <w:rsid w:val="00277D5F"/>
    <w:rsid w:val="00277DA6"/>
    <w:rsid w:val="00277DC0"/>
    <w:rsid w:val="00277E74"/>
    <w:rsid w:val="00277F7A"/>
    <w:rsid w:val="0028024A"/>
    <w:rsid w:val="00280464"/>
    <w:rsid w:val="0028062F"/>
    <w:rsid w:val="00280872"/>
    <w:rsid w:val="00280883"/>
    <w:rsid w:val="00280947"/>
    <w:rsid w:val="00280A00"/>
    <w:rsid w:val="00280BDD"/>
    <w:rsid w:val="00280C33"/>
    <w:rsid w:val="00280C49"/>
    <w:rsid w:val="00280FC6"/>
    <w:rsid w:val="00281025"/>
    <w:rsid w:val="00281459"/>
    <w:rsid w:val="0028161E"/>
    <w:rsid w:val="0028196A"/>
    <w:rsid w:val="0028196C"/>
    <w:rsid w:val="00281A2E"/>
    <w:rsid w:val="00281AFB"/>
    <w:rsid w:val="00281C35"/>
    <w:rsid w:val="00281F69"/>
    <w:rsid w:val="00281FB3"/>
    <w:rsid w:val="0028207C"/>
    <w:rsid w:val="002821D2"/>
    <w:rsid w:val="002824E4"/>
    <w:rsid w:val="00282525"/>
    <w:rsid w:val="00282552"/>
    <w:rsid w:val="002829FB"/>
    <w:rsid w:val="00282F1A"/>
    <w:rsid w:val="00283053"/>
    <w:rsid w:val="00283579"/>
    <w:rsid w:val="002835EA"/>
    <w:rsid w:val="00283715"/>
    <w:rsid w:val="00283827"/>
    <w:rsid w:val="0028397D"/>
    <w:rsid w:val="00283AEA"/>
    <w:rsid w:val="00283BCA"/>
    <w:rsid w:val="00283BE4"/>
    <w:rsid w:val="00283C26"/>
    <w:rsid w:val="00283DF4"/>
    <w:rsid w:val="00283F8E"/>
    <w:rsid w:val="002841EE"/>
    <w:rsid w:val="002842C8"/>
    <w:rsid w:val="002843D8"/>
    <w:rsid w:val="002846B9"/>
    <w:rsid w:val="002847DF"/>
    <w:rsid w:val="0028494B"/>
    <w:rsid w:val="00284A01"/>
    <w:rsid w:val="00284AE7"/>
    <w:rsid w:val="00284B22"/>
    <w:rsid w:val="00284C10"/>
    <w:rsid w:val="00284CD6"/>
    <w:rsid w:val="00284E24"/>
    <w:rsid w:val="002850CE"/>
    <w:rsid w:val="0028515B"/>
    <w:rsid w:val="002852E9"/>
    <w:rsid w:val="00285455"/>
    <w:rsid w:val="002855D5"/>
    <w:rsid w:val="002856A9"/>
    <w:rsid w:val="002857BE"/>
    <w:rsid w:val="00285A5C"/>
    <w:rsid w:val="00285B8F"/>
    <w:rsid w:val="00285C38"/>
    <w:rsid w:val="00285F1F"/>
    <w:rsid w:val="0028609E"/>
    <w:rsid w:val="0028628B"/>
    <w:rsid w:val="002862BD"/>
    <w:rsid w:val="002865BF"/>
    <w:rsid w:val="00286A1B"/>
    <w:rsid w:val="00286D18"/>
    <w:rsid w:val="00286F9C"/>
    <w:rsid w:val="00286FED"/>
    <w:rsid w:val="00287036"/>
    <w:rsid w:val="0028718B"/>
    <w:rsid w:val="00287418"/>
    <w:rsid w:val="0028789B"/>
    <w:rsid w:val="00287947"/>
    <w:rsid w:val="002879BD"/>
    <w:rsid w:val="002879C6"/>
    <w:rsid w:val="00287AFF"/>
    <w:rsid w:val="00287F80"/>
    <w:rsid w:val="0029006E"/>
    <w:rsid w:val="0029008C"/>
    <w:rsid w:val="0029066E"/>
    <w:rsid w:val="00290961"/>
    <w:rsid w:val="00290B23"/>
    <w:rsid w:val="00290BF8"/>
    <w:rsid w:val="00290C62"/>
    <w:rsid w:val="00290CE4"/>
    <w:rsid w:val="0029101F"/>
    <w:rsid w:val="00291172"/>
    <w:rsid w:val="002913E4"/>
    <w:rsid w:val="00291934"/>
    <w:rsid w:val="00291AED"/>
    <w:rsid w:val="00291C3C"/>
    <w:rsid w:val="00291C41"/>
    <w:rsid w:val="00291E9B"/>
    <w:rsid w:val="00291FCC"/>
    <w:rsid w:val="0029231B"/>
    <w:rsid w:val="002923AE"/>
    <w:rsid w:val="002925E9"/>
    <w:rsid w:val="00292936"/>
    <w:rsid w:val="0029294E"/>
    <w:rsid w:val="00292C17"/>
    <w:rsid w:val="00292E6B"/>
    <w:rsid w:val="00292FD3"/>
    <w:rsid w:val="00292FE8"/>
    <w:rsid w:val="00293018"/>
    <w:rsid w:val="00293019"/>
    <w:rsid w:val="00293023"/>
    <w:rsid w:val="00293091"/>
    <w:rsid w:val="002930D4"/>
    <w:rsid w:val="00293184"/>
    <w:rsid w:val="002933CE"/>
    <w:rsid w:val="00293449"/>
    <w:rsid w:val="00293636"/>
    <w:rsid w:val="00293745"/>
    <w:rsid w:val="002938DA"/>
    <w:rsid w:val="00293A88"/>
    <w:rsid w:val="00293BC0"/>
    <w:rsid w:val="00293C42"/>
    <w:rsid w:val="00293D36"/>
    <w:rsid w:val="00293E1F"/>
    <w:rsid w:val="00293FED"/>
    <w:rsid w:val="002941A7"/>
    <w:rsid w:val="002942F1"/>
    <w:rsid w:val="0029446D"/>
    <w:rsid w:val="002946A1"/>
    <w:rsid w:val="002946BA"/>
    <w:rsid w:val="0029476A"/>
    <w:rsid w:val="0029488F"/>
    <w:rsid w:val="002949D5"/>
    <w:rsid w:val="00294BEF"/>
    <w:rsid w:val="00294E20"/>
    <w:rsid w:val="002952FE"/>
    <w:rsid w:val="00295338"/>
    <w:rsid w:val="002953D9"/>
    <w:rsid w:val="00295427"/>
    <w:rsid w:val="002955F7"/>
    <w:rsid w:val="002956BC"/>
    <w:rsid w:val="00295995"/>
    <w:rsid w:val="00295ACE"/>
    <w:rsid w:val="00295BA8"/>
    <w:rsid w:val="00295C09"/>
    <w:rsid w:val="0029616B"/>
    <w:rsid w:val="00296194"/>
    <w:rsid w:val="002961DA"/>
    <w:rsid w:val="0029625C"/>
    <w:rsid w:val="00296282"/>
    <w:rsid w:val="00296423"/>
    <w:rsid w:val="002964D6"/>
    <w:rsid w:val="00296B6F"/>
    <w:rsid w:val="00296C29"/>
    <w:rsid w:val="00297473"/>
    <w:rsid w:val="002976DD"/>
    <w:rsid w:val="002977E0"/>
    <w:rsid w:val="00297A1B"/>
    <w:rsid w:val="00297C27"/>
    <w:rsid w:val="00297D90"/>
    <w:rsid w:val="00297E9F"/>
    <w:rsid w:val="00297F6A"/>
    <w:rsid w:val="002A0216"/>
    <w:rsid w:val="002A0549"/>
    <w:rsid w:val="002A06A0"/>
    <w:rsid w:val="002A09F2"/>
    <w:rsid w:val="002A0B61"/>
    <w:rsid w:val="002A0BD6"/>
    <w:rsid w:val="002A0BEC"/>
    <w:rsid w:val="002A0C2B"/>
    <w:rsid w:val="002A0C71"/>
    <w:rsid w:val="002A0D80"/>
    <w:rsid w:val="002A0F6E"/>
    <w:rsid w:val="002A1388"/>
    <w:rsid w:val="002A1611"/>
    <w:rsid w:val="002A1B3D"/>
    <w:rsid w:val="002A1BDF"/>
    <w:rsid w:val="002A1D30"/>
    <w:rsid w:val="002A1D90"/>
    <w:rsid w:val="002A1EAD"/>
    <w:rsid w:val="002A204A"/>
    <w:rsid w:val="002A2866"/>
    <w:rsid w:val="002A2F8B"/>
    <w:rsid w:val="002A30C4"/>
    <w:rsid w:val="002A33CB"/>
    <w:rsid w:val="002A34C1"/>
    <w:rsid w:val="002A34DD"/>
    <w:rsid w:val="002A367B"/>
    <w:rsid w:val="002A37B4"/>
    <w:rsid w:val="002A391C"/>
    <w:rsid w:val="002A3998"/>
    <w:rsid w:val="002A3A83"/>
    <w:rsid w:val="002A3C55"/>
    <w:rsid w:val="002A3D94"/>
    <w:rsid w:val="002A3E11"/>
    <w:rsid w:val="002A3E4B"/>
    <w:rsid w:val="002A3F18"/>
    <w:rsid w:val="002A41E7"/>
    <w:rsid w:val="002A44F8"/>
    <w:rsid w:val="002A4664"/>
    <w:rsid w:val="002A498F"/>
    <w:rsid w:val="002A49CE"/>
    <w:rsid w:val="002A4A98"/>
    <w:rsid w:val="002A4B61"/>
    <w:rsid w:val="002A4DFF"/>
    <w:rsid w:val="002A4FB1"/>
    <w:rsid w:val="002A52D3"/>
    <w:rsid w:val="002A572B"/>
    <w:rsid w:val="002A5812"/>
    <w:rsid w:val="002A588D"/>
    <w:rsid w:val="002A5B49"/>
    <w:rsid w:val="002A5EFC"/>
    <w:rsid w:val="002A6190"/>
    <w:rsid w:val="002A622C"/>
    <w:rsid w:val="002A6405"/>
    <w:rsid w:val="002A64CE"/>
    <w:rsid w:val="002A66BB"/>
    <w:rsid w:val="002A67CC"/>
    <w:rsid w:val="002A68B0"/>
    <w:rsid w:val="002A6DC1"/>
    <w:rsid w:val="002A7029"/>
    <w:rsid w:val="002A719F"/>
    <w:rsid w:val="002A7251"/>
    <w:rsid w:val="002A7276"/>
    <w:rsid w:val="002A7433"/>
    <w:rsid w:val="002A762D"/>
    <w:rsid w:val="002A7669"/>
    <w:rsid w:val="002A76F8"/>
    <w:rsid w:val="002A7935"/>
    <w:rsid w:val="002A7986"/>
    <w:rsid w:val="002A7D16"/>
    <w:rsid w:val="002A7D6D"/>
    <w:rsid w:val="002B00B5"/>
    <w:rsid w:val="002B0861"/>
    <w:rsid w:val="002B0C19"/>
    <w:rsid w:val="002B10F5"/>
    <w:rsid w:val="002B13F1"/>
    <w:rsid w:val="002B15AA"/>
    <w:rsid w:val="002B16A1"/>
    <w:rsid w:val="002B1A8A"/>
    <w:rsid w:val="002B1BB9"/>
    <w:rsid w:val="002B1CE6"/>
    <w:rsid w:val="002B1D55"/>
    <w:rsid w:val="002B1E22"/>
    <w:rsid w:val="002B1E9A"/>
    <w:rsid w:val="002B202F"/>
    <w:rsid w:val="002B209E"/>
    <w:rsid w:val="002B20D6"/>
    <w:rsid w:val="002B2314"/>
    <w:rsid w:val="002B2559"/>
    <w:rsid w:val="002B2AF2"/>
    <w:rsid w:val="002B2C10"/>
    <w:rsid w:val="002B2E01"/>
    <w:rsid w:val="002B2F72"/>
    <w:rsid w:val="002B2FA7"/>
    <w:rsid w:val="002B3546"/>
    <w:rsid w:val="002B37EC"/>
    <w:rsid w:val="002B3A04"/>
    <w:rsid w:val="002B3A46"/>
    <w:rsid w:val="002B3CB2"/>
    <w:rsid w:val="002B40CC"/>
    <w:rsid w:val="002B4174"/>
    <w:rsid w:val="002B4194"/>
    <w:rsid w:val="002B42F4"/>
    <w:rsid w:val="002B43A3"/>
    <w:rsid w:val="002B4467"/>
    <w:rsid w:val="002B467D"/>
    <w:rsid w:val="002B53A7"/>
    <w:rsid w:val="002B57F1"/>
    <w:rsid w:val="002B5BDE"/>
    <w:rsid w:val="002B5D77"/>
    <w:rsid w:val="002B5D86"/>
    <w:rsid w:val="002B5E85"/>
    <w:rsid w:val="002B5EB9"/>
    <w:rsid w:val="002B6009"/>
    <w:rsid w:val="002B601C"/>
    <w:rsid w:val="002B664C"/>
    <w:rsid w:val="002B6A70"/>
    <w:rsid w:val="002B6C39"/>
    <w:rsid w:val="002B6E07"/>
    <w:rsid w:val="002B73D7"/>
    <w:rsid w:val="002B7633"/>
    <w:rsid w:val="002B76E4"/>
    <w:rsid w:val="002B7716"/>
    <w:rsid w:val="002B78BF"/>
    <w:rsid w:val="002B7F2F"/>
    <w:rsid w:val="002C00DB"/>
    <w:rsid w:val="002C05AE"/>
    <w:rsid w:val="002C0702"/>
    <w:rsid w:val="002C08A7"/>
    <w:rsid w:val="002C0C2E"/>
    <w:rsid w:val="002C115D"/>
    <w:rsid w:val="002C1738"/>
    <w:rsid w:val="002C184E"/>
    <w:rsid w:val="002C2018"/>
    <w:rsid w:val="002C2414"/>
    <w:rsid w:val="002C284D"/>
    <w:rsid w:val="002C2A44"/>
    <w:rsid w:val="002C2B6D"/>
    <w:rsid w:val="002C2C11"/>
    <w:rsid w:val="002C3030"/>
    <w:rsid w:val="002C3058"/>
    <w:rsid w:val="002C32BA"/>
    <w:rsid w:val="002C3499"/>
    <w:rsid w:val="002C3687"/>
    <w:rsid w:val="002C3703"/>
    <w:rsid w:val="002C39A9"/>
    <w:rsid w:val="002C3BE5"/>
    <w:rsid w:val="002C3FDE"/>
    <w:rsid w:val="002C4150"/>
    <w:rsid w:val="002C43E0"/>
    <w:rsid w:val="002C450E"/>
    <w:rsid w:val="002C4779"/>
    <w:rsid w:val="002C48F2"/>
    <w:rsid w:val="002C497B"/>
    <w:rsid w:val="002C49B5"/>
    <w:rsid w:val="002C4AC2"/>
    <w:rsid w:val="002C4C21"/>
    <w:rsid w:val="002C4DCE"/>
    <w:rsid w:val="002C4FFA"/>
    <w:rsid w:val="002C5067"/>
    <w:rsid w:val="002C513B"/>
    <w:rsid w:val="002C5145"/>
    <w:rsid w:val="002C5418"/>
    <w:rsid w:val="002C5579"/>
    <w:rsid w:val="002C5825"/>
    <w:rsid w:val="002C5A63"/>
    <w:rsid w:val="002C5D6F"/>
    <w:rsid w:val="002C5E45"/>
    <w:rsid w:val="002C5EA4"/>
    <w:rsid w:val="002C5ED1"/>
    <w:rsid w:val="002C678D"/>
    <w:rsid w:val="002C683E"/>
    <w:rsid w:val="002C6973"/>
    <w:rsid w:val="002C699C"/>
    <w:rsid w:val="002C6B17"/>
    <w:rsid w:val="002C6D60"/>
    <w:rsid w:val="002C6E89"/>
    <w:rsid w:val="002C6FEB"/>
    <w:rsid w:val="002C7081"/>
    <w:rsid w:val="002C709D"/>
    <w:rsid w:val="002C7147"/>
    <w:rsid w:val="002C7564"/>
    <w:rsid w:val="002C7931"/>
    <w:rsid w:val="002C7AF5"/>
    <w:rsid w:val="002C7C3E"/>
    <w:rsid w:val="002D0330"/>
    <w:rsid w:val="002D05A9"/>
    <w:rsid w:val="002D0756"/>
    <w:rsid w:val="002D083B"/>
    <w:rsid w:val="002D087C"/>
    <w:rsid w:val="002D08E8"/>
    <w:rsid w:val="002D0D70"/>
    <w:rsid w:val="002D0DF1"/>
    <w:rsid w:val="002D0E67"/>
    <w:rsid w:val="002D1096"/>
    <w:rsid w:val="002D1271"/>
    <w:rsid w:val="002D1326"/>
    <w:rsid w:val="002D1388"/>
    <w:rsid w:val="002D13AB"/>
    <w:rsid w:val="002D148F"/>
    <w:rsid w:val="002D14CC"/>
    <w:rsid w:val="002D15D3"/>
    <w:rsid w:val="002D18D8"/>
    <w:rsid w:val="002D192E"/>
    <w:rsid w:val="002D1A49"/>
    <w:rsid w:val="002D1CF7"/>
    <w:rsid w:val="002D1D9A"/>
    <w:rsid w:val="002D1E65"/>
    <w:rsid w:val="002D1F46"/>
    <w:rsid w:val="002D1F66"/>
    <w:rsid w:val="002D20D7"/>
    <w:rsid w:val="002D22FC"/>
    <w:rsid w:val="002D2614"/>
    <w:rsid w:val="002D2651"/>
    <w:rsid w:val="002D277B"/>
    <w:rsid w:val="002D2BAF"/>
    <w:rsid w:val="002D2EA2"/>
    <w:rsid w:val="002D2F1E"/>
    <w:rsid w:val="002D3179"/>
    <w:rsid w:val="002D3268"/>
    <w:rsid w:val="002D33D7"/>
    <w:rsid w:val="002D3661"/>
    <w:rsid w:val="002D36ED"/>
    <w:rsid w:val="002D3727"/>
    <w:rsid w:val="002D375B"/>
    <w:rsid w:val="002D3CEA"/>
    <w:rsid w:val="002D3CF1"/>
    <w:rsid w:val="002D3E55"/>
    <w:rsid w:val="002D3ED0"/>
    <w:rsid w:val="002D40E7"/>
    <w:rsid w:val="002D416D"/>
    <w:rsid w:val="002D4319"/>
    <w:rsid w:val="002D4358"/>
    <w:rsid w:val="002D4410"/>
    <w:rsid w:val="002D4545"/>
    <w:rsid w:val="002D4719"/>
    <w:rsid w:val="002D48CB"/>
    <w:rsid w:val="002D4912"/>
    <w:rsid w:val="002D4EAA"/>
    <w:rsid w:val="002D5156"/>
    <w:rsid w:val="002D5755"/>
    <w:rsid w:val="002D5850"/>
    <w:rsid w:val="002D611B"/>
    <w:rsid w:val="002D623B"/>
    <w:rsid w:val="002D649D"/>
    <w:rsid w:val="002D65D8"/>
    <w:rsid w:val="002D65DB"/>
    <w:rsid w:val="002D6796"/>
    <w:rsid w:val="002D68E6"/>
    <w:rsid w:val="002D6901"/>
    <w:rsid w:val="002D6ABD"/>
    <w:rsid w:val="002D6B7B"/>
    <w:rsid w:val="002D6D18"/>
    <w:rsid w:val="002D6DCC"/>
    <w:rsid w:val="002D7030"/>
    <w:rsid w:val="002D703E"/>
    <w:rsid w:val="002D7090"/>
    <w:rsid w:val="002D714E"/>
    <w:rsid w:val="002D7224"/>
    <w:rsid w:val="002D7305"/>
    <w:rsid w:val="002D77B2"/>
    <w:rsid w:val="002D7859"/>
    <w:rsid w:val="002D7886"/>
    <w:rsid w:val="002D78CE"/>
    <w:rsid w:val="002D79A5"/>
    <w:rsid w:val="002D7A2A"/>
    <w:rsid w:val="002D7A93"/>
    <w:rsid w:val="002D7CFC"/>
    <w:rsid w:val="002D7E0F"/>
    <w:rsid w:val="002D7E4A"/>
    <w:rsid w:val="002E00F4"/>
    <w:rsid w:val="002E0139"/>
    <w:rsid w:val="002E0175"/>
    <w:rsid w:val="002E02B8"/>
    <w:rsid w:val="002E02CA"/>
    <w:rsid w:val="002E046C"/>
    <w:rsid w:val="002E0741"/>
    <w:rsid w:val="002E080C"/>
    <w:rsid w:val="002E0A6E"/>
    <w:rsid w:val="002E10DD"/>
    <w:rsid w:val="002E1261"/>
    <w:rsid w:val="002E1459"/>
    <w:rsid w:val="002E15E4"/>
    <w:rsid w:val="002E1662"/>
    <w:rsid w:val="002E198C"/>
    <w:rsid w:val="002E1D03"/>
    <w:rsid w:val="002E218F"/>
    <w:rsid w:val="002E2422"/>
    <w:rsid w:val="002E2471"/>
    <w:rsid w:val="002E24DF"/>
    <w:rsid w:val="002E2819"/>
    <w:rsid w:val="002E2BB7"/>
    <w:rsid w:val="002E2D86"/>
    <w:rsid w:val="002E2F3C"/>
    <w:rsid w:val="002E2F65"/>
    <w:rsid w:val="002E3156"/>
    <w:rsid w:val="002E336A"/>
    <w:rsid w:val="002E3412"/>
    <w:rsid w:val="002E3564"/>
    <w:rsid w:val="002E35A2"/>
    <w:rsid w:val="002E373B"/>
    <w:rsid w:val="002E375D"/>
    <w:rsid w:val="002E3764"/>
    <w:rsid w:val="002E3C8D"/>
    <w:rsid w:val="002E3CE5"/>
    <w:rsid w:val="002E40C6"/>
    <w:rsid w:val="002E425B"/>
    <w:rsid w:val="002E432F"/>
    <w:rsid w:val="002E46B5"/>
    <w:rsid w:val="002E498C"/>
    <w:rsid w:val="002E4ACC"/>
    <w:rsid w:val="002E4D99"/>
    <w:rsid w:val="002E4EE3"/>
    <w:rsid w:val="002E4F98"/>
    <w:rsid w:val="002E5209"/>
    <w:rsid w:val="002E534B"/>
    <w:rsid w:val="002E6375"/>
    <w:rsid w:val="002E6386"/>
    <w:rsid w:val="002E63CF"/>
    <w:rsid w:val="002E63D6"/>
    <w:rsid w:val="002E6450"/>
    <w:rsid w:val="002E64F5"/>
    <w:rsid w:val="002E67B2"/>
    <w:rsid w:val="002E6F8C"/>
    <w:rsid w:val="002E74C6"/>
    <w:rsid w:val="002E7798"/>
    <w:rsid w:val="002E7799"/>
    <w:rsid w:val="002E77BA"/>
    <w:rsid w:val="002E77DC"/>
    <w:rsid w:val="002E79E4"/>
    <w:rsid w:val="002E7AB2"/>
    <w:rsid w:val="002E7AEC"/>
    <w:rsid w:val="002E7B3B"/>
    <w:rsid w:val="002E7B60"/>
    <w:rsid w:val="002E7B73"/>
    <w:rsid w:val="002E7BF1"/>
    <w:rsid w:val="002E7C93"/>
    <w:rsid w:val="002E7DDA"/>
    <w:rsid w:val="002E7E7A"/>
    <w:rsid w:val="002E7F10"/>
    <w:rsid w:val="002E7FCF"/>
    <w:rsid w:val="002E7FED"/>
    <w:rsid w:val="002F01D9"/>
    <w:rsid w:val="002F0258"/>
    <w:rsid w:val="002F02EE"/>
    <w:rsid w:val="002F037C"/>
    <w:rsid w:val="002F038A"/>
    <w:rsid w:val="002F060A"/>
    <w:rsid w:val="002F06B8"/>
    <w:rsid w:val="002F0753"/>
    <w:rsid w:val="002F088C"/>
    <w:rsid w:val="002F0AD9"/>
    <w:rsid w:val="002F0B5B"/>
    <w:rsid w:val="002F0E6D"/>
    <w:rsid w:val="002F0FAE"/>
    <w:rsid w:val="002F1097"/>
    <w:rsid w:val="002F117D"/>
    <w:rsid w:val="002F1325"/>
    <w:rsid w:val="002F16D8"/>
    <w:rsid w:val="002F172D"/>
    <w:rsid w:val="002F17E5"/>
    <w:rsid w:val="002F1852"/>
    <w:rsid w:val="002F199A"/>
    <w:rsid w:val="002F1A26"/>
    <w:rsid w:val="002F1BEC"/>
    <w:rsid w:val="002F1DC0"/>
    <w:rsid w:val="002F1F0E"/>
    <w:rsid w:val="002F2205"/>
    <w:rsid w:val="002F2457"/>
    <w:rsid w:val="002F25E3"/>
    <w:rsid w:val="002F26C8"/>
    <w:rsid w:val="002F276B"/>
    <w:rsid w:val="002F2793"/>
    <w:rsid w:val="002F2821"/>
    <w:rsid w:val="002F28D1"/>
    <w:rsid w:val="002F2A20"/>
    <w:rsid w:val="002F2A2D"/>
    <w:rsid w:val="002F2B56"/>
    <w:rsid w:val="002F2BB3"/>
    <w:rsid w:val="002F2C26"/>
    <w:rsid w:val="002F2EC9"/>
    <w:rsid w:val="002F2EF9"/>
    <w:rsid w:val="002F30AE"/>
    <w:rsid w:val="002F31AD"/>
    <w:rsid w:val="002F321C"/>
    <w:rsid w:val="002F3578"/>
    <w:rsid w:val="002F376F"/>
    <w:rsid w:val="002F39DC"/>
    <w:rsid w:val="002F3BA6"/>
    <w:rsid w:val="002F3BB3"/>
    <w:rsid w:val="002F3CEB"/>
    <w:rsid w:val="002F3D54"/>
    <w:rsid w:val="002F3EB7"/>
    <w:rsid w:val="002F409C"/>
    <w:rsid w:val="002F4308"/>
    <w:rsid w:val="002F4592"/>
    <w:rsid w:val="002F4618"/>
    <w:rsid w:val="002F4660"/>
    <w:rsid w:val="002F4A0A"/>
    <w:rsid w:val="002F5007"/>
    <w:rsid w:val="002F50B2"/>
    <w:rsid w:val="002F5177"/>
    <w:rsid w:val="002F519E"/>
    <w:rsid w:val="002F5204"/>
    <w:rsid w:val="002F532D"/>
    <w:rsid w:val="002F53C2"/>
    <w:rsid w:val="002F5448"/>
    <w:rsid w:val="002F564A"/>
    <w:rsid w:val="002F564E"/>
    <w:rsid w:val="002F58D5"/>
    <w:rsid w:val="002F5D58"/>
    <w:rsid w:val="002F5D87"/>
    <w:rsid w:val="002F5F75"/>
    <w:rsid w:val="002F6414"/>
    <w:rsid w:val="002F66A8"/>
    <w:rsid w:val="002F672B"/>
    <w:rsid w:val="002F68E5"/>
    <w:rsid w:val="002F69AF"/>
    <w:rsid w:val="002F6C73"/>
    <w:rsid w:val="002F6E08"/>
    <w:rsid w:val="002F6FAF"/>
    <w:rsid w:val="002F7041"/>
    <w:rsid w:val="002F74D8"/>
    <w:rsid w:val="002F778E"/>
    <w:rsid w:val="002F7BAA"/>
    <w:rsid w:val="002F7EB8"/>
    <w:rsid w:val="00300165"/>
    <w:rsid w:val="0030019B"/>
    <w:rsid w:val="00300242"/>
    <w:rsid w:val="003003E4"/>
    <w:rsid w:val="00300513"/>
    <w:rsid w:val="003005DF"/>
    <w:rsid w:val="003005E0"/>
    <w:rsid w:val="003006AE"/>
    <w:rsid w:val="00300794"/>
    <w:rsid w:val="003007B6"/>
    <w:rsid w:val="0030130C"/>
    <w:rsid w:val="00301515"/>
    <w:rsid w:val="00301737"/>
    <w:rsid w:val="003019B7"/>
    <w:rsid w:val="00301A44"/>
    <w:rsid w:val="00301C72"/>
    <w:rsid w:val="00301F53"/>
    <w:rsid w:val="00301FAF"/>
    <w:rsid w:val="003020BA"/>
    <w:rsid w:val="003021E6"/>
    <w:rsid w:val="00302372"/>
    <w:rsid w:val="003023FF"/>
    <w:rsid w:val="0030260A"/>
    <w:rsid w:val="003027E7"/>
    <w:rsid w:val="00302872"/>
    <w:rsid w:val="00302A93"/>
    <w:rsid w:val="00302B84"/>
    <w:rsid w:val="00302DC3"/>
    <w:rsid w:val="00302FD5"/>
    <w:rsid w:val="00303267"/>
    <w:rsid w:val="00303274"/>
    <w:rsid w:val="0030352D"/>
    <w:rsid w:val="003036E7"/>
    <w:rsid w:val="00303814"/>
    <w:rsid w:val="0030381E"/>
    <w:rsid w:val="00303A79"/>
    <w:rsid w:val="00303AB8"/>
    <w:rsid w:val="00303B16"/>
    <w:rsid w:val="00303B91"/>
    <w:rsid w:val="00303C93"/>
    <w:rsid w:val="00303E68"/>
    <w:rsid w:val="00303F68"/>
    <w:rsid w:val="00304022"/>
    <w:rsid w:val="003040BD"/>
    <w:rsid w:val="0030415C"/>
    <w:rsid w:val="003042D0"/>
    <w:rsid w:val="00304537"/>
    <w:rsid w:val="0030481C"/>
    <w:rsid w:val="0030492B"/>
    <w:rsid w:val="003049DA"/>
    <w:rsid w:val="00304C80"/>
    <w:rsid w:val="00304CDC"/>
    <w:rsid w:val="00304EA5"/>
    <w:rsid w:val="003050B0"/>
    <w:rsid w:val="00305117"/>
    <w:rsid w:val="00305226"/>
    <w:rsid w:val="003053E4"/>
    <w:rsid w:val="00305694"/>
    <w:rsid w:val="003058FD"/>
    <w:rsid w:val="00305A70"/>
    <w:rsid w:val="00305AE1"/>
    <w:rsid w:val="00305B43"/>
    <w:rsid w:val="00305C63"/>
    <w:rsid w:val="00305EDF"/>
    <w:rsid w:val="00306203"/>
    <w:rsid w:val="003065F4"/>
    <w:rsid w:val="00306A05"/>
    <w:rsid w:val="00306A1E"/>
    <w:rsid w:val="00306A61"/>
    <w:rsid w:val="00306B97"/>
    <w:rsid w:val="00306CF8"/>
    <w:rsid w:val="00306D49"/>
    <w:rsid w:val="00306E15"/>
    <w:rsid w:val="00307292"/>
    <w:rsid w:val="0030731B"/>
    <w:rsid w:val="0030734F"/>
    <w:rsid w:val="003076F7"/>
    <w:rsid w:val="00307A77"/>
    <w:rsid w:val="00307F78"/>
    <w:rsid w:val="00310227"/>
    <w:rsid w:val="0031023C"/>
    <w:rsid w:val="0031027A"/>
    <w:rsid w:val="00310422"/>
    <w:rsid w:val="003106F8"/>
    <w:rsid w:val="0031085F"/>
    <w:rsid w:val="00310892"/>
    <w:rsid w:val="00310A0B"/>
    <w:rsid w:val="00310A13"/>
    <w:rsid w:val="00310A20"/>
    <w:rsid w:val="00310B34"/>
    <w:rsid w:val="00310ED5"/>
    <w:rsid w:val="003111D0"/>
    <w:rsid w:val="0031128B"/>
    <w:rsid w:val="003113F1"/>
    <w:rsid w:val="00311616"/>
    <w:rsid w:val="003116E6"/>
    <w:rsid w:val="00311867"/>
    <w:rsid w:val="003119F2"/>
    <w:rsid w:val="00311BDE"/>
    <w:rsid w:val="00311D09"/>
    <w:rsid w:val="00311D13"/>
    <w:rsid w:val="00311D5B"/>
    <w:rsid w:val="0031215E"/>
    <w:rsid w:val="003123A1"/>
    <w:rsid w:val="003123E6"/>
    <w:rsid w:val="00312438"/>
    <w:rsid w:val="00312A83"/>
    <w:rsid w:val="00312AE2"/>
    <w:rsid w:val="00312C0E"/>
    <w:rsid w:val="00312C67"/>
    <w:rsid w:val="00312F43"/>
    <w:rsid w:val="00312F48"/>
    <w:rsid w:val="00313059"/>
    <w:rsid w:val="003130EB"/>
    <w:rsid w:val="0031346D"/>
    <w:rsid w:val="0031355D"/>
    <w:rsid w:val="003135BD"/>
    <w:rsid w:val="00313658"/>
    <w:rsid w:val="00313821"/>
    <w:rsid w:val="0031389D"/>
    <w:rsid w:val="00313AF6"/>
    <w:rsid w:val="00313CD4"/>
    <w:rsid w:val="00313D12"/>
    <w:rsid w:val="00313E94"/>
    <w:rsid w:val="00313F15"/>
    <w:rsid w:val="00313F4D"/>
    <w:rsid w:val="00314154"/>
    <w:rsid w:val="00314214"/>
    <w:rsid w:val="00314498"/>
    <w:rsid w:val="0031471A"/>
    <w:rsid w:val="003148D5"/>
    <w:rsid w:val="0031497F"/>
    <w:rsid w:val="00314A64"/>
    <w:rsid w:val="00314A8C"/>
    <w:rsid w:val="003151C3"/>
    <w:rsid w:val="00315430"/>
    <w:rsid w:val="0031563D"/>
    <w:rsid w:val="0031591E"/>
    <w:rsid w:val="00315A2D"/>
    <w:rsid w:val="00315B45"/>
    <w:rsid w:val="00315B9E"/>
    <w:rsid w:val="003162AB"/>
    <w:rsid w:val="003162FE"/>
    <w:rsid w:val="00316428"/>
    <w:rsid w:val="00316AA1"/>
    <w:rsid w:val="00316AFA"/>
    <w:rsid w:val="00316B52"/>
    <w:rsid w:val="00316DAB"/>
    <w:rsid w:val="00316F9A"/>
    <w:rsid w:val="00316FEC"/>
    <w:rsid w:val="00317090"/>
    <w:rsid w:val="0031713D"/>
    <w:rsid w:val="00317185"/>
    <w:rsid w:val="003173C0"/>
    <w:rsid w:val="003173E2"/>
    <w:rsid w:val="003177BD"/>
    <w:rsid w:val="003177EB"/>
    <w:rsid w:val="0031780A"/>
    <w:rsid w:val="0031787A"/>
    <w:rsid w:val="003178B6"/>
    <w:rsid w:val="003178FA"/>
    <w:rsid w:val="00320244"/>
    <w:rsid w:val="0032034B"/>
    <w:rsid w:val="003203CA"/>
    <w:rsid w:val="003209E3"/>
    <w:rsid w:val="00320BD5"/>
    <w:rsid w:val="00320EAE"/>
    <w:rsid w:val="0032105D"/>
    <w:rsid w:val="003210F7"/>
    <w:rsid w:val="0032121F"/>
    <w:rsid w:val="003213C6"/>
    <w:rsid w:val="00321791"/>
    <w:rsid w:val="003217F2"/>
    <w:rsid w:val="003219FC"/>
    <w:rsid w:val="00321A60"/>
    <w:rsid w:val="00321B29"/>
    <w:rsid w:val="00321C44"/>
    <w:rsid w:val="00321E71"/>
    <w:rsid w:val="0032204C"/>
    <w:rsid w:val="003220F2"/>
    <w:rsid w:val="003224B3"/>
    <w:rsid w:val="003224F6"/>
    <w:rsid w:val="0032294E"/>
    <w:rsid w:val="003229EE"/>
    <w:rsid w:val="00322B33"/>
    <w:rsid w:val="00322D5B"/>
    <w:rsid w:val="00322F06"/>
    <w:rsid w:val="00322FB0"/>
    <w:rsid w:val="00322FBA"/>
    <w:rsid w:val="0032300C"/>
    <w:rsid w:val="003231FD"/>
    <w:rsid w:val="003233C0"/>
    <w:rsid w:val="0032362E"/>
    <w:rsid w:val="0032367B"/>
    <w:rsid w:val="003237EF"/>
    <w:rsid w:val="00323F14"/>
    <w:rsid w:val="00323F91"/>
    <w:rsid w:val="00324396"/>
    <w:rsid w:val="00324486"/>
    <w:rsid w:val="0032448C"/>
    <w:rsid w:val="003246A4"/>
    <w:rsid w:val="0032483E"/>
    <w:rsid w:val="003249A3"/>
    <w:rsid w:val="00324BA8"/>
    <w:rsid w:val="00324BC5"/>
    <w:rsid w:val="00324C6B"/>
    <w:rsid w:val="00324E62"/>
    <w:rsid w:val="00324FDF"/>
    <w:rsid w:val="003251A0"/>
    <w:rsid w:val="003251D2"/>
    <w:rsid w:val="003253E2"/>
    <w:rsid w:val="0032598E"/>
    <w:rsid w:val="00325B89"/>
    <w:rsid w:val="00325D06"/>
    <w:rsid w:val="00325D5E"/>
    <w:rsid w:val="00325F7B"/>
    <w:rsid w:val="00326609"/>
    <w:rsid w:val="00326752"/>
    <w:rsid w:val="00326754"/>
    <w:rsid w:val="00326784"/>
    <w:rsid w:val="003267DD"/>
    <w:rsid w:val="00326834"/>
    <w:rsid w:val="00326EB1"/>
    <w:rsid w:val="00326EDC"/>
    <w:rsid w:val="003270E8"/>
    <w:rsid w:val="0032710E"/>
    <w:rsid w:val="003271AD"/>
    <w:rsid w:val="003272BC"/>
    <w:rsid w:val="003272E9"/>
    <w:rsid w:val="00327348"/>
    <w:rsid w:val="00327B18"/>
    <w:rsid w:val="00327B7B"/>
    <w:rsid w:val="00327C05"/>
    <w:rsid w:val="00327F75"/>
    <w:rsid w:val="0033010E"/>
    <w:rsid w:val="00330408"/>
    <w:rsid w:val="0033052C"/>
    <w:rsid w:val="003305E4"/>
    <w:rsid w:val="003306B2"/>
    <w:rsid w:val="00330727"/>
    <w:rsid w:val="00330D1F"/>
    <w:rsid w:val="00330DB1"/>
    <w:rsid w:val="00330DB2"/>
    <w:rsid w:val="00330EE3"/>
    <w:rsid w:val="00330FC4"/>
    <w:rsid w:val="003311E9"/>
    <w:rsid w:val="003314B8"/>
    <w:rsid w:val="00331668"/>
    <w:rsid w:val="003316C8"/>
    <w:rsid w:val="00331720"/>
    <w:rsid w:val="0033191F"/>
    <w:rsid w:val="00331D50"/>
    <w:rsid w:val="00331DC1"/>
    <w:rsid w:val="00331DFC"/>
    <w:rsid w:val="0033207C"/>
    <w:rsid w:val="003322A9"/>
    <w:rsid w:val="00332361"/>
    <w:rsid w:val="003323C6"/>
    <w:rsid w:val="0033242D"/>
    <w:rsid w:val="003329CE"/>
    <w:rsid w:val="00332A07"/>
    <w:rsid w:val="00332A9E"/>
    <w:rsid w:val="00332B53"/>
    <w:rsid w:val="00332BE8"/>
    <w:rsid w:val="00332CCB"/>
    <w:rsid w:val="00332D0A"/>
    <w:rsid w:val="00332F24"/>
    <w:rsid w:val="00332F7E"/>
    <w:rsid w:val="00332F92"/>
    <w:rsid w:val="00333043"/>
    <w:rsid w:val="003330E8"/>
    <w:rsid w:val="00333826"/>
    <w:rsid w:val="00333C69"/>
    <w:rsid w:val="00333DE9"/>
    <w:rsid w:val="00333E42"/>
    <w:rsid w:val="0033414F"/>
    <w:rsid w:val="00334263"/>
    <w:rsid w:val="00334621"/>
    <w:rsid w:val="00334747"/>
    <w:rsid w:val="003347DD"/>
    <w:rsid w:val="0033480F"/>
    <w:rsid w:val="00334946"/>
    <w:rsid w:val="00334F2C"/>
    <w:rsid w:val="00335060"/>
    <w:rsid w:val="00335250"/>
    <w:rsid w:val="0033533D"/>
    <w:rsid w:val="00335656"/>
    <w:rsid w:val="0033572E"/>
    <w:rsid w:val="003358AA"/>
    <w:rsid w:val="00335A8A"/>
    <w:rsid w:val="00335AA4"/>
    <w:rsid w:val="00335CF9"/>
    <w:rsid w:val="00335EE6"/>
    <w:rsid w:val="00335FFB"/>
    <w:rsid w:val="00336147"/>
    <w:rsid w:val="003364A1"/>
    <w:rsid w:val="00336764"/>
    <w:rsid w:val="0033677B"/>
    <w:rsid w:val="00336788"/>
    <w:rsid w:val="0033678A"/>
    <w:rsid w:val="003367C7"/>
    <w:rsid w:val="00336817"/>
    <w:rsid w:val="00336C0E"/>
    <w:rsid w:val="00336FCC"/>
    <w:rsid w:val="003370D2"/>
    <w:rsid w:val="003371DC"/>
    <w:rsid w:val="0033739B"/>
    <w:rsid w:val="003377B5"/>
    <w:rsid w:val="00337800"/>
    <w:rsid w:val="0033796B"/>
    <w:rsid w:val="00337976"/>
    <w:rsid w:val="00337CB3"/>
    <w:rsid w:val="00337D9D"/>
    <w:rsid w:val="00340059"/>
    <w:rsid w:val="003400B5"/>
    <w:rsid w:val="00340923"/>
    <w:rsid w:val="003409B5"/>
    <w:rsid w:val="003409D3"/>
    <w:rsid w:val="00340D64"/>
    <w:rsid w:val="0034126D"/>
    <w:rsid w:val="00341333"/>
    <w:rsid w:val="0034150C"/>
    <w:rsid w:val="003416D1"/>
    <w:rsid w:val="003416D9"/>
    <w:rsid w:val="00341706"/>
    <w:rsid w:val="00341824"/>
    <w:rsid w:val="00341BCB"/>
    <w:rsid w:val="00341E7C"/>
    <w:rsid w:val="00342017"/>
    <w:rsid w:val="00342177"/>
    <w:rsid w:val="003425FA"/>
    <w:rsid w:val="003427A7"/>
    <w:rsid w:val="00342CB2"/>
    <w:rsid w:val="00342FDC"/>
    <w:rsid w:val="003430FC"/>
    <w:rsid w:val="00343615"/>
    <w:rsid w:val="003437CC"/>
    <w:rsid w:val="00343C02"/>
    <w:rsid w:val="00343F82"/>
    <w:rsid w:val="00343FE5"/>
    <w:rsid w:val="00344050"/>
    <w:rsid w:val="0034441A"/>
    <w:rsid w:val="00344499"/>
    <w:rsid w:val="0034476C"/>
    <w:rsid w:val="00344890"/>
    <w:rsid w:val="00344A0A"/>
    <w:rsid w:val="00344C4E"/>
    <w:rsid w:val="00344FD7"/>
    <w:rsid w:val="00345650"/>
    <w:rsid w:val="00345788"/>
    <w:rsid w:val="0034591D"/>
    <w:rsid w:val="00345B26"/>
    <w:rsid w:val="00345BB9"/>
    <w:rsid w:val="00345FBB"/>
    <w:rsid w:val="003463FF"/>
    <w:rsid w:val="003464A7"/>
    <w:rsid w:val="00346723"/>
    <w:rsid w:val="00346A07"/>
    <w:rsid w:val="00346A1B"/>
    <w:rsid w:val="00346BD3"/>
    <w:rsid w:val="00346C32"/>
    <w:rsid w:val="00346E59"/>
    <w:rsid w:val="00347054"/>
    <w:rsid w:val="0034705B"/>
    <w:rsid w:val="003470AB"/>
    <w:rsid w:val="00347206"/>
    <w:rsid w:val="00347371"/>
    <w:rsid w:val="003474DC"/>
    <w:rsid w:val="00347526"/>
    <w:rsid w:val="00347658"/>
    <w:rsid w:val="0034778E"/>
    <w:rsid w:val="00347C22"/>
    <w:rsid w:val="00347C66"/>
    <w:rsid w:val="00347E15"/>
    <w:rsid w:val="00347EE0"/>
    <w:rsid w:val="00347F19"/>
    <w:rsid w:val="00350000"/>
    <w:rsid w:val="003500F6"/>
    <w:rsid w:val="003501FE"/>
    <w:rsid w:val="0035028B"/>
    <w:rsid w:val="0035038D"/>
    <w:rsid w:val="003503A1"/>
    <w:rsid w:val="003503C3"/>
    <w:rsid w:val="00350520"/>
    <w:rsid w:val="0035071D"/>
    <w:rsid w:val="0035077B"/>
    <w:rsid w:val="00350812"/>
    <w:rsid w:val="00350A2F"/>
    <w:rsid w:val="00350D2B"/>
    <w:rsid w:val="003510AC"/>
    <w:rsid w:val="00351109"/>
    <w:rsid w:val="00351527"/>
    <w:rsid w:val="003515DD"/>
    <w:rsid w:val="003516C4"/>
    <w:rsid w:val="00351898"/>
    <w:rsid w:val="00351BBA"/>
    <w:rsid w:val="00351C35"/>
    <w:rsid w:val="00351C7D"/>
    <w:rsid w:val="00351FC1"/>
    <w:rsid w:val="00351FC6"/>
    <w:rsid w:val="00352092"/>
    <w:rsid w:val="00352125"/>
    <w:rsid w:val="00352354"/>
    <w:rsid w:val="00352558"/>
    <w:rsid w:val="003525A3"/>
    <w:rsid w:val="003525DB"/>
    <w:rsid w:val="003526C6"/>
    <w:rsid w:val="00352786"/>
    <w:rsid w:val="00352A91"/>
    <w:rsid w:val="00352E91"/>
    <w:rsid w:val="00352F2D"/>
    <w:rsid w:val="00353471"/>
    <w:rsid w:val="00353644"/>
    <w:rsid w:val="00353783"/>
    <w:rsid w:val="003537AB"/>
    <w:rsid w:val="00353827"/>
    <w:rsid w:val="00353C52"/>
    <w:rsid w:val="00353D36"/>
    <w:rsid w:val="00353D42"/>
    <w:rsid w:val="00354185"/>
    <w:rsid w:val="003542C5"/>
    <w:rsid w:val="003543B8"/>
    <w:rsid w:val="003544AD"/>
    <w:rsid w:val="003545D0"/>
    <w:rsid w:val="003546BC"/>
    <w:rsid w:val="0035490B"/>
    <w:rsid w:val="00354C74"/>
    <w:rsid w:val="00354D0B"/>
    <w:rsid w:val="00354D3E"/>
    <w:rsid w:val="003553EF"/>
    <w:rsid w:val="0035558A"/>
    <w:rsid w:val="0035559B"/>
    <w:rsid w:val="003555BF"/>
    <w:rsid w:val="0035573D"/>
    <w:rsid w:val="00355773"/>
    <w:rsid w:val="003557BF"/>
    <w:rsid w:val="0035583A"/>
    <w:rsid w:val="003558FA"/>
    <w:rsid w:val="00355B70"/>
    <w:rsid w:val="00356054"/>
    <w:rsid w:val="003561D3"/>
    <w:rsid w:val="0035624B"/>
    <w:rsid w:val="0035627D"/>
    <w:rsid w:val="003562E3"/>
    <w:rsid w:val="003565DC"/>
    <w:rsid w:val="0035663C"/>
    <w:rsid w:val="0035698B"/>
    <w:rsid w:val="00356A40"/>
    <w:rsid w:val="00356B08"/>
    <w:rsid w:val="00356D68"/>
    <w:rsid w:val="00356E98"/>
    <w:rsid w:val="00357235"/>
    <w:rsid w:val="003572D2"/>
    <w:rsid w:val="00357385"/>
    <w:rsid w:val="00357519"/>
    <w:rsid w:val="00357539"/>
    <w:rsid w:val="00357627"/>
    <w:rsid w:val="003576C7"/>
    <w:rsid w:val="0035772E"/>
    <w:rsid w:val="0035778A"/>
    <w:rsid w:val="00357A25"/>
    <w:rsid w:val="00357B5C"/>
    <w:rsid w:val="00357E8E"/>
    <w:rsid w:val="00357F1B"/>
    <w:rsid w:val="00357F2D"/>
    <w:rsid w:val="00357FE8"/>
    <w:rsid w:val="00360277"/>
    <w:rsid w:val="0036028E"/>
    <w:rsid w:val="0036033D"/>
    <w:rsid w:val="003603B7"/>
    <w:rsid w:val="00360485"/>
    <w:rsid w:val="0036076D"/>
    <w:rsid w:val="00360788"/>
    <w:rsid w:val="003608DC"/>
    <w:rsid w:val="00360A5D"/>
    <w:rsid w:val="00360AD4"/>
    <w:rsid w:val="00360B1C"/>
    <w:rsid w:val="00360C7D"/>
    <w:rsid w:val="00360D80"/>
    <w:rsid w:val="00360E47"/>
    <w:rsid w:val="003612A6"/>
    <w:rsid w:val="0036138D"/>
    <w:rsid w:val="003613E5"/>
    <w:rsid w:val="0036160B"/>
    <w:rsid w:val="00361C43"/>
    <w:rsid w:val="00362051"/>
    <w:rsid w:val="0036235E"/>
    <w:rsid w:val="003623EF"/>
    <w:rsid w:val="00362540"/>
    <w:rsid w:val="0036259D"/>
    <w:rsid w:val="003627AD"/>
    <w:rsid w:val="00362809"/>
    <w:rsid w:val="0036287F"/>
    <w:rsid w:val="00362A75"/>
    <w:rsid w:val="00362B15"/>
    <w:rsid w:val="00362BE1"/>
    <w:rsid w:val="00362C43"/>
    <w:rsid w:val="00362CF8"/>
    <w:rsid w:val="00363050"/>
    <w:rsid w:val="0036318B"/>
    <w:rsid w:val="00363682"/>
    <w:rsid w:val="003636AF"/>
    <w:rsid w:val="0036372F"/>
    <w:rsid w:val="00363793"/>
    <w:rsid w:val="0036394E"/>
    <w:rsid w:val="00363F16"/>
    <w:rsid w:val="00363FFB"/>
    <w:rsid w:val="003640FD"/>
    <w:rsid w:val="0036448A"/>
    <w:rsid w:val="00364497"/>
    <w:rsid w:val="0036455C"/>
    <w:rsid w:val="00364574"/>
    <w:rsid w:val="003649A4"/>
    <w:rsid w:val="00364C75"/>
    <w:rsid w:val="00364D2C"/>
    <w:rsid w:val="00364E4D"/>
    <w:rsid w:val="00364E5D"/>
    <w:rsid w:val="00364E69"/>
    <w:rsid w:val="00365083"/>
    <w:rsid w:val="003650F2"/>
    <w:rsid w:val="00365299"/>
    <w:rsid w:val="0036543F"/>
    <w:rsid w:val="00365636"/>
    <w:rsid w:val="0036566E"/>
    <w:rsid w:val="003657B8"/>
    <w:rsid w:val="0036591A"/>
    <w:rsid w:val="0036592C"/>
    <w:rsid w:val="00365A3E"/>
    <w:rsid w:val="00365A56"/>
    <w:rsid w:val="00365A8D"/>
    <w:rsid w:val="00365C6B"/>
    <w:rsid w:val="00365D79"/>
    <w:rsid w:val="00365DB2"/>
    <w:rsid w:val="00365DB7"/>
    <w:rsid w:val="00365E1E"/>
    <w:rsid w:val="00365FA9"/>
    <w:rsid w:val="0036605C"/>
    <w:rsid w:val="00366146"/>
    <w:rsid w:val="003661C0"/>
    <w:rsid w:val="0036634C"/>
    <w:rsid w:val="003664B4"/>
    <w:rsid w:val="003666C4"/>
    <w:rsid w:val="00366922"/>
    <w:rsid w:val="003669E9"/>
    <w:rsid w:val="00366A50"/>
    <w:rsid w:val="00366BC0"/>
    <w:rsid w:val="00366F0C"/>
    <w:rsid w:val="00366FDC"/>
    <w:rsid w:val="0036708C"/>
    <w:rsid w:val="003670AC"/>
    <w:rsid w:val="0036720B"/>
    <w:rsid w:val="00367310"/>
    <w:rsid w:val="003677C1"/>
    <w:rsid w:val="003679DE"/>
    <w:rsid w:val="00367AB5"/>
    <w:rsid w:val="00367BC7"/>
    <w:rsid w:val="00367E55"/>
    <w:rsid w:val="00370002"/>
    <w:rsid w:val="0037015D"/>
    <w:rsid w:val="0037017E"/>
    <w:rsid w:val="003701F2"/>
    <w:rsid w:val="00370794"/>
    <w:rsid w:val="00371106"/>
    <w:rsid w:val="003712D5"/>
    <w:rsid w:val="00371315"/>
    <w:rsid w:val="00371615"/>
    <w:rsid w:val="003716BE"/>
    <w:rsid w:val="003719FD"/>
    <w:rsid w:val="00371A44"/>
    <w:rsid w:val="00371ABF"/>
    <w:rsid w:val="00371B2A"/>
    <w:rsid w:val="00371B7D"/>
    <w:rsid w:val="00371D33"/>
    <w:rsid w:val="00371D55"/>
    <w:rsid w:val="003721E8"/>
    <w:rsid w:val="00372582"/>
    <w:rsid w:val="00372D94"/>
    <w:rsid w:val="00372E0B"/>
    <w:rsid w:val="00372EC9"/>
    <w:rsid w:val="00373071"/>
    <w:rsid w:val="003730FD"/>
    <w:rsid w:val="0037395C"/>
    <w:rsid w:val="00373B9D"/>
    <w:rsid w:val="00373F81"/>
    <w:rsid w:val="00374787"/>
    <w:rsid w:val="00374835"/>
    <w:rsid w:val="00374A06"/>
    <w:rsid w:val="00374A19"/>
    <w:rsid w:val="003752B2"/>
    <w:rsid w:val="0037546C"/>
    <w:rsid w:val="00375780"/>
    <w:rsid w:val="0037593F"/>
    <w:rsid w:val="00375B16"/>
    <w:rsid w:val="00375BAB"/>
    <w:rsid w:val="00375C2B"/>
    <w:rsid w:val="00375DDC"/>
    <w:rsid w:val="00375E92"/>
    <w:rsid w:val="00375F3A"/>
    <w:rsid w:val="0037666A"/>
    <w:rsid w:val="003766AE"/>
    <w:rsid w:val="003767A6"/>
    <w:rsid w:val="00376A3E"/>
    <w:rsid w:val="00376A9C"/>
    <w:rsid w:val="00376C51"/>
    <w:rsid w:val="00376D22"/>
    <w:rsid w:val="00377010"/>
    <w:rsid w:val="00377281"/>
    <w:rsid w:val="00377457"/>
    <w:rsid w:val="0037754E"/>
    <w:rsid w:val="0037767B"/>
    <w:rsid w:val="00377790"/>
    <w:rsid w:val="00377892"/>
    <w:rsid w:val="00377A84"/>
    <w:rsid w:val="00377EB7"/>
    <w:rsid w:val="003801CF"/>
    <w:rsid w:val="00380277"/>
    <w:rsid w:val="0038031A"/>
    <w:rsid w:val="003804B8"/>
    <w:rsid w:val="00380503"/>
    <w:rsid w:val="003807EE"/>
    <w:rsid w:val="00380889"/>
    <w:rsid w:val="00380905"/>
    <w:rsid w:val="00380AF7"/>
    <w:rsid w:val="00380B4F"/>
    <w:rsid w:val="0038135E"/>
    <w:rsid w:val="003815CC"/>
    <w:rsid w:val="00381689"/>
    <w:rsid w:val="00381874"/>
    <w:rsid w:val="0038197A"/>
    <w:rsid w:val="00381A27"/>
    <w:rsid w:val="00381E5A"/>
    <w:rsid w:val="00381E82"/>
    <w:rsid w:val="00381EF4"/>
    <w:rsid w:val="0038216E"/>
    <w:rsid w:val="00382313"/>
    <w:rsid w:val="00382334"/>
    <w:rsid w:val="003827B4"/>
    <w:rsid w:val="00382D0E"/>
    <w:rsid w:val="0038302E"/>
    <w:rsid w:val="00383074"/>
    <w:rsid w:val="003835A4"/>
    <w:rsid w:val="003835F5"/>
    <w:rsid w:val="00383A1D"/>
    <w:rsid w:val="00383B13"/>
    <w:rsid w:val="00383B6C"/>
    <w:rsid w:val="00383CAB"/>
    <w:rsid w:val="00383DFF"/>
    <w:rsid w:val="00384050"/>
    <w:rsid w:val="0038417E"/>
    <w:rsid w:val="00384269"/>
    <w:rsid w:val="0038458C"/>
    <w:rsid w:val="0038476D"/>
    <w:rsid w:val="0038492A"/>
    <w:rsid w:val="00384A9A"/>
    <w:rsid w:val="00384B68"/>
    <w:rsid w:val="00384D5C"/>
    <w:rsid w:val="003850AE"/>
    <w:rsid w:val="0038541B"/>
    <w:rsid w:val="003857DB"/>
    <w:rsid w:val="003857F6"/>
    <w:rsid w:val="00385950"/>
    <w:rsid w:val="00386046"/>
    <w:rsid w:val="003865E1"/>
    <w:rsid w:val="00386688"/>
    <w:rsid w:val="003868A4"/>
    <w:rsid w:val="00386A0A"/>
    <w:rsid w:val="00386B9B"/>
    <w:rsid w:val="00386C3F"/>
    <w:rsid w:val="00386C72"/>
    <w:rsid w:val="00386C7E"/>
    <w:rsid w:val="00386D52"/>
    <w:rsid w:val="00387290"/>
    <w:rsid w:val="003873E1"/>
    <w:rsid w:val="00387467"/>
    <w:rsid w:val="003875A5"/>
    <w:rsid w:val="003875DB"/>
    <w:rsid w:val="0038763D"/>
    <w:rsid w:val="003876D0"/>
    <w:rsid w:val="00387743"/>
    <w:rsid w:val="003877AE"/>
    <w:rsid w:val="003879D8"/>
    <w:rsid w:val="00387D13"/>
    <w:rsid w:val="00387D22"/>
    <w:rsid w:val="00390048"/>
    <w:rsid w:val="00390061"/>
    <w:rsid w:val="0039048D"/>
    <w:rsid w:val="00390494"/>
    <w:rsid w:val="003904DC"/>
    <w:rsid w:val="003905F2"/>
    <w:rsid w:val="003906D2"/>
    <w:rsid w:val="00390A6D"/>
    <w:rsid w:val="00390FC6"/>
    <w:rsid w:val="0039102C"/>
    <w:rsid w:val="0039127C"/>
    <w:rsid w:val="0039153A"/>
    <w:rsid w:val="003916F4"/>
    <w:rsid w:val="00391776"/>
    <w:rsid w:val="00391975"/>
    <w:rsid w:val="003919F7"/>
    <w:rsid w:val="00391C3A"/>
    <w:rsid w:val="00391CCC"/>
    <w:rsid w:val="00391F90"/>
    <w:rsid w:val="0039201C"/>
    <w:rsid w:val="00392154"/>
    <w:rsid w:val="003921B3"/>
    <w:rsid w:val="003921E6"/>
    <w:rsid w:val="003922E0"/>
    <w:rsid w:val="0039243F"/>
    <w:rsid w:val="0039246F"/>
    <w:rsid w:val="003924E9"/>
    <w:rsid w:val="0039250C"/>
    <w:rsid w:val="00392542"/>
    <w:rsid w:val="00392973"/>
    <w:rsid w:val="00392CA9"/>
    <w:rsid w:val="0039302A"/>
    <w:rsid w:val="00393310"/>
    <w:rsid w:val="0039354D"/>
    <w:rsid w:val="0039394F"/>
    <w:rsid w:val="00393AE4"/>
    <w:rsid w:val="00393AE8"/>
    <w:rsid w:val="00394A4B"/>
    <w:rsid w:val="00394A71"/>
    <w:rsid w:val="003950C3"/>
    <w:rsid w:val="00395329"/>
    <w:rsid w:val="003954D4"/>
    <w:rsid w:val="00395609"/>
    <w:rsid w:val="003956B4"/>
    <w:rsid w:val="00395891"/>
    <w:rsid w:val="003958BE"/>
    <w:rsid w:val="00395A1B"/>
    <w:rsid w:val="00395C63"/>
    <w:rsid w:val="00395C7D"/>
    <w:rsid w:val="00395D66"/>
    <w:rsid w:val="003960BD"/>
    <w:rsid w:val="0039623C"/>
    <w:rsid w:val="0039680C"/>
    <w:rsid w:val="003969DF"/>
    <w:rsid w:val="00396AE5"/>
    <w:rsid w:val="00396B8C"/>
    <w:rsid w:val="00396EA3"/>
    <w:rsid w:val="00396F33"/>
    <w:rsid w:val="003971BD"/>
    <w:rsid w:val="003973FE"/>
    <w:rsid w:val="00397695"/>
    <w:rsid w:val="0039778A"/>
    <w:rsid w:val="00397B1F"/>
    <w:rsid w:val="00397EC6"/>
    <w:rsid w:val="00397FCE"/>
    <w:rsid w:val="003A01DD"/>
    <w:rsid w:val="003A02F1"/>
    <w:rsid w:val="003A0863"/>
    <w:rsid w:val="003A092D"/>
    <w:rsid w:val="003A0AC5"/>
    <w:rsid w:val="003A0B64"/>
    <w:rsid w:val="003A0F2C"/>
    <w:rsid w:val="003A10B2"/>
    <w:rsid w:val="003A1222"/>
    <w:rsid w:val="003A123A"/>
    <w:rsid w:val="003A131E"/>
    <w:rsid w:val="003A15C0"/>
    <w:rsid w:val="003A17E2"/>
    <w:rsid w:val="003A18AB"/>
    <w:rsid w:val="003A1A8B"/>
    <w:rsid w:val="003A1BEC"/>
    <w:rsid w:val="003A1C19"/>
    <w:rsid w:val="003A1DB9"/>
    <w:rsid w:val="003A21FF"/>
    <w:rsid w:val="003A22BF"/>
    <w:rsid w:val="003A25CE"/>
    <w:rsid w:val="003A266A"/>
    <w:rsid w:val="003A2BE4"/>
    <w:rsid w:val="003A2C0B"/>
    <w:rsid w:val="003A2D17"/>
    <w:rsid w:val="003A30DA"/>
    <w:rsid w:val="003A32F9"/>
    <w:rsid w:val="003A3556"/>
    <w:rsid w:val="003A38DC"/>
    <w:rsid w:val="003A3FC2"/>
    <w:rsid w:val="003A4127"/>
    <w:rsid w:val="003A41C7"/>
    <w:rsid w:val="003A432D"/>
    <w:rsid w:val="003A4538"/>
    <w:rsid w:val="003A45CC"/>
    <w:rsid w:val="003A4686"/>
    <w:rsid w:val="003A47C2"/>
    <w:rsid w:val="003A48B9"/>
    <w:rsid w:val="003A491E"/>
    <w:rsid w:val="003A49EB"/>
    <w:rsid w:val="003A4B0B"/>
    <w:rsid w:val="003A4B0F"/>
    <w:rsid w:val="003A4CBA"/>
    <w:rsid w:val="003A5066"/>
    <w:rsid w:val="003A5253"/>
    <w:rsid w:val="003A52B9"/>
    <w:rsid w:val="003A537D"/>
    <w:rsid w:val="003A549C"/>
    <w:rsid w:val="003A570E"/>
    <w:rsid w:val="003A571A"/>
    <w:rsid w:val="003A60BB"/>
    <w:rsid w:val="003A61CF"/>
    <w:rsid w:val="003A65AB"/>
    <w:rsid w:val="003A65F2"/>
    <w:rsid w:val="003A660A"/>
    <w:rsid w:val="003A6E76"/>
    <w:rsid w:val="003A7266"/>
    <w:rsid w:val="003A744A"/>
    <w:rsid w:val="003A7526"/>
    <w:rsid w:val="003A780A"/>
    <w:rsid w:val="003A7E5B"/>
    <w:rsid w:val="003A7EAB"/>
    <w:rsid w:val="003A7F44"/>
    <w:rsid w:val="003B006C"/>
    <w:rsid w:val="003B01A6"/>
    <w:rsid w:val="003B01C8"/>
    <w:rsid w:val="003B0366"/>
    <w:rsid w:val="003B06DC"/>
    <w:rsid w:val="003B09E7"/>
    <w:rsid w:val="003B0C0E"/>
    <w:rsid w:val="003B0CDE"/>
    <w:rsid w:val="003B0DDE"/>
    <w:rsid w:val="003B0FC4"/>
    <w:rsid w:val="003B147D"/>
    <w:rsid w:val="003B1641"/>
    <w:rsid w:val="003B16AA"/>
    <w:rsid w:val="003B16B5"/>
    <w:rsid w:val="003B16EE"/>
    <w:rsid w:val="003B1847"/>
    <w:rsid w:val="003B18DB"/>
    <w:rsid w:val="003B1C6C"/>
    <w:rsid w:val="003B1D2D"/>
    <w:rsid w:val="003B1DD2"/>
    <w:rsid w:val="003B2008"/>
    <w:rsid w:val="003B2259"/>
    <w:rsid w:val="003B22E5"/>
    <w:rsid w:val="003B2304"/>
    <w:rsid w:val="003B249A"/>
    <w:rsid w:val="003B2536"/>
    <w:rsid w:val="003B298F"/>
    <w:rsid w:val="003B2B2D"/>
    <w:rsid w:val="003B2B4F"/>
    <w:rsid w:val="003B2B91"/>
    <w:rsid w:val="003B2E4B"/>
    <w:rsid w:val="003B2EC6"/>
    <w:rsid w:val="003B2FFF"/>
    <w:rsid w:val="003B33FF"/>
    <w:rsid w:val="003B381E"/>
    <w:rsid w:val="003B384D"/>
    <w:rsid w:val="003B39BE"/>
    <w:rsid w:val="003B3A68"/>
    <w:rsid w:val="003B3B62"/>
    <w:rsid w:val="003B3BAA"/>
    <w:rsid w:val="003B3CEF"/>
    <w:rsid w:val="003B3E9B"/>
    <w:rsid w:val="003B40C7"/>
    <w:rsid w:val="003B40D6"/>
    <w:rsid w:val="003B412A"/>
    <w:rsid w:val="003B41B4"/>
    <w:rsid w:val="003B425B"/>
    <w:rsid w:val="003B447F"/>
    <w:rsid w:val="003B4592"/>
    <w:rsid w:val="003B4755"/>
    <w:rsid w:val="003B4A3E"/>
    <w:rsid w:val="003B4B3F"/>
    <w:rsid w:val="003B4B61"/>
    <w:rsid w:val="003B4F67"/>
    <w:rsid w:val="003B5091"/>
    <w:rsid w:val="003B57B3"/>
    <w:rsid w:val="003B5C3D"/>
    <w:rsid w:val="003B5D3E"/>
    <w:rsid w:val="003B5EE2"/>
    <w:rsid w:val="003B6051"/>
    <w:rsid w:val="003B609C"/>
    <w:rsid w:val="003B60C0"/>
    <w:rsid w:val="003B62EA"/>
    <w:rsid w:val="003B63AA"/>
    <w:rsid w:val="003B64B2"/>
    <w:rsid w:val="003B685E"/>
    <w:rsid w:val="003B6FBF"/>
    <w:rsid w:val="003B7501"/>
    <w:rsid w:val="003B7663"/>
    <w:rsid w:val="003B76C9"/>
    <w:rsid w:val="003B76E5"/>
    <w:rsid w:val="003B7C3D"/>
    <w:rsid w:val="003B7E22"/>
    <w:rsid w:val="003C014F"/>
    <w:rsid w:val="003C02A6"/>
    <w:rsid w:val="003C03D2"/>
    <w:rsid w:val="003C0551"/>
    <w:rsid w:val="003C05CE"/>
    <w:rsid w:val="003C073E"/>
    <w:rsid w:val="003C0818"/>
    <w:rsid w:val="003C0876"/>
    <w:rsid w:val="003C0BEA"/>
    <w:rsid w:val="003C0CFD"/>
    <w:rsid w:val="003C0E0B"/>
    <w:rsid w:val="003C0EFF"/>
    <w:rsid w:val="003C0FCD"/>
    <w:rsid w:val="003C107C"/>
    <w:rsid w:val="003C1122"/>
    <w:rsid w:val="003C1174"/>
    <w:rsid w:val="003C11CE"/>
    <w:rsid w:val="003C15B1"/>
    <w:rsid w:val="003C169C"/>
    <w:rsid w:val="003C1B0C"/>
    <w:rsid w:val="003C1F8A"/>
    <w:rsid w:val="003C2080"/>
    <w:rsid w:val="003C2370"/>
    <w:rsid w:val="003C2615"/>
    <w:rsid w:val="003C2658"/>
    <w:rsid w:val="003C28BD"/>
    <w:rsid w:val="003C2AE6"/>
    <w:rsid w:val="003C2C79"/>
    <w:rsid w:val="003C2FD1"/>
    <w:rsid w:val="003C31E7"/>
    <w:rsid w:val="003C31F6"/>
    <w:rsid w:val="003C3448"/>
    <w:rsid w:val="003C35CC"/>
    <w:rsid w:val="003C37AA"/>
    <w:rsid w:val="003C37E6"/>
    <w:rsid w:val="003C38D0"/>
    <w:rsid w:val="003C3B24"/>
    <w:rsid w:val="003C3D54"/>
    <w:rsid w:val="003C400D"/>
    <w:rsid w:val="003C41A8"/>
    <w:rsid w:val="003C4292"/>
    <w:rsid w:val="003C4308"/>
    <w:rsid w:val="003C4344"/>
    <w:rsid w:val="003C45B7"/>
    <w:rsid w:val="003C4846"/>
    <w:rsid w:val="003C4AF9"/>
    <w:rsid w:val="003C4D0F"/>
    <w:rsid w:val="003C4DDD"/>
    <w:rsid w:val="003C4DF6"/>
    <w:rsid w:val="003C4EC7"/>
    <w:rsid w:val="003C4F99"/>
    <w:rsid w:val="003C52ED"/>
    <w:rsid w:val="003C5391"/>
    <w:rsid w:val="003C540E"/>
    <w:rsid w:val="003C5594"/>
    <w:rsid w:val="003C561A"/>
    <w:rsid w:val="003C56B7"/>
    <w:rsid w:val="003C5744"/>
    <w:rsid w:val="003C5887"/>
    <w:rsid w:val="003C5918"/>
    <w:rsid w:val="003C6080"/>
    <w:rsid w:val="003C60D1"/>
    <w:rsid w:val="003C611B"/>
    <w:rsid w:val="003C65B4"/>
    <w:rsid w:val="003C6646"/>
    <w:rsid w:val="003C6647"/>
    <w:rsid w:val="003C6A5E"/>
    <w:rsid w:val="003C6A6B"/>
    <w:rsid w:val="003C6CBD"/>
    <w:rsid w:val="003C6DA6"/>
    <w:rsid w:val="003C6DE3"/>
    <w:rsid w:val="003C6E6D"/>
    <w:rsid w:val="003C6E7C"/>
    <w:rsid w:val="003C722F"/>
    <w:rsid w:val="003C72C2"/>
    <w:rsid w:val="003C74AA"/>
    <w:rsid w:val="003C787A"/>
    <w:rsid w:val="003C788A"/>
    <w:rsid w:val="003C7AAD"/>
    <w:rsid w:val="003C7C05"/>
    <w:rsid w:val="003C7D5B"/>
    <w:rsid w:val="003C7F0F"/>
    <w:rsid w:val="003D0047"/>
    <w:rsid w:val="003D08B4"/>
    <w:rsid w:val="003D08BC"/>
    <w:rsid w:val="003D09DE"/>
    <w:rsid w:val="003D0BC9"/>
    <w:rsid w:val="003D0D5F"/>
    <w:rsid w:val="003D0D79"/>
    <w:rsid w:val="003D0E85"/>
    <w:rsid w:val="003D1081"/>
    <w:rsid w:val="003D10BB"/>
    <w:rsid w:val="003D1350"/>
    <w:rsid w:val="003D1828"/>
    <w:rsid w:val="003D18EF"/>
    <w:rsid w:val="003D193C"/>
    <w:rsid w:val="003D19A2"/>
    <w:rsid w:val="003D1C80"/>
    <w:rsid w:val="003D1D0E"/>
    <w:rsid w:val="003D2045"/>
    <w:rsid w:val="003D2234"/>
    <w:rsid w:val="003D228A"/>
    <w:rsid w:val="003D22B5"/>
    <w:rsid w:val="003D237B"/>
    <w:rsid w:val="003D23C9"/>
    <w:rsid w:val="003D2424"/>
    <w:rsid w:val="003D25EC"/>
    <w:rsid w:val="003D2667"/>
    <w:rsid w:val="003D27AF"/>
    <w:rsid w:val="003D28C5"/>
    <w:rsid w:val="003D2A51"/>
    <w:rsid w:val="003D2AD3"/>
    <w:rsid w:val="003D2D15"/>
    <w:rsid w:val="003D2EA1"/>
    <w:rsid w:val="003D2FB3"/>
    <w:rsid w:val="003D310F"/>
    <w:rsid w:val="003D318A"/>
    <w:rsid w:val="003D31F5"/>
    <w:rsid w:val="003D323B"/>
    <w:rsid w:val="003D346D"/>
    <w:rsid w:val="003D3510"/>
    <w:rsid w:val="003D35C8"/>
    <w:rsid w:val="003D3A30"/>
    <w:rsid w:val="003D3BAD"/>
    <w:rsid w:val="003D405F"/>
    <w:rsid w:val="003D40EE"/>
    <w:rsid w:val="003D458F"/>
    <w:rsid w:val="003D47E8"/>
    <w:rsid w:val="003D4883"/>
    <w:rsid w:val="003D4A14"/>
    <w:rsid w:val="003D5255"/>
    <w:rsid w:val="003D5777"/>
    <w:rsid w:val="003D5794"/>
    <w:rsid w:val="003D5808"/>
    <w:rsid w:val="003D5E95"/>
    <w:rsid w:val="003D60BF"/>
    <w:rsid w:val="003D64CF"/>
    <w:rsid w:val="003D679F"/>
    <w:rsid w:val="003D6858"/>
    <w:rsid w:val="003D6ACC"/>
    <w:rsid w:val="003D6CC4"/>
    <w:rsid w:val="003D6ECA"/>
    <w:rsid w:val="003D7435"/>
    <w:rsid w:val="003D76CF"/>
    <w:rsid w:val="003D7751"/>
    <w:rsid w:val="003D781C"/>
    <w:rsid w:val="003D7917"/>
    <w:rsid w:val="003D79A2"/>
    <w:rsid w:val="003D7A13"/>
    <w:rsid w:val="003D7B4C"/>
    <w:rsid w:val="003D7DF9"/>
    <w:rsid w:val="003D7FCC"/>
    <w:rsid w:val="003E0114"/>
    <w:rsid w:val="003E0130"/>
    <w:rsid w:val="003E01C9"/>
    <w:rsid w:val="003E0276"/>
    <w:rsid w:val="003E02DC"/>
    <w:rsid w:val="003E0342"/>
    <w:rsid w:val="003E0378"/>
    <w:rsid w:val="003E04C3"/>
    <w:rsid w:val="003E057B"/>
    <w:rsid w:val="003E0827"/>
    <w:rsid w:val="003E087F"/>
    <w:rsid w:val="003E08C1"/>
    <w:rsid w:val="003E08C9"/>
    <w:rsid w:val="003E09A3"/>
    <w:rsid w:val="003E09E3"/>
    <w:rsid w:val="003E0BD5"/>
    <w:rsid w:val="003E1027"/>
    <w:rsid w:val="003E102D"/>
    <w:rsid w:val="003E10B5"/>
    <w:rsid w:val="003E10F0"/>
    <w:rsid w:val="003E11BF"/>
    <w:rsid w:val="003E1212"/>
    <w:rsid w:val="003E1309"/>
    <w:rsid w:val="003E1415"/>
    <w:rsid w:val="003E1A16"/>
    <w:rsid w:val="003E1A9E"/>
    <w:rsid w:val="003E1B0E"/>
    <w:rsid w:val="003E1E19"/>
    <w:rsid w:val="003E1F08"/>
    <w:rsid w:val="003E203F"/>
    <w:rsid w:val="003E21CD"/>
    <w:rsid w:val="003E2323"/>
    <w:rsid w:val="003E24DF"/>
    <w:rsid w:val="003E2875"/>
    <w:rsid w:val="003E2B33"/>
    <w:rsid w:val="003E2F61"/>
    <w:rsid w:val="003E3347"/>
    <w:rsid w:val="003E345A"/>
    <w:rsid w:val="003E3541"/>
    <w:rsid w:val="003E3756"/>
    <w:rsid w:val="003E3BF1"/>
    <w:rsid w:val="003E3C26"/>
    <w:rsid w:val="003E42F9"/>
    <w:rsid w:val="003E444F"/>
    <w:rsid w:val="003E4726"/>
    <w:rsid w:val="003E4B75"/>
    <w:rsid w:val="003E5035"/>
    <w:rsid w:val="003E56E9"/>
    <w:rsid w:val="003E584B"/>
    <w:rsid w:val="003E584E"/>
    <w:rsid w:val="003E5958"/>
    <w:rsid w:val="003E5CC3"/>
    <w:rsid w:val="003E5EE0"/>
    <w:rsid w:val="003E62C6"/>
    <w:rsid w:val="003E62E0"/>
    <w:rsid w:val="003E6365"/>
    <w:rsid w:val="003E6437"/>
    <w:rsid w:val="003E64E0"/>
    <w:rsid w:val="003E6AF3"/>
    <w:rsid w:val="003E6B29"/>
    <w:rsid w:val="003E6D5B"/>
    <w:rsid w:val="003E6FF5"/>
    <w:rsid w:val="003E7153"/>
    <w:rsid w:val="003E736B"/>
    <w:rsid w:val="003E76A4"/>
    <w:rsid w:val="003E7A72"/>
    <w:rsid w:val="003E7BFF"/>
    <w:rsid w:val="003E7F4A"/>
    <w:rsid w:val="003E7F83"/>
    <w:rsid w:val="003F049B"/>
    <w:rsid w:val="003F09CB"/>
    <w:rsid w:val="003F0D1B"/>
    <w:rsid w:val="003F0DD8"/>
    <w:rsid w:val="003F0F3A"/>
    <w:rsid w:val="003F0F65"/>
    <w:rsid w:val="003F13FF"/>
    <w:rsid w:val="003F15FA"/>
    <w:rsid w:val="003F1724"/>
    <w:rsid w:val="003F19EC"/>
    <w:rsid w:val="003F1B24"/>
    <w:rsid w:val="003F2059"/>
    <w:rsid w:val="003F2098"/>
    <w:rsid w:val="003F20BC"/>
    <w:rsid w:val="003F215A"/>
    <w:rsid w:val="003F2324"/>
    <w:rsid w:val="003F25E2"/>
    <w:rsid w:val="003F2831"/>
    <w:rsid w:val="003F2991"/>
    <w:rsid w:val="003F2E6A"/>
    <w:rsid w:val="003F3009"/>
    <w:rsid w:val="003F3129"/>
    <w:rsid w:val="003F33FF"/>
    <w:rsid w:val="003F383A"/>
    <w:rsid w:val="003F3ABA"/>
    <w:rsid w:val="003F3B93"/>
    <w:rsid w:val="003F3EA8"/>
    <w:rsid w:val="003F3F2E"/>
    <w:rsid w:val="003F41A9"/>
    <w:rsid w:val="003F42D2"/>
    <w:rsid w:val="003F45DE"/>
    <w:rsid w:val="003F46A1"/>
    <w:rsid w:val="003F4A2B"/>
    <w:rsid w:val="003F4B58"/>
    <w:rsid w:val="003F4B5F"/>
    <w:rsid w:val="003F4D63"/>
    <w:rsid w:val="003F4D8E"/>
    <w:rsid w:val="003F4DF0"/>
    <w:rsid w:val="003F4EAD"/>
    <w:rsid w:val="003F50F6"/>
    <w:rsid w:val="003F5276"/>
    <w:rsid w:val="003F5331"/>
    <w:rsid w:val="003F54C0"/>
    <w:rsid w:val="003F58F9"/>
    <w:rsid w:val="003F59DE"/>
    <w:rsid w:val="003F5C64"/>
    <w:rsid w:val="003F5C77"/>
    <w:rsid w:val="003F5F56"/>
    <w:rsid w:val="003F6099"/>
    <w:rsid w:val="003F619D"/>
    <w:rsid w:val="003F6355"/>
    <w:rsid w:val="003F6784"/>
    <w:rsid w:val="003F68AC"/>
    <w:rsid w:val="003F6EFA"/>
    <w:rsid w:val="003F6F44"/>
    <w:rsid w:val="003F6FA8"/>
    <w:rsid w:val="003F6FE7"/>
    <w:rsid w:val="003F7086"/>
    <w:rsid w:val="003F7111"/>
    <w:rsid w:val="003F711C"/>
    <w:rsid w:val="003F7328"/>
    <w:rsid w:val="003F7844"/>
    <w:rsid w:val="003F7A11"/>
    <w:rsid w:val="003F7A81"/>
    <w:rsid w:val="003F7BDD"/>
    <w:rsid w:val="003F7F1B"/>
    <w:rsid w:val="003F7F24"/>
    <w:rsid w:val="0040010B"/>
    <w:rsid w:val="0040037E"/>
    <w:rsid w:val="004006DE"/>
    <w:rsid w:val="004008C7"/>
    <w:rsid w:val="00400991"/>
    <w:rsid w:val="00400DA6"/>
    <w:rsid w:val="00401007"/>
    <w:rsid w:val="0040123B"/>
    <w:rsid w:val="0040141D"/>
    <w:rsid w:val="004014BE"/>
    <w:rsid w:val="0040152C"/>
    <w:rsid w:val="00401581"/>
    <w:rsid w:val="0040165D"/>
    <w:rsid w:val="00401752"/>
    <w:rsid w:val="004017E3"/>
    <w:rsid w:val="0040184A"/>
    <w:rsid w:val="00401960"/>
    <w:rsid w:val="00401DFF"/>
    <w:rsid w:val="00402ABB"/>
    <w:rsid w:val="00403017"/>
    <w:rsid w:val="004031F1"/>
    <w:rsid w:val="00403833"/>
    <w:rsid w:val="00403847"/>
    <w:rsid w:val="00403956"/>
    <w:rsid w:val="00403979"/>
    <w:rsid w:val="00403AE0"/>
    <w:rsid w:val="00403EF2"/>
    <w:rsid w:val="00403F66"/>
    <w:rsid w:val="00403F68"/>
    <w:rsid w:val="00403FCD"/>
    <w:rsid w:val="004040F5"/>
    <w:rsid w:val="00404436"/>
    <w:rsid w:val="00404781"/>
    <w:rsid w:val="0040499C"/>
    <w:rsid w:val="00404A4A"/>
    <w:rsid w:val="00404AA6"/>
    <w:rsid w:val="00404B4D"/>
    <w:rsid w:val="00404C88"/>
    <w:rsid w:val="00404CA3"/>
    <w:rsid w:val="00404F12"/>
    <w:rsid w:val="00405035"/>
    <w:rsid w:val="00405177"/>
    <w:rsid w:val="004053FE"/>
    <w:rsid w:val="00405614"/>
    <w:rsid w:val="00405854"/>
    <w:rsid w:val="00405CEF"/>
    <w:rsid w:val="00405CFD"/>
    <w:rsid w:val="00405DD6"/>
    <w:rsid w:val="004062B3"/>
    <w:rsid w:val="004064C5"/>
    <w:rsid w:val="00406526"/>
    <w:rsid w:val="00406588"/>
    <w:rsid w:val="004065B0"/>
    <w:rsid w:val="0040683A"/>
    <w:rsid w:val="004068F8"/>
    <w:rsid w:val="00406AAA"/>
    <w:rsid w:val="00406B11"/>
    <w:rsid w:val="00407172"/>
    <w:rsid w:val="00407433"/>
    <w:rsid w:val="0040774E"/>
    <w:rsid w:val="00407AA7"/>
    <w:rsid w:val="00407D9C"/>
    <w:rsid w:val="00410392"/>
    <w:rsid w:val="00410492"/>
    <w:rsid w:val="0041079D"/>
    <w:rsid w:val="0041090D"/>
    <w:rsid w:val="00410D06"/>
    <w:rsid w:val="00411165"/>
    <w:rsid w:val="0041120C"/>
    <w:rsid w:val="00411279"/>
    <w:rsid w:val="00411501"/>
    <w:rsid w:val="00411652"/>
    <w:rsid w:val="004117A1"/>
    <w:rsid w:val="004117BE"/>
    <w:rsid w:val="004117C9"/>
    <w:rsid w:val="00411B11"/>
    <w:rsid w:val="00411B65"/>
    <w:rsid w:val="00411B78"/>
    <w:rsid w:val="00412062"/>
    <w:rsid w:val="004120E4"/>
    <w:rsid w:val="00412123"/>
    <w:rsid w:val="004123BB"/>
    <w:rsid w:val="00412506"/>
    <w:rsid w:val="004125A5"/>
    <w:rsid w:val="00412693"/>
    <w:rsid w:val="004127CC"/>
    <w:rsid w:val="00412828"/>
    <w:rsid w:val="0041292B"/>
    <w:rsid w:val="00412ADF"/>
    <w:rsid w:val="00412B9F"/>
    <w:rsid w:val="00412D71"/>
    <w:rsid w:val="00412DD0"/>
    <w:rsid w:val="00412EB7"/>
    <w:rsid w:val="0041304D"/>
    <w:rsid w:val="00413475"/>
    <w:rsid w:val="004136E0"/>
    <w:rsid w:val="00413989"/>
    <w:rsid w:val="00413D08"/>
    <w:rsid w:val="00413D0B"/>
    <w:rsid w:val="00413E0A"/>
    <w:rsid w:val="00413FE4"/>
    <w:rsid w:val="0041402F"/>
    <w:rsid w:val="004141E5"/>
    <w:rsid w:val="0041443C"/>
    <w:rsid w:val="00414454"/>
    <w:rsid w:val="004145ED"/>
    <w:rsid w:val="0041493A"/>
    <w:rsid w:val="00414AD8"/>
    <w:rsid w:val="00414D2B"/>
    <w:rsid w:val="00414E30"/>
    <w:rsid w:val="00415062"/>
    <w:rsid w:val="00415174"/>
    <w:rsid w:val="0041536B"/>
    <w:rsid w:val="0041575F"/>
    <w:rsid w:val="00415776"/>
    <w:rsid w:val="0041599B"/>
    <w:rsid w:val="00415A6D"/>
    <w:rsid w:val="00415B6F"/>
    <w:rsid w:val="00415BA1"/>
    <w:rsid w:val="00415BF8"/>
    <w:rsid w:val="0041611D"/>
    <w:rsid w:val="00416449"/>
    <w:rsid w:val="00416475"/>
    <w:rsid w:val="004166CA"/>
    <w:rsid w:val="00416C14"/>
    <w:rsid w:val="00416FD8"/>
    <w:rsid w:val="00417034"/>
    <w:rsid w:val="0041709B"/>
    <w:rsid w:val="004170D6"/>
    <w:rsid w:val="004170E2"/>
    <w:rsid w:val="004173B9"/>
    <w:rsid w:val="004173E7"/>
    <w:rsid w:val="004174B7"/>
    <w:rsid w:val="004174D9"/>
    <w:rsid w:val="0041753F"/>
    <w:rsid w:val="00417561"/>
    <w:rsid w:val="004176CE"/>
    <w:rsid w:val="004176CF"/>
    <w:rsid w:val="00417701"/>
    <w:rsid w:val="004177A0"/>
    <w:rsid w:val="00417B9E"/>
    <w:rsid w:val="00417BDC"/>
    <w:rsid w:val="00417CA8"/>
    <w:rsid w:val="00417D18"/>
    <w:rsid w:val="00417F73"/>
    <w:rsid w:val="00420264"/>
    <w:rsid w:val="00420367"/>
    <w:rsid w:val="004204E8"/>
    <w:rsid w:val="00420766"/>
    <w:rsid w:val="00420C11"/>
    <w:rsid w:val="00420CE5"/>
    <w:rsid w:val="00420D0F"/>
    <w:rsid w:val="00420D22"/>
    <w:rsid w:val="004219FB"/>
    <w:rsid w:val="00421BFE"/>
    <w:rsid w:val="00421C53"/>
    <w:rsid w:val="00421D50"/>
    <w:rsid w:val="00421D70"/>
    <w:rsid w:val="00421E6C"/>
    <w:rsid w:val="00422292"/>
    <w:rsid w:val="00422301"/>
    <w:rsid w:val="00422747"/>
    <w:rsid w:val="0042274E"/>
    <w:rsid w:val="0042276A"/>
    <w:rsid w:val="00422985"/>
    <w:rsid w:val="00422A1D"/>
    <w:rsid w:val="00422B2C"/>
    <w:rsid w:val="00422C46"/>
    <w:rsid w:val="00422DC9"/>
    <w:rsid w:val="00422E1D"/>
    <w:rsid w:val="00423000"/>
    <w:rsid w:val="00423084"/>
    <w:rsid w:val="004231FC"/>
    <w:rsid w:val="0042328E"/>
    <w:rsid w:val="00423325"/>
    <w:rsid w:val="0042349A"/>
    <w:rsid w:val="00423A40"/>
    <w:rsid w:val="00423D51"/>
    <w:rsid w:val="00423F51"/>
    <w:rsid w:val="00423F5E"/>
    <w:rsid w:val="00423FA1"/>
    <w:rsid w:val="0042410A"/>
    <w:rsid w:val="004242D1"/>
    <w:rsid w:val="00424446"/>
    <w:rsid w:val="0042445E"/>
    <w:rsid w:val="00424509"/>
    <w:rsid w:val="00424717"/>
    <w:rsid w:val="00424724"/>
    <w:rsid w:val="00424BBE"/>
    <w:rsid w:val="00424D60"/>
    <w:rsid w:val="00424E8D"/>
    <w:rsid w:val="0042556D"/>
    <w:rsid w:val="0042557E"/>
    <w:rsid w:val="004255DD"/>
    <w:rsid w:val="004258B4"/>
    <w:rsid w:val="00425C8A"/>
    <w:rsid w:val="00425CCD"/>
    <w:rsid w:val="00425D35"/>
    <w:rsid w:val="00425E11"/>
    <w:rsid w:val="00425E27"/>
    <w:rsid w:val="00425FFD"/>
    <w:rsid w:val="00426426"/>
    <w:rsid w:val="004268E3"/>
    <w:rsid w:val="00426A9F"/>
    <w:rsid w:val="00426AEC"/>
    <w:rsid w:val="004278C8"/>
    <w:rsid w:val="00427A42"/>
    <w:rsid w:val="00427D42"/>
    <w:rsid w:val="00427F67"/>
    <w:rsid w:val="00430167"/>
    <w:rsid w:val="004305DA"/>
    <w:rsid w:val="004306C6"/>
    <w:rsid w:val="00430B8C"/>
    <w:rsid w:val="00430C47"/>
    <w:rsid w:val="00430CDF"/>
    <w:rsid w:val="00430FC8"/>
    <w:rsid w:val="00431054"/>
    <w:rsid w:val="004311FD"/>
    <w:rsid w:val="00431559"/>
    <w:rsid w:val="004317BA"/>
    <w:rsid w:val="004317D1"/>
    <w:rsid w:val="004318BA"/>
    <w:rsid w:val="00431A61"/>
    <w:rsid w:val="00431B72"/>
    <w:rsid w:val="00431CB3"/>
    <w:rsid w:val="00432049"/>
    <w:rsid w:val="0043228E"/>
    <w:rsid w:val="004322D6"/>
    <w:rsid w:val="0043259D"/>
    <w:rsid w:val="004326C8"/>
    <w:rsid w:val="00432F73"/>
    <w:rsid w:val="00432F82"/>
    <w:rsid w:val="00433719"/>
    <w:rsid w:val="0043381A"/>
    <w:rsid w:val="0043397F"/>
    <w:rsid w:val="00433B5D"/>
    <w:rsid w:val="00433DA0"/>
    <w:rsid w:val="00433E60"/>
    <w:rsid w:val="00433FC1"/>
    <w:rsid w:val="00433FE1"/>
    <w:rsid w:val="00434013"/>
    <w:rsid w:val="0043419B"/>
    <w:rsid w:val="004341C8"/>
    <w:rsid w:val="00434415"/>
    <w:rsid w:val="0043459F"/>
    <w:rsid w:val="004345A4"/>
    <w:rsid w:val="004346B6"/>
    <w:rsid w:val="00434954"/>
    <w:rsid w:val="00434CD9"/>
    <w:rsid w:val="00434D54"/>
    <w:rsid w:val="00434DC1"/>
    <w:rsid w:val="00434E74"/>
    <w:rsid w:val="0043508D"/>
    <w:rsid w:val="004350E0"/>
    <w:rsid w:val="004356EE"/>
    <w:rsid w:val="00435871"/>
    <w:rsid w:val="00435930"/>
    <w:rsid w:val="004361C9"/>
    <w:rsid w:val="004364F2"/>
    <w:rsid w:val="00436533"/>
    <w:rsid w:val="0043668C"/>
    <w:rsid w:val="00436759"/>
    <w:rsid w:val="00436ADB"/>
    <w:rsid w:val="00436BA9"/>
    <w:rsid w:val="00436DB1"/>
    <w:rsid w:val="00436EF4"/>
    <w:rsid w:val="00436F86"/>
    <w:rsid w:val="00437090"/>
    <w:rsid w:val="0043717D"/>
    <w:rsid w:val="004372C6"/>
    <w:rsid w:val="0043734C"/>
    <w:rsid w:val="004374E6"/>
    <w:rsid w:val="00437962"/>
    <w:rsid w:val="004379A4"/>
    <w:rsid w:val="00437B80"/>
    <w:rsid w:val="00437D38"/>
    <w:rsid w:val="00437DEE"/>
    <w:rsid w:val="00437FB1"/>
    <w:rsid w:val="00440098"/>
    <w:rsid w:val="00440350"/>
    <w:rsid w:val="004403E8"/>
    <w:rsid w:val="00440400"/>
    <w:rsid w:val="0044069F"/>
    <w:rsid w:val="00440705"/>
    <w:rsid w:val="00440C55"/>
    <w:rsid w:val="00440C7A"/>
    <w:rsid w:val="00440E9F"/>
    <w:rsid w:val="00440F2B"/>
    <w:rsid w:val="00441151"/>
    <w:rsid w:val="00441169"/>
    <w:rsid w:val="00441172"/>
    <w:rsid w:val="00441261"/>
    <w:rsid w:val="004417FD"/>
    <w:rsid w:val="004418BE"/>
    <w:rsid w:val="00441AB1"/>
    <w:rsid w:val="00441AF4"/>
    <w:rsid w:val="00441D2B"/>
    <w:rsid w:val="00441DF3"/>
    <w:rsid w:val="00442121"/>
    <w:rsid w:val="00442337"/>
    <w:rsid w:val="00442455"/>
    <w:rsid w:val="00442469"/>
    <w:rsid w:val="00442530"/>
    <w:rsid w:val="004425F2"/>
    <w:rsid w:val="00442A10"/>
    <w:rsid w:val="00442B2B"/>
    <w:rsid w:val="00442E7B"/>
    <w:rsid w:val="00442FE0"/>
    <w:rsid w:val="0044305D"/>
    <w:rsid w:val="00443293"/>
    <w:rsid w:val="00443433"/>
    <w:rsid w:val="0044360D"/>
    <w:rsid w:val="004437AC"/>
    <w:rsid w:val="0044386E"/>
    <w:rsid w:val="00443989"/>
    <w:rsid w:val="00443995"/>
    <w:rsid w:val="004439DC"/>
    <w:rsid w:val="00443A4D"/>
    <w:rsid w:val="00443A9D"/>
    <w:rsid w:val="00443C88"/>
    <w:rsid w:val="00443D40"/>
    <w:rsid w:val="00443E8F"/>
    <w:rsid w:val="00443F10"/>
    <w:rsid w:val="00444064"/>
    <w:rsid w:val="004440A0"/>
    <w:rsid w:val="00444176"/>
    <w:rsid w:val="004442A0"/>
    <w:rsid w:val="00444566"/>
    <w:rsid w:val="00444871"/>
    <w:rsid w:val="00444A0D"/>
    <w:rsid w:val="00444BA6"/>
    <w:rsid w:val="00444E4D"/>
    <w:rsid w:val="00444F22"/>
    <w:rsid w:val="004450C6"/>
    <w:rsid w:val="00445563"/>
    <w:rsid w:val="004455E9"/>
    <w:rsid w:val="00445866"/>
    <w:rsid w:val="00445C42"/>
    <w:rsid w:val="00445D4B"/>
    <w:rsid w:val="00445E2E"/>
    <w:rsid w:val="00445FFA"/>
    <w:rsid w:val="00446061"/>
    <w:rsid w:val="00446382"/>
    <w:rsid w:val="004464CD"/>
    <w:rsid w:val="0044656A"/>
    <w:rsid w:val="0044694F"/>
    <w:rsid w:val="00446973"/>
    <w:rsid w:val="00446975"/>
    <w:rsid w:val="00446C66"/>
    <w:rsid w:val="00446D89"/>
    <w:rsid w:val="00446E30"/>
    <w:rsid w:val="00446FC5"/>
    <w:rsid w:val="00447093"/>
    <w:rsid w:val="0044721E"/>
    <w:rsid w:val="00447277"/>
    <w:rsid w:val="004474D9"/>
    <w:rsid w:val="00447824"/>
    <w:rsid w:val="00447C31"/>
    <w:rsid w:val="00447D46"/>
    <w:rsid w:val="00450021"/>
    <w:rsid w:val="00450349"/>
    <w:rsid w:val="004503BA"/>
    <w:rsid w:val="004506A5"/>
    <w:rsid w:val="004506EE"/>
    <w:rsid w:val="00450734"/>
    <w:rsid w:val="0045073F"/>
    <w:rsid w:val="00450B40"/>
    <w:rsid w:val="004511AA"/>
    <w:rsid w:val="004512C1"/>
    <w:rsid w:val="0045134B"/>
    <w:rsid w:val="004513CE"/>
    <w:rsid w:val="0045141A"/>
    <w:rsid w:val="00451442"/>
    <w:rsid w:val="0045148D"/>
    <w:rsid w:val="004514AF"/>
    <w:rsid w:val="004516F2"/>
    <w:rsid w:val="00451749"/>
    <w:rsid w:val="004518D1"/>
    <w:rsid w:val="00451B3C"/>
    <w:rsid w:val="0045219F"/>
    <w:rsid w:val="004522B4"/>
    <w:rsid w:val="004522BA"/>
    <w:rsid w:val="00452368"/>
    <w:rsid w:val="00452455"/>
    <w:rsid w:val="00452562"/>
    <w:rsid w:val="004527D5"/>
    <w:rsid w:val="00452B00"/>
    <w:rsid w:val="00452BB9"/>
    <w:rsid w:val="0045307D"/>
    <w:rsid w:val="0045311D"/>
    <w:rsid w:val="00453150"/>
    <w:rsid w:val="004531CE"/>
    <w:rsid w:val="0045328E"/>
    <w:rsid w:val="0045330A"/>
    <w:rsid w:val="00453844"/>
    <w:rsid w:val="00453879"/>
    <w:rsid w:val="00453A4F"/>
    <w:rsid w:val="00453AC1"/>
    <w:rsid w:val="00453C2C"/>
    <w:rsid w:val="00453C32"/>
    <w:rsid w:val="00453DEF"/>
    <w:rsid w:val="00453ED6"/>
    <w:rsid w:val="00453F98"/>
    <w:rsid w:val="0045418E"/>
    <w:rsid w:val="004542C8"/>
    <w:rsid w:val="004545B6"/>
    <w:rsid w:val="00454823"/>
    <w:rsid w:val="0045496B"/>
    <w:rsid w:val="00454ABC"/>
    <w:rsid w:val="00454E23"/>
    <w:rsid w:val="00454EAD"/>
    <w:rsid w:val="00454EC7"/>
    <w:rsid w:val="00455183"/>
    <w:rsid w:val="00455328"/>
    <w:rsid w:val="004553B0"/>
    <w:rsid w:val="00455490"/>
    <w:rsid w:val="004554B5"/>
    <w:rsid w:val="004554F1"/>
    <w:rsid w:val="004555C4"/>
    <w:rsid w:val="004555D4"/>
    <w:rsid w:val="0045563C"/>
    <w:rsid w:val="004556DC"/>
    <w:rsid w:val="00455993"/>
    <w:rsid w:val="00455F6F"/>
    <w:rsid w:val="00456161"/>
    <w:rsid w:val="00456209"/>
    <w:rsid w:val="0045628B"/>
    <w:rsid w:val="0045647F"/>
    <w:rsid w:val="004564CD"/>
    <w:rsid w:val="004564D5"/>
    <w:rsid w:val="00456920"/>
    <w:rsid w:val="00456924"/>
    <w:rsid w:val="00456959"/>
    <w:rsid w:val="0045698C"/>
    <w:rsid w:val="004569AB"/>
    <w:rsid w:val="00456C53"/>
    <w:rsid w:val="00456E31"/>
    <w:rsid w:val="00456EEF"/>
    <w:rsid w:val="004573DD"/>
    <w:rsid w:val="00457529"/>
    <w:rsid w:val="00457757"/>
    <w:rsid w:val="00457831"/>
    <w:rsid w:val="00457842"/>
    <w:rsid w:val="00457848"/>
    <w:rsid w:val="004578A6"/>
    <w:rsid w:val="00457C2D"/>
    <w:rsid w:val="00457C89"/>
    <w:rsid w:val="00457D61"/>
    <w:rsid w:val="00457EE8"/>
    <w:rsid w:val="00457FF3"/>
    <w:rsid w:val="00457FF9"/>
    <w:rsid w:val="0046036F"/>
    <w:rsid w:val="0046043A"/>
    <w:rsid w:val="0046062C"/>
    <w:rsid w:val="00460870"/>
    <w:rsid w:val="00460FA9"/>
    <w:rsid w:val="0046109A"/>
    <w:rsid w:val="00461750"/>
    <w:rsid w:val="004617AF"/>
    <w:rsid w:val="00461DD0"/>
    <w:rsid w:val="00461FDB"/>
    <w:rsid w:val="004621C1"/>
    <w:rsid w:val="00462273"/>
    <w:rsid w:val="00462289"/>
    <w:rsid w:val="0046247E"/>
    <w:rsid w:val="004627EE"/>
    <w:rsid w:val="00462907"/>
    <w:rsid w:val="00462E47"/>
    <w:rsid w:val="00462E8C"/>
    <w:rsid w:val="00462EB3"/>
    <w:rsid w:val="00462F0D"/>
    <w:rsid w:val="00463185"/>
    <w:rsid w:val="0046373E"/>
    <w:rsid w:val="00463CE0"/>
    <w:rsid w:val="00463DBE"/>
    <w:rsid w:val="004643B3"/>
    <w:rsid w:val="0046459F"/>
    <w:rsid w:val="00464762"/>
    <w:rsid w:val="00464832"/>
    <w:rsid w:val="0046490B"/>
    <w:rsid w:val="004651C7"/>
    <w:rsid w:val="004656D1"/>
    <w:rsid w:val="004657AF"/>
    <w:rsid w:val="00465AD9"/>
    <w:rsid w:val="00465C55"/>
    <w:rsid w:val="00465FA6"/>
    <w:rsid w:val="00466039"/>
    <w:rsid w:val="004663B1"/>
    <w:rsid w:val="0046647D"/>
    <w:rsid w:val="00466536"/>
    <w:rsid w:val="0046680A"/>
    <w:rsid w:val="004669E1"/>
    <w:rsid w:val="00466ACA"/>
    <w:rsid w:val="00466C68"/>
    <w:rsid w:val="00466F0C"/>
    <w:rsid w:val="00466FE8"/>
    <w:rsid w:val="0046702C"/>
    <w:rsid w:val="004673BB"/>
    <w:rsid w:val="00467609"/>
    <w:rsid w:val="0046797E"/>
    <w:rsid w:val="00467B0C"/>
    <w:rsid w:val="00467B2B"/>
    <w:rsid w:val="00467D4A"/>
    <w:rsid w:val="00467EDF"/>
    <w:rsid w:val="004700D3"/>
    <w:rsid w:val="00470256"/>
    <w:rsid w:val="0047038B"/>
    <w:rsid w:val="00470504"/>
    <w:rsid w:val="0047058B"/>
    <w:rsid w:val="00470760"/>
    <w:rsid w:val="00470836"/>
    <w:rsid w:val="004709F3"/>
    <w:rsid w:val="00470FC5"/>
    <w:rsid w:val="0047100D"/>
    <w:rsid w:val="00471037"/>
    <w:rsid w:val="004710D7"/>
    <w:rsid w:val="00471714"/>
    <w:rsid w:val="00471859"/>
    <w:rsid w:val="00471D26"/>
    <w:rsid w:val="00471E72"/>
    <w:rsid w:val="00472083"/>
    <w:rsid w:val="0047221F"/>
    <w:rsid w:val="00472224"/>
    <w:rsid w:val="00472738"/>
    <w:rsid w:val="0047294B"/>
    <w:rsid w:val="004729D8"/>
    <w:rsid w:val="00472A1C"/>
    <w:rsid w:val="00472D0D"/>
    <w:rsid w:val="00472D59"/>
    <w:rsid w:val="00472F8D"/>
    <w:rsid w:val="00473023"/>
    <w:rsid w:val="0047303E"/>
    <w:rsid w:val="0047306A"/>
    <w:rsid w:val="004731A1"/>
    <w:rsid w:val="0047338E"/>
    <w:rsid w:val="004734AA"/>
    <w:rsid w:val="004735BF"/>
    <w:rsid w:val="00473714"/>
    <w:rsid w:val="004738CE"/>
    <w:rsid w:val="004738DD"/>
    <w:rsid w:val="00473AF8"/>
    <w:rsid w:val="00473F30"/>
    <w:rsid w:val="00474619"/>
    <w:rsid w:val="00474657"/>
    <w:rsid w:val="004746F6"/>
    <w:rsid w:val="004748C6"/>
    <w:rsid w:val="004748F2"/>
    <w:rsid w:val="00474D43"/>
    <w:rsid w:val="00475242"/>
    <w:rsid w:val="004752A4"/>
    <w:rsid w:val="0047533A"/>
    <w:rsid w:val="0047559E"/>
    <w:rsid w:val="004756F1"/>
    <w:rsid w:val="0047589B"/>
    <w:rsid w:val="004758CB"/>
    <w:rsid w:val="00475DB2"/>
    <w:rsid w:val="004761FA"/>
    <w:rsid w:val="004763B0"/>
    <w:rsid w:val="004763F4"/>
    <w:rsid w:val="00476403"/>
    <w:rsid w:val="0047646A"/>
    <w:rsid w:val="00476537"/>
    <w:rsid w:val="004765A7"/>
    <w:rsid w:val="0047676E"/>
    <w:rsid w:val="0047678F"/>
    <w:rsid w:val="00476901"/>
    <w:rsid w:val="004771AF"/>
    <w:rsid w:val="004773F7"/>
    <w:rsid w:val="0047744B"/>
    <w:rsid w:val="00477519"/>
    <w:rsid w:val="0047798D"/>
    <w:rsid w:val="004779D6"/>
    <w:rsid w:val="00477A01"/>
    <w:rsid w:val="00477AAE"/>
    <w:rsid w:val="00477BAB"/>
    <w:rsid w:val="00477CB2"/>
    <w:rsid w:val="00477CBB"/>
    <w:rsid w:val="00477D03"/>
    <w:rsid w:val="0048004E"/>
    <w:rsid w:val="00480221"/>
    <w:rsid w:val="004804AF"/>
    <w:rsid w:val="004808B3"/>
    <w:rsid w:val="004808E2"/>
    <w:rsid w:val="00480D67"/>
    <w:rsid w:val="00480DFE"/>
    <w:rsid w:val="00480E27"/>
    <w:rsid w:val="004810CE"/>
    <w:rsid w:val="0048136F"/>
    <w:rsid w:val="00481379"/>
    <w:rsid w:val="00481A7B"/>
    <w:rsid w:val="00481BF3"/>
    <w:rsid w:val="00481C12"/>
    <w:rsid w:val="00481C98"/>
    <w:rsid w:val="00481D02"/>
    <w:rsid w:val="00481DA5"/>
    <w:rsid w:val="00481F2A"/>
    <w:rsid w:val="004820E2"/>
    <w:rsid w:val="004822BA"/>
    <w:rsid w:val="0048260E"/>
    <w:rsid w:val="00482BB4"/>
    <w:rsid w:val="00482CF6"/>
    <w:rsid w:val="00482E72"/>
    <w:rsid w:val="00482F88"/>
    <w:rsid w:val="00482FD6"/>
    <w:rsid w:val="004831B2"/>
    <w:rsid w:val="00483455"/>
    <w:rsid w:val="00483752"/>
    <w:rsid w:val="004837E8"/>
    <w:rsid w:val="00483956"/>
    <w:rsid w:val="004839BC"/>
    <w:rsid w:val="00483BF6"/>
    <w:rsid w:val="00483C01"/>
    <w:rsid w:val="00483E14"/>
    <w:rsid w:val="00483E90"/>
    <w:rsid w:val="00484291"/>
    <w:rsid w:val="004842BE"/>
    <w:rsid w:val="00484399"/>
    <w:rsid w:val="00484536"/>
    <w:rsid w:val="0048468D"/>
    <w:rsid w:val="004846B0"/>
    <w:rsid w:val="004847E7"/>
    <w:rsid w:val="00484977"/>
    <w:rsid w:val="004849CB"/>
    <w:rsid w:val="00484D01"/>
    <w:rsid w:val="00484DC2"/>
    <w:rsid w:val="00484EB4"/>
    <w:rsid w:val="00484F99"/>
    <w:rsid w:val="00484F9D"/>
    <w:rsid w:val="0048505C"/>
    <w:rsid w:val="004855EE"/>
    <w:rsid w:val="004857D1"/>
    <w:rsid w:val="00485A02"/>
    <w:rsid w:val="00485BE7"/>
    <w:rsid w:val="00485D5D"/>
    <w:rsid w:val="00485EB3"/>
    <w:rsid w:val="00485EBD"/>
    <w:rsid w:val="00485F11"/>
    <w:rsid w:val="004861D2"/>
    <w:rsid w:val="00486294"/>
    <w:rsid w:val="004862DB"/>
    <w:rsid w:val="00486393"/>
    <w:rsid w:val="004866D3"/>
    <w:rsid w:val="00486CDF"/>
    <w:rsid w:val="00486D22"/>
    <w:rsid w:val="00487133"/>
    <w:rsid w:val="00487457"/>
    <w:rsid w:val="004875BA"/>
    <w:rsid w:val="0048767D"/>
    <w:rsid w:val="00487729"/>
    <w:rsid w:val="00487856"/>
    <w:rsid w:val="00487C88"/>
    <w:rsid w:val="00487DB7"/>
    <w:rsid w:val="004900FA"/>
    <w:rsid w:val="00490403"/>
    <w:rsid w:val="004905CE"/>
    <w:rsid w:val="00490875"/>
    <w:rsid w:val="00490AB9"/>
    <w:rsid w:val="0049102C"/>
    <w:rsid w:val="0049104A"/>
    <w:rsid w:val="0049122E"/>
    <w:rsid w:val="00491314"/>
    <w:rsid w:val="00491401"/>
    <w:rsid w:val="00491529"/>
    <w:rsid w:val="00491835"/>
    <w:rsid w:val="004918B4"/>
    <w:rsid w:val="0049194E"/>
    <w:rsid w:val="00491A19"/>
    <w:rsid w:val="00491CD1"/>
    <w:rsid w:val="00491F06"/>
    <w:rsid w:val="004923E7"/>
    <w:rsid w:val="00492657"/>
    <w:rsid w:val="004926F6"/>
    <w:rsid w:val="00492C0A"/>
    <w:rsid w:val="00492C4D"/>
    <w:rsid w:val="00493391"/>
    <w:rsid w:val="0049363E"/>
    <w:rsid w:val="00493981"/>
    <w:rsid w:val="004939DF"/>
    <w:rsid w:val="004939E3"/>
    <w:rsid w:val="00493AF0"/>
    <w:rsid w:val="00493CFB"/>
    <w:rsid w:val="00493F27"/>
    <w:rsid w:val="00494211"/>
    <w:rsid w:val="004944BA"/>
    <w:rsid w:val="00494AD9"/>
    <w:rsid w:val="00494BF5"/>
    <w:rsid w:val="00494C87"/>
    <w:rsid w:val="00494E95"/>
    <w:rsid w:val="00494F33"/>
    <w:rsid w:val="004950C4"/>
    <w:rsid w:val="004951D6"/>
    <w:rsid w:val="00495567"/>
    <w:rsid w:val="004956C7"/>
    <w:rsid w:val="00495801"/>
    <w:rsid w:val="004959E4"/>
    <w:rsid w:val="00495A0A"/>
    <w:rsid w:val="00495B77"/>
    <w:rsid w:val="00495F34"/>
    <w:rsid w:val="00495F85"/>
    <w:rsid w:val="0049609C"/>
    <w:rsid w:val="0049654E"/>
    <w:rsid w:val="00496BB3"/>
    <w:rsid w:val="00496E34"/>
    <w:rsid w:val="0049723A"/>
    <w:rsid w:val="0049767C"/>
    <w:rsid w:val="004976E4"/>
    <w:rsid w:val="00497950"/>
    <w:rsid w:val="00497977"/>
    <w:rsid w:val="00497A9A"/>
    <w:rsid w:val="00497C27"/>
    <w:rsid w:val="00497C82"/>
    <w:rsid w:val="00497DA8"/>
    <w:rsid w:val="00497DAB"/>
    <w:rsid w:val="00497EEA"/>
    <w:rsid w:val="004A032C"/>
    <w:rsid w:val="004A0691"/>
    <w:rsid w:val="004A06D1"/>
    <w:rsid w:val="004A0B72"/>
    <w:rsid w:val="004A0C23"/>
    <w:rsid w:val="004A0CE4"/>
    <w:rsid w:val="004A0FA4"/>
    <w:rsid w:val="004A0FB3"/>
    <w:rsid w:val="004A0FDB"/>
    <w:rsid w:val="004A104D"/>
    <w:rsid w:val="004A11F4"/>
    <w:rsid w:val="004A12BB"/>
    <w:rsid w:val="004A1E20"/>
    <w:rsid w:val="004A1F58"/>
    <w:rsid w:val="004A2047"/>
    <w:rsid w:val="004A20D3"/>
    <w:rsid w:val="004A20FA"/>
    <w:rsid w:val="004A2359"/>
    <w:rsid w:val="004A2680"/>
    <w:rsid w:val="004A27C0"/>
    <w:rsid w:val="004A2843"/>
    <w:rsid w:val="004A2857"/>
    <w:rsid w:val="004A293C"/>
    <w:rsid w:val="004A2BFD"/>
    <w:rsid w:val="004A2C01"/>
    <w:rsid w:val="004A2E04"/>
    <w:rsid w:val="004A2EC4"/>
    <w:rsid w:val="004A2F69"/>
    <w:rsid w:val="004A32AA"/>
    <w:rsid w:val="004A336F"/>
    <w:rsid w:val="004A35F3"/>
    <w:rsid w:val="004A38E0"/>
    <w:rsid w:val="004A3A32"/>
    <w:rsid w:val="004A414C"/>
    <w:rsid w:val="004A42BB"/>
    <w:rsid w:val="004A43DA"/>
    <w:rsid w:val="004A4564"/>
    <w:rsid w:val="004A46A3"/>
    <w:rsid w:val="004A46B4"/>
    <w:rsid w:val="004A49BF"/>
    <w:rsid w:val="004A4C13"/>
    <w:rsid w:val="004A4DB3"/>
    <w:rsid w:val="004A4F79"/>
    <w:rsid w:val="004A5205"/>
    <w:rsid w:val="004A5215"/>
    <w:rsid w:val="004A52D2"/>
    <w:rsid w:val="004A52F0"/>
    <w:rsid w:val="004A52F2"/>
    <w:rsid w:val="004A56E4"/>
    <w:rsid w:val="004A5820"/>
    <w:rsid w:val="004A586D"/>
    <w:rsid w:val="004A58E4"/>
    <w:rsid w:val="004A5CA4"/>
    <w:rsid w:val="004A5FAB"/>
    <w:rsid w:val="004A615C"/>
    <w:rsid w:val="004A6792"/>
    <w:rsid w:val="004A6963"/>
    <w:rsid w:val="004A6CD0"/>
    <w:rsid w:val="004A6D1B"/>
    <w:rsid w:val="004A6DFD"/>
    <w:rsid w:val="004A6E4A"/>
    <w:rsid w:val="004A6F87"/>
    <w:rsid w:val="004A7139"/>
    <w:rsid w:val="004A71A8"/>
    <w:rsid w:val="004A71DD"/>
    <w:rsid w:val="004A71E2"/>
    <w:rsid w:val="004A7696"/>
    <w:rsid w:val="004A79AE"/>
    <w:rsid w:val="004A79B0"/>
    <w:rsid w:val="004A7AC1"/>
    <w:rsid w:val="004B004C"/>
    <w:rsid w:val="004B02FB"/>
    <w:rsid w:val="004B03DD"/>
    <w:rsid w:val="004B0491"/>
    <w:rsid w:val="004B051B"/>
    <w:rsid w:val="004B0541"/>
    <w:rsid w:val="004B063C"/>
    <w:rsid w:val="004B0712"/>
    <w:rsid w:val="004B0761"/>
    <w:rsid w:val="004B09BF"/>
    <w:rsid w:val="004B0A95"/>
    <w:rsid w:val="004B0ABE"/>
    <w:rsid w:val="004B0B96"/>
    <w:rsid w:val="004B0F72"/>
    <w:rsid w:val="004B10D6"/>
    <w:rsid w:val="004B1126"/>
    <w:rsid w:val="004B12C3"/>
    <w:rsid w:val="004B1443"/>
    <w:rsid w:val="004B1878"/>
    <w:rsid w:val="004B18E0"/>
    <w:rsid w:val="004B1B1C"/>
    <w:rsid w:val="004B1C64"/>
    <w:rsid w:val="004B1EC6"/>
    <w:rsid w:val="004B1F24"/>
    <w:rsid w:val="004B2018"/>
    <w:rsid w:val="004B229D"/>
    <w:rsid w:val="004B22CE"/>
    <w:rsid w:val="004B23AC"/>
    <w:rsid w:val="004B25CA"/>
    <w:rsid w:val="004B2636"/>
    <w:rsid w:val="004B26B2"/>
    <w:rsid w:val="004B28E3"/>
    <w:rsid w:val="004B2976"/>
    <w:rsid w:val="004B29F9"/>
    <w:rsid w:val="004B2A68"/>
    <w:rsid w:val="004B2D3C"/>
    <w:rsid w:val="004B2FCD"/>
    <w:rsid w:val="004B32A2"/>
    <w:rsid w:val="004B3501"/>
    <w:rsid w:val="004B3643"/>
    <w:rsid w:val="004B36A8"/>
    <w:rsid w:val="004B3727"/>
    <w:rsid w:val="004B3879"/>
    <w:rsid w:val="004B3EAA"/>
    <w:rsid w:val="004B3F3B"/>
    <w:rsid w:val="004B40CD"/>
    <w:rsid w:val="004B448E"/>
    <w:rsid w:val="004B4608"/>
    <w:rsid w:val="004B4739"/>
    <w:rsid w:val="004B4909"/>
    <w:rsid w:val="004B4B53"/>
    <w:rsid w:val="004B4C67"/>
    <w:rsid w:val="004B4D5D"/>
    <w:rsid w:val="004B4D85"/>
    <w:rsid w:val="004B4F13"/>
    <w:rsid w:val="004B5228"/>
    <w:rsid w:val="004B55A6"/>
    <w:rsid w:val="004B55D7"/>
    <w:rsid w:val="004B565E"/>
    <w:rsid w:val="004B578C"/>
    <w:rsid w:val="004B57AB"/>
    <w:rsid w:val="004B5957"/>
    <w:rsid w:val="004B5CD3"/>
    <w:rsid w:val="004B5E8C"/>
    <w:rsid w:val="004B5F09"/>
    <w:rsid w:val="004B5FB8"/>
    <w:rsid w:val="004B6112"/>
    <w:rsid w:val="004B614A"/>
    <w:rsid w:val="004B62D7"/>
    <w:rsid w:val="004B6341"/>
    <w:rsid w:val="004B6796"/>
    <w:rsid w:val="004B69A0"/>
    <w:rsid w:val="004B6ACD"/>
    <w:rsid w:val="004B6C61"/>
    <w:rsid w:val="004B6E2D"/>
    <w:rsid w:val="004B7469"/>
    <w:rsid w:val="004B7591"/>
    <w:rsid w:val="004B7878"/>
    <w:rsid w:val="004B7C72"/>
    <w:rsid w:val="004B7D2F"/>
    <w:rsid w:val="004B7D66"/>
    <w:rsid w:val="004B7E88"/>
    <w:rsid w:val="004C0009"/>
    <w:rsid w:val="004C0301"/>
    <w:rsid w:val="004C0487"/>
    <w:rsid w:val="004C0708"/>
    <w:rsid w:val="004C0777"/>
    <w:rsid w:val="004C0AC7"/>
    <w:rsid w:val="004C0C34"/>
    <w:rsid w:val="004C0DB0"/>
    <w:rsid w:val="004C1065"/>
    <w:rsid w:val="004C109C"/>
    <w:rsid w:val="004C139A"/>
    <w:rsid w:val="004C15DC"/>
    <w:rsid w:val="004C165E"/>
    <w:rsid w:val="004C1D8C"/>
    <w:rsid w:val="004C204F"/>
    <w:rsid w:val="004C222E"/>
    <w:rsid w:val="004C239F"/>
    <w:rsid w:val="004C2A87"/>
    <w:rsid w:val="004C321D"/>
    <w:rsid w:val="004C34C5"/>
    <w:rsid w:val="004C3500"/>
    <w:rsid w:val="004C35ED"/>
    <w:rsid w:val="004C3759"/>
    <w:rsid w:val="004C37FE"/>
    <w:rsid w:val="004C3888"/>
    <w:rsid w:val="004C391B"/>
    <w:rsid w:val="004C398A"/>
    <w:rsid w:val="004C3A51"/>
    <w:rsid w:val="004C3ECB"/>
    <w:rsid w:val="004C3F01"/>
    <w:rsid w:val="004C3FFB"/>
    <w:rsid w:val="004C40D9"/>
    <w:rsid w:val="004C42AE"/>
    <w:rsid w:val="004C43EC"/>
    <w:rsid w:val="004C4419"/>
    <w:rsid w:val="004C4451"/>
    <w:rsid w:val="004C4678"/>
    <w:rsid w:val="004C48C1"/>
    <w:rsid w:val="004C4D24"/>
    <w:rsid w:val="004C4DC5"/>
    <w:rsid w:val="004C4FBF"/>
    <w:rsid w:val="004C514F"/>
    <w:rsid w:val="004C5280"/>
    <w:rsid w:val="004C558D"/>
    <w:rsid w:val="004C567E"/>
    <w:rsid w:val="004C5821"/>
    <w:rsid w:val="004C58D6"/>
    <w:rsid w:val="004C5964"/>
    <w:rsid w:val="004C5A1D"/>
    <w:rsid w:val="004C5ABA"/>
    <w:rsid w:val="004C5AEF"/>
    <w:rsid w:val="004C5C15"/>
    <w:rsid w:val="004C5C58"/>
    <w:rsid w:val="004C5D43"/>
    <w:rsid w:val="004C60B7"/>
    <w:rsid w:val="004C635A"/>
    <w:rsid w:val="004C6547"/>
    <w:rsid w:val="004C6629"/>
    <w:rsid w:val="004C6B13"/>
    <w:rsid w:val="004C6E14"/>
    <w:rsid w:val="004C7363"/>
    <w:rsid w:val="004C73DF"/>
    <w:rsid w:val="004C73E5"/>
    <w:rsid w:val="004C7D2D"/>
    <w:rsid w:val="004C7D39"/>
    <w:rsid w:val="004C7E10"/>
    <w:rsid w:val="004C7E4E"/>
    <w:rsid w:val="004C7EF0"/>
    <w:rsid w:val="004D005E"/>
    <w:rsid w:val="004D00DA"/>
    <w:rsid w:val="004D064E"/>
    <w:rsid w:val="004D06C8"/>
    <w:rsid w:val="004D07C4"/>
    <w:rsid w:val="004D0D2A"/>
    <w:rsid w:val="004D0EA8"/>
    <w:rsid w:val="004D0EA9"/>
    <w:rsid w:val="004D1349"/>
    <w:rsid w:val="004D1B95"/>
    <w:rsid w:val="004D2072"/>
    <w:rsid w:val="004D2451"/>
    <w:rsid w:val="004D27BA"/>
    <w:rsid w:val="004D2A14"/>
    <w:rsid w:val="004D2AA5"/>
    <w:rsid w:val="004D2ADC"/>
    <w:rsid w:val="004D2C7C"/>
    <w:rsid w:val="004D2C8C"/>
    <w:rsid w:val="004D2EFF"/>
    <w:rsid w:val="004D2FE1"/>
    <w:rsid w:val="004D30FF"/>
    <w:rsid w:val="004D3480"/>
    <w:rsid w:val="004D3484"/>
    <w:rsid w:val="004D353A"/>
    <w:rsid w:val="004D3784"/>
    <w:rsid w:val="004D38F0"/>
    <w:rsid w:val="004D39E8"/>
    <w:rsid w:val="004D3CCB"/>
    <w:rsid w:val="004D3D2B"/>
    <w:rsid w:val="004D3D78"/>
    <w:rsid w:val="004D4001"/>
    <w:rsid w:val="004D4057"/>
    <w:rsid w:val="004D40A8"/>
    <w:rsid w:val="004D40BB"/>
    <w:rsid w:val="004D4170"/>
    <w:rsid w:val="004D4562"/>
    <w:rsid w:val="004D495A"/>
    <w:rsid w:val="004D4B65"/>
    <w:rsid w:val="004D4D8B"/>
    <w:rsid w:val="004D4F60"/>
    <w:rsid w:val="004D51CC"/>
    <w:rsid w:val="004D5AB8"/>
    <w:rsid w:val="004D5FBC"/>
    <w:rsid w:val="004D61EB"/>
    <w:rsid w:val="004D647B"/>
    <w:rsid w:val="004D6677"/>
    <w:rsid w:val="004D6747"/>
    <w:rsid w:val="004D6B90"/>
    <w:rsid w:val="004D6BA8"/>
    <w:rsid w:val="004D76FE"/>
    <w:rsid w:val="004D77BE"/>
    <w:rsid w:val="004D7A6D"/>
    <w:rsid w:val="004D7C18"/>
    <w:rsid w:val="004D7D32"/>
    <w:rsid w:val="004D7E58"/>
    <w:rsid w:val="004E0640"/>
    <w:rsid w:val="004E0674"/>
    <w:rsid w:val="004E0763"/>
    <w:rsid w:val="004E07F7"/>
    <w:rsid w:val="004E083F"/>
    <w:rsid w:val="004E0C59"/>
    <w:rsid w:val="004E0D3A"/>
    <w:rsid w:val="004E0DB1"/>
    <w:rsid w:val="004E0F16"/>
    <w:rsid w:val="004E0F2B"/>
    <w:rsid w:val="004E0F6F"/>
    <w:rsid w:val="004E126F"/>
    <w:rsid w:val="004E12D8"/>
    <w:rsid w:val="004E1438"/>
    <w:rsid w:val="004E164D"/>
    <w:rsid w:val="004E1773"/>
    <w:rsid w:val="004E1B58"/>
    <w:rsid w:val="004E1BE3"/>
    <w:rsid w:val="004E1BF1"/>
    <w:rsid w:val="004E1FED"/>
    <w:rsid w:val="004E201B"/>
    <w:rsid w:val="004E22F2"/>
    <w:rsid w:val="004E23A5"/>
    <w:rsid w:val="004E23F8"/>
    <w:rsid w:val="004E2527"/>
    <w:rsid w:val="004E267A"/>
    <w:rsid w:val="004E269A"/>
    <w:rsid w:val="004E2779"/>
    <w:rsid w:val="004E27E3"/>
    <w:rsid w:val="004E2992"/>
    <w:rsid w:val="004E29DF"/>
    <w:rsid w:val="004E2C58"/>
    <w:rsid w:val="004E2EDB"/>
    <w:rsid w:val="004E2F96"/>
    <w:rsid w:val="004E30A0"/>
    <w:rsid w:val="004E3384"/>
    <w:rsid w:val="004E3523"/>
    <w:rsid w:val="004E3690"/>
    <w:rsid w:val="004E3917"/>
    <w:rsid w:val="004E3A19"/>
    <w:rsid w:val="004E3A9E"/>
    <w:rsid w:val="004E3D9D"/>
    <w:rsid w:val="004E3E5E"/>
    <w:rsid w:val="004E46B9"/>
    <w:rsid w:val="004E4737"/>
    <w:rsid w:val="004E49D8"/>
    <w:rsid w:val="004E4C4C"/>
    <w:rsid w:val="004E4CAF"/>
    <w:rsid w:val="004E4CD8"/>
    <w:rsid w:val="004E4FCC"/>
    <w:rsid w:val="004E5037"/>
    <w:rsid w:val="004E50A2"/>
    <w:rsid w:val="004E51C2"/>
    <w:rsid w:val="004E5304"/>
    <w:rsid w:val="004E5663"/>
    <w:rsid w:val="004E5756"/>
    <w:rsid w:val="004E57FD"/>
    <w:rsid w:val="004E5970"/>
    <w:rsid w:val="004E5DEB"/>
    <w:rsid w:val="004E5E5E"/>
    <w:rsid w:val="004E5EA8"/>
    <w:rsid w:val="004E5EF2"/>
    <w:rsid w:val="004E5F40"/>
    <w:rsid w:val="004E60EE"/>
    <w:rsid w:val="004E6158"/>
    <w:rsid w:val="004E625F"/>
    <w:rsid w:val="004E69D9"/>
    <w:rsid w:val="004E6A06"/>
    <w:rsid w:val="004E6A89"/>
    <w:rsid w:val="004E6B8A"/>
    <w:rsid w:val="004E6CD7"/>
    <w:rsid w:val="004E6DA9"/>
    <w:rsid w:val="004E6F7D"/>
    <w:rsid w:val="004E70F3"/>
    <w:rsid w:val="004E7154"/>
    <w:rsid w:val="004E74A3"/>
    <w:rsid w:val="004E77E8"/>
    <w:rsid w:val="004E78A8"/>
    <w:rsid w:val="004E78D8"/>
    <w:rsid w:val="004E7962"/>
    <w:rsid w:val="004E7BDB"/>
    <w:rsid w:val="004E7E93"/>
    <w:rsid w:val="004E7FBD"/>
    <w:rsid w:val="004E7FE5"/>
    <w:rsid w:val="004F0345"/>
    <w:rsid w:val="004F0720"/>
    <w:rsid w:val="004F0728"/>
    <w:rsid w:val="004F0748"/>
    <w:rsid w:val="004F0AF4"/>
    <w:rsid w:val="004F0F46"/>
    <w:rsid w:val="004F1095"/>
    <w:rsid w:val="004F111A"/>
    <w:rsid w:val="004F11BA"/>
    <w:rsid w:val="004F1423"/>
    <w:rsid w:val="004F162E"/>
    <w:rsid w:val="004F1B3B"/>
    <w:rsid w:val="004F1CE4"/>
    <w:rsid w:val="004F20FB"/>
    <w:rsid w:val="004F219D"/>
    <w:rsid w:val="004F22F6"/>
    <w:rsid w:val="004F22F7"/>
    <w:rsid w:val="004F24B8"/>
    <w:rsid w:val="004F26C7"/>
    <w:rsid w:val="004F28B5"/>
    <w:rsid w:val="004F2F3E"/>
    <w:rsid w:val="004F3044"/>
    <w:rsid w:val="004F3076"/>
    <w:rsid w:val="004F32CE"/>
    <w:rsid w:val="004F334A"/>
    <w:rsid w:val="004F3701"/>
    <w:rsid w:val="004F38D9"/>
    <w:rsid w:val="004F3AB5"/>
    <w:rsid w:val="004F3BBC"/>
    <w:rsid w:val="004F408E"/>
    <w:rsid w:val="004F42AB"/>
    <w:rsid w:val="004F436F"/>
    <w:rsid w:val="004F4417"/>
    <w:rsid w:val="004F4838"/>
    <w:rsid w:val="004F4876"/>
    <w:rsid w:val="004F4BB1"/>
    <w:rsid w:val="004F4CC2"/>
    <w:rsid w:val="004F4F61"/>
    <w:rsid w:val="004F5044"/>
    <w:rsid w:val="004F525E"/>
    <w:rsid w:val="004F5280"/>
    <w:rsid w:val="004F5331"/>
    <w:rsid w:val="004F58FA"/>
    <w:rsid w:val="004F5954"/>
    <w:rsid w:val="004F5F24"/>
    <w:rsid w:val="004F645B"/>
    <w:rsid w:val="004F6605"/>
    <w:rsid w:val="004F67BC"/>
    <w:rsid w:val="004F6AFE"/>
    <w:rsid w:val="004F6F04"/>
    <w:rsid w:val="004F6F21"/>
    <w:rsid w:val="004F6F75"/>
    <w:rsid w:val="004F707B"/>
    <w:rsid w:val="004F71AB"/>
    <w:rsid w:val="004F72CB"/>
    <w:rsid w:val="004F7750"/>
    <w:rsid w:val="004F7878"/>
    <w:rsid w:val="004F78BC"/>
    <w:rsid w:val="004F78F9"/>
    <w:rsid w:val="004F790E"/>
    <w:rsid w:val="004F799B"/>
    <w:rsid w:val="004F7C62"/>
    <w:rsid w:val="004F7E81"/>
    <w:rsid w:val="005001D9"/>
    <w:rsid w:val="00500228"/>
    <w:rsid w:val="005002E9"/>
    <w:rsid w:val="00500A56"/>
    <w:rsid w:val="00500A84"/>
    <w:rsid w:val="00500AF3"/>
    <w:rsid w:val="00500B46"/>
    <w:rsid w:val="00500C53"/>
    <w:rsid w:val="0050108A"/>
    <w:rsid w:val="005011CA"/>
    <w:rsid w:val="0050166A"/>
    <w:rsid w:val="00501900"/>
    <w:rsid w:val="00501B51"/>
    <w:rsid w:val="00501B52"/>
    <w:rsid w:val="00501BA5"/>
    <w:rsid w:val="00501C83"/>
    <w:rsid w:val="00501E02"/>
    <w:rsid w:val="00501F4B"/>
    <w:rsid w:val="00501FCE"/>
    <w:rsid w:val="0050205A"/>
    <w:rsid w:val="0050214A"/>
    <w:rsid w:val="00502796"/>
    <w:rsid w:val="005027D1"/>
    <w:rsid w:val="00502DCE"/>
    <w:rsid w:val="00503026"/>
    <w:rsid w:val="00503116"/>
    <w:rsid w:val="00503425"/>
    <w:rsid w:val="00503544"/>
    <w:rsid w:val="005036A5"/>
    <w:rsid w:val="00503777"/>
    <w:rsid w:val="005037FD"/>
    <w:rsid w:val="00503858"/>
    <w:rsid w:val="005039BA"/>
    <w:rsid w:val="00503CAF"/>
    <w:rsid w:val="00503EB3"/>
    <w:rsid w:val="005040F8"/>
    <w:rsid w:val="00504203"/>
    <w:rsid w:val="0050434D"/>
    <w:rsid w:val="00504372"/>
    <w:rsid w:val="005043B7"/>
    <w:rsid w:val="005044E0"/>
    <w:rsid w:val="00504623"/>
    <w:rsid w:val="00504CDF"/>
    <w:rsid w:val="00504DAB"/>
    <w:rsid w:val="00504FF9"/>
    <w:rsid w:val="005054AC"/>
    <w:rsid w:val="005055D5"/>
    <w:rsid w:val="00505809"/>
    <w:rsid w:val="0050589F"/>
    <w:rsid w:val="00505959"/>
    <w:rsid w:val="00505A61"/>
    <w:rsid w:val="00505D4B"/>
    <w:rsid w:val="00505F91"/>
    <w:rsid w:val="00506069"/>
    <w:rsid w:val="0050626C"/>
    <w:rsid w:val="005063EA"/>
    <w:rsid w:val="0050642E"/>
    <w:rsid w:val="005067AB"/>
    <w:rsid w:val="00506841"/>
    <w:rsid w:val="00506F9E"/>
    <w:rsid w:val="00507185"/>
    <w:rsid w:val="00507272"/>
    <w:rsid w:val="005078C2"/>
    <w:rsid w:val="00507B2D"/>
    <w:rsid w:val="00507BFD"/>
    <w:rsid w:val="00507C8D"/>
    <w:rsid w:val="00507CCD"/>
    <w:rsid w:val="00507D9A"/>
    <w:rsid w:val="00507F1D"/>
    <w:rsid w:val="00507F25"/>
    <w:rsid w:val="005101F0"/>
    <w:rsid w:val="00510479"/>
    <w:rsid w:val="005108C7"/>
    <w:rsid w:val="00510966"/>
    <w:rsid w:val="00510AA6"/>
    <w:rsid w:val="00510C11"/>
    <w:rsid w:val="00510C4B"/>
    <w:rsid w:val="00510D65"/>
    <w:rsid w:val="00510D84"/>
    <w:rsid w:val="00510EC1"/>
    <w:rsid w:val="00510F9B"/>
    <w:rsid w:val="00510FA5"/>
    <w:rsid w:val="005110D9"/>
    <w:rsid w:val="005110DF"/>
    <w:rsid w:val="0051131F"/>
    <w:rsid w:val="00511340"/>
    <w:rsid w:val="005113EB"/>
    <w:rsid w:val="0051148A"/>
    <w:rsid w:val="0051164B"/>
    <w:rsid w:val="00511A7E"/>
    <w:rsid w:val="00511B22"/>
    <w:rsid w:val="00511B61"/>
    <w:rsid w:val="00511D3A"/>
    <w:rsid w:val="00511D61"/>
    <w:rsid w:val="0051215F"/>
    <w:rsid w:val="005121B3"/>
    <w:rsid w:val="00512279"/>
    <w:rsid w:val="00512397"/>
    <w:rsid w:val="0051241F"/>
    <w:rsid w:val="00512928"/>
    <w:rsid w:val="00512D37"/>
    <w:rsid w:val="00512D63"/>
    <w:rsid w:val="00512EB9"/>
    <w:rsid w:val="005131B9"/>
    <w:rsid w:val="0051367E"/>
    <w:rsid w:val="005138E1"/>
    <w:rsid w:val="00513AF7"/>
    <w:rsid w:val="00513C09"/>
    <w:rsid w:val="00513DBD"/>
    <w:rsid w:val="00513DCC"/>
    <w:rsid w:val="00513EAE"/>
    <w:rsid w:val="00513F09"/>
    <w:rsid w:val="00513F3C"/>
    <w:rsid w:val="005141D4"/>
    <w:rsid w:val="0051439C"/>
    <w:rsid w:val="005143C4"/>
    <w:rsid w:val="005148FA"/>
    <w:rsid w:val="00514B35"/>
    <w:rsid w:val="00514CBE"/>
    <w:rsid w:val="00514FF3"/>
    <w:rsid w:val="00515029"/>
    <w:rsid w:val="005150F0"/>
    <w:rsid w:val="00515104"/>
    <w:rsid w:val="005152EF"/>
    <w:rsid w:val="0051532A"/>
    <w:rsid w:val="0051560B"/>
    <w:rsid w:val="0051571D"/>
    <w:rsid w:val="0051579C"/>
    <w:rsid w:val="00515831"/>
    <w:rsid w:val="005158EB"/>
    <w:rsid w:val="005159B5"/>
    <w:rsid w:val="00515C5A"/>
    <w:rsid w:val="00515DBE"/>
    <w:rsid w:val="00516066"/>
    <w:rsid w:val="00516226"/>
    <w:rsid w:val="0051623F"/>
    <w:rsid w:val="005165F0"/>
    <w:rsid w:val="005166FA"/>
    <w:rsid w:val="0051681B"/>
    <w:rsid w:val="00516855"/>
    <w:rsid w:val="005168DE"/>
    <w:rsid w:val="00516ADD"/>
    <w:rsid w:val="00516CF8"/>
    <w:rsid w:val="0051748A"/>
    <w:rsid w:val="0051755C"/>
    <w:rsid w:val="005175E8"/>
    <w:rsid w:val="00517CD4"/>
    <w:rsid w:val="00517D54"/>
    <w:rsid w:val="00517E86"/>
    <w:rsid w:val="00517EEB"/>
    <w:rsid w:val="005200ED"/>
    <w:rsid w:val="005201C5"/>
    <w:rsid w:val="00520251"/>
    <w:rsid w:val="005203CD"/>
    <w:rsid w:val="00520530"/>
    <w:rsid w:val="00520559"/>
    <w:rsid w:val="00520650"/>
    <w:rsid w:val="00520808"/>
    <w:rsid w:val="00520D40"/>
    <w:rsid w:val="00520DA6"/>
    <w:rsid w:val="00521116"/>
    <w:rsid w:val="005213DE"/>
    <w:rsid w:val="00521699"/>
    <w:rsid w:val="005217B9"/>
    <w:rsid w:val="005219FE"/>
    <w:rsid w:val="00521F30"/>
    <w:rsid w:val="00521F89"/>
    <w:rsid w:val="0052204C"/>
    <w:rsid w:val="005221EE"/>
    <w:rsid w:val="00522250"/>
    <w:rsid w:val="0052229E"/>
    <w:rsid w:val="005222DA"/>
    <w:rsid w:val="005223E8"/>
    <w:rsid w:val="005223F9"/>
    <w:rsid w:val="0052254C"/>
    <w:rsid w:val="005225D9"/>
    <w:rsid w:val="005226FF"/>
    <w:rsid w:val="0052274B"/>
    <w:rsid w:val="00522848"/>
    <w:rsid w:val="005228A8"/>
    <w:rsid w:val="00522A9E"/>
    <w:rsid w:val="00522B0A"/>
    <w:rsid w:val="00522C0D"/>
    <w:rsid w:val="00522C6A"/>
    <w:rsid w:val="00522DDA"/>
    <w:rsid w:val="00522EB7"/>
    <w:rsid w:val="0052304A"/>
    <w:rsid w:val="0052307C"/>
    <w:rsid w:val="005231A2"/>
    <w:rsid w:val="0052323D"/>
    <w:rsid w:val="00523360"/>
    <w:rsid w:val="005235FD"/>
    <w:rsid w:val="00523749"/>
    <w:rsid w:val="005238FE"/>
    <w:rsid w:val="0052396D"/>
    <w:rsid w:val="00523E8F"/>
    <w:rsid w:val="00523EA4"/>
    <w:rsid w:val="00524029"/>
    <w:rsid w:val="0052413E"/>
    <w:rsid w:val="0052417C"/>
    <w:rsid w:val="005244B4"/>
    <w:rsid w:val="005244D1"/>
    <w:rsid w:val="005245C7"/>
    <w:rsid w:val="005246B8"/>
    <w:rsid w:val="005247C9"/>
    <w:rsid w:val="00524976"/>
    <w:rsid w:val="00524AAD"/>
    <w:rsid w:val="00524B86"/>
    <w:rsid w:val="00524D36"/>
    <w:rsid w:val="00524FDB"/>
    <w:rsid w:val="005250EC"/>
    <w:rsid w:val="00525298"/>
    <w:rsid w:val="00525651"/>
    <w:rsid w:val="0052565F"/>
    <w:rsid w:val="005256EC"/>
    <w:rsid w:val="0052578E"/>
    <w:rsid w:val="00525809"/>
    <w:rsid w:val="00525934"/>
    <w:rsid w:val="00525A14"/>
    <w:rsid w:val="00525AB5"/>
    <w:rsid w:val="00525ACB"/>
    <w:rsid w:val="00525B0F"/>
    <w:rsid w:val="00525B59"/>
    <w:rsid w:val="00526211"/>
    <w:rsid w:val="00526283"/>
    <w:rsid w:val="0052630E"/>
    <w:rsid w:val="005264D9"/>
    <w:rsid w:val="005265A4"/>
    <w:rsid w:val="0052671B"/>
    <w:rsid w:val="00526759"/>
    <w:rsid w:val="00526900"/>
    <w:rsid w:val="00526C83"/>
    <w:rsid w:val="00526EBE"/>
    <w:rsid w:val="00527332"/>
    <w:rsid w:val="00527596"/>
    <w:rsid w:val="005275B7"/>
    <w:rsid w:val="0052782E"/>
    <w:rsid w:val="005278A9"/>
    <w:rsid w:val="00527930"/>
    <w:rsid w:val="00527BC7"/>
    <w:rsid w:val="00527F69"/>
    <w:rsid w:val="00527F7B"/>
    <w:rsid w:val="00527FAF"/>
    <w:rsid w:val="005303D4"/>
    <w:rsid w:val="0053051B"/>
    <w:rsid w:val="00530625"/>
    <w:rsid w:val="00530776"/>
    <w:rsid w:val="0053078D"/>
    <w:rsid w:val="005308C9"/>
    <w:rsid w:val="00530AE8"/>
    <w:rsid w:val="00530AE9"/>
    <w:rsid w:val="00530D0A"/>
    <w:rsid w:val="00530F1F"/>
    <w:rsid w:val="00530F4D"/>
    <w:rsid w:val="00531003"/>
    <w:rsid w:val="0053106F"/>
    <w:rsid w:val="00531169"/>
    <w:rsid w:val="005312E3"/>
    <w:rsid w:val="0053159F"/>
    <w:rsid w:val="0053165C"/>
    <w:rsid w:val="00531867"/>
    <w:rsid w:val="00531D2C"/>
    <w:rsid w:val="00531E36"/>
    <w:rsid w:val="00532077"/>
    <w:rsid w:val="005320A4"/>
    <w:rsid w:val="005321DB"/>
    <w:rsid w:val="00532389"/>
    <w:rsid w:val="0053261A"/>
    <w:rsid w:val="00532811"/>
    <w:rsid w:val="0053285A"/>
    <w:rsid w:val="005328C7"/>
    <w:rsid w:val="00532963"/>
    <w:rsid w:val="00532A4A"/>
    <w:rsid w:val="00532A6D"/>
    <w:rsid w:val="0053337F"/>
    <w:rsid w:val="005335DB"/>
    <w:rsid w:val="005336B5"/>
    <w:rsid w:val="00533977"/>
    <w:rsid w:val="005339B7"/>
    <w:rsid w:val="00533CDE"/>
    <w:rsid w:val="00533E8B"/>
    <w:rsid w:val="00533F4E"/>
    <w:rsid w:val="005340FB"/>
    <w:rsid w:val="005341EA"/>
    <w:rsid w:val="005342D5"/>
    <w:rsid w:val="005344CD"/>
    <w:rsid w:val="00534554"/>
    <w:rsid w:val="00534AF3"/>
    <w:rsid w:val="00534B42"/>
    <w:rsid w:val="00534C49"/>
    <w:rsid w:val="00534D74"/>
    <w:rsid w:val="005354CA"/>
    <w:rsid w:val="005355B6"/>
    <w:rsid w:val="005355D1"/>
    <w:rsid w:val="005356CC"/>
    <w:rsid w:val="0053584F"/>
    <w:rsid w:val="00535868"/>
    <w:rsid w:val="00535B4D"/>
    <w:rsid w:val="00535C78"/>
    <w:rsid w:val="00535DEF"/>
    <w:rsid w:val="00535F6C"/>
    <w:rsid w:val="0053600C"/>
    <w:rsid w:val="00536075"/>
    <w:rsid w:val="005361CB"/>
    <w:rsid w:val="005363CE"/>
    <w:rsid w:val="00536445"/>
    <w:rsid w:val="005364C0"/>
    <w:rsid w:val="005364D2"/>
    <w:rsid w:val="00536841"/>
    <w:rsid w:val="0053695E"/>
    <w:rsid w:val="00536A72"/>
    <w:rsid w:val="00536A9D"/>
    <w:rsid w:val="00536D43"/>
    <w:rsid w:val="00536FDB"/>
    <w:rsid w:val="00537283"/>
    <w:rsid w:val="00537391"/>
    <w:rsid w:val="0053756A"/>
    <w:rsid w:val="00537786"/>
    <w:rsid w:val="005377A9"/>
    <w:rsid w:val="00537A23"/>
    <w:rsid w:val="00537A5D"/>
    <w:rsid w:val="00537C96"/>
    <w:rsid w:val="00537D3D"/>
    <w:rsid w:val="00537D8B"/>
    <w:rsid w:val="00537E2C"/>
    <w:rsid w:val="00537EEC"/>
    <w:rsid w:val="00537F32"/>
    <w:rsid w:val="005401FE"/>
    <w:rsid w:val="00540213"/>
    <w:rsid w:val="00540459"/>
    <w:rsid w:val="00540547"/>
    <w:rsid w:val="00540751"/>
    <w:rsid w:val="00540D9C"/>
    <w:rsid w:val="00540DCA"/>
    <w:rsid w:val="00540E0A"/>
    <w:rsid w:val="00540F2E"/>
    <w:rsid w:val="00541004"/>
    <w:rsid w:val="0054116F"/>
    <w:rsid w:val="0054126B"/>
    <w:rsid w:val="00541309"/>
    <w:rsid w:val="0054160B"/>
    <w:rsid w:val="00541702"/>
    <w:rsid w:val="005418AD"/>
    <w:rsid w:val="005418EC"/>
    <w:rsid w:val="00541AEE"/>
    <w:rsid w:val="00541BBA"/>
    <w:rsid w:val="00541D37"/>
    <w:rsid w:val="0054200D"/>
    <w:rsid w:val="005427B0"/>
    <w:rsid w:val="005429C1"/>
    <w:rsid w:val="00542DD3"/>
    <w:rsid w:val="00542DF3"/>
    <w:rsid w:val="00542ED7"/>
    <w:rsid w:val="00542FCE"/>
    <w:rsid w:val="00543025"/>
    <w:rsid w:val="00543068"/>
    <w:rsid w:val="0054311F"/>
    <w:rsid w:val="00543291"/>
    <w:rsid w:val="005439FA"/>
    <w:rsid w:val="00543F59"/>
    <w:rsid w:val="00544113"/>
    <w:rsid w:val="005441D5"/>
    <w:rsid w:val="0054426E"/>
    <w:rsid w:val="00544337"/>
    <w:rsid w:val="0054436F"/>
    <w:rsid w:val="0054437B"/>
    <w:rsid w:val="0054457B"/>
    <w:rsid w:val="0054459F"/>
    <w:rsid w:val="00544683"/>
    <w:rsid w:val="00544E44"/>
    <w:rsid w:val="00544F52"/>
    <w:rsid w:val="0054515C"/>
    <w:rsid w:val="00545695"/>
    <w:rsid w:val="005456B7"/>
    <w:rsid w:val="0054594C"/>
    <w:rsid w:val="00545968"/>
    <w:rsid w:val="00545C10"/>
    <w:rsid w:val="0054637D"/>
    <w:rsid w:val="0054640E"/>
    <w:rsid w:val="0054642B"/>
    <w:rsid w:val="0054656A"/>
    <w:rsid w:val="00546581"/>
    <w:rsid w:val="00546723"/>
    <w:rsid w:val="0054675C"/>
    <w:rsid w:val="0054686E"/>
    <w:rsid w:val="00546963"/>
    <w:rsid w:val="005469AF"/>
    <w:rsid w:val="00546A90"/>
    <w:rsid w:val="00546D3E"/>
    <w:rsid w:val="005470FA"/>
    <w:rsid w:val="00547293"/>
    <w:rsid w:val="005474A4"/>
    <w:rsid w:val="0054757A"/>
    <w:rsid w:val="0054759C"/>
    <w:rsid w:val="00547AFF"/>
    <w:rsid w:val="00547BE1"/>
    <w:rsid w:val="00547F1D"/>
    <w:rsid w:val="00550053"/>
    <w:rsid w:val="00550116"/>
    <w:rsid w:val="00550164"/>
    <w:rsid w:val="0055026A"/>
    <w:rsid w:val="005503DC"/>
    <w:rsid w:val="005506CD"/>
    <w:rsid w:val="005506E7"/>
    <w:rsid w:val="00550787"/>
    <w:rsid w:val="00550891"/>
    <w:rsid w:val="00550A31"/>
    <w:rsid w:val="00550B2F"/>
    <w:rsid w:val="00550BF5"/>
    <w:rsid w:val="00550C43"/>
    <w:rsid w:val="00550D2F"/>
    <w:rsid w:val="00550E1A"/>
    <w:rsid w:val="00550F31"/>
    <w:rsid w:val="005515C1"/>
    <w:rsid w:val="0055160A"/>
    <w:rsid w:val="00551690"/>
    <w:rsid w:val="0055169D"/>
    <w:rsid w:val="005518A4"/>
    <w:rsid w:val="00551AAE"/>
    <w:rsid w:val="00551DCA"/>
    <w:rsid w:val="00551E8A"/>
    <w:rsid w:val="00551F26"/>
    <w:rsid w:val="00551FA6"/>
    <w:rsid w:val="005520A5"/>
    <w:rsid w:val="005522A0"/>
    <w:rsid w:val="0055243A"/>
    <w:rsid w:val="005528FD"/>
    <w:rsid w:val="00552ADB"/>
    <w:rsid w:val="00552B76"/>
    <w:rsid w:val="00552C29"/>
    <w:rsid w:val="00552D07"/>
    <w:rsid w:val="00552EF9"/>
    <w:rsid w:val="00552F41"/>
    <w:rsid w:val="00553065"/>
    <w:rsid w:val="0055317C"/>
    <w:rsid w:val="00553268"/>
    <w:rsid w:val="005532D1"/>
    <w:rsid w:val="005536AC"/>
    <w:rsid w:val="005541ED"/>
    <w:rsid w:val="00554352"/>
    <w:rsid w:val="005547D3"/>
    <w:rsid w:val="005548AF"/>
    <w:rsid w:val="005548E8"/>
    <w:rsid w:val="00554931"/>
    <w:rsid w:val="00554D3F"/>
    <w:rsid w:val="00554E51"/>
    <w:rsid w:val="005550BE"/>
    <w:rsid w:val="00555181"/>
    <w:rsid w:val="005552B6"/>
    <w:rsid w:val="005555C1"/>
    <w:rsid w:val="00555931"/>
    <w:rsid w:val="00555A85"/>
    <w:rsid w:val="00555B0A"/>
    <w:rsid w:val="00555BE7"/>
    <w:rsid w:val="00556481"/>
    <w:rsid w:val="0055649C"/>
    <w:rsid w:val="005564AE"/>
    <w:rsid w:val="0055653C"/>
    <w:rsid w:val="00556625"/>
    <w:rsid w:val="00556AA2"/>
    <w:rsid w:val="00556C5C"/>
    <w:rsid w:val="00556CF2"/>
    <w:rsid w:val="0055706E"/>
    <w:rsid w:val="00557154"/>
    <w:rsid w:val="005571CF"/>
    <w:rsid w:val="00557264"/>
    <w:rsid w:val="005574F0"/>
    <w:rsid w:val="005578EF"/>
    <w:rsid w:val="00557933"/>
    <w:rsid w:val="00557B0B"/>
    <w:rsid w:val="00557D71"/>
    <w:rsid w:val="00557E3A"/>
    <w:rsid w:val="00560096"/>
    <w:rsid w:val="00560339"/>
    <w:rsid w:val="00560380"/>
    <w:rsid w:val="005603B2"/>
    <w:rsid w:val="005607D1"/>
    <w:rsid w:val="00560820"/>
    <w:rsid w:val="00560AF4"/>
    <w:rsid w:val="00560B10"/>
    <w:rsid w:val="00560C14"/>
    <w:rsid w:val="00560C84"/>
    <w:rsid w:val="00560E46"/>
    <w:rsid w:val="00561022"/>
    <w:rsid w:val="00561161"/>
    <w:rsid w:val="0056135F"/>
    <w:rsid w:val="00561622"/>
    <w:rsid w:val="00561668"/>
    <w:rsid w:val="00561864"/>
    <w:rsid w:val="00561D3A"/>
    <w:rsid w:val="00561EF7"/>
    <w:rsid w:val="005620C3"/>
    <w:rsid w:val="0056237D"/>
    <w:rsid w:val="0056239D"/>
    <w:rsid w:val="00562414"/>
    <w:rsid w:val="00562504"/>
    <w:rsid w:val="005625DB"/>
    <w:rsid w:val="005626EB"/>
    <w:rsid w:val="0056306D"/>
    <w:rsid w:val="005633F6"/>
    <w:rsid w:val="00563805"/>
    <w:rsid w:val="005638D8"/>
    <w:rsid w:val="005639BF"/>
    <w:rsid w:val="00563A93"/>
    <w:rsid w:val="00563BC0"/>
    <w:rsid w:val="00563F22"/>
    <w:rsid w:val="005646E3"/>
    <w:rsid w:val="005647CE"/>
    <w:rsid w:val="00564C54"/>
    <w:rsid w:val="00564C69"/>
    <w:rsid w:val="00564E63"/>
    <w:rsid w:val="00564E7F"/>
    <w:rsid w:val="00565346"/>
    <w:rsid w:val="00565412"/>
    <w:rsid w:val="00565607"/>
    <w:rsid w:val="0056574D"/>
    <w:rsid w:val="005657D5"/>
    <w:rsid w:val="005658E1"/>
    <w:rsid w:val="0056595A"/>
    <w:rsid w:val="00565A75"/>
    <w:rsid w:val="00565E05"/>
    <w:rsid w:val="00565EDB"/>
    <w:rsid w:val="00566371"/>
    <w:rsid w:val="00566559"/>
    <w:rsid w:val="005665A0"/>
    <w:rsid w:val="005666B9"/>
    <w:rsid w:val="005667AF"/>
    <w:rsid w:val="00566A30"/>
    <w:rsid w:val="00566A3B"/>
    <w:rsid w:val="00567127"/>
    <w:rsid w:val="0056718E"/>
    <w:rsid w:val="0056740C"/>
    <w:rsid w:val="005676BC"/>
    <w:rsid w:val="00567A17"/>
    <w:rsid w:val="00567E6C"/>
    <w:rsid w:val="0057032D"/>
    <w:rsid w:val="005703AF"/>
    <w:rsid w:val="00570421"/>
    <w:rsid w:val="005704A5"/>
    <w:rsid w:val="00570AF6"/>
    <w:rsid w:val="00570F40"/>
    <w:rsid w:val="00571262"/>
    <w:rsid w:val="00571292"/>
    <w:rsid w:val="005713C6"/>
    <w:rsid w:val="00571425"/>
    <w:rsid w:val="0057153A"/>
    <w:rsid w:val="005715B3"/>
    <w:rsid w:val="005719A0"/>
    <w:rsid w:val="005719F6"/>
    <w:rsid w:val="00571A1F"/>
    <w:rsid w:val="00571D50"/>
    <w:rsid w:val="005726D3"/>
    <w:rsid w:val="00572A41"/>
    <w:rsid w:val="00572C17"/>
    <w:rsid w:val="00572FF8"/>
    <w:rsid w:val="0057339D"/>
    <w:rsid w:val="00573882"/>
    <w:rsid w:val="00573B6F"/>
    <w:rsid w:val="00574034"/>
    <w:rsid w:val="0057415E"/>
    <w:rsid w:val="00574470"/>
    <w:rsid w:val="00574534"/>
    <w:rsid w:val="005746B4"/>
    <w:rsid w:val="00574826"/>
    <w:rsid w:val="00574A78"/>
    <w:rsid w:val="00574BC8"/>
    <w:rsid w:val="00574FD7"/>
    <w:rsid w:val="00575321"/>
    <w:rsid w:val="00575452"/>
    <w:rsid w:val="00575679"/>
    <w:rsid w:val="00575AC1"/>
    <w:rsid w:val="00575D29"/>
    <w:rsid w:val="00575F81"/>
    <w:rsid w:val="00575FA5"/>
    <w:rsid w:val="00575FA8"/>
    <w:rsid w:val="00575FBC"/>
    <w:rsid w:val="0057608E"/>
    <w:rsid w:val="005764CB"/>
    <w:rsid w:val="005764D7"/>
    <w:rsid w:val="00576527"/>
    <w:rsid w:val="005768DF"/>
    <w:rsid w:val="00576B25"/>
    <w:rsid w:val="00576DA1"/>
    <w:rsid w:val="00577154"/>
    <w:rsid w:val="00577318"/>
    <w:rsid w:val="00577562"/>
    <w:rsid w:val="00577918"/>
    <w:rsid w:val="00577BEA"/>
    <w:rsid w:val="00577E0E"/>
    <w:rsid w:val="00577E87"/>
    <w:rsid w:val="00580183"/>
    <w:rsid w:val="0058019A"/>
    <w:rsid w:val="005806F8"/>
    <w:rsid w:val="0058099C"/>
    <w:rsid w:val="00580AE2"/>
    <w:rsid w:val="00580CEE"/>
    <w:rsid w:val="00580F8C"/>
    <w:rsid w:val="0058142F"/>
    <w:rsid w:val="0058144A"/>
    <w:rsid w:val="00581541"/>
    <w:rsid w:val="0058154B"/>
    <w:rsid w:val="005815AD"/>
    <w:rsid w:val="00581603"/>
    <w:rsid w:val="005817AB"/>
    <w:rsid w:val="00581988"/>
    <w:rsid w:val="00581A4D"/>
    <w:rsid w:val="00581BB7"/>
    <w:rsid w:val="00581CAA"/>
    <w:rsid w:val="00581D10"/>
    <w:rsid w:val="00581D1A"/>
    <w:rsid w:val="00581D25"/>
    <w:rsid w:val="00581F9E"/>
    <w:rsid w:val="0058201F"/>
    <w:rsid w:val="00582037"/>
    <w:rsid w:val="00582119"/>
    <w:rsid w:val="005822B4"/>
    <w:rsid w:val="005822F6"/>
    <w:rsid w:val="00582507"/>
    <w:rsid w:val="00582593"/>
    <w:rsid w:val="005825C6"/>
    <w:rsid w:val="00582803"/>
    <w:rsid w:val="00582874"/>
    <w:rsid w:val="005828AB"/>
    <w:rsid w:val="00582B24"/>
    <w:rsid w:val="00582B35"/>
    <w:rsid w:val="00582CCF"/>
    <w:rsid w:val="00582D05"/>
    <w:rsid w:val="00582DB7"/>
    <w:rsid w:val="00582DE3"/>
    <w:rsid w:val="00582DFF"/>
    <w:rsid w:val="00582E1E"/>
    <w:rsid w:val="00583247"/>
    <w:rsid w:val="00583427"/>
    <w:rsid w:val="00583564"/>
    <w:rsid w:val="0058361D"/>
    <w:rsid w:val="0058380F"/>
    <w:rsid w:val="005838E2"/>
    <w:rsid w:val="0058395B"/>
    <w:rsid w:val="00583DB4"/>
    <w:rsid w:val="00583EBF"/>
    <w:rsid w:val="00583FAE"/>
    <w:rsid w:val="005840B6"/>
    <w:rsid w:val="005840B9"/>
    <w:rsid w:val="0058425A"/>
    <w:rsid w:val="00584296"/>
    <w:rsid w:val="005843E3"/>
    <w:rsid w:val="0058443F"/>
    <w:rsid w:val="005844B6"/>
    <w:rsid w:val="00584544"/>
    <w:rsid w:val="005845E9"/>
    <w:rsid w:val="005846A8"/>
    <w:rsid w:val="00584941"/>
    <w:rsid w:val="00584AF6"/>
    <w:rsid w:val="00584F37"/>
    <w:rsid w:val="005852B8"/>
    <w:rsid w:val="0058545C"/>
    <w:rsid w:val="005854B4"/>
    <w:rsid w:val="0058564A"/>
    <w:rsid w:val="00585949"/>
    <w:rsid w:val="00585BB5"/>
    <w:rsid w:val="00585D68"/>
    <w:rsid w:val="00585DE8"/>
    <w:rsid w:val="005862DF"/>
    <w:rsid w:val="005862F9"/>
    <w:rsid w:val="00586390"/>
    <w:rsid w:val="005864BE"/>
    <w:rsid w:val="0058655A"/>
    <w:rsid w:val="00586565"/>
    <w:rsid w:val="0058661D"/>
    <w:rsid w:val="0058663F"/>
    <w:rsid w:val="005867F1"/>
    <w:rsid w:val="005867FA"/>
    <w:rsid w:val="005868E6"/>
    <w:rsid w:val="00586A9D"/>
    <w:rsid w:val="00586ACF"/>
    <w:rsid w:val="00586B89"/>
    <w:rsid w:val="00586CC4"/>
    <w:rsid w:val="00586DB1"/>
    <w:rsid w:val="00587305"/>
    <w:rsid w:val="005875E0"/>
    <w:rsid w:val="00587694"/>
    <w:rsid w:val="005876D1"/>
    <w:rsid w:val="00587767"/>
    <w:rsid w:val="005877FC"/>
    <w:rsid w:val="005879E6"/>
    <w:rsid w:val="00587F90"/>
    <w:rsid w:val="00590066"/>
    <w:rsid w:val="00590188"/>
    <w:rsid w:val="00590198"/>
    <w:rsid w:val="0059032C"/>
    <w:rsid w:val="00590455"/>
    <w:rsid w:val="0059083D"/>
    <w:rsid w:val="00590993"/>
    <w:rsid w:val="00590A0A"/>
    <w:rsid w:val="00590A3C"/>
    <w:rsid w:val="00590ABF"/>
    <w:rsid w:val="00590DCD"/>
    <w:rsid w:val="00590E2B"/>
    <w:rsid w:val="00590EF4"/>
    <w:rsid w:val="0059111B"/>
    <w:rsid w:val="00591358"/>
    <w:rsid w:val="005916A7"/>
    <w:rsid w:val="005917BD"/>
    <w:rsid w:val="00591923"/>
    <w:rsid w:val="00591A11"/>
    <w:rsid w:val="00591A76"/>
    <w:rsid w:val="00591B7B"/>
    <w:rsid w:val="00591C40"/>
    <w:rsid w:val="00591F5E"/>
    <w:rsid w:val="00592049"/>
    <w:rsid w:val="005920C3"/>
    <w:rsid w:val="0059212A"/>
    <w:rsid w:val="00592178"/>
    <w:rsid w:val="00592388"/>
    <w:rsid w:val="0059262B"/>
    <w:rsid w:val="00592633"/>
    <w:rsid w:val="005927EE"/>
    <w:rsid w:val="00592847"/>
    <w:rsid w:val="00592E17"/>
    <w:rsid w:val="00593207"/>
    <w:rsid w:val="0059328D"/>
    <w:rsid w:val="0059344D"/>
    <w:rsid w:val="00593755"/>
    <w:rsid w:val="0059376D"/>
    <w:rsid w:val="00593A56"/>
    <w:rsid w:val="00593AD9"/>
    <w:rsid w:val="00593CE8"/>
    <w:rsid w:val="00594028"/>
    <w:rsid w:val="005940B0"/>
    <w:rsid w:val="0059450E"/>
    <w:rsid w:val="005945AF"/>
    <w:rsid w:val="00594681"/>
    <w:rsid w:val="00594847"/>
    <w:rsid w:val="00594ADA"/>
    <w:rsid w:val="00594D34"/>
    <w:rsid w:val="00594F03"/>
    <w:rsid w:val="00594FD1"/>
    <w:rsid w:val="00595137"/>
    <w:rsid w:val="005951EA"/>
    <w:rsid w:val="005952FA"/>
    <w:rsid w:val="0059536C"/>
    <w:rsid w:val="00595481"/>
    <w:rsid w:val="005955BD"/>
    <w:rsid w:val="00595628"/>
    <w:rsid w:val="005956C0"/>
    <w:rsid w:val="0059592F"/>
    <w:rsid w:val="005959C1"/>
    <w:rsid w:val="00595BBC"/>
    <w:rsid w:val="00595D3E"/>
    <w:rsid w:val="00595EEA"/>
    <w:rsid w:val="00596083"/>
    <w:rsid w:val="0059616A"/>
    <w:rsid w:val="005962FB"/>
    <w:rsid w:val="00596407"/>
    <w:rsid w:val="00596419"/>
    <w:rsid w:val="0059644D"/>
    <w:rsid w:val="005964A9"/>
    <w:rsid w:val="00596528"/>
    <w:rsid w:val="00596743"/>
    <w:rsid w:val="005967E0"/>
    <w:rsid w:val="00596892"/>
    <w:rsid w:val="0059692F"/>
    <w:rsid w:val="00596D30"/>
    <w:rsid w:val="00597034"/>
    <w:rsid w:val="0059705A"/>
    <w:rsid w:val="005970B1"/>
    <w:rsid w:val="005971FF"/>
    <w:rsid w:val="005976EF"/>
    <w:rsid w:val="0059774B"/>
    <w:rsid w:val="00597842"/>
    <w:rsid w:val="00597C27"/>
    <w:rsid w:val="005A0125"/>
    <w:rsid w:val="005A0235"/>
    <w:rsid w:val="005A0262"/>
    <w:rsid w:val="005A029D"/>
    <w:rsid w:val="005A06E4"/>
    <w:rsid w:val="005A0D43"/>
    <w:rsid w:val="005A0FD4"/>
    <w:rsid w:val="005A16A4"/>
    <w:rsid w:val="005A18A9"/>
    <w:rsid w:val="005A18FD"/>
    <w:rsid w:val="005A1918"/>
    <w:rsid w:val="005A1A7D"/>
    <w:rsid w:val="005A1C44"/>
    <w:rsid w:val="005A1CA5"/>
    <w:rsid w:val="005A216C"/>
    <w:rsid w:val="005A232E"/>
    <w:rsid w:val="005A2391"/>
    <w:rsid w:val="005A24F0"/>
    <w:rsid w:val="005A2646"/>
    <w:rsid w:val="005A2D28"/>
    <w:rsid w:val="005A2F52"/>
    <w:rsid w:val="005A2F74"/>
    <w:rsid w:val="005A30BF"/>
    <w:rsid w:val="005A3521"/>
    <w:rsid w:val="005A375C"/>
    <w:rsid w:val="005A3952"/>
    <w:rsid w:val="005A3D47"/>
    <w:rsid w:val="005A4299"/>
    <w:rsid w:val="005A461A"/>
    <w:rsid w:val="005A466A"/>
    <w:rsid w:val="005A4709"/>
    <w:rsid w:val="005A47B0"/>
    <w:rsid w:val="005A4A4B"/>
    <w:rsid w:val="005A4A70"/>
    <w:rsid w:val="005A4B0A"/>
    <w:rsid w:val="005A4BDC"/>
    <w:rsid w:val="005A4DD3"/>
    <w:rsid w:val="005A5076"/>
    <w:rsid w:val="005A50D9"/>
    <w:rsid w:val="005A50DD"/>
    <w:rsid w:val="005A50F8"/>
    <w:rsid w:val="005A53B4"/>
    <w:rsid w:val="005A549B"/>
    <w:rsid w:val="005A5564"/>
    <w:rsid w:val="005A55B7"/>
    <w:rsid w:val="005A55F6"/>
    <w:rsid w:val="005A58AA"/>
    <w:rsid w:val="005A5B57"/>
    <w:rsid w:val="005A5BC6"/>
    <w:rsid w:val="005A5CA0"/>
    <w:rsid w:val="005A603B"/>
    <w:rsid w:val="005A6433"/>
    <w:rsid w:val="005A678D"/>
    <w:rsid w:val="005A678F"/>
    <w:rsid w:val="005A6989"/>
    <w:rsid w:val="005A6D8B"/>
    <w:rsid w:val="005A6E2A"/>
    <w:rsid w:val="005A70CF"/>
    <w:rsid w:val="005A72E8"/>
    <w:rsid w:val="005A7324"/>
    <w:rsid w:val="005A7890"/>
    <w:rsid w:val="005A796C"/>
    <w:rsid w:val="005A7BCE"/>
    <w:rsid w:val="005A7E8A"/>
    <w:rsid w:val="005A7FEB"/>
    <w:rsid w:val="005B00EA"/>
    <w:rsid w:val="005B03C0"/>
    <w:rsid w:val="005B0554"/>
    <w:rsid w:val="005B05CC"/>
    <w:rsid w:val="005B0A07"/>
    <w:rsid w:val="005B0A4E"/>
    <w:rsid w:val="005B0AAB"/>
    <w:rsid w:val="005B0CA2"/>
    <w:rsid w:val="005B0D4A"/>
    <w:rsid w:val="005B0E7D"/>
    <w:rsid w:val="005B0EE6"/>
    <w:rsid w:val="005B1034"/>
    <w:rsid w:val="005B11FD"/>
    <w:rsid w:val="005B12A5"/>
    <w:rsid w:val="005B1373"/>
    <w:rsid w:val="005B14D2"/>
    <w:rsid w:val="005B14D6"/>
    <w:rsid w:val="005B163A"/>
    <w:rsid w:val="005B16F6"/>
    <w:rsid w:val="005B1AB8"/>
    <w:rsid w:val="005B1C2D"/>
    <w:rsid w:val="005B1DCB"/>
    <w:rsid w:val="005B1F5B"/>
    <w:rsid w:val="005B2215"/>
    <w:rsid w:val="005B244F"/>
    <w:rsid w:val="005B2571"/>
    <w:rsid w:val="005B2682"/>
    <w:rsid w:val="005B2A4C"/>
    <w:rsid w:val="005B2E59"/>
    <w:rsid w:val="005B2F29"/>
    <w:rsid w:val="005B2F74"/>
    <w:rsid w:val="005B2FFE"/>
    <w:rsid w:val="005B3007"/>
    <w:rsid w:val="005B30FB"/>
    <w:rsid w:val="005B3363"/>
    <w:rsid w:val="005B34E1"/>
    <w:rsid w:val="005B37F1"/>
    <w:rsid w:val="005B3906"/>
    <w:rsid w:val="005B3943"/>
    <w:rsid w:val="005B3B24"/>
    <w:rsid w:val="005B3C22"/>
    <w:rsid w:val="005B3F4F"/>
    <w:rsid w:val="005B3FDA"/>
    <w:rsid w:val="005B4829"/>
    <w:rsid w:val="005B48F2"/>
    <w:rsid w:val="005B495A"/>
    <w:rsid w:val="005B4C6E"/>
    <w:rsid w:val="005B546C"/>
    <w:rsid w:val="005B5494"/>
    <w:rsid w:val="005B54C6"/>
    <w:rsid w:val="005B551F"/>
    <w:rsid w:val="005B55C5"/>
    <w:rsid w:val="005B5787"/>
    <w:rsid w:val="005B59B1"/>
    <w:rsid w:val="005B5B15"/>
    <w:rsid w:val="005B5B59"/>
    <w:rsid w:val="005B5C03"/>
    <w:rsid w:val="005B5DBA"/>
    <w:rsid w:val="005B5E69"/>
    <w:rsid w:val="005B5FF0"/>
    <w:rsid w:val="005B610E"/>
    <w:rsid w:val="005B6115"/>
    <w:rsid w:val="005B6187"/>
    <w:rsid w:val="005B62D0"/>
    <w:rsid w:val="005B637E"/>
    <w:rsid w:val="005B66B2"/>
    <w:rsid w:val="005B66F8"/>
    <w:rsid w:val="005B68C5"/>
    <w:rsid w:val="005B69C8"/>
    <w:rsid w:val="005B6B2A"/>
    <w:rsid w:val="005B6D0A"/>
    <w:rsid w:val="005B7093"/>
    <w:rsid w:val="005B7442"/>
    <w:rsid w:val="005B7A35"/>
    <w:rsid w:val="005B7A5E"/>
    <w:rsid w:val="005B7A8A"/>
    <w:rsid w:val="005B7D65"/>
    <w:rsid w:val="005B7F5F"/>
    <w:rsid w:val="005C0102"/>
    <w:rsid w:val="005C012E"/>
    <w:rsid w:val="005C02A3"/>
    <w:rsid w:val="005C06A5"/>
    <w:rsid w:val="005C08BD"/>
    <w:rsid w:val="005C098B"/>
    <w:rsid w:val="005C09ED"/>
    <w:rsid w:val="005C0AD2"/>
    <w:rsid w:val="005C0DC3"/>
    <w:rsid w:val="005C0EC5"/>
    <w:rsid w:val="005C10B0"/>
    <w:rsid w:val="005C1119"/>
    <w:rsid w:val="005C134D"/>
    <w:rsid w:val="005C16EE"/>
    <w:rsid w:val="005C181C"/>
    <w:rsid w:val="005C1998"/>
    <w:rsid w:val="005C1AD6"/>
    <w:rsid w:val="005C1C23"/>
    <w:rsid w:val="005C1CF7"/>
    <w:rsid w:val="005C2027"/>
    <w:rsid w:val="005C22BB"/>
    <w:rsid w:val="005C24B7"/>
    <w:rsid w:val="005C2521"/>
    <w:rsid w:val="005C26C1"/>
    <w:rsid w:val="005C27F6"/>
    <w:rsid w:val="005C2E60"/>
    <w:rsid w:val="005C2F59"/>
    <w:rsid w:val="005C2FE1"/>
    <w:rsid w:val="005C311F"/>
    <w:rsid w:val="005C31A4"/>
    <w:rsid w:val="005C330F"/>
    <w:rsid w:val="005C33F1"/>
    <w:rsid w:val="005C34B8"/>
    <w:rsid w:val="005C3775"/>
    <w:rsid w:val="005C3957"/>
    <w:rsid w:val="005C3CEE"/>
    <w:rsid w:val="005C3DB1"/>
    <w:rsid w:val="005C3F59"/>
    <w:rsid w:val="005C4223"/>
    <w:rsid w:val="005C44B3"/>
    <w:rsid w:val="005C4606"/>
    <w:rsid w:val="005C482B"/>
    <w:rsid w:val="005C4948"/>
    <w:rsid w:val="005C4A3A"/>
    <w:rsid w:val="005C4B2B"/>
    <w:rsid w:val="005C502F"/>
    <w:rsid w:val="005C54FF"/>
    <w:rsid w:val="005C57A6"/>
    <w:rsid w:val="005C5980"/>
    <w:rsid w:val="005C5BC3"/>
    <w:rsid w:val="005C5BF4"/>
    <w:rsid w:val="005C5BF5"/>
    <w:rsid w:val="005C5F81"/>
    <w:rsid w:val="005C6054"/>
    <w:rsid w:val="005C64DD"/>
    <w:rsid w:val="005C6569"/>
    <w:rsid w:val="005C66BE"/>
    <w:rsid w:val="005C6E89"/>
    <w:rsid w:val="005C70A1"/>
    <w:rsid w:val="005C70E8"/>
    <w:rsid w:val="005C72EF"/>
    <w:rsid w:val="005C74A6"/>
    <w:rsid w:val="005C74B2"/>
    <w:rsid w:val="005C74D2"/>
    <w:rsid w:val="005C757F"/>
    <w:rsid w:val="005C7635"/>
    <w:rsid w:val="005C7896"/>
    <w:rsid w:val="005C79EB"/>
    <w:rsid w:val="005C79F9"/>
    <w:rsid w:val="005C7ABF"/>
    <w:rsid w:val="005C7BFE"/>
    <w:rsid w:val="005C7CD0"/>
    <w:rsid w:val="005C7DB8"/>
    <w:rsid w:val="005C7ED2"/>
    <w:rsid w:val="005C7EE0"/>
    <w:rsid w:val="005C7FFD"/>
    <w:rsid w:val="005D0247"/>
    <w:rsid w:val="005D02E3"/>
    <w:rsid w:val="005D07D7"/>
    <w:rsid w:val="005D094D"/>
    <w:rsid w:val="005D0CC5"/>
    <w:rsid w:val="005D0FF6"/>
    <w:rsid w:val="005D1023"/>
    <w:rsid w:val="005D10E6"/>
    <w:rsid w:val="005D1321"/>
    <w:rsid w:val="005D14B9"/>
    <w:rsid w:val="005D1623"/>
    <w:rsid w:val="005D162C"/>
    <w:rsid w:val="005D16E9"/>
    <w:rsid w:val="005D1823"/>
    <w:rsid w:val="005D19CD"/>
    <w:rsid w:val="005D1A68"/>
    <w:rsid w:val="005D1A85"/>
    <w:rsid w:val="005D1A8C"/>
    <w:rsid w:val="005D1BCE"/>
    <w:rsid w:val="005D1BD9"/>
    <w:rsid w:val="005D1F55"/>
    <w:rsid w:val="005D1F5F"/>
    <w:rsid w:val="005D2146"/>
    <w:rsid w:val="005D21E7"/>
    <w:rsid w:val="005D2247"/>
    <w:rsid w:val="005D25A4"/>
    <w:rsid w:val="005D268F"/>
    <w:rsid w:val="005D29BD"/>
    <w:rsid w:val="005D2B89"/>
    <w:rsid w:val="005D2D4E"/>
    <w:rsid w:val="005D2D56"/>
    <w:rsid w:val="005D2D92"/>
    <w:rsid w:val="005D3169"/>
    <w:rsid w:val="005D3236"/>
    <w:rsid w:val="005D3378"/>
    <w:rsid w:val="005D38E8"/>
    <w:rsid w:val="005D3948"/>
    <w:rsid w:val="005D39BE"/>
    <w:rsid w:val="005D3D0E"/>
    <w:rsid w:val="005D3E70"/>
    <w:rsid w:val="005D4113"/>
    <w:rsid w:val="005D4178"/>
    <w:rsid w:val="005D427B"/>
    <w:rsid w:val="005D42FA"/>
    <w:rsid w:val="005D4384"/>
    <w:rsid w:val="005D43E5"/>
    <w:rsid w:val="005D45BE"/>
    <w:rsid w:val="005D4688"/>
    <w:rsid w:val="005D46B0"/>
    <w:rsid w:val="005D4727"/>
    <w:rsid w:val="005D4752"/>
    <w:rsid w:val="005D4808"/>
    <w:rsid w:val="005D4A42"/>
    <w:rsid w:val="005D4A52"/>
    <w:rsid w:val="005D4B20"/>
    <w:rsid w:val="005D4C4D"/>
    <w:rsid w:val="005D4C5B"/>
    <w:rsid w:val="005D4D21"/>
    <w:rsid w:val="005D4EDC"/>
    <w:rsid w:val="005D4FB6"/>
    <w:rsid w:val="005D50D5"/>
    <w:rsid w:val="005D51AE"/>
    <w:rsid w:val="005D5414"/>
    <w:rsid w:val="005D5582"/>
    <w:rsid w:val="005D5627"/>
    <w:rsid w:val="005D56AE"/>
    <w:rsid w:val="005D57F6"/>
    <w:rsid w:val="005D5972"/>
    <w:rsid w:val="005D5BF6"/>
    <w:rsid w:val="005D5C5D"/>
    <w:rsid w:val="005D5E7F"/>
    <w:rsid w:val="005D5F27"/>
    <w:rsid w:val="005D6012"/>
    <w:rsid w:val="005D6103"/>
    <w:rsid w:val="005D62A2"/>
    <w:rsid w:val="005D6554"/>
    <w:rsid w:val="005D678B"/>
    <w:rsid w:val="005D67E9"/>
    <w:rsid w:val="005D7217"/>
    <w:rsid w:val="005D797D"/>
    <w:rsid w:val="005D79AA"/>
    <w:rsid w:val="005D7C91"/>
    <w:rsid w:val="005D7E97"/>
    <w:rsid w:val="005E0368"/>
    <w:rsid w:val="005E0502"/>
    <w:rsid w:val="005E061B"/>
    <w:rsid w:val="005E063A"/>
    <w:rsid w:val="005E0A75"/>
    <w:rsid w:val="005E0B8D"/>
    <w:rsid w:val="005E0DDE"/>
    <w:rsid w:val="005E0FAF"/>
    <w:rsid w:val="005E1688"/>
    <w:rsid w:val="005E1B28"/>
    <w:rsid w:val="005E1B2D"/>
    <w:rsid w:val="005E217D"/>
    <w:rsid w:val="005E21D8"/>
    <w:rsid w:val="005E2214"/>
    <w:rsid w:val="005E246D"/>
    <w:rsid w:val="005E24C7"/>
    <w:rsid w:val="005E26A6"/>
    <w:rsid w:val="005E2827"/>
    <w:rsid w:val="005E2898"/>
    <w:rsid w:val="005E28CC"/>
    <w:rsid w:val="005E294E"/>
    <w:rsid w:val="005E2BA4"/>
    <w:rsid w:val="005E2D8B"/>
    <w:rsid w:val="005E2DAE"/>
    <w:rsid w:val="005E2E15"/>
    <w:rsid w:val="005E2ECF"/>
    <w:rsid w:val="005E2FC4"/>
    <w:rsid w:val="005E3160"/>
    <w:rsid w:val="005E332C"/>
    <w:rsid w:val="005E342D"/>
    <w:rsid w:val="005E369B"/>
    <w:rsid w:val="005E3765"/>
    <w:rsid w:val="005E379F"/>
    <w:rsid w:val="005E388A"/>
    <w:rsid w:val="005E3A96"/>
    <w:rsid w:val="005E3E20"/>
    <w:rsid w:val="005E3FF5"/>
    <w:rsid w:val="005E4229"/>
    <w:rsid w:val="005E43DC"/>
    <w:rsid w:val="005E46D2"/>
    <w:rsid w:val="005E5138"/>
    <w:rsid w:val="005E559B"/>
    <w:rsid w:val="005E55B8"/>
    <w:rsid w:val="005E55C1"/>
    <w:rsid w:val="005E56C8"/>
    <w:rsid w:val="005E5869"/>
    <w:rsid w:val="005E595C"/>
    <w:rsid w:val="005E5A94"/>
    <w:rsid w:val="005E5CA4"/>
    <w:rsid w:val="005E5D64"/>
    <w:rsid w:val="005E5DCA"/>
    <w:rsid w:val="005E5E46"/>
    <w:rsid w:val="005E5E5A"/>
    <w:rsid w:val="005E5EDF"/>
    <w:rsid w:val="005E6132"/>
    <w:rsid w:val="005E643D"/>
    <w:rsid w:val="005E697B"/>
    <w:rsid w:val="005E6994"/>
    <w:rsid w:val="005E6C5C"/>
    <w:rsid w:val="005E6D69"/>
    <w:rsid w:val="005E6E1C"/>
    <w:rsid w:val="005E6FAB"/>
    <w:rsid w:val="005E7266"/>
    <w:rsid w:val="005E7367"/>
    <w:rsid w:val="005E7385"/>
    <w:rsid w:val="005E74C9"/>
    <w:rsid w:val="005E76BB"/>
    <w:rsid w:val="005E771D"/>
    <w:rsid w:val="005E780A"/>
    <w:rsid w:val="005E7877"/>
    <w:rsid w:val="005F0036"/>
    <w:rsid w:val="005F00D7"/>
    <w:rsid w:val="005F01BA"/>
    <w:rsid w:val="005F0239"/>
    <w:rsid w:val="005F036F"/>
    <w:rsid w:val="005F0896"/>
    <w:rsid w:val="005F0A6E"/>
    <w:rsid w:val="005F10F7"/>
    <w:rsid w:val="005F126B"/>
    <w:rsid w:val="005F12C1"/>
    <w:rsid w:val="005F15FB"/>
    <w:rsid w:val="005F182E"/>
    <w:rsid w:val="005F1BFD"/>
    <w:rsid w:val="005F1D1D"/>
    <w:rsid w:val="005F1DFC"/>
    <w:rsid w:val="005F1E0B"/>
    <w:rsid w:val="005F1E37"/>
    <w:rsid w:val="005F2009"/>
    <w:rsid w:val="005F29E5"/>
    <w:rsid w:val="005F2A69"/>
    <w:rsid w:val="005F2BF2"/>
    <w:rsid w:val="005F2CF3"/>
    <w:rsid w:val="005F2E4E"/>
    <w:rsid w:val="005F3158"/>
    <w:rsid w:val="005F3175"/>
    <w:rsid w:val="005F3529"/>
    <w:rsid w:val="005F3590"/>
    <w:rsid w:val="005F36F2"/>
    <w:rsid w:val="005F3775"/>
    <w:rsid w:val="005F3795"/>
    <w:rsid w:val="005F3931"/>
    <w:rsid w:val="005F3AF9"/>
    <w:rsid w:val="005F3CD8"/>
    <w:rsid w:val="005F3CFF"/>
    <w:rsid w:val="005F3F26"/>
    <w:rsid w:val="005F3F28"/>
    <w:rsid w:val="005F4088"/>
    <w:rsid w:val="005F4279"/>
    <w:rsid w:val="005F4394"/>
    <w:rsid w:val="005F45BB"/>
    <w:rsid w:val="005F4678"/>
    <w:rsid w:val="005F49DD"/>
    <w:rsid w:val="005F4A75"/>
    <w:rsid w:val="005F5054"/>
    <w:rsid w:val="005F5282"/>
    <w:rsid w:val="005F5468"/>
    <w:rsid w:val="005F54B3"/>
    <w:rsid w:val="005F5539"/>
    <w:rsid w:val="005F5561"/>
    <w:rsid w:val="005F5885"/>
    <w:rsid w:val="005F5C90"/>
    <w:rsid w:val="005F5CC8"/>
    <w:rsid w:val="005F5CD3"/>
    <w:rsid w:val="005F5FC1"/>
    <w:rsid w:val="005F633A"/>
    <w:rsid w:val="005F66C5"/>
    <w:rsid w:val="005F66C7"/>
    <w:rsid w:val="005F6861"/>
    <w:rsid w:val="005F6865"/>
    <w:rsid w:val="005F68EE"/>
    <w:rsid w:val="005F694F"/>
    <w:rsid w:val="005F6ADF"/>
    <w:rsid w:val="005F6BF3"/>
    <w:rsid w:val="005F6C5C"/>
    <w:rsid w:val="005F6ED6"/>
    <w:rsid w:val="005F7036"/>
    <w:rsid w:val="005F7094"/>
    <w:rsid w:val="005F71E4"/>
    <w:rsid w:val="005F73CB"/>
    <w:rsid w:val="005F77D5"/>
    <w:rsid w:val="005F787E"/>
    <w:rsid w:val="005F78CA"/>
    <w:rsid w:val="005F7ABD"/>
    <w:rsid w:val="005F7C12"/>
    <w:rsid w:val="005F7CEE"/>
    <w:rsid w:val="005F7F0B"/>
    <w:rsid w:val="0060000C"/>
    <w:rsid w:val="00600072"/>
    <w:rsid w:val="00600297"/>
    <w:rsid w:val="006002F5"/>
    <w:rsid w:val="0060034F"/>
    <w:rsid w:val="00600584"/>
    <w:rsid w:val="0060059C"/>
    <w:rsid w:val="006007F0"/>
    <w:rsid w:val="00600946"/>
    <w:rsid w:val="00600BDF"/>
    <w:rsid w:val="00600C02"/>
    <w:rsid w:val="00600E26"/>
    <w:rsid w:val="00600F49"/>
    <w:rsid w:val="00600FCC"/>
    <w:rsid w:val="006011E3"/>
    <w:rsid w:val="00601318"/>
    <w:rsid w:val="0060155C"/>
    <w:rsid w:val="006017C9"/>
    <w:rsid w:val="00601AA4"/>
    <w:rsid w:val="00601AF0"/>
    <w:rsid w:val="00601B52"/>
    <w:rsid w:val="00601C98"/>
    <w:rsid w:val="00601FB0"/>
    <w:rsid w:val="00602078"/>
    <w:rsid w:val="006023E3"/>
    <w:rsid w:val="0060259B"/>
    <w:rsid w:val="00602814"/>
    <w:rsid w:val="006028BF"/>
    <w:rsid w:val="00602B2E"/>
    <w:rsid w:val="00602CB3"/>
    <w:rsid w:val="00602D3C"/>
    <w:rsid w:val="0060307E"/>
    <w:rsid w:val="006032D1"/>
    <w:rsid w:val="0060348A"/>
    <w:rsid w:val="0060352C"/>
    <w:rsid w:val="0060356B"/>
    <w:rsid w:val="00603613"/>
    <w:rsid w:val="00603691"/>
    <w:rsid w:val="00603A47"/>
    <w:rsid w:val="00603A64"/>
    <w:rsid w:val="00603ADC"/>
    <w:rsid w:val="00603E8A"/>
    <w:rsid w:val="00603FD9"/>
    <w:rsid w:val="006044D1"/>
    <w:rsid w:val="006044DA"/>
    <w:rsid w:val="00604545"/>
    <w:rsid w:val="00604593"/>
    <w:rsid w:val="006045B8"/>
    <w:rsid w:val="006045F3"/>
    <w:rsid w:val="0060461D"/>
    <w:rsid w:val="00604E93"/>
    <w:rsid w:val="006051D7"/>
    <w:rsid w:val="006052FD"/>
    <w:rsid w:val="00605300"/>
    <w:rsid w:val="006053F3"/>
    <w:rsid w:val="00605585"/>
    <w:rsid w:val="00605791"/>
    <w:rsid w:val="006058F7"/>
    <w:rsid w:val="00605CCA"/>
    <w:rsid w:val="00605D3C"/>
    <w:rsid w:val="00605DD0"/>
    <w:rsid w:val="00605E6D"/>
    <w:rsid w:val="0060608A"/>
    <w:rsid w:val="006062D3"/>
    <w:rsid w:val="00606494"/>
    <w:rsid w:val="0060656B"/>
    <w:rsid w:val="006065B9"/>
    <w:rsid w:val="006066DB"/>
    <w:rsid w:val="00606752"/>
    <w:rsid w:val="006068E6"/>
    <w:rsid w:val="00606BBC"/>
    <w:rsid w:val="00606C75"/>
    <w:rsid w:val="00606D94"/>
    <w:rsid w:val="00606E4F"/>
    <w:rsid w:val="00606EC5"/>
    <w:rsid w:val="00606F98"/>
    <w:rsid w:val="00607C44"/>
    <w:rsid w:val="00607D79"/>
    <w:rsid w:val="00607FDA"/>
    <w:rsid w:val="00610394"/>
    <w:rsid w:val="006104F1"/>
    <w:rsid w:val="006106BA"/>
    <w:rsid w:val="00610725"/>
    <w:rsid w:val="0061083B"/>
    <w:rsid w:val="00610DDD"/>
    <w:rsid w:val="00610E05"/>
    <w:rsid w:val="00610EA6"/>
    <w:rsid w:val="00611198"/>
    <w:rsid w:val="006112E6"/>
    <w:rsid w:val="0061130F"/>
    <w:rsid w:val="006117A1"/>
    <w:rsid w:val="0061181E"/>
    <w:rsid w:val="006118BD"/>
    <w:rsid w:val="00611A87"/>
    <w:rsid w:val="00611AA6"/>
    <w:rsid w:val="00611BCD"/>
    <w:rsid w:val="00611F3D"/>
    <w:rsid w:val="00612044"/>
    <w:rsid w:val="006120EA"/>
    <w:rsid w:val="00612108"/>
    <w:rsid w:val="0061238F"/>
    <w:rsid w:val="006129B9"/>
    <w:rsid w:val="0061317A"/>
    <w:rsid w:val="00613408"/>
    <w:rsid w:val="006135C5"/>
    <w:rsid w:val="006137B3"/>
    <w:rsid w:val="006138FA"/>
    <w:rsid w:val="006139C9"/>
    <w:rsid w:val="00613B5A"/>
    <w:rsid w:val="00613B97"/>
    <w:rsid w:val="00613C92"/>
    <w:rsid w:val="00613D4D"/>
    <w:rsid w:val="00613E18"/>
    <w:rsid w:val="00613EFA"/>
    <w:rsid w:val="00613F58"/>
    <w:rsid w:val="00614017"/>
    <w:rsid w:val="0061436E"/>
    <w:rsid w:val="0061464D"/>
    <w:rsid w:val="00614A24"/>
    <w:rsid w:val="00614A77"/>
    <w:rsid w:val="00614B0A"/>
    <w:rsid w:val="00614CF3"/>
    <w:rsid w:val="00614E7B"/>
    <w:rsid w:val="00615209"/>
    <w:rsid w:val="0061520C"/>
    <w:rsid w:val="00615418"/>
    <w:rsid w:val="0061564C"/>
    <w:rsid w:val="006156C9"/>
    <w:rsid w:val="006156D2"/>
    <w:rsid w:val="00615941"/>
    <w:rsid w:val="00615A07"/>
    <w:rsid w:val="00615A23"/>
    <w:rsid w:val="00615AF6"/>
    <w:rsid w:val="00615CCA"/>
    <w:rsid w:val="00615DD5"/>
    <w:rsid w:val="00615E87"/>
    <w:rsid w:val="00615FAA"/>
    <w:rsid w:val="006160AD"/>
    <w:rsid w:val="006164A5"/>
    <w:rsid w:val="00616563"/>
    <w:rsid w:val="0061662B"/>
    <w:rsid w:val="00616766"/>
    <w:rsid w:val="00616A1C"/>
    <w:rsid w:val="00616EF3"/>
    <w:rsid w:val="006171E8"/>
    <w:rsid w:val="0061736E"/>
    <w:rsid w:val="006173A0"/>
    <w:rsid w:val="006175F6"/>
    <w:rsid w:val="00617843"/>
    <w:rsid w:val="006178CA"/>
    <w:rsid w:val="00617A70"/>
    <w:rsid w:val="00617A7F"/>
    <w:rsid w:val="00617F70"/>
    <w:rsid w:val="006208E0"/>
    <w:rsid w:val="00620A1D"/>
    <w:rsid w:val="00620CB2"/>
    <w:rsid w:val="00620E86"/>
    <w:rsid w:val="006210F7"/>
    <w:rsid w:val="006211D1"/>
    <w:rsid w:val="006212F1"/>
    <w:rsid w:val="00621545"/>
    <w:rsid w:val="006215A6"/>
    <w:rsid w:val="0062168F"/>
    <w:rsid w:val="00621B95"/>
    <w:rsid w:val="00621C0C"/>
    <w:rsid w:val="00621D70"/>
    <w:rsid w:val="00621DA9"/>
    <w:rsid w:val="00621F41"/>
    <w:rsid w:val="0062236F"/>
    <w:rsid w:val="00622B4E"/>
    <w:rsid w:val="00622B8F"/>
    <w:rsid w:val="00622E5D"/>
    <w:rsid w:val="00623032"/>
    <w:rsid w:val="006231A0"/>
    <w:rsid w:val="006231C9"/>
    <w:rsid w:val="00623245"/>
    <w:rsid w:val="00623337"/>
    <w:rsid w:val="0062353F"/>
    <w:rsid w:val="006236B1"/>
    <w:rsid w:val="006236E5"/>
    <w:rsid w:val="006238F7"/>
    <w:rsid w:val="00623AE3"/>
    <w:rsid w:val="00623BD0"/>
    <w:rsid w:val="00623C2B"/>
    <w:rsid w:val="00623CDD"/>
    <w:rsid w:val="006240E4"/>
    <w:rsid w:val="00624127"/>
    <w:rsid w:val="006241DC"/>
    <w:rsid w:val="00624282"/>
    <w:rsid w:val="0062449E"/>
    <w:rsid w:val="00624841"/>
    <w:rsid w:val="006248AF"/>
    <w:rsid w:val="006248BF"/>
    <w:rsid w:val="00624A6E"/>
    <w:rsid w:val="00624B0A"/>
    <w:rsid w:val="00624CA4"/>
    <w:rsid w:val="00624E58"/>
    <w:rsid w:val="00624F1C"/>
    <w:rsid w:val="00624F72"/>
    <w:rsid w:val="00625000"/>
    <w:rsid w:val="00625526"/>
    <w:rsid w:val="006256B7"/>
    <w:rsid w:val="00625719"/>
    <w:rsid w:val="0062588A"/>
    <w:rsid w:val="006259A9"/>
    <w:rsid w:val="006259C7"/>
    <w:rsid w:val="00625AAA"/>
    <w:rsid w:val="00625CB3"/>
    <w:rsid w:val="00625D52"/>
    <w:rsid w:val="00625EFE"/>
    <w:rsid w:val="0062606E"/>
    <w:rsid w:val="0062621B"/>
    <w:rsid w:val="0062635F"/>
    <w:rsid w:val="006264EF"/>
    <w:rsid w:val="006267AE"/>
    <w:rsid w:val="00626877"/>
    <w:rsid w:val="00626A00"/>
    <w:rsid w:val="00626D43"/>
    <w:rsid w:val="006270E0"/>
    <w:rsid w:val="006270F8"/>
    <w:rsid w:val="0062718C"/>
    <w:rsid w:val="00627213"/>
    <w:rsid w:val="00627602"/>
    <w:rsid w:val="006277BE"/>
    <w:rsid w:val="0062789F"/>
    <w:rsid w:val="00627B08"/>
    <w:rsid w:val="00627C7C"/>
    <w:rsid w:val="00627FCB"/>
    <w:rsid w:val="0063015D"/>
    <w:rsid w:val="0063025A"/>
    <w:rsid w:val="00630267"/>
    <w:rsid w:val="006302ED"/>
    <w:rsid w:val="00630376"/>
    <w:rsid w:val="00630478"/>
    <w:rsid w:val="0063061C"/>
    <w:rsid w:val="00630817"/>
    <w:rsid w:val="00630AB4"/>
    <w:rsid w:val="00630B5E"/>
    <w:rsid w:val="00630EA0"/>
    <w:rsid w:val="00630EF6"/>
    <w:rsid w:val="00630F1F"/>
    <w:rsid w:val="00631220"/>
    <w:rsid w:val="00631671"/>
    <w:rsid w:val="006319A9"/>
    <w:rsid w:val="00631BB2"/>
    <w:rsid w:val="00631DD2"/>
    <w:rsid w:val="0063201F"/>
    <w:rsid w:val="00632417"/>
    <w:rsid w:val="0063246E"/>
    <w:rsid w:val="0063248B"/>
    <w:rsid w:val="0063294C"/>
    <w:rsid w:val="006329B4"/>
    <w:rsid w:val="00632AB9"/>
    <w:rsid w:val="00632B4F"/>
    <w:rsid w:val="00632BDC"/>
    <w:rsid w:val="00632D1C"/>
    <w:rsid w:val="00632E09"/>
    <w:rsid w:val="00632E48"/>
    <w:rsid w:val="00632E6D"/>
    <w:rsid w:val="00632FCE"/>
    <w:rsid w:val="006332C7"/>
    <w:rsid w:val="006332E0"/>
    <w:rsid w:val="006335BE"/>
    <w:rsid w:val="00633653"/>
    <w:rsid w:val="00633A59"/>
    <w:rsid w:val="00633C1F"/>
    <w:rsid w:val="00633D56"/>
    <w:rsid w:val="00633DCA"/>
    <w:rsid w:val="0063426D"/>
    <w:rsid w:val="00634283"/>
    <w:rsid w:val="0063443C"/>
    <w:rsid w:val="00634705"/>
    <w:rsid w:val="00634887"/>
    <w:rsid w:val="00634AB7"/>
    <w:rsid w:val="00634B59"/>
    <w:rsid w:val="00634D15"/>
    <w:rsid w:val="006350F3"/>
    <w:rsid w:val="0063541F"/>
    <w:rsid w:val="0063542D"/>
    <w:rsid w:val="006354A4"/>
    <w:rsid w:val="00635582"/>
    <w:rsid w:val="00635678"/>
    <w:rsid w:val="00635692"/>
    <w:rsid w:val="00635724"/>
    <w:rsid w:val="006358A2"/>
    <w:rsid w:val="006362C8"/>
    <w:rsid w:val="00636731"/>
    <w:rsid w:val="00636931"/>
    <w:rsid w:val="006369ED"/>
    <w:rsid w:val="00636A8D"/>
    <w:rsid w:val="00636ACB"/>
    <w:rsid w:val="00636CC5"/>
    <w:rsid w:val="00636D6A"/>
    <w:rsid w:val="0063702D"/>
    <w:rsid w:val="00637181"/>
    <w:rsid w:val="006375EF"/>
    <w:rsid w:val="0063767C"/>
    <w:rsid w:val="006376BE"/>
    <w:rsid w:val="006376C3"/>
    <w:rsid w:val="00637753"/>
    <w:rsid w:val="00637D2B"/>
    <w:rsid w:val="00637D3D"/>
    <w:rsid w:val="00637D6D"/>
    <w:rsid w:val="00637E08"/>
    <w:rsid w:val="006403DF"/>
    <w:rsid w:val="00640520"/>
    <w:rsid w:val="00640620"/>
    <w:rsid w:val="00640BA3"/>
    <w:rsid w:val="00640BE0"/>
    <w:rsid w:val="00640E07"/>
    <w:rsid w:val="00640E2F"/>
    <w:rsid w:val="00640EED"/>
    <w:rsid w:val="00640F39"/>
    <w:rsid w:val="00640F99"/>
    <w:rsid w:val="006410B4"/>
    <w:rsid w:val="006411C0"/>
    <w:rsid w:val="0064129E"/>
    <w:rsid w:val="006414F2"/>
    <w:rsid w:val="0064174A"/>
    <w:rsid w:val="00641A2F"/>
    <w:rsid w:val="006422FC"/>
    <w:rsid w:val="0064291C"/>
    <w:rsid w:val="00642C24"/>
    <w:rsid w:val="00642C39"/>
    <w:rsid w:val="00642ECB"/>
    <w:rsid w:val="00642FDB"/>
    <w:rsid w:val="006431E4"/>
    <w:rsid w:val="00643221"/>
    <w:rsid w:val="006434E0"/>
    <w:rsid w:val="00643543"/>
    <w:rsid w:val="0064383F"/>
    <w:rsid w:val="00643A7A"/>
    <w:rsid w:val="00643BF6"/>
    <w:rsid w:val="00643C64"/>
    <w:rsid w:val="00643E43"/>
    <w:rsid w:val="00643E63"/>
    <w:rsid w:val="00643EAB"/>
    <w:rsid w:val="00644189"/>
    <w:rsid w:val="00644192"/>
    <w:rsid w:val="006445F4"/>
    <w:rsid w:val="00644620"/>
    <w:rsid w:val="0064464A"/>
    <w:rsid w:val="00644727"/>
    <w:rsid w:val="00644818"/>
    <w:rsid w:val="00644840"/>
    <w:rsid w:val="00644874"/>
    <w:rsid w:val="00644A6E"/>
    <w:rsid w:val="00644B1A"/>
    <w:rsid w:val="00645040"/>
    <w:rsid w:val="00645243"/>
    <w:rsid w:val="00645647"/>
    <w:rsid w:val="006459D5"/>
    <w:rsid w:val="0064657C"/>
    <w:rsid w:val="006466B6"/>
    <w:rsid w:val="00646D83"/>
    <w:rsid w:val="00646ED0"/>
    <w:rsid w:val="00646F8E"/>
    <w:rsid w:val="0064703B"/>
    <w:rsid w:val="0064712B"/>
    <w:rsid w:val="00647384"/>
    <w:rsid w:val="006477EA"/>
    <w:rsid w:val="00647991"/>
    <w:rsid w:val="006479D2"/>
    <w:rsid w:val="00647BC2"/>
    <w:rsid w:val="00647C00"/>
    <w:rsid w:val="00647C2D"/>
    <w:rsid w:val="00647EB2"/>
    <w:rsid w:val="006501F4"/>
    <w:rsid w:val="006502AD"/>
    <w:rsid w:val="006502F6"/>
    <w:rsid w:val="006504E6"/>
    <w:rsid w:val="006507CA"/>
    <w:rsid w:val="00650A2E"/>
    <w:rsid w:val="00650AF9"/>
    <w:rsid w:val="00650D90"/>
    <w:rsid w:val="00650DAD"/>
    <w:rsid w:val="00650EFB"/>
    <w:rsid w:val="00650F13"/>
    <w:rsid w:val="00651177"/>
    <w:rsid w:val="00651178"/>
    <w:rsid w:val="006514CA"/>
    <w:rsid w:val="00651523"/>
    <w:rsid w:val="0065159B"/>
    <w:rsid w:val="0065166F"/>
    <w:rsid w:val="00651891"/>
    <w:rsid w:val="006518DB"/>
    <w:rsid w:val="006518FC"/>
    <w:rsid w:val="00651B78"/>
    <w:rsid w:val="00651B88"/>
    <w:rsid w:val="00651D62"/>
    <w:rsid w:val="00651E25"/>
    <w:rsid w:val="00651E85"/>
    <w:rsid w:val="00651FAA"/>
    <w:rsid w:val="0065202E"/>
    <w:rsid w:val="00652408"/>
    <w:rsid w:val="00652773"/>
    <w:rsid w:val="006528F3"/>
    <w:rsid w:val="00652ACB"/>
    <w:rsid w:val="00652BAE"/>
    <w:rsid w:val="00652CB6"/>
    <w:rsid w:val="00652DA2"/>
    <w:rsid w:val="00652DC2"/>
    <w:rsid w:val="00652EF3"/>
    <w:rsid w:val="00652F9F"/>
    <w:rsid w:val="0065334E"/>
    <w:rsid w:val="006533B0"/>
    <w:rsid w:val="00653524"/>
    <w:rsid w:val="0065352B"/>
    <w:rsid w:val="00653571"/>
    <w:rsid w:val="006535C7"/>
    <w:rsid w:val="006537D2"/>
    <w:rsid w:val="006538E7"/>
    <w:rsid w:val="006539C1"/>
    <w:rsid w:val="00653A03"/>
    <w:rsid w:val="00653A3E"/>
    <w:rsid w:val="00653DFE"/>
    <w:rsid w:val="00653FD7"/>
    <w:rsid w:val="00654075"/>
    <w:rsid w:val="0065413F"/>
    <w:rsid w:val="006541AC"/>
    <w:rsid w:val="00654804"/>
    <w:rsid w:val="00654B13"/>
    <w:rsid w:val="00654B48"/>
    <w:rsid w:val="00654BF2"/>
    <w:rsid w:val="00654BF9"/>
    <w:rsid w:val="0065536B"/>
    <w:rsid w:val="00655617"/>
    <w:rsid w:val="00655A34"/>
    <w:rsid w:val="00655A54"/>
    <w:rsid w:val="00655E01"/>
    <w:rsid w:val="00655E9F"/>
    <w:rsid w:val="00655FDF"/>
    <w:rsid w:val="00656066"/>
    <w:rsid w:val="0065625B"/>
    <w:rsid w:val="00656263"/>
    <w:rsid w:val="0065627D"/>
    <w:rsid w:val="0065631D"/>
    <w:rsid w:val="0065654A"/>
    <w:rsid w:val="006567A6"/>
    <w:rsid w:val="00656C06"/>
    <w:rsid w:val="00656C8D"/>
    <w:rsid w:val="0065705A"/>
    <w:rsid w:val="00657160"/>
    <w:rsid w:val="006572CD"/>
    <w:rsid w:val="006572DB"/>
    <w:rsid w:val="00657512"/>
    <w:rsid w:val="00657870"/>
    <w:rsid w:val="00657A13"/>
    <w:rsid w:val="00657B8A"/>
    <w:rsid w:val="00657D6E"/>
    <w:rsid w:val="00660036"/>
    <w:rsid w:val="006601AA"/>
    <w:rsid w:val="006605D7"/>
    <w:rsid w:val="0066079D"/>
    <w:rsid w:val="00660861"/>
    <w:rsid w:val="00660DC7"/>
    <w:rsid w:val="00660F3D"/>
    <w:rsid w:val="00660F4B"/>
    <w:rsid w:val="0066137C"/>
    <w:rsid w:val="00661857"/>
    <w:rsid w:val="0066188D"/>
    <w:rsid w:val="00661BC8"/>
    <w:rsid w:val="00662141"/>
    <w:rsid w:val="00662150"/>
    <w:rsid w:val="0066218C"/>
    <w:rsid w:val="00662271"/>
    <w:rsid w:val="0066245B"/>
    <w:rsid w:val="0066248C"/>
    <w:rsid w:val="00662509"/>
    <w:rsid w:val="0066259B"/>
    <w:rsid w:val="006629AA"/>
    <w:rsid w:val="006629BB"/>
    <w:rsid w:val="006629BD"/>
    <w:rsid w:val="00662D86"/>
    <w:rsid w:val="00662F62"/>
    <w:rsid w:val="0066306F"/>
    <w:rsid w:val="00663148"/>
    <w:rsid w:val="00663308"/>
    <w:rsid w:val="006633F6"/>
    <w:rsid w:val="0066356B"/>
    <w:rsid w:val="0066393A"/>
    <w:rsid w:val="00663A00"/>
    <w:rsid w:val="00663B33"/>
    <w:rsid w:val="00663C3C"/>
    <w:rsid w:val="00663C9E"/>
    <w:rsid w:val="00663D6F"/>
    <w:rsid w:val="00663E44"/>
    <w:rsid w:val="00663E5E"/>
    <w:rsid w:val="00663EE7"/>
    <w:rsid w:val="00663F2C"/>
    <w:rsid w:val="00663F43"/>
    <w:rsid w:val="006640F1"/>
    <w:rsid w:val="006641AB"/>
    <w:rsid w:val="00664326"/>
    <w:rsid w:val="00664338"/>
    <w:rsid w:val="0066436C"/>
    <w:rsid w:val="0066451B"/>
    <w:rsid w:val="00664853"/>
    <w:rsid w:val="00664889"/>
    <w:rsid w:val="0066491F"/>
    <w:rsid w:val="00664B17"/>
    <w:rsid w:val="00664C34"/>
    <w:rsid w:val="00664EF0"/>
    <w:rsid w:val="00665234"/>
    <w:rsid w:val="006654D4"/>
    <w:rsid w:val="0066557D"/>
    <w:rsid w:val="006655A0"/>
    <w:rsid w:val="006658BC"/>
    <w:rsid w:val="006659A0"/>
    <w:rsid w:val="006659C9"/>
    <w:rsid w:val="006659DA"/>
    <w:rsid w:val="00665A5E"/>
    <w:rsid w:val="00665D9F"/>
    <w:rsid w:val="00665E0C"/>
    <w:rsid w:val="00666250"/>
    <w:rsid w:val="00666255"/>
    <w:rsid w:val="00666285"/>
    <w:rsid w:val="006662C2"/>
    <w:rsid w:val="00666336"/>
    <w:rsid w:val="0066655F"/>
    <w:rsid w:val="0066669C"/>
    <w:rsid w:val="006666BA"/>
    <w:rsid w:val="00666903"/>
    <w:rsid w:val="00666C38"/>
    <w:rsid w:val="00666DD8"/>
    <w:rsid w:val="0066714A"/>
    <w:rsid w:val="0066729D"/>
    <w:rsid w:val="006674FD"/>
    <w:rsid w:val="0066758E"/>
    <w:rsid w:val="00667653"/>
    <w:rsid w:val="006676E6"/>
    <w:rsid w:val="00667A4E"/>
    <w:rsid w:val="00667EAE"/>
    <w:rsid w:val="006703CC"/>
    <w:rsid w:val="00670417"/>
    <w:rsid w:val="006705B0"/>
    <w:rsid w:val="00670622"/>
    <w:rsid w:val="006707E8"/>
    <w:rsid w:val="00670FAD"/>
    <w:rsid w:val="006710D6"/>
    <w:rsid w:val="0067145F"/>
    <w:rsid w:val="00671902"/>
    <w:rsid w:val="006720E4"/>
    <w:rsid w:val="006723EA"/>
    <w:rsid w:val="0067247B"/>
    <w:rsid w:val="0067261D"/>
    <w:rsid w:val="006727AC"/>
    <w:rsid w:val="00672A63"/>
    <w:rsid w:val="00672C0B"/>
    <w:rsid w:val="00672CE3"/>
    <w:rsid w:val="0067305D"/>
    <w:rsid w:val="00673503"/>
    <w:rsid w:val="006737E8"/>
    <w:rsid w:val="00673A11"/>
    <w:rsid w:val="00673AD4"/>
    <w:rsid w:val="00673D54"/>
    <w:rsid w:val="00673E37"/>
    <w:rsid w:val="00673F61"/>
    <w:rsid w:val="00673FC1"/>
    <w:rsid w:val="0067413B"/>
    <w:rsid w:val="0067437C"/>
    <w:rsid w:val="0067442B"/>
    <w:rsid w:val="0067457C"/>
    <w:rsid w:val="0067487C"/>
    <w:rsid w:val="006748D1"/>
    <w:rsid w:val="00674CE0"/>
    <w:rsid w:val="00674D81"/>
    <w:rsid w:val="00674E8B"/>
    <w:rsid w:val="00674EC7"/>
    <w:rsid w:val="00674F4F"/>
    <w:rsid w:val="00675013"/>
    <w:rsid w:val="0067509B"/>
    <w:rsid w:val="00675531"/>
    <w:rsid w:val="0067562D"/>
    <w:rsid w:val="0067569E"/>
    <w:rsid w:val="006757E1"/>
    <w:rsid w:val="00675856"/>
    <w:rsid w:val="00675922"/>
    <w:rsid w:val="006759A6"/>
    <w:rsid w:val="00675A00"/>
    <w:rsid w:val="00675BE7"/>
    <w:rsid w:val="00675C89"/>
    <w:rsid w:val="00675D37"/>
    <w:rsid w:val="00676092"/>
    <w:rsid w:val="006760CC"/>
    <w:rsid w:val="00676112"/>
    <w:rsid w:val="006761A9"/>
    <w:rsid w:val="006762C9"/>
    <w:rsid w:val="006762CB"/>
    <w:rsid w:val="0067654A"/>
    <w:rsid w:val="00676A00"/>
    <w:rsid w:val="00676B4F"/>
    <w:rsid w:val="00676C84"/>
    <w:rsid w:val="00676E9F"/>
    <w:rsid w:val="00676F5D"/>
    <w:rsid w:val="006771A9"/>
    <w:rsid w:val="006773F8"/>
    <w:rsid w:val="0067763E"/>
    <w:rsid w:val="006776B4"/>
    <w:rsid w:val="00677B3A"/>
    <w:rsid w:val="0068000E"/>
    <w:rsid w:val="0068004F"/>
    <w:rsid w:val="00680273"/>
    <w:rsid w:val="006803E5"/>
    <w:rsid w:val="006806BC"/>
    <w:rsid w:val="00680791"/>
    <w:rsid w:val="00680D03"/>
    <w:rsid w:val="00680F61"/>
    <w:rsid w:val="00680FE5"/>
    <w:rsid w:val="00681110"/>
    <w:rsid w:val="006811AC"/>
    <w:rsid w:val="00681291"/>
    <w:rsid w:val="006812CE"/>
    <w:rsid w:val="006813F8"/>
    <w:rsid w:val="006814C9"/>
    <w:rsid w:val="00681511"/>
    <w:rsid w:val="0068170E"/>
    <w:rsid w:val="00681890"/>
    <w:rsid w:val="00681922"/>
    <w:rsid w:val="00681C39"/>
    <w:rsid w:val="00681E35"/>
    <w:rsid w:val="006827D9"/>
    <w:rsid w:val="0068287E"/>
    <w:rsid w:val="00682B52"/>
    <w:rsid w:val="00682BFA"/>
    <w:rsid w:val="00682FEE"/>
    <w:rsid w:val="0068307B"/>
    <w:rsid w:val="006830FD"/>
    <w:rsid w:val="00683378"/>
    <w:rsid w:val="0068390C"/>
    <w:rsid w:val="00683BFA"/>
    <w:rsid w:val="00683C6F"/>
    <w:rsid w:val="00684018"/>
    <w:rsid w:val="006840B7"/>
    <w:rsid w:val="00684123"/>
    <w:rsid w:val="006841EA"/>
    <w:rsid w:val="006843C2"/>
    <w:rsid w:val="006845A2"/>
    <w:rsid w:val="00684B37"/>
    <w:rsid w:val="00685142"/>
    <w:rsid w:val="00685350"/>
    <w:rsid w:val="00685490"/>
    <w:rsid w:val="006859E3"/>
    <w:rsid w:val="006859EA"/>
    <w:rsid w:val="00685AE9"/>
    <w:rsid w:val="00685D62"/>
    <w:rsid w:val="006862BB"/>
    <w:rsid w:val="006864D6"/>
    <w:rsid w:val="00686603"/>
    <w:rsid w:val="0068663B"/>
    <w:rsid w:val="00686682"/>
    <w:rsid w:val="0068691E"/>
    <w:rsid w:val="006869D8"/>
    <w:rsid w:val="00686A87"/>
    <w:rsid w:val="00686AFA"/>
    <w:rsid w:val="00686EF9"/>
    <w:rsid w:val="006872A6"/>
    <w:rsid w:val="0068768E"/>
    <w:rsid w:val="00687794"/>
    <w:rsid w:val="006877C3"/>
    <w:rsid w:val="0068783F"/>
    <w:rsid w:val="00687A3E"/>
    <w:rsid w:val="00687C0B"/>
    <w:rsid w:val="00687F11"/>
    <w:rsid w:val="00687FB6"/>
    <w:rsid w:val="006900DF"/>
    <w:rsid w:val="006903C6"/>
    <w:rsid w:val="006903F2"/>
    <w:rsid w:val="00690673"/>
    <w:rsid w:val="006906D5"/>
    <w:rsid w:val="0069086E"/>
    <w:rsid w:val="006908BE"/>
    <w:rsid w:val="00690C03"/>
    <w:rsid w:val="0069107E"/>
    <w:rsid w:val="00692019"/>
    <w:rsid w:val="0069238B"/>
    <w:rsid w:val="006925EE"/>
    <w:rsid w:val="00692B66"/>
    <w:rsid w:val="00692CA9"/>
    <w:rsid w:val="00693289"/>
    <w:rsid w:val="0069399D"/>
    <w:rsid w:val="00693B50"/>
    <w:rsid w:val="00693BF8"/>
    <w:rsid w:val="00693DC1"/>
    <w:rsid w:val="00693E5B"/>
    <w:rsid w:val="00693FED"/>
    <w:rsid w:val="00694086"/>
    <w:rsid w:val="0069413D"/>
    <w:rsid w:val="0069422B"/>
    <w:rsid w:val="00694268"/>
    <w:rsid w:val="00694396"/>
    <w:rsid w:val="006943A4"/>
    <w:rsid w:val="006943F0"/>
    <w:rsid w:val="00694459"/>
    <w:rsid w:val="006944A6"/>
    <w:rsid w:val="0069482F"/>
    <w:rsid w:val="00694A7F"/>
    <w:rsid w:val="00694ACA"/>
    <w:rsid w:val="00694C5E"/>
    <w:rsid w:val="00694CCC"/>
    <w:rsid w:val="0069533C"/>
    <w:rsid w:val="0069599F"/>
    <w:rsid w:val="00695BE3"/>
    <w:rsid w:val="00695CAE"/>
    <w:rsid w:val="00696044"/>
    <w:rsid w:val="00696109"/>
    <w:rsid w:val="0069627B"/>
    <w:rsid w:val="006962C0"/>
    <w:rsid w:val="00696546"/>
    <w:rsid w:val="00696560"/>
    <w:rsid w:val="00696835"/>
    <w:rsid w:val="006968B5"/>
    <w:rsid w:val="006969BF"/>
    <w:rsid w:val="00696A7E"/>
    <w:rsid w:val="00696CA8"/>
    <w:rsid w:val="00696D85"/>
    <w:rsid w:val="00696DAC"/>
    <w:rsid w:val="00696E21"/>
    <w:rsid w:val="00696E46"/>
    <w:rsid w:val="00696F09"/>
    <w:rsid w:val="00697069"/>
    <w:rsid w:val="00697102"/>
    <w:rsid w:val="0069726B"/>
    <w:rsid w:val="00697523"/>
    <w:rsid w:val="006975A0"/>
    <w:rsid w:val="0069760F"/>
    <w:rsid w:val="00697642"/>
    <w:rsid w:val="006978F1"/>
    <w:rsid w:val="00697937"/>
    <w:rsid w:val="00697966"/>
    <w:rsid w:val="00697A16"/>
    <w:rsid w:val="00697A76"/>
    <w:rsid w:val="00697C14"/>
    <w:rsid w:val="006A0068"/>
    <w:rsid w:val="006A0088"/>
    <w:rsid w:val="006A00F6"/>
    <w:rsid w:val="006A01B5"/>
    <w:rsid w:val="006A025C"/>
    <w:rsid w:val="006A032B"/>
    <w:rsid w:val="006A0B40"/>
    <w:rsid w:val="006A0E35"/>
    <w:rsid w:val="006A0EEA"/>
    <w:rsid w:val="006A1049"/>
    <w:rsid w:val="006A113F"/>
    <w:rsid w:val="006A13B5"/>
    <w:rsid w:val="006A143D"/>
    <w:rsid w:val="006A14BE"/>
    <w:rsid w:val="006A16DF"/>
    <w:rsid w:val="006A16EB"/>
    <w:rsid w:val="006A1A15"/>
    <w:rsid w:val="006A1C9D"/>
    <w:rsid w:val="006A1EB6"/>
    <w:rsid w:val="006A2056"/>
    <w:rsid w:val="006A209B"/>
    <w:rsid w:val="006A224E"/>
    <w:rsid w:val="006A2267"/>
    <w:rsid w:val="006A2371"/>
    <w:rsid w:val="006A271D"/>
    <w:rsid w:val="006A2722"/>
    <w:rsid w:val="006A285A"/>
    <w:rsid w:val="006A286E"/>
    <w:rsid w:val="006A2A1B"/>
    <w:rsid w:val="006A2A26"/>
    <w:rsid w:val="006A2B1E"/>
    <w:rsid w:val="006A2C57"/>
    <w:rsid w:val="006A2C99"/>
    <w:rsid w:val="006A2E33"/>
    <w:rsid w:val="006A3142"/>
    <w:rsid w:val="006A3230"/>
    <w:rsid w:val="006A3282"/>
    <w:rsid w:val="006A33D0"/>
    <w:rsid w:val="006A33D6"/>
    <w:rsid w:val="006A33E9"/>
    <w:rsid w:val="006A35B0"/>
    <w:rsid w:val="006A39E7"/>
    <w:rsid w:val="006A3AA3"/>
    <w:rsid w:val="006A3B88"/>
    <w:rsid w:val="006A3EE3"/>
    <w:rsid w:val="006A407D"/>
    <w:rsid w:val="006A43A3"/>
    <w:rsid w:val="006A44AB"/>
    <w:rsid w:val="006A45B2"/>
    <w:rsid w:val="006A4972"/>
    <w:rsid w:val="006A4A2A"/>
    <w:rsid w:val="006A4B4F"/>
    <w:rsid w:val="006A4B77"/>
    <w:rsid w:val="006A4D7B"/>
    <w:rsid w:val="006A4FAB"/>
    <w:rsid w:val="006A5555"/>
    <w:rsid w:val="006A563C"/>
    <w:rsid w:val="006A5656"/>
    <w:rsid w:val="006A58AD"/>
    <w:rsid w:val="006A60D2"/>
    <w:rsid w:val="006A63AC"/>
    <w:rsid w:val="006A646F"/>
    <w:rsid w:val="006A68D6"/>
    <w:rsid w:val="006A6AD0"/>
    <w:rsid w:val="006A6BAF"/>
    <w:rsid w:val="006A6E1C"/>
    <w:rsid w:val="006A6EE1"/>
    <w:rsid w:val="006A72AE"/>
    <w:rsid w:val="006A76F1"/>
    <w:rsid w:val="006A7722"/>
    <w:rsid w:val="006A7878"/>
    <w:rsid w:val="006A7A39"/>
    <w:rsid w:val="006A7BFC"/>
    <w:rsid w:val="006A7FE9"/>
    <w:rsid w:val="006B0038"/>
    <w:rsid w:val="006B0216"/>
    <w:rsid w:val="006B04AA"/>
    <w:rsid w:val="006B0615"/>
    <w:rsid w:val="006B08C3"/>
    <w:rsid w:val="006B0967"/>
    <w:rsid w:val="006B0B02"/>
    <w:rsid w:val="006B0D2F"/>
    <w:rsid w:val="006B0D7B"/>
    <w:rsid w:val="006B0FFE"/>
    <w:rsid w:val="006B10AF"/>
    <w:rsid w:val="006B10BE"/>
    <w:rsid w:val="006B1112"/>
    <w:rsid w:val="006B1199"/>
    <w:rsid w:val="006B11A4"/>
    <w:rsid w:val="006B12CC"/>
    <w:rsid w:val="006B13E4"/>
    <w:rsid w:val="006B14CC"/>
    <w:rsid w:val="006B1B53"/>
    <w:rsid w:val="006B1EAD"/>
    <w:rsid w:val="006B1EB0"/>
    <w:rsid w:val="006B22B2"/>
    <w:rsid w:val="006B2519"/>
    <w:rsid w:val="006B2543"/>
    <w:rsid w:val="006B26D6"/>
    <w:rsid w:val="006B2879"/>
    <w:rsid w:val="006B2BDC"/>
    <w:rsid w:val="006B31FA"/>
    <w:rsid w:val="006B3278"/>
    <w:rsid w:val="006B3444"/>
    <w:rsid w:val="006B36A4"/>
    <w:rsid w:val="006B3703"/>
    <w:rsid w:val="006B37EE"/>
    <w:rsid w:val="006B3B45"/>
    <w:rsid w:val="006B3B7F"/>
    <w:rsid w:val="006B3CFD"/>
    <w:rsid w:val="006B3DE0"/>
    <w:rsid w:val="006B3E6B"/>
    <w:rsid w:val="006B40F4"/>
    <w:rsid w:val="006B416B"/>
    <w:rsid w:val="006B4457"/>
    <w:rsid w:val="006B46E4"/>
    <w:rsid w:val="006B4B5F"/>
    <w:rsid w:val="006B4CBC"/>
    <w:rsid w:val="006B4E4A"/>
    <w:rsid w:val="006B50F9"/>
    <w:rsid w:val="006B5102"/>
    <w:rsid w:val="006B55AA"/>
    <w:rsid w:val="006B59BB"/>
    <w:rsid w:val="006B61B0"/>
    <w:rsid w:val="006B6256"/>
    <w:rsid w:val="006B63E2"/>
    <w:rsid w:val="006B670E"/>
    <w:rsid w:val="006B6F3C"/>
    <w:rsid w:val="006B714C"/>
    <w:rsid w:val="006B7284"/>
    <w:rsid w:val="006B728B"/>
    <w:rsid w:val="006B7599"/>
    <w:rsid w:val="006B78FF"/>
    <w:rsid w:val="006B7A0C"/>
    <w:rsid w:val="006B7C5C"/>
    <w:rsid w:val="006B7F11"/>
    <w:rsid w:val="006B7F84"/>
    <w:rsid w:val="006C000E"/>
    <w:rsid w:val="006C0160"/>
    <w:rsid w:val="006C01B8"/>
    <w:rsid w:val="006C0259"/>
    <w:rsid w:val="006C075A"/>
    <w:rsid w:val="006C08DB"/>
    <w:rsid w:val="006C0E68"/>
    <w:rsid w:val="006C0FEA"/>
    <w:rsid w:val="006C1057"/>
    <w:rsid w:val="006C10C9"/>
    <w:rsid w:val="006C10DE"/>
    <w:rsid w:val="006C155F"/>
    <w:rsid w:val="006C1AC2"/>
    <w:rsid w:val="006C1BB0"/>
    <w:rsid w:val="006C2237"/>
    <w:rsid w:val="006C226A"/>
    <w:rsid w:val="006C2424"/>
    <w:rsid w:val="006C2478"/>
    <w:rsid w:val="006C247F"/>
    <w:rsid w:val="006C28E7"/>
    <w:rsid w:val="006C2959"/>
    <w:rsid w:val="006C2C35"/>
    <w:rsid w:val="006C2DCF"/>
    <w:rsid w:val="006C2ECE"/>
    <w:rsid w:val="006C2EE9"/>
    <w:rsid w:val="006C2F33"/>
    <w:rsid w:val="006C30B1"/>
    <w:rsid w:val="006C331A"/>
    <w:rsid w:val="006C3966"/>
    <w:rsid w:val="006C3EE3"/>
    <w:rsid w:val="006C40EC"/>
    <w:rsid w:val="006C421F"/>
    <w:rsid w:val="006C433E"/>
    <w:rsid w:val="006C4496"/>
    <w:rsid w:val="006C463E"/>
    <w:rsid w:val="006C4659"/>
    <w:rsid w:val="006C4759"/>
    <w:rsid w:val="006C4D0D"/>
    <w:rsid w:val="006C4ED6"/>
    <w:rsid w:val="006C4F8D"/>
    <w:rsid w:val="006C4FA8"/>
    <w:rsid w:val="006C504E"/>
    <w:rsid w:val="006C509B"/>
    <w:rsid w:val="006C5433"/>
    <w:rsid w:val="006C5AAF"/>
    <w:rsid w:val="006C5B66"/>
    <w:rsid w:val="006C5EDB"/>
    <w:rsid w:val="006C6293"/>
    <w:rsid w:val="006C62A0"/>
    <w:rsid w:val="006C6428"/>
    <w:rsid w:val="006C6572"/>
    <w:rsid w:val="006C65E8"/>
    <w:rsid w:val="006C68E5"/>
    <w:rsid w:val="006C6907"/>
    <w:rsid w:val="006C69A7"/>
    <w:rsid w:val="006C69BE"/>
    <w:rsid w:val="006C6FFF"/>
    <w:rsid w:val="006C7027"/>
    <w:rsid w:val="006C70E2"/>
    <w:rsid w:val="006C7195"/>
    <w:rsid w:val="006C73F2"/>
    <w:rsid w:val="006C74D2"/>
    <w:rsid w:val="006C75CC"/>
    <w:rsid w:val="006C75FD"/>
    <w:rsid w:val="006C7A6F"/>
    <w:rsid w:val="006C7E8F"/>
    <w:rsid w:val="006D01F3"/>
    <w:rsid w:val="006D02EC"/>
    <w:rsid w:val="006D02FE"/>
    <w:rsid w:val="006D05CD"/>
    <w:rsid w:val="006D071D"/>
    <w:rsid w:val="006D07C7"/>
    <w:rsid w:val="006D0870"/>
    <w:rsid w:val="006D097D"/>
    <w:rsid w:val="006D0DE7"/>
    <w:rsid w:val="006D106B"/>
    <w:rsid w:val="006D13AC"/>
    <w:rsid w:val="006D1500"/>
    <w:rsid w:val="006D1531"/>
    <w:rsid w:val="006D15E2"/>
    <w:rsid w:val="006D17A2"/>
    <w:rsid w:val="006D1947"/>
    <w:rsid w:val="006D1B78"/>
    <w:rsid w:val="006D1DB6"/>
    <w:rsid w:val="006D20C8"/>
    <w:rsid w:val="006D2147"/>
    <w:rsid w:val="006D21C5"/>
    <w:rsid w:val="006D2654"/>
    <w:rsid w:val="006D28B6"/>
    <w:rsid w:val="006D2BCC"/>
    <w:rsid w:val="006D2DAE"/>
    <w:rsid w:val="006D307E"/>
    <w:rsid w:val="006D312E"/>
    <w:rsid w:val="006D3338"/>
    <w:rsid w:val="006D3370"/>
    <w:rsid w:val="006D345C"/>
    <w:rsid w:val="006D3803"/>
    <w:rsid w:val="006D3A74"/>
    <w:rsid w:val="006D3B2D"/>
    <w:rsid w:val="006D3CAE"/>
    <w:rsid w:val="006D3EBD"/>
    <w:rsid w:val="006D3EE6"/>
    <w:rsid w:val="006D40A7"/>
    <w:rsid w:val="006D411E"/>
    <w:rsid w:val="006D454C"/>
    <w:rsid w:val="006D45B7"/>
    <w:rsid w:val="006D46B7"/>
    <w:rsid w:val="006D479C"/>
    <w:rsid w:val="006D48E5"/>
    <w:rsid w:val="006D4A0F"/>
    <w:rsid w:val="006D4AC3"/>
    <w:rsid w:val="006D4C71"/>
    <w:rsid w:val="006D4E0D"/>
    <w:rsid w:val="006D4E82"/>
    <w:rsid w:val="006D509C"/>
    <w:rsid w:val="006D50CC"/>
    <w:rsid w:val="006D50F5"/>
    <w:rsid w:val="006D5310"/>
    <w:rsid w:val="006D54F3"/>
    <w:rsid w:val="006D584E"/>
    <w:rsid w:val="006D5B5F"/>
    <w:rsid w:val="006D6040"/>
    <w:rsid w:val="006D6354"/>
    <w:rsid w:val="006D6386"/>
    <w:rsid w:val="006D63CC"/>
    <w:rsid w:val="006D65D5"/>
    <w:rsid w:val="006D67E1"/>
    <w:rsid w:val="006D6850"/>
    <w:rsid w:val="006D69F9"/>
    <w:rsid w:val="006D6B8B"/>
    <w:rsid w:val="006D7045"/>
    <w:rsid w:val="006D7076"/>
    <w:rsid w:val="006D74F0"/>
    <w:rsid w:val="006D7BFE"/>
    <w:rsid w:val="006D7CC7"/>
    <w:rsid w:val="006D7DA6"/>
    <w:rsid w:val="006E027C"/>
    <w:rsid w:val="006E072D"/>
    <w:rsid w:val="006E08D2"/>
    <w:rsid w:val="006E097C"/>
    <w:rsid w:val="006E0AD8"/>
    <w:rsid w:val="006E0BA7"/>
    <w:rsid w:val="006E0D59"/>
    <w:rsid w:val="006E107F"/>
    <w:rsid w:val="006E10F1"/>
    <w:rsid w:val="006E12FF"/>
    <w:rsid w:val="006E133A"/>
    <w:rsid w:val="006E1721"/>
    <w:rsid w:val="006E1A38"/>
    <w:rsid w:val="006E1D13"/>
    <w:rsid w:val="006E1E93"/>
    <w:rsid w:val="006E1F3B"/>
    <w:rsid w:val="006E2008"/>
    <w:rsid w:val="006E22E2"/>
    <w:rsid w:val="006E25B8"/>
    <w:rsid w:val="006E2691"/>
    <w:rsid w:val="006E2C14"/>
    <w:rsid w:val="006E2F83"/>
    <w:rsid w:val="006E2FE7"/>
    <w:rsid w:val="006E3077"/>
    <w:rsid w:val="006E3131"/>
    <w:rsid w:val="006E3246"/>
    <w:rsid w:val="006E3368"/>
    <w:rsid w:val="006E3558"/>
    <w:rsid w:val="006E3565"/>
    <w:rsid w:val="006E35FB"/>
    <w:rsid w:val="006E360D"/>
    <w:rsid w:val="006E38B8"/>
    <w:rsid w:val="006E3B8C"/>
    <w:rsid w:val="006E495A"/>
    <w:rsid w:val="006E4A8D"/>
    <w:rsid w:val="006E4BA2"/>
    <w:rsid w:val="006E4CC1"/>
    <w:rsid w:val="006E4D6C"/>
    <w:rsid w:val="006E4EEC"/>
    <w:rsid w:val="006E509D"/>
    <w:rsid w:val="006E51E2"/>
    <w:rsid w:val="006E5268"/>
    <w:rsid w:val="006E58D9"/>
    <w:rsid w:val="006E597D"/>
    <w:rsid w:val="006E5A03"/>
    <w:rsid w:val="006E5D75"/>
    <w:rsid w:val="006E5E0F"/>
    <w:rsid w:val="006E5F16"/>
    <w:rsid w:val="006E5F32"/>
    <w:rsid w:val="006E620B"/>
    <w:rsid w:val="006E66F3"/>
    <w:rsid w:val="006E6A34"/>
    <w:rsid w:val="006E6A42"/>
    <w:rsid w:val="006E6BDF"/>
    <w:rsid w:val="006E6C61"/>
    <w:rsid w:val="006E6F0A"/>
    <w:rsid w:val="006E6F37"/>
    <w:rsid w:val="006E707C"/>
    <w:rsid w:val="006E71EE"/>
    <w:rsid w:val="006E7273"/>
    <w:rsid w:val="006E7438"/>
    <w:rsid w:val="006E74BD"/>
    <w:rsid w:val="006E7548"/>
    <w:rsid w:val="006E7844"/>
    <w:rsid w:val="006E787B"/>
    <w:rsid w:val="006E7B26"/>
    <w:rsid w:val="006E7D7C"/>
    <w:rsid w:val="006E7E01"/>
    <w:rsid w:val="006E7E3E"/>
    <w:rsid w:val="006E7E81"/>
    <w:rsid w:val="006F009E"/>
    <w:rsid w:val="006F00DA"/>
    <w:rsid w:val="006F0169"/>
    <w:rsid w:val="006F0390"/>
    <w:rsid w:val="006F050B"/>
    <w:rsid w:val="006F0AC8"/>
    <w:rsid w:val="006F0B3A"/>
    <w:rsid w:val="006F0BA1"/>
    <w:rsid w:val="006F0BCA"/>
    <w:rsid w:val="006F0DA2"/>
    <w:rsid w:val="006F0E45"/>
    <w:rsid w:val="006F0FFF"/>
    <w:rsid w:val="006F174E"/>
    <w:rsid w:val="006F185B"/>
    <w:rsid w:val="006F19EB"/>
    <w:rsid w:val="006F1A2C"/>
    <w:rsid w:val="006F1B93"/>
    <w:rsid w:val="006F1DEB"/>
    <w:rsid w:val="006F1E52"/>
    <w:rsid w:val="006F1EAE"/>
    <w:rsid w:val="006F1F1C"/>
    <w:rsid w:val="006F2038"/>
    <w:rsid w:val="006F211B"/>
    <w:rsid w:val="006F22B8"/>
    <w:rsid w:val="006F22C4"/>
    <w:rsid w:val="006F23E2"/>
    <w:rsid w:val="006F25BD"/>
    <w:rsid w:val="006F265B"/>
    <w:rsid w:val="006F281D"/>
    <w:rsid w:val="006F2968"/>
    <w:rsid w:val="006F2C44"/>
    <w:rsid w:val="006F2D6F"/>
    <w:rsid w:val="006F2E20"/>
    <w:rsid w:val="006F2EE8"/>
    <w:rsid w:val="006F2F2B"/>
    <w:rsid w:val="006F32F8"/>
    <w:rsid w:val="006F333C"/>
    <w:rsid w:val="006F3419"/>
    <w:rsid w:val="006F3434"/>
    <w:rsid w:val="006F36A7"/>
    <w:rsid w:val="006F3783"/>
    <w:rsid w:val="006F3B6E"/>
    <w:rsid w:val="006F3CA7"/>
    <w:rsid w:val="006F3F8E"/>
    <w:rsid w:val="006F4389"/>
    <w:rsid w:val="006F44E7"/>
    <w:rsid w:val="006F4952"/>
    <w:rsid w:val="006F4A13"/>
    <w:rsid w:val="006F4B39"/>
    <w:rsid w:val="006F4B77"/>
    <w:rsid w:val="006F51D4"/>
    <w:rsid w:val="006F5384"/>
    <w:rsid w:val="006F565D"/>
    <w:rsid w:val="006F5752"/>
    <w:rsid w:val="006F59EE"/>
    <w:rsid w:val="006F5AC6"/>
    <w:rsid w:val="006F5ACD"/>
    <w:rsid w:val="006F5FA8"/>
    <w:rsid w:val="006F5FB7"/>
    <w:rsid w:val="006F608C"/>
    <w:rsid w:val="006F6358"/>
    <w:rsid w:val="006F6373"/>
    <w:rsid w:val="006F6392"/>
    <w:rsid w:val="006F65A2"/>
    <w:rsid w:val="006F65C9"/>
    <w:rsid w:val="006F67DA"/>
    <w:rsid w:val="006F69F0"/>
    <w:rsid w:val="006F69F6"/>
    <w:rsid w:val="006F6BA5"/>
    <w:rsid w:val="006F6D22"/>
    <w:rsid w:val="006F6D28"/>
    <w:rsid w:val="006F6F76"/>
    <w:rsid w:val="006F6F8E"/>
    <w:rsid w:val="006F705E"/>
    <w:rsid w:val="006F7085"/>
    <w:rsid w:val="006F7096"/>
    <w:rsid w:val="006F7302"/>
    <w:rsid w:val="006F732B"/>
    <w:rsid w:val="006F73A4"/>
    <w:rsid w:val="006F75DC"/>
    <w:rsid w:val="006F7630"/>
    <w:rsid w:val="006F78B1"/>
    <w:rsid w:val="006F7985"/>
    <w:rsid w:val="006F7F1E"/>
    <w:rsid w:val="006F7FB0"/>
    <w:rsid w:val="0070060E"/>
    <w:rsid w:val="00700718"/>
    <w:rsid w:val="00700970"/>
    <w:rsid w:val="00700A0C"/>
    <w:rsid w:val="00700ACE"/>
    <w:rsid w:val="00700AEE"/>
    <w:rsid w:val="00700E25"/>
    <w:rsid w:val="00700F70"/>
    <w:rsid w:val="007015D9"/>
    <w:rsid w:val="007016FC"/>
    <w:rsid w:val="00701702"/>
    <w:rsid w:val="00701958"/>
    <w:rsid w:val="00701ACF"/>
    <w:rsid w:val="00701CEC"/>
    <w:rsid w:val="007024C7"/>
    <w:rsid w:val="00702773"/>
    <w:rsid w:val="007027E5"/>
    <w:rsid w:val="00702834"/>
    <w:rsid w:val="00702837"/>
    <w:rsid w:val="007029BD"/>
    <w:rsid w:val="00702B03"/>
    <w:rsid w:val="00702B0E"/>
    <w:rsid w:val="00702B59"/>
    <w:rsid w:val="00702C52"/>
    <w:rsid w:val="00702C60"/>
    <w:rsid w:val="007031A1"/>
    <w:rsid w:val="00703201"/>
    <w:rsid w:val="0070348D"/>
    <w:rsid w:val="007034A5"/>
    <w:rsid w:val="00703795"/>
    <w:rsid w:val="0070397C"/>
    <w:rsid w:val="00703C54"/>
    <w:rsid w:val="00703F34"/>
    <w:rsid w:val="007045E4"/>
    <w:rsid w:val="007046FE"/>
    <w:rsid w:val="007047D2"/>
    <w:rsid w:val="0070480A"/>
    <w:rsid w:val="007049B8"/>
    <w:rsid w:val="00704A30"/>
    <w:rsid w:val="00704BE8"/>
    <w:rsid w:val="00704BF6"/>
    <w:rsid w:val="00704C03"/>
    <w:rsid w:val="00704DA4"/>
    <w:rsid w:val="00704EC4"/>
    <w:rsid w:val="00704FC8"/>
    <w:rsid w:val="00705095"/>
    <w:rsid w:val="00705208"/>
    <w:rsid w:val="0070521D"/>
    <w:rsid w:val="007058C3"/>
    <w:rsid w:val="0070596D"/>
    <w:rsid w:val="00705976"/>
    <w:rsid w:val="00705B46"/>
    <w:rsid w:val="00705C72"/>
    <w:rsid w:val="00705FCC"/>
    <w:rsid w:val="00706065"/>
    <w:rsid w:val="0070620E"/>
    <w:rsid w:val="00706808"/>
    <w:rsid w:val="00706B50"/>
    <w:rsid w:val="00706B63"/>
    <w:rsid w:val="00706C2B"/>
    <w:rsid w:val="00706CED"/>
    <w:rsid w:val="00706CFD"/>
    <w:rsid w:val="00707033"/>
    <w:rsid w:val="0070713F"/>
    <w:rsid w:val="00707256"/>
    <w:rsid w:val="00707280"/>
    <w:rsid w:val="00707869"/>
    <w:rsid w:val="007078B1"/>
    <w:rsid w:val="0070793C"/>
    <w:rsid w:val="00707D26"/>
    <w:rsid w:val="00707D99"/>
    <w:rsid w:val="00707E1D"/>
    <w:rsid w:val="007101C5"/>
    <w:rsid w:val="00710503"/>
    <w:rsid w:val="00710520"/>
    <w:rsid w:val="00710528"/>
    <w:rsid w:val="00710747"/>
    <w:rsid w:val="0071077A"/>
    <w:rsid w:val="007107CB"/>
    <w:rsid w:val="00710A79"/>
    <w:rsid w:val="007112ED"/>
    <w:rsid w:val="007114BD"/>
    <w:rsid w:val="0071150C"/>
    <w:rsid w:val="007116F0"/>
    <w:rsid w:val="00711840"/>
    <w:rsid w:val="00711A1E"/>
    <w:rsid w:val="00711C35"/>
    <w:rsid w:val="00711CC9"/>
    <w:rsid w:val="00711E84"/>
    <w:rsid w:val="00711F44"/>
    <w:rsid w:val="00712117"/>
    <w:rsid w:val="00712144"/>
    <w:rsid w:val="00712206"/>
    <w:rsid w:val="0071238F"/>
    <w:rsid w:val="007123F4"/>
    <w:rsid w:val="007124DF"/>
    <w:rsid w:val="0071270B"/>
    <w:rsid w:val="00712928"/>
    <w:rsid w:val="00712C34"/>
    <w:rsid w:val="00712CC4"/>
    <w:rsid w:val="00712D43"/>
    <w:rsid w:val="00712D93"/>
    <w:rsid w:val="00713120"/>
    <w:rsid w:val="00713160"/>
    <w:rsid w:val="007132D7"/>
    <w:rsid w:val="0071341C"/>
    <w:rsid w:val="00713475"/>
    <w:rsid w:val="007134C7"/>
    <w:rsid w:val="0071369F"/>
    <w:rsid w:val="007138A8"/>
    <w:rsid w:val="007138E2"/>
    <w:rsid w:val="00713ABB"/>
    <w:rsid w:val="00713BE5"/>
    <w:rsid w:val="00713D76"/>
    <w:rsid w:val="00713D91"/>
    <w:rsid w:val="00713DE9"/>
    <w:rsid w:val="00713FF7"/>
    <w:rsid w:val="007143CE"/>
    <w:rsid w:val="007143D4"/>
    <w:rsid w:val="007145BF"/>
    <w:rsid w:val="007146D0"/>
    <w:rsid w:val="00714915"/>
    <w:rsid w:val="00714B25"/>
    <w:rsid w:val="00715538"/>
    <w:rsid w:val="00715576"/>
    <w:rsid w:val="007155C4"/>
    <w:rsid w:val="007156F1"/>
    <w:rsid w:val="00715F1E"/>
    <w:rsid w:val="007160E8"/>
    <w:rsid w:val="0071636D"/>
    <w:rsid w:val="00716445"/>
    <w:rsid w:val="00716557"/>
    <w:rsid w:val="007165C5"/>
    <w:rsid w:val="0071698B"/>
    <w:rsid w:val="00716C78"/>
    <w:rsid w:val="00716ECD"/>
    <w:rsid w:val="00716FBE"/>
    <w:rsid w:val="00717003"/>
    <w:rsid w:val="0071736F"/>
    <w:rsid w:val="00717565"/>
    <w:rsid w:val="007176D4"/>
    <w:rsid w:val="00717743"/>
    <w:rsid w:val="00717A7F"/>
    <w:rsid w:val="00717CCC"/>
    <w:rsid w:val="00717D46"/>
    <w:rsid w:val="0072018C"/>
    <w:rsid w:val="007201EE"/>
    <w:rsid w:val="00720640"/>
    <w:rsid w:val="00720800"/>
    <w:rsid w:val="007208AB"/>
    <w:rsid w:val="00720B08"/>
    <w:rsid w:val="00720C5B"/>
    <w:rsid w:val="00720E55"/>
    <w:rsid w:val="00720E75"/>
    <w:rsid w:val="00720FF6"/>
    <w:rsid w:val="0072109A"/>
    <w:rsid w:val="00721185"/>
    <w:rsid w:val="007212BF"/>
    <w:rsid w:val="00721606"/>
    <w:rsid w:val="00721692"/>
    <w:rsid w:val="00721813"/>
    <w:rsid w:val="00721844"/>
    <w:rsid w:val="00721B8B"/>
    <w:rsid w:val="00721EA3"/>
    <w:rsid w:val="00722128"/>
    <w:rsid w:val="0072219B"/>
    <w:rsid w:val="0072246C"/>
    <w:rsid w:val="00722678"/>
    <w:rsid w:val="0072268C"/>
    <w:rsid w:val="00722698"/>
    <w:rsid w:val="00722916"/>
    <w:rsid w:val="00722AA3"/>
    <w:rsid w:val="00722F74"/>
    <w:rsid w:val="00723253"/>
    <w:rsid w:val="00723816"/>
    <w:rsid w:val="00723897"/>
    <w:rsid w:val="007239C7"/>
    <w:rsid w:val="00723A16"/>
    <w:rsid w:val="00723A5B"/>
    <w:rsid w:val="00723B3A"/>
    <w:rsid w:val="00723C03"/>
    <w:rsid w:val="00723C1C"/>
    <w:rsid w:val="00723C3A"/>
    <w:rsid w:val="0072405B"/>
    <w:rsid w:val="00724098"/>
    <w:rsid w:val="00724309"/>
    <w:rsid w:val="00724645"/>
    <w:rsid w:val="0072484A"/>
    <w:rsid w:val="007249DB"/>
    <w:rsid w:val="007249EA"/>
    <w:rsid w:val="00724A19"/>
    <w:rsid w:val="00724A5D"/>
    <w:rsid w:val="00724C4E"/>
    <w:rsid w:val="00724E38"/>
    <w:rsid w:val="00724F6A"/>
    <w:rsid w:val="00725066"/>
    <w:rsid w:val="00725AFE"/>
    <w:rsid w:val="00725B6E"/>
    <w:rsid w:val="00726176"/>
    <w:rsid w:val="00726773"/>
    <w:rsid w:val="00726918"/>
    <w:rsid w:val="00726947"/>
    <w:rsid w:val="00726C62"/>
    <w:rsid w:val="00727001"/>
    <w:rsid w:val="007272A3"/>
    <w:rsid w:val="0072732A"/>
    <w:rsid w:val="00727744"/>
    <w:rsid w:val="00727788"/>
    <w:rsid w:val="00727C5B"/>
    <w:rsid w:val="00727DD5"/>
    <w:rsid w:val="00727EDC"/>
    <w:rsid w:val="00727F76"/>
    <w:rsid w:val="0073006D"/>
    <w:rsid w:val="00730090"/>
    <w:rsid w:val="007300F1"/>
    <w:rsid w:val="0073021D"/>
    <w:rsid w:val="00730356"/>
    <w:rsid w:val="00730476"/>
    <w:rsid w:val="007307BC"/>
    <w:rsid w:val="00730848"/>
    <w:rsid w:val="00730877"/>
    <w:rsid w:val="00730931"/>
    <w:rsid w:val="007309AD"/>
    <w:rsid w:val="007309BE"/>
    <w:rsid w:val="00730AD6"/>
    <w:rsid w:val="00730C6B"/>
    <w:rsid w:val="00731253"/>
    <w:rsid w:val="00731345"/>
    <w:rsid w:val="007314FE"/>
    <w:rsid w:val="0073152C"/>
    <w:rsid w:val="0073154F"/>
    <w:rsid w:val="0073156F"/>
    <w:rsid w:val="007316A1"/>
    <w:rsid w:val="007316B9"/>
    <w:rsid w:val="00731829"/>
    <w:rsid w:val="00731864"/>
    <w:rsid w:val="00731F34"/>
    <w:rsid w:val="007320F4"/>
    <w:rsid w:val="0073213D"/>
    <w:rsid w:val="007321B6"/>
    <w:rsid w:val="00732214"/>
    <w:rsid w:val="00732423"/>
    <w:rsid w:val="00732717"/>
    <w:rsid w:val="00732C5D"/>
    <w:rsid w:val="00732D08"/>
    <w:rsid w:val="00732D38"/>
    <w:rsid w:val="00732E74"/>
    <w:rsid w:val="00732E94"/>
    <w:rsid w:val="00732F04"/>
    <w:rsid w:val="007331AA"/>
    <w:rsid w:val="00733230"/>
    <w:rsid w:val="00733384"/>
    <w:rsid w:val="0073343F"/>
    <w:rsid w:val="007334B9"/>
    <w:rsid w:val="00733610"/>
    <w:rsid w:val="00733761"/>
    <w:rsid w:val="0073397C"/>
    <w:rsid w:val="007339AE"/>
    <w:rsid w:val="007339FB"/>
    <w:rsid w:val="00733ADD"/>
    <w:rsid w:val="00733D79"/>
    <w:rsid w:val="00734311"/>
    <w:rsid w:val="0073446F"/>
    <w:rsid w:val="00734713"/>
    <w:rsid w:val="00734828"/>
    <w:rsid w:val="00734BA1"/>
    <w:rsid w:val="00734C2F"/>
    <w:rsid w:val="00734CB4"/>
    <w:rsid w:val="00734CF2"/>
    <w:rsid w:val="00734F50"/>
    <w:rsid w:val="00735089"/>
    <w:rsid w:val="0073514F"/>
    <w:rsid w:val="007352EA"/>
    <w:rsid w:val="0073578F"/>
    <w:rsid w:val="007357E4"/>
    <w:rsid w:val="007359CC"/>
    <w:rsid w:val="00735A83"/>
    <w:rsid w:val="00735B7E"/>
    <w:rsid w:val="00735D8C"/>
    <w:rsid w:val="00736110"/>
    <w:rsid w:val="00736231"/>
    <w:rsid w:val="007366B4"/>
    <w:rsid w:val="007366F9"/>
    <w:rsid w:val="00736A28"/>
    <w:rsid w:val="00736A96"/>
    <w:rsid w:val="00736DC8"/>
    <w:rsid w:val="00736EE1"/>
    <w:rsid w:val="00736F99"/>
    <w:rsid w:val="00736FA6"/>
    <w:rsid w:val="0073714D"/>
    <w:rsid w:val="00737333"/>
    <w:rsid w:val="00737676"/>
    <w:rsid w:val="00737819"/>
    <w:rsid w:val="0073792E"/>
    <w:rsid w:val="007379A6"/>
    <w:rsid w:val="00737B88"/>
    <w:rsid w:val="00737C45"/>
    <w:rsid w:val="00737C95"/>
    <w:rsid w:val="00737E97"/>
    <w:rsid w:val="00740011"/>
    <w:rsid w:val="007400B0"/>
    <w:rsid w:val="007402F8"/>
    <w:rsid w:val="00740545"/>
    <w:rsid w:val="007405BD"/>
    <w:rsid w:val="00740760"/>
    <w:rsid w:val="00740995"/>
    <w:rsid w:val="00740A4C"/>
    <w:rsid w:val="00740ABE"/>
    <w:rsid w:val="00740B91"/>
    <w:rsid w:val="00741010"/>
    <w:rsid w:val="00741256"/>
    <w:rsid w:val="007413C4"/>
    <w:rsid w:val="00741627"/>
    <w:rsid w:val="00741778"/>
    <w:rsid w:val="00741865"/>
    <w:rsid w:val="00741AA6"/>
    <w:rsid w:val="00741C15"/>
    <w:rsid w:val="00741C77"/>
    <w:rsid w:val="00741EB8"/>
    <w:rsid w:val="007420B4"/>
    <w:rsid w:val="0074237D"/>
    <w:rsid w:val="00742633"/>
    <w:rsid w:val="00742656"/>
    <w:rsid w:val="00742F62"/>
    <w:rsid w:val="0074303D"/>
    <w:rsid w:val="00743236"/>
    <w:rsid w:val="007432DB"/>
    <w:rsid w:val="00743453"/>
    <w:rsid w:val="00743772"/>
    <w:rsid w:val="00743A43"/>
    <w:rsid w:val="00743B78"/>
    <w:rsid w:val="00743CD5"/>
    <w:rsid w:val="00743D42"/>
    <w:rsid w:val="00743EEB"/>
    <w:rsid w:val="007440B1"/>
    <w:rsid w:val="0074450C"/>
    <w:rsid w:val="0074491D"/>
    <w:rsid w:val="00744A03"/>
    <w:rsid w:val="00744B1B"/>
    <w:rsid w:val="00744CA6"/>
    <w:rsid w:val="00744D8B"/>
    <w:rsid w:val="007451A1"/>
    <w:rsid w:val="007452A3"/>
    <w:rsid w:val="0074535B"/>
    <w:rsid w:val="007453D8"/>
    <w:rsid w:val="007454D4"/>
    <w:rsid w:val="00745517"/>
    <w:rsid w:val="0074567D"/>
    <w:rsid w:val="0074572F"/>
    <w:rsid w:val="0074599B"/>
    <w:rsid w:val="007459E8"/>
    <w:rsid w:val="00745B63"/>
    <w:rsid w:val="00745CD4"/>
    <w:rsid w:val="00745E3B"/>
    <w:rsid w:val="00746223"/>
    <w:rsid w:val="00746253"/>
    <w:rsid w:val="0074640F"/>
    <w:rsid w:val="007464C0"/>
    <w:rsid w:val="0074651F"/>
    <w:rsid w:val="00746634"/>
    <w:rsid w:val="0074672A"/>
    <w:rsid w:val="00746782"/>
    <w:rsid w:val="00746791"/>
    <w:rsid w:val="00746996"/>
    <w:rsid w:val="00746AD2"/>
    <w:rsid w:val="00746C45"/>
    <w:rsid w:val="00747049"/>
    <w:rsid w:val="007470EC"/>
    <w:rsid w:val="00747149"/>
    <w:rsid w:val="00747174"/>
    <w:rsid w:val="007471C4"/>
    <w:rsid w:val="007472BC"/>
    <w:rsid w:val="007472C6"/>
    <w:rsid w:val="00747363"/>
    <w:rsid w:val="00747438"/>
    <w:rsid w:val="007475E2"/>
    <w:rsid w:val="007475EC"/>
    <w:rsid w:val="0074772D"/>
    <w:rsid w:val="00747CA8"/>
    <w:rsid w:val="00747F0B"/>
    <w:rsid w:val="00747FC4"/>
    <w:rsid w:val="007500E8"/>
    <w:rsid w:val="007504D6"/>
    <w:rsid w:val="00750559"/>
    <w:rsid w:val="0075081B"/>
    <w:rsid w:val="0075095D"/>
    <w:rsid w:val="00750A37"/>
    <w:rsid w:val="00750C09"/>
    <w:rsid w:val="00750C43"/>
    <w:rsid w:val="00750C4A"/>
    <w:rsid w:val="00750F31"/>
    <w:rsid w:val="00750F9F"/>
    <w:rsid w:val="00750FC4"/>
    <w:rsid w:val="0075108C"/>
    <w:rsid w:val="007510B4"/>
    <w:rsid w:val="00751341"/>
    <w:rsid w:val="0075192D"/>
    <w:rsid w:val="00751AD0"/>
    <w:rsid w:val="00751ADD"/>
    <w:rsid w:val="00751DE8"/>
    <w:rsid w:val="0075213C"/>
    <w:rsid w:val="00752292"/>
    <w:rsid w:val="007522F9"/>
    <w:rsid w:val="007526EA"/>
    <w:rsid w:val="00752833"/>
    <w:rsid w:val="00752B7C"/>
    <w:rsid w:val="00752D4E"/>
    <w:rsid w:val="00752EFF"/>
    <w:rsid w:val="00753614"/>
    <w:rsid w:val="00753731"/>
    <w:rsid w:val="007537B2"/>
    <w:rsid w:val="00753869"/>
    <w:rsid w:val="007538A0"/>
    <w:rsid w:val="00753D44"/>
    <w:rsid w:val="007541BE"/>
    <w:rsid w:val="007542D1"/>
    <w:rsid w:val="00754319"/>
    <w:rsid w:val="0075475A"/>
    <w:rsid w:val="00754A6F"/>
    <w:rsid w:val="00754B91"/>
    <w:rsid w:val="00754BAA"/>
    <w:rsid w:val="00754CC5"/>
    <w:rsid w:val="00754E6B"/>
    <w:rsid w:val="00754F08"/>
    <w:rsid w:val="0075587F"/>
    <w:rsid w:val="007558DD"/>
    <w:rsid w:val="00755A02"/>
    <w:rsid w:val="00755AC0"/>
    <w:rsid w:val="00755CB4"/>
    <w:rsid w:val="00755F9E"/>
    <w:rsid w:val="00756708"/>
    <w:rsid w:val="0075698A"/>
    <w:rsid w:val="00756BD4"/>
    <w:rsid w:val="00756F83"/>
    <w:rsid w:val="007572E2"/>
    <w:rsid w:val="00757434"/>
    <w:rsid w:val="0075746A"/>
    <w:rsid w:val="007576C9"/>
    <w:rsid w:val="00757802"/>
    <w:rsid w:val="007578D7"/>
    <w:rsid w:val="00757905"/>
    <w:rsid w:val="007579E5"/>
    <w:rsid w:val="00757A1C"/>
    <w:rsid w:val="00757A8C"/>
    <w:rsid w:val="00760265"/>
    <w:rsid w:val="00760266"/>
    <w:rsid w:val="00760279"/>
    <w:rsid w:val="00760439"/>
    <w:rsid w:val="00760480"/>
    <w:rsid w:val="007606A5"/>
    <w:rsid w:val="007607D2"/>
    <w:rsid w:val="007607DD"/>
    <w:rsid w:val="0076096E"/>
    <w:rsid w:val="00760BCD"/>
    <w:rsid w:val="0076137A"/>
    <w:rsid w:val="0076144A"/>
    <w:rsid w:val="007616D6"/>
    <w:rsid w:val="007618BF"/>
    <w:rsid w:val="00761BF8"/>
    <w:rsid w:val="00761DAA"/>
    <w:rsid w:val="00761F73"/>
    <w:rsid w:val="00762110"/>
    <w:rsid w:val="00762161"/>
    <w:rsid w:val="007622AA"/>
    <w:rsid w:val="00762443"/>
    <w:rsid w:val="007626BF"/>
    <w:rsid w:val="00762771"/>
    <w:rsid w:val="00762E03"/>
    <w:rsid w:val="00762EF1"/>
    <w:rsid w:val="0076327B"/>
    <w:rsid w:val="007632CE"/>
    <w:rsid w:val="0076347C"/>
    <w:rsid w:val="00763647"/>
    <w:rsid w:val="00763922"/>
    <w:rsid w:val="00763964"/>
    <w:rsid w:val="007639E6"/>
    <w:rsid w:val="00763A88"/>
    <w:rsid w:val="00763BE8"/>
    <w:rsid w:val="00763D84"/>
    <w:rsid w:val="00763E56"/>
    <w:rsid w:val="00763E83"/>
    <w:rsid w:val="00763F93"/>
    <w:rsid w:val="00764020"/>
    <w:rsid w:val="007642FE"/>
    <w:rsid w:val="0076436E"/>
    <w:rsid w:val="0076449D"/>
    <w:rsid w:val="007645C8"/>
    <w:rsid w:val="007646D7"/>
    <w:rsid w:val="007647E5"/>
    <w:rsid w:val="00764866"/>
    <w:rsid w:val="007648AE"/>
    <w:rsid w:val="00764940"/>
    <w:rsid w:val="00764A56"/>
    <w:rsid w:val="00764B8A"/>
    <w:rsid w:val="00764C77"/>
    <w:rsid w:val="00764CBD"/>
    <w:rsid w:val="00764CC0"/>
    <w:rsid w:val="00764DB6"/>
    <w:rsid w:val="00764EA5"/>
    <w:rsid w:val="007654EE"/>
    <w:rsid w:val="0076579B"/>
    <w:rsid w:val="00765963"/>
    <w:rsid w:val="00765AB8"/>
    <w:rsid w:val="00765B5A"/>
    <w:rsid w:val="00765C6D"/>
    <w:rsid w:val="00765FA9"/>
    <w:rsid w:val="007663EC"/>
    <w:rsid w:val="007664C0"/>
    <w:rsid w:val="007666EF"/>
    <w:rsid w:val="00766867"/>
    <w:rsid w:val="007669AD"/>
    <w:rsid w:val="00766FFC"/>
    <w:rsid w:val="007670D7"/>
    <w:rsid w:val="007672D9"/>
    <w:rsid w:val="0076744C"/>
    <w:rsid w:val="007675E9"/>
    <w:rsid w:val="00767A09"/>
    <w:rsid w:val="00767B1F"/>
    <w:rsid w:val="00767BC5"/>
    <w:rsid w:val="00770091"/>
    <w:rsid w:val="007703D9"/>
    <w:rsid w:val="0077058B"/>
    <w:rsid w:val="00770618"/>
    <w:rsid w:val="00770830"/>
    <w:rsid w:val="00770861"/>
    <w:rsid w:val="00770A6E"/>
    <w:rsid w:val="00770B88"/>
    <w:rsid w:val="00770E18"/>
    <w:rsid w:val="007711F6"/>
    <w:rsid w:val="00771434"/>
    <w:rsid w:val="00771658"/>
    <w:rsid w:val="0077169E"/>
    <w:rsid w:val="007716E8"/>
    <w:rsid w:val="007717EE"/>
    <w:rsid w:val="00771915"/>
    <w:rsid w:val="0077192B"/>
    <w:rsid w:val="00771A6E"/>
    <w:rsid w:val="00771C0C"/>
    <w:rsid w:val="00771C63"/>
    <w:rsid w:val="00771CC2"/>
    <w:rsid w:val="00771E34"/>
    <w:rsid w:val="00771EA1"/>
    <w:rsid w:val="0077205A"/>
    <w:rsid w:val="00772123"/>
    <w:rsid w:val="00772140"/>
    <w:rsid w:val="00772281"/>
    <w:rsid w:val="007723A7"/>
    <w:rsid w:val="007725F6"/>
    <w:rsid w:val="00772652"/>
    <w:rsid w:val="007726F3"/>
    <w:rsid w:val="00772770"/>
    <w:rsid w:val="007728D7"/>
    <w:rsid w:val="00772DC5"/>
    <w:rsid w:val="00772EAC"/>
    <w:rsid w:val="00772EEF"/>
    <w:rsid w:val="00772F0C"/>
    <w:rsid w:val="00772FD6"/>
    <w:rsid w:val="007731F6"/>
    <w:rsid w:val="00773264"/>
    <w:rsid w:val="00773729"/>
    <w:rsid w:val="0077381F"/>
    <w:rsid w:val="00773996"/>
    <w:rsid w:val="00773A1F"/>
    <w:rsid w:val="00773AE2"/>
    <w:rsid w:val="00773BB7"/>
    <w:rsid w:val="00773D77"/>
    <w:rsid w:val="00774178"/>
    <w:rsid w:val="007741B5"/>
    <w:rsid w:val="007742A1"/>
    <w:rsid w:val="00774435"/>
    <w:rsid w:val="00774854"/>
    <w:rsid w:val="00774AF1"/>
    <w:rsid w:val="00774AFE"/>
    <w:rsid w:val="00774CCC"/>
    <w:rsid w:val="00774CFB"/>
    <w:rsid w:val="00774DB0"/>
    <w:rsid w:val="00774FB2"/>
    <w:rsid w:val="0077541D"/>
    <w:rsid w:val="00775464"/>
    <w:rsid w:val="007754AB"/>
    <w:rsid w:val="0077557C"/>
    <w:rsid w:val="0077580C"/>
    <w:rsid w:val="00775886"/>
    <w:rsid w:val="00775B50"/>
    <w:rsid w:val="00775BE5"/>
    <w:rsid w:val="00775CD7"/>
    <w:rsid w:val="00775CD8"/>
    <w:rsid w:val="00775D0C"/>
    <w:rsid w:val="00776057"/>
    <w:rsid w:val="0077631A"/>
    <w:rsid w:val="007763DB"/>
    <w:rsid w:val="0077648B"/>
    <w:rsid w:val="00776598"/>
    <w:rsid w:val="00776A48"/>
    <w:rsid w:val="00776A52"/>
    <w:rsid w:val="00776C02"/>
    <w:rsid w:val="00776C44"/>
    <w:rsid w:val="00776D0D"/>
    <w:rsid w:val="00776E2A"/>
    <w:rsid w:val="007771D1"/>
    <w:rsid w:val="007773B1"/>
    <w:rsid w:val="00777498"/>
    <w:rsid w:val="007776E1"/>
    <w:rsid w:val="007778C7"/>
    <w:rsid w:val="00777AFD"/>
    <w:rsid w:val="00777D91"/>
    <w:rsid w:val="00780000"/>
    <w:rsid w:val="0078000A"/>
    <w:rsid w:val="00780437"/>
    <w:rsid w:val="007805FC"/>
    <w:rsid w:val="00780812"/>
    <w:rsid w:val="00780876"/>
    <w:rsid w:val="00780970"/>
    <w:rsid w:val="00780E26"/>
    <w:rsid w:val="00780E90"/>
    <w:rsid w:val="007811E9"/>
    <w:rsid w:val="00781559"/>
    <w:rsid w:val="007815F5"/>
    <w:rsid w:val="007817A7"/>
    <w:rsid w:val="00781836"/>
    <w:rsid w:val="00781856"/>
    <w:rsid w:val="00781B35"/>
    <w:rsid w:val="00781EF2"/>
    <w:rsid w:val="00781F75"/>
    <w:rsid w:val="00782189"/>
    <w:rsid w:val="00782228"/>
    <w:rsid w:val="00782317"/>
    <w:rsid w:val="0078295B"/>
    <w:rsid w:val="00782BA7"/>
    <w:rsid w:val="00782CA8"/>
    <w:rsid w:val="00782CF5"/>
    <w:rsid w:val="00782D6E"/>
    <w:rsid w:val="00782D90"/>
    <w:rsid w:val="00782F27"/>
    <w:rsid w:val="00782FAC"/>
    <w:rsid w:val="007836C6"/>
    <w:rsid w:val="007837DF"/>
    <w:rsid w:val="007837E0"/>
    <w:rsid w:val="00783E22"/>
    <w:rsid w:val="0078412C"/>
    <w:rsid w:val="0078480B"/>
    <w:rsid w:val="00784976"/>
    <w:rsid w:val="007849D5"/>
    <w:rsid w:val="00784A27"/>
    <w:rsid w:val="00784B2E"/>
    <w:rsid w:val="00784BDF"/>
    <w:rsid w:val="00784D74"/>
    <w:rsid w:val="00785263"/>
    <w:rsid w:val="0078569F"/>
    <w:rsid w:val="00785733"/>
    <w:rsid w:val="00785750"/>
    <w:rsid w:val="00785B9C"/>
    <w:rsid w:val="00785E26"/>
    <w:rsid w:val="00785E61"/>
    <w:rsid w:val="00785F23"/>
    <w:rsid w:val="00785FB0"/>
    <w:rsid w:val="00786107"/>
    <w:rsid w:val="0078613E"/>
    <w:rsid w:val="0078644B"/>
    <w:rsid w:val="00786460"/>
    <w:rsid w:val="007865B8"/>
    <w:rsid w:val="007869B4"/>
    <w:rsid w:val="00786C17"/>
    <w:rsid w:val="00786E53"/>
    <w:rsid w:val="0078713E"/>
    <w:rsid w:val="007871FA"/>
    <w:rsid w:val="00787418"/>
    <w:rsid w:val="007874C3"/>
    <w:rsid w:val="007876AD"/>
    <w:rsid w:val="0078794C"/>
    <w:rsid w:val="00787A68"/>
    <w:rsid w:val="00787C8A"/>
    <w:rsid w:val="00787D76"/>
    <w:rsid w:val="00787DD0"/>
    <w:rsid w:val="00787DDF"/>
    <w:rsid w:val="00787E6F"/>
    <w:rsid w:val="00787E7D"/>
    <w:rsid w:val="007900F0"/>
    <w:rsid w:val="00790742"/>
    <w:rsid w:val="007907BB"/>
    <w:rsid w:val="00790AB6"/>
    <w:rsid w:val="00790B03"/>
    <w:rsid w:val="00790B8C"/>
    <w:rsid w:val="00790C80"/>
    <w:rsid w:val="00790E52"/>
    <w:rsid w:val="00790F3D"/>
    <w:rsid w:val="007910E5"/>
    <w:rsid w:val="00791552"/>
    <w:rsid w:val="007915CA"/>
    <w:rsid w:val="007919B7"/>
    <w:rsid w:val="007919FD"/>
    <w:rsid w:val="00791A3A"/>
    <w:rsid w:val="00791BF6"/>
    <w:rsid w:val="00791C62"/>
    <w:rsid w:val="00791D2D"/>
    <w:rsid w:val="00791F48"/>
    <w:rsid w:val="00791F6A"/>
    <w:rsid w:val="00792361"/>
    <w:rsid w:val="00792881"/>
    <w:rsid w:val="00792F09"/>
    <w:rsid w:val="00793085"/>
    <w:rsid w:val="007930C4"/>
    <w:rsid w:val="007930EC"/>
    <w:rsid w:val="0079310C"/>
    <w:rsid w:val="007931F9"/>
    <w:rsid w:val="0079327F"/>
    <w:rsid w:val="007932BB"/>
    <w:rsid w:val="00793447"/>
    <w:rsid w:val="00793461"/>
    <w:rsid w:val="0079362E"/>
    <w:rsid w:val="0079377D"/>
    <w:rsid w:val="007937A0"/>
    <w:rsid w:val="007937EE"/>
    <w:rsid w:val="00793924"/>
    <w:rsid w:val="00793AE5"/>
    <w:rsid w:val="00793BC9"/>
    <w:rsid w:val="00793C40"/>
    <w:rsid w:val="00793C62"/>
    <w:rsid w:val="00793D07"/>
    <w:rsid w:val="00793D52"/>
    <w:rsid w:val="00793E6B"/>
    <w:rsid w:val="00793F49"/>
    <w:rsid w:val="00793FB7"/>
    <w:rsid w:val="00794296"/>
    <w:rsid w:val="007942EC"/>
    <w:rsid w:val="007943C9"/>
    <w:rsid w:val="007943D0"/>
    <w:rsid w:val="00794567"/>
    <w:rsid w:val="00794A5D"/>
    <w:rsid w:val="00794E5F"/>
    <w:rsid w:val="00794EEE"/>
    <w:rsid w:val="007950D6"/>
    <w:rsid w:val="00795241"/>
    <w:rsid w:val="00795756"/>
    <w:rsid w:val="00795C64"/>
    <w:rsid w:val="00795EEA"/>
    <w:rsid w:val="007962FA"/>
    <w:rsid w:val="007964D3"/>
    <w:rsid w:val="00796517"/>
    <w:rsid w:val="00796588"/>
    <w:rsid w:val="0079679B"/>
    <w:rsid w:val="007968EB"/>
    <w:rsid w:val="00796A1E"/>
    <w:rsid w:val="00796A27"/>
    <w:rsid w:val="00796CD4"/>
    <w:rsid w:val="00796DE4"/>
    <w:rsid w:val="00796E56"/>
    <w:rsid w:val="00796F78"/>
    <w:rsid w:val="00797011"/>
    <w:rsid w:val="007970E3"/>
    <w:rsid w:val="0079725F"/>
    <w:rsid w:val="0079746A"/>
    <w:rsid w:val="0079749B"/>
    <w:rsid w:val="007974E9"/>
    <w:rsid w:val="00797656"/>
    <w:rsid w:val="00797686"/>
    <w:rsid w:val="00797691"/>
    <w:rsid w:val="00797B16"/>
    <w:rsid w:val="00797B24"/>
    <w:rsid w:val="007A00FD"/>
    <w:rsid w:val="007A0354"/>
    <w:rsid w:val="007A035D"/>
    <w:rsid w:val="007A082A"/>
    <w:rsid w:val="007A1038"/>
    <w:rsid w:val="007A10AC"/>
    <w:rsid w:val="007A141E"/>
    <w:rsid w:val="007A1773"/>
    <w:rsid w:val="007A1CC1"/>
    <w:rsid w:val="007A1E3D"/>
    <w:rsid w:val="007A1F73"/>
    <w:rsid w:val="007A20CB"/>
    <w:rsid w:val="007A2337"/>
    <w:rsid w:val="007A2480"/>
    <w:rsid w:val="007A250E"/>
    <w:rsid w:val="007A26E6"/>
    <w:rsid w:val="007A28BF"/>
    <w:rsid w:val="007A2975"/>
    <w:rsid w:val="007A2A4C"/>
    <w:rsid w:val="007A3031"/>
    <w:rsid w:val="007A3097"/>
    <w:rsid w:val="007A3223"/>
    <w:rsid w:val="007A33E4"/>
    <w:rsid w:val="007A34ED"/>
    <w:rsid w:val="007A36FD"/>
    <w:rsid w:val="007A3A8D"/>
    <w:rsid w:val="007A4136"/>
    <w:rsid w:val="007A42EF"/>
    <w:rsid w:val="007A4D74"/>
    <w:rsid w:val="007A4F1E"/>
    <w:rsid w:val="007A5040"/>
    <w:rsid w:val="007A50D0"/>
    <w:rsid w:val="007A532C"/>
    <w:rsid w:val="007A53F6"/>
    <w:rsid w:val="007A545F"/>
    <w:rsid w:val="007A55EF"/>
    <w:rsid w:val="007A563C"/>
    <w:rsid w:val="007A56DE"/>
    <w:rsid w:val="007A5903"/>
    <w:rsid w:val="007A5CF3"/>
    <w:rsid w:val="007A5D6B"/>
    <w:rsid w:val="007A61D1"/>
    <w:rsid w:val="007A61EC"/>
    <w:rsid w:val="007A6821"/>
    <w:rsid w:val="007A69F9"/>
    <w:rsid w:val="007A6AE6"/>
    <w:rsid w:val="007A6B0A"/>
    <w:rsid w:val="007A6BC3"/>
    <w:rsid w:val="007A6C57"/>
    <w:rsid w:val="007A6E30"/>
    <w:rsid w:val="007A6FD2"/>
    <w:rsid w:val="007A7058"/>
    <w:rsid w:val="007A718B"/>
    <w:rsid w:val="007A725A"/>
    <w:rsid w:val="007A72AB"/>
    <w:rsid w:val="007A739C"/>
    <w:rsid w:val="007A743D"/>
    <w:rsid w:val="007A7535"/>
    <w:rsid w:val="007A7766"/>
    <w:rsid w:val="007A77C5"/>
    <w:rsid w:val="007A77F3"/>
    <w:rsid w:val="007B030F"/>
    <w:rsid w:val="007B052E"/>
    <w:rsid w:val="007B08A7"/>
    <w:rsid w:val="007B0A03"/>
    <w:rsid w:val="007B0A85"/>
    <w:rsid w:val="007B0B71"/>
    <w:rsid w:val="007B0BFE"/>
    <w:rsid w:val="007B0C08"/>
    <w:rsid w:val="007B0E16"/>
    <w:rsid w:val="007B0F18"/>
    <w:rsid w:val="007B102E"/>
    <w:rsid w:val="007B131C"/>
    <w:rsid w:val="007B13EA"/>
    <w:rsid w:val="007B1412"/>
    <w:rsid w:val="007B1657"/>
    <w:rsid w:val="007B16AE"/>
    <w:rsid w:val="007B1707"/>
    <w:rsid w:val="007B18DC"/>
    <w:rsid w:val="007B190B"/>
    <w:rsid w:val="007B195B"/>
    <w:rsid w:val="007B1963"/>
    <w:rsid w:val="007B1C88"/>
    <w:rsid w:val="007B1FA5"/>
    <w:rsid w:val="007B2102"/>
    <w:rsid w:val="007B2126"/>
    <w:rsid w:val="007B219D"/>
    <w:rsid w:val="007B231B"/>
    <w:rsid w:val="007B2506"/>
    <w:rsid w:val="007B2651"/>
    <w:rsid w:val="007B2989"/>
    <w:rsid w:val="007B2C33"/>
    <w:rsid w:val="007B2C82"/>
    <w:rsid w:val="007B3137"/>
    <w:rsid w:val="007B336C"/>
    <w:rsid w:val="007B3463"/>
    <w:rsid w:val="007B3550"/>
    <w:rsid w:val="007B35BF"/>
    <w:rsid w:val="007B3802"/>
    <w:rsid w:val="007B3850"/>
    <w:rsid w:val="007B38F6"/>
    <w:rsid w:val="007B38F8"/>
    <w:rsid w:val="007B3970"/>
    <w:rsid w:val="007B3AEA"/>
    <w:rsid w:val="007B3E58"/>
    <w:rsid w:val="007B3E83"/>
    <w:rsid w:val="007B41C4"/>
    <w:rsid w:val="007B41EF"/>
    <w:rsid w:val="007B4546"/>
    <w:rsid w:val="007B472C"/>
    <w:rsid w:val="007B484E"/>
    <w:rsid w:val="007B4924"/>
    <w:rsid w:val="007B49C7"/>
    <w:rsid w:val="007B4D62"/>
    <w:rsid w:val="007B50E1"/>
    <w:rsid w:val="007B50F4"/>
    <w:rsid w:val="007B516A"/>
    <w:rsid w:val="007B542F"/>
    <w:rsid w:val="007B57FA"/>
    <w:rsid w:val="007B5840"/>
    <w:rsid w:val="007B58E0"/>
    <w:rsid w:val="007B5B1E"/>
    <w:rsid w:val="007B5B73"/>
    <w:rsid w:val="007B5BEE"/>
    <w:rsid w:val="007B5CA0"/>
    <w:rsid w:val="007B5E21"/>
    <w:rsid w:val="007B5FAF"/>
    <w:rsid w:val="007B63E0"/>
    <w:rsid w:val="007B65F0"/>
    <w:rsid w:val="007B696E"/>
    <w:rsid w:val="007B6C1C"/>
    <w:rsid w:val="007B6F62"/>
    <w:rsid w:val="007B718E"/>
    <w:rsid w:val="007B7216"/>
    <w:rsid w:val="007B7245"/>
    <w:rsid w:val="007B7295"/>
    <w:rsid w:val="007B72E0"/>
    <w:rsid w:val="007B736D"/>
    <w:rsid w:val="007B73A0"/>
    <w:rsid w:val="007B7514"/>
    <w:rsid w:val="007B7A08"/>
    <w:rsid w:val="007B7A55"/>
    <w:rsid w:val="007B7A6A"/>
    <w:rsid w:val="007B7AD3"/>
    <w:rsid w:val="007B7F65"/>
    <w:rsid w:val="007C021A"/>
    <w:rsid w:val="007C0315"/>
    <w:rsid w:val="007C0365"/>
    <w:rsid w:val="007C037C"/>
    <w:rsid w:val="007C03FD"/>
    <w:rsid w:val="007C06FC"/>
    <w:rsid w:val="007C0B82"/>
    <w:rsid w:val="007C0C85"/>
    <w:rsid w:val="007C0D23"/>
    <w:rsid w:val="007C0D83"/>
    <w:rsid w:val="007C0F55"/>
    <w:rsid w:val="007C0FD2"/>
    <w:rsid w:val="007C1102"/>
    <w:rsid w:val="007C121F"/>
    <w:rsid w:val="007C1329"/>
    <w:rsid w:val="007C1365"/>
    <w:rsid w:val="007C13F6"/>
    <w:rsid w:val="007C1420"/>
    <w:rsid w:val="007C1512"/>
    <w:rsid w:val="007C16AF"/>
    <w:rsid w:val="007C1C7D"/>
    <w:rsid w:val="007C1D57"/>
    <w:rsid w:val="007C1F89"/>
    <w:rsid w:val="007C2131"/>
    <w:rsid w:val="007C2486"/>
    <w:rsid w:val="007C2757"/>
    <w:rsid w:val="007C28A0"/>
    <w:rsid w:val="007C28E1"/>
    <w:rsid w:val="007C2B7D"/>
    <w:rsid w:val="007C2D42"/>
    <w:rsid w:val="007C2FE1"/>
    <w:rsid w:val="007C3171"/>
    <w:rsid w:val="007C3196"/>
    <w:rsid w:val="007C33F7"/>
    <w:rsid w:val="007C34F3"/>
    <w:rsid w:val="007C39FC"/>
    <w:rsid w:val="007C3A68"/>
    <w:rsid w:val="007C3B12"/>
    <w:rsid w:val="007C3D64"/>
    <w:rsid w:val="007C3EDB"/>
    <w:rsid w:val="007C42E0"/>
    <w:rsid w:val="007C4360"/>
    <w:rsid w:val="007C4417"/>
    <w:rsid w:val="007C4435"/>
    <w:rsid w:val="007C4491"/>
    <w:rsid w:val="007C44D0"/>
    <w:rsid w:val="007C4837"/>
    <w:rsid w:val="007C48D8"/>
    <w:rsid w:val="007C4AB4"/>
    <w:rsid w:val="007C4B7B"/>
    <w:rsid w:val="007C4B9C"/>
    <w:rsid w:val="007C4F36"/>
    <w:rsid w:val="007C4FF4"/>
    <w:rsid w:val="007C503F"/>
    <w:rsid w:val="007C5153"/>
    <w:rsid w:val="007C5197"/>
    <w:rsid w:val="007C52CD"/>
    <w:rsid w:val="007C5338"/>
    <w:rsid w:val="007C5705"/>
    <w:rsid w:val="007C57F3"/>
    <w:rsid w:val="007C583D"/>
    <w:rsid w:val="007C605E"/>
    <w:rsid w:val="007C61E8"/>
    <w:rsid w:val="007C6225"/>
    <w:rsid w:val="007C6546"/>
    <w:rsid w:val="007C6577"/>
    <w:rsid w:val="007C65A7"/>
    <w:rsid w:val="007C65EF"/>
    <w:rsid w:val="007C66BA"/>
    <w:rsid w:val="007C6757"/>
    <w:rsid w:val="007C677A"/>
    <w:rsid w:val="007C682F"/>
    <w:rsid w:val="007C6978"/>
    <w:rsid w:val="007C69ED"/>
    <w:rsid w:val="007C6B3C"/>
    <w:rsid w:val="007C6C62"/>
    <w:rsid w:val="007C6F0A"/>
    <w:rsid w:val="007C7074"/>
    <w:rsid w:val="007C7469"/>
    <w:rsid w:val="007C74AD"/>
    <w:rsid w:val="007C79AB"/>
    <w:rsid w:val="007C79F6"/>
    <w:rsid w:val="007C7A19"/>
    <w:rsid w:val="007C7A71"/>
    <w:rsid w:val="007C7AF9"/>
    <w:rsid w:val="007C7B53"/>
    <w:rsid w:val="007D00A5"/>
    <w:rsid w:val="007D016A"/>
    <w:rsid w:val="007D0225"/>
    <w:rsid w:val="007D05CD"/>
    <w:rsid w:val="007D07AE"/>
    <w:rsid w:val="007D08FA"/>
    <w:rsid w:val="007D0996"/>
    <w:rsid w:val="007D0A05"/>
    <w:rsid w:val="007D0B36"/>
    <w:rsid w:val="007D0B3F"/>
    <w:rsid w:val="007D0CC3"/>
    <w:rsid w:val="007D108A"/>
    <w:rsid w:val="007D1173"/>
    <w:rsid w:val="007D1252"/>
    <w:rsid w:val="007D1468"/>
    <w:rsid w:val="007D1742"/>
    <w:rsid w:val="007D179B"/>
    <w:rsid w:val="007D1870"/>
    <w:rsid w:val="007D1BC3"/>
    <w:rsid w:val="007D1FAD"/>
    <w:rsid w:val="007D20C8"/>
    <w:rsid w:val="007D225C"/>
    <w:rsid w:val="007D236B"/>
    <w:rsid w:val="007D2627"/>
    <w:rsid w:val="007D269B"/>
    <w:rsid w:val="007D2719"/>
    <w:rsid w:val="007D278F"/>
    <w:rsid w:val="007D28AB"/>
    <w:rsid w:val="007D2B05"/>
    <w:rsid w:val="007D2B45"/>
    <w:rsid w:val="007D2C1E"/>
    <w:rsid w:val="007D2C5F"/>
    <w:rsid w:val="007D2DA2"/>
    <w:rsid w:val="007D2F2F"/>
    <w:rsid w:val="007D317F"/>
    <w:rsid w:val="007D351A"/>
    <w:rsid w:val="007D3611"/>
    <w:rsid w:val="007D37A5"/>
    <w:rsid w:val="007D3952"/>
    <w:rsid w:val="007D3A09"/>
    <w:rsid w:val="007D3CDD"/>
    <w:rsid w:val="007D3D68"/>
    <w:rsid w:val="007D3F72"/>
    <w:rsid w:val="007D40A6"/>
    <w:rsid w:val="007D416E"/>
    <w:rsid w:val="007D4172"/>
    <w:rsid w:val="007D43FF"/>
    <w:rsid w:val="007D48B3"/>
    <w:rsid w:val="007D4A2F"/>
    <w:rsid w:val="007D4FD4"/>
    <w:rsid w:val="007D530C"/>
    <w:rsid w:val="007D539A"/>
    <w:rsid w:val="007D53E5"/>
    <w:rsid w:val="007D542E"/>
    <w:rsid w:val="007D5604"/>
    <w:rsid w:val="007D5675"/>
    <w:rsid w:val="007D56F7"/>
    <w:rsid w:val="007D5C96"/>
    <w:rsid w:val="007D5D2C"/>
    <w:rsid w:val="007D5E58"/>
    <w:rsid w:val="007D5E92"/>
    <w:rsid w:val="007D61D2"/>
    <w:rsid w:val="007D6322"/>
    <w:rsid w:val="007D6693"/>
    <w:rsid w:val="007D66B7"/>
    <w:rsid w:val="007D66EF"/>
    <w:rsid w:val="007D682A"/>
    <w:rsid w:val="007D6A31"/>
    <w:rsid w:val="007D6C1C"/>
    <w:rsid w:val="007D6CA0"/>
    <w:rsid w:val="007D6D46"/>
    <w:rsid w:val="007D6DDC"/>
    <w:rsid w:val="007D6EFE"/>
    <w:rsid w:val="007D6FEB"/>
    <w:rsid w:val="007D738B"/>
    <w:rsid w:val="007D73EA"/>
    <w:rsid w:val="007D7783"/>
    <w:rsid w:val="007D7A74"/>
    <w:rsid w:val="007D7BAF"/>
    <w:rsid w:val="007D7CF6"/>
    <w:rsid w:val="007D7E55"/>
    <w:rsid w:val="007D7E5D"/>
    <w:rsid w:val="007E03F5"/>
    <w:rsid w:val="007E04BE"/>
    <w:rsid w:val="007E06CB"/>
    <w:rsid w:val="007E081F"/>
    <w:rsid w:val="007E094C"/>
    <w:rsid w:val="007E0B08"/>
    <w:rsid w:val="007E0B0D"/>
    <w:rsid w:val="007E0F6E"/>
    <w:rsid w:val="007E0F94"/>
    <w:rsid w:val="007E133A"/>
    <w:rsid w:val="007E1432"/>
    <w:rsid w:val="007E144D"/>
    <w:rsid w:val="007E1516"/>
    <w:rsid w:val="007E1573"/>
    <w:rsid w:val="007E15AE"/>
    <w:rsid w:val="007E17C6"/>
    <w:rsid w:val="007E1A22"/>
    <w:rsid w:val="007E1D38"/>
    <w:rsid w:val="007E1D47"/>
    <w:rsid w:val="007E1DAC"/>
    <w:rsid w:val="007E1EB5"/>
    <w:rsid w:val="007E1F06"/>
    <w:rsid w:val="007E2586"/>
    <w:rsid w:val="007E26A5"/>
    <w:rsid w:val="007E276E"/>
    <w:rsid w:val="007E27D2"/>
    <w:rsid w:val="007E28D1"/>
    <w:rsid w:val="007E295B"/>
    <w:rsid w:val="007E2992"/>
    <w:rsid w:val="007E2C4F"/>
    <w:rsid w:val="007E2D04"/>
    <w:rsid w:val="007E312F"/>
    <w:rsid w:val="007E329E"/>
    <w:rsid w:val="007E3369"/>
    <w:rsid w:val="007E3445"/>
    <w:rsid w:val="007E3694"/>
    <w:rsid w:val="007E3849"/>
    <w:rsid w:val="007E3BF6"/>
    <w:rsid w:val="007E3C40"/>
    <w:rsid w:val="007E3D4B"/>
    <w:rsid w:val="007E3DF4"/>
    <w:rsid w:val="007E41E5"/>
    <w:rsid w:val="007E444A"/>
    <w:rsid w:val="007E471C"/>
    <w:rsid w:val="007E4768"/>
    <w:rsid w:val="007E47A1"/>
    <w:rsid w:val="007E4B49"/>
    <w:rsid w:val="007E4EA4"/>
    <w:rsid w:val="007E5113"/>
    <w:rsid w:val="007E53F1"/>
    <w:rsid w:val="007E541F"/>
    <w:rsid w:val="007E596F"/>
    <w:rsid w:val="007E5FEF"/>
    <w:rsid w:val="007E60A0"/>
    <w:rsid w:val="007E66A8"/>
    <w:rsid w:val="007E68D7"/>
    <w:rsid w:val="007E68E7"/>
    <w:rsid w:val="007E6A2A"/>
    <w:rsid w:val="007E6BF9"/>
    <w:rsid w:val="007E6DBF"/>
    <w:rsid w:val="007E6DC8"/>
    <w:rsid w:val="007E6DDD"/>
    <w:rsid w:val="007E6E56"/>
    <w:rsid w:val="007E6EE0"/>
    <w:rsid w:val="007E6F13"/>
    <w:rsid w:val="007E6F8A"/>
    <w:rsid w:val="007E7525"/>
    <w:rsid w:val="007E7755"/>
    <w:rsid w:val="007E7C35"/>
    <w:rsid w:val="007E7C4F"/>
    <w:rsid w:val="007E7DBC"/>
    <w:rsid w:val="007E7F89"/>
    <w:rsid w:val="007F024F"/>
    <w:rsid w:val="007F067A"/>
    <w:rsid w:val="007F098E"/>
    <w:rsid w:val="007F0B6D"/>
    <w:rsid w:val="007F0BEC"/>
    <w:rsid w:val="007F0DCA"/>
    <w:rsid w:val="007F124F"/>
    <w:rsid w:val="007F13CA"/>
    <w:rsid w:val="007F1448"/>
    <w:rsid w:val="007F1477"/>
    <w:rsid w:val="007F15D4"/>
    <w:rsid w:val="007F17C9"/>
    <w:rsid w:val="007F17E0"/>
    <w:rsid w:val="007F1C1D"/>
    <w:rsid w:val="007F1D63"/>
    <w:rsid w:val="007F1E29"/>
    <w:rsid w:val="007F1F56"/>
    <w:rsid w:val="007F239D"/>
    <w:rsid w:val="007F23B1"/>
    <w:rsid w:val="007F2638"/>
    <w:rsid w:val="007F268C"/>
    <w:rsid w:val="007F275D"/>
    <w:rsid w:val="007F2ABF"/>
    <w:rsid w:val="007F2BC5"/>
    <w:rsid w:val="007F2BE6"/>
    <w:rsid w:val="007F2DCD"/>
    <w:rsid w:val="007F2E11"/>
    <w:rsid w:val="007F2EA5"/>
    <w:rsid w:val="007F2EBA"/>
    <w:rsid w:val="007F333D"/>
    <w:rsid w:val="007F3562"/>
    <w:rsid w:val="007F36D5"/>
    <w:rsid w:val="007F3DF5"/>
    <w:rsid w:val="007F3E9E"/>
    <w:rsid w:val="007F3F97"/>
    <w:rsid w:val="007F405C"/>
    <w:rsid w:val="007F41EA"/>
    <w:rsid w:val="007F45E7"/>
    <w:rsid w:val="007F48E8"/>
    <w:rsid w:val="007F4E23"/>
    <w:rsid w:val="007F5390"/>
    <w:rsid w:val="007F5617"/>
    <w:rsid w:val="007F5637"/>
    <w:rsid w:val="007F56C9"/>
    <w:rsid w:val="007F575A"/>
    <w:rsid w:val="007F576E"/>
    <w:rsid w:val="007F5911"/>
    <w:rsid w:val="007F5B89"/>
    <w:rsid w:val="007F5C46"/>
    <w:rsid w:val="007F5E46"/>
    <w:rsid w:val="007F5FF4"/>
    <w:rsid w:val="007F6090"/>
    <w:rsid w:val="007F6369"/>
    <w:rsid w:val="007F63D8"/>
    <w:rsid w:val="007F646A"/>
    <w:rsid w:val="007F6483"/>
    <w:rsid w:val="007F653C"/>
    <w:rsid w:val="007F65F1"/>
    <w:rsid w:val="007F666D"/>
    <w:rsid w:val="007F6731"/>
    <w:rsid w:val="007F6906"/>
    <w:rsid w:val="007F6914"/>
    <w:rsid w:val="007F6A0D"/>
    <w:rsid w:val="007F6B9E"/>
    <w:rsid w:val="007F6D65"/>
    <w:rsid w:val="007F7031"/>
    <w:rsid w:val="007F713C"/>
    <w:rsid w:val="007F719F"/>
    <w:rsid w:val="007F720E"/>
    <w:rsid w:val="007F7257"/>
    <w:rsid w:val="007F7387"/>
    <w:rsid w:val="007F73F1"/>
    <w:rsid w:val="007F76E1"/>
    <w:rsid w:val="007F7716"/>
    <w:rsid w:val="007F7741"/>
    <w:rsid w:val="007F77C4"/>
    <w:rsid w:val="007F7A17"/>
    <w:rsid w:val="00800007"/>
    <w:rsid w:val="00800503"/>
    <w:rsid w:val="00800A32"/>
    <w:rsid w:val="00800BF5"/>
    <w:rsid w:val="00800FD6"/>
    <w:rsid w:val="00801032"/>
    <w:rsid w:val="008010AF"/>
    <w:rsid w:val="0080125E"/>
    <w:rsid w:val="00801446"/>
    <w:rsid w:val="008017B3"/>
    <w:rsid w:val="008017CE"/>
    <w:rsid w:val="00801A69"/>
    <w:rsid w:val="00801B15"/>
    <w:rsid w:val="00802166"/>
    <w:rsid w:val="00802521"/>
    <w:rsid w:val="0080262C"/>
    <w:rsid w:val="00802650"/>
    <w:rsid w:val="0080270C"/>
    <w:rsid w:val="0080294A"/>
    <w:rsid w:val="00802A08"/>
    <w:rsid w:val="00802AA8"/>
    <w:rsid w:val="00802D6A"/>
    <w:rsid w:val="00803139"/>
    <w:rsid w:val="008032F5"/>
    <w:rsid w:val="00803417"/>
    <w:rsid w:val="008035EE"/>
    <w:rsid w:val="008038CE"/>
    <w:rsid w:val="00803A03"/>
    <w:rsid w:val="00803D71"/>
    <w:rsid w:val="00803DEA"/>
    <w:rsid w:val="0080443F"/>
    <w:rsid w:val="0080471A"/>
    <w:rsid w:val="008047B4"/>
    <w:rsid w:val="0080494C"/>
    <w:rsid w:val="008049A8"/>
    <w:rsid w:val="00804B5C"/>
    <w:rsid w:val="00804CB3"/>
    <w:rsid w:val="00804D20"/>
    <w:rsid w:val="008051DD"/>
    <w:rsid w:val="00805340"/>
    <w:rsid w:val="0080534D"/>
    <w:rsid w:val="00805370"/>
    <w:rsid w:val="00805663"/>
    <w:rsid w:val="008058AE"/>
    <w:rsid w:val="008058CF"/>
    <w:rsid w:val="0080593B"/>
    <w:rsid w:val="008059D9"/>
    <w:rsid w:val="008059DE"/>
    <w:rsid w:val="00805C73"/>
    <w:rsid w:val="00805DA1"/>
    <w:rsid w:val="0080602B"/>
    <w:rsid w:val="008061BF"/>
    <w:rsid w:val="008064E7"/>
    <w:rsid w:val="00806630"/>
    <w:rsid w:val="00806773"/>
    <w:rsid w:val="00806AF8"/>
    <w:rsid w:val="00806B0D"/>
    <w:rsid w:val="00806CB6"/>
    <w:rsid w:val="008074C6"/>
    <w:rsid w:val="008074D1"/>
    <w:rsid w:val="008076E4"/>
    <w:rsid w:val="00810073"/>
    <w:rsid w:val="0081037B"/>
    <w:rsid w:val="008105D7"/>
    <w:rsid w:val="00810C24"/>
    <w:rsid w:val="00810C97"/>
    <w:rsid w:val="00810D06"/>
    <w:rsid w:val="00810F8F"/>
    <w:rsid w:val="00811796"/>
    <w:rsid w:val="00811F06"/>
    <w:rsid w:val="00812145"/>
    <w:rsid w:val="0081225B"/>
    <w:rsid w:val="008122E9"/>
    <w:rsid w:val="00812446"/>
    <w:rsid w:val="00812461"/>
    <w:rsid w:val="0081256A"/>
    <w:rsid w:val="00812653"/>
    <w:rsid w:val="0081279B"/>
    <w:rsid w:val="00812A1F"/>
    <w:rsid w:val="00812BB7"/>
    <w:rsid w:val="00812ED6"/>
    <w:rsid w:val="0081301C"/>
    <w:rsid w:val="008130E5"/>
    <w:rsid w:val="00813150"/>
    <w:rsid w:val="008132A8"/>
    <w:rsid w:val="00813442"/>
    <w:rsid w:val="0081382A"/>
    <w:rsid w:val="00813847"/>
    <w:rsid w:val="0081389C"/>
    <w:rsid w:val="00813C01"/>
    <w:rsid w:val="00813E62"/>
    <w:rsid w:val="00813FB2"/>
    <w:rsid w:val="0081428B"/>
    <w:rsid w:val="00814365"/>
    <w:rsid w:val="0081445D"/>
    <w:rsid w:val="008149E3"/>
    <w:rsid w:val="00814B8C"/>
    <w:rsid w:val="00814D42"/>
    <w:rsid w:val="0081515D"/>
    <w:rsid w:val="008156A6"/>
    <w:rsid w:val="008157CA"/>
    <w:rsid w:val="00815916"/>
    <w:rsid w:val="00815AF4"/>
    <w:rsid w:val="00815E57"/>
    <w:rsid w:val="00815E76"/>
    <w:rsid w:val="008161AF"/>
    <w:rsid w:val="0081636F"/>
    <w:rsid w:val="00816639"/>
    <w:rsid w:val="008166C1"/>
    <w:rsid w:val="008167E1"/>
    <w:rsid w:val="00816835"/>
    <w:rsid w:val="00816B98"/>
    <w:rsid w:val="00816C3F"/>
    <w:rsid w:val="00816C9F"/>
    <w:rsid w:val="00816CB0"/>
    <w:rsid w:val="00816EEB"/>
    <w:rsid w:val="008173F4"/>
    <w:rsid w:val="0081753F"/>
    <w:rsid w:val="008175C8"/>
    <w:rsid w:val="00817A23"/>
    <w:rsid w:val="00817A35"/>
    <w:rsid w:val="00817A48"/>
    <w:rsid w:val="00817EBE"/>
    <w:rsid w:val="00817FC3"/>
    <w:rsid w:val="00820029"/>
    <w:rsid w:val="00820535"/>
    <w:rsid w:val="008206AA"/>
    <w:rsid w:val="00820778"/>
    <w:rsid w:val="00820DE7"/>
    <w:rsid w:val="008210AD"/>
    <w:rsid w:val="008213A1"/>
    <w:rsid w:val="00821D38"/>
    <w:rsid w:val="008220D5"/>
    <w:rsid w:val="00822329"/>
    <w:rsid w:val="00822348"/>
    <w:rsid w:val="00822396"/>
    <w:rsid w:val="008223D2"/>
    <w:rsid w:val="008228D4"/>
    <w:rsid w:val="008228F0"/>
    <w:rsid w:val="00822A71"/>
    <w:rsid w:val="00822B99"/>
    <w:rsid w:val="00822BAD"/>
    <w:rsid w:val="00822C29"/>
    <w:rsid w:val="00822CC5"/>
    <w:rsid w:val="00822DE2"/>
    <w:rsid w:val="00822ED0"/>
    <w:rsid w:val="008230D7"/>
    <w:rsid w:val="0082312F"/>
    <w:rsid w:val="00823249"/>
    <w:rsid w:val="008233C8"/>
    <w:rsid w:val="00823725"/>
    <w:rsid w:val="008241D6"/>
    <w:rsid w:val="00824208"/>
    <w:rsid w:val="00824428"/>
    <w:rsid w:val="008244C6"/>
    <w:rsid w:val="00824651"/>
    <w:rsid w:val="008247F6"/>
    <w:rsid w:val="00824A2B"/>
    <w:rsid w:val="00824F1B"/>
    <w:rsid w:val="00824F58"/>
    <w:rsid w:val="00825238"/>
    <w:rsid w:val="00825346"/>
    <w:rsid w:val="008255C7"/>
    <w:rsid w:val="00825642"/>
    <w:rsid w:val="00825776"/>
    <w:rsid w:val="00825818"/>
    <w:rsid w:val="008258F7"/>
    <w:rsid w:val="00825946"/>
    <w:rsid w:val="00825A7E"/>
    <w:rsid w:val="00825B30"/>
    <w:rsid w:val="00825E07"/>
    <w:rsid w:val="00826006"/>
    <w:rsid w:val="0082601A"/>
    <w:rsid w:val="00826059"/>
    <w:rsid w:val="00826238"/>
    <w:rsid w:val="008263CE"/>
    <w:rsid w:val="008264B1"/>
    <w:rsid w:val="008265AA"/>
    <w:rsid w:val="00826612"/>
    <w:rsid w:val="00826630"/>
    <w:rsid w:val="0082671D"/>
    <w:rsid w:val="00826934"/>
    <w:rsid w:val="0082693B"/>
    <w:rsid w:val="00826991"/>
    <w:rsid w:val="008269FC"/>
    <w:rsid w:val="00826B56"/>
    <w:rsid w:val="00826B5E"/>
    <w:rsid w:val="00826C59"/>
    <w:rsid w:val="00826E52"/>
    <w:rsid w:val="00827171"/>
    <w:rsid w:val="00827226"/>
    <w:rsid w:val="00827796"/>
    <w:rsid w:val="008277D4"/>
    <w:rsid w:val="00827AA6"/>
    <w:rsid w:val="00827B1D"/>
    <w:rsid w:val="00827D70"/>
    <w:rsid w:val="00827EB3"/>
    <w:rsid w:val="00827F48"/>
    <w:rsid w:val="00827F90"/>
    <w:rsid w:val="00830304"/>
    <w:rsid w:val="008303A9"/>
    <w:rsid w:val="0083047B"/>
    <w:rsid w:val="0083052F"/>
    <w:rsid w:val="00830676"/>
    <w:rsid w:val="00830753"/>
    <w:rsid w:val="0083077F"/>
    <w:rsid w:val="00830936"/>
    <w:rsid w:val="00830ADC"/>
    <w:rsid w:val="00830BB1"/>
    <w:rsid w:val="00830CF3"/>
    <w:rsid w:val="00830F29"/>
    <w:rsid w:val="008311B1"/>
    <w:rsid w:val="008313CA"/>
    <w:rsid w:val="008314E4"/>
    <w:rsid w:val="00831563"/>
    <w:rsid w:val="008315BE"/>
    <w:rsid w:val="008316E4"/>
    <w:rsid w:val="008317CD"/>
    <w:rsid w:val="008317EF"/>
    <w:rsid w:val="00831834"/>
    <w:rsid w:val="00831AC3"/>
    <w:rsid w:val="00831AE8"/>
    <w:rsid w:val="00831C04"/>
    <w:rsid w:val="00831C82"/>
    <w:rsid w:val="00831C83"/>
    <w:rsid w:val="00831CED"/>
    <w:rsid w:val="00831D10"/>
    <w:rsid w:val="00831F96"/>
    <w:rsid w:val="00832177"/>
    <w:rsid w:val="00832330"/>
    <w:rsid w:val="00832338"/>
    <w:rsid w:val="008324AB"/>
    <w:rsid w:val="0083268A"/>
    <w:rsid w:val="00832ED0"/>
    <w:rsid w:val="00833289"/>
    <w:rsid w:val="0083329E"/>
    <w:rsid w:val="0083365B"/>
    <w:rsid w:val="008339F7"/>
    <w:rsid w:val="00833D39"/>
    <w:rsid w:val="00833EE8"/>
    <w:rsid w:val="00833F19"/>
    <w:rsid w:val="0083411A"/>
    <w:rsid w:val="00834521"/>
    <w:rsid w:val="00834790"/>
    <w:rsid w:val="00834B6B"/>
    <w:rsid w:val="00834C9F"/>
    <w:rsid w:val="00834E4C"/>
    <w:rsid w:val="008350E4"/>
    <w:rsid w:val="0083565B"/>
    <w:rsid w:val="008357E7"/>
    <w:rsid w:val="008358DB"/>
    <w:rsid w:val="00835ADD"/>
    <w:rsid w:val="00835E6A"/>
    <w:rsid w:val="00835E97"/>
    <w:rsid w:val="00835FE3"/>
    <w:rsid w:val="00836224"/>
    <w:rsid w:val="008363F7"/>
    <w:rsid w:val="008364D9"/>
    <w:rsid w:val="00836B43"/>
    <w:rsid w:val="00836BB2"/>
    <w:rsid w:val="00836DE3"/>
    <w:rsid w:val="00836FA8"/>
    <w:rsid w:val="0083741B"/>
    <w:rsid w:val="0083744C"/>
    <w:rsid w:val="00837542"/>
    <w:rsid w:val="008378AC"/>
    <w:rsid w:val="00837A99"/>
    <w:rsid w:val="00837BC0"/>
    <w:rsid w:val="00837C26"/>
    <w:rsid w:val="00837DAC"/>
    <w:rsid w:val="00837EA2"/>
    <w:rsid w:val="00840233"/>
    <w:rsid w:val="00840264"/>
    <w:rsid w:val="0084035A"/>
    <w:rsid w:val="0084040B"/>
    <w:rsid w:val="008406E3"/>
    <w:rsid w:val="00840941"/>
    <w:rsid w:val="008409A8"/>
    <w:rsid w:val="008409C4"/>
    <w:rsid w:val="00840A40"/>
    <w:rsid w:val="00840B0C"/>
    <w:rsid w:val="00840C6B"/>
    <w:rsid w:val="00840E32"/>
    <w:rsid w:val="008411D8"/>
    <w:rsid w:val="00841259"/>
    <w:rsid w:val="00841661"/>
    <w:rsid w:val="0084166D"/>
    <w:rsid w:val="00841807"/>
    <w:rsid w:val="0084182C"/>
    <w:rsid w:val="008419F6"/>
    <w:rsid w:val="00841BEA"/>
    <w:rsid w:val="00841E8E"/>
    <w:rsid w:val="00841FB5"/>
    <w:rsid w:val="00842E2D"/>
    <w:rsid w:val="008432C0"/>
    <w:rsid w:val="008433B7"/>
    <w:rsid w:val="0084361E"/>
    <w:rsid w:val="00843A61"/>
    <w:rsid w:val="00843D70"/>
    <w:rsid w:val="00844104"/>
    <w:rsid w:val="00844249"/>
    <w:rsid w:val="00844335"/>
    <w:rsid w:val="00844343"/>
    <w:rsid w:val="008443FC"/>
    <w:rsid w:val="0084448F"/>
    <w:rsid w:val="0084465D"/>
    <w:rsid w:val="0084473C"/>
    <w:rsid w:val="00844778"/>
    <w:rsid w:val="00844979"/>
    <w:rsid w:val="00844C73"/>
    <w:rsid w:val="00844F38"/>
    <w:rsid w:val="00844FCC"/>
    <w:rsid w:val="00845253"/>
    <w:rsid w:val="0084531C"/>
    <w:rsid w:val="00845355"/>
    <w:rsid w:val="008454CC"/>
    <w:rsid w:val="008455B1"/>
    <w:rsid w:val="00845625"/>
    <w:rsid w:val="00845753"/>
    <w:rsid w:val="00845789"/>
    <w:rsid w:val="00845B27"/>
    <w:rsid w:val="00845C20"/>
    <w:rsid w:val="00845C35"/>
    <w:rsid w:val="00845F97"/>
    <w:rsid w:val="0084620B"/>
    <w:rsid w:val="00846327"/>
    <w:rsid w:val="00846375"/>
    <w:rsid w:val="008466A5"/>
    <w:rsid w:val="008466C2"/>
    <w:rsid w:val="008467B9"/>
    <w:rsid w:val="00846E41"/>
    <w:rsid w:val="00847142"/>
    <w:rsid w:val="0084716D"/>
    <w:rsid w:val="008473AC"/>
    <w:rsid w:val="0084742D"/>
    <w:rsid w:val="00847468"/>
    <w:rsid w:val="00847531"/>
    <w:rsid w:val="00847791"/>
    <w:rsid w:val="00847820"/>
    <w:rsid w:val="00847911"/>
    <w:rsid w:val="00847B8E"/>
    <w:rsid w:val="00847D5F"/>
    <w:rsid w:val="008501AD"/>
    <w:rsid w:val="008502C0"/>
    <w:rsid w:val="008502F6"/>
    <w:rsid w:val="00850654"/>
    <w:rsid w:val="008508BF"/>
    <w:rsid w:val="00850C86"/>
    <w:rsid w:val="00850DA3"/>
    <w:rsid w:val="00851458"/>
    <w:rsid w:val="008514D8"/>
    <w:rsid w:val="00851631"/>
    <w:rsid w:val="0085198F"/>
    <w:rsid w:val="00851A55"/>
    <w:rsid w:val="00851AE3"/>
    <w:rsid w:val="00851C51"/>
    <w:rsid w:val="00851CCB"/>
    <w:rsid w:val="00851E13"/>
    <w:rsid w:val="00851E50"/>
    <w:rsid w:val="008520BC"/>
    <w:rsid w:val="0085222A"/>
    <w:rsid w:val="008527BF"/>
    <w:rsid w:val="008529E1"/>
    <w:rsid w:val="00853110"/>
    <w:rsid w:val="0085317A"/>
    <w:rsid w:val="0085320A"/>
    <w:rsid w:val="0085335E"/>
    <w:rsid w:val="0085360B"/>
    <w:rsid w:val="008536DC"/>
    <w:rsid w:val="0085376F"/>
    <w:rsid w:val="00853BCE"/>
    <w:rsid w:val="00853DFB"/>
    <w:rsid w:val="008546E0"/>
    <w:rsid w:val="0085481A"/>
    <w:rsid w:val="008549AC"/>
    <w:rsid w:val="00854A95"/>
    <w:rsid w:val="00854E4C"/>
    <w:rsid w:val="00854E71"/>
    <w:rsid w:val="008550B3"/>
    <w:rsid w:val="008552FC"/>
    <w:rsid w:val="008556B8"/>
    <w:rsid w:val="0085570B"/>
    <w:rsid w:val="00855715"/>
    <w:rsid w:val="00855C2A"/>
    <w:rsid w:val="00855F54"/>
    <w:rsid w:val="00855F82"/>
    <w:rsid w:val="00856142"/>
    <w:rsid w:val="008565D6"/>
    <w:rsid w:val="00856911"/>
    <w:rsid w:val="008569B5"/>
    <w:rsid w:val="00856B3A"/>
    <w:rsid w:val="00856C0E"/>
    <w:rsid w:val="00856DDF"/>
    <w:rsid w:val="00856FAB"/>
    <w:rsid w:val="00857016"/>
    <w:rsid w:val="00857079"/>
    <w:rsid w:val="008571E4"/>
    <w:rsid w:val="00857207"/>
    <w:rsid w:val="00857284"/>
    <w:rsid w:val="008572FF"/>
    <w:rsid w:val="00857405"/>
    <w:rsid w:val="008574FF"/>
    <w:rsid w:val="00857526"/>
    <w:rsid w:val="008578C0"/>
    <w:rsid w:val="0085792F"/>
    <w:rsid w:val="00857CF9"/>
    <w:rsid w:val="00857DDF"/>
    <w:rsid w:val="00857E50"/>
    <w:rsid w:val="008600E4"/>
    <w:rsid w:val="008606A3"/>
    <w:rsid w:val="00860748"/>
    <w:rsid w:val="00860A73"/>
    <w:rsid w:val="00860A86"/>
    <w:rsid w:val="00860D16"/>
    <w:rsid w:val="00860D8D"/>
    <w:rsid w:val="00860D97"/>
    <w:rsid w:val="008610C3"/>
    <w:rsid w:val="00861102"/>
    <w:rsid w:val="0086133D"/>
    <w:rsid w:val="008613FA"/>
    <w:rsid w:val="008615DF"/>
    <w:rsid w:val="00861925"/>
    <w:rsid w:val="0086192C"/>
    <w:rsid w:val="0086194E"/>
    <w:rsid w:val="00861CD4"/>
    <w:rsid w:val="00861D3D"/>
    <w:rsid w:val="00861D6D"/>
    <w:rsid w:val="008623C9"/>
    <w:rsid w:val="008623D5"/>
    <w:rsid w:val="00862592"/>
    <w:rsid w:val="008627CD"/>
    <w:rsid w:val="008628A4"/>
    <w:rsid w:val="008629EE"/>
    <w:rsid w:val="00862B3D"/>
    <w:rsid w:val="00863081"/>
    <w:rsid w:val="00863389"/>
    <w:rsid w:val="0086340E"/>
    <w:rsid w:val="008637EC"/>
    <w:rsid w:val="0086397A"/>
    <w:rsid w:val="00863AE3"/>
    <w:rsid w:val="00864347"/>
    <w:rsid w:val="00864688"/>
    <w:rsid w:val="00864966"/>
    <w:rsid w:val="00864BE7"/>
    <w:rsid w:val="00864E32"/>
    <w:rsid w:val="00864FC1"/>
    <w:rsid w:val="008653B2"/>
    <w:rsid w:val="008653F0"/>
    <w:rsid w:val="0086547C"/>
    <w:rsid w:val="008654DE"/>
    <w:rsid w:val="008656CB"/>
    <w:rsid w:val="008656CC"/>
    <w:rsid w:val="00865A53"/>
    <w:rsid w:val="00865B2A"/>
    <w:rsid w:val="00865BD3"/>
    <w:rsid w:val="00865CBC"/>
    <w:rsid w:val="00865E00"/>
    <w:rsid w:val="00865E7E"/>
    <w:rsid w:val="00865FDB"/>
    <w:rsid w:val="008660C6"/>
    <w:rsid w:val="0086617B"/>
    <w:rsid w:val="008664F8"/>
    <w:rsid w:val="008666D5"/>
    <w:rsid w:val="00866724"/>
    <w:rsid w:val="00866910"/>
    <w:rsid w:val="0086696B"/>
    <w:rsid w:val="00866CA2"/>
    <w:rsid w:val="00866D71"/>
    <w:rsid w:val="00866EB8"/>
    <w:rsid w:val="00867285"/>
    <w:rsid w:val="00867380"/>
    <w:rsid w:val="008675B9"/>
    <w:rsid w:val="008678E8"/>
    <w:rsid w:val="00867A7A"/>
    <w:rsid w:val="00867B1C"/>
    <w:rsid w:val="00867B88"/>
    <w:rsid w:val="00867DEA"/>
    <w:rsid w:val="00867FAD"/>
    <w:rsid w:val="0087032B"/>
    <w:rsid w:val="00870489"/>
    <w:rsid w:val="008704AB"/>
    <w:rsid w:val="008705E2"/>
    <w:rsid w:val="00870D2C"/>
    <w:rsid w:val="0087116B"/>
    <w:rsid w:val="00871470"/>
    <w:rsid w:val="008714C4"/>
    <w:rsid w:val="00871B7C"/>
    <w:rsid w:val="00871C00"/>
    <w:rsid w:val="00871C1E"/>
    <w:rsid w:val="00871E33"/>
    <w:rsid w:val="00871E94"/>
    <w:rsid w:val="00871FFB"/>
    <w:rsid w:val="00872106"/>
    <w:rsid w:val="008722EC"/>
    <w:rsid w:val="0087263B"/>
    <w:rsid w:val="00872689"/>
    <w:rsid w:val="00872881"/>
    <w:rsid w:val="00872890"/>
    <w:rsid w:val="00872A40"/>
    <w:rsid w:val="00872A4B"/>
    <w:rsid w:val="00872A8A"/>
    <w:rsid w:val="00872E7E"/>
    <w:rsid w:val="00873031"/>
    <w:rsid w:val="0087310F"/>
    <w:rsid w:val="008731D0"/>
    <w:rsid w:val="008731DB"/>
    <w:rsid w:val="0087329B"/>
    <w:rsid w:val="0087356B"/>
    <w:rsid w:val="00873B09"/>
    <w:rsid w:val="00873B1F"/>
    <w:rsid w:val="00873B7F"/>
    <w:rsid w:val="00873C87"/>
    <w:rsid w:val="00873D2A"/>
    <w:rsid w:val="008740DB"/>
    <w:rsid w:val="008741D2"/>
    <w:rsid w:val="00874278"/>
    <w:rsid w:val="0087443F"/>
    <w:rsid w:val="008744F5"/>
    <w:rsid w:val="0087452E"/>
    <w:rsid w:val="008746C4"/>
    <w:rsid w:val="00874967"/>
    <w:rsid w:val="00874A26"/>
    <w:rsid w:val="00874BC0"/>
    <w:rsid w:val="00875017"/>
    <w:rsid w:val="0087510A"/>
    <w:rsid w:val="00875216"/>
    <w:rsid w:val="008752CC"/>
    <w:rsid w:val="0087537C"/>
    <w:rsid w:val="008753A1"/>
    <w:rsid w:val="008754A4"/>
    <w:rsid w:val="0087551B"/>
    <w:rsid w:val="0087571B"/>
    <w:rsid w:val="008757D8"/>
    <w:rsid w:val="00875883"/>
    <w:rsid w:val="008758EB"/>
    <w:rsid w:val="00875C84"/>
    <w:rsid w:val="00875DDC"/>
    <w:rsid w:val="00875F8D"/>
    <w:rsid w:val="00876215"/>
    <w:rsid w:val="008763F5"/>
    <w:rsid w:val="008765CA"/>
    <w:rsid w:val="008765CB"/>
    <w:rsid w:val="00876798"/>
    <w:rsid w:val="008768C7"/>
    <w:rsid w:val="00876D50"/>
    <w:rsid w:val="00876EA4"/>
    <w:rsid w:val="008770A0"/>
    <w:rsid w:val="008771BA"/>
    <w:rsid w:val="008771DF"/>
    <w:rsid w:val="00877314"/>
    <w:rsid w:val="00877401"/>
    <w:rsid w:val="008775BB"/>
    <w:rsid w:val="0087762E"/>
    <w:rsid w:val="00877843"/>
    <w:rsid w:val="00877901"/>
    <w:rsid w:val="00877ADA"/>
    <w:rsid w:val="00877C7F"/>
    <w:rsid w:val="00880211"/>
    <w:rsid w:val="0088024D"/>
    <w:rsid w:val="008804AD"/>
    <w:rsid w:val="0088056B"/>
    <w:rsid w:val="008805E0"/>
    <w:rsid w:val="00880650"/>
    <w:rsid w:val="008806C9"/>
    <w:rsid w:val="008808D1"/>
    <w:rsid w:val="00880AC2"/>
    <w:rsid w:val="00880D8D"/>
    <w:rsid w:val="00880E8F"/>
    <w:rsid w:val="00880FA9"/>
    <w:rsid w:val="00881081"/>
    <w:rsid w:val="008811E0"/>
    <w:rsid w:val="008815BC"/>
    <w:rsid w:val="00881758"/>
    <w:rsid w:val="00881AD9"/>
    <w:rsid w:val="00881B1F"/>
    <w:rsid w:val="00881BE6"/>
    <w:rsid w:val="00881CDC"/>
    <w:rsid w:val="00881EA1"/>
    <w:rsid w:val="00881FB9"/>
    <w:rsid w:val="00882161"/>
    <w:rsid w:val="0088218F"/>
    <w:rsid w:val="00882485"/>
    <w:rsid w:val="0088268F"/>
    <w:rsid w:val="0088275C"/>
    <w:rsid w:val="008827A6"/>
    <w:rsid w:val="00882DC5"/>
    <w:rsid w:val="008830E7"/>
    <w:rsid w:val="00883197"/>
    <w:rsid w:val="00883816"/>
    <w:rsid w:val="00883A26"/>
    <w:rsid w:val="00883CBD"/>
    <w:rsid w:val="00883CD9"/>
    <w:rsid w:val="00883F68"/>
    <w:rsid w:val="00883FC9"/>
    <w:rsid w:val="00884093"/>
    <w:rsid w:val="008840E9"/>
    <w:rsid w:val="0088410A"/>
    <w:rsid w:val="008843C3"/>
    <w:rsid w:val="008843CE"/>
    <w:rsid w:val="00884542"/>
    <w:rsid w:val="0088469D"/>
    <w:rsid w:val="0088475C"/>
    <w:rsid w:val="00884813"/>
    <w:rsid w:val="00884873"/>
    <w:rsid w:val="008849A4"/>
    <w:rsid w:val="00884B97"/>
    <w:rsid w:val="00884CA6"/>
    <w:rsid w:val="00884D8A"/>
    <w:rsid w:val="008851DB"/>
    <w:rsid w:val="00885319"/>
    <w:rsid w:val="008854F5"/>
    <w:rsid w:val="00885A28"/>
    <w:rsid w:val="00885B33"/>
    <w:rsid w:val="00885CC5"/>
    <w:rsid w:val="00885F05"/>
    <w:rsid w:val="00886026"/>
    <w:rsid w:val="008868B9"/>
    <w:rsid w:val="008868DE"/>
    <w:rsid w:val="008869C7"/>
    <w:rsid w:val="00886D77"/>
    <w:rsid w:val="0088701D"/>
    <w:rsid w:val="00887102"/>
    <w:rsid w:val="00887141"/>
    <w:rsid w:val="00887560"/>
    <w:rsid w:val="008876B8"/>
    <w:rsid w:val="0088796C"/>
    <w:rsid w:val="00887BC6"/>
    <w:rsid w:val="00887FF6"/>
    <w:rsid w:val="00890119"/>
    <w:rsid w:val="008901E9"/>
    <w:rsid w:val="0089080A"/>
    <w:rsid w:val="00890942"/>
    <w:rsid w:val="00890E47"/>
    <w:rsid w:val="00890F23"/>
    <w:rsid w:val="0089102D"/>
    <w:rsid w:val="00891249"/>
    <w:rsid w:val="008914A0"/>
    <w:rsid w:val="008914F7"/>
    <w:rsid w:val="00891C33"/>
    <w:rsid w:val="00891C64"/>
    <w:rsid w:val="00891E39"/>
    <w:rsid w:val="0089218D"/>
    <w:rsid w:val="008928AA"/>
    <w:rsid w:val="0089291B"/>
    <w:rsid w:val="00892D60"/>
    <w:rsid w:val="00892E4B"/>
    <w:rsid w:val="00893252"/>
    <w:rsid w:val="00893317"/>
    <w:rsid w:val="0089346D"/>
    <w:rsid w:val="008934D5"/>
    <w:rsid w:val="00893564"/>
    <w:rsid w:val="00893735"/>
    <w:rsid w:val="00893838"/>
    <w:rsid w:val="00893840"/>
    <w:rsid w:val="0089392F"/>
    <w:rsid w:val="00893A29"/>
    <w:rsid w:val="00893AE7"/>
    <w:rsid w:val="00893C46"/>
    <w:rsid w:val="00893E25"/>
    <w:rsid w:val="008947CE"/>
    <w:rsid w:val="008947DF"/>
    <w:rsid w:val="00894913"/>
    <w:rsid w:val="008949A9"/>
    <w:rsid w:val="00894B92"/>
    <w:rsid w:val="00894DA4"/>
    <w:rsid w:val="00894EDA"/>
    <w:rsid w:val="00894F54"/>
    <w:rsid w:val="00894FA1"/>
    <w:rsid w:val="0089552B"/>
    <w:rsid w:val="008958C4"/>
    <w:rsid w:val="00895D22"/>
    <w:rsid w:val="00895E2A"/>
    <w:rsid w:val="008962C1"/>
    <w:rsid w:val="008963C7"/>
    <w:rsid w:val="00896669"/>
    <w:rsid w:val="008966AC"/>
    <w:rsid w:val="00896926"/>
    <w:rsid w:val="008969D7"/>
    <w:rsid w:val="00896E3F"/>
    <w:rsid w:val="008972B0"/>
    <w:rsid w:val="00897576"/>
    <w:rsid w:val="0089758D"/>
    <w:rsid w:val="00897B15"/>
    <w:rsid w:val="008A00CA"/>
    <w:rsid w:val="008A0148"/>
    <w:rsid w:val="008A0179"/>
    <w:rsid w:val="008A03A4"/>
    <w:rsid w:val="008A064A"/>
    <w:rsid w:val="008A07EC"/>
    <w:rsid w:val="008A10F1"/>
    <w:rsid w:val="008A113B"/>
    <w:rsid w:val="008A1188"/>
    <w:rsid w:val="008A1406"/>
    <w:rsid w:val="008A1425"/>
    <w:rsid w:val="008A1484"/>
    <w:rsid w:val="008A150B"/>
    <w:rsid w:val="008A16DC"/>
    <w:rsid w:val="008A1935"/>
    <w:rsid w:val="008A1CC3"/>
    <w:rsid w:val="008A1D57"/>
    <w:rsid w:val="008A1ED3"/>
    <w:rsid w:val="008A2146"/>
    <w:rsid w:val="008A221B"/>
    <w:rsid w:val="008A2716"/>
    <w:rsid w:val="008A27F6"/>
    <w:rsid w:val="008A2A38"/>
    <w:rsid w:val="008A2B4D"/>
    <w:rsid w:val="008A2F93"/>
    <w:rsid w:val="008A2FF3"/>
    <w:rsid w:val="008A323C"/>
    <w:rsid w:val="008A3468"/>
    <w:rsid w:val="008A3813"/>
    <w:rsid w:val="008A38B0"/>
    <w:rsid w:val="008A3E4D"/>
    <w:rsid w:val="008A3F05"/>
    <w:rsid w:val="008A4081"/>
    <w:rsid w:val="008A4092"/>
    <w:rsid w:val="008A433C"/>
    <w:rsid w:val="008A4707"/>
    <w:rsid w:val="008A4CF0"/>
    <w:rsid w:val="008A504B"/>
    <w:rsid w:val="008A541C"/>
    <w:rsid w:val="008A566C"/>
    <w:rsid w:val="008A5687"/>
    <w:rsid w:val="008A59FF"/>
    <w:rsid w:val="008A5AAB"/>
    <w:rsid w:val="008A5B2E"/>
    <w:rsid w:val="008A5D44"/>
    <w:rsid w:val="008A61F9"/>
    <w:rsid w:val="008A6234"/>
    <w:rsid w:val="008A642B"/>
    <w:rsid w:val="008A64AE"/>
    <w:rsid w:val="008A66CE"/>
    <w:rsid w:val="008A6C80"/>
    <w:rsid w:val="008A6D1E"/>
    <w:rsid w:val="008A6F89"/>
    <w:rsid w:val="008A70D4"/>
    <w:rsid w:val="008A7270"/>
    <w:rsid w:val="008A7499"/>
    <w:rsid w:val="008A7516"/>
    <w:rsid w:val="008A764B"/>
    <w:rsid w:val="008A7834"/>
    <w:rsid w:val="008A7B0E"/>
    <w:rsid w:val="008A7B45"/>
    <w:rsid w:val="008A7D21"/>
    <w:rsid w:val="008A7D53"/>
    <w:rsid w:val="008A7DD0"/>
    <w:rsid w:val="008A7F0A"/>
    <w:rsid w:val="008A7F2D"/>
    <w:rsid w:val="008B0131"/>
    <w:rsid w:val="008B017D"/>
    <w:rsid w:val="008B02BF"/>
    <w:rsid w:val="008B040D"/>
    <w:rsid w:val="008B0576"/>
    <w:rsid w:val="008B058D"/>
    <w:rsid w:val="008B0AE8"/>
    <w:rsid w:val="008B0B6B"/>
    <w:rsid w:val="008B0D6C"/>
    <w:rsid w:val="008B0EB1"/>
    <w:rsid w:val="008B0EBA"/>
    <w:rsid w:val="008B0EDE"/>
    <w:rsid w:val="008B0EE1"/>
    <w:rsid w:val="008B0FA4"/>
    <w:rsid w:val="008B112E"/>
    <w:rsid w:val="008B1306"/>
    <w:rsid w:val="008B13DA"/>
    <w:rsid w:val="008B144F"/>
    <w:rsid w:val="008B1491"/>
    <w:rsid w:val="008B1722"/>
    <w:rsid w:val="008B1971"/>
    <w:rsid w:val="008B1CC9"/>
    <w:rsid w:val="008B1D82"/>
    <w:rsid w:val="008B2141"/>
    <w:rsid w:val="008B2220"/>
    <w:rsid w:val="008B222D"/>
    <w:rsid w:val="008B242B"/>
    <w:rsid w:val="008B2539"/>
    <w:rsid w:val="008B26C0"/>
    <w:rsid w:val="008B2717"/>
    <w:rsid w:val="008B2746"/>
    <w:rsid w:val="008B288B"/>
    <w:rsid w:val="008B28E0"/>
    <w:rsid w:val="008B29CA"/>
    <w:rsid w:val="008B2A63"/>
    <w:rsid w:val="008B2AEC"/>
    <w:rsid w:val="008B2D40"/>
    <w:rsid w:val="008B2E39"/>
    <w:rsid w:val="008B2EDB"/>
    <w:rsid w:val="008B3370"/>
    <w:rsid w:val="008B356B"/>
    <w:rsid w:val="008B3BDF"/>
    <w:rsid w:val="008B3D1B"/>
    <w:rsid w:val="008B3E77"/>
    <w:rsid w:val="008B40E1"/>
    <w:rsid w:val="008B42C0"/>
    <w:rsid w:val="008B42F8"/>
    <w:rsid w:val="008B44CD"/>
    <w:rsid w:val="008B4CB4"/>
    <w:rsid w:val="008B4EDB"/>
    <w:rsid w:val="008B5267"/>
    <w:rsid w:val="008B5303"/>
    <w:rsid w:val="008B5570"/>
    <w:rsid w:val="008B5894"/>
    <w:rsid w:val="008B5D1A"/>
    <w:rsid w:val="008B5DD1"/>
    <w:rsid w:val="008B5E7F"/>
    <w:rsid w:val="008B5EB3"/>
    <w:rsid w:val="008B5EF3"/>
    <w:rsid w:val="008B63CD"/>
    <w:rsid w:val="008B6662"/>
    <w:rsid w:val="008B6814"/>
    <w:rsid w:val="008B6A76"/>
    <w:rsid w:val="008B6AD5"/>
    <w:rsid w:val="008B6B6B"/>
    <w:rsid w:val="008B6B9C"/>
    <w:rsid w:val="008B6C99"/>
    <w:rsid w:val="008B6FB8"/>
    <w:rsid w:val="008B70D6"/>
    <w:rsid w:val="008B71B4"/>
    <w:rsid w:val="008B721C"/>
    <w:rsid w:val="008B7356"/>
    <w:rsid w:val="008B754E"/>
    <w:rsid w:val="008B7566"/>
    <w:rsid w:val="008B75E8"/>
    <w:rsid w:val="008B767D"/>
    <w:rsid w:val="008B7800"/>
    <w:rsid w:val="008B7AEF"/>
    <w:rsid w:val="008B7D35"/>
    <w:rsid w:val="008B7E01"/>
    <w:rsid w:val="008B7E86"/>
    <w:rsid w:val="008B7EAB"/>
    <w:rsid w:val="008C0030"/>
    <w:rsid w:val="008C01B4"/>
    <w:rsid w:val="008C0225"/>
    <w:rsid w:val="008C028B"/>
    <w:rsid w:val="008C041A"/>
    <w:rsid w:val="008C0430"/>
    <w:rsid w:val="008C08B5"/>
    <w:rsid w:val="008C0C56"/>
    <w:rsid w:val="008C0D4F"/>
    <w:rsid w:val="008C0F1D"/>
    <w:rsid w:val="008C125D"/>
    <w:rsid w:val="008C12ED"/>
    <w:rsid w:val="008C1970"/>
    <w:rsid w:val="008C1B8F"/>
    <w:rsid w:val="008C1B9F"/>
    <w:rsid w:val="008C1BCF"/>
    <w:rsid w:val="008C1C6B"/>
    <w:rsid w:val="008C1CA7"/>
    <w:rsid w:val="008C1D5D"/>
    <w:rsid w:val="008C2229"/>
    <w:rsid w:val="008C2263"/>
    <w:rsid w:val="008C2278"/>
    <w:rsid w:val="008C26DC"/>
    <w:rsid w:val="008C2728"/>
    <w:rsid w:val="008C2729"/>
    <w:rsid w:val="008C2751"/>
    <w:rsid w:val="008C2B55"/>
    <w:rsid w:val="008C2BF9"/>
    <w:rsid w:val="008C2C3B"/>
    <w:rsid w:val="008C2D73"/>
    <w:rsid w:val="008C2D83"/>
    <w:rsid w:val="008C2DEC"/>
    <w:rsid w:val="008C31B6"/>
    <w:rsid w:val="008C3A58"/>
    <w:rsid w:val="008C3E71"/>
    <w:rsid w:val="008C3F77"/>
    <w:rsid w:val="008C41DE"/>
    <w:rsid w:val="008C41E9"/>
    <w:rsid w:val="008C4205"/>
    <w:rsid w:val="008C46EF"/>
    <w:rsid w:val="008C48E3"/>
    <w:rsid w:val="008C4A1D"/>
    <w:rsid w:val="008C4A23"/>
    <w:rsid w:val="008C4B04"/>
    <w:rsid w:val="008C4BB6"/>
    <w:rsid w:val="008C4DF4"/>
    <w:rsid w:val="008C4EBB"/>
    <w:rsid w:val="008C5233"/>
    <w:rsid w:val="008C5367"/>
    <w:rsid w:val="008C544A"/>
    <w:rsid w:val="008C555F"/>
    <w:rsid w:val="008C57EE"/>
    <w:rsid w:val="008C58B5"/>
    <w:rsid w:val="008C5918"/>
    <w:rsid w:val="008C5AD4"/>
    <w:rsid w:val="008C5EE4"/>
    <w:rsid w:val="008C5FC9"/>
    <w:rsid w:val="008C68E2"/>
    <w:rsid w:val="008C6AC4"/>
    <w:rsid w:val="008C6D88"/>
    <w:rsid w:val="008C7163"/>
    <w:rsid w:val="008C72C9"/>
    <w:rsid w:val="008C734B"/>
    <w:rsid w:val="008C753B"/>
    <w:rsid w:val="008C7591"/>
    <w:rsid w:val="008C7651"/>
    <w:rsid w:val="008C7668"/>
    <w:rsid w:val="008C76EC"/>
    <w:rsid w:val="008C7AB6"/>
    <w:rsid w:val="008C7B00"/>
    <w:rsid w:val="008C7BF5"/>
    <w:rsid w:val="008C7CAE"/>
    <w:rsid w:val="008C7D40"/>
    <w:rsid w:val="008D021E"/>
    <w:rsid w:val="008D03F1"/>
    <w:rsid w:val="008D0467"/>
    <w:rsid w:val="008D053D"/>
    <w:rsid w:val="008D0871"/>
    <w:rsid w:val="008D0A1C"/>
    <w:rsid w:val="008D0A50"/>
    <w:rsid w:val="008D0DD3"/>
    <w:rsid w:val="008D1195"/>
    <w:rsid w:val="008D13B3"/>
    <w:rsid w:val="008D14A3"/>
    <w:rsid w:val="008D1833"/>
    <w:rsid w:val="008D1941"/>
    <w:rsid w:val="008D19C1"/>
    <w:rsid w:val="008D1B73"/>
    <w:rsid w:val="008D1CBC"/>
    <w:rsid w:val="008D1DD7"/>
    <w:rsid w:val="008D26CD"/>
    <w:rsid w:val="008D29F8"/>
    <w:rsid w:val="008D2E78"/>
    <w:rsid w:val="008D32E6"/>
    <w:rsid w:val="008D33F3"/>
    <w:rsid w:val="008D34AE"/>
    <w:rsid w:val="008D34F1"/>
    <w:rsid w:val="008D3623"/>
    <w:rsid w:val="008D37A1"/>
    <w:rsid w:val="008D3C81"/>
    <w:rsid w:val="008D3E98"/>
    <w:rsid w:val="008D4041"/>
    <w:rsid w:val="008D4077"/>
    <w:rsid w:val="008D40CA"/>
    <w:rsid w:val="008D4269"/>
    <w:rsid w:val="008D426D"/>
    <w:rsid w:val="008D4375"/>
    <w:rsid w:val="008D4389"/>
    <w:rsid w:val="008D44D8"/>
    <w:rsid w:val="008D4960"/>
    <w:rsid w:val="008D4D35"/>
    <w:rsid w:val="008D4E19"/>
    <w:rsid w:val="008D4E9E"/>
    <w:rsid w:val="008D4F93"/>
    <w:rsid w:val="008D5158"/>
    <w:rsid w:val="008D53C8"/>
    <w:rsid w:val="008D5479"/>
    <w:rsid w:val="008D54AF"/>
    <w:rsid w:val="008D54D0"/>
    <w:rsid w:val="008D5936"/>
    <w:rsid w:val="008D5AF2"/>
    <w:rsid w:val="008D5BA0"/>
    <w:rsid w:val="008D5F09"/>
    <w:rsid w:val="008D636F"/>
    <w:rsid w:val="008D63B0"/>
    <w:rsid w:val="008D64FB"/>
    <w:rsid w:val="008D6590"/>
    <w:rsid w:val="008D65ED"/>
    <w:rsid w:val="008D697A"/>
    <w:rsid w:val="008D6A98"/>
    <w:rsid w:val="008D7047"/>
    <w:rsid w:val="008D7411"/>
    <w:rsid w:val="008D7426"/>
    <w:rsid w:val="008D76D6"/>
    <w:rsid w:val="008D7985"/>
    <w:rsid w:val="008D7AA2"/>
    <w:rsid w:val="008D7BBF"/>
    <w:rsid w:val="008D7CBD"/>
    <w:rsid w:val="008D7D7B"/>
    <w:rsid w:val="008D7ED4"/>
    <w:rsid w:val="008E06B1"/>
    <w:rsid w:val="008E07CE"/>
    <w:rsid w:val="008E0995"/>
    <w:rsid w:val="008E09E7"/>
    <w:rsid w:val="008E0F54"/>
    <w:rsid w:val="008E1139"/>
    <w:rsid w:val="008E128C"/>
    <w:rsid w:val="008E12D2"/>
    <w:rsid w:val="008E15C1"/>
    <w:rsid w:val="008E1930"/>
    <w:rsid w:val="008E1ADF"/>
    <w:rsid w:val="008E1B4D"/>
    <w:rsid w:val="008E1ED8"/>
    <w:rsid w:val="008E20DA"/>
    <w:rsid w:val="008E2193"/>
    <w:rsid w:val="008E23AB"/>
    <w:rsid w:val="008E271B"/>
    <w:rsid w:val="008E281C"/>
    <w:rsid w:val="008E2BFD"/>
    <w:rsid w:val="008E2E42"/>
    <w:rsid w:val="008E30BD"/>
    <w:rsid w:val="008E313A"/>
    <w:rsid w:val="008E3181"/>
    <w:rsid w:val="008E31C8"/>
    <w:rsid w:val="008E3425"/>
    <w:rsid w:val="008E36FE"/>
    <w:rsid w:val="008E3C77"/>
    <w:rsid w:val="008E3E06"/>
    <w:rsid w:val="008E3EB0"/>
    <w:rsid w:val="008E40B8"/>
    <w:rsid w:val="008E4159"/>
    <w:rsid w:val="008E4272"/>
    <w:rsid w:val="008E469B"/>
    <w:rsid w:val="008E484B"/>
    <w:rsid w:val="008E487F"/>
    <w:rsid w:val="008E48B2"/>
    <w:rsid w:val="008E4BD9"/>
    <w:rsid w:val="008E4CC7"/>
    <w:rsid w:val="008E511E"/>
    <w:rsid w:val="008E51D9"/>
    <w:rsid w:val="008E5356"/>
    <w:rsid w:val="008E5364"/>
    <w:rsid w:val="008E5446"/>
    <w:rsid w:val="008E54A3"/>
    <w:rsid w:val="008E5558"/>
    <w:rsid w:val="008E571D"/>
    <w:rsid w:val="008E57AE"/>
    <w:rsid w:val="008E57EB"/>
    <w:rsid w:val="008E5F19"/>
    <w:rsid w:val="008E60A5"/>
    <w:rsid w:val="008E6151"/>
    <w:rsid w:val="008E625F"/>
    <w:rsid w:val="008E638A"/>
    <w:rsid w:val="008E638C"/>
    <w:rsid w:val="008E641C"/>
    <w:rsid w:val="008E659B"/>
    <w:rsid w:val="008E67B0"/>
    <w:rsid w:val="008E6995"/>
    <w:rsid w:val="008E6A1C"/>
    <w:rsid w:val="008E6AEA"/>
    <w:rsid w:val="008E6B69"/>
    <w:rsid w:val="008E6F03"/>
    <w:rsid w:val="008E70FF"/>
    <w:rsid w:val="008E733B"/>
    <w:rsid w:val="008E74BB"/>
    <w:rsid w:val="008E750E"/>
    <w:rsid w:val="008E75A3"/>
    <w:rsid w:val="008E7817"/>
    <w:rsid w:val="008E7960"/>
    <w:rsid w:val="008E7F35"/>
    <w:rsid w:val="008E7FB8"/>
    <w:rsid w:val="008F05E0"/>
    <w:rsid w:val="008F068B"/>
    <w:rsid w:val="008F06EF"/>
    <w:rsid w:val="008F076D"/>
    <w:rsid w:val="008F08A2"/>
    <w:rsid w:val="008F09A2"/>
    <w:rsid w:val="008F0AD4"/>
    <w:rsid w:val="008F0B78"/>
    <w:rsid w:val="008F0FC5"/>
    <w:rsid w:val="008F11E5"/>
    <w:rsid w:val="008F1CF8"/>
    <w:rsid w:val="008F1D5F"/>
    <w:rsid w:val="008F1FF2"/>
    <w:rsid w:val="008F2099"/>
    <w:rsid w:val="008F2573"/>
    <w:rsid w:val="008F25D9"/>
    <w:rsid w:val="008F2617"/>
    <w:rsid w:val="008F270F"/>
    <w:rsid w:val="008F286E"/>
    <w:rsid w:val="008F2896"/>
    <w:rsid w:val="008F29C2"/>
    <w:rsid w:val="008F2B39"/>
    <w:rsid w:val="008F2C26"/>
    <w:rsid w:val="008F2D1F"/>
    <w:rsid w:val="008F2FB1"/>
    <w:rsid w:val="008F3426"/>
    <w:rsid w:val="008F3564"/>
    <w:rsid w:val="008F3635"/>
    <w:rsid w:val="008F37FB"/>
    <w:rsid w:val="008F396F"/>
    <w:rsid w:val="008F3BEC"/>
    <w:rsid w:val="008F3D1F"/>
    <w:rsid w:val="008F3DE5"/>
    <w:rsid w:val="008F3EDD"/>
    <w:rsid w:val="008F3F2B"/>
    <w:rsid w:val="008F3F57"/>
    <w:rsid w:val="008F4067"/>
    <w:rsid w:val="008F41DE"/>
    <w:rsid w:val="008F431C"/>
    <w:rsid w:val="008F43AA"/>
    <w:rsid w:val="008F44FD"/>
    <w:rsid w:val="008F4501"/>
    <w:rsid w:val="008F4A90"/>
    <w:rsid w:val="008F4DEB"/>
    <w:rsid w:val="008F4EB9"/>
    <w:rsid w:val="008F50F9"/>
    <w:rsid w:val="008F510F"/>
    <w:rsid w:val="008F59B9"/>
    <w:rsid w:val="008F5B34"/>
    <w:rsid w:val="008F5B91"/>
    <w:rsid w:val="008F5CFA"/>
    <w:rsid w:val="008F5D1F"/>
    <w:rsid w:val="008F5DEF"/>
    <w:rsid w:val="008F5E5D"/>
    <w:rsid w:val="008F5EE5"/>
    <w:rsid w:val="008F60FA"/>
    <w:rsid w:val="008F6637"/>
    <w:rsid w:val="008F68F2"/>
    <w:rsid w:val="008F69A4"/>
    <w:rsid w:val="008F6CD9"/>
    <w:rsid w:val="008F6EB2"/>
    <w:rsid w:val="008F7170"/>
    <w:rsid w:val="008F719E"/>
    <w:rsid w:val="008F7205"/>
    <w:rsid w:val="008F7253"/>
    <w:rsid w:val="008F746D"/>
    <w:rsid w:val="008F7761"/>
    <w:rsid w:val="008F7F0F"/>
    <w:rsid w:val="00900331"/>
    <w:rsid w:val="0090066B"/>
    <w:rsid w:val="0090103F"/>
    <w:rsid w:val="00901087"/>
    <w:rsid w:val="0090140A"/>
    <w:rsid w:val="00901610"/>
    <w:rsid w:val="0090176C"/>
    <w:rsid w:val="0090187B"/>
    <w:rsid w:val="0090197A"/>
    <w:rsid w:val="009019AC"/>
    <w:rsid w:val="00901AFC"/>
    <w:rsid w:val="00901ED5"/>
    <w:rsid w:val="009025D5"/>
    <w:rsid w:val="009026A0"/>
    <w:rsid w:val="00902722"/>
    <w:rsid w:val="009028EA"/>
    <w:rsid w:val="0090296A"/>
    <w:rsid w:val="009029E5"/>
    <w:rsid w:val="00902B93"/>
    <w:rsid w:val="00902BC9"/>
    <w:rsid w:val="00902BE2"/>
    <w:rsid w:val="00902DF8"/>
    <w:rsid w:val="00902FEB"/>
    <w:rsid w:val="00902FF0"/>
    <w:rsid w:val="00903016"/>
    <w:rsid w:val="0090322A"/>
    <w:rsid w:val="009033EE"/>
    <w:rsid w:val="0090363E"/>
    <w:rsid w:val="009038C3"/>
    <w:rsid w:val="009038D4"/>
    <w:rsid w:val="009039D4"/>
    <w:rsid w:val="00903DC2"/>
    <w:rsid w:val="00904141"/>
    <w:rsid w:val="00904590"/>
    <w:rsid w:val="009045F2"/>
    <w:rsid w:val="009046E9"/>
    <w:rsid w:val="0090473A"/>
    <w:rsid w:val="009048E9"/>
    <w:rsid w:val="00904B1B"/>
    <w:rsid w:val="00904B33"/>
    <w:rsid w:val="00904BC1"/>
    <w:rsid w:val="00904C72"/>
    <w:rsid w:val="00904ED7"/>
    <w:rsid w:val="0090504F"/>
    <w:rsid w:val="00905115"/>
    <w:rsid w:val="0090527E"/>
    <w:rsid w:val="00905297"/>
    <w:rsid w:val="0090539B"/>
    <w:rsid w:val="00905634"/>
    <w:rsid w:val="0090590D"/>
    <w:rsid w:val="0090597B"/>
    <w:rsid w:val="00905998"/>
    <w:rsid w:val="00905A0B"/>
    <w:rsid w:val="00905B29"/>
    <w:rsid w:val="00905B88"/>
    <w:rsid w:val="00905C45"/>
    <w:rsid w:val="00905D17"/>
    <w:rsid w:val="00906266"/>
    <w:rsid w:val="009065B2"/>
    <w:rsid w:val="00906747"/>
    <w:rsid w:val="00906A43"/>
    <w:rsid w:val="00906B28"/>
    <w:rsid w:val="00906D30"/>
    <w:rsid w:val="009070F8"/>
    <w:rsid w:val="00907349"/>
    <w:rsid w:val="00907354"/>
    <w:rsid w:val="0090756C"/>
    <w:rsid w:val="00907635"/>
    <w:rsid w:val="00907A61"/>
    <w:rsid w:val="00907B23"/>
    <w:rsid w:val="00907C77"/>
    <w:rsid w:val="00907DAA"/>
    <w:rsid w:val="00910492"/>
    <w:rsid w:val="00910602"/>
    <w:rsid w:val="00910719"/>
    <w:rsid w:val="00910778"/>
    <w:rsid w:val="009107E4"/>
    <w:rsid w:val="009108C1"/>
    <w:rsid w:val="009108F8"/>
    <w:rsid w:val="00911011"/>
    <w:rsid w:val="00911198"/>
    <w:rsid w:val="0091143D"/>
    <w:rsid w:val="00911626"/>
    <w:rsid w:val="0091169E"/>
    <w:rsid w:val="00911B9F"/>
    <w:rsid w:val="00911BB7"/>
    <w:rsid w:val="00911C54"/>
    <w:rsid w:val="009120DA"/>
    <w:rsid w:val="00912148"/>
    <w:rsid w:val="0091229E"/>
    <w:rsid w:val="0091234E"/>
    <w:rsid w:val="0091258C"/>
    <w:rsid w:val="00912D1B"/>
    <w:rsid w:val="00913001"/>
    <w:rsid w:val="0091349C"/>
    <w:rsid w:val="009136D9"/>
    <w:rsid w:val="00913C77"/>
    <w:rsid w:val="00913FF2"/>
    <w:rsid w:val="00914135"/>
    <w:rsid w:val="009141FF"/>
    <w:rsid w:val="00914528"/>
    <w:rsid w:val="0091472B"/>
    <w:rsid w:val="009147C7"/>
    <w:rsid w:val="00914A89"/>
    <w:rsid w:val="00914FFB"/>
    <w:rsid w:val="009151F3"/>
    <w:rsid w:val="00915772"/>
    <w:rsid w:val="0091579B"/>
    <w:rsid w:val="00915906"/>
    <w:rsid w:val="00915A69"/>
    <w:rsid w:val="00915B2D"/>
    <w:rsid w:val="00915D91"/>
    <w:rsid w:val="009160E7"/>
    <w:rsid w:val="009165A4"/>
    <w:rsid w:val="00916A0A"/>
    <w:rsid w:val="009170C6"/>
    <w:rsid w:val="009175CF"/>
    <w:rsid w:val="009177BC"/>
    <w:rsid w:val="00917A29"/>
    <w:rsid w:val="00920107"/>
    <w:rsid w:val="00920121"/>
    <w:rsid w:val="00920601"/>
    <w:rsid w:val="00920618"/>
    <w:rsid w:val="0092067F"/>
    <w:rsid w:val="00920814"/>
    <w:rsid w:val="00920889"/>
    <w:rsid w:val="00920BE6"/>
    <w:rsid w:val="00920D02"/>
    <w:rsid w:val="00920D62"/>
    <w:rsid w:val="00920E14"/>
    <w:rsid w:val="00921192"/>
    <w:rsid w:val="00921268"/>
    <w:rsid w:val="009212DC"/>
    <w:rsid w:val="009214B1"/>
    <w:rsid w:val="009218B9"/>
    <w:rsid w:val="00921B77"/>
    <w:rsid w:val="00921D56"/>
    <w:rsid w:val="009220D3"/>
    <w:rsid w:val="009223A6"/>
    <w:rsid w:val="009227CE"/>
    <w:rsid w:val="00922841"/>
    <w:rsid w:val="00922970"/>
    <w:rsid w:val="00922995"/>
    <w:rsid w:val="00922BF9"/>
    <w:rsid w:val="00922CD6"/>
    <w:rsid w:val="00922DFA"/>
    <w:rsid w:val="00922FBE"/>
    <w:rsid w:val="009231E4"/>
    <w:rsid w:val="009232E8"/>
    <w:rsid w:val="009233A1"/>
    <w:rsid w:val="009233CF"/>
    <w:rsid w:val="00923B98"/>
    <w:rsid w:val="00923CD4"/>
    <w:rsid w:val="00923EF3"/>
    <w:rsid w:val="00923F15"/>
    <w:rsid w:val="00923F89"/>
    <w:rsid w:val="00924209"/>
    <w:rsid w:val="0092432E"/>
    <w:rsid w:val="0092441F"/>
    <w:rsid w:val="00924446"/>
    <w:rsid w:val="009246A1"/>
    <w:rsid w:val="009246B3"/>
    <w:rsid w:val="00924A5C"/>
    <w:rsid w:val="00924B4D"/>
    <w:rsid w:val="00924B95"/>
    <w:rsid w:val="00924EB7"/>
    <w:rsid w:val="0092519E"/>
    <w:rsid w:val="009251AB"/>
    <w:rsid w:val="009251FA"/>
    <w:rsid w:val="009252B7"/>
    <w:rsid w:val="00925353"/>
    <w:rsid w:val="00925CB9"/>
    <w:rsid w:val="00925E3B"/>
    <w:rsid w:val="00925F5B"/>
    <w:rsid w:val="00926006"/>
    <w:rsid w:val="00926062"/>
    <w:rsid w:val="009263D8"/>
    <w:rsid w:val="009266C8"/>
    <w:rsid w:val="00926781"/>
    <w:rsid w:val="009267B1"/>
    <w:rsid w:val="009269D1"/>
    <w:rsid w:val="00926AE5"/>
    <w:rsid w:val="00926E52"/>
    <w:rsid w:val="00927080"/>
    <w:rsid w:val="0092728A"/>
    <w:rsid w:val="009272F2"/>
    <w:rsid w:val="009273CA"/>
    <w:rsid w:val="00927576"/>
    <w:rsid w:val="00927604"/>
    <w:rsid w:val="00927784"/>
    <w:rsid w:val="009278CF"/>
    <w:rsid w:val="0092797C"/>
    <w:rsid w:val="00927A6F"/>
    <w:rsid w:val="00927B47"/>
    <w:rsid w:val="00927DCC"/>
    <w:rsid w:val="00927E82"/>
    <w:rsid w:val="00927EFF"/>
    <w:rsid w:val="00927F2A"/>
    <w:rsid w:val="00927F39"/>
    <w:rsid w:val="00930061"/>
    <w:rsid w:val="009305BC"/>
    <w:rsid w:val="009306FF"/>
    <w:rsid w:val="00930A76"/>
    <w:rsid w:val="00930A81"/>
    <w:rsid w:val="00930E3F"/>
    <w:rsid w:val="00930EB7"/>
    <w:rsid w:val="00931054"/>
    <w:rsid w:val="009310F6"/>
    <w:rsid w:val="009311B4"/>
    <w:rsid w:val="00931279"/>
    <w:rsid w:val="00931447"/>
    <w:rsid w:val="00931547"/>
    <w:rsid w:val="0093155C"/>
    <w:rsid w:val="00931679"/>
    <w:rsid w:val="00931722"/>
    <w:rsid w:val="009317FC"/>
    <w:rsid w:val="0093188B"/>
    <w:rsid w:val="00931BAF"/>
    <w:rsid w:val="00931F29"/>
    <w:rsid w:val="00931FC8"/>
    <w:rsid w:val="009320E5"/>
    <w:rsid w:val="00932431"/>
    <w:rsid w:val="0093253F"/>
    <w:rsid w:val="00932565"/>
    <w:rsid w:val="00932C49"/>
    <w:rsid w:val="00932D48"/>
    <w:rsid w:val="00932E8A"/>
    <w:rsid w:val="00932F7C"/>
    <w:rsid w:val="00932FBE"/>
    <w:rsid w:val="00933520"/>
    <w:rsid w:val="009337CB"/>
    <w:rsid w:val="00933D3F"/>
    <w:rsid w:val="00933F07"/>
    <w:rsid w:val="00934083"/>
    <w:rsid w:val="00934234"/>
    <w:rsid w:val="00934345"/>
    <w:rsid w:val="00934378"/>
    <w:rsid w:val="009343B7"/>
    <w:rsid w:val="009343D5"/>
    <w:rsid w:val="00934759"/>
    <w:rsid w:val="009347B8"/>
    <w:rsid w:val="00934C89"/>
    <w:rsid w:val="00934D4B"/>
    <w:rsid w:val="00934DDB"/>
    <w:rsid w:val="0093503C"/>
    <w:rsid w:val="00935308"/>
    <w:rsid w:val="009353FB"/>
    <w:rsid w:val="009354C1"/>
    <w:rsid w:val="0093580C"/>
    <w:rsid w:val="00935843"/>
    <w:rsid w:val="00935920"/>
    <w:rsid w:val="00935AD6"/>
    <w:rsid w:val="00935B57"/>
    <w:rsid w:val="00935C1D"/>
    <w:rsid w:val="009364AE"/>
    <w:rsid w:val="00936568"/>
    <w:rsid w:val="0093689C"/>
    <w:rsid w:val="009368DA"/>
    <w:rsid w:val="00936A4E"/>
    <w:rsid w:val="00936A5A"/>
    <w:rsid w:val="00936AED"/>
    <w:rsid w:val="00936B9F"/>
    <w:rsid w:val="00936D1A"/>
    <w:rsid w:val="00936D8A"/>
    <w:rsid w:val="00937144"/>
    <w:rsid w:val="00937551"/>
    <w:rsid w:val="009375B2"/>
    <w:rsid w:val="0093774F"/>
    <w:rsid w:val="009377B0"/>
    <w:rsid w:val="00937CD5"/>
    <w:rsid w:val="009401C9"/>
    <w:rsid w:val="009404A2"/>
    <w:rsid w:val="0094053F"/>
    <w:rsid w:val="00940683"/>
    <w:rsid w:val="00940E67"/>
    <w:rsid w:val="00940F1A"/>
    <w:rsid w:val="009411D8"/>
    <w:rsid w:val="0094152E"/>
    <w:rsid w:val="00941683"/>
    <w:rsid w:val="0094184C"/>
    <w:rsid w:val="00941A0D"/>
    <w:rsid w:val="00941A3E"/>
    <w:rsid w:val="00941A74"/>
    <w:rsid w:val="00941CB5"/>
    <w:rsid w:val="00941E7E"/>
    <w:rsid w:val="00941E82"/>
    <w:rsid w:val="00941F0B"/>
    <w:rsid w:val="009421FB"/>
    <w:rsid w:val="009422E8"/>
    <w:rsid w:val="00942703"/>
    <w:rsid w:val="00942B49"/>
    <w:rsid w:val="00942F15"/>
    <w:rsid w:val="00943250"/>
    <w:rsid w:val="00943477"/>
    <w:rsid w:val="0094370E"/>
    <w:rsid w:val="009438B6"/>
    <w:rsid w:val="00943C82"/>
    <w:rsid w:val="00943D6B"/>
    <w:rsid w:val="0094420E"/>
    <w:rsid w:val="009442EA"/>
    <w:rsid w:val="00944309"/>
    <w:rsid w:val="0094433F"/>
    <w:rsid w:val="009444DA"/>
    <w:rsid w:val="00944B6D"/>
    <w:rsid w:val="00944DAB"/>
    <w:rsid w:val="00944EFB"/>
    <w:rsid w:val="0094526F"/>
    <w:rsid w:val="009453F0"/>
    <w:rsid w:val="009453F9"/>
    <w:rsid w:val="0094546A"/>
    <w:rsid w:val="00945541"/>
    <w:rsid w:val="0094582D"/>
    <w:rsid w:val="009458B4"/>
    <w:rsid w:val="0094596B"/>
    <w:rsid w:val="00945AAC"/>
    <w:rsid w:val="00945E0A"/>
    <w:rsid w:val="00945E33"/>
    <w:rsid w:val="00945EFC"/>
    <w:rsid w:val="00946090"/>
    <w:rsid w:val="00946106"/>
    <w:rsid w:val="0094610E"/>
    <w:rsid w:val="00946124"/>
    <w:rsid w:val="009465A3"/>
    <w:rsid w:val="0094662D"/>
    <w:rsid w:val="00946944"/>
    <w:rsid w:val="00946A0E"/>
    <w:rsid w:val="00946A41"/>
    <w:rsid w:val="00946D1B"/>
    <w:rsid w:val="00946E97"/>
    <w:rsid w:val="00946EAA"/>
    <w:rsid w:val="00947162"/>
    <w:rsid w:val="0094740D"/>
    <w:rsid w:val="0094756C"/>
    <w:rsid w:val="009477F7"/>
    <w:rsid w:val="00947A01"/>
    <w:rsid w:val="00947B2F"/>
    <w:rsid w:val="00947BAD"/>
    <w:rsid w:val="00947E77"/>
    <w:rsid w:val="00947FF6"/>
    <w:rsid w:val="009501AA"/>
    <w:rsid w:val="009502A5"/>
    <w:rsid w:val="009502DA"/>
    <w:rsid w:val="009504D6"/>
    <w:rsid w:val="00950581"/>
    <w:rsid w:val="009506CA"/>
    <w:rsid w:val="009507A1"/>
    <w:rsid w:val="00950827"/>
    <w:rsid w:val="00950B99"/>
    <w:rsid w:val="00950BA1"/>
    <w:rsid w:val="00950BE5"/>
    <w:rsid w:val="00950BEC"/>
    <w:rsid w:val="00950F95"/>
    <w:rsid w:val="0095108F"/>
    <w:rsid w:val="009510F5"/>
    <w:rsid w:val="0095110E"/>
    <w:rsid w:val="009511FF"/>
    <w:rsid w:val="00951212"/>
    <w:rsid w:val="0095170B"/>
    <w:rsid w:val="00951820"/>
    <w:rsid w:val="00951909"/>
    <w:rsid w:val="00951993"/>
    <w:rsid w:val="00951BAD"/>
    <w:rsid w:val="00951BE9"/>
    <w:rsid w:val="00951C85"/>
    <w:rsid w:val="00951C89"/>
    <w:rsid w:val="00951E2B"/>
    <w:rsid w:val="0095201E"/>
    <w:rsid w:val="00952574"/>
    <w:rsid w:val="00952806"/>
    <w:rsid w:val="0095291A"/>
    <w:rsid w:val="00952A14"/>
    <w:rsid w:val="00952A88"/>
    <w:rsid w:val="00952A9F"/>
    <w:rsid w:val="00952CC7"/>
    <w:rsid w:val="00952E17"/>
    <w:rsid w:val="009533F6"/>
    <w:rsid w:val="0095351D"/>
    <w:rsid w:val="0095366A"/>
    <w:rsid w:val="0095386B"/>
    <w:rsid w:val="00953C21"/>
    <w:rsid w:val="00953E9D"/>
    <w:rsid w:val="00953F17"/>
    <w:rsid w:val="00954043"/>
    <w:rsid w:val="0095448F"/>
    <w:rsid w:val="009544C8"/>
    <w:rsid w:val="0095458B"/>
    <w:rsid w:val="00954777"/>
    <w:rsid w:val="00954A08"/>
    <w:rsid w:val="00954AC7"/>
    <w:rsid w:val="00954D40"/>
    <w:rsid w:val="00954D4A"/>
    <w:rsid w:val="00954DC1"/>
    <w:rsid w:val="00954E8D"/>
    <w:rsid w:val="00954F07"/>
    <w:rsid w:val="009550FC"/>
    <w:rsid w:val="00955165"/>
    <w:rsid w:val="009552C2"/>
    <w:rsid w:val="009556C1"/>
    <w:rsid w:val="0095570F"/>
    <w:rsid w:val="009557EA"/>
    <w:rsid w:val="009557EC"/>
    <w:rsid w:val="009558D0"/>
    <w:rsid w:val="00955A96"/>
    <w:rsid w:val="00955AC2"/>
    <w:rsid w:val="00955CBB"/>
    <w:rsid w:val="00955DC8"/>
    <w:rsid w:val="00955E18"/>
    <w:rsid w:val="00956313"/>
    <w:rsid w:val="00956322"/>
    <w:rsid w:val="00956330"/>
    <w:rsid w:val="00956783"/>
    <w:rsid w:val="009567C3"/>
    <w:rsid w:val="00956D35"/>
    <w:rsid w:val="00956D51"/>
    <w:rsid w:val="00956F06"/>
    <w:rsid w:val="00956FF0"/>
    <w:rsid w:val="00956FF2"/>
    <w:rsid w:val="00957335"/>
    <w:rsid w:val="0095734F"/>
    <w:rsid w:val="00957475"/>
    <w:rsid w:val="009574ED"/>
    <w:rsid w:val="00957AE2"/>
    <w:rsid w:val="009603AC"/>
    <w:rsid w:val="00960410"/>
    <w:rsid w:val="0096043B"/>
    <w:rsid w:val="009604C3"/>
    <w:rsid w:val="009607D2"/>
    <w:rsid w:val="00960829"/>
    <w:rsid w:val="00960864"/>
    <w:rsid w:val="009608AC"/>
    <w:rsid w:val="0096097C"/>
    <w:rsid w:val="00960A56"/>
    <w:rsid w:val="00960A99"/>
    <w:rsid w:val="00960AC5"/>
    <w:rsid w:val="00960B44"/>
    <w:rsid w:val="00960D11"/>
    <w:rsid w:val="00960DA4"/>
    <w:rsid w:val="00960ED0"/>
    <w:rsid w:val="00961392"/>
    <w:rsid w:val="009614C2"/>
    <w:rsid w:val="00961598"/>
    <w:rsid w:val="00961670"/>
    <w:rsid w:val="0096170A"/>
    <w:rsid w:val="00961AF2"/>
    <w:rsid w:val="00962089"/>
    <w:rsid w:val="00962145"/>
    <w:rsid w:val="00962329"/>
    <w:rsid w:val="00962370"/>
    <w:rsid w:val="009623F1"/>
    <w:rsid w:val="0096251D"/>
    <w:rsid w:val="0096252A"/>
    <w:rsid w:val="0096255A"/>
    <w:rsid w:val="00962E43"/>
    <w:rsid w:val="00962F5E"/>
    <w:rsid w:val="00963050"/>
    <w:rsid w:val="00963264"/>
    <w:rsid w:val="0096348E"/>
    <w:rsid w:val="009636AC"/>
    <w:rsid w:val="00963803"/>
    <w:rsid w:val="009638D3"/>
    <w:rsid w:val="0096392F"/>
    <w:rsid w:val="00963A26"/>
    <w:rsid w:val="00963A27"/>
    <w:rsid w:val="00963C1A"/>
    <w:rsid w:val="00963C43"/>
    <w:rsid w:val="00963C78"/>
    <w:rsid w:val="00963CC6"/>
    <w:rsid w:val="00963FEA"/>
    <w:rsid w:val="00964225"/>
    <w:rsid w:val="0096453D"/>
    <w:rsid w:val="00964A97"/>
    <w:rsid w:val="00964E09"/>
    <w:rsid w:val="00964E1E"/>
    <w:rsid w:val="00964E7F"/>
    <w:rsid w:val="00964FC7"/>
    <w:rsid w:val="00965049"/>
    <w:rsid w:val="00965102"/>
    <w:rsid w:val="0096517F"/>
    <w:rsid w:val="009653E5"/>
    <w:rsid w:val="00965FF4"/>
    <w:rsid w:val="00966574"/>
    <w:rsid w:val="009665B5"/>
    <w:rsid w:val="00966634"/>
    <w:rsid w:val="00966669"/>
    <w:rsid w:val="0096679F"/>
    <w:rsid w:val="00966931"/>
    <w:rsid w:val="0096696D"/>
    <w:rsid w:val="00966A23"/>
    <w:rsid w:val="00966A7C"/>
    <w:rsid w:val="00966C08"/>
    <w:rsid w:val="00966C36"/>
    <w:rsid w:val="00966C94"/>
    <w:rsid w:val="00966C98"/>
    <w:rsid w:val="00966D45"/>
    <w:rsid w:val="00966F49"/>
    <w:rsid w:val="009671AF"/>
    <w:rsid w:val="009675B3"/>
    <w:rsid w:val="0096762C"/>
    <w:rsid w:val="00967820"/>
    <w:rsid w:val="00967927"/>
    <w:rsid w:val="00967B44"/>
    <w:rsid w:val="00967DD6"/>
    <w:rsid w:val="00967E02"/>
    <w:rsid w:val="00967F2F"/>
    <w:rsid w:val="00967FA2"/>
    <w:rsid w:val="009700CC"/>
    <w:rsid w:val="00970827"/>
    <w:rsid w:val="00970B5F"/>
    <w:rsid w:val="00970BA4"/>
    <w:rsid w:val="00970C7B"/>
    <w:rsid w:val="00970D24"/>
    <w:rsid w:val="00970E63"/>
    <w:rsid w:val="00970FBC"/>
    <w:rsid w:val="00971011"/>
    <w:rsid w:val="00971235"/>
    <w:rsid w:val="009713E3"/>
    <w:rsid w:val="009715A2"/>
    <w:rsid w:val="00971850"/>
    <w:rsid w:val="0097196C"/>
    <w:rsid w:val="00971AE6"/>
    <w:rsid w:val="00971B4D"/>
    <w:rsid w:val="00971C20"/>
    <w:rsid w:val="00971C7C"/>
    <w:rsid w:val="00972145"/>
    <w:rsid w:val="00972513"/>
    <w:rsid w:val="00972A02"/>
    <w:rsid w:val="00972A80"/>
    <w:rsid w:val="00972B57"/>
    <w:rsid w:val="00972BF0"/>
    <w:rsid w:val="00972CD2"/>
    <w:rsid w:val="00972D07"/>
    <w:rsid w:val="00972D43"/>
    <w:rsid w:val="00973166"/>
    <w:rsid w:val="00973368"/>
    <w:rsid w:val="009734D6"/>
    <w:rsid w:val="009738CB"/>
    <w:rsid w:val="00973D0E"/>
    <w:rsid w:val="00973E1D"/>
    <w:rsid w:val="009740A8"/>
    <w:rsid w:val="009741AF"/>
    <w:rsid w:val="009741D2"/>
    <w:rsid w:val="00974248"/>
    <w:rsid w:val="009743A7"/>
    <w:rsid w:val="009743BE"/>
    <w:rsid w:val="00974C40"/>
    <w:rsid w:val="00974EAE"/>
    <w:rsid w:val="00975052"/>
    <w:rsid w:val="00975752"/>
    <w:rsid w:val="009758F0"/>
    <w:rsid w:val="0097590B"/>
    <w:rsid w:val="00975A1E"/>
    <w:rsid w:val="00975B2C"/>
    <w:rsid w:val="00975B8A"/>
    <w:rsid w:val="00975C89"/>
    <w:rsid w:val="00975E14"/>
    <w:rsid w:val="0097607E"/>
    <w:rsid w:val="009763A6"/>
    <w:rsid w:val="009763D5"/>
    <w:rsid w:val="0097641B"/>
    <w:rsid w:val="009766F2"/>
    <w:rsid w:val="0097679C"/>
    <w:rsid w:val="009768E2"/>
    <w:rsid w:val="00976917"/>
    <w:rsid w:val="00976A92"/>
    <w:rsid w:val="00976B2E"/>
    <w:rsid w:val="00976D73"/>
    <w:rsid w:val="00976D96"/>
    <w:rsid w:val="00977487"/>
    <w:rsid w:val="009775F4"/>
    <w:rsid w:val="009776A2"/>
    <w:rsid w:val="00977749"/>
    <w:rsid w:val="00977887"/>
    <w:rsid w:val="00977938"/>
    <w:rsid w:val="00977A11"/>
    <w:rsid w:val="00977B0B"/>
    <w:rsid w:val="00977B1D"/>
    <w:rsid w:val="00977E03"/>
    <w:rsid w:val="00977E79"/>
    <w:rsid w:val="00977EC4"/>
    <w:rsid w:val="0098004D"/>
    <w:rsid w:val="00980381"/>
    <w:rsid w:val="0098039E"/>
    <w:rsid w:val="00980668"/>
    <w:rsid w:val="0098077A"/>
    <w:rsid w:val="00980BEF"/>
    <w:rsid w:val="00980DEF"/>
    <w:rsid w:val="00981057"/>
    <w:rsid w:val="00981130"/>
    <w:rsid w:val="009812C9"/>
    <w:rsid w:val="009813F7"/>
    <w:rsid w:val="009817FF"/>
    <w:rsid w:val="009819C6"/>
    <w:rsid w:val="00981B39"/>
    <w:rsid w:val="00981BBD"/>
    <w:rsid w:val="00981C6C"/>
    <w:rsid w:val="00981F92"/>
    <w:rsid w:val="0098217F"/>
    <w:rsid w:val="0098251F"/>
    <w:rsid w:val="0098285D"/>
    <w:rsid w:val="00982884"/>
    <w:rsid w:val="00982938"/>
    <w:rsid w:val="00982A32"/>
    <w:rsid w:val="00982A77"/>
    <w:rsid w:val="00982AC2"/>
    <w:rsid w:val="00982B15"/>
    <w:rsid w:val="00982B2E"/>
    <w:rsid w:val="00982B73"/>
    <w:rsid w:val="009834AE"/>
    <w:rsid w:val="00983747"/>
    <w:rsid w:val="00983C50"/>
    <w:rsid w:val="00983FA6"/>
    <w:rsid w:val="0098416B"/>
    <w:rsid w:val="009842B0"/>
    <w:rsid w:val="009842F4"/>
    <w:rsid w:val="00984625"/>
    <w:rsid w:val="00984862"/>
    <w:rsid w:val="009848AA"/>
    <w:rsid w:val="009848FC"/>
    <w:rsid w:val="009849E0"/>
    <w:rsid w:val="00985116"/>
    <w:rsid w:val="0098535D"/>
    <w:rsid w:val="009853AB"/>
    <w:rsid w:val="0098542B"/>
    <w:rsid w:val="0098586A"/>
    <w:rsid w:val="0098588D"/>
    <w:rsid w:val="00985F6E"/>
    <w:rsid w:val="00986014"/>
    <w:rsid w:val="009860E1"/>
    <w:rsid w:val="0098622F"/>
    <w:rsid w:val="009863DD"/>
    <w:rsid w:val="00986521"/>
    <w:rsid w:val="009865D4"/>
    <w:rsid w:val="009866FC"/>
    <w:rsid w:val="0098686E"/>
    <w:rsid w:val="009868B7"/>
    <w:rsid w:val="0098690C"/>
    <w:rsid w:val="00986D0D"/>
    <w:rsid w:val="00986D33"/>
    <w:rsid w:val="00986D3A"/>
    <w:rsid w:val="00986EC2"/>
    <w:rsid w:val="00986EE8"/>
    <w:rsid w:val="00986F65"/>
    <w:rsid w:val="0098725C"/>
    <w:rsid w:val="00987298"/>
    <w:rsid w:val="009872BB"/>
    <w:rsid w:val="009879D9"/>
    <w:rsid w:val="00987A5C"/>
    <w:rsid w:val="00987F13"/>
    <w:rsid w:val="00990234"/>
    <w:rsid w:val="00990487"/>
    <w:rsid w:val="00990522"/>
    <w:rsid w:val="00990536"/>
    <w:rsid w:val="0099064B"/>
    <w:rsid w:val="00990813"/>
    <w:rsid w:val="0099086B"/>
    <w:rsid w:val="0099093F"/>
    <w:rsid w:val="00990CD3"/>
    <w:rsid w:val="00990CD6"/>
    <w:rsid w:val="00990E95"/>
    <w:rsid w:val="00990F5A"/>
    <w:rsid w:val="00990FDE"/>
    <w:rsid w:val="00991009"/>
    <w:rsid w:val="0099121C"/>
    <w:rsid w:val="0099170A"/>
    <w:rsid w:val="0099186E"/>
    <w:rsid w:val="00991C6A"/>
    <w:rsid w:val="00991CE4"/>
    <w:rsid w:val="00991E07"/>
    <w:rsid w:val="00991EA9"/>
    <w:rsid w:val="00992142"/>
    <w:rsid w:val="0099229A"/>
    <w:rsid w:val="009922A7"/>
    <w:rsid w:val="00992391"/>
    <w:rsid w:val="0099250D"/>
    <w:rsid w:val="0099264C"/>
    <w:rsid w:val="0099280E"/>
    <w:rsid w:val="009929AE"/>
    <w:rsid w:val="00992A88"/>
    <w:rsid w:val="00992C1C"/>
    <w:rsid w:val="00992DD4"/>
    <w:rsid w:val="00992EC9"/>
    <w:rsid w:val="00992F26"/>
    <w:rsid w:val="009932BC"/>
    <w:rsid w:val="009933EF"/>
    <w:rsid w:val="0099342B"/>
    <w:rsid w:val="00993BE2"/>
    <w:rsid w:val="00993DE2"/>
    <w:rsid w:val="00994085"/>
    <w:rsid w:val="009940F4"/>
    <w:rsid w:val="009942D0"/>
    <w:rsid w:val="00994ECB"/>
    <w:rsid w:val="00994F5C"/>
    <w:rsid w:val="0099510D"/>
    <w:rsid w:val="00995274"/>
    <w:rsid w:val="00995743"/>
    <w:rsid w:val="00995763"/>
    <w:rsid w:val="00995864"/>
    <w:rsid w:val="00995888"/>
    <w:rsid w:val="00995B2A"/>
    <w:rsid w:val="00995B53"/>
    <w:rsid w:val="00995DDD"/>
    <w:rsid w:val="00995E44"/>
    <w:rsid w:val="0099609B"/>
    <w:rsid w:val="009960C5"/>
    <w:rsid w:val="0099617D"/>
    <w:rsid w:val="009961EB"/>
    <w:rsid w:val="0099620E"/>
    <w:rsid w:val="00996361"/>
    <w:rsid w:val="009964BF"/>
    <w:rsid w:val="009964FB"/>
    <w:rsid w:val="009965DD"/>
    <w:rsid w:val="0099672F"/>
    <w:rsid w:val="009967D4"/>
    <w:rsid w:val="009969D1"/>
    <w:rsid w:val="00996B71"/>
    <w:rsid w:val="00996CEA"/>
    <w:rsid w:val="009970FC"/>
    <w:rsid w:val="009971E6"/>
    <w:rsid w:val="0099740D"/>
    <w:rsid w:val="0099742D"/>
    <w:rsid w:val="0099747A"/>
    <w:rsid w:val="00997737"/>
    <w:rsid w:val="00997749"/>
    <w:rsid w:val="00997DA6"/>
    <w:rsid w:val="009A0165"/>
    <w:rsid w:val="009A04A1"/>
    <w:rsid w:val="009A04D8"/>
    <w:rsid w:val="009A053A"/>
    <w:rsid w:val="009A07CE"/>
    <w:rsid w:val="009A0939"/>
    <w:rsid w:val="009A0BE3"/>
    <w:rsid w:val="009A0FD9"/>
    <w:rsid w:val="009A10D0"/>
    <w:rsid w:val="009A11B4"/>
    <w:rsid w:val="009A1392"/>
    <w:rsid w:val="009A145A"/>
    <w:rsid w:val="009A160D"/>
    <w:rsid w:val="009A172D"/>
    <w:rsid w:val="009A1C1F"/>
    <w:rsid w:val="009A1E89"/>
    <w:rsid w:val="009A22B3"/>
    <w:rsid w:val="009A2327"/>
    <w:rsid w:val="009A251D"/>
    <w:rsid w:val="009A26FD"/>
    <w:rsid w:val="009A2848"/>
    <w:rsid w:val="009A2943"/>
    <w:rsid w:val="009A2987"/>
    <w:rsid w:val="009A2D33"/>
    <w:rsid w:val="009A2EC9"/>
    <w:rsid w:val="009A2F0C"/>
    <w:rsid w:val="009A34D8"/>
    <w:rsid w:val="009A354D"/>
    <w:rsid w:val="009A386D"/>
    <w:rsid w:val="009A3B06"/>
    <w:rsid w:val="009A3C20"/>
    <w:rsid w:val="009A3D72"/>
    <w:rsid w:val="009A3E5B"/>
    <w:rsid w:val="009A40C7"/>
    <w:rsid w:val="009A427F"/>
    <w:rsid w:val="009A4365"/>
    <w:rsid w:val="009A438B"/>
    <w:rsid w:val="009A4612"/>
    <w:rsid w:val="009A4670"/>
    <w:rsid w:val="009A4848"/>
    <w:rsid w:val="009A4970"/>
    <w:rsid w:val="009A49FC"/>
    <w:rsid w:val="009A4A4F"/>
    <w:rsid w:val="009A4A88"/>
    <w:rsid w:val="009A4A8C"/>
    <w:rsid w:val="009A4B1D"/>
    <w:rsid w:val="009A4D93"/>
    <w:rsid w:val="009A4E07"/>
    <w:rsid w:val="009A4E94"/>
    <w:rsid w:val="009A4EB4"/>
    <w:rsid w:val="009A4F61"/>
    <w:rsid w:val="009A4F8D"/>
    <w:rsid w:val="009A5018"/>
    <w:rsid w:val="009A5117"/>
    <w:rsid w:val="009A5611"/>
    <w:rsid w:val="009A5834"/>
    <w:rsid w:val="009A58C9"/>
    <w:rsid w:val="009A58ED"/>
    <w:rsid w:val="009A5AA4"/>
    <w:rsid w:val="009A5B04"/>
    <w:rsid w:val="009A5C03"/>
    <w:rsid w:val="009A5CDC"/>
    <w:rsid w:val="009A5DB2"/>
    <w:rsid w:val="009A5DC0"/>
    <w:rsid w:val="009A5E18"/>
    <w:rsid w:val="009A60F9"/>
    <w:rsid w:val="009A6366"/>
    <w:rsid w:val="009A64A3"/>
    <w:rsid w:val="009A686C"/>
    <w:rsid w:val="009A6B63"/>
    <w:rsid w:val="009A6B89"/>
    <w:rsid w:val="009A6D0D"/>
    <w:rsid w:val="009A7205"/>
    <w:rsid w:val="009A763E"/>
    <w:rsid w:val="009A77F0"/>
    <w:rsid w:val="009A78E1"/>
    <w:rsid w:val="009A7916"/>
    <w:rsid w:val="009A79A9"/>
    <w:rsid w:val="009A7DB2"/>
    <w:rsid w:val="009A7FBF"/>
    <w:rsid w:val="009B0061"/>
    <w:rsid w:val="009B0189"/>
    <w:rsid w:val="009B03B1"/>
    <w:rsid w:val="009B0446"/>
    <w:rsid w:val="009B057C"/>
    <w:rsid w:val="009B0910"/>
    <w:rsid w:val="009B101E"/>
    <w:rsid w:val="009B10C8"/>
    <w:rsid w:val="009B11B1"/>
    <w:rsid w:val="009B120D"/>
    <w:rsid w:val="009B13BB"/>
    <w:rsid w:val="009B1648"/>
    <w:rsid w:val="009B17A7"/>
    <w:rsid w:val="009B17F5"/>
    <w:rsid w:val="009B19A2"/>
    <w:rsid w:val="009B19C0"/>
    <w:rsid w:val="009B1B87"/>
    <w:rsid w:val="009B1BA2"/>
    <w:rsid w:val="009B1DF1"/>
    <w:rsid w:val="009B20AA"/>
    <w:rsid w:val="009B2167"/>
    <w:rsid w:val="009B2B4F"/>
    <w:rsid w:val="009B2B97"/>
    <w:rsid w:val="009B2C0C"/>
    <w:rsid w:val="009B2C58"/>
    <w:rsid w:val="009B2C81"/>
    <w:rsid w:val="009B2D9D"/>
    <w:rsid w:val="009B2DA2"/>
    <w:rsid w:val="009B2F88"/>
    <w:rsid w:val="009B306D"/>
    <w:rsid w:val="009B3091"/>
    <w:rsid w:val="009B3253"/>
    <w:rsid w:val="009B3375"/>
    <w:rsid w:val="009B33B1"/>
    <w:rsid w:val="009B33CB"/>
    <w:rsid w:val="009B3435"/>
    <w:rsid w:val="009B3446"/>
    <w:rsid w:val="009B3603"/>
    <w:rsid w:val="009B3902"/>
    <w:rsid w:val="009B39AE"/>
    <w:rsid w:val="009B3E74"/>
    <w:rsid w:val="009B413D"/>
    <w:rsid w:val="009B41F7"/>
    <w:rsid w:val="009B4498"/>
    <w:rsid w:val="009B46D4"/>
    <w:rsid w:val="009B4748"/>
    <w:rsid w:val="009B4AB3"/>
    <w:rsid w:val="009B4D00"/>
    <w:rsid w:val="009B4F76"/>
    <w:rsid w:val="009B4F8F"/>
    <w:rsid w:val="009B50E6"/>
    <w:rsid w:val="009B556D"/>
    <w:rsid w:val="009B591A"/>
    <w:rsid w:val="009B596B"/>
    <w:rsid w:val="009B5AB8"/>
    <w:rsid w:val="009B5BBC"/>
    <w:rsid w:val="009B5BDD"/>
    <w:rsid w:val="009B5C12"/>
    <w:rsid w:val="009B6048"/>
    <w:rsid w:val="009B62E4"/>
    <w:rsid w:val="009B6374"/>
    <w:rsid w:val="009B63FE"/>
    <w:rsid w:val="009B67ED"/>
    <w:rsid w:val="009B680F"/>
    <w:rsid w:val="009B691A"/>
    <w:rsid w:val="009B69D8"/>
    <w:rsid w:val="009B6B8A"/>
    <w:rsid w:val="009B6DA1"/>
    <w:rsid w:val="009B6F81"/>
    <w:rsid w:val="009B7403"/>
    <w:rsid w:val="009B74A8"/>
    <w:rsid w:val="009B7673"/>
    <w:rsid w:val="009B7805"/>
    <w:rsid w:val="009B7C90"/>
    <w:rsid w:val="009B7E06"/>
    <w:rsid w:val="009B7F47"/>
    <w:rsid w:val="009B7F9C"/>
    <w:rsid w:val="009C04AD"/>
    <w:rsid w:val="009C04EF"/>
    <w:rsid w:val="009C0BB6"/>
    <w:rsid w:val="009C0D28"/>
    <w:rsid w:val="009C0F66"/>
    <w:rsid w:val="009C0F68"/>
    <w:rsid w:val="009C0F80"/>
    <w:rsid w:val="009C1087"/>
    <w:rsid w:val="009C1397"/>
    <w:rsid w:val="009C1437"/>
    <w:rsid w:val="009C14BB"/>
    <w:rsid w:val="009C1614"/>
    <w:rsid w:val="009C1A64"/>
    <w:rsid w:val="009C1A75"/>
    <w:rsid w:val="009C1B98"/>
    <w:rsid w:val="009C1CA0"/>
    <w:rsid w:val="009C1DC0"/>
    <w:rsid w:val="009C1F33"/>
    <w:rsid w:val="009C2060"/>
    <w:rsid w:val="009C2146"/>
    <w:rsid w:val="009C219C"/>
    <w:rsid w:val="009C2467"/>
    <w:rsid w:val="009C250A"/>
    <w:rsid w:val="009C2552"/>
    <w:rsid w:val="009C25B2"/>
    <w:rsid w:val="009C2628"/>
    <w:rsid w:val="009C2656"/>
    <w:rsid w:val="009C281B"/>
    <w:rsid w:val="009C2934"/>
    <w:rsid w:val="009C2A9A"/>
    <w:rsid w:val="009C2C22"/>
    <w:rsid w:val="009C2C6F"/>
    <w:rsid w:val="009C2E86"/>
    <w:rsid w:val="009C2E8E"/>
    <w:rsid w:val="009C2ECC"/>
    <w:rsid w:val="009C2F28"/>
    <w:rsid w:val="009C3106"/>
    <w:rsid w:val="009C3412"/>
    <w:rsid w:val="009C3540"/>
    <w:rsid w:val="009C36EC"/>
    <w:rsid w:val="009C378C"/>
    <w:rsid w:val="009C3A96"/>
    <w:rsid w:val="009C3B92"/>
    <w:rsid w:val="009C3C7E"/>
    <w:rsid w:val="009C3F8C"/>
    <w:rsid w:val="009C4295"/>
    <w:rsid w:val="009C4371"/>
    <w:rsid w:val="009C437B"/>
    <w:rsid w:val="009C44C7"/>
    <w:rsid w:val="009C4661"/>
    <w:rsid w:val="009C46EE"/>
    <w:rsid w:val="009C492E"/>
    <w:rsid w:val="009C4B1A"/>
    <w:rsid w:val="009C4C41"/>
    <w:rsid w:val="009C4DF0"/>
    <w:rsid w:val="009C4FE5"/>
    <w:rsid w:val="009C53B9"/>
    <w:rsid w:val="009C542B"/>
    <w:rsid w:val="009C549F"/>
    <w:rsid w:val="009C56EB"/>
    <w:rsid w:val="009C5863"/>
    <w:rsid w:val="009C595E"/>
    <w:rsid w:val="009C5CA0"/>
    <w:rsid w:val="009C5ED1"/>
    <w:rsid w:val="009C5EF5"/>
    <w:rsid w:val="009C6189"/>
    <w:rsid w:val="009C64AB"/>
    <w:rsid w:val="009C66F0"/>
    <w:rsid w:val="009C6A0C"/>
    <w:rsid w:val="009C6D90"/>
    <w:rsid w:val="009C6EEA"/>
    <w:rsid w:val="009C6EFA"/>
    <w:rsid w:val="009C71A3"/>
    <w:rsid w:val="009C740D"/>
    <w:rsid w:val="009C7454"/>
    <w:rsid w:val="009C7585"/>
    <w:rsid w:val="009C7CB6"/>
    <w:rsid w:val="009C7D59"/>
    <w:rsid w:val="009C7E05"/>
    <w:rsid w:val="009C7EA9"/>
    <w:rsid w:val="009C7F2B"/>
    <w:rsid w:val="009C7F85"/>
    <w:rsid w:val="009D0005"/>
    <w:rsid w:val="009D039B"/>
    <w:rsid w:val="009D0475"/>
    <w:rsid w:val="009D054D"/>
    <w:rsid w:val="009D05F5"/>
    <w:rsid w:val="009D073C"/>
    <w:rsid w:val="009D078B"/>
    <w:rsid w:val="009D0812"/>
    <w:rsid w:val="009D0848"/>
    <w:rsid w:val="009D0B94"/>
    <w:rsid w:val="009D0EA4"/>
    <w:rsid w:val="009D13FF"/>
    <w:rsid w:val="009D1493"/>
    <w:rsid w:val="009D15C8"/>
    <w:rsid w:val="009D16CE"/>
    <w:rsid w:val="009D179A"/>
    <w:rsid w:val="009D181F"/>
    <w:rsid w:val="009D1921"/>
    <w:rsid w:val="009D19B7"/>
    <w:rsid w:val="009D1B0B"/>
    <w:rsid w:val="009D1DEA"/>
    <w:rsid w:val="009D1EE3"/>
    <w:rsid w:val="009D2489"/>
    <w:rsid w:val="009D25E2"/>
    <w:rsid w:val="009D2711"/>
    <w:rsid w:val="009D2A11"/>
    <w:rsid w:val="009D2C09"/>
    <w:rsid w:val="009D2D83"/>
    <w:rsid w:val="009D2DD3"/>
    <w:rsid w:val="009D3006"/>
    <w:rsid w:val="009D32C7"/>
    <w:rsid w:val="009D32E1"/>
    <w:rsid w:val="009D344B"/>
    <w:rsid w:val="009D360F"/>
    <w:rsid w:val="009D3665"/>
    <w:rsid w:val="009D3861"/>
    <w:rsid w:val="009D38CD"/>
    <w:rsid w:val="009D3A5B"/>
    <w:rsid w:val="009D3A89"/>
    <w:rsid w:val="009D3B03"/>
    <w:rsid w:val="009D3C59"/>
    <w:rsid w:val="009D3CA5"/>
    <w:rsid w:val="009D3D37"/>
    <w:rsid w:val="009D3FAC"/>
    <w:rsid w:val="009D3FED"/>
    <w:rsid w:val="009D3FFC"/>
    <w:rsid w:val="009D4194"/>
    <w:rsid w:val="009D4378"/>
    <w:rsid w:val="009D4709"/>
    <w:rsid w:val="009D4837"/>
    <w:rsid w:val="009D487F"/>
    <w:rsid w:val="009D48EA"/>
    <w:rsid w:val="009D4A58"/>
    <w:rsid w:val="009D4BCC"/>
    <w:rsid w:val="009D4EA4"/>
    <w:rsid w:val="009D4EE7"/>
    <w:rsid w:val="009D50DC"/>
    <w:rsid w:val="009D5563"/>
    <w:rsid w:val="009D55DE"/>
    <w:rsid w:val="009D56CF"/>
    <w:rsid w:val="009D5809"/>
    <w:rsid w:val="009D5892"/>
    <w:rsid w:val="009D6272"/>
    <w:rsid w:val="009D669F"/>
    <w:rsid w:val="009D69B4"/>
    <w:rsid w:val="009D69BB"/>
    <w:rsid w:val="009D6A73"/>
    <w:rsid w:val="009D6BB1"/>
    <w:rsid w:val="009D6BCC"/>
    <w:rsid w:val="009D6D78"/>
    <w:rsid w:val="009D6E0D"/>
    <w:rsid w:val="009D7184"/>
    <w:rsid w:val="009D7294"/>
    <w:rsid w:val="009D737D"/>
    <w:rsid w:val="009D7439"/>
    <w:rsid w:val="009D7447"/>
    <w:rsid w:val="009D7646"/>
    <w:rsid w:val="009D76C0"/>
    <w:rsid w:val="009D7799"/>
    <w:rsid w:val="009D786A"/>
    <w:rsid w:val="009D78D1"/>
    <w:rsid w:val="009D7ACF"/>
    <w:rsid w:val="009D7BED"/>
    <w:rsid w:val="009E018E"/>
    <w:rsid w:val="009E01A9"/>
    <w:rsid w:val="009E01C6"/>
    <w:rsid w:val="009E01E8"/>
    <w:rsid w:val="009E024F"/>
    <w:rsid w:val="009E0346"/>
    <w:rsid w:val="009E0594"/>
    <w:rsid w:val="009E0672"/>
    <w:rsid w:val="009E081B"/>
    <w:rsid w:val="009E0879"/>
    <w:rsid w:val="009E0A6E"/>
    <w:rsid w:val="009E0CA3"/>
    <w:rsid w:val="009E0CEA"/>
    <w:rsid w:val="009E0E69"/>
    <w:rsid w:val="009E0FD5"/>
    <w:rsid w:val="009E108A"/>
    <w:rsid w:val="009E10B2"/>
    <w:rsid w:val="009E122D"/>
    <w:rsid w:val="009E13FB"/>
    <w:rsid w:val="009E141B"/>
    <w:rsid w:val="009E1502"/>
    <w:rsid w:val="009E156A"/>
    <w:rsid w:val="009E15D8"/>
    <w:rsid w:val="009E1601"/>
    <w:rsid w:val="009E1907"/>
    <w:rsid w:val="009E197D"/>
    <w:rsid w:val="009E1CD8"/>
    <w:rsid w:val="009E21A6"/>
    <w:rsid w:val="009E223F"/>
    <w:rsid w:val="009E2522"/>
    <w:rsid w:val="009E2645"/>
    <w:rsid w:val="009E2C8F"/>
    <w:rsid w:val="009E2D5D"/>
    <w:rsid w:val="009E2E71"/>
    <w:rsid w:val="009E319E"/>
    <w:rsid w:val="009E33CD"/>
    <w:rsid w:val="009E366E"/>
    <w:rsid w:val="009E370E"/>
    <w:rsid w:val="009E389E"/>
    <w:rsid w:val="009E3911"/>
    <w:rsid w:val="009E3C5F"/>
    <w:rsid w:val="009E414B"/>
    <w:rsid w:val="009E4333"/>
    <w:rsid w:val="009E43A4"/>
    <w:rsid w:val="009E47C6"/>
    <w:rsid w:val="009E483E"/>
    <w:rsid w:val="009E4C11"/>
    <w:rsid w:val="009E4C6D"/>
    <w:rsid w:val="009E4DA3"/>
    <w:rsid w:val="009E5263"/>
    <w:rsid w:val="009E52C8"/>
    <w:rsid w:val="009E544B"/>
    <w:rsid w:val="009E549E"/>
    <w:rsid w:val="009E553D"/>
    <w:rsid w:val="009E5829"/>
    <w:rsid w:val="009E588D"/>
    <w:rsid w:val="009E593A"/>
    <w:rsid w:val="009E5A63"/>
    <w:rsid w:val="009E6326"/>
    <w:rsid w:val="009E6595"/>
    <w:rsid w:val="009E6721"/>
    <w:rsid w:val="009E6907"/>
    <w:rsid w:val="009E6953"/>
    <w:rsid w:val="009E6AB2"/>
    <w:rsid w:val="009E6B27"/>
    <w:rsid w:val="009E6C52"/>
    <w:rsid w:val="009E6C62"/>
    <w:rsid w:val="009E6DA7"/>
    <w:rsid w:val="009E6EC8"/>
    <w:rsid w:val="009E6FAC"/>
    <w:rsid w:val="009E7035"/>
    <w:rsid w:val="009E74BA"/>
    <w:rsid w:val="009E74C8"/>
    <w:rsid w:val="009E74F1"/>
    <w:rsid w:val="009E76AE"/>
    <w:rsid w:val="009E7846"/>
    <w:rsid w:val="009E7906"/>
    <w:rsid w:val="009E7A5B"/>
    <w:rsid w:val="009E7D02"/>
    <w:rsid w:val="009E7E11"/>
    <w:rsid w:val="009E7EEB"/>
    <w:rsid w:val="009F02E2"/>
    <w:rsid w:val="009F03C8"/>
    <w:rsid w:val="009F07F2"/>
    <w:rsid w:val="009F088F"/>
    <w:rsid w:val="009F09A0"/>
    <w:rsid w:val="009F0A5A"/>
    <w:rsid w:val="009F0AC2"/>
    <w:rsid w:val="009F0AEE"/>
    <w:rsid w:val="009F0CE9"/>
    <w:rsid w:val="009F0FFB"/>
    <w:rsid w:val="009F10D1"/>
    <w:rsid w:val="009F137C"/>
    <w:rsid w:val="009F1509"/>
    <w:rsid w:val="009F1665"/>
    <w:rsid w:val="009F170E"/>
    <w:rsid w:val="009F17D2"/>
    <w:rsid w:val="009F18CA"/>
    <w:rsid w:val="009F1AF3"/>
    <w:rsid w:val="009F1C54"/>
    <w:rsid w:val="009F220D"/>
    <w:rsid w:val="009F22F2"/>
    <w:rsid w:val="009F2344"/>
    <w:rsid w:val="009F23C1"/>
    <w:rsid w:val="009F253B"/>
    <w:rsid w:val="009F25DF"/>
    <w:rsid w:val="009F2809"/>
    <w:rsid w:val="009F284A"/>
    <w:rsid w:val="009F29E2"/>
    <w:rsid w:val="009F2A37"/>
    <w:rsid w:val="009F2BB8"/>
    <w:rsid w:val="009F2E57"/>
    <w:rsid w:val="009F2E65"/>
    <w:rsid w:val="009F3126"/>
    <w:rsid w:val="009F33B1"/>
    <w:rsid w:val="009F33C6"/>
    <w:rsid w:val="009F372E"/>
    <w:rsid w:val="009F39A4"/>
    <w:rsid w:val="009F3E0D"/>
    <w:rsid w:val="009F3FA2"/>
    <w:rsid w:val="009F4126"/>
    <w:rsid w:val="009F422D"/>
    <w:rsid w:val="009F49E4"/>
    <w:rsid w:val="009F4A7C"/>
    <w:rsid w:val="009F4CC1"/>
    <w:rsid w:val="009F4E2A"/>
    <w:rsid w:val="009F4E59"/>
    <w:rsid w:val="009F4EB6"/>
    <w:rsid w:val="009F4F95"/>
    <w:rsid w:val="009F5069"/>
    <w:rsid w:val="009F53C0"/>
    <w:rsid w:val="009F5555"/>
    <w:rsid w:val="009F5B57"/>
    <w:rsid w:val="009F5BBB"/>
    <w:rsid w:val="009F5C18"/>
    <w:rsid w:val="009F5D6D"/>
    <w:rsid w:val="009F5DBF"/>
    <w:rsid w:val="009F5E95"/>
    <w:rsid w:val="009F5FAF"/>
    <w:rsid w:val="009F5FE4"/>
    <w:rsid w:val="009F6302"/>
    <w:rsid w:val="009F63ED"/>
    <w:rsid w:val="009F6787"/>
    <w:rsid w:val="009F68D9"/>
    <w:rsid w:val="009F6CB6"/>
    <w:rsid w:val="009F6CEA"/>
    <w:rsid w:val="009F6FD2"/>
    <w:rsid w:val="009F7005"/>
    <w:rsid w:val="009F7500"/>
    <w:rsid w:val="009F7540"/>
    <w:rsid w:val="009F7746"/>
    <w:rsid w:val="009F7846"/>
    <w:rsid w:val="009F7BC8"/>
    <w:rsid w:val="009F7C04"/>
    <w:rsid w:val="009F7E7C"/>
    <w:rsid w:val="009F7E9F"/>
    <w:rsid w:val="009F7F05"/>
    <w:rsid w:val="00A0025C"/>
    <w:rsid w:val="00A0030D"/>
    <w:rsid w:val="00A0043B"/>
    <w:rsid w:val="00A00524"/>
    <w:rsid w:val="00A00573"/>
    <w:rsid w:val="00A005F2"/>
    <w:rsid w:val="00A01147"/>
    <w:rsid w:val="00A011C7"/>
    <w:rsid w:val="00A0133B"/>
    <w:rsid w:val="00A014EF"/>
    <w:rsid w:val="00A01B48"/>
    <w:rsid w:val="00A01D77"/>
    <w:rsid w:val="00A01D91"/>
    <w:rsid w:val="00A02051"/>
    <w:rsid w:val="00A0233A"/>
    <w:rsid w:val="00A02629"/>
    <w:rsid w:val="00A027C0"/>
    <w:rsid w:val="00A02899"/>
    <w:rsid w:val="00A029D0"/>
    <w:rsid w:val="00A03036"/>
    <w:rsid w:val="00A03092"/>
    <w:rsid w:val="00A03095"/>
    <w:rsid w:val="00A030E9"/>
    <w:rsid w:val="00A031D8"/>
    <w:rsid w:val="00A0323F"/>
    <w:rsid w:val="00A03287"/>
    <w:rsid w:val="00A03488"/>
    <w:rsid w:val="00A0357A"/>
    <w:rsid w:val="00A03622"/>
    <w:rsid w:val="00A036F1"/>
    <w:rsid w:val="00A036F9"/>
    <w:rsid w:val="00A03805"/>
    <w:rsid w:val="00A039A9"/>
    <w:rsid w:val="00A03B43"/>
    <w:rsid w:val="00A03FD6"/>
    <w:rsid w:val="00A04075"/>
    <w:rsid w:val="00A041F6"/>
    <w:rsid w:val="00A04497"/>
    <w:rsid w:val="00A0461A"/>
    <w:rsid w:val="00A046FA"/>
    <w:rsid w:val="00A047A7"/>
    <w:rsid w:val="00A048C3"/>
    <w:rsid w:val="00A04B06"/>
    <w:rsid w:val="00A04B0C"/>
    <w:rsid w:val="00A04B1C"/>
    <w:rsid w:val="00A04C0A"/>
    <w:rsid w:val="00A04CE2"/>
    <w:rsid w:val="00A04D1E"/>
    <w:rsid w:val="00A04FE4"/>
    <w:rsid w:val="00A05161"/>
    <w:rsid w:val="00A0551F"/>
    <w:rsid w:val="00A057D6"/>
    <w:rsid w:val="00A05934"/>
    <w:rsid w:val="00A05B41"/>
    <w:rsid w:val="00A05BA1"/>
    <w:rsid w:val="00A062EB"/>
    <w:rsid w:val="00A06944"/>
    <w:rsid w:val="00A06A07"/>
    <w:rsid w:val="00A06A42"/>
    <w:rsid w:val="00A06DF1"/>
    <w:rsid w:val="00A06F6F"/>
    <w:rsid w:val="00A07220"/>
    <w:rsid w:val="00A075B9"/>
    <w:rsid w:val="00A07955"/>
    <w:rsid w:val="00A07A5B"/>
    <w:rsid w:val="00A07A66"/>
    <w:rsid w:val="00A07ACE"/>
    <w:rsid w:val="00A07AFE"/>
    <w:rsid w:val="00A07B0E"/>
    <w:rsid w:val="00A07B9A"/>
    <w:rsid w:val="00A07BC6"/>
    <w:rsid w:val="00A07CFE"/>
    <w:rsid w:val="00A07DCE"/>
    <w:rsid w:val="00A10079"/>
    <w:rsid w:val="00A10398"/>
    <w:rsid w:val="00A1051E"/>
    <w:rsid w:val="00A10804"/>
    <w:rsid w:val="00A108D3"/>
    <w:rsid w:val="00A10944"/>
    <w:rsid w:val="00A10F6B"/>
    <w:rsid w:val="00A11015"/>
    <w:rsid w:val="00A11082"/>
    <w:rsid w:val="00A110C3"/>
    <w:rsid w:val="00A11123"/>
    <w:rsid w:val="00A111A0"/>
    <w:rsid w:val="00A1169E"/>
    <w:rsid w:val="00A116DB"/>
    <w:rsid w:val="00A117E9"/>
    <w:rsid w:val="00A11A3F"/>
    <w:rsid w:val="00A11FF9"/>
    <w:rsid w:val="00A12058"/>
    <w:rsid w:val="00A120D3"/>
    <w:rsid w:val="00A120EE"/>
    <w:rsid w:val="00A12104"/>
    <w:rsid w:val="00A12224"/>
    <w:rsid w:val="00A1223B"/>
    <w:rsid w:val="00A122AA"/>
    <w:rsid w:val="00A1240E"/>
    <w:rsid w:val="00A12801"/>
    <w:rsid w:val="00A1293F"/>
    <w:rsid w:val="00A12A76"/>
    <w:rsid w:val="00A13591"/>
    <w:rsid w:val="00A13677"/>
    <w:rsid w:val="00A137EE"/>
    <w:rsid w:val="00A138E8"/>
    <w:rsid w:val="00A13B85"/>
    <w:rsid w:val="00A13C25"/>
    <w:rsid w:val="00A13CCA"/>
    <w:rsid w:val="00A13D1C"/>
    <w:rsid w:val="00A13F03"/>
    <w:rsid w:val="00A13F68"/>
    <w:rsid w:val="00A13FC4"/>
    <w:rsid w:val="00A14134"/>
    <w:rsid w:val="00A1459C"/>
    <w:rsid w:val="00A14641"/>
    <w:rsid w:val="00A1473E"/>
    <w:rsid w:val="00A14947"/>
    <w:rsid w:val="00A149AC"/>
    <w:rsid w:val="00A14D3C"/>
    <w:rsid w:val="00A14F23"/>
    <w:rsid w:val="00A1507C"/>
    <w:rsid w:val="00A15914"/>
    <w:rsid w:val="00A15A3B"/>
    <w:rsid w:val="00A15AC6"/>
    <w:rsid w:val="00A15C93"/>
    <w:rsid w:val="00A15F56"/>
    <w:rsid w:val="00A15FCD"/>
    <w:rsid w:val="00A1603E"/>
    <w:rsid w:val="00A165AD"/>
    <w:rsid w:val="00A16A70"/>
    <w:rsid w:val="00A16B26"/>
    <w:rsid w:val="00A16DB4"/>
    <w:rsid w:val="00A16E78"/>
    <w:rsid w:val="00A1720C"/>
    <w:rsid w:val="00A17414"/>
    <w:rsid w:val="00A17536"/>
    <w:rsid w:val="00A176C5"/>
    <w:rsid w:val="00A17714"/>
    <w:rsid w:val="00A1771E"/>
    <w:rsid w:val="00A17841"/>
    <w:rsid w:val="00A17CCF"/>
    <w:rsid w:val="00A17E2F"/>
    <w:rsid w:val="00A2000E"/>
    <w:rsid w:val="00A200B1"/>
    <w:rsid w:val="00A20520"/>
    <w:rsid w:val="00A206EA"/>
    <w:rsid w:val="00A20848"/>
    <w:rsid w:val="00A20DCF"/>
    <w:rsid w:val="00A20F00"/>
    <w:rsid w:val="00A20F07"/>
    <w:rsid w:val="00A20FC4"/>
    <w:rsid w:val="00A20FD6"/>
    <w:rsid w:val="00A21673"/>
    <w:rsid w:val="00A21748"/>
    <w:rsid w:val="00A21760"/>
    <w:rsid w:val="00A21BC7"/>
    <w:rsid w:val="00A21C68"/>
    <w:rsid w:val="00A21CEA"/>
    <w:rsid w:val="00A21D33"/>
    <w:rsid w:val="00A21DC7"/>
    <w:rsid w:val="00A21ED6"/>
    <w:rsid w:val="00A223CF"/>
    <w:rsid w:val="00A22473"/>
    <w:rsid w:val="00A22535"/>
    <w:rsid w:val="00A227D6"/>
    <w:rsid w:val="00A22937"/>
    <w:rsid w:val="00A2298B"/>
    <w:rsid w:val="00A22C70"/>
    <w:rsid w:val="00A22ED5"/>
    <w:rsid w:val="00A2309B"/>
    <w:rsid w:val="00A234B8"/>
    <w:rsid w:val="00A2360E"/>
    <w:rsid w:val="00A2379F"/>
    <w:rsid w:val="00A238C4"/>
    <w:rsid w:val="00A238EC"/>
    <w:rsid w:val="00A23917"/>
    <w:rsid w:val="00A23B20"/>
    <w:rsid w:val="00A23B7C"/>
    <w:rsid w:val="00A23CEA"/>
    <w:rsid w:val="00A2440E"/>
    <w:rsid w:val="00A244BA"/>
    <w:rsid w:val="00A24646"/>
    <w:rsid w:val="00A24818"/>
    <w:rsid w:val="00A24D94"/>
    <w:rsid w:val="00A25066"/>
    <w:rsid w:val="00A25288"/>
    <w:rsid w:val="00A2551E"/>
    <w:rsid w:val="00A25679"/>
    <w:rsid w:val="00A2589D"/>
    <w:rsid w:val="00A259DA"/>
    <w:rsid w:val="00A25B5A"/>
    <w:rsid w:val="00A25B69"/>
    <w:rsid w:val="00A25C5F"/>
    <w:rsid w:val="00A25D87"/>
    <w:rsid w:val="00A25D99"/>
    <w:rsid w:val="00A2602D"/>
    <w:rsid w:val="00A26101"/>
    <w:rsid w:val="00A264E1"/>
    <w:rsid w:val="00A265B0"/>
    <w:rsid w:val="00A266DE"/>
    <w:rsid w:val="00A26881"/>
    <w:rsid w:val="00A26E34"/>
    <w:rsid w:val="00A270A6"/>
    <w:rsid w:val="00A27121"/>
    <w:rsid w:val="00A27230"/>
    <w:rsid w:val="00A272E8"/>
    <w:rsid w:val="00A273F6"/>
    <w:rsid w:val="00A278C8"/>
    <w:rsid w:val="00A278F0"/>
    <w:rsid w:val="00A27A5A"/>
    <w:rsid w:val="00A27B5E"/>
    <w:rsid w:val="00A27BFF"/>
    <w:rsid w:val="00A27F52"/>
    <w:rsid w:val="00A30165"/>
    <w:rsid w:val="00A30180"/>
    <w:rsid w:val="00A305B5"/>
    <w:rsid w:val="00A30686"/>
    <w:rsid w:val="00A308F7"/>
    <w:rsid w:val="00A31572"/>
    <w:rsid w:val="00A31604"/>
    <w:rsid w:val="00A3163B"/>
    <w:rsid w:val="00A3168B"/>
    <w:rsid w:val="00A316CA"/>
    <w:rsid w:val="00A31740"/>
    <w:rsid w:val="00A317CF"/>
    <w:rsid w:val="00A31918"/>
    <w:rsid w:val="00A320B1"/>
    <w:rsid w:val="00A320CE"/>
    <w:rsid w:val="00A32260"/>
    <w:rsid w:val="00A32691"/>
    <w:rsid w:val="00A32CBB"/>
    <w:rsid w:val="00A32D2E"/>
    <w:rsid w:val="00A333CE"/>
    <w:rsid w:val="00A33688"/>
    <w:rsid w:val="00A3389B"/>
    <w:rsid w:val="00A339FA"/>
    <w:rsid w:val="00A33A64"/>
    <w:rsid w:val="00A33B47"/>
    <w:rsid w:val="00A33BD8"/>
    <w:rsid w:val="00A33D62"/>
    <w:rsid w:val="00A34430"/>
    <w:rsid w:val="00A34522"/>
    <w:rsid w:val="00A346DE"/>
    <w:rsid w:val="00A347AA"/>
    <w:rsid w:val="00A34C42"/>
    <w:rsid w:val="00A34D83"/>
    <w:rsid w:val="00A34F17"/>
    <w:rsid w:val="00A34F19"/>
    <w:rsid w:val="00A34F87"/>
    <w:rsid w:val="00A35275"/>
    <w:rsid w:val="00A354E0"/>
    <w:rsid w:val="00A356B5"/>
    <w:rsid w:val="00A3581A"/>
    <w:rsid w:val="00A358A4"/>
    <w:rsid w:val="00A358F0"/>
    <w:rsid w:val="00A35C20"/>
    <w:rsid w:val="00A35CAB"/>
    <w:rsid w:val="00A35D86"/>
    <w:rsid w:val="00A363B9"/>
    <w:rsid w:val="00A36461"/>
    <w:rsid w:val="00A36572"/>
    <w:rsid w:val="00A365C6"/>
    <w:rsid w:val="00A366AB"/>
    <w:rsid w:val="00A36733"/>
    <w:rsid w:val="00A36AEC"/>
    <w:rsid w:val="00A36B21"/>
    <w:rsid w:val="00A36C4B"/>
    <w:rsid w:val="00A36D4F"/>
    <w:rsid w:val="00A36DCA"/>
    <w:rsid w:val="00A370F7"/>
    <w:rsid w:val="00A37124"/>
    <w:rsid w:val="00A3764E"/>
    <w:rsid w:val="00A3766B"/>
    <w:rsid w:val="00A37776"/>
    <w:rsid w:val="00A379E1"/>
    <w:rsid w:val="00A37B61"/>
    <w:rsid w:val="00A37CBD"/>
    <w:rsid w:val="00A37FB7"/>
    <w:rsid w:val="00A40209"/>
    <w:rsid w:val="00A40221"/>
    <w:rsid w:val="00A40234"/>
    <w:rsid w:val="00A4045D"/>
    <w:rsid w:val="00A40758"/>
    <w:rsid w:val="00A409A0"/>
    <w:rsid w:val="00A411EF"/>
    <w:rsid w:val="00A41236"/>
    <w:rsid w:val="00A4126C"/>
    <w:rsid w:val="00A414B1"/>
    <w:rsid w:val="00A41516"/>
    <w:rsid w:val="00A415C4"/>
    <w:rsid w:val="00A41746"/>
    <w:rsid w:val="00A417F3"/>
    <w:rsid w:val="00A41931"/>
    <w:rsid w:val="00A419E6"/>
    <w:rsid w:val="00A41B9B"/>
    <w:rsid w:val="00A41DDA"/>
    <w:rsid w:val="00A41FAD"/>
    <w:rsid w:val="00A41FE8"/>
    <w:rsid w:val="00A4248F"/>
    <w:rsid w:val="00A42627"/>
    <w:rsid w:val="00A42763"/>
    <w:rsid w:val="00A428C9"/>
    <w:rsid w:val="00A42BF9"/>
    <w:rsid w:val="00A42DE9"/>
    <w:rsid w:val="00A42F4F"/>
    <w:rsid w:val="00A42F78"/>
    <w:rsid w:val="00A42FB4"/>
    <w:rsid w:val="00A431D0"/>
    <w:rsid w:val="00A4321F"/>
    <w:rsid w:val="00A43283"/>
    <w:rsid w:val="00A435DB"/>
    <w:rsid w:val="00A436BD"/>
    <w:rsid w:val="00A43802"/>
    <w:rsid w:val="00A43C70"/>
    <w:rsid w:val="00A43DA3"/>
    <w:rsid w:val="00A44016"/>
    <w:rsid w:val="00A44030"/>
    <w:rsid w:val="00A440D0"/>
    <w:rsid w:val="00A441FE"/>
    <w:rsid w:val="00A44396"/>
    <w:rsid w:val="00A44407"/>
    <w:rsid w:val="00A44677"/>
    <w:rsid w:val="00A44759"/>
    <w:rsid w:val="00A4477B"/>
    <w:rsid w:val="00A447C4"/>
    <w:rsid w:val="00A448A0"/>
    <w:rsid w:val="00A448BD"/>
    <w:rsid w:val="00A44AA2"/>
    <w:rsid w:val="00A44B8E"/>
    <w:rsid w:val="00A44D16"/>
    <w:rsid w:val="00A44D1D"/>
    <w:rsid w:val="00A45385"/>
    <w:rsid w:val="00A45741"/>
    <w:rsid w:val="00A457A8"/>
    <w:rsid w:val="00A45BB2"/>
    <w:rsid w:val="00A45DBA"/>
    <w:rsid w:val="00A45E4F"/>
    <w:rsid w:val="00A46291"/>
    <w:rsid w:val="00A4643D"/>
    <w:rsid w:val="00A4672B"/>
    <w:rsid w:val="00A469D4"/>
    <w:rsid w:val="00A46B19"/>
    <w:rsid w:val="00A46E1A"/>
    <w:rsid w:val="00A4725A"/>
    <w:rsid w:val="00A474B7"/>
    <w:rsid w:val="00A474E3"/>
    <w:rsid w:val="00A4786C"/>
    <w:rsid w:val="00A47D31"/>
    <w:rsid w:val="00A47E58"/>
    <w:rsid w:val="00A47E6D"/>
    <w:rsid w:val="00A47EDF"/>
    <w:rsid w:val="00A47F4A"/>
    <w:rsid w:val="00A5017F"/>
    <w:rsid w:val="00A5020C"/>
    <w:rsid w:val="00A50674"/>
    <w:rsid w:val="00A5092E"/>
    <w:rsid w:val="00A5093D"/>
    <w:rsid w:val="00A50A1C"/>
    <w:rsid w:val="00A50AFB"/>
    <w:rsid w:val="00A50C9B"/>
    <w:rsid w:val="00A5104F"/>
    <w:rsid w:val="00A51131"/>
    <w:rsid w:val="00A51642"/>
    <w:rsid w:val="00A5195A"/>
    <w:rsid w:val="00A519D8"/>
    <w:rsid w:val="00A520DE"/>
    <w:rsid w:val="00A523A2"/>
    <w:rsid w:val="00A52578"/>
    <w:rsid w:val="00A5291E"/>
    <w:rsid w:val="00A52F53"/>
    <w:rsid w:val="00A53007"/>
    <w:rsid w:val="00A530EF"/>
    <w:rsid w:val="00A532CD"/>
    <w:rsid w:val="00A5346E"/>
    <w:rsid w:val="00A535B5"/>
    <w:rsid w:val="00A536B6"/>
    <w:rsid w:val="00A5394E"/>
    <w:rsid w:val="00A53B32"/>
    <w:rsid w:val="00A53C0C"/>
    <w:rsid w:val="00A53CFB"/>
    <w:rsid w:val="00A53D81"/>
    <w:rsid w:val="00A53F0E"/>
    <w:rsid w:val="00A53F67"/>
    <w:rsid w:val="00A53FFE"/>
    <w:rsid w:val="00A540E4"/>
    <w:rsid w:val="00A54346"/>
    <w:rsid w:val="00A545B9"/>
    <w:rsid w:val="00A546FF"/>
    <w:rsid w:val="00A54B54"/>
    <w:rsid w:val="00A54B5D"/>
    <w:rsid w:val="00A54F1A"/>
    <w:rsid w:val="00A55043"/>
    <w:rsid w:val="00A550B1"/>
    <w:rsid w:val="00A55130"/>
    <w:rsid w:val="00A5547A"/>
    <w:rsid w:val="00A55889"/>
    <w:rsid w:val="00A5593D"/>
    <w:rsid w:val="00A55B46"/>
    <w:rsid w:val="00A55B6F"/>
    <w:rsid w:val="00A55BF9"/>
    <w:rsid w:val="00A55CB9"/>
    <w:rsid w:val="00A55E5B"/>
    <w:rsid w:val="00A55FB2"/>
    <w:rsid w:val="00A561B3"/>
    <w:rsid w:val="00A56305"/>
    <w:rsid w:val="00A563B7"/>
    <w:rsid w:val="00A56639"/>
    <w:rsid w:val="00A56774"/>
    <w:rsid w:val="00A5694C"/>
    <w:rsid w:val="00A56CB5"/>
    <w:rsid w:val="00A56E8E"/>
    <w:rsid w:val="00A56EC2"/>
    <w:rsid w:val="00A5757F"/>
    <w:rsid w:val="00A57634"/>
    <w:rsid w:val="00A579E5"/>
    <w:rsid w:val="00A57AEB"/>
    <w:rsid w:val="00A57D18"/>
    <w:rsid w:val="00A57D4B"/>
    <w:rsid w:val="00A57FBB"/>
    <w:rsid w:val="00A57FD0"/>
    <w:rsid w:val="00A57FDD"/>
    <w:rsid w:val="00A602E0"/>
    <w:rsid w:val="00A6065C"/>
    <w:rsid w:val="00A608D3"/>
    <w:rsid w:val="00A60903"/>
    <w:rsid w:val="00A609B0"/>
    <w:rsid w:val="00A60BD5"/>
    <w:rsid w:val="00A60C20"/>
    <w:rsid w:val="00A60C87"/>
    <w:rsid w:val="00A60DAC"/>
    <w:rsid w:val="00A61313"/>
    <w:rsid w:val="00A61366"/>
    <w:rsid w:val="00A6137D"/>
    <w:rsid w:val="00A61729"/>
    <w:rsid w:val="00A61735"/>
    <w:rsid w:val="00A61B9B"/>
    <w:rsid w:val="00A61FE9"/>
    <w:rsid w:val="00A62103"/>
    <w:rsid w:val="00A62164"/>
    <w:rsid w:val="00A6251C"/>
    <w:rsid w:val="00A62676"/>
    <w:rsid w:val="00A62E0F"/>
    <w:rsid w:val="00A62EB0"/>
    <w:rsid w:val="00A62EEA"/>
    <w:rsid w:val="00A62FA1"/>
    <w:rsid w:val="00A630E4"/>
    <w:rsid w:val="00A63183"/>
    <w:rsid w:val="00A631CF"/>
    <w:rsid w:val="00A63348"/>
    <w:rsid w:val="00A636CA"/>
    <w:rsid w:val="00A637FC"/>
    <w:rsid w:val="00A638C7"/>
    <w:rsid w:val="00A6394C"/>
    <w:rsid w:val="00A63A27"/>
    <w:rsid w:val="00A63C90"/>
    <w:rsid w:val="00A63CB1"/>
    <w:rsid w:val="00A63F87"/>
    <w:rsid w:val="00A640F5"/>
    <w:rsid w:val="00A64104"/>
    <w:rsid w:val="00A644D4"/>
    <w:rsid w:val="00A648E2"/>
    <w:rsid w:val="00A64988"/>
    <w:rsid w:val="00A64B96"/>
    <w:rsid w:val="00A64E18"/>
    <w:rsid w:val="00A64E9F"/>
    <w:rsid w:val="00A65152"/>
    <w:rsid w:val="00A652E7"/>
    <w:rsid w:val="00A65375"/>
    <w:rsid w:val="00A654B1"/>
    <w:rsid w:val="00A65769"/>
    <w:rsid w:val="00A65785"/>
    <w:rsid w:val="00A65911"/>
    <w:rsid w:val="00A65967"/>
    <w:rsid w:val="00A65A27"/>
    <w:rsid w:val="00A65A77"/>
    <w:rsid w:val="00A65B78"/>
    <w:rsid w:val="00A65BBB"/>
    <w:rsid w:val="00A65C9C"/>
    <w:rsid w:val="00A65E72"/>
    <w:rsid w:val="00A65EA9"/>
    <w:rsid w:val="00A65F4B"/>
    <w:rsid w:val="00A65F4C"/>
    <w:rsid w:val="00A6621B"/>
    <w:rsid w:val="00A66546"/>
    <w:rsid w:val="00A6683A"/>
    <w:rsid w:val="00A668D3"/>
    <w:rsid w:val="00A66A26"/>
    <w:rsid w:val="00A66A5D"/>
    <w:rsid w:val="00A66BD5"/>
    <w:rsid w:val="00A66BDF"/>
    <w:rsid w:val="00A66D28"/>
    <w:rsid w:val="00A66DA1"/>
    <w:rsid w:val="00A66DB6"/>
    <w:rsid w:val="00A66DBF"/>
    <w:rsid w:val="00A66DD3"/>
    <w:rsid w:val="00A66EC2"/>
    <w:rsid w:val="00A6701E"/>
    <w:rsid w:val="00A67175"/>
    <w:rsid w:val="00A673B5"/>
    <w:rsid w:val="00A678DB"/>
    <w:rsid w:val="00A67A6C"/>
    <w:rsid w:val="00A67AF1"/>
    <w:rsid w:val="00A67B94"/>
    <w:rsid w:val="00A67BAD"/>
    <w:rsid w:val="00A67C1D"/>
    <w:rsid w:val="00A67C56"/>
    <w:rsid w:val="00A70076"/>
    <w:rsid w:val="00A700B7"/>
    <w:rsid w:val="00A70234"/>
    <w:rsid w:val="00A7027B"/>
    <w:rsid w:val="00A70316"/>
    <w:rsid w:val="00A70360"/>
    <w:rsid w:val="00A70706"/>
    <w:rsid w:val="00A70841"/>
    <w:rsid w:val="00A70B10"/>
    <w:rsid w:val="00A70DA8"/>
    <w:rsid w:val="00A70FC5"/>
    <w:rsid w:val="00A7103B"/>
    <w:rsid w:val="00A71126"/>
    <w:rsid w:val="00A71246"/>
    <w:rsid w:val="00A7143B"/>
    <w:rsid w:val="00A7158B"/>
    <w:rsid w:val="00A71734"/>
    <w:rsid w:val="00A719A0"/>
    <w:rsid w:val="00A71A4A"/>
    <w:rsid w:val="00A71AE6"/>
    <w:rsid w:val="00A71B7B"/>
    <w:rsid w:val="00A71B9D"/>
    <w:rsid w:val="00A71C35"/>
    <w:rsid w:val="00A71D7F"/>
    <w:rsid w:val="00A71E4C"/>
    <w:rsid w:val="00A72296"/>
    <w:rsid w:val="00A722F5"/>
    <w:rsid w:val="00A72496"/>
    <w:rsid w:val="00A7250F"/>
    <w:rsid w:val="00A72696"/>
    <w:rsid w:val="00A727F0"/>
    <w:rsid w:val="00A72B8E"/>
    <w:rsid w:val="00A72BBB"/>
    <w:rsid w:val="00A72D56"/>
    <w:rsid w:val="00A72E9F"/>
    <w:rsid w:val="00A7308E"/>
    <w:rsid w:val="00A73180"/>
    <w:rsid w:val="00A731BA"/>
    <w:rsid w:val="00A7335A"/>
    <w:rsid w:val="00A7336D"/>
    <w:rsid w:val="00A73BF8"/>
    <w:rsid w:val="00A73DE8"/>
    <w:rsid w:val="00A73F68"/>
    <w:rsid w:val="00A74002"/>
    <w:rsid w:val="00A741B5"/>
    <w:rsid w:val="00A746AD"/>
    <w:rsid w:val="00A74872"/>
    <w:rsid w:val="00A749D6"/>
    <w:rsid w:val="00A749E8"/>
    <w:rsid w:val="00A7541A"/>
    <w:rsid w:val="00A75464"/>
    <w:rsid w:val="00A75468"/>
    <w:rsid w:val="00A75882"/>
    <w:rsid w:val="00A75A8D"/>
    <w:rsid w:val="00A75AAB"/>
    <w:rsid w:val="00A75CC2"/>
    <w:rsid w:val="00A75DAF"/>
    <w:rsid w:val="00A76068"/>
    <w:rsid w:val="00A76AA9"/>
    <w:rsid w:val="00A76D56"/>
    <w:rsid w:val="00A76F92"/>
    <w:rsid w:val="00A7752E"/>
    <w:rsid w:val="00A77598"/>
    <w:rsid w:val="00A775C6"/>
    <w:rsid w:val="00A775EB"/>
    <w:rsid w:val="00A7774E"/>
    <w:rsid w:val="00A7794B"/>
    <w:rsid w:val="00A77B3F"/>
    <w:rsid w:val="00A8000A"/>
    <w:rsid w:val="00A8027A"/>
    <w:rsid w:val="00A805B3"/>
    <w:rsid w:val="00A81128"/>
    <w:rsid w:val="00A81505"/>
    <w:rsid w:val="00A81616"/>
    <w:rsid w:val="00A8186F"/>
    <w:rsid w:val="00A81AFE"/>
    <w:rsid w:val="00A82055"/>
    <w:rsid w:val="00A82091"/>
    <w:rsid w:val="00A820C2"/>
    <w:rsid w:val="00A8217C"/>
    <w:rsid w:val="00A82317"/>
    <w:rsid w:val="00A82435"/>
    <w:rsid w:val="00A82580"/>
    <w:rsid w:val="00A82581"/>
    <w:rsid w:val="00A825DF"/>
    <w:rsid w:val="00A82639"/>
    <w:rsid w:val="00A82714"/>
    <w:rsid w:val="00A8276D"/>
    <w:rsid w:val="00A82864"/>
    <w:rsid w:val="00A828BA"/>
    <w:rsid w:val="00A82A3A"/>
    <w:rsid w:val="00A82A7E"/>
    <w:rsid w:val="00A82B84"/>
    <w:rsid w:val="00A82C4A"/>
    <w:rsid w:val="00A82D24"/>
    <w:rsid w:val="00A8305B"/>
    <w:rsid w:val="00A83257"/>
    <w:rsid w:val="00A8332A"/>
    <w:rsid w:val="00A83379"/>
    <w:rsid w:val="00A8361F"/>
    <w:rsid w:val="00A8382A"/>
    <w:rsid w:val="00A83B80"/>
    <w:rsid w:val="00A83C80"/>
    <w:rsid w:val="00A83C8A"/>
    <w:rsid w:val="00A83E01"/>
    <w:rsid w:val="00A84031"/>
    <w:rsid w:val="00A8421E"/>
    <w:rsid w:val="00A843B4"/>
    <w:rsid w:val="00A843D9"/>
    <w:rsid w:val="00A84427"/>
    <w:rsid w:val="00A845F9"/>
    <w:rsid w:val="00A84639"/>
    <w:rsid w:val="00A84A08"/>
    <w:rsid w:val="00A84BDD"/>
    <w:rsid w:val="00A84BE0"/>
    <w:rsid w:val="00A84CDD"/>
    <w:rsid w:val="00A85093"/>
    <w:rsid w:val="00A85327"/>
    <w:rsid w:val="00A85767"/>
    <w:rsid w:val="00A8580E"/>
    <w:rsid w:val="00A85B3D"/>
    <w:rsid w:val="00A85EDC"/>
    <w:rsid w:val="00A85EF9"/>
    <w:rsid w:val="00A860E4"/>
    <w:rsid w:val="00A862A7"/>
    <w:rsid w:val="00A8633B"/>
    <w:rsid w:val="00A8638B"/>
    <w:rsid w:val="00A86397"/>
    <w:rsid w:val="00A86486"/>
    <w:rsid w:val="00A867AD"/>
    <w:rsid w:val="00A86823"/>
    <w:rsid w:val="00A86B47"/>
    <w:rsid w:val="00A86B48"/>
    <w:rsid w:val="00A86F69"/>
    <w:rsid w:val="00A87543"/>
    <w:rsid w:val="00A876E6"/>
    <w:rsid w:val="00A87747"/>
    <w:rsid w:val="00A87C69"/>
    <w:rsid w:val="00A87C76"/>
    <w:rsid w:val="00A87DC6"/>
    <w:rsid w:val="00A90160"/>
    <w:rsid w:val="00A90291"/>
    <w:rsid w:val="00A902F7"/>
    <w:rsid w:val="00A90378"/>
    <w:rsid w:val="00A905C0"/>
    <w:rsid w:val="00A907BF"/>
    <w:rsid w:val="00A907FE"/>
    <w:rsid w:val="00A90B85"/>
    <w:rsid w:val="00A90D3E"/>
    <w:rsid w:val="00A90D70"/>
    <w:rsid w:val="00A90D85"/>
    <w:rsid w:val="00A90D88"/>
    <w:rsid w:val="00A9161D"/>
    <w:rsid w:val="00A91662"/>
    <w:rsid w:val="00A917A7"/>
    <w:rsid w:val="00A91967"/>
    <w:rsid w:val="00A92029"/>
    <w:rsid w:val="00A9227A"/>
    <w:rsid w:val="00A9248D"/>
    <w:rsid w:val="00A924A4"/>
    <w:rsid w:val="00A928A6"/>
    <w:rsid w:val="00A928F9"/>
    <w:rsid w:val="00A929D4"/>
    <w:rsid w:val="00A92A80"/>
    <w:rsid w:val="00A92AF2"/>
    <w:rsid w:val="00A92BFB"/>
    <w:rsid w:val="00A92C13"/>
    <w:rsid w:val="00A92DB8"/>
    <w:rsid w:val="00A93204"/>
    <w:rsid w:val="00A937B4"/>
    <w:rsid w:val="00A937FE"/>
    <w:rsid w:val="00A93BFC"/>
    <w:rsid w:val="00A93EC0"/>
    <w:rsid w:val="00A93F45"/>
    <w:rsid w:val="00A94204"/>
    <w:rsid w:val="00A94280"/>
    <w:rsid w:val="00A94770"/>
    <w:rsid w:val="00A94953"/>
    <w:rsid w:val="00A94A3D"/>
    <w:rsid w:val="00A94BC3"/>
    <w:rsid w:val="00A953AF"/>
    <w:rsid w:val="00A95603"/>
    <w:rsid w:val="00A95644"/>
    <w:rsid w:val="00A9582F"/>
    <w:rsid w:val="00A959E1"/>
    <w:rsid w:val="00A95AC9"/>
    <w:rsid w:val="00A95AE4"/>
    <w:rsid w:val="00A95B89"/>
    <w:rsid w:val="00A95C24"/>
    <w:rsid w:val="00A95C87"/>
    <w:rsid w:val="00A95D6D"/>
    <w:rsid w:val="00A9608B"/>
    <w:rsid w:val="00A967A7"/>
    <w:rsid w:val="00A967C7"/>
    <w:rsid w:val="00A96A99"/>
    <w:rsid w:val="00A96C71"/>
    <w:rsid w:val="00A97006"/>
    <w:rsid w:val="00A970EC"/>
    <w:rsid w:val="00A9723F"/>
    <w:rsid w:val="00A972ED"/>
    <w:rsid w:val="00A97704"/>
    <w:rsid w:val="00A97759"/>
    <w:rsid w:val="00A977E5"/>
    <w:rsid w:val="00A9785A"/>
    <w:rsid w:val="00A978F7"/>
    <w:rsid w:val="00A97B03"/>
    <w:rsid w:val="00A97CBD"/>
    <w:rsid w:val="00A97D88"/>
    <w:rsid w:val="00A97E39"/>
    <w:rsid w:val="00A97F7E"/>
    <w:rsid w:val="00A97FA4"/>
    <w:rsid w:val="00AA007C"/>
    <w:rsid w:val="00AA00DD"/>
    <w:rsid w:val="00AA01FD"/>
    <w:rsid w:val="00AA0330"/>
    <w:rsid w:val="00AA0A77"/>
    <w:rsid w:val="00AA0AFC"/>
    <w:rsid w:val="00AA0C76"/>
    <w:rsid w:val="00AA0E7A"/>
    <w:rsid w:val="00AA0FB4"/>
    <w:rsid w:val="00AA12D9"/>
    <w:rsid w:val="00AA140D"/>
    <w:rsid w:val="00AA152C"/>
    <w:rsid w:val="00AA15CD"/>
    <w:rsid w:val="00AA179C"/>
    <w:rsid w:val="00AA1A1D"/>
    <w:rsid w:val="00AA1FBE"/>
    <w:rsid w:val="00AA2069"/>
    <w:rsid w:val="00AA28A3"/>
    <w:rsid w:val="00AA2BC9"/>
    <w:rsid w:val="00AA2DF6"/>
    <w:rsid w:val="00AA2FEF"/>
    <w:rsid w:val="00AA3391"/>
    <w:rsid w:val="00AA3443"/>
    <w:rsid w:val="00AA3481"/>
    <w:rsid w:val="00AA360E"/>
    <w:rsid w:val="00AA37A3"/>
    <w:rsid w:val="00AA3A37"/>
    <w:rsid w:val="00AA3DDB"/>
    <w:rsid w:val="00AA420E"/>
    <w:rsid w:val="00AA423D"/>
    <w:rsid w:val="00AA4678"/>
    <w:rsid w:val="00AA47D5"/>
    <w:rsid w:val="00AA488F"/>
    <w:rsid w:val="00AA4A81"/>
    <w:rsid w:val="00AA4F02"/>
    <w:rsid w:val="00AA5056"/>
    <w:rsid w:val="00AA50B6"/>
    <w:rsid w:val="00AA50E0"/>
    <w:rsid w:val="00AA50FF"/>
    <w:rsid w:val="00AA516B"/>
    <w:rsid w:val="00AA532C"/>
    <w:rsid w:val="00AA54A3"/>
    <w:rsid w:val="00AA569A"/>
    <w:rsid w:val="00AA56FD"/>
    <w:rsid w:val="00AA58E5"/>
    <w:rsid w:val="00AA593A"/>
    <w:rsid w:val="00AA5BAE"/>
    <w:rsid w:val="00AA5D2A"/>
    <w:rsid w:val="00AA5ECB"/>
    <w:rsid w:val="00AA61B2"/>
    <w:rsid w:val="00AA64DE"/>
    <w:rsid w:val="00AA6899"/>
    <w:rsid w:val="00AA6A3A"/>
    <w:rsid w:val="00AA6A83"/>
    <w:rsid w:val="00AA6AEF"/>
    <w:rsid w:val="00AA6B36"/>
    <w:rsid w:val="00AA6CD7"/>
    <w:rsid w:val="00AA7197"/>
    <w:rsid w:val="00AA722C"/>
    <w:rsid w:val="00AA74DF"/>
    <w:rsid w:val="00AA76C4"/>
    <w:rsid w:val="00AA795E"/>
    <w:rsid w:val="00AA79EB"/>
    <w:rsid w:val="00AA7E0D"/>
    <w:rsid w:val="00AB0225"/>
    <w:rsid w:val="00AB03C5"/>
    <w:rsid w:val="00AB04FE"/>
    <w:rsid w:val="00AB0520"/>
    <w:rsid w:val="00AB0B11"/>
    <w:rsid w:val="00AB0B6A"/>
    <w:rsid w:val="00AB0BC3"/>
    <w:rsid w:val="00AB0D24"/>
    <w:rsid w:val="00AB0E88"/>
    <w:rsid w:val="00AB106C"/>
    <w:rsid w:val="00AB12BE"/>
    <w:rsid w:val="00AB134A"/>
    <w:rsid w:val="00AB1370"/>
    <w:rsid w:val="00AB13A7"/>
    <w:rsid w:val="00AB1407"/>
    <w:rsid w:val="00AB1487"/>
    <w:rsid w:val="00AB15A1"/>
    <w:rsid w:val="00AB1601"/>
    <w:rsid w:val="00AB1A34"/>
    <w:rsid w:val="00AB1C16"/>
    <w:rsid w:val="00AB1C71"/>
    <w:rsid w:val="00AB1C7D"/>
    <w:rsid w:val="00AB1EC7"/>
    <w:rsid w:val="00AB1F37"/>
    <w:rsid w:val="00AB2028"/>
    <w:rsid w:val="00AB227C"/>
    <w:rsid w:val="00AB22C7"/>
    <w:rsid w:val="00AB231D"/>
    <w:rsid w:val="00AB245E"/>
    <w:rsid w:val="00AB2534"/>
    <w:rsid w:val="00AB2688"/>
    <w:rsid w:val="00AB26DF"/>
    <w:rsid w:val="00AB27DC"/>
    <w:rsid w:val="00AB2832"/>
    <w:rsid w:val="00AB2C12"/>
    <w:rsid w:val="00AB2C62"/>
    <w:rsid w:val="00AB2EA2"/>
    <w:rsid w:val="00AB311A"/>
    <w:rsid w:val="00AB31CD"/>
    <w:rsid w:val="00AB3205"/>
    <w:rsid w:val="00AB327A"/>
    <w:rsid w:val="00AB33BF"/>
    <w:rsid w:val="00AB35C1"/>
    <w:rsid w:val="00AB35CA"/>
    <w:rsid w:val="00AB3927"/>
    <w:rsid w:val="00AB39E7"/>
    <w:rsid w:val="00AB3A29"/>
    <w:rsid w:val="00AB3CB9"/>
    <w:rsid w:val="00AB3EAC"/>
    <w:rsid w:val="00AB4319"/>
    <w:rsid w:val="00AB4A33"/>
    <w:rsid w:val="00AB4BB2"/>
    <w:rsid w:val="00AB4C24"/>
    <w:rsid w:val="00AB4D09"/>
    <w:rsid w:val="00AB4E20"/>
    <w:rsid w:val="00AB4F95"/>
    <w:rsid w:val="00AB501A"/>
    <w:rsid w:val="00AB52D4"/>
    <w:rsid w:val="00AB5596"/>
    <w:rsid w:val="00AB5628"/>
    <w:rsid w:val="00AB56EB"/>
    <w:rsid w:val="00AB571F"/>
    <w:rsid w:val="00AB5822"/>
    <w:rsid w:val="00AB5BCA"/>
    <w:rsid w:val="00AB5C97"/>
    <w:rsid w:val="00AB5D2A"/>
    <w:rsid w:val="00AB5D73"/>
    <w:rsid w:val="00AB5F36"/>
    <w:rsid w:val="00AB5F9F"/>
    <w:rsid w:val="00AB6172"/>
    <w:rsid w:val="00AB62A9"/>
    <w:rsid w:val="00AB64DA"/>
    <w:rsid w:val="00AB65AF"/>
    <w:rsid w:val="00AB679F"/>
    <w:rsid w:val="00AB686B"/>
    <w:rsid w:val="00AB691E"/>
    <w:rsid w:val="00AB6C08"/>
    <w:rsid w:val="00AB6C14"/>
    <w:rsid w:val="00AB6CDC"/>
    <w:rsid w:val="00AB6DA9"/>
    <w:rsid w:val="00AB6DB3"/>
    <w:rsid w:val="00AB6F26"/>
    <w:rsid w:val="00AB7316"/>
    <w:rsid w:val="00AB73AB"/>
    <w:rsid w:val="00AB7526"/>
    <w:rsid w:val="00AB757F"/>
    <w:rsid w:val="00AB76D1"/>
    <w:rsid w:val="00AB76E0"/>
    <w:rsid w:val="00AB76EB"/>
    <w:rsid w:val="00AB7B23"/>
    <w:rsid w:val="00AB7BC7"/>
    <w:rsid w:val="00AB7CE9"/>
    <w:rsid w:val="00AB7DCA"/>
    <w:rsid w:val="00AB7E07"/>
    <w:rsid w:val="00AB7FF1"/>
    <w:rsid w:val="00AC01DC"/>
    <w:rsid w:val="00AC059F"/>
    <w:rsid w:val="00AC07EE"/>
    <w:rsid w:val="00AC08CE"/>
    <w:rsid w:val="00AC0BA4"/>
    <w:rsid w:val="00AC0C9C"/>
    <w:rsid w:val="00AC130B"/>
    <w:rsid w:val="00AC13D1"/>
    <w:rsid w:val="00AC1BAE"/>
    <w:rsid w:val="00AC1EBA"/>
    <w:rsid w:val="00AC1EF6"/>
    <w:rsid w:val="00AC2098"/>
    <w:rsid w:val="00AC21A3"/>
    <w:rsid w:val="00AC2283"/>
    <w:rsid w:val="00AC26C8"/>
    <w:rsid w:val="00AC27A5"/>
    <w:rsid w:val="00AC308B"/>
    <w:rsid w:val="00AC3091"/>
    <w:rsid w:val="00AC331A"/>
    <w:rsid w:val="00AC341E"/>
    <w:rsid w:val="00AC3424"/>
    <w:rsid w:val="00AC350C"/>
    <w:rsid w:val="00AC35B6"/>
    <w:rsid w:val="00AC3786"/>
    <w:rsid w:val="00AC3894"/>
    <w:rsid w:val="00AC3904"/>
    <w:rsid w:val="00AC3A56"/>
    <w:rsid w:val="00AC3C73"/>
    <w:rsid w:val="00AC3CEF"/>
    <w:rsid w:val="00AC3F64"/>
    <w:rsid w:val="00AC40C4"/>
    <w:rsid w:val="00AC46D7"/>
    <w:rsid w:val="00AC4978"/>
    <w:rsid w:val="00AC4ABF"/>
    <w:rsid w:val="00AC4ADF"/>
    <w:rsid w:val="00AC4B02"/>
    <w:rsid w:val="00AC4C62"/>
    <w:rsid w:val="00AC4E3D"/>
    <w:rsid w:val="00AC4F0B"/>
    <w:rsid w:val="00AC4F2A"/>
    <w:rsid w:val="00AC4F5B"/>
    <w:rsid w:val="00AC4F84"/>
    <w:rsid w:val="00AC500A"/>
    <w:rsid w:val="00AC54F3"/>
    <w:rsid w:val="00AC55DE"/>
    <w:rsid w:val="00AC56A1"/>
    <w:rsid w:val="00AC56C2"/>
    <w:rsid w:val="00AC56EA"/>
    <w:rsid w:val="00AC5A2F"/>
    <w:rsid w:val="00AC5BE3"/>
    <w:rsid w:val="00AC5DAD"/>
    <w:rsid w:val="00AC5E5C"/>
    <w:rsid w:val="00AC6042"/>
    <w:rsid w:val="00AC60A0"/>
    <w:rsid w:val="00AC61C0"/>
    <w:rsid w:val="00AC628E"/>
    <w:rsid w:val="00AC62D0"/>
    <w:rsid w:val="00AC62DC"/>
    <w:rsid w:val="00AC635C"/>
    <w:rsid w:val="00AC63C3"/>
    <w:rsid w:val="00AC6AF5"/>
    <w:rsid w:val="00AC708A"/>
    <w:rsid w:val="00AC71CF"/>
    <w:rsid w:val="00AC7456"/>
    <w:rsid w:val="00AC75FF"/>
    <w:rsid w:val="00AC7621"/>
    <w:rsid w:val="00AC76A8"/>
    <w:rsid w:val="00AC7704"/>
    <w:rsid w:val="00AC787D"/>
    <w:rsid w:val="00AC799D"/>
    <w:rsid w:val="00AC7ACF"/>
    <w:rsid w:val="00AC7B30"/>
    <w:rsid w:val="00AC7BE8"/>
    <w:rsid w:val="00AC7BE9"/>
    <w:rsid w:val="00AC7C82"/>
    <w:rsid w:val="00AC7D31"/>
    <w:rsid w:val="00AC7EE2"/>
    <w:rsid w:val="00AC7F35"/>
    <w:rsid w:val="00AC7FE9"/>
    <w:rsid w:val="00AD0278"/>
    <w:rsid w:val="00AD02A4"/>
    <w:rsid w:val="00AD059C"/>
    <w:rsid w:val="00AD0611"/>
    <w:rsid w:val="00AD06D7"/>
    <w:rsid w:val="00AD0720"/>
    <w:rsid w:val="00AD0800"/>
    <w:rsid w:val="00AD0A28"/>
    <w:rsid w:val="00AD0AB2"/>
    <w:rsid w:val="00AD0B1E"/>
    <w:rsid w:val="00AD0D32"/>
    <w:rsid w:val="00AD0F96"/>
    <w:rsid w:val="00AD0FA5"/>
    <w:rsid w:val="00AD1027"/>
    <w:rsid w:val="00AD104A"/>
    <w:rsid w:val="00AD11F5"/>
    <w:rsid w:val="00AD1984"/>
    <w:rsid w:val="00AD1A09"/>
    <w:rsid w:val="00AD1C46"/>
    <w:rsid w:val="00AD1D31"/>
    <w:rsid w:val="00AD2217"/>
    <w:rsid w:val="00AD23B1"/>
    <w:rsid w:val="00AD2536"/>
    <w:rsid w:val="00AD25B5"/>
    <w:rsid w:val="00AD25FA"/>
    <w:rsid w:val="00AD2712"/>
    <w:rsid w:val="00AD2737"/>
    <w:rsid w:val="00AD2983"/>
    <w:rsid w:val="00AD29A0"/>
    <w:rsid w:val="00AD29C0"/>
    <w:rsid w:val="00AD2B66"/>
    <w:rsid w:val="00AD2BE1"/>
    <w:rsid w:val="00AD2FC9"/>
    <w:rsid w:val="00AD37AE"/>
    <w:rsid w:val="00AD37ED"/>
    <w:rsid w:val="00AD39A7"/>
    <w:rsid w:val="00AD3C27"/>
    <w:rsid w:val="00AD3C32"/>
    <w:rsid w:val="00AD3C5D"/>
    <w:rsid w:val="00AD40A4"/>
    <w:rsid w:val="00AD41B2"/>
    <w:rsid w:val="00AD4457"/>
    <w:rsid w:val="00AD4470"/>
    <w:rsid w:val="00AD4663"/>
    <w:rsid w:val="00AD4EB5"/>
    <w:rsid w:val="00AD4EB7"/>
    <w:rsid w:val="00AD4F76"/>
    <w:rsid w:val="00AD52CD"/>
    <w:rsid w:val="00AD5484"/>
    <w:rsid w:val="00AD5510"/>
    <w:rsid w:val="00AD56E2"/>
    <w:rsid w:val="00AD5771"/>
    <w:rsid w:val="00AD587F"/>
    <w:rsid w:val="00AD59FA"/>
    <w:rsid w:val="00AD5B25"/>
    <w:rsid w:val="00AD5CEC"/>
    <w:rsid w:val="00AD5EFF"/>
    <w:rsid w:val="00AD61C6"/>
    <w:rsid w:val="00AD61E9"/>
    <w:rsid w:val="00AD6260"/>
    <w:rsid w:val="00AD65E8"/>
    <w:rsid w:val="00AD660A"/>
    <w:rsid w:val="00AD699E"/>
    <w:rsid w:val="00AD6A79"/>
    <w:rsid w:val="00AD6C69"/>
    <w:rsid w:val="00AD6E24"/>
    <w:rsid w:val="00AD6F5C"/>
    <w:rsid w:val="00AD70C3"/>
    <w:rsid w:val="00AD70D0"/>
    <w:rsid w:val="00AD749E"/>
    <w:rsid w:val="00AD74F2"/>
    <w:rsid w:val="00AD76BB"/>
    <w:rsid w:val="00AD7781"/>
    <w:rsid w:val="00AD7844"/>
    <w:rsid w:val="00AD7BA5"/>
    <w:rsid w:val="00AD7C0B"/>
    <w:rsid w:val="00AD7D59"/>
    <w:rsid w:val="00AD7DFE"/>
    <w:rsid w:val="00AD7FCE"/>
    <w:rsid w:val="00AE02EF"/>
    <w:rsid w:val="00AE030B"/>
    <w:rsid w:val="00AE0379"/>
    <w:rsid w:val="00AE0513"/>
    <w:rsid w:val="00AE06A9"/>
    <w:rsid w:val="00AE06B7"/>
    <w:rsid w:val="00AE09D9"/>
    <w:rsid w:val="00AE0A4D"/>
    <w:rsid w:val="00AE0AB0"/>
    <w:rsid w:val="00AE0ACD"/>
    <w:rsid w:val="00AE0AEA"/>
    <w:rsid w:val="00AE0B64"/>
    <w:rsid w:val="00AE0BA9"/>
    <w:rsid w:val="00AE0C1A"/>
    <w:rsid w:val="00AE0CDF"/>
    <w:rsid w:val="00AE102E"/>
    <w:rsid w:val="00AE1400"/>
    <w:rsid w:val="00AE163B"/>
    <w:rsid w:val="00AE1748"/>
    <w:rsid w:val="00AE177F"/>
    <w:rsid w:val="00AE17BB"/>
    <w:rsid w:val="00AE17F6"/>
    <w:rsid w:val="00AE188D"/>
    <w:rsid w:val="00AE18E4"/>
    <w:rsid w:val="00AE18EF"/>
    <w:rsid w:val="00AE190B"/>
    <w:rsid w:val="00AE1A37"/>
    <w:rsid w:val="00AE1A4E"/>
    <w:rsid w:val="00AE1CD9"/>
    <w:rsid w:val="00AE2011"/>
    <w:rsid w:val="00AE2253"/>
    <w:rsid w:val="00AE23ED"/>
    <w:rsid w:val="00AE2DB7"/>
    <w:rsid w:val="00AE30E2"/>
    <w:rsid w:val="00AE349A"/>
    <w:rsid w:val="00AE3633"/>
    <w:rsid w:val="00AE3988"/>
    <w:rsid w:val="00AE3AC3"/>
    <w:rsid w:val="00AE3ED8"/>
    <w:rsid w:val="00AE3F81"/>
    <w:rsid w:val="00AE4417"/>
    <w:rsid w:val="00AE4CDF"/>
    <w:rsid w:val="00AE4D31"/>
    <w:rsid w:val="00AE4E55"/>
    <w:rsid w:val="00AE4F90"/>
    <w:rsid w:val="00AE5175"/>
    <w:rsid w:val="00AE52F1"/>
    <w:rsid w:val="00AE53C6"/>
    <w:rsid w:val="00AE5642"/>
    <w:rsid w:val="00AE578D"/>
    <w:rsid w:val="00AE5972"/>
    <w:rsid w:val="00AE59AA"/>
    <w:rsid w:val="00AE5A61"/>
    <w:rsid w:val="00AE5F94"/>
    <w:rsid w:val="00AE601A"/>
    <w:rsid w:val="00AE6101"/>
    <w:rsid w:val="00AE6206"/>
    <w:rsid w:val="00AE62EF"/>
    <w:rsid w:val="00AE632F"/>
    <w:rsid w:val="00AE65D0"/>
    <w:rsid w:val="00AE6605"/>
    <w:rsid w:val="00AE6761"/>
    <w:rsid w:val="00AE6966"/>
    <w:rsid w:val="00AE69EB"/>
    <w:rsid w:val="00AE6AC7"/>
    <w:rsid w:val="00AE6D64"/>
    <w:rsid w:val="00AE70DA"/>
    <w:rsid w:val="00AE7284"/>
    <w:rsid w:val="00AE736C"/>
    <w:rsid w:val="00AE7370"/>
    <w:rsid w:val="00AE74A3"/>
    <w:rsid w:val="00AE7601"/>
    <w:rsid w:val="00AE76BB"/>
    <w:rsid w:val="00AE76F4"/>
    <w:rsid w:val="00AE7731"/>
    <w:rsid w:val="00AE78BD"/>
    <w:rsid w:val="00AE78DC"/>
    <w:rsid w:val="00AE7C02"/>
    <w:rsid w:val="00AE7EF2"/>
    <w:rsid w:val="00AF0117"/>
    <w:rsid w:val="00AF0174"/>
    <w:rsid w:val="00AF05E4"/>
    <w:rsid w:val="00AF05FD"/>
    <w:rsid w:val="00AF0CF5"/>
    <w:rsid w:val="00AF0DE2"/>
    <w:rsid w:val="00AF0E40"/>
    <w:rsid w:val="00AF0F99"/>
    <w:rsid w:val="00AF0FF1"/>
    <w:rsid w:val="00AF1340"/>
    <w:rsid w:val="00AF159F"/>
    <w:rsid w:val="00AF178C"/>
    <w:rsid w:val="00AF1A09"/>
    <w:rsid w:val="00AF1A14"/>
    <w:rsid w:val="00AF1A59"/>
    <w:rsid w:val="00AF1B00"/>
    <w:rsid w:val="00AF1B07"/>
    <w:rsid w:val="00AF1B64"/>
    <w:rsid w:val="00AF1CA7"/>
    <w:rsid w:val="00AF1CCE"/>
    <w:rsid w:val="00AF1ED0"/>
    <w:rsid w:val="00AF21BB"/>
    <w:rsid w:val="00AF225F"/>
    <w:rsid w:val="00AF2619"/>
    <w:rsid w:val="00AF2650"/>
    <w:rsid w:val="00AF2AEC"/>
    <w:rsid w:val="00AF2CA1"/>
    <w:rsid w:val="00AF2FCF"/>
    <w:rsid w:val="00AF32C7"/>
    <w:rsid w:val="00AF3308"/>
    <w:rsid w:val="00AF346C"/>
    <w:rsid w:val="00AF3CF0"/>
    <w:rsid w:val="00AF3F1A"/>
    <w:rsid w:val="00AF3F30"/>
    <w:rsid w:val="00AF3FF6"/>
    <w:rsid w:val="00AF420C"/>
    <w:rsid w:val="00AF42E4"/>
    <w:rsid w:val="00AF435E"/>
    <w:rsid w:val="00AF4384"/>
    <w:rsid w:val="00AF478D"/>
    <w:rsid w:val="00AF4880"/>
    <w:rsid w:val="00AF4A37"/>
    <w:rsid w:val="00AF4A50"/>
    <w:rsid w:val="00AF4AB7"/>
    <w:rsid w:val="00AF4B9D"/>
    <w:rsid w:val="00AF4D7E"/>
    <w:rsid w:val="00AF4E33"/>
    <w:rsid w:val="00AF4FC2"/>
    <w:rsid w:val="00AF5057"/>
    <w:rsid w:val="00AF53E7"/>
    <w:rsid w:val="00AF55C2"/>
    <w:rsid w:val="00AF55F5"/>
    <w:rsid w:val="00AF5649"/>
    <w:rsid w:val="00AF573A"/>
    <w:rsid w:val="00AF5801"/>
    <w:rsid w:val="00AF5E07"/>
    <w:rsid w:val="00AF5E0B"/>
    <w:rsid w:val="00AF5E3D"/>
    <w:rsid w:val="00AF62A9"/>
    <w:rsid w:val="00AF6321"/>
    <w:rsid w:val="00AF6342"/>
    <w:rsid w:val="00AF6467"/>
    <w:rsid w:val="00AF6500"/>
    <w:rsid w:val="00AF669E"/>
    <w:rsid w:val="00AF69DE"/>
    <w:rsid w:val="00AF6A6E"/>
    <w:rsid w:val="00AF6AD8"/>
    <w:rsid w:val="00AF6B8A"/>
    <w:rsid w:val="00AF6B9E"/>
    <w:rsid w:val="00AF6D1D"/>
    <w:rsid w:val="00AF6FB1"/>
    <w:rsid w:val="00AF7311"/>
    <w:rsid w:val="00AF753E"/>
    <w:rsid w:val="00AF7582"/>
    <w:rsid w:val="00AF75E2"/>
    <w:rsid w:val="00AF7622"/>
    <w:rsid w:val="00AF76DE"/>
    <w:rsid w:val="00AF7937"/>
    <w:rsid w:val="00AF795C"/>
    <w:rsid w:val="00AF7B53"/>
    <w:rsid w:val="00AF7C6D"/>
    <w:rsid w:val="00AF7F8A"/>
    <w:rsid w:val="00AF7FD8"/>
    <w:rsid w:val="00B0021A"/>
    <w:rsid w:val="00B00360"/>
    <w:rsid w:val="00B004BD"/>
    <w:rsid w:val="00B004FD"/>
    <w:rsid w:val="00B005FC"/>
    <w:rsid w:val="00B009D6"/>
    <w:rsid w:val="00B00DC7"/>
    <w:rsid w:val="00B00E63"/>
    <w:rsid w:val="00B00E7A"/>
    <w:rsid w:val="00B0104F"/>
    <w:rsid w:val="00B0110B"/>
    <w:rsid w:val="00B0158C"/>
    <w:rsid w:val="00B017D4"/>
    <w:rsid w:val="00B01A5E"/>
    <w:rsid w:val="00B01AF6"/>
    <w:rsid w:val="00B01E7C"/>
    <w:rsid w:val="00B0218C"/>
    <w:rsid w:val="00B0219E"/>
    <w:rsid w:val="00B021BF"/>
    <w:rsid w:val="00B022A9"/>
    <w:rsid w:val="00B023D3"/>
    <w:rsid w:val="00B027D9"/>
    <w:rsid w:val="00B02AA3"/>
    <w:rsid w:val="00B02B12"/>
    <w:rsid w:val="00B02CFB"/>
    <w:rsid w:val="00B02D1F"/>
    <w:rsid w:val="00B02E7C"/>
    <w:rsid w:val="00B02FA0"/>
    <w:rsid w:val="00B02FB8"/>
    <w:rsid w:val="00B03267"/>
    <w:rsid w:val="00B03549"/>
    <w:rsid w:val="00B03802"/>
    <w:rsid w:val="00B03C46"/>
    <w:rsid w:val="00B03E5F"/>
    <w:rsid w:val="00B040C4"/>
    <w:rsid w:val="00B04482"/>
    <w:rsid w:val="00B0469F"/>
    <w:rsid w:val="00B0490E"/>
    <w:rsid w:val="00B04B7F"/>
    <w:rsid w:val="00B04B85"/>
    <w:rsid w:val="00B056D8"/>
    <w:rsid w:val="00B05A1A"/>
    <w:rsid w:val="00B05DA6"/>
    <w:rsid w:val="00B05DF5"/>
    <w:rsid w:val="00B05F19"/>
    <w:rsid w:val="00B06179"/>
    <w:rsid w:val="00B061DA"/>
    <w:rsid w:val="00B06286"/>
    <w:rsid w:val="00B065A5"/>
    <w:rsid w:val="00B06633"/>
    <w:rsid w:val="00B0672E"/>
    <w:rsid w:val="00B0680E"/>
    <w:rsid w:val="00B06AD2"/>
    <w:rsid w:val="00B06B57"/>
    <w:rsid w:val="00B06BAD"/>
    <w:rsid w:val="00B06E50"/>
    <w:rsid w:val="00B06FC0"/>
    <w:rsid w:val="00B06FD6"/>
    <w:rsid w:val="00B074C6"/>
    <w:rsid w:val="00B074EF"/>
    <w:rsid w:val="00B075AB"/>
    <w:rsid w:val="00B07626"/>
    <w:rsid w:val="00B079BD"/>
    <w:rsid w:val="00B07AA6"/>
    <w:rsid w:val="00B07B96"/>
    <w:rsid w:val="00B07BEF"/>
    <w:rsid w:val="00B07C2C"/>
    <w:rsid w:val="00B1027D"/>
    <w:rsid w:val="00B102C2"/>
    <w:rsid w:val="00B1031B"/>
    <w:rsid w:val="00B1033A"/>
    <w:rsid w:val="00B10459"/>
    <w:rsid w:val="00B10EFC"/>
    <w:rsid w:val="00B1128C"/>
    <w:rsid w:val="00B11A22"/>
    <w:rsid w:val="00B11AD7"/>
    <w:rsid w:val="00B11BA8"/>
    <w:rsid w:val="00B11CD9"/>
    <w:rsid w:val="00B11D75"/>
    <w:rsid w:val="00B11FC1"/>
    <w:rsid w:val="00B12009"/>
    <w:rsid w:val="00B121B9"/>
    <w:rsid w:val="00B1220D"/>
    <w:rsid w:val="00B124A0"/>
    <w:rsid w:val="00B124F1"/>
    <w:rsid w:val="00B125B4"/>
    <w:rsid w:val="00B126F9"/>
    <w:rsid w:val="00B127FA"/>
    <w:rsid w:val="00B12ADA"/>
    <w:rsid w:val="00B1316B"/>
    <w:rsid w:val="00B1335E"/>
    <w:rsid w:val="00B1370C"/>
    <w:rsid w:val="00B138A4"/>
    <w:rsid w:val="00B138A9"/>
    <w:rsid w:val="00B13AC0"/>
    <w:rsid w:val="00B1406D"/>
    <w:rsid w:val="00B143FA"/>
    <w:rsid w:val="00B14962"/>
    <w:rsid w:val="00B14D0B"/>
    <w:rsid w:val="00B14F5A"/>
    <w:rsid w:val="00B15047"/>
    <w:rsid w:val="00B15179"/>
    <w:rsid w:val="00B151C0"/>
    <w:rsid w:val="00B154A9"/>
    <w:rsid w:val="00B15536"/>
    <w:rsid w:val="00B15ABA"/>
    <w:rsid w:val="00B15EBB"/>
    <w:rsid w:val="00B15F06"/>
    <w:rsid w:val="00B15F2B"/>
    <w:rsid w:val="00B161CF"/>
    <w:rsid w:val="00B16242"/>
    <w:rsid w:val="00B16484"/>
    <w:rsid w:val="00B16572"/>
    <w:rsid w:val="00B165BC"/>
    <w:rsid w:val="00B16687"/>
    <w:rsid w:val="00B167F7"/>
    <w:rsid w:val="00B16A6D"/>
    <w:rsid w:val="00B16C5C"/>
    <w:rsid w:val="00B1710F"/>
    <w:rsid w:val="00B171A2"/>
    <w:rsid w:val="00B17695"/>
    <w:rsid w:val="00B178CC"/>
    <w:rsid w:val="00B17A1F"/>
    <w:rsid w:val="00B17AAF"/>
    <w:rsid w:val="00B17ADD"/>
    <w:rsid w:val="00B17C8F"/>
    <w:rsid w:val="00B17CBD"/>
    <w:rsid w:val="00B17F16"/>
    <w:rsid w:val="00B17F1C"/>
    <w:rsid w:val="00B17F71"/>
    <w:rsid w:val="00B17F9E"/>
    <w:rsid w:val="00B2009D"/>
    <w:rsid w:val="00B200A8"/>
    <w:rsid w:val="00B200A9"/>
    <w:rsid w:val="00B20295"/>
    <w:rsid w:val="00B20612"/>
    <w:rsid w:val="00B207BB"/>
    <w:rsid w:val="00B208F2"/>
    <w:rsid w:val="00B2093C"/>
    <w:rsid w:val="00B209C7"/>
    <w:rsid w:val="00B20BD5"/>
    <w:rsid w:val="00B20BFA"/>
    <w:rsid w:val="00B20E61"/>
    <w:rsid w:val="00B20E62"/>
    <w:rsid w:val="00B20E9F"/>
    <w:rsid w:val="00B21579"/>
    <w:rsid w:val="00B2189B"/>
    <w:rsid w:val="00B21BD7"/>
    <w:rsid w:val="00B21EE3"/>
    <w:rsid w:val="00B21F08"/>
    <w:rsid w:val="00B220D3"/>
    <w:rsid w:val="00B221E4"/>
    <w:rsid w:val="00B2266B"/>
    <w:rsid w:val="00B229C2"/>
    <w:rsid w:val="00B22D7E"/>
    <w:rsid w:val="00B22EF1"/>
    <w:rsid w:val="00B22F99"/>
    <w:rsid w:val="00B22FF2"/>
    <w:rsid w:val="00B233E7"/>
    <w:rsid w:val="00B23486"/>
    <w:rsid w:val="00B23A4C"/>
    <w:rsid w:val="00B23B54"/>
    <w:rsid w:val="00B23CB9"/>
    <w:rsid w:val="00B24121"/>
    <w:rsid w:val="00B24141"/>
    <w:rsid w:val="00B242B0"/>
    <w:rsid w:val="00B242D4"/>
    <w:rsid w:val="00B242E4"/>
    <w:rsid w:val="00B24542"/>
    <w:rsid w:val="00B245A6"/>
    <w:rsid w:val="00B2495D"/>
    <w:rsid w:val="00B24ADD"/>
    <w:rsid w:val="00B24AE7"/>
    <w:rsid w:val="00B24AF0"/>
    <w:rsid w:val="00B24CC0"/>
    <w:rsid w:val="00B24D57"/>
    <w:rsid w:val="00B24EA1"/>
    <w:rsid w:val="00B24F73"/>
    <w:rsid w:val="00B25040"/>
    <w:rsid w:val="00B25056"/>
    <w:rsid w:val="00B2532E"/>
    <w:rsid w:val="00B25367"/>
    <w:rsid w:val="00B253AE"/>
    <w:rsid w:val="00B25486"/>
    <w:rsid w:val="00B25529"/>
    <w:rsid w:val="00B256B3"/>
    <w:rsid w:val="00B2581E"/>
    <w:rsid w:val="00B2587D"/>
    <w:rsid w:val="00B25952"/>
    <w:rsid w:val="00B25B98"/>
    <w:rsid w:val="00B260AC"/>
    <w:rsid w:val="00B261B0"/>
    <w:rsid w:val="00B261D7"/>
    <w:rsid w:val="00B26280"/>
    <w:rsid w:val="00B262A2"/>
    <w:rsid w:val="00B26364"/>
    <w:rsid w:val="00B2636C"/>
    <w:rsid w:val="00B26473"/>
    <w:rsid w:val="00B265F6"/>
    <w:rsid w:val="00B26625"/>
    <w:rsid w:val="00B267EA"/>
    <w:rsid w:val="00B26855"/>
    <w:rsid w:val="00B268F7"/>
    <w:rsid w:val="00B26971"/>
    <w:rsid w:val="00B26FCD"/>
    <w:rsid w:val="00B2715A"/>
    <w:rsid w:val="00B2718C"/>
    <w:rsid w:val="00B275B5"/>
    <w:rsid w:val="00B276DD"/>
    <w:rsid w:val="00B27BF2"/>
    <w:rsid w:val="00B27DAC"/>
    <w:rsid w:val="00B300BB"/>
    <w:rsid w:val="00B30602"/>
    <w:rsid w:val="00B3075B"/>
    <w:rsid w:val="00B30D5C"/>
    <w:rsid w:val="00B31155"/>
    <w:rsid w:val="00B3116C"/>
    <w:rsid w:val="00B3141B"/>
    <w:rsid w:val="00B314B9"/>
    <w:rsid w:val="00B31914"/>
    <w:rsid w:val="00B31A6C"/>
    <w:rsid w:val="00B31A9A"/>
    <w:rsid w:val="00B31D13"/>
    <w:rsid w:val="00B32029"/>
    <w:rsid w:val="00B3207A"/>
    <w:rsid w:val="00B3213D"/>
    <w:rsid w:val="00B3223B"/>
    <w:rsid w:val="00B3232D"/>
    <w:rsid w:val="00B32731"/>
    <w:rsid w:val="00B3294E"/>
    <w:rsid w:val="00B32E7C"/>
    <w:rsid w:val="00B32F1A"/>
    <w:rsid w:val="00B32F38"/>
    <w:rsid w:val="00B33137"/>
    <w:rsid w:val="00B33162"/>
    <w:rsid w:val="00B331E2"/>
    <w:rsid w:val="00B331F7"/>
    <w:rsid w:val="00B33279"/>
    <w:rsid w:val="00B3357F"/>
    <w:rsid w:val="00B33874"/>
    <w:rsid w:val="00B339B8"/>
    <w:rsid w:val="00B33BA3"/>
    <w:rsid w:val="00B34378"/>
    <w:rsid w:val="00B34458"/>
    <w:rsid w:val="00B34517"/>
    <w:rsid w:val="00B3455C"/>
    <w:rsid w:val="00B3459E"/>
    <w:rsid w:val="00B34A68"/>
    <w:rsid w:val="00B34B76"/>
    <w:rsid w:val="00B34CCB"/>
    <w:rsid w:val="00B34D82"/>
    <w:rsid w:val="00B3520C"/>
    <w:rsid w:val="00B3557D"/>
    <w:rsid w:val="00B35664"/>
    <w:rsid w:val="00B356A5"/>
    <w:rsid w:val="00B35BA1"/>
    <w:rsid w:val="00B35E68"/>
    <w:rsid w:val="00B3606E"/>
    <w:rsid w:val="00B3613E"/>
    <w:rsid w:val="00B3657D"/>
    <w:rsid w:val="00B366EC"/>
    <w:rsid w:val="00B3674A"/>
    <w:rsid w:val="00B3677C"/>
    <w:rsid w:val="00B36909"/>
    <w:rsid w:val="00B36977"/>
    <w:rsid w:val="00B36D13"/>
    <w:rsid w:val="00B36D53"/>
    <w:rsid w:val="00B36DF0"/>
    <w:rsid w:val="00B36E23"/>
    <w:rsid w:val="00B37169"/>
    <w:rsid w:val="00B372A3"/>
    <w:rsid w:val="00B372A4"/>
    <w:rsid w:val="00B37943"/>
    <w:rsid w:val="00B37A47"/>
    <w:rsid w:val="00B37BC4"/>
    <w:rsid w:val="00B37C1A"/>
    <w:rsid w:val="00B37CFE"/>
    <w:rsid w:val="00B37F95"/>
    <w:rsid w:val="00B37FA2"/>
    <w:rsid w:val="00B4009A"/>
    <w:rsid w:val="00B40AE6"/>
    <w:rsid w:val="00B40B0E"/>
    <w:rsid w:val="00B40DC3"/>
    <w:rsid w:val="00B40E54"/>
    <w:rsid w:val="00B40EC3"/>
    <w:rsid w:val="00B41317"/>
    <w:rsid w:val="00B41398"/>
    <w:rsid w:val="00B413B3"/>
    <w:rsid w:val="00B41541"/>
    <w:rsid w:val="00B4185A"/>
    <w:rsid w:val="00B41908"/>
    <w:rsid w:val="00B41A27"/>
    <w:rsid w:val="00B41D12"/>
    <w:rsid w:val="00B41D30"/>
    <w:rsid w:val="00B41E5D"/>
    <w:rsid w:val="00B41F17"/>
    <w:rsid w:val="00B4227C"/>
    <w:rsid w:val="00B42295"/>
    <w:rsid w:val="00B4265A"/>
    <w:rsid w:val="00B428F8"/>
    <w:rsid w:val="00B4316E"/>
    <w:rsid w:val="00B431D9"/>
    <w:rsid w:val="00B432FD"/>
    <w:rsid w:val="00B433C7"/>
    <w:rsid w:val="00B4357E"/>
    <w:rsid w:val="00B435BB"/>
    <w:rsid w:val="00B43657"/>
    <w:rsid w:val="00B43790"/>
    <w:rsid w:val="00B4389A"/>
    <w:rsid w:val="00B43C54"/>
    <w:rsid w:val="00B43CB0"/>
    <w:rsid w:val="00B43DFB"/>
    <w:rsid w:val="00B43EDA"/>
    <w:rsid w:val="00B43FE6"/>
    <w:rsid w:val="00B4411F"/>
    <w:rsid w:val="00B44255"/>
    <w:rsid w:val="00B443CF"/>
    <w:rsid w:val="00B44519"/>
    <w:rsid w:val="00B446BD"/>
    <w:rsid w:val="00B447B0"/>
    <w:rsid w:val="00B44CB7"/>
    <w:rsid w:val="00B4512C"/>
    <w:rsid w:val="00B45147"/>
    <w:rsid w:val="00B45180"/>
    <w:rsid w:val="00B45237"/>
    <w:rsid w:val="00B45399"/>
    <w:rsid w:val="00B453E8"/>
    <w:rsid w:val="00B4568A"/>
    <w:rsid w:val="00B458C5"/>
    <w:rsid w:val="00B459D5"/>
    <w:rsid w:val="00B45CEB"/>
    <w:rsid w:val="00B45E26"/>
    <w:rsid w:val="00B45E8C"/>
    <w:rsid w:val="00B4651B"/>
    <w:rsid w:val="00B465E0"/>
    <w:rsid w:val="00B46652"/>
    <w:rsid w:val="00B46679"/>
    <w:rsid w:val="00B467BA"/>
    <w:rsid w:val="00B46D57"/>
    <w:rsid w:val="00B47219"/>
    <w:rsid w:val="00B47291"/>
    <w:rsid w:val="00B4746A"/>
    <w:rsid w:val="00B4783A"/>
    <w:rsid w:val="00B47880"/>
    <w:rsid w:val="00B47A00"/>
    <w:rsid w:val="00B47A58"/>
    <w:rsid w:val="00B47B5E"/>
    <w:rsid w:val="00B47D4A"/>
    <w:rsid w:val="00B47D50"/>
    <w:rsid w:val="00B501DA"/>
    <w:rsid w:val="00B50367"/>
    <w:rsid w:val="00B5043D"/>
    <w:rsid w:val="00B5072D"/>
    <w:rsid w:val="00B50D59"/>
    <w:rsid w:val="00B50DCA"/>
    <w:rsid w:val="00B5107B"/>
    <w:rsid w:val="00B51097"/>
    <w:rsid w:val="00B510C0"/>
    <w:rsid w:val="00B5118A"/>
    <w:rsid w:val="00B51213"/>
    <w:rsid w:val="00B514C7"/>
    <w:rsid w:val="00B5152E"/>
    <w:rsid w:val="00B5162C"/>
    <w:rsid w:val="00B516C3"/>
    <w:rsid w:val="00B5178B"/>
    <w:rsid w:val="00B5193E"/>
    <w:rsid w:val="00B51C92"/>
    <w:rsid w:val="00B51D4E"/>
    <w:rsid w:val="00B51E18"/>
    <w:rsid w:val="00B51EBF"/>
    <w:rsid w:val="00B51F00"/>
    <w:rsid w:val="00B51F7C"/>
    <w:rsid w:val="00B52118"/>
    <w:rsid w:val="00B52146"/>
    <w:rsid w:val="00B522A7"/>
    <w:rsid w:val="00B522D3"/>
    <w:rsid w:val="00B522D8"/>
    <w:rsid w:val="00B5236E"/>
    <w:rsid w:val="00B524C6"/>
    <w:rsid w:val="00B524CD"/>
    <w:rsid w:val="00B52CDE"/>
    <w:rsid w:val="00B52F1B"/>
    <w:rsid w:val="00B5371C"/>
    <w:rsid w:val="00B537ED"/>
    <w:rsid w:val="00B53819"/>
    <w:rsid w:val="00B53940"/>
    <w:rsid w:val="00B53CE9"/>
    <w:rsid w:val="00B53F1C"/>
    <w:rsid w:val="00B54014"/>
    <w:rsid w:val="00B54111"/>
    <w:rsid w:val="00B54314"/>
    <w:rsid w:val="00B5436C"/>
    <w:rsid w:val="00B5445B"/>
    <w:rsid w:val="00B5449E"/>
    <w:rsid w:val="00B54615"/>
    <w:rsid w:val="00B54642"/>
    <w:rsid w:val="00B547E1"/>
    <w:rsid w:val="00B5483A"/>
    <w:rsid w:val="00B55206"/>
    <w:rsid w:val="00B552B4"/>
    <w:rsid w:val="00B55413"/>
    <w:rsid w:val="00B55544"/>
    <w:rsid w:val="00B5563A"/>
    <w:rsid w:val="00B55668"/>
    <w:rsid w:val="00B556DA"/>
    <w:rsid w:val="00B557AE"/>
    <w:rsid w:val="00B55891"/>
    <w:rsid w:val="00B558FD"/>
    <w:rsid w:val="00B5596F"/>
    <w:rsid w:val="00B55BE6"/>
    <w:rsid w:val="00B55C72"/>
    <w:rsid w:val="00B561C9"/>
    <w:rsid w:val="00B56235"/>
    <w:rsid w:val="00B56605"/>
    <w:rsid w:val="00B566D6"/>
    <w:rsid w:val="00B56A99"/>
    <w:rsid w:val="00B56B97"/>
    <w:rsid w:val="00B56C2B"/>
    <w:rsid w:val="00B56D4C"/>
    <w:rsid w:val="00B56D56"/>
    <w:rsid w:val="00B56D83"/>
    <w:rsid w:val="00B56DD3"/>
    <w:rsid w:val="00B5708E"/>
    <w:rsid w:val="00B571DD"/>
    <w:rsid w:val="00B5749A"/>
    <w:rsid w:val="00B57553"/>
    <w:rsid w:val="00B5779A"/>
    <w:rsid w:val="00B577FE"/>
    <w:rsid w:val="00B57BF7"/>
    <w:rsid w:val="00B57CB4"/>
    <w:rsid w:val="00B57D07"/>
    <w:rsid w:val="00B57D22"/>
    <w:rsid w:val="00B57F33"/>
    <w:rsid w:val="00B57FA6"/>
    <w:rsid w:val="00B57FE2"/>
    <w:rsid w:val="00B604D5"/>
    <w:rsid w:val="00B6052A"/>
    <w:rsid w:val="00B60682"/>
    <w:rsid w:val="00B609E1"/>
    <w:rsid w:val="00B60AE7"/>
    <w:rsid w:val="00B60CE4"/>
    <w:rsid w:val="00B61122"/>
    <w:rsid w:val="00B6121F"/>
    <w:rsid w:val="00B61624"/>
    <w:rsid w:val="00B61737"/>
    <w:rsid w:val="00B617A8"/>
    <w:rsid w:val="00B61872"/>
    <w:rsid w:val="00B61D4A"/>
    <w:rsid w:val="00B61F92"/>
    <w:rsid w:val="00B62178"/>
    <w:rsid w:val="00B623D3"/>
    <w:rsid w:val="00B62484"/>
    <w:rsid w:val="00B6253A"/>
    <w:rsid w:val="00B62656"/>
    <w:rsid w:val="00B62681"/>
    <w:rsid w:val="00B626A3"/>
    <w:rsid w:val="00B62A01"/>
    <w:rsid w:val="00B62B7B"/>
    <w:rsid w:val="00B62BEB"/>
    <w:rsid w:val="00B62C55"/>
    <w:rsid w:val="00B62E1E"/>
    <w:rsid w:val="00B630A4"/>
    <w:rsid w:val="00B635D5"/>
    <w:rsid w:val="00B63756"/>
    <w:rsid w:val="00B63AB4"/>
    <w:rsid w:val="00B63C6C"/>
    <w:rsid w:val="00B63D2B"/>
    <w:rsid w:val="00B640CD"/>
    <w:rsid w:val="00B64178"/>
    <w:rsid w:val="00B64304"/>
    <w:rsid w:val="00B64336"/>
    <w:rsid w:val="00B647F7"/>
    <w:rsid w:val="00B64896"/>
    <w:rsid w:val="00B64B28"/>
    <w:rsid w:val="00B64C26"/>
    <w:rsid w:val="00B64CE7"/>
    <w:rsid w:val="00B64E34"/>
    <w:rsid w:val="00B64E96"/>
    <w:rsid w:val="00B6511B"/>
    <w:rsid w:val="00B652D6"/>
    <w:rsid w:val="00B652F0"/>
    <w:rsid w:val="00B65339"/>
    <w:rsid w:val="00B65489"/>
    <w:rsid w:val="00B65701"/>
    <w:rsid w:val="00B658F2"/>
    <w:rsid w:val="00B65A41"/>
    <w:rsid w:val="00B65BDC"/>
    <w:rsid w:val="00B65D9E"/>
    <w:rsid w:val="00B65FBB"/>
    <w:rsid w:val="00B66375"/>
    <w:rsid w:val="00B663BD"/>
    <w:rsid w:val="00B6646D"/>
    <w:rsid w:val="00B66570"/>
    <w:rsid w:val="00B66689"/>
    <w:rsid w:val="00B6680C"/>
    <w:rsid w:val="00B66817"/>
    <w:rsid w:val="00B66BA9"/>
    <w:rsid w:val="00B66E5F"/>
    <w:rsid w:val="00B66F46"/>
    <w:rsid w:val="00B66F81"/>
    <w:rsid w:val="00B670C0"/>
    <w:rsid w:val="00B671C5"/>
    <w:rsid w:val="00B67319"/>
    <w:rsid w:val="00B674C7"/>
    <w:rsid w:val="00B67595"/>
    <w:rsid w:val="00B6762F"/>
    <w:rsid w:val="00B67CAF"/>
    <w:rsid w:val="00B67D96"/>
    <w:rsid w:val="00B703F9"/>
    <w:rsid w:val="00B70459"/>
    <w:rsid w:val="00B704B3"/>
    <w:rsid w:val="00B704BF"/>
    <w:rsid w:val="00B7079D"/>
    <w:rsid w:val="00B70A5E"/>
    <w:rsid w:val="00B70D20"/>
    <w:rsid w:val="00B70F1B"/>
    <w:rsid w:val="00B71499"/>
    <w:rsid w:val="00B71564"/>
    <w:rsid w:val="00B71765"/>
    <w:rsid w:val="00B718D2"/>
    <w:rsid w:val="00B71994"/>
    <w:rsid w:val="00B71A84"/>
    <w:rsid w:val="00B71EE7"/>
    <w:rsid w:val="00B71EEB"/>
    <w:rsid w:val="00B71EFA"/>
    <w:rsid w:val="00B723F0"/>
    <w:rsid w:val="00B72525"/>
    <w:rsid w:val="00B72555"/>
    <w:rsid w:val="00B72704"/>
    <w:rsid w:val="00B72812"/>
    <w:rsid w:val="00B72A68"/>
    <w:rsid w:val="00B72BAB"/>
    <w:rsid w:val="00B72C7C"/>
    <w:rsid w:val="00B72DDD"/>
    <w:rsid w:val="00B72E7A"/>
    <w:rsid w:val="00B72EE0"/>
    <w:rsid w:val="00B72F85"/>
    <w:rsid w:val="00B72FF5"/>
    <w:rsid w:val="00B73669"/>
    <w:rsid w:val="00B737CB"/>
    <w:rsid w:val="00B73811"/>
    <w:rsid w:val="00B73F5A"/>
    <w:rsid w:val="00B7407D"/>
    <w:rsid w:val="00B742F3"/>
    <w:rsid w:val="00B7455C"/>
    <w:rsid w:val="00B74571"/>
    <w:rsid w:val="00B745DE"/>
    <w:rsid w:val="00B7482F"/>
    <w:rsid w:val="00B7485E"/>
    <w:rsid w:val="00B74938"/>
    <w:rsid w:val="00B7495D"/>
    <w:rsid w:val="00B749E8"/>
    <w:rsid w:val="00B74A3E"/>
    <w:rsid w:val="00B74DDF"/>
    <w:rsid w:val="00B74E13"/>
    <w:rsid w:val="00B74E34"/>
    <w:rsid w:val="00B74FDF"/>
    <w:rsid w:val="00B75AD5"/>
    <w:rsid w:val="00B75BCA"/>
    <w:rsid w:val="00B75C2F"/>
    <w:rsid w:val="00B75CA0"/>
    <w:rsid w:val="00B75CCB"/>
    <w:rsid w:val="00B75E4B"/>
    <w:rsid w:val="00B75EEA"/>
    <w:rsid w:val="00B7606A"/>
    <w:rsid w:val="00B76246"/>
    <w:rsid w:val="00B7638C"/>
    <w:rsid w:val="00B76714"/>
    <w:rsid w:val="00B76752"/>
    <w:rsid w:val="00B76951"/>
    <w:rsid w:val="00B76AD9"/>
    <w:rsid w:val="00B76BB3"/>
    <w:rsid w:val="00B76C96"/>
    <w:rsid w:val="00B76EB1"/>
    <w:rsid w:val="00B77025"/>
    <w:rsid w:val="00B77109"/>
    <w:rsid w:val="00B772AA"/>
    <w:rsid w:val="00B773E3"/>
    <w:rsid w:val="00B774BF"/>
    <w:rsid w:val="00B776B5"/>
    <w:rsid w:val="00B777BC"/>
    <w:rsid w:val="00B77B0D"/>
    <w:rsid w:val="00B77B6D"/>
    <w:rsid w:val="00B77E40"/>
    <w:rsid w:val="00B77EBD"/>
    <w:rsid w:val="00B77F50"/>
    <w:rsid w:val="00B80255"/>
    <w:rsid w:val="00B80263"/>
    <w:rsid w:val="00B804F2"/>
    <w:rsid w:val="00B80632"/>
    <w:rsid w:val="00B80875"/>
    <w:rsid w:val="00B80894"/>
    <w:rsid w:val="00B808FA"/>
    <w:rsid w:val="00B8094E"/>
    <w:rsid w:val="00B809B6"/>
    <w:rsid w:val="00B80A5D"/>
    <w:rsid w:val="00B80CC9"/>
    <w:rsid w:val="00B80CFF"/>
    <w:rsid w:val="00B80D78"/>
    <w:rsid w:val="00B80DA6"/>
    <w:rsid w:val="00B810D1"/>
    <w:rsid w:val="00B810FC"/>
    <w:rsid w:val="00B8115E"/>
    <w:rsid w:val="00B81211"/>
    <w:rsid w:val="00B81371"/>
    <w:rsid w:val="00B81744"/>
    <w:rsid w:val="00B817FF"/>
    <w:rsid w:val="00B81C1D"/>
    <w:rsid w:val="00B81D05"/>
    <w:rsid w:val="00B81DBD"/>
    <w:rsid w:val="00B82145"/>
    <w:rsid w:val="00B825BC"/>
    <w:rsid w:val="00B825F1"/>
    <w:rsid w:val="00B828F1"/>
    <w:rsid w:val="00B8295C"/>
    <w:rsid w:val="00B82A2D"/>
    <w:rsid w:val="00B82D22"/>
    <w:rsid w:val="00B82DD8"/>
    <w:rsid w:val="00B82FE2"/>
    <w:rsid w:val="00B8307E"/>
    <w:rsid w:val="00B8309B"/>
    <w:rsid w:val="00B83136"/>
    <w:rsid w:val="00B833EC"/>
    <w:rsid w:val="00B8346D"/>
    <w:rsid w:val="00B834B8"/>
    <w:rsid w:val="00B83600"/>
    <w:rsid w:val="00B8386D"/>
    <w:rsid w:val="00B83AAD"/>
    <w:rsid w:val="00B83C09"/>
    <w:rsid w:val="00B83E3D"/>
    <w:rsid w:val="00B83F8B"/>
    <w:rsid w:val="00B83F95"/>
    <w:rsid w:val="00B83FCE"/>
    <w:rsid w:val="00B83FF2"/>
    <w:rsid w:val="00B840BA"/>
    <w:rsid w:val="00B8431F"/>
    <w:rsid w:val="00B84620"/>
    <w:rsid w:val="00B847BC"/>
    <w:rsid w:val="00B84A73"/>
    <w:rsid w:val="00B84BE6"/>
    <w:rsid w:val="00B84E70"/>
    <w:rsid w:val="00B84F8E"/>
    <w:rsid w:val="00B85127"/>
    <w:rsid w:val="00B8517B"/>
    <w:rsid w:val="00B853A0"/>
    <w:rsid w:val="00B858AD"/>
    <w:rsid w:val="00B85E38"/>
    <w:rsid w:val="00B85F5B"/>
    <w:rsid w:val="00B8627B"/>
    <w:rsid w:val="00B8635A"/>
    <w:rsid w:val="00B863EE"/>
    <w:rsid w:val="00B863FA"/>
    <w:rsid w:val="00B86490"/>
    <w:rsid w:val="00B86E54"/>
    <w:rsid w:val="00B87453"/>
    <w:rsid w:val="00B87749"/>
    <w:rsid w:val="00B87899"/>
    <w:rsid w:val="00B87E3A"/>
    <w:rsid w:val="00B87EFF"/>
    <w:rsid w:val="00B87F97"/>
    <w:rsid w:val="00B87FFE"/>
    <w:rsid w:val="00B90208"/>
    <w:rsid w:val="00B905F0"/>
    <w:rsid w:val="00B906CC"/>
    <w:rsid w:val="00B90774"/>
    <w:rsid w:val="00B9078E"/>
    <w:rsid w:val="00B908E7"/>
    <w:rsid w:val="00B90AEC"/>
    <w:rsid w:val="00B90B87"/>
    <w:rsid w:val="00B91024"/>
    <w:rsid w:val="00B9127A"/>
    <w:rsid w:val="00B91329"/>
    <w:rsid w:val="00B913FB"/>
    <w:rsid w:val="00B9163F"/>
    <w:rsid w:val="00B91EB0"/>
    <w:rsid w:val="00B91FFB"/>
    <w:rsid w:val="00B92170"/>
    <w:rsid w:val="00B921EC"/>
    <w:rsid w:val="00B92432"/>
    <w:rsid w:val="00B92552"/>
    <w:rsid w:val="00B92840"/>
    <w:rsid w:val="00B928AE"/>
    <w:rsid w:val="00B9299B"/>
    <w:rsid w:val="00B92A35"/>
    <w:rsid w:val="00B92DB4"/>
    <w:rsid w:val="00B92E69"/>
    <w:rsid w:val="00B92FDF"/>
    <w:rsid w:val="00B930A9"/>
    <w:rsid w:val="00B93646"/>
    <w:rsid w:val="00B936C4"/>
    <w:rsid w:val="00B936D9"/>
    <w:rsid w:val="00B936FE"/>
    <w:rsid w:val="00B93B52"/>
    <w:rsid w:val="00B940BF"/>
    <w:rsid w:val="00B9412F"/>
    <w:rsid w:val="00B94240"/>
    <w:rsid w:val="00B944F0"/>
    <w:rsid w:val="00B94518"/>
    <w:rsid w:val="00B947CD"/>
    <w:rsid w:val="00B9481C"/>
    <w:rsid w:val="00B949E7"/>
    <w:rsid w:val="00B94A67"/>
    <w:rsid w:val="00B94A7B"/>
    <w:rsid w:val="00B94CE8"/>
    <w:rsid w:val="00B94E0C"/>
    <w:rsid w:val="00B94E77"/>
    <w:rsid w:val="00B94FDF"/>
    <w:rsid w:val="00B950AF"/>
    <w:rsid w:val="00B950FA"/>
    <w:rsid w:val="00B95161"/>
    <w:rsid w:val="00B9517E"/>
    <w:rsid w:val="00B9547C"/>
    <w:rsid w:val="00B95824"/>
    <w:rsid w:val="00B958B4"/>
    <w:rsid w:val="00B95E08"/>
    <w:rsid w:val="00B95E23"/>
    <w:rsid w:val="00B9605B"/>
    <w:rsid w:val="00B96250"/>
    <w:rsid w:val="00B96262"/>
    <w:rsid w:val="00B96657"/>
    <w:rsid w:val="00B96756"/>
    <w:rsid w:val="00B96932"/>
    <w:rsid w:val="00B96989"/>
    <w:rsid w:val="00B969CC"/>
    <w:rsid w:val="00B96CBA"/>
    <w:rsid w:val="00B96DB1"/>
    <w:rsid w:val="00B96DCE"/>
    <w:rsid w:val="00B97068"/>
    <w:rsid w:val="00B97278"/>
    <w:rsid w:val="00B9728E"/>
    <w:rsid w:val="00B97305"/>
    <w:rsid w:val="00B974AB"/>
    <w:rsid w:val="00B976A9"/>
    <w:rsid w:val="00B97A08"/>
    <w:rsid w:val="00B97B55"/>
    <w:rsid w:val="00B97E24"/>
    <w:rsid w:val="00B97FD2"/>
    <w:rsid w:val="00BA0131"/>
    <w:rsid w:val="00BA01D5"/>
    <w:rsid w:val="00BA0284"/>
    <w:rsid w:val="00BA0436"/>
    <w:rsid w:val="00BA0530"/>
    <w:rsid w:val="00BA05D8"/>
    <w:rsid w:val="00BA0720"/>
    <w:rsid w:val="00BA08FB"/>
    <w:rsid w:val="00BA0A1B"/>
    <w:rsid w:val="00BA0A96"/>
    <w:rsid w:val="00BA0DA2"/>
    <w:rsid w:val="00BA0EE7"/>
    <w:rsid w:val="00BA12B3"/>
    <w:rsid w:val="00BA15B7"/>
    <w:rsid w:val="00BA1742"/>
    <w:rsid w:val="00BA175A"/>
    <w:rsid w:val="00BA189A"/>
    <w:rsid w:val="00BA1966"/>
    <w:rsid w:val="00BA1975"/>
    <w:rsid w:val="00BA19F0"/>
    <w:rsid w:val="00BA1B2E"/>
    <w:rsid w:val="00BA1BB5"/>
    <w:rsid w:val="00BA21D5"/>
    <w:rsid w:val="00BA2261"/>
    <w:rsid w:val="00BA23D5"/>
    <w:rsid w:val="00BA28BE"/>
    <w:rsid w:val="00BA2B3D"/>
    <w:rsid w:val="00BA2D3A"/>
    <w:rsid w:val="00BA3263"/>
    <w:rsid w:val="00BA3304"/>
    <w:rsid w:val="00BA3575"/>
    <w:rsid w:val="00BA36AA"/>
    <w:rsid w:val="00BA39A1"/>
    <w:rsid w:val="00BA39AF"/>
    <w:rsid w:val="00BA3CD4"/>
    <w:rsid w:val="00BA41FF"/>
    <w:rsid w:val="00BA450A"/>
    <w:rsid w:val="00BA4B5F"/>
    <w:rsid w:val="00BA521A"/>
    <w:rsid w:val="00BA5233"/>
    <w:rsid w:val="00BA553A"/>
    <w:rsid w:val="00BA55B2"/>
    <w:rsid w:val="00BA55E4"/>
    <w:rsid w:val="00BA56AA"/>
    <w:rsid w:val="00BA591D"/>
    <w:rsid w:val="00BA5971"/>
    <w:rsid w:val="00BA5A1B"/>
    <w:rsid w:val="00BA5B71"/>
    <w:rsid w:val="00BA5BD2"/>
    <w:rsid w:val="00BA5E27"/>
    <w:rsid w:val="00BA6164"/>
    <w:rsid w:val="00BA6174"/>
    <w:rsid w:val="00BA6261"/>
    <w:rsid w:val="00BA63C0"/>
    <w:rsid w:val="00BA66CE"/>
    <w:rsid w:val="00BA68A1"/>
    <w:rsid w:val="00BA6D6B"/>
    <w:rsid w:val="00BA7065"/>
    <w:rsid w:val="00BA70BA"/>
    <w:rsid w:val="00BA729A"/>
    <w:rsid w:val="00BA73B0"/>
    <w:rsid w:val="00BA742A"/>
    <w:rsid w:val="00BA75AC"/>
    <w:rsid w:val="00BA7853"/>
    <w:rsid w:val="00BA78DE"/>
    <w:rsid w:val="00BA794F"/>
    <w:rsid w:val="00BA7BA0"/>
    <w:rsid w:val="00BA7E41"/>
    <w:rsid w:val="00BB01D2"/>
    <w:rsid w:val="00BB04E6"/>
    <w:rsid w:val="00BB06EA"/>
    <w:rsid w:val="00BB0B7F"/>
    <w:rsid w:val="00BB0CEA"/>
    <w:rsid w:val="00BB0EA7"/>
    <w:rsid w:val="00BB109F"/>
    <w:rsid w:val="00BB1126"/>
    <w:rsid w:val="00BB117A"/>
    <w:rsid w:val="00BB1422"/>
    <w:rsid w:val="00BB1448"/>
    <w:rsid w:val="00BB151C"/>
    <w:rsid w:val="00BB1539"/>
    <w:rsid w:val="00BB18F0"/>
    <w:rsid w:val="00BB1967"/>
    <w:rsid w:val="00BB197A"/>
    <w:rsid w:val="00BB1B63"/>
    <w:rsid w:val="00BB1CA1"/>
    <w:rsid w:val="00BB1E8A"/>
    <w:rsid w:val="00BB2012"/>
    <w:rsid w:val="00BB21C3"/>
    <w:rsid w:val="00BB2238"/>
    <w:rsid w:val="00BB2754"/>
    <w:rsid w:val="00BB2910"/>
    <w:rsid w:val="00BB2982"/>
    <w:rsid w:val="00BB2A3F"/>
    <w:rsid w:val="00BB2A78"/>
    <w:rsid w:val="00BB2AA7"/>
    <w:rsid w:val="00BB2D4F"/>
    <w:rsid w:val="00BB2F68"/>
    <w:rsid w:val="00BB2FD4"/>
    <w:rsid w:val="00BB31DC"/>
    <w:rsid w:val="00BB32E6"/>
    <w:rsid w:val="00BB3300"/>
    <w:rsid w:val="00BB33A6"/>
    <w:rsid w:val="00BB33E5"/>
    <w:rsid w:val="00BB356D"/>
    <w:rsid w:val="00BB3613"/>
    <w:rsid w:val="00BB3C8F"/>
    <w:rsid w:val="00BB3E46"/>
    <w:rsid w:val="00BB3E8C"/>
    <w:rsid w:val="00BB40BD"/>
    <w:rsid w:val="00BB449D"/>
    <w:rsid w:val="00BB4F91"/>
    <w:rsid w:val="00BB4FA4"/>
    <w:rsid w:val="00BB50A3"/>
    <w:rsid w:val="00BB5223"/>
    <w:rsid w:val="00BB52D3"/>
    <w:rsid w:val="00BB5300"/>
    <w:rsid w:val="00BB5769"/>
    <w:rsid w:val="00BB57A9"/>
    <w:rsid w:val="00BB57FE"/>
    <w:rsid w:val="00BB582A"/>
    <w:rsid w:val="00BB5891"/>
    <w:rsid w:val="00BB59E2"/>
    <w:rsid w:val="00BB5ED5"/>
    <w:rsid w:val="00BB5F12"/>
    <w:rsid w:val="00BB5F73"/>
    <w:rsid w:val="00BB615A"/>
    <w:rsid w:val="00BB6335"/>
    <w:rsid w:val="00BB65FF"/>
    <w:rsid w:val="00BB6603"/>
    <w:rsid w:val="00BB66C9"/>
    <w:rsid w:val="00BB6784"/>
    <w:rsid w:val="00BB689E"/>
    <w:rsid w:val="00BB6949"/>
    <w:rsid w:val="00BB6AFD"/>
    <w:rsid w:val="00BB7141"/>
    <w:rsid w:val="00BB72A2"/>
    <w:rsid w:val="00BB737E"/>
    <w:rsid w:val="00BB73BE"/>
    <w:rsid w:val="00BB7605"/>
    <w:rsid w:val="00BB7687"/>
    <w:rsid w:val="00BB7719"/>
    <w:rsid w:val="00BB77D7"/>
    <w:rsid w:val="00BB78C3"/>
    <w:rsid w:val="00BB7A7F"/>
    <w:rsid w:val="00BB7B95"/>
    <w:rsid w:val="00BB7C1D"/>
    <w:rsid w:val="00BB7C39"/>
    <w:rsid w:val="00BB7D72"/>
    <w:rsid w:val="00BB7E74"/>
    <w:rsid w:val="00BB7FB9"/>
    <w:rsid w:val="00BC003A"/>
    <w:rsid w:val="00BC018D"/>
    <w:rsid w:val="00BC01F0"/>
    <w:rsid w:val="00BC01FA"/>
    <w:rsid w:val="00BC0459"/>
    <w:rsid w:val="00BC058B"/>
    <w:rsid w:val="00BC0635"/>
    <w:rsid w:val="00BC0726"/>
    <w:rsid w:val="00BC08DD"/>
    <w:rsid w:val="00BC0A0F"/>
    <w:rsid w:val="00BC0E0B"/>
    <w:rsid w:val="00BC0EBF"/>
    <w:rsid w:val="00BC0EE8"/>
    <w:rsid w:val="00BC0FEF"/>
    <w:rsid w:val="00BC1169"/>
    <w:rsid w:val="00BC1583"/>
    <w:rsid w:val="00BC168E"/>
    <w:rsid w:val="00BC16FC"/>
    <w:rsid w:val="00BC184D"/>
    <w:rsid w:val="00BC1A23"/>
    <w:rsid w:val="00BC1D7C"/>
    <w:rsid w:val="00BC1DF3"/>
    <w:rsid w:val="00BC227F"/>
    <w:rsid w:val="00BC24EB"/>
    <w:rsid w:val="00BC2620"/>
    <w:rsid w:val="00BC2913"/>
    <w:rsid w:val="00BC29A1"/>
    <w:rsid w:val="00BC29A3"/>
    <w:rsid w:val="00BC2A07"/>
    <w:rsid w:val="00BC2BB6"/>
    <w:rsid w:val="00BC2C98"/>
    <w:rsid w:val="00BC2DFE"/>
    <w:rsid w:val="00BC2EA0"/>
    <w:rsid w:val="00BC3080"/>
    <w:rsid w:val="00BC30F1"/>
    <w:rsid w:val="00BC3ADD"/>
    <w:rsid w:val="00BC3B0E"/>
    <w:rsid w:val="00BC3D2B"/>
    <w:rsid w:val="00BC3D50"/>
    <w:rsid w:val="00BC4003"/>
    <w:rsid w:val="00BC40BF"/>
    <w:rsid w:val="00BC44BA"/>
    <w:rsid w:val="00BC45F6"/>
    <w:rsid w:val="00BC4745"/>
    <w:rsid w:val="00BC4A03"/>
    <w:rsid w:val="00BC4B66"/>
    <w:rsid w:val="00BC4BB4"/>
    <w:rsid w:val="00BC4DEC"/>
    <w:rsid w:val="00BC5253"/>
    <w:rsid w:val="00BC52BE"/>
    <w:rsid w:val="00BC5415"/>
    <w:rsid w:val="00BC5447"/>
    <w:rsid w:val="00BC568A"/>
    <w:rsid w:val="00BC56AC"/>
    <w:rsid w:val="00BC59A7"/>
    <w:rsid w:val="00BC59AB"/>
    <w:rsid w:val="00BC5B27"/>
    <w:rsid w:val="00BC604A"/>
    <w:rsid w:val="00BC62B2"/>
    <w:rsid w:val="00BC674A"/>
    <w:rsid w:val="00BC6754"/>
    <w:rsid w:val="00BC6897"/>
    <w:rsid w:val="00BC6982"/>
    <w:rsid w:val="00BC6AD6"/>
    <w:rsid w:val="00BC6C9B"/>
    <w:rsid w:val="00BC6F4D"/>
    <w:rsid w:val="00BC6FA6"/>
    <w:rsid w:val="00BC70B7"/>
    <w:rsid w:val="00BC74D9"/>
    <w:rsid w:val="00BC7501"/>
    <w:rsid w:val="00BC7571"/>
    <w:rsid w:val="00BC76C4"/>
    <w:rsid w:val="00BC78CF"/>
    <w:rsid w:val="00BC7B56"/>
    <w:rsid w:val="00BC7C56"/>
    <w:rsid w:val="00BC7DAC"/>
    <w:rsid w:val="00BC7E0C"/>
    <w:rsid w:val="00BC7E2E"/>
    <w:rsid w:val="00BC7E42"/>
    <w:rsid w:val="00BC7E6A"/>
    <w:rsid w:val="00BC7F6F"/>
    <w:rsid w:val="00BC7F83"/>
    <w:rsid w:val="00BD06A6"/>
    <w:rsid w:val="00BD06C7"/>
    <w:rsid w:val="00BD07EC"/>
    <w:rsid w:val="00BD08E3"/>
    <w:rsid w:val="00BD0CDE"/>
    <w:rsid w:val="00BD0F18"/>
    <w:rsid w:val="00BD10CD"/>
    <w:rsid w:val="00BD10D5"/>
    <w:rsid w:val="00BD1262"/>
    <w:rsid w:val="00BD12D0"/>
    <w:rsid w:val="00BD14BB"/>
    <w:rsid w:val="00BD16D0"/>
    <w:rsid w:val="00BD1880"/>
    <w:rsid w:val="00BD1AF3"/>
    <w:rsid w:val="00BD1B32"/>
    <w:rsid w:val="00BD20AA"/>
    <w:rsid w:val="00BD24A2"/>
    <w:rsid w:val="00BD25DF"/>
    <w:rsid w:val="00BD283A"/>
    <w:rsid w:val="00BD2874"/>
    <w:rsid w:val="00BD293A"/>
    <w:rsid w:val="00BD2C2F"/>
    <w:rsid w:val="00BD2D35"/>
    <w:rsid w:val="00BD2E30"/>
    <w:rsid w:val="00BD2F8B"/>
    <w:rsid w:val="00BD2F9A"/>
    <w:rsid w:val="00BD3040"/>
    <w:rsid w:val="00BD30EA"/>
    <w:rsid w:val="00BD329F"/>
    <w:rsid w:val="00BD32E1"/>
    <w:rsid w:val="00BD3399"/>
    <w:rsid w:val="00BD33B1"/>
    <w:rsid w:val="00BD3496"/>
    <w:rsid w:val="00BD349B"/>
    <w:rsid w:val="00BD369D"/>
    <w:rsid w:val="00BD372D"/>
    <w:rsid w:val="00BD37B9"/>
    <w:rsid w:val="00BD38BE"/>
    <w:rsid w:val="00BD3CCD"/>
    <w:rsid w:val="00BD3CE6"/>
    <w:rsid w:val="00BD3D5B"/>
    <w:rsid w:val="00BD3F39"/>
    <w:rsid w:val="00BD40C6"/>
    <w:rsid w:val="00BD440A"/>
    <w:rsid w:val="00BD456B"/>
    <w:rsid w:val="00BD4911"/>
    <w:rsid w:val="00BD4A13"/>
    <w:rsid w:val="00BD4BDD"/>
    <w:rsid w:val="00BD4BF3"/>
    <w:rsid w:val="00BD4C95"/>
    <w:rsid w:val="00BD4F36"/>
    <w:rsid w:val="00BD4F4D"/>
    <w:rsid w:val="00BD5039"/>
    <w:rsid w:val="00BD5407"/>
    <w:rsid w:val="00BD54B2"/>
    <w:rsid w:val="00BD5500"/>
    <w:rsid w:val="00BD55D0"/>
    <w:rsid w:val="00BD56BF"/>
    <w:rsid w:val="00BD5902"/>
    <w:rsid w:val="00BD59E6"/>
    <w:rsid w:val="00BD5DB1"/>
    <w:rsid w:val="00BD60E8"/>
    <w:rsid w:val="00BD61AD"/>
    <w:rsid w:val="00BD6540"/>
    <w:rsid w:val="00BD6678"/>
    <w:rsid w:val="00BD6799"/>
    <w:rsid w:val="00BD6890"/>
    <w:rsid w:val="00BD6A53"/>
    <w:rsid w:val="00BD7114"/>
    <w:rsid w:val="00BD720B"/>
    <w:rsid w:val="00BD7563"/>
    <w:rsid w:val="00BD7598"/>
    <w:rsid w:val="00BD78A6"/>
    <w:rsid w:val="00BD7A9B"/>
    <w:rsid w:val="00BD7ACE"/>
    <w:rsid w:val="00BD7D50"/>
    <w:rsid w:val="00BD7F06"/>
    <w:rsid w:val="00BE01C9"/>
    <w:rsid w:val="00BE043F"/>
    <w:rsid w:val="00BE0E19"/>
    <w:rsid w:val="00BE0EEF"/>
    <w:rsid w:val="00BE10AF"/>
    <w:rsid w:val="00BE1423"/>
    <w:rsid w:val="00BE14B8"/>
    <w:rsid w:val="00BE1F55"/>
    <w:rsid w:val="00BE22D3"/>
    <w:rsid w:val="00BE2346"/>
    <w:rsid w:val="00BE257E"/>
    <w:rsid w:val="00BE295F"/>
    <w:rsid w:val="00BE2979"/>
    <w:rsid w:val="00BE30D4"/>
    <w:rsid w:val="00BE313A"/>
    <w:rsid w:val="00BE3254"/>
    <w:rsid w:val="00BE331A"/>
    <w:rsid w:val="00BE331B"/>
    <w:rsid w:val="00BE3626"/>
    <w:rsid w:val="00BE3963"/>
    <w:rsid w:val="00BE3C6D"/>
    <w:rsid w:val="00BE3D8C"/>
    <w:rsid w:val="00BE3F2B"/>
    <w:rsid w:val="00BE4136"/>
    <w:rsid w:val="00BE44BC"/>
    <w:rsid w:val="00BE46EF"/>
    <w:rsid w:val="00BE48D1"/>
    <w:rsid w:val="00BE4A41"/>
    <w:rsid w:val="00BE4B97"/>
    <w:rsid w:val="00BE4F44"/>
    <w:rsid w:val="00BE5293"/>
    <w:rsid w:val="00BE536F"/>
    <w:rsid w:val="00BE54DD"/>
    <w:rsid w:val="00BE54FD"/>
    <w:rsid w:val="00BE58CD"/>
    <w:rsid w:val="00BE5D6F"/>
    <w:rsid w:val="00BE61B6"/>
    <w:rsid w:val="00BE636B"/>
    <w:rsid w:val="00BE6670"/>
    <w:rsid w:val="00BE66F5"/>
    <w:rsid w:val="00BE6792"/>
    <w:rsid w:val="00BE683E"/>
    <w:rsid w:val="00BE6876"/>
    <w:rsid w:val="00BE68CB"/>
    <w:rsid w:val="00BE6D10"/>
    <w:rsid w:val="00BE6F72"/>
    <w:rsid w:val="00BE7042"/>
    <w:rsid w:val="00BE732D"/>
    <w:rsid w:val="00BE7342"/>
    <w:rsid w:val="00BE755C"/>
    <w:rsid w:val="00BE78B5"/>
    <w:rsid w:val="00BE7B5E"/>
    <w:rsid w:val="00BE7D1E"/>
    <w:rsid w:val="00BF0115"/>
    <w:rsid w:val="00BF0764"/>
    <w:rsid w:val="00BF0C2A"/>
    <w:rsid w:val="00BF0E71"/>
    <w:rsid w:val="00BF0FDA"/>
    <w:rsid w:val="00BF13C9"/>
    <w:rsid w:val="00BF16C0"/>
    <w:rsid w:val="00BF1777"/>
    <w:rsid w:val="00BF184A"/>
    <w:rsid w:val="00BF1901"/>
    <w:rsid w:val="00BF1BBF"/>
    <w:rsid w:val="00BF1CAE"/>
    <w:rsid w:val="00BF1D7D"/>
    <w:rsid w:val="00BF208F"/>
    <w:rsid w:val="00BF2316"/>
    <w:rsid w:val="00BF260F"/>
    <w:rsid w:val="00BF26DB"/>
    <w:rsid w:val="00BF274E"/>
    <w:rsid w:val="00BF2781"/>
    <w:rsid w:val="00BF2A26"/>
    <w:rsid w:val="00BF2B27"/>
    <w:rsid w:val="00BF2DFE"/>
    <w:rsid w:val="00BF2E29"/>
    <w:rsid w:val="00BF2F2B"/>
    <w:rsid w:val="00BF2FE9"/>
    <w:rsid w:val="00BF3684"/>
    <w:rsid w:val="00BF370B"/>
    <w:rsid w:val="00BF3861"/>
    <w:rsid w:val="00BF3A50"/>
    <w:rsid w:val="00BF3A7D"/>
    <w:rsid w:val="00BF3C05"/>
    <w:rsid w:val="00BF3F40"/>
    <w:rsid w:val="00BF4408"/>
    <w:rsid w:val="00BF44B8"/>
    <w:rsid w:val="00BF458D"/>
    <w:rsid w:val="00BF471E"/>
    <w:rsid w:val="00BF4C3C"/>
    <w:rsid w:val="00BF4CB7"/>
    <w:rsid w:val="00BF4D33"/>
    <w:rsid w:val="00BF4EB7"/>
    <w:rsid w:val="00BF4FF8"/>
    <w:rsid w:val="00BF511D"/>
    <w:rsid w:val="00BF5169"/>
    <w:rsid w:val="00BF51E6"/>
    <w:rsid w:val="00BF528E"/>
    <w:rsid w:val="00BF536B"/>
    <w:rsid w:val="00BF5602"/>
    <w:rsid w:val="00BF5637"/>
    <w:rsid w:val="00BF577D"/>
    <w:rsid w:val="00BF5AA7"/>
    <w:rsid w:val="00BF5BA4"/>
    <w:rsid w:val="00BF5E59"/>
    <w:rsid w:val="00BF5F7E"/>
    <w:rsid w:val="00BF624B"/>
    <w:rsid w:val="00BF6578"/>
    <w:rsid w:val="00BF6AFB"/>
    <w:rsid w:val="00BF6B42"/>
    <w:rsid w:val="00BF7702"/>
    <w:rsid w:val="00BF79A8"/>
    <w:rsid w:val="00BF7AEB"/>
    <w:rsid w:val="00BF7B99"/>
    <w:rsid w:val="00BF7BA1"/>
    <w:rsid w:val="00BF7D4A"/>
    <w:rsid w:val="00C0009A"/>
    <w:rsid w:val="00C00540"/>
    <w:rsid w:val="00C00541"/>
    <w:rsid w:val="00C0061F"/>
    <w:rsid w:val="00C0085D"/>
    <w:rsid w:val="00C00877"/>
    <w:rsid w:val="00C00929"/>
    <w:rsid w:val="00C0093D"/>
    <w:rsid w:val="00C00A32"/>
    <w:rsid w:val="00C00B6F"/>
    <w:rsid w:val="00C00D0E"/>
    <w:rsid w:val="00C00D6C"/>
    <w:rsid w:val="00C00F30"/>
    <w:rsid w:val="00C012D5"/>
    <w:rsid w:val="00C012EC"/>
    <w:rsid w:val="00C01300"/>
    <w:rsid w:val="00C014CA"/>
    <w:rsid w:val="00C01A2D"/>
    <w:rsid w:val="00C01A6E"/>
    <w:rsid w:val="00C01BA6"/>
    <w:rsid w:val="00C02120"/>
    <w:rsid w:val="00C0249E"/>
    <w:rsid w:val="00C02551"/>
    <w:rsid w:val="00C0257C"/>
    <w:rsid w:val="00C02800"/>
    <w:rsid w:val="00C0284F"/>
    <w:rsid w:val="00C0288C"/>
    <w:rsid w:val="00C02909"/>
    <w:rsid w:val="00C029D0"/>
    <w:rsid w:val="00C02DAE"/>
    <w:rsid w:val="00C02E50"/>
    <w:rsid w:val="00C0301C"/>
    <w:rsid w:val="00C0333A"/>
    <w:rsid w:val="00C0336B"/>
    <w:rsid w:val="00C03450"/>
    <w:rsid w:val="00C034F9"/>
    <w:rsid w:val="00C03547"/>
    <w:rsid w:val="00C03553"/>
    <w:rsid w:val="00C0363E"/>
    <w:rsid w:val="00C03831"/>
    <w:rsid w:val="00C03C25"/>
    <w:rsid w:val="00C03C3A"/>
    <w:rsid w:val="00C03CC2"/>
    <w:rsid w:val="00C03EA6"/>
    <w:rsid w:val="00C03F70"/>
    <w:rsid w:val="00C0443F"/>
    <w:rsid w:val="00C04450"/>
    <w:rsid w:val="00C04473"/>
    <w:rsid w:val="00C04521"/>
    <w:rsid w:val="00C04531"/>
    <w:rsid w:val="00C045A9"/>
    <w:rsid w:val="00C0470D"/>
    <w:rsid w:val="00C049DF"/>
    <w:rsid w:val="00C04A4F"/>
    <w:rsid w:val="00C04ACA"/>
    <w:rsid w:val="00C04AF1"/>
    <w:rsid w:val="00C050ED"/>
    <w:rsid w:val="00C05419"/>
    <w:rsid w:val="00C056A7"/>
    <w:rsid w:val="00C056CD"/>
    <w:rsid w:val="00C05994"/>
    <w:rsid w:val="00C05B31"/>
    <w:rsid w:val="00C05B3B"/>
    <w:rsid w:val="00C05B3F"/>
    <w:rsid w:val="00C060D9"/>
    <w:rsid w:val="00C06117"/>
    <w:rsid w:val="00C062CC"/>
    <w:rsid w:val="00C062F0"/>
    <w:rsid w:val="00C068E5"/>
    <w:rsid w:val="00C06D29"/>
    <w:rsid w:val="00C06FF8"/>
    <w:rsid w:val="00C072ED"/>
    <w:rsid w:val="00C07326"/>
    <w:rsid w:val="00C073F7"/>
    <w:rsid w:val="00C073FC"/>
    <w:rsid w:val="00C07964"/>
    <w:rsid w:val="00C07AD6"/>
    <w:rsid w:val="00C07B8D"/>
    <w:rsid w:val="00C07C11"/>
    <w:rsid w:val="00C07D03"/>
    <w:rsid w:val="00C07DAC"/>
    <w:rsid w:val="00C07E54"/>
    <w:rsid w:val="00C07E6E"/>
    <w:rsid w:val="00C07FEC"/>
    <w:rsid w:val="00C101B5"/>
    <w:rsid w:val="00C101C1"/>
    <w:rsid w:val="00C10204"/>
    <w:rsid w:val="00C10219"/>
    <w:rsid w:val="00C10434"/>
    <w:rsid w:val="00C10792"/>
    <w:rsid w:val="00C10B16"/>
    <w:rsid w:val="00C10C59"/>
    <w:rsid w:val="00C10DB5"/>
    <w:rsid w:val="00C11037"/>
    <w:rsid w:val="00C11205"/>
    <w:rsid w:val="00C11242"/>
    <w:rsid w:val="00C117CB"/>
    <w:rsid w:val="00C117D6"/>
    <w:rsid w:val="00C11BCC"/>
    <w:rsid w:val="00C11CC2"/>
    <w:rsid w:val="00C1220D"/>
    <w:rsid w:val="00C12542"/>
    <w:rsid w:val="00C12747"/>
    <w:rsid w:val="00C12962"/>
    <w:rsid w:val="00C12A72"/>
    <w:rsid w:val="00C12A77"/>
    <w:rsid w:val="00C12B07"/>
    <w:rsid w:val="00C12F60"/>
    <w:rsid w:val="00C1349B"/>
    <w:rsid w:val="00C1395C"/>
    <w:rsid w:val="00C13C04"/>
    <w:rsid w:val="00C13D1A"/>
    <w:rsid w:val="00C13D69"/>
    <w:rsid w:val="00C13E24"/>
    <w:rsid w:val="00C13E8E"/>
    <w:rsid w:val="00C1401D"/>
    <w:rsid w:val="00C1406C"/>
    <w:rsid w:val="00C1423D"/>
    <w:rsid w:val="00C143F5"/>
    <w:rsid w:val="00C1463D"/>
    <w:rsid w:val="00C1464A"/>
    <w:rsid w:val="00C1480F"/>
    <w:rsid w:val="00C14A5C"/>
    <w:rsid w:val="00C14A85"/>
    <w:rsid w:val="00C14AC9"/>
    <w:rsid w:val="00C14AEB"/>
    <w:rsid w:val="00C14C84"/>
    <w:rsid w:val="00C14DA9"/>
    <w:rsid w:val="00C14FC3"/>
    <w:rsid w:val="00C1508C"/>
    <w:rsid w:val="00C15132"/>
    <w:rsid w:val="00C151B6"/>
    <w:rsid w:val="00C159DD"/>
    <w:rsid w:val="00C15C74"/>
    <w:rsid w:val="00C15CF5"/>
    <w:rsid w:val="00C15D57"/>
    <w:rsid w:val="00C15E39"/>
    <w:rsid w:val="00C16114"/>
    <w:rsid w:val="00C16136"/>
    <w:rsid w:val="00C16204"/>
    <w:rsid w:val="00C16279"/>
    <w:rsid w:val="00C16481"/>
    <w:rsid w:val="00C16693"/>
    <w:rsid w:val="00C16E5E"/>
    <w:rsid w:val="00C16FA7"/>
    <w:rsid w:val="00C17104"/>
    <w:rsid w:val="00C1735C"/>
    <w:rsid w:val="00C173A9"/>
    <w:rsid w:val="00C17682"/>
    <w:rsid w:val="00C1777B"/>
    <w:rsid w:val="00C17806"/>
    <w:rsid w:val="00C17849"/>
    <w:rsid w:val="00C17D37"/>
    <w:rsid w:val="00C17E7B"/>
    <w:rsid w:val="00C17EB3"/>
    <w:rsid w:val="00C17F2D"/>
    <w:rsid w:val="00C2006A"/>
    <w:rsid w:val="00C20191"/>
    <w:rsid w:val="00C2026B"/>
    <w:rsid w:val="00C207E5"/>
    <w:rsid w:val="00C20A9D"/>
    <w:rsid w:val="00C20C3F"/>
    <w:rsid w:val="00C20DB3"/>
    <w:rsid w:val="00C20F60"/>
    <w:rsid w:val="00C21099"/>
    <w:rsid w:val="00C21660"/>
    <w:rsid w:val="00C21E1D"/>
    <w:rsid w:val="00C21EB7"/>
    <w:rsid w:val="00C221DB"/>
    <w:rsid w:val="00C2229D"/>
    <w:rsid w:val="00C226F6"/>
    <w:rsid w:val="00C227CE"/>
    <w:rsid w:val="00C227D0"/>
    <w:rsid w:val="00C22844"/>
    <w:rsid w:val="00C2296F"/>
    <w:rsid w:val="00C22A80"/>
    <w:rsid w:val="00C231FE"/>
    <w:rsid w:val="00C234CB"/>
    <w:rsid w:val="00C23668"/>
    <w:rsid w:val="00C2385F"/>
    <w:rsid w:val="00C23E38"/>
    <w:rsid w:val="00C2412B"/>
    <w:rsid w:val="00C24167"/>
    <w:rsid w:val="00C241FC"/>
    <w:rsid w:val="00C2430B"/>
    <w:rsid w:val="00C244D1"/>
    <w:rsid w:val="00C24579"/>
    <w:rsid w:val="00C24690"/>
    <w:rsid w:val="00C24707"/>
    <w:rsid w:val="00C247BF"/>
    <w:rsid w:val="00C24D0D"/>
    <w:rsid w:val="00C2504E"/>
    <w:rsid w:val="00C25156"/>
    <w:rsid w:val="00C25303"/>
    <w:rsid w:val="00C25731"/>
    <w:rsid w:val="00C2575D"/>
    <w:rsid w:val="00C259AB"/>
    <w:rsid w:val="00C25A03"/>
    <w:rsid w:val="00C25DF0"/>
    <w:rsid w:val="00C25F2C"/>
    <w:rsid w:val="00C26249"/>
    <w:rsid w:val="00C262D3"/>
    <w:rsid w:val="00C2679B"/>
    <w:rsid w:val="00C267F8"/>
    <w:rsid w:val="00C26B7E"/>
    <w:rsid w:val="00C26D16"/>
    <w:rsid w:val="00C26E4B"/>
    <w:rsid w:val="00C26E67"/>
    <w:rsid w:val="00C27060"/>
    <w:rsid w:val="00C271AF"/>
    <w:rsid w:val="00C27492"/>
    <w:rsid w:val="00C27C83"/>
    <w:rsid w:val="00C27C92"/>
    <w:rsid w:val="00C27CB7"/>
    <w:rsid w:val="00C27CCD"/>
    <w:rsid w:val="00C27D05"/>
    <w:rsid w:val="00C30215"/>
    <w:rsid w:val="00C30261"/>
    <w:rsid w:val="00C30266"/>
    <w:rsid w:val="00C30280"/>
    <w:rsid w:val="00C30292"/>
    <w:rsid w:val="00C3035C"/>
    <w:rsid w:val="00C304EB"/>
    <w:rsid w:val="00C305C6"/>
    <w:rsid w:val="00C3086F"/>
    <w:rsid w:val="00C30ACB"/>
    <w:rsid w:val="00C30C9F"/>
    <w:rsid w:val="00C30D48"/>
    <w:rsid w:val="00C30E09"/>
    <w:rsid w:val="00C31035"/>
    <w:rsid w:val="00C314CA"/>
    <w:rsid w:val="00C3153D"/>
    <w:rsid w:val="00C315DB"/>
    <w:rsid w:val="00C31682"/>
    <w:rsid w:val="00C3178A"/>
    <w:rsid w:val="00C317DA"/>
    <w:rsid w:val="00C31819"/>
    <w:rsid w:val="00C31994"/>
    <w:rsid w:val="00C31A83"/>
    <w:rsid w:val="00C3212F"/>
    <w:rsid w:val="00C3226B"/>
    <w:rsid w:val="00C322B9"/>
    <w:rsid w:val="00C323BB"/>
    <w:rsid w:val="00C32441"/>
    <w:rsid w:val="00C32508"/>
    <w:rsid w:val="00C32841"/>
    <w:rsid w:val="00C3294A"/>
    <w:rsid w:val="00C32B40"/>
    <w:rsid w:val="00C32B85"/>
    <w:rsid w:val="00C32BB7"/>
    <w:rsid w:val="00C32CBF"/>
    <w:rsid w:val="00C32FAC"/>
    <w:rsid w:val="00C33040"/>
    <w:rsid w:val="00C33072"/>
    <w:rsid w:val="00C33079"/>
    <w:rsid w:val="00C3319D"/>
    <w:rsid w:val="00C33259"/>
    <w:rsid w:val="00C332CA"/>
    <w:rsid w:val="00C33333"/>
    <w:rsid w:val="00C33615"/>
    <w:rsid w:val="00C336B0"/>
    <w:rsid w:val="00C337CC"/>
    <w:rsid w:val="00C33906"/>
    <w:rsid w:val="00C33980"/>
    <w:rsid w:val="00C33D1F"/>
    <w:rsid w:val="00C345AD"/>
    <w:rsid w:val="00C34858"/>
    <w:rsid w:val="00C348BD"/>
    <w:rsid w:val="00C34BEF"/>
    <w:rsid w:val="00C34DFC"/>
    <w:rsid w:val="00C352A0"/>
    <w:rsid w:val="00C35324"/>
    <w:rsid w:val="00C353F7"/>
    <w:rsid w:val="00C358FD"/>
    <w:rsid w:val="00C35993"/>
    <w:rsid w:val="00C35C82"/>
    <w:rsid w:val="00C35F7F"/>
    <w:rsid w:val="00C36135"/>
    <w:rsid w:val="00C36364"/>
    <w:rsid w:val="00C3653E"/>
    <w:rsid w:val="00C36660"/>
    <w:rsid w:val="00C36698"/>
    <w:rsid w:val="00C366EA"/>
    <w:rsid w:val="00C36901"/>
    <w:rsid w:val="00C36A11"/>
    <w:rsid w:val="00C36DD0"/>
    <w:rsid w:val="00C36EAB"/>
    <w:rsid w:val="00C3703E"/>
    <w:rsid w:val="00C37175"/>
    <w:rsid w:val="00C3748E"/>
    <w:rsid w:val="00C374CC"/>
    <w:rsid w:val="00C3763D"/>
    <w:rsid w:val="00C37A89"/>
    <w:rsid w:val="00C37AFC"/>
    <w:rsid w:val="00C37B77"/>
    <w:rsid w:val="00C37C3E"/>
    <w:rsid w:val="00C37ED9"/>
    <w:rsid w:val="00C37F02"/>
    <w:rsid w:val="00C4010F"/>
    <w:rsid w:val="00C40406"/>
    <w:rsid w:val="00C4056F"/>
    <w:rsid w:val="00C406C0"/>
    <w:rsid w:val="00C4077F"/>
    <w:rsid w:val="00C40892"/>
    <w:rsid w:val="00C40996"/>
    <w:rsid w:val="00C40CC5"/>
    <w:rsid w:val="00C40E95"/>
    <w:rsid w:val="00C413F4"/>
    <w:rsid w:val="00C41566"/>
    <w:rsid w:val="00C4156E"/>
    <w:rsid w:val="00C41758"/>
    <w:rsid w:val="00C418B4"/>
    <w:rsid w:val="00C41B3D"/>
    <w:rsid w:val="00C41FFE"/>
    <w:rsid w:val="00C4206D"/>
    <w:rsid w:val="00C42313"/>
    <w:rsid w:val="00C425DB"/>
    <w:rsid w:val="00C42679"/>
    <w:rsid w:val="00C42A7D"/>
    <w:rsid w:val="00C42B25"/>
    <w:rsid w:val="00C42CC9"/>
    <w:rsid w:val="00C42D88"/>
    <w:rsid w:val="00C430BE"/>
    <w:rsid w:val="00C43138"/>
    <w:rsid w:val="00C43442"/>
    <w:rsid w:val="00C4403A"/>
    <w:rsid w:val="00C441A7"/>
    <w:rsid w:val="00C441CE"/>
    <w:rsid w:val="00C44374"/>
    <w:rsid w:val="00C444B6"/>
    <w:rsid w:val="00C4456A"/>
    <w:rsid w:val="00C447D8"/>
    <w:rsid w:val="00C447E8"/>
    <w:rsid w:val="00C44BB7"/>
    <w:rsid w:val="00C44F80"/>
    <w:rsid w:val="00C45209"/>
    <w:rsid w:val="00C45212"/>
    <w:rsid w:val="00C45249"/>
    <w:rsid w:val="00C45762"/>
    <w:rsid w:val="00C457FD"/>
    <w:rsid w:val="00C458B7"/>
    <w:rsid w:val="00C458BB"/>
    <w:rsid w:val="00C4597F"/>
    <w:rsid w:val="00C45A1B"/>
    <w:rsid w:val="00C45C90"/>
    <w:rsid w:val="00C45FAD"/>
    <w:rsid w:val="00C461E2"/>
    <w:rsid w:val="00C463CE"/>
    <w:rsid w:val="00C4694A"/>
    <w:rsid w:val="00C46A18"/>
    <w:rsid w:val="00C46EBB"/>
    <w:rsid w:val="00C47129"/>
    <w:rsid w:val="00C4757A"/>
    <w:rsid w:val="00C475DA"/>
    <w:rsid w:val="00C47707"/>
    <w:rsid w:val="00C47834"/>
    <w:rsid w:val="00C47925"/>
    <w:rsid w:val="00C47A81"/>
    <w:rsid w:val="00C47B17"/>
    <w:rsid w:val="00C47CDA"/>
    <w:rsid w:val="00C5028E"/>
    <w:rsid w:val="00C5062A"/>
    <w:rsid w:val="00C508A0"/>
    <w:rsid w:val="00C508D3"/>
    <w:rsid w:val="00C50BC9"/>
    <w:rsid w:val="00C50E6C"/>
    <w:rsid w:val="00C5125E"/>
    <w:rsid w:val="00C51429"/>
    <w:rsid w:val="00C51526"/>
    <w:rsid w:val="00C51647"/>
    <w:rsid w:val="00C51679"/>
    <w:rsid w:val="00C516AF"/>
    <w:rsid w:val="00C51AB2"/>
    <w:rsid w:val="00C51B82"/>
    <w:rsid w:val="00C51C2E"/>
    <w:rsid w:val="00C51C8D"/>
    <w:rsid w:val="00C51F2A"/>
    <w:rsid w:val="00C52162"/>
    <w:rsid w:val="00C522FE"/>
    <w:rsid w:val="00C523E3"/>
    <w:rsid w:val="00C523EC"/>
    <w:rsid w:val="00C52409"/>
    <w:rsid w:val="00C52491"/>
    <w:rsid w:val="00C526CB"/>
    <w:rsid w:val="00C52822"/>
    <w:rsid w:val="00C5288E"/>
    <w:rsid w:val="00C529EA"/>
    <w:rsid w:val="00C529FA"/>
    <w:rsid w:val="00C52F63"/>
    <w:rsid w:val="00C531C3"/>
    <w:rsid w:val="00C531D9"/>
    <w:rsid w:val="00C532CD"/>
    <w:rsid w:val="00C532F3"/>
    <w:rsid w:val="00C53381"/>
    <w:rsid w:val="00C53649"/>
    <w:rsid w:val="00C5371D"/>
    <w:rsid w:val="00C539A5"/>
    <w:rsid w:val="00C53DAB"/>
    <w:rsid w:val="00C53E0C"/>
    <w:rsid w:val="00C54310"/>
    <w:rsid w:val="00C54954"/>
    <w:rsid w:val="00C549AE"/>
    <w:rsid w:val="00C54D17"/>
    <w:rsid w:val="00C54E5D"/>
    <w:rsid w:val="00C54E9D"/>
    <w:rsid w:val="00C54EB5"/>
    <w:rsid w:val="00C54FCF"/>
    <w:rsid w:val="00C55480"/>
    <w:rsid w:val="00C5555E"/>
    <w:rsid w:val="00C55588"/>
    <w:rsid w:val="00C55816"/>
    <w:rsid w:val="00C55A36"/>
    <w:rsid w:val="00C564DD"/>
    <w:rsid w:val="00C568B4"/>
    <w:rsid w:val="00C568D8"/>
    <w:rsid w:val="00C56AA5"/>
    <w:rsid w:val="00C56C02"/>
    <w:rsid w:val="00C56D01"/>
    <w:rsid w:val="00C570DC"/>
    <w:rsid w:val="00C57313"/>
    <w:rsid w:val="00C5744B"/>
    <w:rsid w:val="00C57629"/>
    <w:rsid w:val="00C57A8A"/>
    <w:rsid w:val="00C57B2E"/>
    <w:rsid w:val="00C57B44"/>
    <w:rsid w:val="00C57C8C"/>
    <w:rsid w:val="00C57D5E"/>
    <w:rsid w:val="00C57E31"/>
    <w:rsid w:val="00C57E9B"/>
    <w:rsid w:val="00C57ECF"/>
    <w:rsid w:val="00C60118"/>
    <w:rsid w:val="00C601DD"/>
    <w:rsid w:val="00C602FC"/>
    <w:rsid w:val="00C60486"/>
    <w:rsid w:val="00C6077C"/>
    <w:rsid w:val="00C60900"/>
    <w:rsid w:val="00C60CD8"/>
    <w:rsid w:val="00C60DB8"/>
    <w:rsid w:val="00C60FA4"/>
    <w:rsid w:val="00C60FB6"/>
    <w:rsid w:val="00C60FC7"/>
    <w:rsid w:val="00C612CF"/>
    <w:rsid w:val="00C61357"/>
    <w:rsid w:val="00C6144A"/>
    <w:rsid w:val="00C61707"/>
    <w:rsid w:val="00C61731"/>
    <w:rsid w:val="00C61758"/>
    <w:rsid w:val="00C61760"/>
    <w:rsid w:val="00C61818"/>
    <w:rsid w:val="00C6187E"/>
    <w:rsid w:val="00C618E1"/>
    <w:rsid w:val="00C618E4"/>
    <w:rsid w:val="00C619E5"/>
    <w:rsid w:val="00C61A1B"/>
    <w:rsid w:val="00C61B4F"/>
    <w:rsid w:val="00C61B6D"/>
    <w:rsid w:val="00C61CBA"/>
    <w:rsid w:val="00C61CC8"/>
    <w:rsid w:val="00C61D1F"/>
    <w:rsid w:val="00C61E7C"/>
    <w:rsid w:val="00C61EFA"/>
    <w:rsid w:val="00C6210F"/>
    <w:rsid w:val="00C6211C"/>
    <w:rsid w:val="00C622D0"/>
    <w:rsid w:val="00C62448"/>
    <w:rsid w:val="00C624B5"/>
    <w:rsid w:val="00C62599"/>
    <w:rsid w:val="00C625A2"/>
    <w:rsid w:val="00C62699"/>
    <w:rsid w:val="00C626E0"/>
    <w:rsid w:val="00C627C7"/>
    <w:rsid w:val="00C62DAE"/>
    <w:rsid w:val="00C62E1B"/>
    <w:rsid w:val="00C633E9"/>
    <w:rsid w:val="00C63515"/>
    <w:rsid w:val="00C636A0"/>
    <w:rsid w:val="00C637C2"/>
    <w:rsid w:val="00C63A6E"/>
    <w:rsid w:val="00C63B08"/>
    <w:rsid w:val="00C63B48"/>
    <w:rsid w:val="00C63C48"/>
    <w:rsid w:val="00C63D4A"/>
    <w:rsid w:val="00C63D89"/>
    <w:rsid w:val="00C6408D"/>
    <w:rsid w:val="00C64854"/>
    <w:rsid w:val="00C64A5A"/>
    <w:rsid w:val="00C64A9F"/>
    <w:rsid w:val="00C64ABC"/>
    <w:rsid w:val="00C64B7C"/>
    <w:rsid w:val="00C64C0E"/>
    <w:rsid w:val="00C64C90"/>
    <w:rsid w:val="00C64F9E"/>
    <w:rsid w:val="00C65188"/>
    <w:rsid w:val="00C651D6"/>
    <w:rsid w:val="00C65333"/>
    <w:rsid w:val="00C654CE"/>
    <w:rsid w:val="00C65535"/>
    <w:rsid w:val="00C65567"/>
    <w:rsid w:val="00C65861"/>
    <w:rsid w:val="00C65A87"/>
    <w:rsid w:val="00C65ABF"/>
    <w:rsid w:val="00C65AE9"/>
    <w:rsid w:val="00C65C95"/>
    <w:rsid w:val="00C65CE0"/>
    <w:rsid w:val="00C6611B"/>
    <w:rsid w:val="00C661FF"/>
    <w:rsid w:val="00C662B1"/>
    <w:rsid w:val="00C66586"/>
    <w:rsid w:val="00C6678D"/>
    <w:rsid w:val="00C667C0"/>
    <w:rsid w:val="00C66BD0"/>
    <w:rsid w:val="00C66D52"/>
    <w:rsid w:val="00C66DA0"/>
    <w:rsid w:val="00C6710A"/>
    <w:rsid w:val="00C67305"/>
    <w:rsid w:val="00C67610"/>
    <w:rsid w:val="00C6764D"/>
    <w:rsid w:val="00C67926"/>
    <w:rsid w:val="00C679BB"/>
    <w:rsid w:val="00C67A08"/>
    <w:rsid w:val="00C67A39"/>
    <w:rsid w:val="00C67BC9"/>
    <w:rsid w:val="00C67C9E"/>
    <w:rsid w:val="00C67DA2"/>
    <w:rsid w:val="00C7013D"/>
    <w:rsid w:val="00C701AD"/>
    <w:rsid w:val="00C70413"/>
    <w:rsid w:val="00C706B0"/>
    <w:rsid w:val="00C7085D"/>
    <w:rsid w:val="00C708F8"/>
    <w:rsid w:val="00C70968"/>
    <w:rsid w:val="00C70D48"/>
    <w:rsid w:val="00C70E21"/>
    <w:rsid w:val="00C7108D"/>
    <w:rsid w:val="00C712AC"/>
    <w:rsid w:val="00C712F5"/>
    <w:rsid w:val="00C71342"/>
    <w:rsid w:val="00C7140F"/>
    <w:rsid w:val="00C71617"/>
    <w:rsid w:val="00C71839"/>
    <w:rsid w:val="00C71C96"/>
    <w:rsid w:val="00C71DAB"/>
    <w:rsid w:val="00C71E9D"/>
    <w:rsid w:val="00C720E8"/>
    <w:rsid w:val="00C7225F"/>
    <w:rsid w:val="00C722F9"/>
    <w:rsid w:val="00C723BB"/>
    <w:rsid w:val="00C72535"/>
    <w:rsid w:val="00C729FB"/>
    <w:rsid w:val="00C72A91"/>
    <w:rsid w:val="00C72AB8"/>
    <w:rsid w:val="00C72B9E"/>
    <w:rsid w:val="00C72DA6"/>
    <w:rsid w:val="00C72EE0"/>
    <w:rsid w:val="00C72EFA"/>
    <w:rsid w:val="00C7302E"/>
    <w:rsid w:val="00C73050"/>
    <w:rsid w:val="00C730A2"/>
    <w:rsid w:val="00C730CF"/>
    <w:rsid w:val="00C73340"/>
    <w:rsid w:val="00C73639"/>
    <w:rsid w:val="00C73772"/>
    <w:rsid w:val="00C73A9C"/>
    <w:rsid w:val="00C73B08"/>
    <w:rsid w:val="00C73C4C"/>
    <w:rsid w:val="00C73CB3"/>
    <w:rsid w:val="00C73E6E"/>
    <w:rsid w:val="00C73EF6"/>
    <w:rsid w:val="00C74157"/>
    <w:rsid w:val="00C742C8"/>
    <w:rsid w:val="00C74504"/>
    <w:rsid w:val="00C746B4"/>
    <w:rsid w:val="00C74841"/>
    <w:rsid w:val="00C7485B"/>
    <w:rsid w:val="00C74B9F"/>
    <w:rsid w:val="00C7516C"/>
    <w:rsid w:val="00C752ED"/>
    <w:rsid w:val="00C75583"/>
    <w:rsid w:val="00C7568D"/>
    <w:rsid w:val="00C75B15"/>
    <w:rsid w:val="00C75D07"/>
    <w:rsid w:val="00C75E52"/>
    <w:rsid w:val="00C75FFE"/>
    <w:rsid w:val="00C7608F"/>
    <w:rsid w:val="00C76221"/>
    <w:rsid w:val="00C76369"/>
    <w:rsid w:val="00C76549"/>
    <w:rsid w:val="00C7666F"/>
    <w:rsid w:val="00C766AB"/>
    <w:rsid w:val="00C76907"/>
    <w:rsid w:val="00C7691B"/>
    <w:rsid w:val="00C7697A"/>
    <w:rsid w:val="00C76B04"/>
    <w:rsid w:val="00C76B24"/>
    <w:rsid w:val="00C76EB8"/>
    <w:rsid w:val="00C76FEB"/>
    <w:rsid w:val="00C77466"/>
    <w:rsid w:val="00C77653"/>
    <w:rsid w:val="00C77713"/>
    <w:rsid w:val="00C7774F"/>
    <w:rsid w:val="00C77913"/>
    <w:rsid w:val="00C779AA"/>
    <w:rsid w:val="00C77A28"/>
    <w:rsid w:val="00C77A9C"/>
    <w:rsid w:val="00C77B8E"/>
    <w:rsid w:val="00C77C63"/>
    <w:rsid w:val="00C77D38"/>
    <w:rsid w:val="00C77D39"/>
    <w:rsid w:val="00C77EAF"/>
    <w:rsid w:val="00C80010"/>
    <w:rsid w:val="00C800CC"/>
    <w:rsid w:val="00C80581"/>
    <w:rsid w:val="00C805ED"/>
    <w:rsid w:val="00C80945"/>
    <w:rsid w:val="00C80D9B"/>
    <w:rsid w:val="00C80DEB"/>
    <w:rsid w:val="00C810FB"/>
    <w:rsid w:val="00C813CC"/>
    <w:rsid w:val="00C815F6"/>
    <w:rsid w:val="00C81615"/>
    <w:rsid w:val="00C8170F"/>
    <w:rsid w:val="00C818EF"/>
    <w:rsid w:val="00C81A9F"/>
    <w:rsid w:val="00C81B61"/>
    <w:rsid w:val="00C81C5B"/>
    <w:rsid w:val="00C81C60"/>
    <w:rsid w:val="00C8240F"/>
    <w:rsid w:val="00C8248F"/>
    <w:rsid w:val="00C824D6"/>
    <w:rsid w:val="00C826DE"/>
    <w:rsid w:val="00C82821"/>
    <w:rsid w:val="00C82A8E"/>
    <w:rsid w:val="00C82C80"/>
    <w:rsid w:val="00C82EBE"/>
    <w:rsid w:val="00C83028"/>
    <w:rsid w:val="00C83158"/>
    <w:rsid w:val="00C832FC"/>
    <w:rsid w:val="00C8331B"/>
    <w:rsid w:val="00C83472"/>
    <w:rsid w:val="00C835D1"/>
    <w:rsid w:val="00C8384A"/>
    <w:rsid w:val="00C83C29"/>
    <w:rsid w:val="00C83D7F"/>
    <w:rsid w:val="00C83D8E"/>
    <w:rsid w:val="00C84007"/>
    <w:rsid w:val="00C840E7"/>
    <w:rsid w:val="00C84173"/>
    <w:rsid w:val="00C842ED"/>
    <w:rsid w:val="00C84368"/>
    <w:rsid w:val="00C84580"/>
    <w:rsid w:val="00C84748"/>
    <w:rsid w:val="00C84818"/>
    <w:rsid w:val="00C84903"/>
    <w:rsid w:val="00C84C5E"/>
    <w:rsid w:val="00C84CD0"/>
    <w:rsid w:val="00C84CD5"/>
    <w:rsid w:val="00C84E5F"/>
    <w:rsid w:val="00C84E83"/>
    <w:rsid w:val="00C8504C"/>
    <w:rsid w:val="00C8519B"/>
    <w:rsid w:val="00C85271"/>
    <w:rsid w:val="00C85309"/>
    <w:rsid w:val="00C853E5"/>
    <w:rsid w:val="00C854CA"/>
    <w:rsid w:val="00C85544"/>
    <w:rsid w:val="00C85617"/>
    <w:rsid w:val="00C85D0A"/>
    <w:rsid w:val="00C85E06"/>
    <w:rsid w:val="00C8632F"/>
    <w:rsid w:val="00C8633C"/>
    <w:rsid w:val="00C86379"/>
    <w:rsid w:val="00C864D4"/>
    <w:rsid w:val="00C8672B"/>
    <w:rsid w:val="00C867F8"/>
    <w:rsid w:val="00C86B45"/>
    <w:rsid w:val="00C86B75"/>
    <w:rsid w:val="00C86B95"/>
    <w:rsid w:val="00C86D01"/>
    <w:rsid w:val="00C870EF"/>
    <w:rsid w:val="00C8737D"/>
    <w:rsid w:val="00C877FE"/>
    <w:rsid w:val="00C900C4"/>
    <w:rsid w:val="00C9034D"/>
    <w:rsid w:val="00C90433"/>
    <w:rsid w:val="00C905A4"/>
    <w:rsid w:val="00C9070D"/>
    <w:rsid w:val="00C90724"/>
    <w:rsid w:val="00C909CB"/>
    <w:rsid w:val="00C90AE1"/>
    <w:rsid w:val="00C90CF8"/>
    <w:rsid w:val="00C90E51"/>
    <w:rsid w:val="00C90EFC"/>
    <w:rsid w:val="00C90EFE"/>
    <w:rsid w:val="00C9103E"/>
    <w:rsid w:val="00C91085"/>
    <w:rsid w:val="00C911EC"/>
    <w:rsid w:val="00C9124D"/>
    <w:rsid w:val="00C91346"/>
    <w:rsid w:val="00C9155A"/>
    <w:rsid w:val="00C91588"/>
    <w:rsid w:val="00C91596"/>
    <w:rsid w:val="00C915FA"/>
    <w:rsid w:val="00C91A5B"/>
    <w:rsid w:val="00C91BCF"/>
    <w:rsid w:val="00C91C70"/>
    <w:rsid w:val="00C91D6A"/>
    <w:rsid w:val="00C91E60"/>
    <w:rsid w:val="00C91F13"/>
    <w:rsid w:val="00C91F5E"/>
    <w:rsid w:val="00C92118"/>
    <w:rsid w:val="00C923C6"/>
    <w:rsid w:val="00C929FB"/>
    <w:rsid w:val="00C92AEC"/>
    <w:rsid w:val="00C92CF6"/>
    <w:rsid w:val="00C931CA"/>
    <w:rsid w:val="00C93256"/>
    <w:rsid w:val="00C935AE"/>
    <w:rsid w:val="00C93808"/>
    <w:rsid w:val="00C93976"/>
    <w:rsid w:val="00C93B26"/>
    <w:rsid w:val="00C93C3F"/>
    <w:rsid w:val="00C93CF6"/>
    <w:rsid w:val="00C93DAC"/>
    <w:rsid w:val="00C93EB3"/>
    <w:rsid w:val="00C94084"/>
    <w:rsid w:val="00C940C6"/>
    <w:rsid w:val="00C940F9"/>
    <w:rsid w:val="00C9440F"/>
    <w:rsid w:val="00C945CA"/>
    <w:rsid w:val="00C946CA"/>
    <w:rsid w:val="00C948D3"/>
    <w:rsid w:val="00C948F2"/>
    <w:rsid w:val="00C9496A"/>
    <w:rsid w:val="00C94A25"/>
    <w:rsid w:val="00C94B96"/>
    <w:rsid w:val="00C94BDE"/>
    <w:rsid w:val="00C94C06"/>
    <w:rsid w:val="00C94C39"/>
    <w:rsid w:val="00C95346"/>
    <w:rsid w:val="00C956C0"/>
    <w:rsid w:val="00C95881"/>
    <w:rsid w:val="00C95AF8"/>
    <w:rsid w:val="00C95CD0"/>
    <w:rsid w:val="00C962BF"/>
    <w:rsid w:val="00C965CE"/>
    <w:rsid w:val="00C9664C"/>
    <w:rsid w:val="00C96A70"/>
    <w:rsid w:val="00C96BFD"/>
    <w:rsid w:val="00C96C1A"/>
    <w:rsid w:val="00C96C21"/>
    <w:rsid w:val="00C96C2A"/>
    <w:rsid w:val="00C96C50"/>
    <w:rsid w:val="00C96CEB"/>
    <w:rsid w:val="00C96DC4"/>
    <w:rsid w:val="00C96F6D"/>
    <w:rsid w:val="00C97169"/>
    <w:rsid w:val="00C972C6"/>
    <w:rsid w:val="00C974AA"/>
    <w:rsid w:val="00C97666"/>
    <w:rsid w:val="00C9791E"/>
    <w:rsid w:val="00C97A65"/>
    <w:rsid w:val="00C97D04"/>
    <w:rsid w:val="00C97E5B"/>
    <w:rsid w:val="00C97FAE"/>
    <w:rsid w:val="00CA06D6"/>
    <w:rsid w:val="00CA0788"/>
    <w:rsid w:val="00CA09F7"/>
    <w:rsid w:val="00CA0B45"/>
    <w:rsid w:val="00CA0E10"/>
    <w:rsid w:val="00CA0F3F"/>
    <w:rsid w:val="00CA1227"/>
    <w:rsid w:val="00CA14E7"/>
    <w:rsid w:val="00CA1514"/>
    <w:rsid w:val="00CA18EE"/>
    <w:rsid w:val="00CA19D1"/>
    <w:rsid w:val="00CA1A94"/>
    <w:rsid w:val="00CA1C8B"/>
    <w:rsid w:val="00CA1EB8"/>
    <w:rsid w:val="00CA1F04"/>
    <w:rsid w:val="00CA1FD2"/>
    <w:rsid w:val="00CA208C"/>
    <w:rsid w:val="00CA212F"/>
    <w:rsid w:val="00CA23E0"/>
    <w:rsid w:val="00CA2463"/>
    <w:rsid w:val="00CA24B3"/>
    <w:rsid w:val="00CA262B"/>
    <w:rsid w:val="00CA286A"/>
    <w:rsid w:val="00CA2A64"/>
    <w:rsid w:val="00CA2A9B"/>
    <w:rsid w:val="00CA3249"/>
    <w:rsid w:val="00CA32BC"/>
    <w:rsid w:val="00CA32C2"/>
    <w:rsid w:val="00CA349F"/>
    <w:rsid w:val="00CA34A0"/>
    <w:rsid w:val="00CA3AD2"/>
    <w:rsid w:val="00CA3BF6"/>
    <w:rsid w:val="00CA3C27"/>
    <w:rsid w:val="00CA3C4F"/>
    <w:rsid w:val="00CA3F1B"/>
    <w:rsid w:val="00CA4215"/>
    <w:rsid w:val="00CA447E"/>
    <w:rsid w:val="00CA44AC"/>
    <w:rsid w:val="00CA44D6"/>
    <w:rsid w:val="00CA4576"/>
    <w:rsid w:val="00CA478A"/>
    <w:rsid w:val="00CA4C10"/>
    <w:rsid w:val="00CA4C96"/>
    <w:rsid w:val="00CA4CA3"/>
    <w:rsid w:val="00CA4D7C"/>
    <w:rsid w:val="00CA4E27"/>
    <w:rsid w:val="00CA4EE0"/>
    <w:rsid w:val="00CA51C5"/>
    <w:rsid w:val="00CA5434"/>
    <w:rsid w:val="00CA5B91"/>
    <w:rsid w:val="00CA5CA7"/>
    <w:rsid w:val="00CA5F86"/>
    <w:rsid w:val="00CA614C"/>
    <w:rsid w:val="00CA614D"/>
    <w:rsid w:val="00CA619C"/>
    <w:rsid w:val="00CA629A"/>
    <w:rsid w:val="00CA6420"/>
    <w:rsid w:val="00CA651E"/>
    <w:rsid w:val="00CA6672"/>
    <w:rsid w:val="00CA668F"/>
    <w:rsid w:val="00CA66D4"/>
    <w:rsid w:val="00CA6830"/>
    <w:rsid w:val="00CA6A10"/>
    <w:rsid w:val="00CA6A97"/>
    <w:rsid w:val="00CA6B58"/>
    <w:rsid w:val="00CA6BE1"/>
    <w:rsid w:val="00CA6DDB"/>
    <w:rsid w:val="00CA7808"/>
    <w:rsid w:val="00CA7877"/>
    <w:rsid w:val="00CA7958"/>
    <w:rsid w:val="00CA7F45"/>
    <w:rsid w:val="00CB009A"/>
    <w:rsid w:val="00CB00D3"/>
    <w:rsid w:val="00CB0242"/>
    <w:rsid w:val="00CB0268"/>
    <w:rsid w:val="00CB0481"/>
    <w:rsid w:val="00CB0691"/>
    <w:rsid w:val="00CB06A9"/>
    <w:rsid w:val="00CB0A71"/>
    <w:rsid w:val="00CB0C75"/>
    <w:rsid w:val="00CB0D6B"/>
    <w:rsid w:val="00CB0EE5"/>
    <w:rsid w:val="00CB1042"/>
    <w:rsid w:val="00CB10A5"/>
    <w:rsid w:val="00CB10C9"/>
    <w:rsid w:val="00CB15DE"/>
    <w:rsid w:val="00CB1620"/>
    <w:rsid w:val="00CB164A"/>
    <w:rsid w:val="00CB1780"/>
    <w:rsid w:val="00CB1861"/>
    <w:rsid w:val="00CB189C"/>
    <w:rsid w:val="00CB19CA"/>
    <w:rsid w:val="00CB1AE6"/>
    <w:rsid w:val="00CB1B78"/>
    <w:rsid w:val="00CB1DDF"/>
    <w:rsid w:val="00CB20B7"/>
    <w:rsid w:val="00CB221E"/>
    <w:rsid w:val="00CB2477"/>
    <w:rsid w:val="00CB24CF"/>
    <w:rsid w:val="00CB251F"/>
    <w:rsid w:val="00CB25DD"/>
    <w:rsid w:val="00CB2608"/>
    <w:rsid w:val="00CB26CB"/>
    <w:rsid w:val="00CB2935"/>
    <w:rsid w:val="00CB293E"/>
    <w:rsid w:val="00CB2A48"/>
    <w:rsid w:val="00CB2B20"/>
    <w:rsid w:val="00CB311C"/>
    <w:rsid w:val="00CB3435"/>
    <w:rsid w:val="00CB37ED"/>
    <w:rsid w:val="00CB3A5B"/>
    <w:rsid w:val="00CB3B12"/>
    <w:rsid w:val="00CB3C12"/>
    <w:rsid w:val="00CB3E17"/>
    <w:rsid w:val="00CB3EC7"/>
    <w:rsid w:val="00CB3F9D"/>
    <w:rsid w:val="00CB4085"/>
    <w:rsid w:val="00CB421D"/>
    <w:rsid w:val="00CB4423"/>
    <w:rsid w:val="00CB4462"/>
    <w:rsid w:val="00CB44AB"/>
    <w:rsid w:val="00CB46D4"/>
    <w:rsid w:val="00CB480E"/>
    <w:rsid w:val="00CB4C3F"/>
    <w:rsid w:val="00CB50BF"/>
    <w:rsid w:val="00CB5244"/>
    <w:rsid w:val="00CB537A"/>
    <w:rsid w:val="00CB53C4"/>
    <w:rsid w:val="00CB5419"/>
    <w:rsid w:val="00CB55E3"/>
    <w:rsid w:val="00CB5A33"/>
    <w:rsid w:val="00CB5A36"/>
    <w:rsid w:val="00CB5A42"/>
    <w:rsid w:val="00CB5B5D"/>
    <w:rsid w:val="00CB5CDE"/>
    <w:rsid w:val="00CB5D79"/>
    <w:rsid w:val="00CB5EDE"/>
    <w:rsid w:val="00CB657E"/>
    <w:rsid w:val="00CB67D9"/>
    <w:rsid w:val="00CB6B1F"/>
    <w:rsid w:val="00CB6BE6"/>
    <w:rsid w:val="00CB7398"/>
    <w:rsid w:val="00CB73DC"/>
    <w:rsid w:val="00CB7607"/>
    <w:rsid w:val="00CB7A0F"/>
    <w:rsid w:val="00CB7C5B"/>
    <w:rsid w:val="00CB7ED6"/>
    <w:rsid w:val="00CC0194"/>
    <w:rsid w:val="00CC01E0"/>
    <w:rsid w:val="00CC05A4"/>
    <w:rsid w:val="00CC07A4"/>
    <w:rsid w:val="00CC08BF"/>
    <w:rsid w:val="00CC0940"/>
    <w:rsid w:val="00CC0D8F"/>
    <w:rsid w:val="00CC0E98"/>
    <w:rsid w:val="00CC0F51"/>
    <w:rsid w:val="00CC0F74"/>
    <w:rsid w:val="00CC1166"/>
    <w:rsid w:val="00CC1259"/>
    <w:rsid w:val="00CC12AA"/>
    <w:rsid w:val="00CC13F3"/>
    <w:rsid w:val="00CC155A"/>
    <w:rsid w:val="00CC161D"/>
    <w:rsid w:val="00CC1984"/>
    <w:rsid w:val="00CC19D7"/>
    <w:rsid w:val="00CC1B0F"/>
    <w:rsid w:val="00CC1D3D"/>
    <w:rsid w:val="00CC1E58"/>
    <w:rsid w:val="00CC1FA2"/>
    <w:rsid w:val="00CC2003"/>
    <w:rsid w:val="00CC20D2"/>
    <w:rsid w:val="00CC2120"/>
    <w:rsid w:val="00CC27CB"/>
    <w:rsid w:val="00CC291D"/>
    <w:rsid w:val="00CC296F"/>
    <w:rsid w:val="00CC2A1B"/>
    <w:rsid w:val="00CC2A54"/>
    <w:rsid w:val="00CC2DF4"/>
    <w:rsid w:val="00CC2F58"/>
    <w:rsid w:val="00CC2FE3"/>
    <w:rsid w:val="00CC309B"/>
    <w:rsid w:val="00CC3281"/>
    <w:rsid w:val="00CC32FF"/>
    <w:rsid w:val="00CC33CF"/>
    <w:rsid w:val="00CC36C8"/>
    <w:rsid w:val="00CC3933"/>
    <w:rsid w:val="00CC398B"/>
    <w:rsid w:val="00CC39AA"/>
    <w:rsid w:val="00CC3ADA"/>
    <w:rsid w:val="00CC3D5B"/>
    <w:rsid w:val="00CC3DAE"/>
    <w:rsid w:val="00CC401A"/>
    <w:rsid w:val="00CC4198"/>
    <w:rsid w:val="00CC428E"/>
    <w:rsid w:val="00CC429A"/>
    <w:rsid w:val="00CC435A"/>
    <w:rsid w:val="00CC43CA"/>
    <w:rsid w:val="00CC4840"/>
    <w:rsid w:val="00CC4C1A"/>
    <w:rsid w:val="00CC4CA0"/>
    <w:rsid w:val="00CC4E0F"/>
    <w:rsid w:val="00CC515A"/>
    <w:rsid w:val="00CC56DC"/>
    <w:rsid w:val="00CC5C70"/>
    <w:rsid w:val="00CC5C7F"/>
    <w:rsid w:val="00CC6217"/>
    <w:rsid w:val="00CC6506"/>
    <w:rsid w:val="00CC6628"/>
    <w:rsid w:val="00CC6670"/>
    <w:rsid w:val="00CC672E"/>
    <w:rsid w:val="00CC6A2F"/>
    <w:rsid w:val="00CC6B2F"/>
    <w:rsid w:val="00CC6B7F"/>
    <w:rsid w:val="00CC6D08"/>
    <w:rsid w:val="00CC6F9C"/>
    <w:rsid w:val="00CC70E2"/>
    <w:rsid w:val="00CC7219"/>
    <w:rsid w:val="00CC767F"/>
    <w:rsid w:val="00CC78A0"/>
    <w:rsid w:val="00CD010F"/>
    <w:rsid w:val="00CD019D"/>
    <w:rsid w:val="00CD0570"/>
    <w:rsid w:val="00CD0684"/>
    <w:rsid w:val="00CD0777"/>
    <w:rsid w:val="00CD0808"/>
    <w:rsid w:val="00CD09A2"/>
    <w:rsid w:val="00CD09B7"/>
    <w:rsid w:val="00CD0C08"/>
    <w:rsid w:val="00CD0E1D"/>
    <w:rsid w:val="00CD0FC1"/>
    <w:rsid w:val="00CD11A3"/>
    <w:rsid w:val="00CD126B"/>
    <w:rsid w:val="00CD13B8"/>
    <w:rsid w:val="00CD140D"/>
    <w:rsid w:val="00CD16A7"/>
    <w:rsid w:val="00CD1854"/>
    <w:rsid w:val="00CD18BA"/>
    <w:rsid w:val="00CD19C2"/>
    <w:rsid w:val="00CD1D5C"/>
    <w:rsid w:val="00CD20AA"/>
    <w:rsid w:val="00CD2164"/>
    <w:rsid w:val="00CD245F"/>
    <w:rsid w:val="00CD2546"/>
    <w:rsid w:val="00CD262A"/>
    <w:rsid w:val="00CD27BC"/>
    <w:rsid w:val="00CD2EBD"/>
    <w:rsid w:val="00CD2F77"/>
    <w:rsid w:val="00CD3AFA"/>
    <w:rsid w:val="00CD3C9F"/>
    <w:rsid w:val="00CD3D23"/>
    <w:rsid w:val="00CD3E7E"/>
    <w:rsid w:val="00CD3FD0"/>
    <w:rsid w:val="00CD41FA"/>
    <w:rsid w:val="00CD4600"/>
    <w:rsid w:val="00CD46B6"/>
    <w:rsid w:val="00CD4732"/>
    <w:rsid w:val="00CD4910"/>
    <w:rsid w:val="00CD4C35"/>
    <w:rsid w:val="00CD519B"/>
    <w:rsid w:val="00CD51F2"/>
    <w:rsid w:val="00CD5549"/>
    <w:rsid w:val="00CD5B52"/>
    <w:rsid w:val="00CD6155"/>
    <w:rsid w:val="00CD6357"/>
    <w:rsid w:val="00CD6AE1"/>
    <w:rsid w:val="00CD6D37"/>
    <w:rsid w:val="00CD6DAB"/>
    <w:rsid w:val="00CD6E8B"/>
    <w:rsid w:val="00CD6EB4"/>
    <w:rsid w:val="00CD6EC0"/>
    <w:rsid w:val="00CD72C3"/>
    <w:rsid w:val="00CD7498"/>
    <w:rsid w:val="00CD74EE"/>
    <w:rsid w:val="00CD7870"/>
    <w:rsid w:val="00CD7984"/>
    <w:rsid w:val="00CD7A81"/>
    <w:rsid w:val="00CD7EDC"/>
    <w:rsid w:val="00CD7EEA"/>
    <w:rsid w:val="00CD7FE8"/>
    <w:rsid w:val="00CE00B0"/>
    <w:rsid w:val="00CE0299"/>
    <w:rsid w:val="00CE0539"/>
    <w:rsid w:val="00CE05E8"/>
    <w:rsid w:val="00CE0626"/>
    <w:rsid w:val="00CE0903"/>
    <w:rsid w:val="00CE09B8"/>
    <w:rsid w:val="00CE0AF6"/>
    <w:rsid w:val="00CE0D71"/>
    <w:rsid w:val="00CE0D89"/>
    <w:rsid w:val="00CE0F0B"/>
    <w:rsid w:val="00CE0F9F"/>
    <w:rsid w:val="00CE1226"/>
    <w:rsid w:val="00CE1250"/>
    <w:rsid w:val="00CE1280"/>
    <w:rsid w:val="00CE1323"/>
    <w:rsid w:val="00CE13FD"/>
    <w:rsid w:val="00CE1459"/>
    <w:rsid w:val="00CE14D4"/>
    <w:rsid w:val="00CE1556"/>
    <w:rsid w:val="00CE1860"/>
    <w:rsid w:val="00CE1890"/>
    <w:rsid w:val="00CE1C77"/>
    <w:rsid w:val="00CE2032"/>
    <w:rsid w:val="00CE2380"/>
    <w:rsid w:val="00CE270C"/>
    <w:rsid w:val="00CE279A"/>
    <w:rsid w:val="00CE2A2F"/>
    <w:rsid w:val="00CE2C99"/>
    <w:rsid w:val="00CE2C9B"/>
    <w:rsid w:val="00CE2CDE"/>
    <w:rsid w:val="00CE3077"/>
    <w:rsid w:val="00CE3308"/>
    <w:rsid w:val="00CE3338"/>
    <w:rsid w:val="00CE3345"/>
    <w:rsid w:val="00CE340D"/>
    <w:rsid w:val="00CE346E"/>
    <w:rsid w:val="00CE37DB"/>
    <w:rsid w:val="00CE3885"/>
    <w:rsid w:val="00CE3887"/>
    <w:rsid w:val="00CE3981"/>
    <w:rsid w:val="00CE398F"/>
    <w:rsid w:val="00CE3AED"/>
    <w:rsid w:val="00CE3BD9"/>
    <w:rsid w:val="00CE3C42"/>
    <w:rsid w:val="00CE423E"/>
    <w:rsid w:val="00CE45F5"/>
    <w:rsid w:val="00CE4673"/>
    <w:rsid w:val="00CE4779"/>
    <w:rsid w:val="00CE48F3"/>
    <w:rsid w:val="00CE4BEB"/>
    <w:rsid w:val="00CE4EA3"/>
    <w:rsid w:val="00CE50CE"/>
    <w:rsid w:val="00CE50D2"/>
    <w:rsid w:val="00CE517F"/>
    <w:rsid w:val="00CE557F"/>
    <w:rsid w:val="00CE5ABE"/>
    <w:rsid w:val="00CE5AC9"/>
    <w:rsid w:val="00CE5B47"/>
    <w:rsid w:val="00CE5C50"/>
    <w:rsid w:val="00CE6989"/>
    <w:rsid w:val="00CE6A6B"/>
    <w:rsid w:val="00CE6AAE"/>
    <w:rsid w:val="00CE7050"/>
    <w:rsid w:val="00CE71CD"/>
    <w:rsid w:val="00CE720A"/>
    <w:rsid w:val="00CE753A"/>
    <w:rsid w:val="00CE779D"/>
    <w:rsid w:val="00CE784D"/>
    <w:rsid w:val="00CE7AD6"/>
    <w:rsid w:val="00CE7CD5"/>
    <w:rsid w:val="00CE7CF4"/>
    <w:rsid w:val="00CE7F5C"/>
    <w:rsid w:val="00CF00B8"/>
    <w:rsid w:val="00CF00F2"/>
    <w:rsid w:val="00CF01FF"/>
    <w:rsid w:val="00CF0522"/>
    <w:rsid w:val="00CF052C"/>
    <w:rsid w:val="00CF083F"/>
    <w:rsid w:val="00CF0A03"/>
    <w:rsid w:val="00CF0A06"/>
    <w:rsid w:val="00CF0C47"/>
    <w:rsid w:val="00CF0D5E"/>
    <w:rsid w:val="00CF0EBC"/>
    <w:rsid w:val="00CF0F46"/>
    <w:rsid w:val="00CF107A"/>
    <w:rsid w:val="00CF1212"/>
    <w:rsid w:val="00CF12BE"/>
    <w:rsid w:val="00CF176F"/>
    <w:rsid w:val="00CF17B4"/>
    <w:rsid w:val="00CF17E2"/>
    <w:rsid w:val="00CF18A3"/>
    <w:rsid w:val="00CF1957"/>
    <w:rsid w:val="00CF197D"/>
    <w:rsid w:val="00CF1AC7"/>
    <w:rsid w:val="00CF1D24"/>
    <w:rsid w:val="00CF1E33"/>
    <w:rsid w:val="00CF1FD3"/>
    <w:rsid w:val="00CF20EC"/>
    <w:rsid w:val="00CF2240"/>
    <w:rsid w:val="00CF2255"/>
    <w:rsid w:val="00CF22D3"/>
    <w:rsid w:val="00CF241A"/>
    <w:rsid w:val="00CF2602"/>
    <w:rsid w:val="00CF264D"/>
    <w:rsid w:val="00CF2718"/>
    <w:rsid w:val="00CF294E"/>
    <w:rsid w:val="00CF296D"/>
    <w:rsid w:val="00CF298E"/>
    <w:rsid w:val="00CF2D4C"/>
    <w:rsid w:val="00CF2EB8"/>
    <w:rsid w:val="00CF2ED7"/>
    <w:rsid w:val="00CF2F1C"/>
    <w:rsid w:val="00CF31FC"/>
    <w:rsid w:val="00CF3224"/>
    <w:rsid w:val="00CF3228"/>
    <w:rsid w:val="00CF335A"/>
    <w:rsid w:val="00CF35D4"/>
    <w:rsid w:val="00CF37A0"/>
    <w:rsid w:val="00CF3A00"/>
    <w:rsid w:val="00CF3A54"/>
    <w:rsid w:val="00CF3B69"/>
    <w:rsid w:val="00CF3C89"/>
    <w:rsid w:val="00CF3D99"/>
    <w:rsid w:val="00CF4017"/>
    <w:rsid w:val="00CF402B"/>
    <w:rsid w:val="00CF46E3"/>
    <w:rsid w:val="00CF46E8"/>
    <w:rsid w:val="00CF4B52"/>
    <w:rsid w:val="00CF4B53"/>
    <w:rsid w:val="00CF4E34"/>
    <w:rsid w:val="00CF4FB3"/>
    <w:rsid w:val="00CF53B0"/>
    <w:rsid w:val="00CF546E"/>
    <w:rsid w:val="00CF5597"/>
    <w:rsid w:val="00CF583A"/>
    <w:rsid w:val="00CF5840"/>
    <w:rsid w:val="00CF5B68"/>
    <w:rsid w:val="00CF5C6C"/>
    <w:rsid w:val="00CF64A1"/>
    <w:rsid w:val="00CF6556"/>
    <w:rsid w:val="00CF659E"/>
    <w:rsid w:val="00CF6621"/>
    <w:rsid w:val="00CF6A6B"/>
    <w:rsid w:val="00CF6F27"/>
    <w:rsid w:val="00CF7029"/>
    <w:rsid w:val="00CF7147"/>
    <w:rsid w:val="00CF7173"/>
    <w:rsid w:val="00CF72C5"/>
    <w:rsid w:val="00CF73EE"/>
    <w:rsid w:val="00CF7571"/>
    <w:rsid w:val="00CF76A4"/>
    <w:rsid w:val="00CF771B"/>
    <w:rsid w:val="00CF77C1"/>
    <w:rsid w:val="00CF7B55"/>
    <w:rsid w:val="00CF7BAD"/>
    <w:rsid w:val="00CF7C2F"/>
    <w:rsid w:val="00CF7E91"/>
    <w:rsid w:val="00CF7F4C"/>
    <w:rsid w:val="00D0013A"/>
    <w:rsid w:val="00D0051D"/>
    <w:rsid w:val="00D00889"/>
    <w:rsid w:val="00D008A3"/>
    <w:rsid w:val="00D00925"/>
    <w:rsid w:val="00D00B0D"/>
    <w:rsid w:val="00D00B4F"/>
    <w:rsid w:val="00D00E31"/>
    <w:rsid w:val="00D00F29"/>
    <w:rsid w:val="00D00FCB"/>
    <w:rsid w:val="00D01391"/>
    <w:rsid w:val="00D015B8"/>
    <w:rsid w:val="00D017E7"/>
    <w:rsid w:val="00D01C1F"/>
    <w:rsid w:val="00D01C31"/>
    <w:rsid w:val="00D01C74"/>
    <w:rsid w:val="00D01D2A"/>
    <w:rsid w:val="00D01EE3"/>
    <w:rsid w:val="00D020C1"/>
    <w:rsid w:val="00D020D8"/>
    <w:rsid w:val="00D02234"/>
    <w:rsid w:val="00D02291"/>
    <w:rsid w:val="00D02491"/>
    <w:rsid w:val="00D024CD"/>
    <w:rsid w:val="00D0295F"/>
    <w:rsid w:val="00D02A33"/>
    <w:rsid w:val="00D02C08"/>
    <w:rsid w:val="00D02DF8"/>
    <w:rsid w:val="00D02FDA"/>
    <w:rsid w:val="00D0303E"/>
    <w:rsid w:val="00D03336"/>
    <w:rsid w:val="00D0346A"/>
    <w:rsid w:val="00D0361F"/>
    <w:rsid w:val="00D036A4"/>
    <w:rsid w:val="00D038BF"/>
    <w:rsid w:val="00D0392B"/>
    <w:rsid w:val="00D0418A"/>
    <w:rsid w:val="00D04452"/>
    <w:rsid w:val="00D045CA"/>
    <w:rsid w:val="00D046A7"/>
    <w:rsid w:val="00D04B8E"/>
    <w:rsid w:val="00D04C38"/>
    <w:rsid w:val="00D054DB"/>
    <w:rsid w:val="00D0554C"/>
    <w:rsid w:val="00D05735"/>
    <w:rsid w:val="00D05828"/>
    <w:rsid w:val="00D05885"/>
    <w:rsid w:val="00D05F57"/>
    <w:rsid w:val="00D05FC4"/>
    <w:rsid w:val="00D06017"/>
    <w:rsid w:val="00D06357"/>
    <w:rsid w:val="00D064C5"/>
    <w:rsid w:val="00D06535"/>
    <w:rsid w:val="00D0686E"/>
    <w:rsid w:val="00D06960"/>
    <w:rsid w:val="00D069D0"/>
    <w:rsid w:val="00D06D4D"/>
    <w:rsid w:val="00D0713C"/>
    <w:rsid w:val="00D072EC"/>
    <w:rsid w:val="00D07426"/>
    <w:rsid w:val="00D0751C"/>
    <w:rsid w:val="00D075CE"/>
    <w:rsid w:val="00D07693"/>
    <w:rsid w:val="00D077B1"/>
    <w:rsid w:val="00D07BBB"/>
    <w:rsid w:val="00D07C8D"/>
    <w:rsid w:val="00D07D9A"/>
    <w:rsid w:val="00D07F83"/>
    <w:rsid w:val="00D07FA9"/>
    <w:rsid w:val="00D10175"/>
    <w:rsid w:val="00D10607"/>
    <w:rsid w:val="00D106D3"/>
    <w:rsid w:val="00D107C8"/>
    <w:rsid w:val="00D10823"/>
    <w:rsid w:val="00D10CF7"/>
    <w:rsid w:val="00D10F10"/>
    <w:rsid w:val="00D10FBC"/>
    <w:rsid w:val="00D111A0"/>
    <w:rsid w:val="00D11226"/>
    <w:rsid w:val="00D1139A"/>
    <w:rsid w:val="00D11538"/>
    <w:rsid w:val="00D1172C"/>
    <w:rsid w:val="00D118A4"/>
    <w:rsid w:val="00D11B10"/>
    <w:rsid w:val="00D12190"/>
    <w:rsid w:val="00D123F1"/>
    <w:rsid w:val="00D12679"/>
    <w:rsid w:val="00D126A0"/>
    <w:rsid w:val="00D12DB5"/>
    <w:rsid w:val="00D12EA9"/>
    <w:rsid w:val="00D12F40"/>
    <w:rsid w:val="00D13074"/>
    <w:rsid w:val="00D1307C"/>
    <w:rsid w:val="00D131EF"/>
    <w:rsid w:val="00D13323"/>
    <w:rsid w:val="00D136CE"/>
    <w:rsid w:val="00D13749"/>
    <w:rsid w:val="00D1375A"/>
    <w:rsid w:val="00D139AA"/>
    <w:rsid w:val="00D13A8B"/>
    <w:rsid w:val="00D13C8A"/>
    <w:rsid w:val="00D13E0A"/>
    <w:rsid w:val="00D141E0"/>
    <w:rsid w:val="00D143C4"/>
    <w:rsid w:val="00D14612"/>
    <w:rsid w:val="00D147BA"/>
    <w:rsid w:val="00D14961"/>
    <w:rsid w:val="00D14DF1"/>
    <w:rsid w:val="00D150FD"/>
    <w:rsid w:val="00D15363"/>
    <w:rsid w:val="00D15470"/>
    <w:rsid w:val="00D1555C"/>
    <w:rsid w:val="00D15620"/>
    <w:rsid w:val="00D15932"/>
    <w:rsid w:val="00D15E3B"/>
    <w:rsid w:val="00D15EEE"/>
    <w:rsid w:val="00D1608A"/>
    <w:rsid w:val="00D1609A"/>
    <w:rsid w:val="00D16126"/>
    <w:rsid w:val="00D16821"/>
    <w:rsid w:val="00D168CB"/>
    <w:rsid w:val="00D16A95"/>
    <w:rsid w:val="00D16AD8"/>
    <w:rsid w:val="00D16CBE"/>
    <w:rsid w:val="00D16D1E"/>
    <w:rsid w:val="00D16D1F"/>
    <w:rsid w:val="00D16D27"/>
    <w:rsid w:val="00D17127"/>
    <w:rsid w:val="00D17253"/>
    <w:rsid w:val="00D17370"/>
    <w:rsid w:val="00D1746F"/>
    <w:rsid w:val="00D17587"/>
    <w:rsid w:val="00D1773A"/>
    <w:rsid w:val="00D1778C"/>
    <w:rsid w:val="00D17E79"/>
    <w:rsid w:val="00D17E7B"/>
    <w:rsid w:val="00D205AC"/>
    <w:rsid w:val="00D20733"/>
    <w:rsid w:val="00D20831"/>
    <w:rsid w:val="00D20855"/>
    <w:rsid w:val="00D208CC"/>
    <w:rsid w:val="00D20928"/>
    <w:rsid w:val="00D20A20"/>
    <w:rsid w:val="00D20B01"/>
    <w:rsid w:val="00D20B46"/>
    <w:rsid w:val="00D20B4E"/>
    <w:rsid w:val="00D20D6E"/>
    <w:rsid w:val="00D20DF5"/>
    <w:rsid w:val="00D2107F"/>
    <w:rsid w:val="00D211F7"/>
    <w:rsid w:val="00D2166B"/>
    <w:rsid w:val="00D216D5"/>
    <w:rsid w:val="00D21AAD"/>
    <w:rsid w:val="00D21BC7"/>
    <w:rsid w:val="00D21ED7"/>
    <w:rsid w:val="00D22187"/>
    <w:rsid w:val="00D222F4"/>
    <w:rsid w:val="00D22302"/>
    <w:rsid w:val="00D224AE"/>
    <w:rsid w:val="00D2269A"/>
    <w:rsid w:val="00D226E2"/>
    <w:rsid w:val="00D228BB"/>
    <w:rsid w:val="00D22ACC"/>
    <w:rsid w:val="00D22D0D"/>
    <w:rsid w:val="00D22D43"/>
    <w:rsid w:val="00D22FDB"/>
    <w:rsid w:val="00D22FF4"/>
    <w:rsid w:val="00D235BD"/>
    <w:rsid w:val="00D23A3E"/>
    <w:rsid w:val="00D23B78"/>
    <w:rsid w:val="00D24007"/>
    <w:rsid w:val="00D24153"/>
    <w:rsid w:val="00D24366"/>
    <w:rsid w:val="00D24602"/>
    <w:rsid w:val="00D2463C"/>
    <w:rsid w:val="00D24779"/>
    <w:rsid w:val="00D2492E"/>
    <w:rsid w:val="00D24CEC"/>
    <w:rsid w:val="00D24DD2"/>
    <w:rsid w:val="00D24F73"/>
    <w:rsid w:val="00D251F7"/>
    <w:rsid w:val="00D25233"/>
    <w:rsid w:val="00D252BD"/>
    <w:rsid w:val="00D253AE"/>
    <w:rsid w:val="00D253F1"/>
    <w:rsid w:val="00D255C9"/>
    <w:rsid w:val="00D25642"/>
    <w:rsid w:val="00D25868"/>
    <w:rsid w:val="00D259B4"/>
    <w:rsid w:val="00D25C27"/>
    <w:rsid w:val="00D25DAD"/>
    <w:rsid w:val="00D2625D"/>
    <w:rsid w:val="00D2658B"/>
    <w:rsid w:val="00D266F9"/>
    <w:rsid w:val="00D2682C"/>
    <w:rsid w:val="00D2699F"/>
    <w:rsid w:val="00D270DA"/>
    <w:rsid w:val="00D27245"/>
    <w:rsid w:val="00D27256"/>
    <w:rsid w:val="00D272CD"/>
    <w:rsid w:val="00D276CB"/>
    <w:rsid w:val="00D27714"/>
    <w:rsid w:val="00D2791F"/>
    <w:rsid w:val="00D27B83"/>
    <w:rsid w:val="00D27C16"/>
    <w:rsid w:val="00D27C2F"/>
    <w:rsid w:val="00D27CC4"/>
    <w:rsid w:val="00D27F64"/>
    <w:rsid w:val="00D3013C"/>
    <w:rsid w:val="00D30523"/>
    <w:rsid w:val="00D3068E"/>
    <w:rsid w:val="00D30727"/>
    <w:rsid w:val="00D3078D"/>
    <w:rsid w:val="00D30BA2"/>
    <w:rsid w:val="00D310A4"/>
    <w:rsid w:val="00D310C2"/>
    <w:rsid w:val="00D3116F"/>
    <w:rsid w:val="00D31295"/>
    <w:rsid w:val="00D3134C"/>
    <w:rsid w:val="00D3142C"/>
    <w:rsid w:val="00D31938"/>
    <w:rsid w:val="00D3193A"/>
    <w:rsid w:val="00D3194D"/>
    <w:rsid w:val="00D3199B"/>
    <w:rsid w:val="00D31A44"/>
    <w:rsid w:val="00D31B44"/>
    <w:rsid w:val="00D32307"/>
    <w:rsid w:val="00D323EA"/>
    <w:rsid w:val="00D32420"/>
    <w:rsid w:val="00D32497"/>
    <w:rsid w:val="00D32680"/>
    <w:rsid w:val="00D327E0"/>
    <w:rsid w:val="00D32806"/>
    <w:rsid w:val="00D328B3"/>
    <w:rsid w:val="00D3310E"/>
    <w:rsid w:val="00D332B3"/>
    <w:rsid w:val="00D334D6"/>
    <w:rsid w:val="00D337F4"/>
    <w:rsid w:val="00D339C4"/>
    <w:rsid w:val="00D33F56"/>
    <w:rsid w:val="00D343B4"/>
    <w:rsid w:val="00D348CE"/>
    <w:rsid w:val="00D34E32"/>
    <w:rsid w:val="00D34E46"/>
    <w:rsid w:val="00D34E8C"/>
    <w:rsid w:val="00D34F12"/>
    <w:rsid w:val="00D354B5"/>
    <w:rsid w:val="00D3555B"/>
    <w:rsid w:val="00D358E4"/>
    <w:rsid w:val="00D358FD"/>
    <w:rsid w:val="00D359DE"/>
    <w:rsid w:val="00D35B8C"/>
    <w:rsid w:val="00D36261"/>
    <w:rsid w:val="00D36420"/>
    <w:rsid w:val="00D36885"/>
    <w:rsid w:val="00D36908"/>
    <w:rsid w:val="00D36932"/>
    <w:rsid w:val="00D3698C"/>
    <w:rsid w:val="00D36BAC"/>
    <w:rsid w:val="00D36DFA"/>
    <w:rsid w:val="00D36F37"/>
    <w:rsid w:val="00D36F84"/>
    <w:rsid w:val="00D3722C"/>
    <w:rsid w:val="00D37286"/>
    <w:rsid w:val="00D37399"/>
    <w:rsid w:val="00D374B6"/>
    <w:rsid w:val="00D374BB"/>
    <w:rsid w:val="00D37598"/>
    <w:rsid w:val="00D377BE"/>
    <w:rsid w:val="00D377C3"/>
    <w:rsid w:val="00D377D9"/>
    <w:rsid w:val="00D378CC"/>
    <w:rsid w:val="00D37C99"/>
    <w:rsid w:val="00D37D8E"/>
    <w:rsid w:val="00D37DE7"/>
    <w:rsid w:val="00D37E2E"/>
    <w:rsid w:val="00D37E8D"/>
    <w:rsid w:val="00D37F01"/>
    <w:rsid w:val="00D37F75"/>
    <w:rsid w:val="00D4003E"/>
    <w:rsid w:val="00D401F4"/>
    <w:rsid w:val="00D402C1"/>
    <w:rsid w:val="00D4057D"/>
    <w:rsid w:val="00D405C4"/>
    <w:rsid w:val="00D407E7"/>
    <w:rsid w:val="00D408BA"/>
    <w:rsid w:val="00D40998"/>
    <w:rsid w:val="00D40E6F"/>
    <w:rsid w:val="00D4103F"/>
    <w:rsid w:val="00D41284"/>
    <w:rsid w:val="00D41395"/>
    <w:rsid w:val="00D41557"/>
    <w:rsid w:val="00D41A7D"/>
    <w:rsid w:val="00D41B8B"/>
    <w:rsid w:val="00D41C5E"/>
    <w:rsid w:val="00D41CF5"/>
    <w:rsid w:val="00D41D5C"/>
    <w:rsid w:val="00D41F93"/>
    <w:rsid w:val="00D41FCC"/>
    <w:rsid w:val="00D420E5"/>
    <w:rsid w:val="00D42171"/>
    <w:rsid w:val="00D4219D"/>
    <w:rsid w:val="00D42206"/>
    <w:rsid w:val="00D423C0"/>
    <w:rsid w:val="00D424EA"/>
    <w:rsid w:val="00D4252D"/>
    <w:rsid w:val="00D426B5"/>
    <w:rsid w:val="00D426BD"/>
    <w:rsid w:val="00D42893"/>
    <w:rsid w:val="00D42CBC"/>
    <w:rsid w:val="00D42F77"/>
    <w:rsid w:val="00D4302A"/>
    <w:rsid w:val="00D43448"/>
    <w:rsid w:val="00D43477"/>
    <w:rsid w:val="00D43527"/>
    <w:rsid w:val="00D4384E"/>
    <w:rsid w:val="00D438E0"/>
    <w:rsid w:val="00D43B24"/>
    <w:rsid w:val="00D43DE6"/>
    <w:rsid w:val="00D43E25"/>
    <w:rsid w:val="00D43E3E"/>
    <w:rsid w:val="00D43E5C"/>
    <w:rsid w:val="00D43F08"/>
    <w:rsid w:val="00D442A7"/>
    <w:rsid w:val="00D442AC"/>
    <w:rsid w:val="00D44538"/>
    <w:rsid w:val="00D44A31"/>
    <w:rsid w:val="00D44A3D"/>
    <w:rsid w:val="00D44ABD"/>
    <w:rsid w:val="00D44AFC"/>
    <w:rsid w:val="00D44BAB"/>
    <w:rsid w:val="00D44CC5"/>
    <w:rsid w:val="00D44D8C"/>
    <w:rsid w:val="00D457B5"/>
    <w:rsid w:val="00D458EA"/>
    <w:rsid w:val="00D45AE1"/>
    <w:rsid w:val="00D45DE1"/>
    <w:rsid w:val="00D460C2"/>
    <w:rsid w:val="00D461AE"/>
    <w:rsid w:val="00D4623D"/>
    <w:rsid w:val="00D46591"/>
    <w:rsid w:val="00D46775"/>
    <w:rsid w:val="00D46799"/>
    <w:rsid w:val="00D4683B"/>
    <w:rsid w:val="00D46914"/>
    <w:rsid w:val="00D46987"/>
    <w:rsid w:val="00D469A2"/>
    <w:rsid w:val="00D46B21"/>
    <w:rsid w:val="00D46CF7"/>
    <w:rsid w:val="00D46DBD"/>
    <w:rsid w:val="00D46DBE"/>
    <w:rsid w:val="00D47494"/>
    <w:rsid w:val="00D474AD"/>
    <w:rsid w:val="00D476BF"/>
    <w:rsid w:val="00D476F8"/>
    <w:rsid w:val="00D477BA"/>
    <w:rsid w:val="00D477DE"/>
    <w:rsid w:val="00D47AC7"/>
    <w:rsid w:val="00D47DC2"/>
    <w:rsid w:val="00D50658"/>
    <w:rsid w:val="00D506BF"/>
    <w:rsid w:val="00D506FC"/>
    <w:rsid w:val="00D5081E"/>
    <w:rsid w:val="00D50963"/>
    <w:rsid w:val="00D50A1E"/>
    <w:rsid w:val="00D50BF2"/>
    <w:rsid w:val="00D50C62"/>
    <w:rsid w:val="00D50DC9"/>
    <w:rsid w:val="00D50DDC"/>
    <w:rsid w:val="00D50F13"/>
    <w:rsid w:val="00D51138"/>
    <w:rsid w:val="00D5116B"/>
    <w:rsid w:val="00D51301"/>
    <w:rsid w:val="00D51596"/>
    <w:rsid w:val="00D51B07"/>
    <w:rsid w:val="00D51BFA"/>
    <w:rsid w:val="00D51D04"/>
    <w:rsid w:val="00D51FCD"/>
    <w:rsid w:val="00D52187"/>
    <w:rsid w:val="00D52227"/>
    <w:rsid w:val="00D524E3"/>
    <w:rsid w:val="00D525D4"/>
    <w:rsid w:val="00D52743"/>
    <w:rsid w:val="00D52BAD"/>
    <w:rsid w:val="00D52DE9"/>
    <w:rsid w:val="00D530F6"/>
    <w:rsid w:val="00D53102"/>
    <w:rsid w:val="00D5329E"/>
    <w:rsid w:val="00D533B2"/>
    <w:rsid w:val="00D533FE"/>
    <w:rsid w:val="00D53462"/>
    <w:rsid w:val="00D535BD"/>
    <w:rsid w:val="00D53734"/>
    <w:rsid w:val="00D53887"/>
    <w:rsid w:val="00D53C0B"/>
    <w:rsid w:val="00D542DE"/>
    <w:rsid w:val="00D543FD"/>
    <w:rsid w:val="00D5459E"/>
    <w:rsid w:val="00D54612"/>
    <w:rsid w:val="00D549A0"/>
    <w:rsid w:val="00D549F3"/>
    <w:rsid w:val="00D54C69"/>
    <w:rsid w:val="00D54F99"/>
    <w:rsid w:val="00D5518F"/>
    <w:rsid w:val="00D554DC"/>
    <w:rsid w:val="00D55683"/>
    <w:rsid w:val="00D55720"/>
    <w:rsid w:val="00D55755"/>
    <w:rsid w:val="00D557FD"/>
    <w:rsid w:val="00D55B85"/>
    <w:rsid w:val="00D562CD"/>
    <w:rsid w:val="00D56613"/>
    <w:rsid w:val="00D568DB"/>
    <w:rsid w:val="00D56D3D"/>
    <w:rsid w:val="00D5752D"/>
    <w:rsid w:val="00D57632"/>
    <w:rsid w:val="00D576DD"/>
    <w:rsid w:val="00D57799"/>
    <w:rsid w:val="00D57903"/>
    <w:rsid w:val="00D579DC"/>
    <w:rsid w:val="00D57B03"/>
    <w:rsid w:val="00D57D1F"/>
    <w:rsid w:val="00D60296"/>
    <w:rsid w:val="00D6037A"/>
    <w:rsid w:val="00D60509"/>
    <w:rsid w:val="00D60594"/>
    <w:rsid w:val="00D605DA"/>
    <w:rsid w:val="00D6067D"/>
    <w:rsid w:val="00D60B1B"/>
    <w:rsid w:val="00D60CB4"/>
    <w:rsid w:val="00D60CE4"/>
    <w:rsid w:val="00D60E04"/>
    <w:rsid w:val="00D61315"/>
    <w:rsid w:val="00D6166A"/>
    <w:rsid w:val="00D616DB"/>
    <w:rsid w:val="00D61B08"/>
    <w:rsid w:val="00D61B0A"/>
    <w:rsid w:val="00D61D30"/>
    <w:rsid w:val="00D6214E"/>
    <w:rsid w:val="00D621B0"/>
    <w:rsid w:val="00D622C5"/>
    <w:rsid w:val="00D622F6"/>
    <w:rsid w:val="00D6256E"/>
    <w:rsid w:val="00D625DC"/>
    <w:rsid w:val="00D625EA"/>
    <w:rsid w:val="00D6264F"/>
    <w:rsid w:val="00D62687"/>
    <w:rsid w:val="00D62CDE"/>
    <w:rsid w:val="00D62F4A"/>
    <w:rsid w:val="00D62FDB"/>
    <w:rsid w:val="00D62FFB"/>
    <w:rsid w:val="00D63287"/>
    <w:rsid w:val="00D63359"/>
    <w:rsid w:val="00D633FA"/>
    <w:rsid w:val="00D6362D"/>
    <w:rsid w:val="00D63738"/>
    <w:rsid w:val="00D63744"/>
    <w:rsid w:val="00D63752"/>
    <w:rsid w:val="00D637E4"/>
    <w:rsid w:val="00D63CA3"/>
    <w:rsid w:val="00D63CC4"/>
    <w:rsid w:val="00D63E73"/>
    <w:rsid w:val="00D64282"/>
    <w:rsid w:val="00D645B3"/>
    <w:rsid w:val="00D64643"/>
    <w:rsid w:val="00D64926"/>
    <w:rsid w:val="00D649CA"/>
    <w:rsid w:val="00D64AD2"/>
    <w:rsid w:val="00D64E28"/>
    <w:rsid w:val="00D64EC7"/>
    <w:rsid w:val="00D65087"/>
    <w:rsid w:val="00D65090"/>
    <w:rsid w:val="00D650FB"/>
    <w:rsid w:val="00D6531A"/>
    <w:rsid w:val="00D653E4"/>
    <w:rsid w:val="00D65732"/>
    <w:rsid w:val="00D65846"/>
    <w:rsid w:val="00D659C1"/>
    <w:rsid w:val="00D65AD5"/>
    <w:rsid w:val="00D65C4A"/>
    <w:rsid w:val="00D65E0C"/>
    <w:rsid w:val="00D66004"/>
    <w:rsid w:val="00D660A0"/>
    <w:rsid w:val="00D661A5"/>
    <w:rsid w:val="00D6623D"/>
    <w:rsid w:val="00D66437"/>
    <w:rsid w:val="00D665E6"/>
    <w:rsid w:val="00D6682D"/>
    <w:rsid w:val="00D6690C"/>
    <w:rsid w:val="00D66BAD"/>
    <w:rsid w:val="00D66CD6"/>
    <w:rsid w:val="00D671C9"/>
    <w:rsid w:val="00D6749E"/>
    <w:rsid w:val="00D6749F"/>
    <w:rsid w:val="00D6761D"/>
    <w:rsid w:val="00D679A5"/>
    <w:rsid w:val="00D679E2"/>
    <w:rsid w:val="00D67BB8"/>
    <w:rsid w:val="00D67F51"/>
    <w:rsid w:val="00D67F7B"/>
    <w:rsid w:val="00D67F86"/>
    <w:rsid w:val="00D70046"/>
    <w:rsid w:val="00D701E5"/>
    <w:rsid w:val="00D70396"/>
    <w:rsid w:val="00D703F5"/>
    <w:rsid w:val="00D704F1"/>
    <w:rsid w:val="00D706E8"/>
    <w:rsid w:val="00D708C3"/>
    <w:rsid w:val="00D708E9"/>
    <w:rsid w:val="00D70938"/>
    <w:rsid w:val="00D71255"/>
    <w:rsid w:val="00D713C1"/>
    <w:rsid w:val="00D713EB"/>
    <w:rsid w:val="00D71428"/>
    <w:rsid w:val="00D71449"/>
    <w:rsid w:val="00D71697"/>
    <w:rsid w:val="00D71703"/>
    <w:rsid w:val="00D7175B"/>
    <w:rsid w:val="00D71A41"/>
    <w:rsid w:val="00D71C6F"/>
    <w:rsid w:val="00D71D47"/>
    <w:rsid w:val="00D71F1C"/>
    <w:rsid w:val="00D721CF"/>
    <w:rsid w:val="00D7229D"/>
    <w:rsid w:val="00D7232E"/>
    <w:rsid w:val="00D7232F"/>
    <w:rsid w:val="00D723BE"/>
    <w:rsid w:val="00D726C8"/>
    <w:rsid w:val="00D72BED"/>
    <w:rsid w:val="00D72FC4"/>
    <w:rsid w:val="00D7324C"/>
    <w:rsid w:val="00D73423"/>
    <w:rsid w:val="00D736E4"/>
    <w:rsid w:val="00D7375F"/>
    <w:rsid w:val="00D738DE"/>
    <w:rsid w:val="00D73984"/>
    <w:rsid w:val="00D73D2E"/>
    <w:rsid w:val="00D73E61"/>
    <w:rsid w:val="00D73EE5"/>
    <w:rsid w:val="00D741B5"/>
    <w:rsid w:val="00D742D3"/>
    <w:rsid w:val="00D7456B"/>
    <w:rsid w:val="00D749EE"/>
    <w:rsid w:val="00D74A33"/>
    <w:rsid w:val="00D74E6E"/>
    <w:rsid w:val="00D75039"/>
    <w:rsid w:val="00D750D6"/>
    <w:rsid w:val="00D751BA"/>
    <w:rsid w:val="00D75402"/>
    <w:rsid w:val="00D7568A"/>
    <w:rsid w:val="00D7568C"/>
    <w:rsid w:val="00D756FC"/>
    <w:rsid w:val="00D75732"/>
    <w:rsid w:val="00D76035"/>
    <w:rsid w:val="00D76143"/>
    <w:rsid w:val="00D762CF"/>
    <w:rsid w:val="00D76317"/>
    <w:rsid w:val="00D7653B"/>
    <w:rsid w:val="00D768F6"/>
    <w:rsid w:val="00D76A28"/>
    <w:rsid w:val="00D76D92"/>
    <w:rsid w:val="00D77092"/>
    <w:rsid w:val="00D772E3"/>
    <w:rsid w:val="00D775CB"/>
    <w:rsid w:val="00D779C5"/>
    <w:rsid w:val="00D77C31"/>
    <w:rsid w:val="00D77EAB"/>
    <w:rsid w:val="00D80096"/>
    <w:rsid w:val="00D80324"/>
    <w:rsid w:val="00D80408"/>
    <w:rsid w:val="00D80638"/>
    <w:rsid w:val="00D80668"/>
    <w:rsid w:val="00D80893"/>
    <w:rsid w:val="00D80CCB"/>
    <w:rsid w:val="00D80FCC"/>
    <w:rsid w:val="00D81161"/>
    <w:rsid w:val="00D811A1"/>
    <w:rsid w:val="00D813D6"/>
    <w:rsid w:val="00D81444"/>
    <w:rsid w:val="00D8183A"/>
    <w:rsid w:val="00D81A2A"/>
    <w:rsid w:val="00D81C18"/>
    <w:rsid w:val="00D81E78"/>
    <w:rsid w:val="00D81F95"/>
    <w:rsid w:val="00D82116"/>
    <w:rsid w:val="00D82159"/>
    <w:rsid w:val="00D82181"/>
    <w:rsid w:val="00D82297"/>
    <w:rsid w:val="00D8236C"/>
    <w:rsid w:val="00D8241E"/>
    <w:rsid w:val="00D8274D"/>
    <w:rsid w:val="00D827DB"/>
    <w:rsid w:val="00D82881"/>
    <w:rsid w:val="00D8288B"/>
    <w:rsid w:val="00D828D8"/>
    <w:rsid w:val="00D8297A"/>
    <w:rsid w:val="00D82A37"/>
    <w:rsid w:val="00D82BDE"/>
    <w:rsid w:val="00D82DAD"/>
    <w:rsid w:val="00D82DE1"/>
    <w:rsid w:val="00D82E44"/>
    <w:rsid w:val="00D82EBF"/>
    <w:rsid w:val="00D836BC"/>
    <w:rsid w:val="00D83B39"/>
    <w:rsid w:val="00D83B8E"/>
    <w:rsid w:val="00D840B1"/>
    <w:rsid w:val="00D8414E"/>
    <w:rsid w:val="00D842A7"/>
    <w:rsid w:val="00D844FD"/>
    <w:rsid w:val="00D84532"/>
    <w:rsid w:val="00D845D8"/>
    <w:rsid w:val="00D84B37"/>
    <w:rsid w:val="00D84CAF"/>
    <w:rsid w:val="00D84D3E"/>
    <w:rsid w:val="00D84D57"/>
    <w:rsid w:val="00D84E05"/>
    <w:rsid w:val="00D851E5"/>
    <w:rsid w:val="00D85205"/>
    <w:rsid w:val="00D852AE"/>
    <w:rsid w:val="00D852D0"/>
    <w:rsid w:val="00D8547F"/>
    <w:rsid w:val="00D854B3"/>
    <w:rsid w:val="00D85506"/>
    <w:rsid w:val="00D8574F"/>
    <w:rsid w:val="00D857EF"/>
    <w:rsid w:val="00D85B2B"/>
    <w:rsid w:val="00D85CEC"/>
    <w:rsid w:val="00D86044"/>
    <w:rsid w:val="00D86079"/>
    <w:rsid w:val="00D861F5"/>
    <w:rsid w:val="00D863EB"/>
    <w:rsid w:val="00D863F7"/>
    <w:rsid w:val="00D86462"/>
    <w:rsid w:val="00D86540"/>
    <w:rsid w:val="00D867E0"/>
    <w:rsid w:val="00D86B70"/>
    <w:rsid w:val="00D86C86"/>
    <w:rsid w:val="00D86CF2"/>
    <w:rsid w:val="00D86DAB"/>
    <w:rsid w:val="00D86E3E"/>
    <w:rsid w:val="00D870AA"/>
    <w:rsid w:val="00D8719E"/>
    <w:rsid w:val="00D876F7"/>
    <w:rsid w:val="00D87834"/>
    <w:rsid w:val="00D87BE8"/>
    <w:rsid w:val="00D87F77"/>
    <w:rsid w:val="00D9011B"/>
    <w:rsid w:val="00D902B7"/>
    <w:rsid w:val="00D902CA"/>
    <w:rsid w:val="00D9047E"/>
    <w:rsid w:val="00D905C2"/>
    <w:rsid w:val="00D9092E"/>
    <w:rsid w:val="00D90B2B"/>
    <w:rsid w:val="00D90B4F"/>
    <w:rsid w:val="00D90B78"/>
    <w:rsid w:val="00D91391"/>
    <w:rsid w:val="00D917ED"/>
    <w:rsid w:val="00D919B3"/>
    <w:rsid w:val="00D91DAC"/>
    <w:rsid w:val="00D91E8E"/>
    <w:rsid w:val="00D91F29"/>
    <w:rsid w:val="00D91F45"/>
    <w:rsid w:val="00D91FFF"/>
    <w:rsid w:val="00D9232A"/>
    <w:rsid w:val="00D923BF"/>
    <w:rsid w:val="00D924AE"/>
    <w:rsid w:val="00D924F6"/>
    <w:rsid w:val="00D9261F"/>
    <w:rsid w:val="00D92693"/>
    <w:rsid w:val="00D92729"/>
    <w:rsid w:val="00D927BD"/>
    <w:rsid w:val="00D92802"/>
    <w:rsid w:val="00D9281C"/>
    <w:rsid w:val="00D92888"/>
    <w:rsid w:val="00D92889"/>
    <w:rsid w:val="00D928D6"/>
    <w:rsid w:val="00D928E4"/>
    <w:rsid w:val="00D92954"/>
    <w:rsid w:val="00D929F9"/>
    <w:rsid w:val="00D92D05"/>
    <w:rsid w:val="00D92D48"/>
    <w:rsid w:val="00D92FF7"/>
    <w:rsid w:val="00D93421"/>
    <w:rsid w:val="00D934CA"/>
    <w:rsid w:val="00D93658"/>
    <w:rsid w:val="00D93752"/>
    <w:rsid w:val="00D93A7C"/>
    <w:rsid w:val="00D93CBD"/>
    <w:rsid w:val="00D9407D"/>
    <w:rsid w:val="00D940E6"/>
    <w:rsid w:val="00D94377"/>
    <w:rsid w:val="00D945C2"/>
    <w:rsid w:val="00D9469C"/>
    <w:rsid w:val="00D94B5B"/>
    <w:rsid w:val="00D94BC7"/>
    <w:rsid w:val="00D94FBE"/>
    <w:rsid w:val="00D94FE6"/>
    <w:rsid w:val="00D95170"/>
    <w:rsid w:val="00D95519"/>
    <w:rsid w:val="00D956A3"/>
    <w:rsid w:val="00D9584E"/>
    <w:rsid w:val="00D95E1D"/>
    <w:rsid w:val="00D96459"/>
    <w:rsid w:val="00D96B2A"/>
    <w:rsid w:val="00D96F7A"/>
    <w:rsid w:val="00D970D2"/>
    <w:rsid w:val="00D97288"/>
    <w:rsid w:val="00D97369"/>
    <w:rsid w:val="00D973DB"/>
    <w:rsid w:val="00D97587"/>
    <w:rsid w:val="00D9759D"/>
    <w:rsid w:val="00D97677"/>
    <w:rsid w:val="00D97ADA"/>
    <w:rsid w:val="00D97BD1"/>
    <w:rsid w:val="00D97C1A"/>
    <w:rsid w:val="00D97E1C"/>
    <w:rsid w:val="00DA028F"/>
    <w:rsid w:val="00DA046C"/>
    <w:rsid w:val="00DA0770"/>
    <w:rsid w:val="00DA077F"/>
    <w:rsid w:val="00DA081C"/>
    <w:rsid w:val="00DA0879"/>
    <w:rsid w:val="00DA09EA"/>
    <w:rsid w:val="00DA0AC4"/>
    <w:rsid w:val="00DA0AC7"/>
    <w:rsid w:val="00DA0C3C"/>
    <w:rsid w:val="00DA0D5A"/>
    <w:rsid w:val="00DA0D91"/>
    <w:rsid w:val="00DA0E27"/>
    <w:rsid w:val="00DA10AA"/>
    <w:rsid w:val="00DA126A"/>
    <w:rsid w:val="00DA1488"/>
    <w:rsid w:val="00DA154B"/>
    <w:rsid w:val="00DA155D"/>
    <w:rsid w:val="00DA1592"/>
    <w:rsid w:val="00DA18E7"/>
    <w:rsid w:val="00DA1933"/>
    <w:rsid w:val="00DA1C7D"/>
    <w:rsid w:val="00DA1E81"/>
    <w:rsid w:val="00DA2006"/>
    <w:rsid w:val="00DA21D2"/>
    <w:rsid w:val="00DA228F"/>
    <w:rsid w:val="00DA25B9"/>
    <w:rsid w:val="00DA26CD"/>
    <w:rsid w:val="00DA2A7E"/>
    <w:rsid w:val="00DA2A94"/>
    <w:rsid w:val="00DA2B4B"/>
    <w:rsid w:val="00DA2BF7"/>
    <w:rsid w:val="00DA3076"/>
    <w:rsid w:val="00DA309B"/>
    <w:rsid w:val="00DA3112"/>
    <w:rsid w:val="00DA332A"/>
    <w:rsid w:val="00DA3331"/>
    <w:rsid w:val="00DA33AF"/>
    <w:rsid w:val="00DA33B3"/>
    <w:rsid w:val="00DA33FD"/>
    <w:rsid w:val="00DA352A"/>
    <w:rsid w:val="00DA36C6"/>
    <w:rsid w:val="00DA383E"/>
    <w:rsid w:val="00DA3E00"/>
    <w:rsid w:val="00DA3E0F"/>
    <w:rsid w:val="00DA430B"/>
    <w:rsid w:val="00DA478E"/>
    <w:rsid w:val="00DA48B5"/>
    <w:rsid w:val="00DA4DB0"/>
    <w:rsid w:val="00DA4FE3"/>
    <w:rsid w:val="00DA5511"/>
    <w:rsid w:val="00DA5596"/>
    <w:rsid w:val="00DA589E"/>
    <w:rsid w:val="00DA5971"/>
    <w:rsid w:val="00DA5A4D"/>
    <w:rsid w:val="00DA5D6C"/>
    <w:rsid w:val="00DA5E68"/>
    <w:rsid w:val="00DA6002"/>
    <w:rsid w:val="00DA60ED"/>
    <w:rsid w:val="00DA62FE"/>
    <w:rsid w:val="00DA682F"/>
    <w:rsid w:val="00DA6AFD"/>
    <w:rsid w:val="00DA6CFB"/>
    <w:rsid w:val="00DA6EE4"/>
    <w:rsid w:val="00DA6EFD"/>
    <w:rsid w:val="00DA6FCA"/>
    <w:rsid w:val="00DA6FD5"/>
    <w:rsid w:val="00DA7098"/>
    <w:rsid w:val="00DA72B6"/>
    <w:rsid w:val="00DA78B9"/>
    <w:rsid w:val="00DA78FA"/>
    <w:rsid w:val="00DA79C5"/>
    <w:rsid w:val="00DA7CD6"/>
    <w:rsid w:val="00DA7D16"/>
    <w:rsid w:val="00DA7DA6"/>
    <w:rsid w:val="00DA7ED5"/>
    <w:rsid w:val="00DB00BD"/>
    <w:rsid w:val="00DB0338"/>
    <w:rsid w:val="00DB0565"/>
    <w:rsid w:val="00DB067F"/>
    <w:rsid w:val="00DB06F8"/>
    <w:rsid w:val="00DB075F"/>
    <w:rsid w:val="00DB08B3"/>
    <w:rsid w:val="00DB0B47"/>
    <w:rsid w:val="00DB0F02"/>
    <w:rsid w:val="00DB0FA1"/>
    <w:rsid w:val="00DB1079"/>
    <w:rsid w:val="00DB12C0"/>
    <w:rsid w:val="00DB189B"/>
    <w:rsid w:val="00DB1932"/>
    <w:rsid w:val="00DB1933"/>
    <w:rsid w:val="00DB19D5"/>
    <w:rsid w:val="00DB1C71"/>
    <w:rsid w:val="00DB2078"/>
    <w:rsid w:val="00DB21EA"/>
    <w:rsid w:val="00DB23EA"/>
    <w:rsid w:val="00DB29D2"/>
    <w:rsid w:val="00DB2ADC"/>
    <w:rsid w:val="00DB2B4E"/>
    <w:rsid w:val="00DB2E8D"/>
    <w:rsid w:val="00DB300D"/>
    <w:rsid w:val="00DB34BE"/>
    <w:rsid w:val="00DB373F"/>
    <w:rsid w:val="00DB3974"/>
    <w:rsid w:val="00DB3EA6"/>
    <w:rsid w:val="00DB3ED0"/>
    <w:rsid w:val="00DB3EF5"/>
    <w:rsid w:val="00DB407F"/>
    <w:rsid w:val="00DB418C"/>
    <w:rsid w:val="00DB42DE"/>
    <w:rsid w:val="00DB4364"/>
    <w:rsid w:val="00DB4791"/>
    <w:rsid w:val="00DB5192"/>
    <w:rsid w:val="00DB5233"/>
    <w:rsid w:val="00DB55E6"/>
    <w:rsid w:val="00DB5967"/>
    <w:rsid w:val="00DB5A25"/>
    <w:rsid w:val="00DB5AD0"/>
    <w:rsid w:val="00DB5BDC"/>
    <w:rsid w:val="00DB5C9A"/>
    <w:rsid w:val="00DB64AC"/>
    <w:rsid w:val="00DB653F"/>
    <w:rsid w:val="00DB672D"/>
    <w:rsid w:val="00DB6A11"/>
    <w:rsid w:val="00DB6E09"/>
    <w:rsid w:val="00DB6E78"/>
    <w:rsid w:val="00DB6F4F"/>
    <w:rsid w:val="00DB71FD"/>
    <w:rsid w:val="00DB725B"/>
    <w:rsid w:val="00DB758A"/>
    <w:rsid w:val="00DB75CA"/>
    <w:rsid w:val="00DB7665"/>
    <w:rsid w:val="00DB773A"/>
    <w:rsid w:val="00DB7B26"/>
    <w:rsid w:val="00DB7C10"/>
    <w:rsid w:val="00DB7D8C"/>
    <w:rsid w:val="00DB7F5D"/>
    <w:rsid w:val="00DC0036"/>
    <w:rsid w:val="00DC040B"/>
    <w:rsid w:val="00DC0547"/>
    <w:rsid w:val="00DC0634"/>
    <w:rsid w:val="00DC0639"/>
    <w:rsid w:val="00DC09FE"/>
    <w:rsid w:val="00DC0BE4"/>
    <w:rsid w:val="00DC0E55"/>
    <w:rsid w:val="00DC131F"/>
    <w:rsid w:val="00DC14D8"/>
    <w:rsid w:val="00DC16A9"/>
    <w:rsid w:val="00DC1AE7"/>
    <w:rsid w:val="00DC1D64"/>
    <w:rsid w:val="00DC1E14"/>
    <w:rsid w:val="00DC1E5A"/>
    <w:rsid w:val="00DC1ED1"/>
    <w:rsid w:val="00DC200A"/>
    <w:rsid w:val="00DC2125"/>
    <w:rsid w:val="00DC2271"/>
    <w:rsid w:val="00DC2769"/>
    <w:rsid w:val="00DC290E"/>
    <w:rsid w:val="00DC2989"/>
    <w:rsid w:val="00DC29F9"/>
    <w:rsid w:val="00DC2D30"/>
    <w:rsid w:val="00DC2E50"/>
    <w:rsid w:val="00DC3167"/>
    <w:rsid w:val="00DC33C8"/>
    <w:rsid w:val="00DC35DD"/>
    <w:rsid w:val="00DC36B3"/>
    <w:rsid w:val="00DC36BD"/>
    <w:rsid w:val="00DC3704"/>
    <w:rsid w:val="00DC379C"/>
    <w:rsid w:val="00DC3F06"/>
    <w:rsid w:val="00DC408F"/>
    <w:rsid w:val="00DC41E0"/>
    <w:rsid w:val="00DC4288"/>
    <w:rsid w:val="00DC441A"/>
    <w:rsid w:val="00DC46A8"/>
    <w:rsid w:val="00DC4871"/>
    <w:rsid w:val="00DC48A0"/>
    <w:rsid w:val="00DC48E0"/>
    <w:rsid w:val="00DC4B6A"/>
    <w:rsid w:val="00DC4F31"/>
    <w:rsid w:val="00DC5036"/>
    <w:rsid w:val="00DC5174"/>
    <w:rsid w:val="00DC5214"/>
    <w:rsid w:val="00DC52A5"/>
    <w:rsid w:val="00DC538D"/>
    <w:rsid w:val="00DC5393"/>
    <w:rsid w:val="00DC55B3"/>
    <w:rsid w:val="00DC5818"/>
    <w:rsid w:val="00DC59E8"/>
    <w:rsid w:val="00DC5C8D"/>
    <w:rsid w:val="00DC5CD7"/>
    <w:rsid w:val="00DC5EA7"/>
    <w:rsid w:val="00DC5F07"/>
    <w:rsid w:val="00DC653B"/>
    <w:rsid w:val="00DC65AC"/>
    <w:rsid w:val="00DC6653"/>
    <w:rsid w:val="00DC677F"/>
    <w:rsid w:val="00DC6B8B"/>
    <w:rsid w:val="00DC6C29"/>
    <w:rsid w:val="00DC70FD"/>
    <w:rsid w:val="00DC72BE"/>
    <w:rsid w:val="00DC72DA"/>
    <w:rsid w:val="00DC73C6"/>
    <w:rsid w:val="00DC7432"/>
    <w:rsid w:val="00DC7433"/>
    <w:rsid w:val="00DC74E7"/>
    <w:rsid w:val="00DC7599"/>
    <w:rsid w:val="00DC7A34"/>
    <w:rsid w:val="00DC7A93"/>
    <w:rsid w:val="00DC7BFF"/>
    <w:rsid w:val="00DD00B0"/>
    <w:rsid w:val="00DD00C7"/>
    <w:rsid w:val="00DD0146"/>
    <w:rsid w:val="00DD0381"/>
    <w:rsid w:val="00DD0589"/>
    <w:rsid w:val="00DD09BE"/>
    <w:rsid w:val="00DD0D76"/>
    <w:rsid w:val="00DD0EA0"/>
    <w:rsid w:val="00DD0F0A"/>
    <w:rsid w:val="00DD10B1"/>
    <w:rsid w:val="00DD10D2"/>
    <w:rsid w:val="00DD126C"/>
    <w:rsid w:val="00DD1591"/>
    <w:rsid w:val="00DD1774"/>
    <w:rsid w:val="00DD1787"/>
    <w:rsid w:val="00DD17E9"/>
    <w:rsid w:val="00DD1A55"/>
    <w:rsid w:val="00DD1F19"/>
    <w:rsid w:val="00DD1F38"/>
    <w:rsid w:val="00DD1F99"/>
    <w:rsid w:val="00DD1FFC"/>
    <w:rsid w:val="00DD22F0"/>
    <w:rsid w:val="00DD2519"/>
    <w:rsid w:val="00DD258D"/>
    <w:rsid w:val="00DD28DC"/>
    <w:rsid w:val="00DD293D"/>
    <w:rsid w:val="00DD298C"/>
    <w:rsid w:val="00DD299A"/>
    <w:rsid w:val="00DD2A48"/>
    <w:rsid w:val="00DD2AA7"/>
    <w:rsid w:val="00DD2BE3"/>
    <w:rsid w:val="00DD2DAF"/>
    <w:rsid w:val="00DD2F4F"/>
    <w:rsid w:val="00DD2F60"/>
    <w:rsid w:val="00DD31B8"/>
    <w:rsid w:val="00DD31CA"/>
    <w:rsid w:val="00DD33A3"/>
    <w:rsid w:val="00DD34DE"/>
    <w:rsid w:val="00DD36C5"/>
    <w:rsid w:val="00DD389C"/>
    <w:rsid w:val="00DD39DD"/>
    <w:rsid w:val="00DD3B81"/>
    <w:rsid w:val="00DD3ECC"/>
    <w:rsid w:val="00DD421C"/>
    <w:rsid w:val="00DD437D"/>
    <w:rsid w:val="00DD44C6"/>
    <w:rsid w:val="00DD45A2"/>
    <w:rsid w:val="00DD48CC"/>
    <w:rsid w:val="00DD4985"/>
    <w:rsid w:val="00DD4B34"/>
    <w:rsid w:val="00DD4D5E"/>
    <w:rsid w:val="00DD4EB6"/>
    <w:rsid w:val="00DD4EE9"/>
    <w:rsid w:val="00DD500B"/>
    <w:rsid w:val="00DD55EF"/>
    <w:rsid w:val="00DD5708"/>
    <w:rsid w:val="00DD59CF"/>
    <w:rsid w:val="00DD5D15"/>
    <w:rsid w:val="00DD60C4"/>
    <w:rsid w:val="00DD627A"/>
    <w:rsid w:val="00DD62D1"/>
    <w:rsid w:val="00DD62E4"/>
    <w:rsid w:val="00DD62EB"/>
    <w:rsid w:val="00DD63C7"/>
    <w:rsid w:val="00DD648B"/>
    <w:rsid w:val="00DD6899"/>
    <w:rsid w:val="00DD6BF5"/>
    <w:rsid w:val="00DD6C14"/>
    <w:rsid w:val="00DD6D1F"/>
    <w:rsid w:val="00DD6D76"/>
    <w:rsid w:val="00DD6E5B"/>
    <w:rsid w:val="00DD6E6A"/>
    <w:rsid w:val="00DD6EF7"/>
    <w:rsid w:val="00DD6FAE"/>
    <w:rsid w:val="00DD7464"/>
    <w:rsid w:val="00DD7995"/>
    <w:rsid w:val="00DD7BF8"/>
    <w:rsid w:val="00DD7C8D"/>
    <w:rsid w:val="00DD7D4F"/>
    <w:rsid w:val="00DD7F64"/>
    <w:rsid w:val="00DE0208"/>
    <w:rsid w:val="00DE046A"/>
    <w:rsid w:val="00DE04F1"/>
    <w:rsid w:val="00DE0577"/>
    <w:rsid w:val="00DE0604"/>
    <w:rsid w:val="00DE07A8"/>
    <w:rsid w:val="00DE0B04"/>
    <w:rsid w:val="00DE0CDF"/>
    <w:rsid w:val="00DE0E2B"/>
    <w:rsid w:val="00DE0FA6"/>
    <w:rsid w:val="00DE0FBB"/>
    <w:rsid w:val="00DE125B"/>
    <w:rsid w:val="00DE18E5"/>
    <w:rsid w:val="00DE19AD"/>
    <w:rsid w:val="00DE227B"/>
    <w:rsid w:val="00DE235C"/>
    <w:rsid w:val="00DE273B"/>
    <w:rsid w:val="00DE2891"/>
    <w:rsid w:val="00DE2911"/>
    <w:rsid w:val="00DE2A4B"/>
    <w:rsid w:val="00DE2E84"/>
    <w:rsid w:val="00DE2F50"/>
    <w:rsid w:val="00DE32CE"/>
    <w:rsid w:val="00DE3345"/>
    <w:rsid w:val="00DE346F"/>
    <w:rsid w:val="00DE351E"/>
    <w:rsid w:val="00DE354A"/>
    <w:rsid w:val="00DE38F9"/>
    <w:rsid w:val="00DE3B07"/>
    <w:rsid w:val="00DE3B64"/>
    <w:rsid w:val="00DE3CD1"/>
    <w:rsid w:val="00DE3D08"/>
    <w:rsid w:val="00DE3F26"/>
    <w:rsid w:val="00DE42CC"/>
    <w:rsid w:val="00DE4467"/>
    <w:rsid w:val="00DE467D"/>
    <w:rsid w:val="00DE48BC"/>
    <w:rsid w:val="00DE4911"/>
    <w:rsid w:val="00DE4963"/>
    <w:rsid w:val="00DE49E9"/>
    <w:rsid w:val="00DE4AD6"/>
    <w:rsid w:val="00DE4C7E"/>
    <w:rsid w:val="00DE4DFB"/>
    <w:rsid w:val="00DE5029"/>
    <w:rsid w:val="00DE5096"/>
    <w:rsid w:val="00DE5126"/>
    <w:rsid w:val="00DE53EE"/>
    <w:rsid w:val="00DE55D2"/>
    <w:rsid w:val="00DE565E"/>
    <w:rsid w:val="00DE5A00"/>
    <w:rsid w:val="00DE5C0E"/>
    <w:rsid w:val="00DE5C23"/>
    <w:rsid w:val="00DE5F27"/>
    <w:rsid w:val="00DE6348"/>
    <w:rsid w:val="00DE68D5"/>
    <w:rsid w:val="00DE6AA2"/>
    <w:rsid w:val="00DE6DCA"/>
    <w:rsid w:val="00DE6F26"/>
    <w:rsid w:val="00DE7284"/>
    <w:rsid w:val="00DE7359"/>
    <w:rsid w:val="00DE735B"/>
    <w:rsid w:val="00DE73DC"/>
    <w:rsid w:val="00DE7517"/>
    <w:rsid w:val="00DE7713"/>
    <w:rsid w:val="00DE774E"/>
    <w:rsid w:val="00DE78EF"/>
    <w:rsid w:val="00DE7A46"/>
    <w:rsid w:val="00DE7CF6"/>
    <w:rsid w:val="00DE7DFC"/>
    <w:rsid w:val="00DF0086"/>
    <w:rsid w:val="00DF00DC"/>
    <w:rsid w:val="00DF0408"/>
    <w:rsid w:val="00DF0453"/>
    <w:rsid w:val="00DF0494"/>
    <w:rsid w:val="00DF06B2"/>
    <w:rsid w:val="00DF07EB"/>
    <w:rsid w:val="00DF0C43"/>
    <w:rsid w:val="00DF0D0C"/>
    <w:rsid w:val="00DF120F"/>
    <w:rsid w:val="00DF13A4"/>
    <w:rsid w:val="00DF178B"/>
    <w:rsid w:val="00DF1813"/>
    <w:rsid w:val="00DF1841"/>
    <w:rsid w:val="00DF1B32"/>
    <w:rsid w:val="00DF1BC1"/>
    <w:rsid w:val="00DF1E30"/>
    <w:rsid w:val="00DF1F73"/>
    <w:rsid w:val="00DF2484"/>
    <w:rsid w:val="00DF259A"/>
    <w:rsid w:val="00DF2617"/>
    <w:rsid w:val="00DF2AFD"/>
    <w:rsid w:val="00DF2C34"/>
    <w:rsid w:val="00DF2D6F"/>
    <w:rsid w:val="00DF30EA"/>
    <w:rsid w:val="00DF316A"/>
    <w:rsid w:val="00DF3403"/>
    <w:rsid w:val="00DF35C0"/>
    <w:rsid w:val="00DF3643"/>
    <w:rsid w:val="00DF38F7"/>
    <w:rsid w:val="00DF3992"/>
    <w:rsid w:val="00DF3D43"/>
    <w:rsid w:val="00DF3DF1"/>
    <w:rsid w:val="00DF3F68"/>
    <w:rsid w:val="00DF40C8"/>
    <w:rsid w:val="00DF415B"/>
    <w:rsid w:val="00DF44EA"/>
    <w:rsid w:val="00DF471C"/>
    <w:rsid w:val="00DF4833"/>
    <w:rsid w:val="00DF486C"/>
    <w:rsid w:val="00DF4928"/>
    <w:rsid w:val="00DF4D57"/>
    <w:rsid w:val="00DF4D6F"/>
    <w:rsid w:val="00DF5329"/>
    <w:rsid w:val="00DF54BF"/>
    <w:rsid w:val="00DF5541"/>
    <w:rsid w:val="00DF558E"/>
    <w:rsid w:val="00DF55FC"/>
    <w:rsid w:val="00DF5874"/>
    <w:rsid w:val="00DF5A26"/>
    <w:rsid w:val="00DF5A2C"/>
    <w:rsid w:val="00DF5A71"/>
    <w:rsid w:val="00DF5A94"/>
    <w:rsid w:val="00DF5AF9"/>
    <w:rsid w:val="00DF5C23"/>
    <w:rsid w:val="00DF5CD9"/>
    <w:rsid w:val="00DF5D0B"/>
    <w:rsid w:val="00DF5E8E"/>
    <w:rsid w:val="00DF60A3"/>
    <w:rsid w:val="00DF6280"/>
    <w:rsid w:val="00DF62F9"/>
    <w:rsid w:val="00DF6335"/>
    <w:rsid w:val="00DF650F"/>
    <w:rsid w:val="00DF652F"/>
    <w:rsid w:val="00DF65F2"/>
    <w:rsid w:val="00DF66D6"/>
    <w:rsid w:val="00DF67DF"/>
    <w:rsid w:val="00DF69B8"/>
    <w:rsid w:val="00DF6ACE"/>
    <w:rsid w:val="00DF6C9F"/>
    <w:rsid w:val="00DF6D18"/>
    <w:rsid w:val="00DF6E9B"/>
    <w:rsid w:val="00DF6EFE"/>
    <w:rsid w:val="00DF6FE8"/>
    <w:rsid w:val="00DF7399"/>
    <w:rsid w:val="00DF7588"/>
    <w:rsid w:val="00DF799C"/>
    <w:rsid w:val="00DF7A03"/>
    <w:rsid w:val="00DF7B27"/>
    <w:rsid w:val="00DF7EF0"/>
    <w:rsid w:val="00E00B39"/>
    <w:rsid w:val="00E01162"/>
    <w:rsid w:val="00E013D9"/>
    <w:rsid w:val="00E01520"/>
    <w:rsid w:val="00E01810"/>
    <w:rsid w:val="00E01A47"/>
    <w:rsid w:val="00E01A7A"/>
    <w:rsid w:val="00E01C0F"/>
    <w:rsid w:val="00E01E91"/>
    <w:rsid w:val="00E02023"/>
    <w:rsid w:val="00E0204D"/>
    <w:rsid w:val="00E020F9"/>
    <w:rsid w:val="00E023BB"/>
    <w:rsid w:val="00E02436"/>
    <w:rsid w:val="00E02698"/>
    <w:rsid w:val="00E02817"/>
    <w:rsid w:val="00E02A89"/>
    <w:rsid w:val="00E02AB2"/>
    <w:rsid w:val="00E02E95"/>
    <w:rsid w:val="00E0322E"/>
    <w:rsid w:val="00E0389F"/>
    <w:rsid w:val="00E03955"/>
    <w:rsid w:val="00E03B24"/>
    <w:rsid w:val="00E03BF3"/>
    <w:rsid w:val="00E03BF7"/>
    <w:rsid w:val="00E03FE5"/>
    <w:rsid w:val="00E0415B"/>
    <w:rsid w:val="00E043FF"/>
    <w:rsid w:val="00E04417"/>
    <w:rsid w:val="00E044A0"/>
    <w:rsid w:val="00E049CD"/>
    <w:rsid w:val="00E049EF"/>
    <w:rsid w:val="00E04C11"/>
    <w:rsid w:val="00E04E09"/>
    <w:rsid w:val="00E05025"/>
    <w:rsid w:val="00E0526C"/>
    <w:rsid w:val="00E05353"/>
    <w:rsid w:val="00E05CEB"/>
    <w:rsid w:val="00E066F0"/>
    <w:rsid w:val="00E06CA2"/>
    <w:rsid w:val="00E06DED"/>
    <w:rsid w:val="00E06E8F"/>
    <w:rsid w:val="00E06FC3"/>
    <w:rsid w:val="00E073E4"/>
    <w:rsid w:val="00E07834"/>
    <w:rsid w:val="00E1007D"/>
    <w:rsid w:val="00E1029B"/>
    <w:rsid w:val="00E10392"/>
    <w:rsid w:val="00E105B1"/>
    <w:rsid w:val="00E10619"/>
    <w:rsid w:val="00E10764"/>
    <w:rsid w:val="00E10AD3"/>
    <w:rsid w:val="00E10E64"/>
    <w:rsid w:val="00E10E9D"/>
    <w:rsid w:val="00E11089"/>
    <w:rsid w:val="00E111DD"/>
    <w:rsid w:val="00E11303"/>
    <w:rsid w:val="00E113B5"/>
    <w:rsid w:val="00E11702"/>
    <w:rsid w:val="00E11909"/>
    <w:rsid w:val="00E11A08"/>
    <w:rsid w:val="00E11A27"/>
    <w:rsid w:val="00E11B2B"/>
    <w:rsid w:val="00E11C96"/>
    <w:rsid w:val="00E11DDF"/>
    <w:rsid w:val="00E1205D"/>
    <w:rsid w:val="00E12203"/>
    <w:rsid w:val="00E123BE"/>
    <w:rsid w:val="00E12548"/>
    <w:rsid w:val="00E126BC"/>
    <w:rsid w:val="00E1270E"/>
    <w:rsid w:val="00E12717"/>
    <w:rsid w:val="00E1271F"/>
    <w:rsid w:val="00E1280C"/>
    <w:rsid w:val="00E12921"/>
    <w:rsid w:val="00E12AE0"/>
    <w:rsid w:val="00E12D06"/>
    <w:rsid w:val="00E13331"/>
    <w:rsid w:val="00E139AE"/>
    <w:rsid w:val="00E139B0"/>
    <w:rsid w:val="00E13A5C"/>
    <w:rsid w:val="00E13F57"/>
    <w:rsid w:val="00E1416D"/>
    <w:rsid w:val="00E14246"/>
    <w:rsid w:val="00E1448B"/>
    <w:rsid w:val="00E145B2"/>
    <w:rsid w:val="00E1464D"/>
    <w:rsid w:val="00E14829"/>
    <w:rsid w:val="00E14B4F"/>
    <w:rsid w:val="00E14C2C"/>
    <w:rsid w:val="00E15099"/>
    <w:rsid w:val="00E151CB"/>
    <w:rsid w:val="00E1523B"/>
    <w:rsid w:val="00E15244"/>
    <w:rsid w:val="00E1546C"/>
    <w:rsid w:val="00E1556A"/>
    <w:rsid w:val="00E1559D"/>
    <w:rsid w:val="00E15604"/>
    <w:rsid w:val="00E15692"/>
    <w:rsid w:val="00E15893"/>
    <w:rsid w:val="00E15B9A"/>
    <w:rsid w:val="00E15D45"/>
    <w:rsid w:val="00E1628C"/>
    <w:rsid w:val="00E1641E"/>
    <w:rsid w:val="00E1676E"/>
    <w:rsid w:val="00E167AE"/>
    <w:rsid w:val="00E16B8E"/>
    <w:rsid w:val="00E17111"/>
    <w:rsid w:val="00E17A02"/>
    <w:rsid w:val="00E17D9F"/>
    <w:rsid w:val="00E17F6F"/>
    <w:rsid w:val="00E17FBC"/>
    <w:rsid w:val="00E20123"/>
    <w:rsid w:val="00E20251"/>
    <w:rsid w:val="00E20668"/>
    <w:rsid w:val="00E206A8"/>
    <w:rsid w:val="00E20CBB"/>
    <w:rsid w:val="00E20E79"/>
    <w:rsid w:val="00E2103A"/>
    <w:rsid w:val="00E211E7"/>
    <w:rsid w:val="00E21241"/>
    <w:rsid w:val="00E2143F"/>
    <w:rsid w:val="00E21563"/>
    <w:rsid w:val="00E219ED"/>
    <w:rsid w:val="00E21B45"/>
    <w:rsid w:val="00E21B6D"/>
    <w:rsid w:val="00E21D70"/>
    <w:rsid w:val="00E21DDC"/>
    <w:rsid w:val="00E21E06"/>
    <w:rsid w:val="00E21E9C"/>
    <w:rsid w:val="00E21FF4"/>
    <w:rsid w:val="00E2202C"/>
    <w:rsid w:val="00E22121"/>
    <w:rsid w:val="00E221A0"/>
    <w:rsid w:val="00E2252C"/>
    <w:rsid w:val="00E22728"/>
    <w:rsid w:val="00E22977"/>
    <w:rsid w:val="00E22AB4"/>
    <w:rsid w:val="00E22C46"/>
    <w:rsid w:val="00E22D8D"/>
    <w:rsid w:val="00E2354D"/>
    <w:rsid w:val="00E236FA"/>
    <w:rsid w:val="00E23744"/>
    <w:rsid w:val="00E23B2E"/>
    <w:rsid w:val="00E23FCA"/>
    <w:rsid w:val="00E24085"/>
    <w:rsid w:val="00E242BD"/>
    <w:rsid w:val="00E2438D"/>
    <w:rsid w:val="00E24858"/>
    <w:rsid w:val="00E2486D"/>
    <w:rsid w:val="00E2487D"/>
    <w:rsid w:val="00E2495E"/>
    <w:rsid w:val="00E24AE6"/>
    <w:rsid w:val="00E250B7"/>
    <w:rsid w:val="00E2515B"/>
    <w:rsid w:val="00E2520C"/>
    <w:rsid w:val="00E252E1"/>
    <w:rsid w:val="00E252E8"/>
    <w:rsid w:val="00E25402"/>
    <w:rsid w:val="00E254CF"/>
    <w:rsid w:val="00E25505"/>
    <w:rsid w:val="00E25A6F"/>
    <w:rsid w:val="00E25C1B"/>
    <w:rsid w:val="00E25CB3"/>
    <w:rsid w:val="00E25CE8"/>
    <w:rsid w:val="00E25EDB"/>
    <w:rsid w:val="00E25EF2"/>
    <w:rsid w:val="00E26687"/>
    <w:rsid w:val="00E26A3E"/>
    <w:rsid w:val="00E26AF0"/>
    <w:rsid w:val="00E27137"/>
    <w:rsid w:val="00E272B6"/>
    <w:rsid w:val="00E274A9"/>
    <w:rsid w:val="00E274EB"/>
    <w:rsid w:val="00E27546"/>
    <w:rsid w:val="00E276DC"/>
    <w:rsid w:val="00E276EF"/>
    <w:rsid w:val="00E279A4"/>
    <w:rsid w:val="00E27C54"/>
    <w:rsid w:val="00E27F9B"/>
    <w:rsid w:val="00E3014C"/>
    <w:rsid w:val="00E30234"/>
    <w:rsid w:val="00E30272"/>
    <w:rsid w:val="00E3054B"/>
    <w:rsid w:val="00E30660"/>
    <w:rsid w:val="00E30848"/>
    <w:rsid w:val="00E308C7"/>
    <w:rsid w:val="00E309FA"/>
    <w:rsid w:val="00E30A0C"/>
    <w:rsid w:val="00E30BB7"/>
    <w:rsid w:val="00E30C47"/>
    <w:rsid w:val="00E30ED3"/>
    <w:rsid w:val="00E31138"/>
    <w:rsid w:val="00E3153D"/>
    <w:rsid w:val="00E316F6"/>
    <w:rsid w:val="00E316FB"/>
    <w:rsid w:val="00E317DD"/>
    <w:rsid w:val="00E3190E"/>
    <w:rsid w:val="00E31F05"/>
    <w:rsid w:val="00E31F33"/>
    <w:rsid w:val="00E31FB6"/>
    <w:rsid w:val="00E31FC6"/>
    <w:rsid w:val="00E3208B"/>
    <w:rsid w:val="00E32254"/>
    <w:rsid w:val="00E324E7"/>
    <w:rsid w:val="00E326DA"/>
    <w:rsid w:val="00E32BFA"/>
    <w:rsid w:val="00E331A5"/>
    <w:rsid w:val="00E333B1"/>
    <w:rsid w:val="00E33621"/>
    <w:rsid w:val="00E337B1"/>
    <w:rsid w:val="00E3381E"/>
    <w:rsid w:val="00E3384D"/>
    <w:rsid w:val="00E33918"/>
    <w:rsid w:val="00E33924"/>
    <w:rsid w:val="00E33BD6"/>
    <w:rsid w:val="00E33F2E"/>
    <w:rsid w:val="00E33FA1"/>
    <w:rsid w:val="00E34142"/>
    <w:rsid w:val="00E34171"/>
    <w:rsid w:val="00E34310"/>
    <w:rsid w:val="00E34636"/>
    <w:rsid w:val="00E3479C"/>
    <w:rsid w:val="00E34C92"/>
    <w:rsid w:val="00E34CD8"/>
    <w:rsid w:val="00E34E43"/>
    <w:rsid w:val="00E354DD"/>
    <w:rsid w:val="00E36513"/>
    <w:rsid w:val="00E3697C"/>
    <w:rsid w:val="00E3699B"/>
    <w:rsid w:val="00E36A14"/>
    <w:rsid w:val="00E36AD3"/>
    <w:rsid w:val="00E36C54"/>
    <w:rsid w:val="00E36E94"/>
    <w:rsid w:val="00E37172"/>
    <w:rsid w:val="00E37189"/>
    <w:rsid w:val="00E374C3"/>
    <w:rsid w:val="00E378BA"/>
    <w:rsid w:val="00E37933"/>
    <w:rsid w:val="00E379E2"/>
    <w:rsid w:val="00E400C0"/>
    <w:rsid w:val="00E4015E"/>
    <w:rsid w:val="00E40209"/>
    <w:rsid w:val="00E4028C"/>
    <w:rsid w:val="00E40368"/>
    <w:rsid w:val="00E40478"/>
    <w:rsid w:val="00E406EA"/>
    <w:rsid w:val="00E408DC"/>
    <w:rsid w:val="00E40A46"/>
    <w:rsid w:val="00E40BC0"/>
    <w:rsid w:val="00E40DBC"/>
    <w:rsid w:val="00E41011"/>
    <w:rsid w:val="00E41047"/>
    <w:rsid w:val="00E410BB"/>
    <w:rsid w:val="00E41106"/>
    <w:rsid w:val="00E41275"/>
    <w:rsid w:val="00E413DD"/>
    <w:rsid w:val="00E4161F"/>
    <w:rsid w:val="00E4192E"/>
    <w:rsid w:val="00E419EC"/>
    <w:rsid w:val="00E41A03"/>
    <w:rsid w:val="00E41A29"/>
    <w:rsid w:val="00E41A8B"/>
    <w:rsid w:val="00E41D25"/>
    <w:rsid w:val="00E41E46"/>
    <w:rsid w:val="00E4218F"/>
    <w:rsid w:val="00E42193"/>
    <w:rsid w:val="00E4252C"/>
    <w:rsid w:val="00E426ED"/>
    <w:rsid w:val="00E42ABD"/>
    <w:rsid w:val="00E42ACE"/>
    <w:rsid w:val="00E42D3B"/>
    <w:rsid w:val="00E4300C"/>
    <w:rsid w:val="00E4328C"/>
    <w:rsid w:val="00E434DE"/>
    <w:rsid w:val="00E434FA"/>
    <w:rsid w:val="00E437A5"/>
    <w:rsid w:val="00E43914"/>
    <w:rsid w:val="00E4397F"/>
    <w:rsid w:val="00E43CDB"/>
    <w:rsid w:val="00E43F8A"/>
    <w:rsid w:val="00E441B4"/>
    <w:rsid w:val="00E4448B"/>
    <w:rsid w:val="00E4469D"/>
    <w:rsid w:val="00E44A98"/>
    <w:rsid w:val="00E44BEA"/>
    <w:rsid w:val="00E44D53"/>
    <w:rsid w:val="00E452FA"/>
    <w:rsid w:val="00E45379"/>
    <w:rsid w:val="00E45436"/>
    <w:rsid w:val="00E45841"/>
    <w:rsid w:val="00E45B2E"/>
    <w:rsid w:val="00E45C73"/>
    <w:rsid w:val="00E45F3A"/>
    <w:rsid w:val="00E4645B"/>
    <w:rsid w:val="00E46631"/>
    <w:rsid w:val="00E46B97"/>
    <w:rsid w:val="00E46CE8"/>
    <w:rsid w:val="00E46F87"/>
    <w:rsid w:val="00E4710F"/>
    <w:rsid w:val="00E472A2"/>
    <w:rsid w:val="00E47C4D"/>
    <w:rsid w:val="00E503A5"/>
    <w:rsid w:val="00E50549"/>
    <w:rsid w:val="00E505DD"/>
    <w:rsid w:val="00E505EA"/>
    <w:rsid w:val="00E50BE6"/>
    <w:rsid w:val="00E50F40"/>
    <w:rsid w:val="00E51300"/>
    <w:rsid w:val="00E514B4"/>
    <w:rsid w:val="00E5160E"/>
    <w:rsid w:val="00E5172E"/>
    <w:rsid w:val="00E517FF"/>
    <w:rsid w:val="00E51A64"/>
    <w:rsid w:val="00E51B9F"/>
    <w:rsid w:val="00E51C3C"/>
    <w:rsid w:val="00E51DDA"/>
    <w:rsid w:val="00E51EE2"/>
    <w:rsid w:val="00E52012"/>
    <w:rsid w:val="00E5208D"/>
    <w:rsid w:val="00E5222A"/>
    <w:rsid w:val="00E52282"/>
    <w:rsid w:val="00E52500"/>
    <w:rsid w:val="00E5258A"/>
    <w:rsid w:val="00E52800"/>
    <w:rsid w:val="00E52EA3"/>
    <w:rsid w:val="00E530F9"/>
    <w:rsid w:val="00E531DE"/>
    <w:rsid w:val="00E532B6"/>
    <w:rsid w:val="00E5335E"/>
    <w:rsid w:val="00E53556"/>
    <w:rsid w:val="00E53587"/>
    <w:rsid w:val="00E536F3"/>
    <w:rsid w:val="00E53A06"/>
    <w:rsid w:val="00E53A6B"/>
    <w:rsid w:val="00E53C5C"/>
    <w:rsid w:val="00E53D13"/>
    <w:rsid w:val="00E53DBE"/>
    <w:rsid w:val="00E53E73"/>
    <w:rsid w:val="00E541D0"/>
    <w:rsid w:val="00E5427A"/>
    <w:rsid w:val="00E54635"/>
    <w:rsid w:val="00E54768"/>
    <w:rsid w:val="00E54825"/>
    <w:rsid w:val="00E54B94"/>
    <w:rsid w:val="00E54EF0"/>
    <w:rsid w:val="00E55000"/>
    <w:rsid w:val="00E55024"/>
    <w:rsid w:val="00E5519D"/>
    <w:rsid w:val="00E554DF"/>
    <w:rsid w:val="00E55671"/>
    <w:rsid w:val="00E5579C"/>
    <w:rsid w:val="00E55D66"/>
    <w:rsid w:val="00E566C0"/>
    <w:rsid w:val="00E56711"/>
    <w:rsid w:val="00E56715"/>
    <w:rsid w:val="00E5674F"/>
    <w:rsid w:val="00E568B9"/>
    <w:rsid w:val="00E56B84"/>
    <w:rsid w:val="00E56F1B"/>
    <w:rsid w:val="00E56FEB"/>
    <w:rsid w:val="00E570DC"/>
    <w:rsid w:val="00E57167"/>
    <w:rsid w:val="00E57369"/>
    <w:rsid w:val="00E57607"/>
    <w:rsid w:val="00E57804"/>
    <w:rsid w:val="00E57E3A"/>
    <w:rsid w:val="00E57F8F"/>
    <w:rsid w:val="00E6042F"/>
    <w:rsid w:val="00E60483"/>
    <w:rsid w:val="00E60594"/>
    <w:rsid w:val="00E60762"/>
    <w:rsid w:val="00E608FC"/>
    <w:rsid w:val="00E60B58"/>
    <w:rsid w:val="00E60BA1"/>
    <w:rsid w:val="00E60C1D"/>
    <w:rsid w:val="00E60FCC"/>
    <w:rsid w:val="00E61137"/>
    <w:rsid w:val="00E6123F"/>
    <w:rsid w:val="00E612C9"/>
    <w:rsid w:val="00E612FD"/>
    <w:rsid w:val="00E614A4"/>
    <w:rsid w:val="00E614F4"/>
    <w:rsid w:val="00E61614"/>
    <w:rsid w:val="00E61C96"/>
    <w:rsid w:val="00E61DA6"/>
    <w:rsid w:val="00E61F94"/>
    <w:rsid w:val="00E620F6"/>
    <w:rsid w:val="00E62238"/>
    <w:rsid w:val="00E62B24"/>
    <w:rsid w:val="00E62C7E"/>
    <w:rsid w:val="00E62E7B"/>
    <w:rsid w:val="00E63024"/>
    <w:rsid w:val="00E63071"/>
    <w:rsid w:val="00E63087"/>
    <w:rsid w:val="00E630B1"/>
    <w:rsid w:val="00E632F7"/>
    <w:rsid w:val="00E63323"/>
    <w:rsid w:val="00E6339B"/>
    <w:rsid w:val="00E6369A"/>
    <w:rsid w:val="00E636B7"/>
    <w:rsid w:val="00E636BA"/>
    <w:rsid w:val="00E63BC9"/>
    <w:rsid w:val="00E63BDE"/>
    <w:rsid w:val="00E63C7C"/>
    <w:rsid w:val="00E64005"/>
    <w:rsid w:val="00E6421F"/>
    <w:rsid w:val="00E642C6"/>
    <w:rsid w:val="00E64400"/>
    <w:rsid w:val="00E644E9"/>
    <w:rsid w:val="00E648A9"/>
    <w:rsid w:val="00E64B0C"/>
    <w:rsid w:val="00E64D02"/>
    <w:rsid w:val="00E6531F"/>
    <w:rsid w:val="00E6574F"/>
    <w:rsid w:val="00E65856"/>
    <w:rsid w:val="00E659D5"/>
    <w:rsid w:val="00E65A5B"/>
    <w:rsid w:val="00E65AEF"/>
    <w:rsid w:val="00E65C8B"/>
    <w:rsid w:val="00E65CC1"/>
    <w:rsid w:val="00E65D5D"/>
    <w:rsid w:val="00E6673D"/>
    <w:rsid w:val="00E668D7"/>
    <w:rsid w:val="00E669BF"/>
    <w:rsid w:val="00E66BCE"/>
    <w:rsid w:val="00E66C1E"/>
    <w:rsid w:val="00E66D68"/>
    <w:rsid w:val="00E66ED2"/>
    <w:rsid w:val="00E67322"/>
    <w:rsid w:val="00E675B6"/>
    <w:rsid w:val="00E676EE"/>
    <w:rsid w:val="00E6786B"/>
    <w:rsid w:val="00E6786E"/>
    <w:rsid w:val="00E6795B"/>
    <w:rsid w:val="00E67C81"/>
    <w:rsid w:val="00E67DFC"/>
    <w:rsid w:val="00E7017E"/>
    <w:rsid w:val="00E703C5"/>
    <w:rsid w:val="00E705A7"/>
    <w:rsid w:val="00E707B7"/>
    <w:rsid w:val="00E70946"/>
    <w:rsid w:val="00E710BF"/>
    <w:rsid w:val="00E710CB"/>
    <w:rsid w:val="00E71467"/>
    <w:rsid w:val="00E715DD"/>
    <w:rsid w:val="00E71704"/>
    <w:rsid w:val="00E71BC3"/>
    <w:rsid w:val="00E71C4D"/>
    <w:rsid w:val="00E71E90"/>
    <w:rsid w:val="00E71EFE"/>
    <w:rsid w:val="00E71F58"/>
    <w:rsid w:val="00E72293"/>
    <w:rsid w:val="00E72487"/>
    <w:rsid w:val="00E725D7"/>
    <w:rsid w:val="00E726D5"/>
    <w:rsid w:val="00E72760"/>
    <w:rsid w:val="00E72875"/>
    <w:rsid w:val="00E72A29"/>
    <w:rsid w:val="00E72A6A"/>
    <w:rsid w:val="00E72E30"/>
    <w:rsid w:val="00E72F54"/>
    <w:rsid w:val="00E72F95"/>
    <w:rsid w:val="00E7312C"/>
    <w:rsid w:val="00E73258"/>
    <w:rsid w:val="00E7337A"/>
    <w:rsid w:val="00E733E7"/>
    <w:rsid w:val="00E73602"/>
    <w:rsid w:val="00E73AAB"/>
    <w:rsid w:val="00E73F02"/>
    <w:rsid w:val="00E73FB0"/>
    <w:rsid w:val="00E73FD0"/>
    <w:rsid w:val="00E742BC"/>
    <w:rsid w:val="00E743B5"/>
    <w:rsid w:val="00E743CE"/>
    <w:rsid w:val="00E7441D"/>
    <w:rsid w:val="00E7445A"/>
    <w:rsid w:val="00E744B5"/>
    <w:rsid w:val="00E744FC"/>
    <w:rsid w:val="00E74696"/>
    <w:rsid w:val="00E7479A"/>
    <w:rsid w:val="00E74A4D"/>
    <w:rsid w:val="00E74C53"/>
    <w:rsid w:val="00E74E0C"/>
    <w:rsid w:val="00E74E19"/>
    <w:rsid w:val="00E752D6"/>
    <w:rsid w:val="00E75471"/>
    <w:rsid w:val="00E75537"/>
    <w:rsid w:val="00E757E9"/>
    <w:rsid w:val="00E75859"/>
    <w:rsid w:val="00E75953"/>
    <w:rsid w:val="00E759B6"/>
    <w:rsid w:val="00E75A2D"/>
    <w:rsid w:val="00E75B64"/>
    <w:rsid w:val="00E75D14"/>
    <w:rsid w:val="00E75DEC"/>
    <w:rsid w:val="00E75DF1"/>
    <w:rsid w:val="00E75F72"/>
    <w:rsid w:val="00E764E4"/>
    <w:rsid w:val="00E765BB"/>
    <w:rsid w:val="00E766E8"/>
    <w:rsid w:val="00E7696C"/>
    <w:rsid w:val="00E769F5"/>
    <w:rsid w:val="00E76AFD"/>
    <w:rsid w:val="00E76B85"/>
    <w:rsid w:val="00E76D2B"/>
    <w:rsid w:val="00E76E89"/>
    <w:rsid w:val="00E77097"/>
    <w:rsid w:val="00E77142"/>
    <w:rsid w:val="00E773FE"/>
    <w:rsid w:val="00E77423"/>
    <w:rsid w:val="00E77506"/>
    <w:rsid w:val="00E77650"/>
    <w:rsid w:val="00E77BB6"/>
    <w:rsid w:val="00E77E45"/>
    <w:rsid w:val="00E77EB5"/>
    <w:rsid w:val="00E801B2"/>
    <w:rsid w:val="00E801C5"/>
    <w:rsid w:val="00E803C3"/>
    <w:rsid w:val="00E80674"/>
    <w:rsid w:val="00E806D6"/>
    <w:rsid w:val="00E806F0"/>
    <w:rsid w:val="00E809F8"/>
    <w:rsid w:val="00E80B95"/>
    <w:rsid w:val="00E80B9E"/>
    <w:rsid w:val="00E80C3C"/>
    <w:rsid w:val="00E80C6A"/>
    <w:rsid w:val="00E80E8B"/>
    <w:rsid w:val="00E81168"/>
    <w:rsid w:val="00E81894"/>
    <w:rsid w:val="00E81D5E"/>
    <w:rsid w:val="00E81E6E"/>
    <w:rsid w:val="00E81F1A"/>
    <w:rsid w:val="00E8208C"/>
    <w:rsid w:val="00E82375"/>
    <w:rsid w:val="00E823BF"/>
    <w:rsid w:val="00E827B0"/>
    <w:rsid w:val="00E828D3"/>
    <w:rsid w:val="00E82962"/>
    <w:rsid w:val="00E829B5"/>
    <w:rsid w:val="00E82D20"/>
    <w:rsid w:val="00E82F64"/>
    <w:rsid w:val="00E83397"/>
    <w:rsid w:val="00E835BC"/>
    <w:rsid w:val="00E836C0"/>
    <w:rsid w:val="00E83A30"/>
    <w:rsid w:val="00E83B50"/>
    <w:rsid w:val="00E83B74"/>
    <w:rsid w:val="00E83CB7"/>
    <w:rsid w:val="00E83CC6"/>
    <w:rsid w:val="00E83E87"/>
    <w:rsid w:val="00E840B2"/>
    <w:rsid w:val="00E8412B"/>
    <w:rsid w:val="00E841B3"/>
    <w:rsid w:val="00E842A1"/>
    <w:rsid w:val="00E842A2"/>
    <w:rsid w:val="00E843E4"/>
    <w:rsid w:val="00E844BE"/>
    <w:rsid w:val="00E84682"/>
    <w:rsid w:val="00E84923"/>
    <w:rsid w:val="00E84988"/>
    <w:rsid w:val="00E84A2A"/>
    <w:rsid w:val="00E84DB5"/>
    <w:rsid w:val="00E84E79"/>
    <w:rsid w:val="00E84F1C"/>
    <w:rsid w:val="00E84F2F"/>
    <w:rsid w:val="00E8503C"/>
    <w:rsid w:val="00E85377"/>
    <w:rsid w:val="00E85393"/>
    <w:rsid w:val="00E85470"/>
    <w:rsid w:val="00E855FB"/>
    <w:rsid w:val="00E858F3"/>
    <w:rsid w:val="00E85C8B"/>
    <w:rsid w:val="00E85CC4"/>
    <w:rsid w:val="00E85E29"/>
    <w:rsid w:val="00E861B2"/>
    <w:rsid w:val="00E861D3"/>
    <w:rsid w:val="00E86574"/>
    <w:rsid w:val="00E865D8"/>
    <w:rsid w:val="00E86996"/>
    <w:rsid w:val="00E86A68"/>
    <w:rsid w:val="00E86B75"/>
    <w:rsid w:val="00E86E1E"/>
    <w:rsid w:val="00E86F6E"/>
    <w:rsid w:val="00E87016"/>
    <w:rsid w:val="00E87208"/>
    <w:rsid w:val="00E873EE"/>
    <w:rsid w:val="00E8748C"/>
    <w:rsid w:val="00E87638"/>
    <w:rsid w:val="00E87718"/>
    <w:rsid w:val="00E87761"/>
    <w:rsid w:val="00E87962"/>
    <w:rsid w:val="00E87AF1"/>
    <w:rsid w:val="00E87F37"/>
    <w:rsid w:val="00E904D4"/>
    <w:rsid w:val="00E90652"/>
    <w:rsid w:val="00E90681"/>
    <w:rsid w:val="00E907DA"/>
    <w:rsid w:val="00E90B9A"/>
    <w:rsid w:val="00E90F08"/>
    <w:rsid w:val="00E9146F"/>
    <w:rsid w:val="00E9173F"/>
    <w:rsid w:val="00E91898"/>
    <w:rsid w:val="00E91A20"/>
    <w:rsid w:val="00E91CAF"/>
    <w:rsid w:val="00E91D2D"/>
    <w:rsid w:val="00E91F93"/>
    <w:rsid w:val="00E920FA"/>
    <w:rsid w:val="00E9222D"/>
    <w:rsid w:val="00E922C2"/>
    <w:rsid w:val="00E92777"/>
    <w:rsid w:val="00E9277B"/>
    <w:rsid w:val="00E92835"/>
    <w:rsid w:val="00E9293D"/>
    <w:rsid w:val="00E92F06"/>
    <w:rsid w:val="00E934E4"/>
    <w:rsid w:val="00E93973"/>
    <w:rsid w:val="00E93A9A"/>
    <w:rsid w:val="00E93ADA"/>
    <w:rsid w:val="00E93E74"/>
    <w:rsid w:val="00E93FA8"/>
    <w:rsid w:val="00E93FF9"/>
    <w:rsid w:val="00E94106"/>
    <w:rsid w:val="00E941E3"/>
    <w:rsid w:val="00E94243"/>
    <w:rsid w:val="00E94311"/>
    <w:rsid w:val="00E943BE"/>
    <w:rsid w:val="00E9451B"/>
    <w:rsid w:val="00E94744"/>
    <w:rsid w:val="00E94936"/>
    <w:rsid w:val="00E94975"/>
    <w:rsid w:val="00E94C14"/>
    <w:rsid w:val="00E94F8E"/>
    <w:rsid w:val="00E954F2"/>
    <w:rsid w:val="00E9580B"/>
    <w:rsid w:val="00E9580F"/>
    <w:rsid w:val="00E9593A"/>
    <w:rsid w:val="00E95B7C"/>
    <w:rsid w:val="00E96099"/>
    <w:rsid w:val="00E960AA"/>
    <w:rsid w:val="00E96374"/>
    <w:rsid w:val="00E96572"/>
    <w:rsid w:val="00E965FC"/>
    <w:rsid w:val="00E969B6"/>
    <w:rsid w:val="00E96A24"/>
    <w:rsid w:val="00E96EB2"/>
    <w:rsid w:val="00E9704D"/>
    <w:rsid w:val="00E97062"/>
    <w:rsid w:val="00E970BA"/>
    <w:rsid w:val="00E97385"/>
    <w:rsid w:val="00E97728"/>
    <w:rsid w:val="00E97A61"/>
    <w:rsid w:val="00E97AC9"/>
    <w:rsid w:val="00E97D15"/>
    <w:rsid w:val="00E97E30"/>
    <w:rsid w:val="00EA0164"/>
    <w:rsid w:val="00EA03F2"/>
    <w:rsid w:val="00EA047A"/>
    <w:rsid w:val="00EA0961"/>
    <w:rsid w:val="00EA0AB5"/>
    <w:rsid w:val="00EA136B"/>
    <w:rsid w:val="00EA1597"/>
    <w:rsid w:val="00EA195C"/>
    <w:rsid w:val="00EA198B"/>
    <w:rsid w:val="00EA1A92"/>
    <w:rsid w:val="00EA1AD3"/>
    <w:rsid w:val="00EA1CCD"/>
    <w:rsid w:val="00EA1CEE"/>
    <w:rsid w:val="00EA1E00"/>
    <w:rsid w:val="00EA1E5F"/>
    <w:rsid w:val="00EA1EC4"/>
    <w:rsid w:val="00EA1FE8"/>
    <w:rsid w:val="00EA2585"/>
    <w:rsid w:val="00EA2891"/>
    <w:rsid w:val="00EA289B"/>
    <w:rsid w:val="00EA2A99"/>
    <w:rsid w:val="00EA2CE9"/>
    <w:rsid w:val="00EA2FA2"/>
    <w:rsid w:val="00EA3178"/>
    <w:rsid w:val="00EA31C3"/>
    <w:rsid w:val="00EA3323"/>
    <w:rsid w:val="00EA33AC"/>
    <w:rsid w:val="00EA3541"/>
    <w:rsid w:val="00EA360B"/>
    <w:rsid w:val="00EA36C4"/>
    <w:rsid w:val="00EA37BC"/>
    <w:rsid w:val="00EA3963"/>
    <w:rsid w:val="00EA3AD1"/>
    <w:rsid w:val="00EA3E09"/>
    <w:rsid w:val="00EA3EB0"/>
    <w:rsid w:val="00EA420C"/>
    <w:rsid w:val="00EA4313"/>
    <w:rsid w:val="00EA438B"/>
    <w:rsid w:val="00EA47DB"/>
    <w:rsid w:val="00EA4CEE"/>
    <w:rsid w:val="00EA4F5E"/>
    <w:rsid w:val="00EA4FA5"/>
    <w:rsid w:val="00EA51BA"/>
    <w:rsid w:val="00EA52AD"/>
    <w:rsid w:val="00EA542E"/>
    <w:rsid w:val="00EA5696"/>
    <w:rsid w:val="00EA577F"/>
    <w:rsid w:val="00EA5890"/>
    <w:rsid w:val="00EA5B87"/>
    <w:rsid w:val="00EA5C75"/>
    <w:rsid w:val="00EA5D73"/>
    <w:rsid w:val="00EA5FED"/>
    <w:rsid w:val="00EA6123"/>
    <w:rsid w:val="00EA656B"/>
    <w:rsid w:val="00EA682E"/>
    <w:rsid w:val="00EA68D2"/>
    <w:rsid w:val="00EA6BCE"/>
    <w:rsid w:val="00EA6BE3"/>
    <w:rsid w:val="00EA6C03"/>
    <w:rsid w:val="00EA6C43"/>
    <w:rsid w:val="00EA6E10"/>
    <w:rsid w:val="00EA70CC"/>
    <w:rsid w:val="00EA712B"/>
    <w:rsid w:val="00EA71E6"/>
    <w:rsid w:val="00EA74C0"/>
    <w:rsid w:val="00EA7519"/>
    <w:rsid w:val="00EA7570"/>
    <w:rsid w:val="00EA75FF"/>
    <w:rsid w:val="00EA762F"/>
    <w:rsid w:val="00EA7AA5"/>
    <w:rsid w:val="00EB0039"/>
    <w:rsid w:val="00EB02EF"/>
    <w:rsid w:val="00EB047B"/>
    <w:rsid w:val="00EB04FD"/>
    <w:rsid w:val="00EB05AD"/>
    <w:rsid w:val="00EB06CF"/>
    <w:rsid w:val="00EB07CB"/>
    <w:rsid w:val="00EB0D40"/>
    <w:rsid w:val="00EB0EB4"/>
    <w:rsid w:val="00EB0EF3"/>
    <w:rsid w:val="00EB1149"/>
    <w:rsid w:val="00EB1218"/>
    <w:rsid w:val="00EB1287"/>
    <w:rsid w:val="00EB1382"/>
    <w:rsid w:val="00EB1386"/>
    <w:rsid w:val="00EB19EF"/>
    <w:rsid w:val="00EB1A15"/>
    <w:rsid w:val="00EB1A7D"/>
    <w:rsid w:val="00EB1D75"/>
    <w:rsid w:val="00EB1ED1"/>
    <w:rsid w:val="00EB1F0A"/>
    <w:rsid w:val="00EB1F0F"/>
    <w:rsid w:val="00EB2349"/>
    <w:rsid w:val="00EB248A"/>
    <w:rsid w:val="00EB27AF"/>
    <w:rsid w:val="00EB2A1D"/>
    <w:rsid w:val="00EB2BA1"/>
    <w:rsid w:val="00EB2C80"/>
    <w:rsid w:val="00EB2CB2"/>
    <w:rsid w:val="00EB2E2F"/>
    <w:rsid w:val="00EB2F17"/>
    <w:rsid w:val="00EB3656"/>
    <w:rsid w:val="00EB3803"/>
    <w:rsid w:val="00EB38C1"/>
    <w:rsid w:val="00EB3C7A"/>
    <w:rsid w:val="00EB3F5D"/>
    <w:rsid w:val="00EB402B"/>
    <w:rsid w:val="00EB40D3"/>
    <w:rsid w:val="00EB419C"/>
    <w:rsid w:val="00EB4220"/>
    <w:rsid w:val="00EB4328"/>
    <w:rsid w:val="00EB44C9"/>
    <w:rsid w:val="00EB4537"/>
    <w:rsid w:val="00EB45CE"/>
    <w:rsid w:val="00EB467B"/>
    <w:rsid w:val="00EB47A7"/>
    <w:rsid w:val="00EB4C7C"/>
    <w:rsid w:val="00EB4CA2"/>
    <w:rsid w:val="00EB4E6D"/>
    <w:rsid w:val="00EB4EDD"/>
    <w:rsid w:val="00EB4EF0"/>
    <w:rsid w:val="00EB500B"/>
    <w:rsid w:val="00EB50D0"/>
    <w:rsid w:val="00EB5132"/>
    <w:rsid w:val="00EB51FA"/>
    <w:rsid w:val="00EB55DD"/>
    <w:rsid w:val="00EB5785"/>
    <w:rsid w:val="00EB587C"/>
    <w:rsid w:val="00EB5923"/>
    <w:rsid w:val="00EB5B8B"/>
    <w:rsid w:val="00EB5C5E"/>
    <w:rsid w:val="00EB60DC"/>
    <w:rsid w:val="00EB6300"/>
    <w:rsid w:val="00EB64AC"/>
    <w:rsid w:val="00EB65F7"/>
    <w:rsid w:val="00EB67EE"/>
    <w:rsid w:val="00EB6919"/>
    <w:rsid w:val="00EB6AA5"/>
    <w:rsid w:val="00EB6FCE"/>
    <w:rsid w:val="00EB71D0"/>
    <w:rsid w:val="00EB725E"/>
    <w:rsid w:val="00EB72D6"/>
    <w:rsid w:val="00EB73EC"/>
    <w:rsid w:val="00EB7417"/>
    <w:rsid w:val="00EB742E"/>
    <w:rsid w:val="00EB76D3"/>
    <w:rsid w:val="00EB77C0"/>
    <w:rsid w:val="00EB7C22"/>
    <w:rsid w:val="00EB7D5B"/>
    <w:rsid w:val="00EB7F0D"/>
    <w:rsid w:val="00EC03BF"/>
    <w:rsid w:val="00EC043D"/>
    <w:rsid w:val="00EC05AA"/>
    <w:rsid w:val="00EC0601"/>
    <w:rsid w:val="00EC086D"/>
    <w:rsid w:val="00EC0BD4"/>
    <w:rsid w:val="00EC1205"/>
    <w:rsid w:val="00EC12DC"/>
    <w:rsid w:val="00EC12FB"/>
    <w:rsid w:val="00EC1308"/>
    <w:rsid w:val="00EC1323"/>
    <w:rsid w:val="00EC14F2"/>
    <w:rsid w:val="00EC1590"/>
    <w:rsid w:val="00EC1754"/>
    <w:rsid w:val="00EC1852"/>
    <w:rsid w:val="00EC1880"/>
    <w:rsid w:val="00EC18A2"/>
    <w:rsid w:val="00EC18F4"/>
    <w:rsid w:val="00EC1C02"/>
    <w:rsid w:val="00EC1DAD"/>
    <w:rsid w:val="00EC1E22"/>
    <w:rsid w:val="00EC1EAB"/>
    <w:rsid w:val="00EC21D1"/>
    <w:rsid w:val="00EC2798"/>
    <w:rsid w:val="00EC2874"/>
    <w:rsid w:val="00EC2C21"/>
    <w:rsid w:val="00EC2DE0"/>
    <w:rsid w:val="00EC32B8"/>
    <w:rsid w:val="00EC3492"/>
    <w:rsid w:val="00EC351F"/>
    <w:rsid w:val="00EC362A"/>
    <w:rsid w:val="00EC392A"/>
    <w:rsid w:val="00EC39B4"/>
    <w:rsid w:val="00EC3A4B"/>
    <w:rsid w:val="00EC3DED"/>
    <w:rsid w:val="00EC3FA2"/>
    <w:rsid w:val="00EC43DF"/>
    <w:rsid w:val="00EC4415"/>
    <w:rsid w:val="00EC4561"/>
    <w:rsid w:val="00EC4594"/>
    <w:rsid w:val="00EC4700"/>
    <w:rsid w:val="00EC4832"/>
    <w:rsid w:val="00EC4935"/>
    <w:rsid w:val="00EC498C"/>
    <w:rsid w:val="00EC4DD4"/>
    <w:rsid w:val="00EC4F59"/>
    <w:rsid w:val="00EC5566"/>
    <w:rsid w:val="00EC5584"/>
    <w:rsid w:val="00EC5701"/>
    <w:rsid w:val="00EC5789"/>
    <w:rsid w:val="00EC5C88"/>
    <w:rsid w:val="00EC5DE8"/>
    <w:rsid w:val="00EC5E33"/>
    <w:rsid w:val="00EC60AC"/>
    <w:rsid w:val="00EC6195"/>
    <w:rsid w:val="00EC61C6"/>
    <w:rsid w:val="00EC6220"/>
    <w:rsid w:val="00EC636F"/>
    <w:rsid w:val="00EC6779"/>
    <w:rsid w:val="00EC6918"/>
    <w:rsid w:val="00EC6B0D"/>
    <w:rsid w:val="00EC6B3A"/>
    <w:rsid w:val="00EC6B53"/>
    <w:rsid w:val="00EC6D51"/>
    <w:rsid w:val="00EC6F02"/>
    <w:rsid w:val="00EC7030"/>
    <w:rsid w:val="00EC70CF"/>
    <w:rsid w:val="00EC71FF"/>
    <w:rsid w:val="00EC7215"/>
    <w:rsid w:val="00EC7239"/>
    <w:rsid w:val="00EC723B"/>
    <w:rsid w:val="00EC77E5"/>
    <w:rsid w:val="00EC78C4"/>
    <w:rsid w:val="00EC7BED"/>
    <w:rsid w:val="00EC7D50"/>
    <w:rsid w:val="00EC7F13"/>
    <w:rsid w:val="00EC7F9E"/>
    <w:rsid w:val="00ED062D"/>
    <w:rsid w:val="00ED067C"/>
    <w:rsid w:val="00ED0FFE"/>
    <w:rsid w:val="00ED1031"/>
    <w:rsid w:val="00ED1229"/>
    <w:rsid w:val="00ED14E9"/>
    <w:rsid w:val="00ED17BF"/>
    <w:rsid w:val="00ED19D0"/>
    <w:rsid w:val="00ED19F0"/>
    <w:rsid w:val="00ED1A3D"/>
    <w:rsid w:val="00ED1B1B"/>
    <w:rsid w:val="00ED1C37"/>
    <w:rsid w:val="00ED1CCA"/>
    <w:rsid w:val="00ED1F9C"/>
    <w:rsid w:val="00ED20FE"/>
    <w:rsid w:val="00ED2148"/>
    <w:rsid w:val="00ED25C0"/>
    <w:rsid w:val="00ED25E9"/>
    <w:rsid w:val="00ED2818"/>
    <w:rsid w:val="00ED286F"/>
    <w:rsid w:val="00ED28EE"/>
    <w:rsid w:val="00ED2A78"/>
    <w:rsid w:val="00ED2B28"/>
    <w:rsid w:val="00ED2F2C"/>
    <w:rsid w:val="00ED2F82"/>
    <w:rsid w:val="00ED30EB"/>
    <w:rsid w:val="00ED34A6"/>
    <w:rsid w:val="00ED3821"/>
    <w:rsid w:val="00ED3A0D"/>
    <w:rsid w:val="00ED3F9C"/>
    <w:rsid w:val="00ED400A"/>
    <w:rsid w:val="00ED410E"/>
    <w:rsid w:val="00ED4190"/>
    <w:rsid w:val="00ED4215"/>
    <w:rsid w:val="00ED4251"/>
    <w:rsid w:val="00ED42BD"/>
    <w:rsid w:val="00ED43FE"/>
    <w:rsid w:val="00ED4534"/>
    <w:rsid w:val="00ED45C2"/>
    <w:rsid w:val="00ED4609"/>
    <w:rsid w:val="00ED4652"/>
    <w:rsid w:val="00ED4675"/>
    <w:rsid w:val="00ED47CB"/>
    <w:rsid w:val="00ED48DC"/>
    <w:rsid w:val="00ED4CC8"/>
    <w:rsid w:val="00ED4D1F"/>
    <w:rsid w:val="00ED4D49"/>
    <w:rsid w:val="00ED4F83"/>
    <w:rsid w:val="00ED5137"/>
    <w:rsid w:val="00ED54D2"/>
    <w:rsid w:val="00ED585E"/>
    <w:rsid w:val="00ED586F"/>
    <w:rsid w:val="00ED5B5A"/>
    <w:rsid w:val="00ED5BF8"/>
    <w:rsid w:val="00ED5C8E"/>
    <w:rsid w:val="00ED5CED"/>
    <w:rsid w:val="00ED5E1A"/>
    <w:rsid w:val="00ED6027"/>
    <w:rsid w:val="00ED619E"/>
    <w:rsid w:val="00ED6616"/>
    <w:rsid w:val="00ED6748"/>
    <w:rsid w:val="00ED6A44"/>
    <w:rsid w:val="00ED6EB2"/>
    <w:rsid w:val="00ED6EEA"/>
    <w:rsid w:val="00ED6F3B"/>
    <w:rsid w:val="00ED6FEE"/>
    <w:rsid w:val="00ED6FFE"/>
    <w:rsid w:val="00ED7161"/>
    <w:rsid w:val="00ED7423"/>
    <w:rsid w:val="00ED75D3"/>
    <w:rsid w:val="00ED78F7"/>
    <w:rsid w:val="00ED7ACF"/>
    <w:rsid w:val="00ED7D19"/>
    <w:rsid w:val="00ED7DB3"/>
    <w:rsid w:val="00ED7FDC"/>
    <w:rsid w:val="00ED7FFB"/>
    <w:rsid w:val="00EE02D2"/>
    <w:rsid w:val="00EE04E6"/>
    <w:rsid w:val="00EE064C"/>
    <w:rsid w:val="00EE08E9"/>
    <w:rsid w:val="00EE096D"/>
    <w:rsid w:val="00EE0A7F"/>
    <w:rsid w:val="00EE0BF2"/>
    <w:rsid w:val="00EE1088"/>
    <w:rsid w:val="00EE14A6"/>
    <w:rsid w:val="00EE14DB"/>
    <w:rsid w:val="00EE165B"/>
    <w:rsid w:val="00EE1BDF"/>
    <w:rsid w:val="00EE1DD7"/>
    <w:rsid w:val="00EE1F28"/>
    <w:rsid w:val="00EE1FF2"/>
    <w:rsid w:val="00EE237D"/>
    <w:rsid w:val="00EE24B2"/>
    <w:rsid w:val="00EE25BE"/>
    <w:rsid w:val="00EE26DC"/>
    <w:rsid w:val="00EE2709"/>
    <w:rsid w:val="00EE2A2B"/>
    <w:rsid w:val="00EE2B5B"/>
    <w:rsid w:val="00EE2BD3"/>
    <w:rsid w:val="00EE301B"/>
    <w:rsid w:val="00EE33E4"/>
    <w:rsid w:val="00EE341A"/>
    <w:rsid w:val="00EE3476"/>
    <w:rsid w:val="00EE39F4"/>
    <w:rsid w:val="00EE3C96"/>
    <w:rsid w:val="00EE3FDA"/>
    <w:rsid w:val="00EE411F"/>
    <w:rsid w:val="00EE4309"/>
    <w:rsid w:val="00EE467A"/>
    <w:rsid w:val="00EE4932"/>
    <w:rsid w:val="00EE4AAB"/>
    <w:rsid w:val="00EE4B69"/>
    <w:rsid w:val="00EE4BEC"/>
    <w:rsid w:val="00EE4C99"/>
    <w:rsid w:val="00EE4DDC"/>
    <w:rsid w:val="00EE4EB2"/>
    <w:rsid w:val="00EE4EC8"/>
    <w:rsid w:val="00EE527D"/>
    <w:rsid w:val="00EE5322"/>
    <w:rsid w:val="00EE53A2"/>
    <w:rsid w:val="00EE53C0"/>
    <w:rsid w:val="00EE5476"/>
    <w:rsid w:val="00EE5844"/>
    <w:rsid w:val="00EE59DE"/>
    <w:rsid w:val="00EE5C08"/>
    <w:rsid w:val="00EE5D7D"/>
    <w:rsid w:val="00EE5DB5"/>
    <w:rsid w:val="00EE5FA7"/>
    <w:rsid w:val="00EE606F"/>
    <w:rsid w:val="00EE61A7"/>
    <w:rsid w:val="00EE623C"/>
    <w:rsid w:val="00EE6577"/>
    <w:rsid w:val="00EE67F4"/>
    <w:rsid w:val="00EE68E8"/>
    <w:rsid w:val="00EE6DA5"/>
    <w:rsid w:val="00EE6DB7"/>
    <w:rsid w:val="00EE7229"/>
    <w:rsid w:val="00EE74FB"/>
    <w:rsid w:val="00EE763A"/>
    <w:rsid w:val="00EE7759"/>
    <w:rsid w:val="00EE7813"/>
    <w:rsid w:val="00EE7992"/>
    <w:rsid w:val="00EE7ABF"/>
    <w:rsid w:val="00EE7ADD"/>
    <w:rsid w:val="00EE7B27"/>
    <w:rsid w:val="00EF0034"/>
    <w:rsid w:val="00EF00CC"/>
    <w:rsid w:val="00EF017F"/>
    <w:rsid w:val="00EF01B4"/>
    <w:rsid w:val="00EF0271"/>
    <w:rsid w:val="00EF0486"/>
    <w:rsid w:val="00EF09DE"/>
    <w:rsid w:val="00EF0BCE"/>
    <w:rsid w:val="00EF10F1"/>
    <w:rsid w:val="00EF1277"/>
    <w:rsid w:val="00EF12B9"/>
    <w:rsid w:val="00EF1483"/>
    <w:rsid w:val="00EF1633"/>
    <w:rsid w:val="00EF17A2"/>
    <w:rsid w:val="00EF1993"/>
    <w:rsid w:val="00EF1A22"/>
    <w:rsid w:val="00EF1B1A"/>
    <w:rsid w:val="00EF1C1C"/>
    <w:rsid w:val="00EF1DDB"/>
    <w:rsid w:val="00EF1E67"/>
    <w:rsid w:val="00EF2007"/>
    <w:rsid w:val="00EF2128"/>
    <w:rsid w:val="00EF2396"/>
    <w:rsid w:val="00EF23A5"/>
    <w:rsid w:val="00EF2427"/>
    <w:rsid w:val="00EF272D"/>
    <w:rsid w:val="00EF27D2"/>
    <w:rsid w:val="00EF2A1A"/>
    <w:rsid w:val="00EF2B0B"/>
    <w:rsid w:val="00EF2B53"/>
    <w:rsid w:val="00EF2D28"/>
    <w:rsid w:val="00EF2FF0"/>
    <w:rsid w:val="00EF3005"/>
    <w:rsid w:val="00EF31AB"/>
    <w:rsid w:val="00EF31C0"/>
    <w:rsid w:val="00EF33F2"/>
    <w:rsid w:val="00EF356D"/>
    <w:rsid w:val="00EF372D"/>
    <w:rsid w:val="00EF39C5"/>
    <w:rsid w:val="00EF3A3F"/>
    <w:rsid w:val="00EF3A64"/>
    <w:rsid w:val="00EF3A88"/>
    <w:rsid w:val="00EF3B77"/>
    <w:rsid w:val="00EF4088"/>
    <w:rsid w:val="00EF43B2"/>
    <w:rsid w:val="00EF44BF"/>
    <w:rsid w:val="00EF4513"/>
    <w:rsid w:val="00EF488C"/>
    <w:rsid w:val="00EF48C0"/>
    <w:rsid w:val="00EF49A2"/>
    <w:rsid w:val="00EF4B2C"/>
    <w:rsid w:val="00EF4CD9"/>
    <w:rsid w:val="00EF4E68"/>
    <w:rsid w:val="00EF50A5"/>
    <w:rsid w:val="00EF50B0"/>
    <w:rsid w:val="00EF515A"/>
    <w:rsid w:val="00EF51D3"/>
    <w:rsid w:val="00EF52E5"/>
    <w:rsid w:val="00EF541E"/>
    <w:rsid w:val="00EF54D5"/>
    <w:rsid w:val="00EF5687"/>
    <w:rsid w:val="00EF5869"/>
    <w:rsid w:val="00EF5931"/>
    <w:rsid w:val="00EF5BD8"/>
    <w:rsid w:val="00EF5CF3"/>
    <w:rsid w:val="00EF60F5"/>
    <w:rsid w:val="00EF6187"/>
    <w:rsid w:val="00EF6479"/>
    <w:rsid w:val="00EF6AE5"/>
    <w:rsid w:val="00EF6B08"/>
    <w:rsid w:val="00EF6DEA"/>
    <w:rsid w:val="00EF6F0A"/>
    <w:rsid w:val="00EF6F42"/>
    <w:rsid w:val="00EF703E"/>
    <w:rsid w:val="00EF713D"/>
    <w:rsid w:val="00EF71F3"/>
    <w:rsid w:val="00EF7FE5"/>
    <w:rsid w:val="00F0027C"/>
    <w:rsid w:val="00F003D6"/>
    <w:rsid w:val="00F006C0"/>
    <w:rsid w:val="00F00EE3"/>
    <w:rsid w:val="00F0126C"/>
    <w:rsid w:val="00F0157E"/>
    <w:rsid w:val="00F01C38"/>
    <w:rsid w:val="00F01CD5"/>
    <w:rsid w:val="00F01DB6"/>
    <w:rsid w:val="00F02163"/>
    <w:rsid w:val="00F0218B"/>
    <w:rsid w:val="00F022AC"/>
    <w:rsid w:val="00F023FD"/>
    <w:rsid w:val="00F02454"/>
    <w:rsid w:val="00F027E9"/>
    <w:rsid w:val="00F029C1"/>
    <w:rsid w:val="00F02BFF"/>
    <w:rsid w:val="00F02D5C"/>
    <w:rsid w:val="00F02ED3"/>
    <w:rsid w:val="00F02F1B"/>
    <w:rsid w:val="00F02F5B"/>
    <w:rsid w:val="00F02F6D"/>
    <w:rsid w:val="00F033FC"/>
    <w:rsid w:val="00F03649"/>
    <w:rsid w:val="00F03853"/>
    <w:rsid w:val="00F03D61"/>
    <w:rsid w:val="00F03EE4"/>
    <w:rsid w:val="00F03F19"/>
    <w:rsid w:val="00F0434E"/>
    <w:rsid w:val="00F0438A"/>
    <w:rsid w:val="00F04414"/>
    <w:rsid w:val="00F045AD"/>
    <w:rsid w:val="00F046F9"/>
    <w:rsid w:val="00F04740"/>
    <w:rsid w:val="00F049C9"/>
    <w:rsid w:val="00F04BD0"/>
    <w:rsid w:val="00F04D79"/>
    <w:rsid w:val="00F04E62"/>
    <w:rsid w:val="00F04E8B"/>
    <w:rsid w:val="00F04E98"/>
    <w:rsid w:val="00F051EE"/>
    <w:rsid w:val="00F0526F"/>
    <w:rsid w:val="00F052E3"/>
    <w:rsid w:val="00F05332"/>
    <w:rsid w:val="00F0547C"/>
    <w:rsid w:val="00F05704"/>
    <w:rsid w:val="00F05947"/>
    <w:rsid w:val="00F05B6F"/>
    <w:rsid w:val="00F05BB1"/>
    <w:rsid w:val="00F060FE"/>
    <w:rsid w:val="00F06140"/>
    <w:rsid w:val="00F06590"/>
    <w:rsid w:val="00F06763"/>
    <w:rsid w:val="00F068B8"/>
    <w:rsid w:val="00F06971"/>
    <w:rsid w:val="00F069E9"/>
    <w:rsid w:val="00F06B72"/>
    <w:rsid w:val="00F06D9F"/>
    <w:rsid w:val="00F06DBE"/>
    <w:rsid w:val="00F0748C"/>
    <w:rsid w:val="00F07552"/>
    <w:rsid w:val="00F0756B"/>
    <w:rsid w:val="00F078E9"/>
    <w:rsid w:val="00F07943"/>
    <w:rsid w:val="00F07987"/>
    <w:rsid w:val="00F07EE9"/>
    <w:rsid w:val="00F07F09"/>
    <w:rsid w:val="00F10216"/>
    <w:rsid w:val="00F10223"/>
    <w:rsid w:val="00F10249"/>
    <w:rsid w:val="00F10306"/>
    <w:rsid w:val="00F1039C"/>
    <w:rsid w:val="00F1051C"/>
    <w:rsid w:val="00F10648"/>
    <w:rsid w:val="00F1066B"/>
    <w:rsid w:val="00F10740"/>
    <w:rsid w:val="00F10ACE"/>
    <w:rsid w:val="00F10B9A"/>
    <w:rsid w:val="00F11079"/>
    <w:rsid w:val="00F11345"/>
    <w:rsid w:val="00F114A7"/>
    <w:rsid w:val="00F11664"/>
    <w:rsid w:val="00F11688"/>
    <w:rsid w:val="00F11804"/>
    <w:rsid w:val="00F1189D"/>
    <w:rsid w:val="00F11B96"/>
    <w:rsid w:val="00F11E52"/>
    <w:rsid w:val="00F11EA7"/>
    <w:rsid w:val="00F11F7A"/>
    <w:rsid w:val="00F11FEE"/>
    <w:rsid w:val="00F12087"/>
    <w:rsid w:val="00F120FC"/>
    <w:rsid w:val="00F122DC"/>
    <w:rsid w:val="00F12342"/>
    <w:rsid w:val="00F12398"/>
    <w:rsid w:val="00F123C7"/>
    <w:rsid w:val="00F12814"/>
    <w:rsid w:val="00F12908"/>
    <w:rsid w:val="00F1295B"/>
    <w:rsid w:val="00F12ECD"/>
    <w:rsid w:val="00F12F68"/>
    <w:rsid w:val="00F12FF2"/>
    <w:rsid w:val="00F13279"/>
    <w:rsid w:val="00F1336B"/>
    <w:rsid w:val="00F13402"/>
    <w:rsid w:val="00F13774"/>
    <w:rsid w:val="00F13FC0"/>
    <w:rsid w:val="00F14071"/>
    <w:rsid w:val="00F1413A"/>
    <w:rsid w:val="00F14203"/>
    <w:rsid w:val="00F142AA"/>
    <w:rsid w:val="00F142CF"/>
    <w:rsid w:val="00F14417"/>
    <w:rsid w:val="00F14654"/>
    <w:rsid w:val="00F146DF"/>
    <w:rsid w:val="00F14A7C"/>
    <w:rsid w:val="00F14ADE"/>
    <w:rsid w:val="00F14B10"/>
    <w:rsid w:val="00F14B2A"/>
    <w:rsid w:val="00F14BDB"/>
    <w:rsid w:val="00F14D4A"/>
    <w:rsid w:val="00F14F5C"/>
    <w:rsid w:val="00F151C1"/>
    <w:rsid w:val="00F151F7"/>
    <w:rsid w:val="00F15202"/>
    <w:rsid w:val="00F152F4"/>
    <w:rsid w:val="00F15573"/>
    <w:rsid w:val="00F155AA"/>
    <w:rsid w:val="00F155B1"/>
    <w:rsid w:val="00F15808"/>
    <w:rsid w:val="00F159F1"/>
    <w:rsid w:val="00F15AC8"/>
    <w:rsid w:val="00F15EA5"/>
    <w:rsid w:val="00F15EE0"/>
    <w:rsid w:val="00F162A8"/>
    <w:rsid w:val="00F166A3"/>
    <w:rsid w:val="00F16793"/>
    <w:rsid w:val="00F167CF"/>
    <w:rsid w:val="00F16995"/>
    <w:rsid w:val="00F16A83"/>
    <w:rsid w:val="00F16ADD"/>
    <w:rsid w:val="00F16B9C"/>
    <w:rsid w:val="00F16FA5"/>
    <w:rsid w:val="00F1714C"/>
    <w:rsid w:val="00F177E3"/>
    <w:rsid w:val="00F1781C"/>
    <w:rsid w:val="00F178C8"/>
    <w:rsid w:val="00F17A63"/>
    <w:rsid w:val="00F17CC3"/>
    <w:rsid w:val="00F17E06"/>
    <w:rsid w:val="00F17E80"/>
    <w:rsid w:val="00F17ED9"/>
    <w:rsid w:val="00F17FB8"/>
    <w:rsid w:val="00F17FE1"/>
    <w:rsid w:val="00F200C7"/>
    <w:rsid w:val="00F20230"/>
    <w:rsid w:val="00F202D6"/>
    <w:rsid w:val="00F20319"/>
    <w:rsid w:val="00F2037A"/>
    <w:rsid w:val="00F208CB"/>
    <w:rsid w:val="00F20B5B"/>
    <w:rsid w:val="00F20EFA"/>
    <w:rsid w:val="00F21011"/>
    <w:rsid w:val="00F21159"/>
    <w:rsid w:val="00F213BF"/>
    <w:rsid w:val="00F2151D"/>
    <w:rsid w:val="00F21628"/>
    <w:rsid w:val="00F218B2"/>
    <w:rsid w:val="00F218B9"/>
    <w:rsid w:val="00F21BB8"/>
    <w:rsid w:val="00F21C34"/>
    <w:rsid w:val="00F21D0F"/>
    <w:rsid w:val="00F21DDD"/>
    <w:rsid w:val="00F21F2F"/>
    <w:rsid w:val="00F21F53"/>
    <w:rsid w:val="00F22363"/>
    <w:rsid w:val="00F2242B"/>
    <w:rsid w:val="00F22BF9"/>
    <w:rsid w:val="00F22E4E"/>
    <w:rsid w:val="00F22FD6"/>
    <w:rsid w:val="00F2326D"/>
    <w:rsid w:val="00F233E8"/>
    <w:rsid w:val="00F23409"/>
    <w:rsid w:val="00F2375A"/>
    <w:rsid w:val="00F23AC9"/>
    <w:rsid w:val="00F23C38"/>
    <w:rsid w:val="00F23C7F"/>
    <w:rsid w:val="00F23ED7"/>
    <w:rsid w:val="00F24188"/>
    <w:rsid w:val="00F244BD"/>
    <w:rsid w:val="00F244CA"/>
    <w:rsid w:val="00F24595"/>
    <w:rsid w:val="00F2485F"/>
    <w:rsid w:val="00F24920"/>
    <w:rsid w:val="00F24B62"/>
    <w:rsid w:val="00F24CB6"/>
    <w:rsid w:val="00F24D25"/>
    <w:rsid w:val="00F24F32"/>
    <w:rsid w:val="00F250F2"/>
    <w:rsid w:val="00F251CB"/>
    <w:rsid w:val="00F253F8"/>
    <w:rsid w:val="00F255C1"/>
    <w:rsid w:val="00F25A8F"/>
    <w:rsid w:val="00F26055"/>
    <w:rsid w:val="00F26411"/>
    <w:rsid w:val="00F2693E"/>
    <w:rsid w:val="00F26998"/>
    <w:rsid w:val="00F26B16"/>
    <w:rsid w:val="00F26B4C"/>
    <w:rsid w:val="00F26C25"/>
    <w:rsid w:val="00F273E6"/>
    <w:rsid w:val="00F27798"/>
    <w:rsid w:val="00F2793A"/>
    <w:rsid w:val="00F27CB1"/>
    <w:rsid w:val="00F27D73"/>
    <w:rsid w:val="00F302C7"/>
    <w:rsid w:val="00F3041B"/>
    <w:rsid w:val="00F3042D"/>
    <w:rsid w:val="00F30A38"/>
    <w:rsid w:val="00F30BE4"/>
    <w:rsid w:val="00F310DB"/>
    <w:rsid w:val="00F3133B"/>
    <w:rsid w:val="00F31547"/>
    <w:rsid w:val="00F316A4"/>
    <w:rsid w:val="00F316CA"/>
    <w:rsid w:val="00F3194D"/>
    <w:rsid w:val="00F31A3A"/>
    <w:rsid w:val="00F31ACA"/>
    <w:rsid w:val="00F31B06"/>
    <w:rsid w:val="00F31E09"/>
    <w:rsid w:val="00F31FAA"/>
    <w:rsid w:val="00F32044"/>
    <w:rsid w:val="00F320F6"/>
    <w:rsid w:val="00F3216C"/>
    <w:rsid w:val="00F32322"/>
    <w:rsid w:val="00F32496"/>
    <w:rsid w:val="00F32538"/>
    <w:rsid w:val="00F32545"/>
    <w:rsid w:val="00F329D6"/>
    <w:rsid w:val="00F32D9D"/>
    <w:rsid w:val="00F32ED9"/>
    <w:rsid w:val="00F33139"/>
    <w:rsid w:val="00F33151"/>
    <w:rsid w:val="00F33714"/>
    <w:rsid w:val="00F337BE"/>
    <w:rsid w:val="00F338C0"/>
    <w:rsid w:val="00F3395C"/>
    <w:rsid w:val="00F33B00"/>
    <w:rsid w:val="00F33C01"/>
    <w:rsid w:val="00F33C47"/>
    <w:rsid w:val="00F33DBE"/>
    <w:rsid w:val="00F34050"/>
    <w:rsid w:val="00F340A5"/>
    <w:rsid w:val="00F344EF"/>
    <w:rsid w:val="00F34511"/>
    <w:rsid w:val="00F347A4"/>
    <w:rsid w:val="00F34CEC"/>
    <w:rsid w:val="00F34D8B"/>
    <w:rsid w:val="00F3509F"/>
    <w:rsid w:val="00F35273"/>
    <w:rsid w:val="00F35846"/>
    <w:rsid w:val="00F3587F"/>
    <w:rsid w:val="00F35965"/>
    <w:rsid w:val="00F35C36"/>
    <w:rsid w:val="00F360DB"/>
    <w:rsid w:val="00F36214"/>
    <w:rsid w:val="00F36223"/>
    <w:rsid w:val="00F36537"/>
    <w:rsid w:val="00F3675E"/>
    <w:rsid w:val="00F367EC"/>
    <w:rsid w:val="00F36B75"/>
    <w:rsid w:val="00F36CEF"/>
    <w:rsid w:val="00F37025"/>
    <w:rsid w:val="00F373DE"/>
    <w:rsid w:val="00F3743B"/>
    <w:rsid w:val="00F3747C"/>
    <w:rsid w:val="00F3797C"/>
    <w:rsid w:val="00F37B25"/>
    <w:rsid w:val="00F37B78"/>
    <w:rsid w:val="00F37BC3"/>
    <w:rsid w:val="00F37D4D"/>
    <w:rsid w:val="00F37DE4"/>
    <w:rsid w:val="00F37ECB"/>
    <w:rsid w:val="00F37FB1"/>
    <w:rsid w:val="00F400A2"/>
    <w:rsid w:val="00F4031D"/>
    <w:rsid w:val="00F405D0"/>
    <w:rsid w:val="00F409F9"/>
    <w:rsid w:val="00F40A6C"/>
    <w:rsid w:val="00F40BB1"/>
    <w:rsid w:val="00F40BDB"/>
    <w:rsid w:val="00F40FCC"/>
    <w:rsid w:val="00F41008"/>
    <w:rsid w:val="00F41165"/>
    <w:rsid w:val="00F41258"/>
    <w:rsid w:val="00F41452"/>
    <w:rsid w:val="00F41664"/>
    <w:rsid w:val="00F41670"/>
    <w:rsid w:val="00F417FC"/>
    <w:rsid w:val="00F4183D"/>
    <w:rsid w:val="00F418A1"/>
    <w:rsid w:val="00F41A2E"/>
    <w:rsid w:val="00F41A92"/>
    <w:rsid w:val="00F41C2A"/>
    <w:rsid w:val="00F41C4F"/>
    <w:rsid w:val="00F41DFB"/>
    <w:rsid w:val="00F41E33"/>
    <w:rsid w:val="00F421A7"/>
    <w:rsid w:val="00F423D8"/>
    <w:rsid w:val="00F428DA"/>
    <w:rsid w:val="00F42ACD"/>
    <w:rsid w:val="00F42BD5"/>
    <w:rsid w:val="00F42CAA"/>
    <w:rsid w:val="00F42E00"/>
    <w:rsid w:val="00F43065"/>
    <w:rsid w:val="00F4367C"/>
    <w:rsid w:val="00F436A9"/>
    <w:rsid w:val="00F43A3F"/>
    <w:rsid w:val="00F43CAE"/>
    <w:rsid w:val="00F43D25"/>
    <w:rsid w:val="00F43EE1"/>
    <w:rsid w:val="00F43FDA"/>
    <w:rsid w:val="00F4402A"/>
    <w:rsid w:val="00F442BE"/>
    <w:rsid w:val="00F44397"/>
    <w:rsid w:val="00F443F3"/>
    <w:rsid w:val="00F44544"/>
    <w:rsid w:val="00F44621"/>
    <w:rsid w:val="00F446DE"/>
    <w:rsid w:val="00F44955"/>
    <w:rsid w:val="00F449C2"/>
    <w:rsid w:val="00F44AA9"/>
    <w:rsid w:val="00F44CCF"/>
    <w:rsid w:val="00F44E2B"/>
    <w:rsid w:val="00F44ED3"/>
    <w:rsid w:val="00F453FE"/>
    <w:rsid w:val="00F453FF"/>
    <w:rsid w:val="00F45432"/>
    <w:rsid w:val="00F45587"/>
    <w:rsid w:val="00F458D7"/>
    <w:rsid w:val="00F459CC"/>
    <w:rsid w:val="00F45B45"/>
    <w:rsid w:val="00F45C4D"/>
    <w:rsid w:val="00F461A7"/>
    <w:rsid w:val="00F4640F"/>
    <w:rsid w:val="00F465D9"/>
    <w:rsid w:val="00F4685D"/>
    <w:rsid w:val="00F46A76"/>
    <w:rsid w:val="00F46DA0"/>
    <w:rsid w:val="00F46F41"/>
    <w:rsid w:val="00F473AB"/>
    <w:rsid w:val="00F47742"/>
    <w:rsid w:val="00F47A46"/>
    <w:rsid w:val="00F47CB8"/>
    <w:rsid w:val="00F47D3B"/>
    <w:rsid w:val="00F47D9B"/>
    <w:rsid w:val="00F5039C"/>
    <w:rsid w:val="00F507F9"/>
    <w:rsid w:val="00F50847"/>
    <w:rsid w:val="00F50B28"/>
    <w:rsid w:val="00F50D09"/>
    <w:rsid w:val="00F50DEA"/>
    <w:rsid w:val="00F50E21"/>
    <w:rsid w:val="00F50FD5"/>
    <w:rsid w:val="00F5105A"/>
    <w:rsid w:val="00F5151D"/>
    <w:rsid w:val="00F515BA"/>
    <w:rsid w:val="00F51BFF"/>
    <w:rsid w:val="00F51E05"/>
    <w:rsid w:val="00F51E6A"/>
    <w:rsid w:val="00F52151"/>
    <w:rsid w:val="00F521CB"/>
    <w:rsid w:val="00F5228F"/>
    <w:rsid w:val="00F524BF"/>
    <w:rsid w:val="00F526C3"/>
    <w:rsid w:val="00F52802"/>
    <w:rsid w:val="00F529F4"/>
    <w:rsid w:val="00F52C0B"/>
    <w:rsid w:val="00F52CB5"/>
    <w:rsid w:val="00F52D0F"/>
    <w:rsid w:val="00F52ED8"/>
    <w:rsid w:val="00F530F4"/>
    <w:rsid w:val="00F531E8"/>
    <w:rsid w:val="00F5331C"/>
    <w:rsid w:val="00F5350E"/>
    <w:rsid w:val="00F53838"/>
    <w:rsid w:val="00F538DE"/>
    <w:rsid w:val="00F53DB1"/>
    <w:rsid w:val="00F53EB5"/>
    <w:rsid w:val="00F54137"/>
    <w:rsid w:val="00F541BF"/>
    <w:rsid w:val="00F5428C"/>
    <w:rsid w:val="00F54616"/>
    <w:rsid w:val="00F54740"/>
    <w:rsid w:val="00F54C23"/>
    <w:rsid w:val="00F55012"/>
    <w:rsid w:val="00F55B13"/>
    <w:rsid w:val="00F55D6D"/>
    <w:rsid w:val="00F55D73"/>
    <w:rsid w:val="00F55E37"/>
    <w:rsid w:val="00F55EF8"/>
    <w:rsid w:val="00F55F2D"/>
    <w:rsid w:val="00F55F30"/>
    <w:rsid w:val="00F566A2"/>
    <w:rsid w:val="00F56777"/>
    <w:rsid w:val="00F56883"/>
    <w:rsid w:val="00F5697B"/>
    <w:rsid w:val="00F56CC9"/>
    <w:rsid w:val="00F56EA5"/>
    <w:rsid w:val="00F56EC4"/>
    <w:rsid w:val="00F56F07"/>
    <w:rsid w:val="00F570EB"/>
    <w:rsid w:val="00F5714B"/>
    <w:rsid w:val="00F571E2"/>
    <w:rsid w:val="00F571F2"/>
    <w:rsid w:val="00F57248"/>
    <w:rsid w:val="00F57409"/>
    <w:rsid w:val="00F575C0"/>
    <w:rsid w:val="00F57BCB"/>
    <w:rsid w:val="00F57D6B"/>
    <w:rsid w:val="00F57DDD"/>
    <w:rsid w:val="00F57F2F"/>
    <w:rsid w:val="00F603D9"/>
    <w:rsid w:val="00F60714"/>
    <w:rsid w:val="00F60A8F"/>
    <w:rsid w:val="00F60E13"/>
    <w:rsid w:val="00F60E37"/>
    <w:rsid w:val="00F61109"/>
    <w:rsid w:val="00F6112A"/>
    <w:rsid w:val="00F611FE"/>
    <w:rsid w:val="00F6131E"/>
    <w:rsid w:val="00F61326"/>
    <w:rsid w:val="00F61461"/>
    <w:rsid w:val="00F614D3"/>
    <w:rsid w:val="00F615BF"/>
    <w:rsid w:val="00F618A5"/>
    <w:rsid w:val="00F61AB8"/>
    <w:rsid w:val="00F61B15"/>
    <w:rsid w:val="00F61B27"/>
    <w:rsid w:val="00F61B3F"/>
    <w:rsid w:val="00F61BAD"/>
    <w:rsid w:val="00F61BD0"/>
    <w:rsid w:val="00F61CEB"/>
    <w:rsid w:val="00F61EED"/>
    <w:rsid w:val="00F61F39"/>
    <w:rsid w:val="00F61F63"/>
    <w:rsid w:val="00F62231"/>
    <w:rsid w:val="00F623AF"/>
    <w:rsid w:val="00F623C9"/>
    <w:rsid w:val="00F6242D"/>
    <w:rsid w:val="00F625DB"/>
    <w:rsid w:val="00F62801"/>
    <w:rsid w:val="00F629D9"/>
    <w:rsid w:val="00F62A8D"/>
    <w:rsid w:val="00F62C71"/>
    <w:rsid w:val="00F62D6D"/>
    <w:rsid w:val="00F62EF1"/>
    <w:rsid w:val="00F62F8A"/>
    <w:rsid w:val="00F62F97"/>
    <w:rsid w:val="00F63049"/>
    <w:rsid w:val="00F630BC"/>
    <w:rsid w:val="00F632E1"/>
    <w:rsid w:val="00F63442"/>
    <w:rsid w:val="00F637B6"/>
    <w:rsid w:val="00F639D6"/>
    <w:rsid w:val="00F63AEB"/>
    <w:rsid w:val="00F63CBD"/>
    <w:rsid w:val="00F63DF4"/>
    <w:rsid w:val="00F64251"/>
    <w:rsid w:val="00F64357"/>
    <w:rsid w:val="00F6437F"/>
    <w:rsid w:val="00F643A8"/>
    <w:rsid w:val="00F64497"/>
    <w:rsid w:val="00F64B2A"/>
    <w:rsid w:val="00F64B67"/>
    <w:rsid w:val="00F64E76"/>
    <w:rsid w:val="00F65483"/>
    <w:rsid w:val="00F654A0"/>
    <w:rsid w:val="00F65616"/>
    <w:rsid w:val="00F65686"/>
    <w:rsid w:val="00F656A0"/>
    <w:rsid w:val="00F657D8"/>
    <w:rsid w:val="00F65D1B"/>
    <w:rsid w:val="00F65F61"/>
    <w:rsid w:val="00F6618B"/>
    <w:rsid w:val="00F663D4"/>
    <w:rsid w:val="00F665E9"/>
    <w:rsid w:val="00F66942"/>
    <w:rsid w:val="00F66980"/>
    <w:rsid w:val="00F66B82"/>
    <w:rsid w:val="00F66D10"/>
    <w:rsid w:val="00F67146"/>
    <w:rsid w:val="00F67634"/>
    <w:rsid w:val="00F676B2"/>
    <w:rsid w:val="00F676E4"/>
    <w:rsid w:val="00F67738"/>
    <w:rsid w:val="00F67892"/>
    <w:rsid w:val="00F67AC1"/>
    <w:rsid w:val="00F67C32"/>
    <w:rsid w:val="00F67C85"/>
    <w:rsid w:val="00F67D44"/>
    <w:rsid w:val="00F67EC2"/>
    <w:rsid w:val="00F701F9"/>
    <w:rsid w:val="00F7023F"/>
    <w:rsid w:val="00F704B0"/>
    <w:rsid w:val="00F7077C"/>
    <w:rsid w:val="00F707C1"/>
    <w:rsid w:val="00F70B2C"/>
    <w:rsid w:val="00F70B95"/>
    <w:rsid w:val="00F70CB4"/>
    <w:rsid w:val="00F70CBF"/>
    <w:rsid w:val="00F70DAC"/>
    <w:rsid w:val="00F70E9B"/>
    <w:rsid w:val="00F70F16"/>
    <w:rsid w:val="00F71262"/>
    <w:rsid w:val="00F712A6"/>
    <w:rsid w:val="00F71433"/>
    <w:rsid w:val="00F715C2"/>
    <w:rsid w:val="00F717A1"/>
    <w:rsid w:val="00F71B26"/>
    <w:rsid w:val="00F71C6D"/>
    <w:rsid w:val="00F71CE3"/>
    <w:rsid w:val="00F71E8E"/>
    <w:rsid w:val="00F71F79"/>
    <w:rsid w:val="00F71FE9"/>
    <w:rsid w:val="00F720ED"/>
    <w:rsid w:val="00F72122"/>
    <w:rsid w:val="00F72140"/>
    <w:rsid w:val="00F72154"/>
    <w:rsid w:val="00F72179"/>
    <w:rsid w:val="00F72439"/>
    <w:rsid w:val="00F724CA"/>
    <w:rsid w:val="00F72655"/>
    <w:rsid w:val="00F729C7"/>
    <w:rsid w:val="00F72A4D"/>
    <w:rsid w:val="00F72B01"/>
    <w:rsid w:val="00F72BCF"/>
    <w:rsid w:val="00F72BE2"/>
    <w:rsid w:val="00F72DB1"/>
    <w:rsid w:val="00F72E77"/>
    <w:rsid w:val="00F7304E"/>
    <w:rsid w:val="00F73922"/>
    <w:rsid w:val="00F73A30"/>
    <w:rsid w:val="00F73A79"/>
    <w:rsid w:val="00F73DAE"/>
    <w:rsid w:val="00F74085"/>
    <w:rsid w:val="00F7412B"/>
    <w:rsid w:val="00F74171"/>
    <w:rsid w:val="00F74191"/>
    <w:rsid w:val="00F74218"/>
    <w:rsid w:val="00F7426A"/>
    <w:rsid w:val="00F742A4"/>
    <w:rsid w:val="00F742C9"/>
    <w:rsid w:val="00F742F8"/>
    <w:rsid w:val="00F74590"/>
    <w:rsid w:val="00F74692"/>
    <w:rsid w:val="00F747BB"/>
    <w:rsid w:val="00F74813"/>
    <w:rsid w:val="00F74A88"/>
    <w:rsid w:val="00F74A8D"/>
    <w:rsid w:val="00F74ADC"/>
    <w:rsid w:val="00F74C20"/>
    <w:rsid w:val="00F74D75"/>
    <w:rsid w:val="00F74D90"/>
    <w:rsid w:val="00F74EEE"/>
    <w:rsid w:val="00F750F0"/>
    <w:rsid w:val="00F75139"/>
    <w:rsid w:val="00F7547B"/>
    <w:rsid w:val="00F754A8"/>
    <w:rsid w:val="00F754C5"/>
    <w:rsid w:val="00F7552C"/>
    <w:rsid w:val="00F75678"/>
    <w:rsid w:val="00F757CE"/>
    <w:rsid w:val="00F75886"/>
    <w:rsid w:val="00F75B86"/>
    <w:rsid w:val="00F75D10"/>
    <w:rsid w:val="00F75EEA"/>
    <w:rsid w:val="00F76015"/>
    <w:rsid w:val="00F760BF"/>
    <w:rsid w:val="00F761E1"/>
    <w:rsid w:val="00F7625D"/>
    <w:rsid w:val="00F762D8"/>
    <w:rsid w:val="00F764C6"/>
    <w:rsid w:val="00F76562"/>
    <w:rsid w:val="00F76568"/>
    <w:rsid w:val="00F76655"/>
    <w:rsid w:val="00F7666D"/>
    <w:rsid w:val="00F768C1"/>
    <w:rsid w:val="00F76BDC"/>
    <w:rsid w:val="00F77176"/>
    <w:rsid w:val="00F77437"/>
    <w:rsid w:val="00F77651"/>
    <w:rsid w:val="00F776D6"/>
    <w:rsid w:val="00F779DF"/>
    <w:rsid w:val="00F77AB5"/>
    <w:rsid w:val="00F77C42"/>
    <w:rsid w:val="00F77DED"/>
    <w:rsid w:val="00F77ECF"/>
    <w:rsid w:val="00F80018"/>
    <w:rsid w:val="00F801EE"/>
    <w:rsid w:val="00F80237"/>
    <w:rsid w:val="00F8039D"/>
    <w:rsid w:val="00F8049A"/>
    <w:rsid w:val="00F805F3"/>
    <w:rsid w:val="00F80622"/>
    <w:rsid w:val="00F80683"/>
    <w:rsid w:val="00F80B13"/>
    <w:rsid w:val="00F80E27"/>
    <w:rsid w:val="00F80F55"/>
    <w:rsid w:val="00F81420"/>
    <w:rsid w:val="00F8196C"/>
    <w:rsid w:val="00F81987"/>
    <w:rsid w:val="00F81ACE"/>
    <w:rsid w:val="00F81B02"/>
    <w:rsid w:val="00F81C0B"/>
    <w:rsid w:val="00F81C80"/>
    <w:rsid w:val="00F81D9D"/>
    <w:rsid w:val="00F81FFA"/>
    <w:rsid w:val="00F82028"/>
    <w:rsid w:val="00F82216"/>
    <w:rsid w:val="00F8234A"/>
    <w:rsid w:val="00F823E3"/>
    <w:rsid w:val="00F82C0F"/>
    <w:rsid w:val="00F82C92"/>
    <w:rsid w:val="00F82D72"/>
    <w:rsid w:val="00F83212"/>
    <w:rsid w:val="00F83A4A"/>
    <w:rsid w:val="00F83ABC"/>
    <w:rsid w:val="00F83B6C"/>
    <w:rsid w:val="00F83C9C"/>
    <w:rsid w:val="00F83C9F"/>
    <w:rsid w:val="00F83E53"/>
    <w:rsid w:val="00F83EB3"/>
    <w:rsid w:val="00F84076"/>
    <w:rsid w:val="00F84107"/>
    <w:rsid w:val="00F8416B"/>
    <w:rsid w:val="00F8432B"/>
    <w:rsid w:val="00F84350"/>
    <w:rsid w:val="00F844F5"/>
    <w:rsid w:val="00F84530"/>
    <w:rsid w:val="00F8496A"/>
    <w:rsid w:val="00F84A7B"/>
    <w:rsid w:val="00F84AF0"/>
    <w:rsid w:val="00F84BBD"/>
    <w:rsid w:val="00F84DE5"/>
    <w:rsid w:val="00F84FD8"/>
    <w:rsid w:val="00F85002"/>
    <w:rsid w:val="00F85116"/>
    <w:rsid w:val="00F851E6"/>
    <w:rsid w:val="00F855A0"/>
    <w:rsid w:val="00F856BD"/>
    <w:rsid w:val="00F856EB"/>
    <w:rsid w:val="00F8578D"/>
    <w:rsid w:val="00F85992"/>
    <w:rsid w:val="00F85CAD"/>
    <w:rsid w:val="00F86285"/>
    <w:rsid w:val="00F868BF"/>
    <w:rsid w:val="00F86AA7"/>
    <w:rsid w:val="00F86B25"/>
    <w:rsid w:val="00F86F4B"/>
    <w:rsid w:val="00F87381"/>
    <w:rsid w:val="00F874BA"/>
    <w:rsid w:val="00F875CB"/>
    <w:rsid w:val="00F8761A"/>
    <w:rsid w:val="00F87673"/>
    <w:rsid w:val="00F878F2"/>
    <w:rsid w:val="00F87972"/>
    <w:rsid w:val="00F87C64"/>
    <w:rsid w:val="00F87F26"/>
    <w:rsid w:val="00F87F70"/>
    <w:rsid w:val="00F9000E"/>
    <w:rsid w:val="00F90013"/>
    <w:rsid w:val="00F9005B"/>
    <w:rsid w:val="00F902A8"/>
    <w:rsid w:val="00F9042D"/>
    <w:rsid w:val="00F905D3"/>
    <w:rsid w:val="00F90774"/>
    <w:rsid w:val="00F90837"/>
    <w:rsid w:val="00F90895"/>
    <w:rsid w:val="00F90D5D"/>
    <w:rsid w:val="00F913B0"/>
    <w:rsid w:val="00F91444"/>
    <w:rsid w:val="00F91B17"/>
    <w:rsid w:val="00F91D68"/>
    <w:rsid w:val="00F91DA1"/>
    <w:rsid w:val="00F91E08"/>
    <w:rsid w:val="00F91F34"/>
    <w:rsid w:val="00F91F85"/>
    <w:rsid w:val="00F92043"/>
    <w:rsid w:val="00F924FC"/>
    <w:rsid w:val="00F92641"/>
    <w:rsid w:val="00F92AFF"/>
    <w:rsid w:val="00F92BA6"/>
    <w:rsid w:val="00F92FBB"/>
    <w:rsid w:val="00F930BE"/>
    <w:rsid w:val="00F930D2"/>
    <w:rsid w:val="00F93877"/>
    <w:rsid w:val="00F93895"/>
    <w:rsid w:val="00F93983"/>
    <w:rsid w:val="00F93BAF"/>
    <w:rsid w:val="00F944EE"/>
    <w:rsid w:val="00F9469C"/>
    <w:rsid w:val="00F946D0"/>
    <w:rsid w:val="00F94751"/>
    <w:rsid w:val="00F9477A"/>
    <w:rsid w:val="00F94D9C"/>
    <w:rsid w:val="00F94E44"/>
    <w:rsid w:val="00F94EEC"/>
    <w:rsid w:val="00F95100"/>
    <w:rsid w:val="00F95177"/>
    <w:rsid w:val="00F95781"/>
    <w:rsid w:val="00F95B47"/>
    <w:rsid w:val="00F95BB7"/>
    <w:rsid w:val="00F95C52"/>
    <w:rsid w:val="00F96227"/>
    <w:rsid w:val="00F9645E"/>
    <w:rsid w:val="00F967F1"/>
    <w:rsid w:val="00F96BB5"/>
    <w:rsid w:val="00F96CA4"/>
    <w:rsid w:val="00F96EB3"/>
    <w:rsid w:val="00F97039"/>
    <w:rsid w:val="00F97526"/>
    <w:rsid w:val="00F977B2"/>
    <w:rsid w:val="00F978B7"/>
    <w:rsid w:val="00F979FE"/>
    <w:rsid w:val="00F97E93"/>
    <w:rsid w:val="00F97F31"/>
    <w:rsid w:val="00F97F7A"/>
    <w:rsid w:val="00FA01D1"/>
    <w:rsid w:val="00FA01EA"/>
    <w:rsid w:val="00FA0273"/>
    <w:rsid w:val="00FA02F6"/>
    <w:rsid w:val="00FA0342"/>
    <w:rsid w:val="00FA0D8E"/>
    <w:rsid w:val="00FA0DF2"/>
    <w:rsid w:val="00FA0F21"/>
    <w:rsid w:val="00FA0FA8"/>
    <w:rsid w:val="00FA107C"/>
    <w:rsid w:val="00FA10BA"/>
    <w:rsid w:val="00FA10E9"/>
    <w:rsid w:val="00FA11CC"/>
    <w:rsid w:val="00FA135A"/>
    <w:rsid w:val="00FA18AC"/>
    <w:rsid w:val="00FA250A"/>
    <w:rsid w:val="00FA283F"/>
    <w:rsid w:val="00FA2E32"/>
    <w:rsid w:val="00FA2EF5"/>
    <w:rsid w:val="00FA3458"/>
    <w:rsid w:val="00FA34A5"/>
    <w:rsid w:val="00FA35C8"/>
    <w:rsid w:val="00FA3811"/>
    <w:rsid w:val="00FA3890"/>
    <w:rsid w:val="00FA3E08"/>
    <w:rsid w:val="00FA3EEC"/>
    <w:rsid w:val="00FA3F1A"/>
    <w:rsid w:val="00FA42E9"/>
    <w:rsid w:val="00FA479F"/>
    <w:rsid w:val="00FA4BEB"/>
    <w:rsid w:val="00FA4D87"/>
    <w:rsid w:val="00FA4E5B"/>
    <w:rsid w:val="00FA5273"/>
    <w:rsid w:val="00FA56C4"/>
    <w:rsid w:val="00FA58B3"/>
    <w:rsid w:val="00FA58E2"/>
    <w:rsid w:val="00FA5B7A"/>
    <w:rsid w:val="00FA5C9E"/>
    <w:rsid w:val="00FA5D84"/>
    <w:rsid w:val="00FA5F3E"/>
    <w:rsid w:val="00FA63DE"/>
    <w:rsid w:val="00FA64DB"/>
    <w:rsid w:val="00FA65AF"/>
    <w:rsid w:val="00FA6632"/>
    <w:rsid w:val="00FA66CD"/>
    <w:rsid w:val="00FA682B"/>
    <w:rsid w:val="00FA6958"/>
    <w:rsid w:val="00FA69C0"/>
    <w:rsid w:val="00FA6A29"/>
    <w:rsid w:val="00FA6A3A"/>
    <w:rsid w:val="00FA6A4C"/>
    <w:rsid w:val="00FA6DF2"/>
    <w:rsid w:val="00FA6E06"/>
    <w:rsid w:val="00FA6F00"/>
    <w:rsid w:val="00FA70BA"/>
    <w:rsid w:val="00FA7159"/>
    <w:rsid w:val="00FA734B"/>
    <w:rsid w:val="00FA7467"/>
    <w:rsid w:val="00FA765D"/>
    <w:rsid w:val="00FA7D5B"/>
    <w:rsid w:val="00FA7FB5"/>
    <w:rsid w:val="00FB01BC"/>
    <w:rsid w:val="00FB0317"/>
    <w:rsid w:val="00FB054F"/>
    <w:rsid w:val="00FB05C9"/>
    <w:rsid w:val="00FB0621"/>
    <w:rsid w:val="00FB0B2E"/>
    <w:rsid w:val="00FB0CF9"/>
    <w:rsid w:val="00FB0FDE"/>
    <w:rsid w:val="00FB111A"/>
    <w:rsid w:val="00FB111D"/>
    <w:rsid w:val="00FB1238"/>
    <w:rsid w:val="00FB12DA"/>
    <w:rsid w:val="00FB13F7"/>
    <w:rsid w:val="00FB148D"/>
    <w:rsid w:val="00FB15FD"/>
    <w:rsid w:val="00FB1AA2"/>
    <w:rsid w:val="00FB1ABA"/>
    <w:rsid w:val="00FB1B25"/>
    <w:rsid w:val="00FB1DDD"/>
    <w:rsid w:val="00FB1E16"/>
    <w:rsid w:val="00FB1E3D"/>
    <w:rsid w:val="00FB1FEF"/>
    <w:rsid w:val="00FB22A5"/>
    <w:rsid w:val="00FB22C5"/>
    <w:rsid w:val="00FB22EF"/>
    <w:rsid w:val="00FB234E"/>
    <w:rsid w:val="00FB2575"/>
    <w:rsid w:val="00FB26BA"/>
    <w:rsid w:val="00FB2A6D"/>
    <w:rsid w:val="00FB2B15"/>
    <w:rsid w:val="00FB2BBE"/>
    <w:rsid w:val="00FB2D7A"/>
    <w:rsid w:val="00FB2DBA"/>
    <w:rsid w:val="00FB2E0E"/>
    <w:rsid w:val="00FB2EF3"/>
    <w:rsid w:val="00FB3025"/>
    <w:rsid w:val="00FB3077"/>
    <w:rsid w:val="00FB3089"/>
    <w:rsid w:val="00FB3097"/>
    <w:rsid w:val="00FB3120"/>
    <w:rsid w:val="00FB314B"/>
    <w:rsid w:val="00FB3311"/>
    <w:rsid w:val="00FB345A"/>
    <w:rsid w:val="00FB34AB"/>
    <w:rsid w:val="00FB37EA"/>
    <w:rsid w:val="00FB39A9"/>
    <w:rsid w:val="00FB39F3"/>
    <w:rsid w:val="00FB3AEA"/>
    <w:rsid w:val="00FB3D8D"/>
    <w:rsid w:val="00FB3E1A"/>
    <w:rsid w:val="00FB4048"/>
    <w:rsid w:val="00FB414E"/>
    <w:rsid w:val="00FB41E1"/>
    <w:rsid w:val="00FB420B"/>
    <w:rsid w:val="00FB43B3"/>
    <w:rsid w:val="00FB45AE"/>
    <w:rsid w:val="00FB46F1"/>
    <w:rsid w:val="00FB498F"/>
    <w:rsid w:val="00FB4A13"/>
    <w:rsid w:val="00FB4A93"/>
    <w:rsid w:val="00FB4C28"/>
    <w:rsid w:val="00FB4E03"/>
    <w:rsid w:val="00FB50B0"/>
    <w:rsid w:val="00FB50CA"/>
    <w:rsid w:val="00FB5290"/>
    <w:rsid w:val="00FB52CC"/>
    <w:rsid w:val="00FB52E5"/>
    <w:rsid w:val="00FB52EB"/>
    <w:rsid w:val="00FB5363"/>
    <w:rsid w:val="00FB5A0E"/>
    <w:rsid w:val="00FB5A64"/>
    <w:rsid w:val="00FB5D19"/>
    <w:rsid w:val="00FB609E"/>
    <w:rsid w:val="00FB62C8"/>
    <w:rsid w:val="00FB6422"/>
    <w:rsid w:val="00FB64BA"/>
    <w:rsid w:val="00FB67FB"/>
    <w:rsid w:val="00FB6888"/>
    <w:rsid w:val="00FB69C2"/>
    <w:rsid w:val="00FB6AE8"/>
    <w:rsid w:val="00FB6D60"/>
    <w:rsid w:val="00FB6DC2"/>
    <w:rsid w:val="00FB6E86"/>
    <w:rsid w:val="00FB6EA9"/>
    <w:rsid w:val="00FB70D3"/>
    <w:rsid w:val="00FB723A"/>
    <w:rsid w:val="00FB7263"/>
    <w:rsid w:val="00FB7342"/>
    <w:rsid w:val="00FB74D9"/>
    <w:rsid w:val="00FB759F"/>
    <w:rsid w:val="00FB7691"/>
    <w:rsid w:val="00FB7E70"/>
    <w:rsid w:val="00FC05D1"/>
    <w:rsid w:val="00FC06AF"/>
    <w:rsid w:val="00FC0862"/>
    <w:rsid w:val="00FC0979"/>
    <w:rsid w:val="00FC097B"/>
    <w:rsid w:val="00FC0AA8"/>
    <w:rsid w:val="00FC1222"/>
    <w:rsid w:val="00FC1391"/>
    <w:rsid w:val="00FC15E7"/>
    <w:rsid w:val="00FC1A70"/>
    <w:rsid w:val="00FC1B38"/>
    <w:rsid w:val="00FC1E4D"/>
    <w:rsid w:val="00FC1F3F"/>
    <w:rsid w:val="00FC20BE"/>
    <w:rsid w:val="00FC2108"/>
    <w:rsid w:val="00FC21B3"/>
    <w:rsid w:val="00FC2220"/>
    <w:rsid w:val="00FC2321"/>
    <w:rsid w:val="00FC25B3"/>
    <w:rsid w:val="00FC2836"/>
    <w:rsid w:val="00FC28B2"/>
    <w:rsid w:val="00FC2A45"/>
    <w:rsid w:val="00FC2B28"/>
    <w:rsid w:val="00FC2D51"/>
    <w:rsid w:val="00FC3317"/>
    <w:rsid w:val="00FC38B3"/>
    <w:rsid w:val="00FC39A4"/>
    <w:rsid w:val="00FC3B7F"/>
    <w:rsid w:val="00FC3C47"/>
    <w:rsid w:val="00FC3DEC"/>
    <w:rsid w:val="00FC444E"/>
    <w:rsid w:val="00FC451A"/>
    <w:rsid w:val="00FC45CB"/>
    <w:rsid w:val="00FC45D2"/>
    <w:rsid w:val="00FC4932"/>
    <w:rsid w:val="00FC4AA5"/>
    <w:rsid w:val="00FC4B3B"/>
    <w:rsid w:val="00FC4C5D"/>
    <w:rsid w:val="00FC4C7E"/>
    <w:rsid w:val="00FC4CDE"/>
    <w:rsid w:val="00FC4E87"/>
    <w:rsid w:val="00FC50B4"/>
    <w:rsid w:val="00FC567B"/>
    <w:rsid w:val="00FC56F3"/>
    <w:rsid w:val="00FC580C"/>
    <w:rsid w:val="00FC587D"/>
    <w:rsid w:val="00FC5B0F"/>
    <w:rsid w:val="00FC5B6D"/>
    <w:rsid w:val="00FC5EF7"/>
    <w:rsid w:val="00FC5FB0"/>
    <w:rsid w:val="00FC600D"/>
    <w:rsid w:val="00FC618B"/>
    <w:rsid w:val="00FC635B"/>
    <w:rsid w:val="00FC6394"/>
    <w:rsid w:val="00FC68E1"/>
    <w:rsid w:val="00FC6988"/>
    <w:rsid w:val="00FC6E19"/>
    <w:rsid w:val="00FC717D"/>
    <w:rsid w:val="00FC7236"/>
    <w:rsid w:val="00FC729D"/>
    <w:rsid w:val="00FC7449"/>
    <w:rsid w:val="00FC7626"/>
    <w:rsid w:val="00FC7839"/>
    <w:rsid w:val="00FC7A55"/>
    <w:rsid w:val="00FC7B9A"/>
    <w:rsid w:val="00FC7E0C"/>
    <w:rsid w:val="00FC7FEB"/>
    <w:rsid w:val="00FD00DE"/>
    <w:rsid w:val="00FD01FB"/>
    <w:rsid w:val="00FD0398"/>
    <w:rsid w:val="00FD0472"/>
    <w:rsid w:val="00FD0774"/>
    <w:rsid w:val="00FD07A8"/>
    <w:rsid w:val="00FD0975"/>
    <w:rsid w:val="00FD0A43"/>
    <w:rsid w:val="00FD0C7B"/>
    <w:rsid w:val="00FD0C88"/>
    <w:rsid w:val="00FD0F78"/>
    <w:rsid w:val="00FD1130"/>
    <w:rsid w:val="00FD11B7"/>
    <w:rsid w:val="00FD1237"/>
    <w:rsid w:val="00FD123C"/>
    <w:rsid w:val="00FD1622"/>
    <w:rsid w:val="00FD1814"/>
    <w:rsid w:val="00FD196A"/>
    <w:rsid w:val="00FD1B6E"/>
    <w:rsid w:val="00FD1E21"/>
    <w:rsid w:val="00FD1E69"/>
    <w:rsid w:val="00FD1F5D"/>
    <w:rsid w:val="00FD249B"/>
    <w:rsid w:val="00FD2889"/>
    <w:rsid w:val="00FD2A04"/>
    <w:rsid w:val="00FD3244"/>
    <w:rsid w:val="00FD326D"/>
    <w:rsid w:val="00FD33FC"/>
    <w:rsid w:val="00FD354E"/>
    <w:rsid w:val="00FD3551"/>
    <w:rsid w:val="00FD35FE"/>
    <w:rsid w:val="00FD37DB"/>
    <w:rsid w:val="00FD387E"/>
    <w:rsid w:val="00FD3C62"/>
    <w:rsid w:val="00FD3C70"/>
    <w:rsid w:val="00FD3C9D"/>
    <w:rsid w:val="00FD3D46"/>
    <w:rsid w:val="00FD3E5A"/>
    <w:rsid w:val="00FD41F8"/>
    <w:rsid w:val="00FD4362"/>
    <w:rsid w:val="00FD45E9"/>
    <w:rsid w:val="00FD487B"/>
    <w:rsid w:val="00FD4B35"/>
    <w:rsid w:val="00FD4EB5"/>
    <w:rsid w:val="00FD5177"/>
    <w:rsid w:val="00FD52B6"/>
    <w:rsid w:val="00FD5822"/>
    <w:rsid w:val="00FD5CF4"/>
    <w:rsid w:val="00FD5D0D"/>
    <w:rsid w:val="00FD602D"/>
    <w:rsid w:val="00FD60AE"/>
    <w:rsid w:val="00FD65E2"/>
    <w:rsid w:val="00FD678D"/>
    <w:rsid w:val="00FD6793"/>
    <w:rsid w:val="00FD687A"/>
    <w:rsid w:val="00FD692A"/>
    <w:rsid w:val="00FD6B18"/>
    <w:rsid w:val="00FD6B57"/>
    <w:rsid w:val="00FD6CB8"/>
    <w:rsid w:val="00FD7060"/>
    <w:rsid w:val="00FD70D3"/>
    <w:rsid w:val="00FD711C"/>
    <w:rsid w:val="00FD719E"/>
    <w:rsid w:val="00FD7512"/>
    <w:rsid w:val="00FD76E0"/>
    <w:rsid w:val="00FD77AC"/>
    <w:rsid w:val="00FD7920"/>
    <w:rsid w:val="00FD7955"/>
    <w:rsid w:val="00FD7FC9"/>
    <w:rsid w:val="00FE0028"/>
    <w:rsid w:val="00FE003B"/>
    <w:rsid w:val="00FE00BC"/>
    <w:rsid w:val="00FE00CD"/>
    <w:rsid w:val="00FE0135"/>
    <w:rsid w:val="00FE021C"/>
    <w:rsid w:val="00FE025F"/>
    <w:rsid w:val="00FE047F"/>
    <w:rsid w:val="00FE0642"/>
    <w:rsid w:val="00FE0ABF"/>
    <w:rsid w:val="00FE10AC"/>
    <w:rsid w:val="00FE1187"/>
    <w:rsid w:val="00FE132D"/>
    <w:rsid w:val="00FE1341"/>
    <w:rsid w:val="00FE13E9"/>
    <w:rsid w:val="00FE14E1"/>
    <w:rsid w:val="00FE1502"/>
    <w:rsid w:val="00FE1627"/>
    <w:rsid w:val="00FE1825"/>
    <w:rsid w:val="00FE18E2"/>
    <w:rsid w:val="00FE1945"/>
    <w:rsid w:val="00FE19E8"/>
    <w:rsid w:val="00FE1A5B"/>
    <w:rsid w:val="00FE1F68"/>
    <w:rsid w:val="00FE1F6D"/>
    <w:rsid w:val="00FE27FF"/>
    <w:rsid w:val="00FE28BF"/>
    <w:rsid w:val="00FE2A29"/>
    <w:rsid w:val="00FE2BE0"/>
    <w:rsid w:val="00FE2DF4"/>
    <w:rsid w:val="00FE30CC"/>
    <w:rsid w:val="00FE30F1"/>
    <w:rsid w:val="00FE3170"/>
    <w:rsid w:val="00FE33D0"/>
    <w:rsid w:val="00FE3452"/>
    <w:rsid w:val="00FE35F4"/>
    <w:rsid w:val="00FE36E0"/>
    <w:rsid w:val="00FE372F"/>
    <w:rsid w:val="00FE38CA"/>
    <w:rsid w:val="00FE39BB"/>
    <w:rsid w:val="00FE3A0C"/>
    <w:rsid w:val="00FE3B20"/>
    <w:rsid w:val="00FE3CCF"/>
    <w:rsid w:val="00FE3F33"/>
    <w:rsid w:val="00FE422E"/>
    <w:rsid w:val="00FE44FB"/>
    <w:rsid w:val="00FE4771"/>
    <w:rsid w:val="00FE49B0"/>
    <w:rsid w:val="00FE4A15"/>
    <w:rsid w:val="00FE4A5B"/>
    <w:rsid w:val="00FE4B83"/>
    <w:rsid w:val="00FE4CF4"/>
    <w:rsid w:val="00FE4D17"/>
    <w:rsid w:val="00FE4D36"/>
    <w:rsid w:val="00FE4D4C"/>
    <w:rsid w:val="00FE4DEB"/>
    <w:rsid w:val="00FE4EBC"/>
    <w:rsid w:val="00FE4FCB"/>
    <w:rsid w:val="00FE512D"/>
    <w:rsid w:val="00FE5143"/>
    <w:rsid w:val="00FE5260"/>
    <w:rsid w:val="00FE52A0"/>
    <w:rsid w:val="00FE52D7"/>
    <w:rsid w:val="00FE5604"/>
    <w:rsid w:val="00FE570D"/>
    <w:rsid w:val="00FE5878"/>
    <w:rsid w:val="00FE5F20"/>
    <w:rsid w:val="00FE60F2"/>
    <w:rsid w:val="00FE61FF"/>
    <w:rsid w:val="00FE6264"/>
    <w:rsid w:val="00FE6271"/>
    <w:rsid w:val="00FE6646"/>
    <w:rsid w:val="00FE67C3"/>
    <w:rsid w:val="00FE68F9"/>
    <w:rsid w:val="00FE6A4C"/>
    <w:rsid w:val="00FE6C07"/>
    <w:rsid w:val="00FE6DF5"/>
    <w:rsid w:val="00FE7033"/>
    <w:rsid w:val="00FE7063"/>
    <w:rsid w:val="00FE739B"/>
    <w:rsid w:val="00FE7510"/>
    <w:rsid w:val="00FE7760"/>
    <w:rsid w:val="00FE777B"/>
    <w:rsid w:val="00FE7787"/>
    <w:rsid w:val="00FE7946"/>
    <w:rsid w:val="00FE7CB4"/>
    <w:rsid w:val="00FE7DB0"/>
    <w:rsid w:val="00FE7EE2"/>
    <w:rsid w:val="00FE7F81"/>
    <w:rsid w:val="00FF0149"/>
    <w:rsid w:val="00FF016A"/>
    <w:rsid w:val="00FF01C0"/>
    <w:rsid w:val="00FF05DF"/>
    <w:rsid w:val="00FF07DB"/>
    <w:rsid w:val="00FF0A1C"/>
    <w:rsid w:val="00FF0FB7"/>
    <w:rsid w:val="00FF0FF2"/>
    <w:rsid w:val="00FF115B"/>
    <w:rsid w:val="00FF129D"/>
    <w:rsid w:val="00FF1308"/>
    <w:rsid w:val="00FF1384"/>
    <w:rsid w:val="00FF15E9"/>
    <w:rsid w:val="00FF1641"/>
    <w:rsid w:val="00FF17CF"/>
    <w:rsid w:val="00FF180A"/>
    <w:rsid w:val="00FF1C39"/>
    <w:rsid w:val="00FF1CFC"/>
    <w:rsid w:val="00FF1D8D"/>
    <w:rsid w:val="00FF2173"/>
    <w:rsid w:val="00FF22A7"/>
    <w:rsid w:val="00FF2338"/>
    <w:rsid w:val="00FF236A"/>
    <w:rsid w:val="00FF24B5"/>
    <w:rsid w:val="00FF25A2"/>
    <w:rsid w:val="00FF2729"/>
    <w:rsid w:val="00FF29FC"/>
    <w:rsid w:val="00FF2FDE"/>
    <w:rsid w:val="00FF30CA"/>
    <w:rsid w:val="00FF32EE"/>
    <w:rsid w:val="00FF33E3"/>
    <w:rsid w:val="00FF34AA"/>
    <w:rsid w:val="00FF3830"/>
    <w:rsid w:val="00FF3ABB"/>
    <w:rsid w:val="00FF3FA8"/>
    <w:rsid w:val="00FF4243"/>
    <w:rsid w:val="00FF42AF"/>
    <w:rsid w:val="00FF43AD"/>
    <w:rsid w:val="00FF448C"/>
    <w:rsid w:val="00FF4556"/>
    <w:rsid w:val="00FF46C9"/>
    <w:rsid w:val="00FF4BB6"/>
    <w:rsid w:val="00FF5017"/>
    <w:rsid w:val="00FF50F5"/>
    <w:rsid w:val="00FF5138"/>
    <w:rsid w:val="00FF513A"/>
    <w:rsid w:val="00FF518D"/>
    <w:rsid w:val="00FF5303"/>
    <w:rsid w:val="00FF55DF"/>
    <w:rsid w:val="00FF5709"/>
    <w:rsid w:val="00FF5743"/>
    <w:rsid w:val="00FF574A"/>
    <w:rsid w:val="00FF5AF9"/>
    <w:rsid w:val="00FF5F13"/>
    <w:rsid w:val="00FF6097"/>
    <w:rsid w:val="00FF6111"/>
    <w:rsid w:val="00FF6162"/>
    <w:rsid w:val="00FF6484"/>
    <w:rsid w:val="00FF6577"/>
    <w:rsid w:val="00FF66ED"/>
    <w:rsid w:val="00FF6736"/>
    <w:rsid w:val="00FF6844"/>
    <w:rsid w:val="00FF687F"/>
    <w:rsid w:val="00FF6A6B"/>
    <w:rsid w:val="00FF6AE8"/>
    <w:rsid w:val="00FF6CE8"/>
    <w:rsid w:val="00FF73CB"/>
    <w:rsid w:val="00FF74A9"/>
    <w:rsid w:val="00FF74C1"/>
    <w:rsid w:val="011F0884"/>
    <w:rsid w:val="01A082B3"/>
    <w:rsid w:val="01F91837"/>
    <w:rsid w:val="021938C5"/>
    <w:rsid w:val="02DCF4DB"/>
    <w:rsid w:val="04E4AC08"/>
    <w:rsid w:val="07928D6B"/>
    <w:rsid w:val="07BA7451"/>
    <w:rsid w:val="07E7A4FE"/>
    <w:rsid w:val="082E8929"/>
    <w:rsid w:val="090FDFA8"/>
    <w:rsid w:val="0ADA6766"/>
    <w:rsid w:val="0B4F5677"/>
    <w:rsid w:val="0C437A85"/>
    <w:rsid w:val="0E3417DF"/>
    <w:rsid w:val="0E3458C8"/>
    <w:rsid w:val="0E724E02"/>
    <w:rsid w:val="0E75D900"/>
    <w:rsid w:val="0E78742F"/>
    <w:rsid w:val="0FB71AE4"/>
    <w:rsid w:val="0FB762DE"/>
    <w:rsid w:val="0FE1928A"/>
    <w:rsid w:val="137797D1"/>
    <w:rsid w:val="13CD4DF6"/>
    <w:rsid w:val="13D34F0E"/>
    <w:rsid w:val="14BEDF96"/>
    <w:rsid w:val="188AC5FE"/>
    <w:rsid w:val="190CED2D"/>
    <w:rsid w:val="19DBD164"/>
    <w:rsid w:val="1A4D3524"/>
    <w:rsid w:val="1A860428"/>
    <w:rsid w:val="1B0541A3"/>
    <w:rsid w:val="1C56AF4D"/>
    <w:rsid w:val="1C9103B9"/>
    <w:rsid w:val="1DA02733"/>
    <w:rsid w:val="1FFB9ED3"/>
    <w:rsid w:val="2084C4F7"/>
    <w:rsid w:val="20F007CA"/>
    <w:rsid w:val="2185010B"/>
    <w:rsid w:val="22C300C3"/>
    <w:rsid w:val="22D92D60"/>
    <w:rsid w:val="22DA6C94"/>
    <w:rsid w:val="24209923"/>
    <w:rsid w:val="2470E6A3"/>
    <w:rsid w:val="24B6711A"/>
    <w:rsid w:val="251608BF"/>
    <w:rsid w:val="26AC0FCA"/>
    <w:rsid w:val="2722335A"/>
    <w:rsid w:val="27EADDCD"/>
    <w:rsid w:val="28072526"/>
    <w:rsid w:val="296613E3"/>
    <w:rsid w:val="2A914762"/>
    <w:rsid w:val="2B31F4BD"/>
    <w:rsid w:val="2B96697C"/>
    <w:rsid w:val="2EAF8643"/>
    <w:rsid w:val="2F7609D6"/>
    <w:rsid w:val="3037C402"/>
    <w:rsid w:val="311DE09F"/>
    <w:rsid w:val="3228FF27"/>
    <w:rsid w:val="32823E00"/>
    <w:rsid w:val="33D5AE64"/>
    <w:rsid w:val="34072E3F"/>
    <w:rsid w:val="34D71EFC"/>
    <w:rsid w:val="39ED3F31"/>
    <w:rsid w:val="3A8B0CF1"/>
    <w:rsid w:val="3F71851C"/>
    <w:rsid w:val="40353CCD"/>
    <w:rsid w:val="40D03213"/>
    <w:rsid w:val="43FB9C28"/>
    <w:rsid w:val="4738B017"/>
    <w:rsid w:val="48C0512B"/>
    <w:rsid w:val="49076B89"/>
    <w:rsid w:val="493BD464"/>
    <w:rsid w:val="4968BBAC"/>
    <w:rsid w:val="4A188080"/>
    <w:rsid w:val="4B406EC2"/>
    <w:rsid w:val="4B409C7B"/>
    <w:rsid w:val="4B8ED788"/>
    <w:rsid w:val="4B9CD036"/>
    <w:rsid w:val="4BDD94A7"/>
    <w:rsid w:val="4EAFC725"/>
    <w:rsid w:val="4EBEB2E3"/>
    <w:rsid w:val="4F1FF1BC"/>
    <w:rsid w:val="504B0A8A"/>
    <w:rsid w:val="51E2B023"/>
    <w:rsid w:val="523D308F"/>
    <w:rsid w:val="524CCD95"/>
    <w:rsid w:val="53468FD1"/>
    <w:rsid w:val="545DB993"/>
    <w:rsid w:val="548CF7AE"/>
    <w:rsid w:val="5517F2CA"/>
    <w:rsid w:val="564F13C8"/>
    <w:rsid w:val="5960B6C1"/>
    <w:rsid w:val="599BDF05"/>
    <w:rsid w:val="5ABE4BA5"/>
    <w:rsid w:val="5C3E0638"/>
    <w:rsid w:val="5D6DD4B8"/>
    <w:rsid w:val="5D89A26D"/>
    <w:rsid w:val="5DB8AE67"/>
    <w:rsid w:val="5DE526F9"/>
    <w:rsid w:val="5FA06511"/>
    <w:rsid w:val="5FE27994"/>
    <w:rsid w:val="62034E9C"/>
    <w:rsid w:val="62790556"/>
    <w:rsid w:val="63B0D096"/>
    <w:rsid w:val="6664B0DF"/>
    <w:rsid w:val="6673C2F2"/>
    <w:rsid w:val="6BD701AC"/>
    <w:rsid w:val="6C593F4A"/>
    <w:rsid w:val="6CCC1C44"/>
    <w:rsid w:val="6E533D18"/>
    <w:rsid w:val="6F03CAF0"/>
    <w:rsid w:val="6F469FDC"/>
    <w:rsid w:val="700980FB"/>
    <w:rsid w:val="70C8B960"/>
    <w:rsid w:val="713D127F"/>
    <w:rsid w:val="714D285A"/>
    <w:rsid w:val="71525CC0"/>
    <w:rsid w:val="72A2FE45"/>
    <w:rsid w:val="732C6CA2"/>
    <w:rsid w:val="74C3D4C9"/>
    <w:rsid w:val="75746AEA"/>
    <w:rsid w:val="782D0035"/>
    <w:rsid w:val="7C27D247"/>
    <w:rsid w:val="7D3659A6"/>
    <w:rsid w:val="7D73E997"/>
    <w:rsid w:val="7F5CA365"/>
    <w:rsid w:val="7FB7A4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97307"/>
  <w15:chartTrackingRefBased/>
  <w15:docId w15:val="{978FDD83-9AAB-46A7-A27F-672F5AEC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16"/>
    <w:lsdException w:name="footer" w:uiPriority="16"/>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7" w:unhideWhenUsed="1" w:qFormat="1"/>
    <w:lsdException w:name="Intense Emphasis" w:uiPriority="21"/>
    <w:lsdException w:name="Subtle Reference" w:uiPriority="31" w:qFormat="1"/>
    <w:lsdException w:name="Intense Reference" w:semiHidden="1" w:uiPriority="37" w:unhideWhenUsed="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C71"/>
    <w:rPr>
      <w:rFonts w:asciiTheme="minorHAnsi" w:hAnsiTheme="minorHAnsi"/>
      <w:sz w:val="24"/>
    </w:rPr>
  </w:style>
  <w:style w:type="paragraph" w:styleId="Heading1">
    <w:name w:val="heading 1"/>
    <w:basedOn w:val="Normal"/>
    <w:next w:val="Normal"/>
    <w:link w:val="Heading1Char"/>
    <w:uiPriority w:val="9"/>
    <w:qFormat/>
    <w:rsid w:val="00855F54"/>
    <w:pPr>
      <w:keepNext/>
      <w:keepLines/>
      <w:numPr>
        <w:numId w:val="6"/>
      </w:numPr>
      <w:spacing w:before="120"/>
      <w:outlineLvl w:val="0"/>
    </w:pPr>
    <w:rPr>
      <w:rFonts w:eastAsiaTheme="majorEastAsia" w:cstheme="majorBidi"/>
      <w:b/>
      <w:color w:val="26890D" w:themeColor="accent3"/>
      <w:sz w:val="26"/>
      <w:szCs w:val="32"/>
    </w:rPr>
  </w:style>
  <w:style w:type="paragraph" w:styleId="Heading2">
    <w:name w:val="heading 2"/>
    <w:basedOn w:val="Normal"/>
    <w:next w:val="Normal"/>
    <w:link w:val="Heading2Char"/>
    <w:uiPriority w:val="9"/>
    <w:qFormat/>
    <w:rsid w:val="002159DE"/>
    <w:pPr>
      <w:keepNext/>
      <w:keepLines/>
      <w:numPr>
        <w:ilvl w:val="1"/>
        <w:numId w:val="6"/>
      </w:numPr>
      <w:spacing w:before="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qFormat/>
    <w:rsid w:val="001B031B"/>
    <w:pPr>
      <w:keepNext/>
      <w:keepLines/>
      <w:numPr>
        <w:ilvl w:val="2"/>
        <w:numId w:val="6"/>
      </w:numPr>
      <w:outlineLvl w:val="2"/>
    </w:pPr>
    <w:rPr>
      <w:rFonts w:eastAsiaTheme="majorEastAsia" w:cstheme="majorBidi"/>
      <w:color w:val="000000" w:themeColor="text1"/>
      <w:sz w:val="22"/>
      <w:szCs w:val="24"/>
    </w:rPr>
  </w:style>
  <w:style w:type="paragraph" w:styleId="Heading4">
    <w:name w:val="heading 4"/>
    <w:basedOn w:val="Normal"/>
    <w:next w:val="Normal"/>
    <w:link w:val="Heading4Char"/>
    <w:uiPriority w:val="9"/>
    <w:qFormat/>
    <w:rsid w:val="002159DE"/>
    <w:pPr>
      <w:keepNext/>
      <w:keepLines/>
      <w:numPr>
        <w:ilvl w:val="3"/>
        <w:numId w:val="6"/>
      </w:numPr>
      <w:spacing w:before="40"/>
      <w:outlineLvl w:val="3"/>
    </w:pPr>
    <w:rPr>
      <w:rFonts w:eastAsiaTheme="majorEastAsia" w:cstheme="majorBidi"/>
      <w:i/>
      <w:iCs/>
      <w:color w:val="638C1B" w:themeColor="accent1" w:themeShade="BF"/>
    </w:rPr>
  </w:style>
  <w:style w:type="paragraph" w:styleId="Heading5">
    <w:name w:val="heading 5"/>
    <w:basedOn w:val="Normal"/>
    <w:next w:val="Normal"/>
    <w:link w:val="Heading5Char"/>
    <w:uiPriority w:val="9"/>
    <w:semiHidden/>
    <w:unhideWhenUsed/>
    <w:qFormat/>
    <w:rsid w:val="002159DE"/>
    <w:pPr>
      <w:keepNext/>
      <w:keepLines/>
      <w:numPr>
        <w:ilvl w:val="4"/>
        <w:numId w:val="6"/>
      </w:numPr>
      <w:spacing w:before="40"/>
      <w:outlineLvl w:val="4"/>
    </w:pPr>
    <w:rPr>
      <w:rFonts w:eastAsiaTheme="majorEastAsia" w:cstheme="majorBidi"/>
      <w:color w:val="638C1B" w:themeColor="accent1" w:themeShade="BF"/>
    </w:rPr>
  </w:style>
  <w:style w:type="paragraph" w:styleId="Heading6">
    <w:name w:val="heading 6"/>
    <w:basedOn w:val="Normal"/>
    <w:next w:val="Normal"/>
    <w:link w:val="Heading6Char"/>
    <w:uiPriority w:val="9"/>
    <w:semiHidden/>
    <w:unhideWhenUsed/>
    <w:qFormat/>
    <w:rsid w:val="002159DE"/>
    <w:pPr>
      <w:keepNext/>
      <w:keepLines/>
      <w:numPr>
        <w:ilvl w:val="5"/>
        <w:numId w:val="6"/>
      </w:numPr>
      <w:spacing w:before="40"/>
      <w:outlineLvl w:val="5"/>
    </w:pPr>
    <w:rPr>
      <w:rFonts w:eastAsiaTheme="majorEastAsia" w:cstheme="majorBidi"/>
      <w:color w:val="425D12" w:themeColor="accent1" w:themeShade="7F"/>
    </w:rPr>
  </w:style>
  <w:style w:type="paragraph" w:styleId="Heading7">
    <w:name w:val="heading 7"/>
    <w:basedOn w:val="Normal"/>
    <w:next w:val="Normal"/>
    <w:link w:val="Heading7Char"/>
    <w:uiPriority w:val="9"/>
    <w:semiHidden/>
    <w:unhideWhenUsed/>
    <w:qFormat/>
    <w:rsid w:val="002159DE"/>
    <w:pPr>
      <w:keepNext/>
      <w:keepLines/>
      <w:numPr>
        <w:ilvl w:val="6"/>
        <w:numId w:val="6"/>
      </w:numPr>
      <w:spacing w:before="40"/>
      <w:outlineLvl w:val="6"/>
    </w:pPr>
    <w:rPr>
      <w:rFonts w:eastAsiaTheme="majorEastAsia" w:cstheme="majorBidi"/>
      <w:i/>
      <w:iCs/>
      <w:color w:val="425D12" w:themeColor="accent1" w:themeShade="7F"/>
    </w:rPr>
  </w:style>
  <w:style w:type="paragraph" w:styleId="Heading8">
    <w:name w:val="heading 8"/>
    <w:basedOn w:val="Normal"/>
    <w:next w:val="Normal"/>
    <w:link w:val="Heading8Char"/>
    <w:uiPriority w:val="9"/>
    <w:semiHidden/>
    <w:unhideWhenUsed/>
    <w:qFormat/>
    <w:rsid w:val="002159DE"/>
    <w:pPr>
      <w:keepNext/>
      <w:keepLines/>
      <w:numPr>
        <w:ilvl w:val="7"/>
        <w:numId w:val="6"/>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59DE"/>
    <w:pPr>
      <w:keepNext/>
      <w:keepLines/>
      <w:numPr>
        <w:ilvl w:val="8"/>
        <w:numId w:val="6"/>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F54"/>
    <w:rPr>
      <w:rFonts w:asciiTheme="minorHAnsi" w:eastAsiaTheme="majorEastAsia" w:hAnsiTheme="minorHAnsi" w:cstheme="majorBidi"/>
      <w:b/>
      <w:color w:val="26890D" w:themeColor="accent3"/>
      <w:sz w:val="26"/>
      <w:szCs w:val="32"/>
    </w:rPr>
  </w:style>
  <w:style w:type="character" w:customStyle="1" w:styleId="Heading2Char">
    <w:name w:val="Heading 2 Char"/>
    <w:basedOn w:val="DefaultParagraphFont"/>
    <w:link w:val="Heading2"/>
    <w:uiPriority w:val="9"/>
    <w:rsid w:val="00122F6F"/>
    <w:rPr>
      <w:rFonts w:asciiTheme="minorHAnsi" w:eastAsiaTheme="majorEastAsia" w:hAnsiTheme="minorHAnsi" w:cstheme="majorBidi"/>
      <w:b/>
      <w:color w:val="000000" w:themeColor="text1"/>
      <w:sz w:val="24"/>
      <w:szCs w:val="26"/>
    </w:rPr>
  </w:style>
  <w:style w:type="character" w:customStyle="1" w:styleId="Heading3Char">
    <w:name w:val="Heading 3 Char"/>
    <w:basedOn w:val="DefaultParagraphFont"/>
    <w:link w:val="Heading3"/>
    <w:uiPriority w:val="9"/>
    <w:rsid w:val="001B031B"/>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122F6F"/>
    <w:rPr>
      <w:rFonts w:asciiTheme="minorHAnsi" w:eastAsiaTheme="majorEastAsia" w:hAnsiTheme="minorHAnsi" w:cstheme="majorBidi"/>
      <w:i/>
      <w:iCs/>
      <w:color w:val="638C1B" w:themeColor="accent1" w:themeShade="BF"/>
      <w:sz w:val="24"/>
    </w:rPr>
  </w:style>
  <w:style w:type="character" w:customStyle="1" w:styleId="Heading5Char">
    <w:name w:val="Heading 5 Char"/>
    <w:basedOn w:val="DefaultParagraphFont"/>
    <w:link w:val="Heading5"/>
    <w:uiPriority w:val="9"/>
    <w:semiHidden/>
    <w:rsid w:val="00122F6F"/>
    <w:rPr>
      <w:rFonts w:asciiTheme="minorHAnsi" w:eastAsiaTheme="majorEastAsia" w:hAnsiTheme="minorHAnsi" w:cstheme="majorBidi"/>
      <w:color w:val="638C1B" w:themeColor="accent1" w:themeShade="BF"/>
      <w:sz w:val="24"/>
    </w:rPr>
  </w:style>
  <w:style w:type="character" w:customStyle="1" w:styleId="Heading6Char">
    <w:name w:val="Heading 6 Char"/>
    <w:basedOn w:val="DefaultParagraphFont"/>
    <w:link w:val="Heading6"/>
    <w:uiPriority w:val="9"/>
    <w:semiHidden/>
    <w:rsid w:val="005F7094"/>
    <w:rPr>
      <w:rFonts w:asciiTheme="minorHAnsi" w:eastAsiaTheme="majorEastAsia" w:hAnsiTheme="minorHAnsi" w:cstheme="majorBidi"/>
      <w:color w:val="425D12" w:themeColor="accent1" w:themeShade="7F"/>
      <w:sz w:val="24"/>
    </w:rPr>
  </w:style>
  <w:style w:type="character" w:customStyle="1" w:styleId="Heading7Char">
    <w:name w:val="Heading 7 Char"/>
    <w:basedOn w:val="DefaultParagraphFont"/>
    <w:link w:val="Heading7"/>
    <w:uiPriority w:val="9"/>
    <w:semiHidden/>
    <w:rsid w:val="005F7094"/>
    <w:rPr>
      <w:rFonts w:asciiTheme="minorHAnsi" w:eastAsiaTheme="majorEastAsia" w:hAnsiTheme="minorHAnsi" w:cstheme="majorBidi"/>
      <w:i/>
      <w:iCs/>
      <w:color w:val="425D12" w:themeColor="accent1" w:themeShade="7F"/>
      <w:sz w:val="24"/>
    </w:rPr>
  </w:style>
  <w:style w:type="character" w:customStyle="1" w:styleId="Heading8Char">
    <w:name w:val="Heading 8 Char"/>
    <w:basedOn w:val="DefaultParagraphFont"/>
    <w:link w:val="Heading8"/>
    <w:uiPriority w:val="9"/>
    <w:semiHidden/>
    <w:rsid w:val="005F7094"/>
    <w:rPr>
      <w:rFonts w:asciiTheme="minorHAnsi" w:eastAsiaTheme="majorEastAsia" w:hAnsiTheme="min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7094"/>
    <w:rPr>
      <w:rFonts w:asciiTheme="minorHAnsi" w:eastAsiaTheme="majorEastAsia" w:hAnsiTheme="minorHAnsi" w:cstheme="majorBidi"/>
      <w:i/>
      <w:iCs/>
      <w:color w:val="272727" w:themeColor="text1" w:themeTint="D8"/>
      <w:sz w:val="21"/>
      <w:szCs w:val="21"/>
    </w:rPr>
  </w:style>
  <w:style w:type="paragraph" w:styleId="Title">
    <w:name w:val="Title"/>
    <w:basedOn w:val="Normal"/>
    <w:next w:val="Normal"/>
    <w:link w:val="TitleChar"/>
    <w:uiPriority w:val="1"/>
    <w:rsid w:val="005F7094"/>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
    <w:rsid w:val="00122F6F"/>
    <w:rPr>
      <w:rFonts w:eastAsiaTheme="majorEastAsia" w:cstheme="majorBidi"/>
      <w:spacing w:val="-10"/>
      <w:kern w:val="28"/>
      <w:sz w:val="56"/>
      <w:szCs w:val="56"/>
    </w:rPr>
  </w:style>
  <w:style w:type="paragraph" w:styleId="Subtitle">
    <w:name w:val="Subtitle"/>
    <w:basedOn w:val="Normal"/>
    <w:next w:val="Normal"/>
    <w:link w:val="SubtitleChar"/>
    <w:uiPriority w:val="2"/>
    <w:qFormat/>
    <w:rsid w:val="008317E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2"/>
    <w:rsid w:val="00122F6F"/>
    <w:rPr>
      <w:rFonts w:eastAsiaTheme="minorEastAsia"/>
      <w:color w:val="5A5A5A" w:themeColor="text1" w:themeTint="A5"/>
      <w:spacing w:val="15"/>
    </w:rPr>
  </w:style>
  <w:style w:type="table" w:styleId="TableGrid">
    <w:name w:val="Table Grid"/>
    <w:basedOn w:val="TableNormal"/>
    <w:rsid w:val="008317EF"/>
    <w:tblPr/>
  </w:style>
  <w:style w:type="paragraph" w:styleId="TOCHeading">
    <w:name w:val="TOC Heading"/>
    <w:basedOn w:val="Heading1"/>
    <w:next w:val="Normal"/>
    <w:uiPriority w:val="39"/>
    <w:unhideWhenUsed/>
    <w:qFormat/>
    <w:rsid w:val="005F7094"/>
    <w:pPr>
      <w:spacing w:before="240"/>
      <w:outlineLvl w:val="9"/>
    </w:pPr>
    <w:rPr>
      <w:b w:val="0"/>
      <w:color w:val="638C1B" w:themeColor="accent1" w:themeShade="BF"/>
      <w:sz w:val="32"/>
    </w:rPr>
  </w:style>
  <w:style w:type="table" w:styleId="TableGridLight">
    <w:name w:val="Grid Table Light"/>
    <w:basedOn w:val="TableNormal"/>
    <w:uiPriority w:val="40"/>
    <w:rsid w:val="005F7094"/>
    <w:tblPr/>
  </w:style>
  <w:style w:type="table" w:styleId="PlainTable1">
    <w:name w:val="Plain Table 1"/>
    <w:basedOn w:val="TableNormal"/>
    <w:uiPriority w:val="41"/>
    <w:rsid w:val="005F7094"/>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5F709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F709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F7094"/>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5F709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F709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F7094"/>
    <w:tblPr>
      <w:tblStyleRowBandSize w:val="1"/>
      <w:tblStyleColBandSize w:val="1"/>
      <w:tblBorders>
        <w:top w:val="single" w:sz="4" w:space="0" w:color="D0EC9F" w:themeColor="accent1" w:themeTint="66"/>
        <w:left w:val="single" w:sz="4" w:space="0" w:color="D0EC9F" w:themeColor="accent1" w:themeTint="66"/>
        <w:bottom w:val="single" w:sz="4" w:space="0" w:color="D0EC9F" w:themeColor="accent1" w:themeTint="66"/>
        <w:right w:val="single" w:sz="4" w:space="0" w:color="D0EC9F" w:themeColor="accent1" w:themeTint="66"/>
        <w:insideH w:val="single" w:sz="4" w:space="0" w:color="D0EC9F" w:themeColor="accent1" w:themeTint="66"/>
        <w:insideV w:val="single" w:sz="4" w:space="0" w:color="D0EC9F" w:themeColor="accent1" w:themeTint="66"/>
      </w:tblBorders>
    </w:tblPr>
    <w:tblStylePr w:type="firstRow">
      <w:rPr>
        <w:b/>
        <w:bCs/>
      </w:rPr>
      <w:tblPr/>
      <w:tcPr>
        <w:tcBorders>
          <w:bottom w:val="single" w:sz="12" w:space="0" w:color="B9E370" w:themeColor="accent1" w:themeTint="99"/>
        </w:tcBorders>
      </w:tcPr>
    </w:tblStylePr>
    <w:tblStylePr w:type="lastRow">
      <w:rPr>
        <w:b/>
        <w:bCs/>
      </w:rPr>
      <w:tblPr/>
      <w:tcPr>
        <w:tcBorders>
          <w:top w:val="double" w:sz="2" w:space="0" w:color="B9E3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F7094"/>
    <w:tblPr>
      <w:tblStyleRowBandSize w:val="1"/>
      <w:tblStyleColBandSize w:val="1"/>
      <w:tblBorders>
        <w:top w:val="single" w:sz="4" w:space="0" w:color="ADE8A0" w:themeColor="accent2" w:themeTint="66"/>
        <w:left w:val="single" w:sz="4" w:space="0" w:color="ADE8A0" w:themeColor="accent2" w:themeTint="66"/>
        <w:bottom w:val="single" w:sz="4" w:space="0" w:color="ADE8A0" w:themeColor="accent2" w:themeTint="66"/>
        <w:right w:val="single" w:sz="4" w:space="0" w:color="ADE8A0" w:themeColor="accent2" w:themeTint="66"/>
        <w:insideH w:val="single" w:sz="4" w:space="0" w:color="ADE8A0" w:themeColor="accent2" w:themeTint="66"/>
        <w:insideV w:val="single" w:sz="4" w:space="0" w:color="ADE8A0" w:themeColor="accent2" w:themeTint="66"/>
      </w:tblBorders>
    </w:tblPr>
    <w:tblStylePr w:type="firstRow">
      <w:rPr>
        <w:b/>
        <w:bCs/>
      </w:rPr>
      <w:tblPr/>
      <w:tcPr>
        <w:tcBorders>
          <w:bottom w:val="single" w:sz="12" w:space="0" w:color="85DD71" w:themeColor="accent2" w:themeTint="99"/>
        </w:tcBorders>
      </w:tcPr>
    </w:tblStylePr>
    <w:tblStylePr w:type="lastRow">
      <w:rPr>
        <w:b/>
        <w:bCs/>
      </w:rPr>
      <w:tblPr/>
      <w:tcPr>
        <w:tcBorders>
          <w:top w:val="double" w:sz="2" w:space="0" w:color="85DD7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F7094"/>
    <w:tblPr>
      <w:tblStyleRowBandSize w:val="1"/>
      <w:tblStyleColBandSize w:val="1"/>
      <w:tblBorders>
        <w:top w:val="single" w:sz="4" w:space="0" w:color="93F27B" w:themeColor="accent3" w:themeTint="66"/>
        <w:left w:val="single" w:sz="4" w:space="0" w:color="93F27B" w:themeColor="accent3" w:themeTint="66"/>
        <w:bottom w:val="single" w:sz="4" w:space="0" w:color="93F27B" w:themeColor="accent3" w:themeTint="66"/>
        <w:right w:val="single" w:sz="4" w:space="0" w:color="93F27B" w:themeColor="accent3" w:themeTint="66"/>
        <w:insideH w:val="single" w:sz="4" w:space="0" w:color="93F27B" w:themeColor="accent3" w:themeTint="66"/>
        <w:insideV w:val="single" w:sz="4" w:space="0" w:color="93F27B" w:themeColor="accent3" w:themeTint="66"/>
      </w:tblBorders>
    </w:tblPr>
    <w:tblStylePr w:type="firstRow">
      <w:rPr>
        <w:b/>
        <w:bCs/>
      </w:rPr>
      <w:tblPr/>
      <w:tcPr>
        <w:tcBorders>
          <w:bottom w:val="single" w:sz="12" w:space="0" w:color="5DEC39" w:themeColor="accent3" w:themeTint="99"/>
        </w:tcBorders>
      </w:tcPr>
    </w:tblStylePr>
    <w:tblStylePr w:type="lastRow">
      <w:rPr>
        <w:b/>
        <w:bCs/>
      </w:rPr>
      <w:tblPr/>
      <w:tcPr>
        <w:tcBorders>
          <w:top w:val="double" w:sz="2" w:space="0" w:color="5DEC3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F7094"/>
    <w:tblPr>
      <w:tblStyleRowBandSize w:val="1"/>
      <w:tblStyleColBandSize w:val="1"/>
      <w:tblBorders>
        <w:top w:val="single" w:sz="4" w:space="0" w:color="64F9B0" w:themeColor="accent4" w:themeTint="66"/>
        <w:left w:val="single" w:sz="4" w:space="0" w:color="64F9B0" w:themeColor="accent4" w:themeTint="66"/>
        <w:bottom w:val="single" w:sz="4" w:space="0" w:color="64F9B0" w:themeColor="accent4" w:themeTint="66"/>
        <w:right w:val="single" w:sz="4" w:space="0" w:color="64F9B0" w:themeColor="accent4" w:themeTint="66"/>
        <w:insideH w:val="single" w:sz="4" w:space="0" w:color="64F9B0" w:themeColor="accent4" w:themeTint="66"/>
        <w:insideV w:val="single" w:sz="4" w:space="0" w:color="64F9B0" w:themeColor="accent4" w:themeTint="66"/>
      </w:tblBorders>
    </w:tblPr>
    <w:tblStylePr w:type="firstRow">
      <w:rPr>
        <w:b/>
        <w:bCs/>
      </w:rPr>
      <w:tblPr/>
      <w:tcPr>
        <w:tcBorders>
          <w:bottom w:val="single" w:sz="12" w:space="0" w:color="17F689" w:themeColor="accent4" w:themeTint="99"/>
        </w:tcBorders>
      </w:tcPr>
    </w:tblStylePr>
    <w:tblStylePr w:type="lastRow">
      <w:rPr>
        <w:b/>
        <w:bCs/>
      </w:rPr>
      <w:tblPr/>
      <w:tcPr>
        <w:tcBorders>
          <w:top w:val="double" w:sz="2" w:space="0" w:color="17F689" w:themeColor="accent4" w:themeTint="99"/>
        </w:tcBorders>
      </w:tcPr>
    </w:tblStylePr>
    <w:tblStylePr w:type="firstCol">
      <w:rPr>
        <w:b/>
        <w:bCs/>
      </w:rPr>
    </w:tblStylePr>
    <w:tblStylePr w:type="lastCol">
      <w:rPr>
        <w:b/>
        <w:bCs/>
      </w:rPr>
    </w:tblStylePr>
  </w:style>
  <w:style w:type="table" w:styleId="MediumList2">
    <w:name w:val="Medium List 2"/>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86BC25" w:themeColor="accent1"/>
        <w:left w:val="single" w:sz="8" w:space="0" w:color="86BC25" w:themeColor="accent1"/>
        <w:bottom w:val="single" w:sz="8" w:space="0" w:color="86BC25" w:themeColor="accent1"/>
        <w:right w:val="single" w:sz="8" w:space="0" w:color="86BC25" w:themeColor="accent1"/>
      </w:tblBorders>
    </w:tblPr>
    <w:tblStylePr w:type="firstRow">
      <w:rPr>
        <w:sz w:val="24"/>
        <w:szCs w:val="24"/>
      </w:rPr>
      <w:tblPr/>
      <w:tcPr>
        <w:tcBorders>
          <w:top w:val="nil"/>
          <w:left w:val="nil"/>
          <w:bottom w:val="single" w:sz="24" w:space="0" w:color="86BC25" w:themeColor="accent1"/>
          <w:right w:val="nil"/>
          <w:insideH w:val="nil"/>
          <w:insideV w:val="nil"/>
        </w:tcBorders>
        <w:shd w:val="clear" w:color="auto" w:fill="FFFFFF" w:themeFill="background1"/>
      </w:tcPr>
    </w:tblStylePr>
    <w:tblStylePr w:type="lastRow">
      <w:tblPr/>
      <w:tcPr>
        <w:tcBorders>
          <w:top w:val="single" w:sz="8" w:space="0" w:color="86BC2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BC25" w:themeColor="accent1"/>
          <w:insideH w:val="nil"/>
          <w:insideV w:val="nil"/>
        </w:tcBorders>
        <w:shd w:val="clear" w:color="auto" w:fill="FFFFFF" w:themeFill="background1"/>
      </w:tcPr>
    </w:tblStylePr>
    <w:tblStylePr w:type="lastCol">
      <w:tblPr/>
      <w:tcPr>
        <w:tcBorders>
          <w:top w:val="nil"/>
          <w:left w:val="single" w:sz="8" w:space="0" w:color="86BC2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3C3" w:themeFill="accent1" w:themeFillTint="3F"/>
      </w:tcPr>
    </w:tblStylePr>
    <w:tblStylePr w:type="band1Horz">
      <w:tblPr/>
      <w:tcPr>
        <w:tcBorders>
          <w:top w:val="nil"/>
          <w:bottom w:val="nil"/>
          <w:insideH w:val="nil"/>
          <w:insideV w:val="nil"/>
        </w:tcBorders>
        <w:shd w:val="clear" w:color="auto" w:fill="E2F3C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F7094"/>
    <w:rPr>
      <w:rFonts w:eastAsiaTheme="majorEastAsia" w:cstheme="majorBidi"/>
      <w:color w:val="000000" w:themeColor="text1"/>
    </w:rPr>
    <w:tblPr>
      <w:tblStyleRowBandSize w:val="1"/>
      <w:tblStyleColBandSize w:val="1"/>
    </w:tblPr>
    <w:tcPr>
      <w:tcBorders>
        <w:top w:val="nil"/>
        <w:left w:val="single" w:sz="8" w:space="0" w:color="43B02A" w:themeColor="accent2"/>
        <w:bottom w:val="nil"/>
        <w:right w:val="nil"/>
      </w:tcBorders>
      <w:shd w:val="clear" w:color="auto" w:fill="CCF1C4" w:themeFill="accent2" w:themeFillTint="3F"/>
    </w:tcPr>
    <w:tblStylePr w:type="firstRow">
      <w:rPr>
        <w:sz w:val="24"/>
        <w:szCs w:val="24"/>
      </w:rPr>
      <w:tblPr/>
      <w:tcPr>
        <w:tcBorders>
          <w:top w:val="nil"/>
          <w:left w:val="nil"/>
          <w:bottom w:val="single" w:sz="24" w:space="0" w:color="43B02A" w:themeColor="accent2"/>
          <w:right w:val="nil"/>
          <w:insideH w:val="nil"/>
          <w:insideV w:val="nil"/>
        </w:tcBorders>
        <w:shd w:val="clear" w:color="auto" w:fill="FFFFFF" w:themeFill="background1"/>
      </w:tcPr>
    </w:tblStylePr>
    <w:tblStylePr w:type="lastRow">
      <w:tblPr/>
      <w:tcPr>
        <w:tcBorders>
          <w:top w:val="single" w:sz="8" w:space="0" w:color="43B02A"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43B02A" w:themeColor="accent2"/>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26890D" w:themeColor="accent3"/>
        <w:left w:val="single" w:sz="8" w:space="0" w:color="26890D" w:themeColor="accent3"/>
        <w:bottom w:val="single" w:sz="8" w:space="0" w:color="26890D" w:themeColor="accent3"/>
        <w:right w:val="single" w:sz="8" w:space="0" w:color="26890D" w:themeColor="accent3"/>
      </w:tblBorders>
    </w:tblPr>
    <w:tblStylePr w:type="firstRow">
      <w:rPr>
        <w:sz w:val="24"/>
        <w:szCs w:val="24"/>
      </w:rPr>
      <w:tblPr/>
      <w:tcPr>
        <w:tcBorders>
          <w:top w:val="nil"/>
          <w:left w:val="nil"/>
          <w:bottom w:val="single" w:sz="24" w:space="0" w:color="26890D" w:themeColor="accent3"/>
          <w:right w:val="nil"/>
          <w:insideH w:val="nil"/>
          <w:insideV w:val="nil"/>
        </w:tcBorders>
        <w:shd w:val="clear" w:color="auto" w:fill="FFFFFF" w:themeFill="background1"/>
      </w:tcPr>
    </w:tblStylePr>
    <w:tblStylePr w:type="lastRow">
      <w:tblPr/>
      <w:tcPr>
        <w:tcBorders>
          <w:top w:val="single" w:sz="8" w:space="0" w:color="26890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90D" w:themeColor="accent3"/>
          <w:insideH w:val="nil"/>
          <w:insideV w:val="nil"/>
        </w:tcBorders>
        <w:shd w:val="clear" w:color="auto" w:fill="FFFFFF" w:themeFill="background1"/>
      </w:tcPr>
    </w:tblStylePr>
    <w:tblStylePr w:type="lastCol">
      <w:tblPr/>
      <w:tcPr>
        <w:tcBorders>
          <w:top w:val="nil"/>
          <w:left w:val="single" w:sz="8" w:space="0" w:color="26890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7AD" w:themeFill="accent3" w:themeFillTint="3F"/>
      </w:tcPr>
    </w:tblStylePr>
    <w:tblStylePr w:type="band1Horz">
      <w:tblPr/>
      <w:tcPr>
        <w:tcBorders>
          <w:top w:val="nil"/>
          <w:bottom w:val="nil"/>
          <w:insideH w:val="nil"/>
          <w:insideV w:val="nil"/>
        </w:tcBorders>
        <w:shd w:val="clear" w:color="auto" w:fill="BCF7A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46A38" w:themeColor="accent4"/>
        <w:left w:val="single" w:sz="8" w:space="0" w:color="046A38" w:themeColor="accent4"/>
        <w:bottom w:val="single" w:sz="8" w:space="0" w:color="046A38" w:themeColor="accent4"/>
        <w:right w:val="single" w:sz="8" w:space="0" w:color="046A38" w:themeColor="accent4"/>
      </w:tblBorders>
    </w:tblPr>
    <w:tblStylePr w:type="firstRow">
      <w:rPr>
        <w:sz w:val="24"/>
        <w:szCs w:val="24"/>
      </w:rPr>
      <w:tblPr/>
      <w:tcPr>
        <w:tcBorders>
          <w:top w:val="nil"/>
          <w:left w:val="nil"/>
          <w:bottom w:val="single" w:sz="24" w:space="0" w:color="046A38" w:themeColor="accent4"/>
          <w:right w:val="nil"/>
          <w:insideH w:val="nil"/>
          <w:insideV w:val="nil"/>
        </w:tcBorders>
        <w:shd w:val="clear" w:color="auto" w:fill="FFFFFF" w:themeFill="background1"/>
      </w:tcPr>
    </w:tblStylePr>
    <w:tblStylePr w:type="lastRow">
      <w:tblPr/>
      <w:tcPr>
        <w:tcBorders>
          <w:top w:val="single" w:sz="8" w:space="0" w:color="046A3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46A38" w:themeColor="accent4"/>
          <w:insideH w:val="nil"/>
          <w:insideV w:val="nil"/>
        </w:tcBorders>
        <w:shd w:val="clear" w:color="auto" w:fill="FFFFFF" w:themeFill="background1"/>
      </w:tcPr>
    </w:tblStylePr>
    <w:tblStylePr w:type="lastCol">
      <w:tblPr/>
      <w:tcPr>
        <w:tcBorders>
          <w:top w:val="nil"/>
          <w:left w:val="single" w:sz="8" w:space="0" w:color="046A3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FFBCE" w:themeFill="accent4" w:themeFillTint="3F"/>
      </w:tcPr>
    </w:tblStylePr>
    <w:tblStylePr w:type="band1Horz">
      <w:tblPr/>
      <w:tcPr>
        <w:tcBorders>
          <w:top w:val="nil"/>
          <w:bottom w:val="nil"/>
          <w:insideH w:val="nil"/>
          <w:insideV w:val="nil"/>
        </w:tcBorders>
        <w:shd w:val="clear" w:color="auto" w:fill="9FFB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D8390" w:themeColor="accent5"/>
        <w:left w:val="single" w:sz="8" w:space="0" w:color="0D8390" w:themeColor="accent5"/>
        <w:bottom w:val="single" w:sz="8" w:space="0" w:color="0D8390" w:themeColor="accent5"/>
        <w:right w:val="single" w:sz="8" w:space="0" w:color="0D8390" w:themeColor="accent5"/>
      </w:tblBorders>
    </w:tblPr>
    <w:tblStylePr w:type="firstRow">
      <w:rPr>
        <w:sz w:val="24"/>
        <w:szCs w:val="24"/>
      </w:rPr>
      <w:tblPr/>
      <w:tcPr>
        <w:tcBorders>
          <w:top w:val="nil"/>
          <w:left w:val="nil"/>
          <w:bottom w:val="single" w:sz="24" w:space="0" w:color="0D8390" w:themeColor="accent5"/>
          <w:right w:val="nil"/>
          <w:insideH w:val="nil"/>
          <w:insideV w:val="nil"/>
        </w:tcBorders>
        <w:shd w:val="clear" w:color="auto" w:fill="FFFFFF" w:themeFill="background1"/>
      </w:tcPr>
    </w:tblStylePr>
    <w:tblStylePr w:type="lastRow">
      <w:tblPr/>
      <w:tcPr>
        <w:tcBorders>
          <w:top w:val="single" w:sz="8" w:space="0" w:color="0D839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8390" w:themeColor="accent5"/>
          <w:insideH w:val="nil"/>
          <w:insideV w:val="nil"/>
        </w:tcBorders>
        <w:shd w:val="clear" w:color="auto" w:fill="FFFFFF" w:themeFill="background1"/>
      </w:tcPr>
    </w:tblStylePr>
    <w:tblStylePr w:type="lastCol">
      <w:tblPr/>
      <w:tcPr>
        <w:tcBorders>
          <w:top w:val="nil"/>
          <w:left w:val="single" w:sz="8" w:space="0" w:color="0D839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0F7" w:themeFill="accent5" w:themeFillTint="3F"/>
      </w:tcPr>
    </w:tblStylePr>
    <w:tblStylePr w:type="band1Horz">
      <w:tblPr/>
      <w:tcPr>
        <w:tcBorders>
          <w:top w:val="nil"/>
          <w:bottom w:val="nil"/>
          <w:insideH w:val="nil"/>
          <w:insideV w:val="nil"/>
        </w:tcBorders>
        <w:shd w:val="clear" w:color="auto" w:fill="AEF0F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07CB0" w:themeColor="accent6"/>
        <w:left w:val="single" w:sz="8" w:space="0" w:color="007CB0" w:themeColor="accent6"/>
        <w:bottom w:val="single" w:sz="8" w:space="0" w:color="007CB0" w:themeColor="accent6"/>
        <w:right w:val="single" w:sz="8" w:space="0" w:color="007CB0" w:themeColor="accent6"/>
      </w:tblBorders>
    </w:tblPr>
    <w:tblStylePr w:type="firstRow">
      <w:rPr>
        <w:sz w:val="24"/>
        <w:szCs w:val="24"/>
      </w:rPr>
      <w:tblPr/>
      <w:tcPr>
        <w:tcBorders>
          <w:top w:val="nil"/>
          <w:left w:val="nil"/>
          <w:bottom w:val="single" w:sz="24" w:space="0" w:color="007CB0" w:themeColor="accent6"/>
          <w:right w:val="nil"/>
          <w:insideH w:val="nil"/>
          <w:insideV w:val="nil"/>
        </w:tcBorders>
        <w:shd w:val="clear" w:color="auto" w:fill="FFFFFF" w:themeFill="background1"/>
      </w:tcPr>
    </w:tblStylePr>
    <w:tblStylePr w:type="lastRow">
      <w:tblPr/>
      <w:tcPr>
        <w:tcBorders>
          <w:top w:val="single" w:sz="8" w:space="0" w:color="007CB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CB0" w:themeColor="accent6"/>
          <w:insideH w:val="nil"/>
          <w:insideV w:val="nil"/>
        </w:tcBorders>
        <w:shd w:val="clear" w:color="auto" w:fill="FFFFFF" w:themeFill="background1"/>
      </w:tcPr>
    </w:tblStylePr>
    <w:tblStylePr w:type="lastCol">
      <w:tblPr/>
      <w:tcPr>
        <w:tcBorders>
          <w:top w:val="nil"/>
          <w:left w:val="single" w:sz="8" w:space="0" w:color="007CB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6FF" w:themeFill="accent6" w:themeFillTint="3F"/>
      </w:tcPr>
    </w:tblStylePr>
    <w:tblStylePr w:type="band1Horz">
      <w:tblPr/>
      <w:tcPr>
        <w:tcBorders>
          <w:top w:val="nil"/>
          <w:bottom w:val="nil"/>
          <w:insideH w:val="nil"/>
          <w:insideV w:val="nil"/>
        </w:tcBorders>
        <w:shd w:val="clear" w:color="auto" w:fill="ACE6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86BC25" w:themeColor="accent1"/>
        <w:left w:val="single" w:sz="8" w:space="0" w:color="86BC25" w:themeColor="accent1"/>
        <w:bottom w:val="single" w:sz="8" w:space="0" w:color="86BC25" w:themeColor="accent1"/>
        <w:right w:val="single" w:sz="8" w:space="0" w:color="86BC25" w:themeColor="accent1"/>
        <w:insideH w:val="single" w:sz="8" w:space="0" w:color="86BC25" w:themeColor="accent1"/>
        <w:insideV w:val="single" w:sz="8" w:space="0" w:color="86BC25" w:themeColor="accent1"/>
      </w:tblBorders>
    </w:tblPr>
    <w:tcPr>
      <w:shd w:val="clear" w:color="auto" w:fill="E2F3C3" w:themeFill="accent1" w:themeFillTint="3F"/>
    </w:tcPr>
    <w:tblStylePr w:type="firstRow">
      <w:rPr>
        <w:b/>
        <w:bCs/>
        <w:color w:val="000000" w:themeColor="text1"/>
      </w:rPr>
      <w:tblPr/>
      <w:tcPr>
        <w:shd w:val="clear" w:color="auto" w:fill="F3F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5CF" w:themeFill="accent1" w:themeFillTint="33"/>
      </w:tcPr>
    </w:tblStylePr>
    <w:tblStylePr w:type="band1Vert">
      <w:tblPr/>
      <w:tcPr>
        <w:shd w:val="clear" w:color="auto" w:fill="C5E788" w:themeFill="accent1" w:themeFillTint="7F"/>
      </w:tcPr>
    </w:tblStylePr>
    <w:tblStylePr w:type="band1Horz">
      <w:tblPr/>
      <w:tcPr>
        <w:tcBorders>
          <w:insideH w:val="single" w:sz="6" w:space="0" w:color="86BC25" w:themeColor="accent1"/>
          <w:insideV w:val="single" w:sz="6" w:space="0" w:color="86BC25" w:themeColor="accent1"/>
        </w:tcBorders>
        <w:shd w:val="clear" w:color="auto" w:fill="C5E7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43B02A" w:themeColor="accent2"/>
        <w:left w:val="single" w:sz="8" w:space="0" w:color="43B02A" w:themeColor="accent2"/>
        <w:bottom w:val="single" w:sz="8" w:space="0" w:color="43B02A" w:themeColor="accent2"/>
        <w:right w:val="single" w:sz="8" w:space="0" w:color="43B02A" w:themeColor="accent2"/>
        <w:insideH w:val="single" w:sz="8" w:space="0" w:color="43B02A" w:themeColor="accent2"/>
        <w:insideV w:val="single" w:sz="8" w:space="0" w:color="43B02A" w:themeColor="accent2"/>
      </w:tblBorders>
    </w:tblPr>
    <w:tcPr>
      <w:shd w:val="clear" w:color="auto" w:fill="CCF1C4" w:themeFill="accent2" w:themeFillTint="3F"/>
    </w:tcPr>
    <w:tblStylePr w:type="firstRow">
      <w:rPr>
        <w:b/>
        <w:bCs/>
        <w:color w:val="000000" w:themeColor="text1"/>
      </w:rPr>
      <w:tblPr/>
      <w:tcPr>
        <w:shd w:val="clear" w:color="auto" w:fill="EBF9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F3CF" w:themeFill="accent2" w:themeFillTint="33"/>
      </w:tcPr>
    </w:tblStylePr>
    <w:tblStylePr w:type="band1Vert">
      <w:tblPr/>
      <w:tcPr>
        <w:shd w:val="clear" w:color="auto" w:fill="99E389" w:themeFill="accent2" w:themeFillTint="7F"/>
      </w:tcPr>
    </w:tblStylePr>
    <w:tblStylePr w:type="band1Horz">
      <w:tblPr/>
      <w:tcPr>
        <w:tcBorders>
          <w:insideH w:val="single" w:sz="6" w:space="0" w:color="43B02A" w:themeColor="accent2"/>
          <w:insideV w:val="single" w:sz="6" w:space="0" w:color="43B02A" w:themeColor="accent2"/>
        </w:tcBorders>
        <w:shd w:val="clear" w:color="auto" w:fill="99E38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26890D" w:themeColor="accent3"/>
        <w:left w:val="single" w:sz="8" w:space="0" w:color="26890D" w:themeColor="accent3"/>
        <w:bottom w:val="single" w:sz="8" w:space="0" w:color="26890D" w:themeColor="accent3"/>
        <w:right w:val="single" w:sz="8" w:space="0" w:color="26890D" w:themeColor="accent3"/>
        <w:insideH w:val="single" w:sz="8" w:space="0" w:color="26890D" w:themeColor="accent3"/>
        <w:insideV w:val="single" w:sz="8" w:space="0" w:color="26890D" w:themeColor="accent3"/>
      </w:tblBorders>
    </w:tblPr>
    <w:tcPr>
      <w:shd w:val="clear" w:color="auto" w:fill="BCF7AD" w:themeFill="accent3" w:themeFillTint="3F"/>
    </w:tcPr>
    <w:tblStylePr w:type="firstRow">
      <w:rPr>
        <w:b/>
        <w:bCs/>
        <w:color w:val="000000" w:themeColor="text1"/>
      </w:rPr>
      <w:tblPr/>
      <w:tcPr>
        <w:shd w:val="clear" w:color="auto" w:fill="E4FCD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8BD" w:themeFill="accent3" w:themeFillTint="33"/>
      </w:tcPr>
    </w:tblStylePr>
    <w:tblStylePr w:type="band1Vert">
      <w:tblPr/>
      <w:tcPr>
        <w:shd w:val="clear" w:color="auto" w:fill="78EF5B" w:themeFill="accent3" w:themeFillTint="7F"/>
      </w:tcPr>
    </w:tblStylePr>
    <w:tblStylePr w:type="band1Horz">
      <w:tblPr/>
      <w:tcPr>
        <w:tcBorders>
          <w:insideH w:val="single" w:sz="6" w:space="0" w:color="26890D" w:themeColor="accent3"/>
          <w:insideV w:val="single" w:sz="6" w:space="0" w:color="26890D" w:themeColor="accent3"/>
        </w:tcBorders>
        <w:shd w:val="clear" w:color="auto" w:fill="78EF5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46A38" w:themeColor="accent4"/>
        <w:left w:val="single" w:sz="8" w:space="0" w:color="046A38" w:themeColor="accent4"/>
        <w:bottom w:val="single" w:sz="8" w:space="0" w:color="046A38" w:themeColor="accent4"/>
        <w:right w:val="single" w:sz="8" w:space="0" w:color="046A38" w:themeColor="accent4"/>
        <w:insideH w:val="single" w:sz="8" w:space="0" w:color="046A38" w:themeColor="accent4"/>
        <w:insideV w:val="single" w:sz="8" w:space="0" w:color="046A38" w:themeColor="accent4"/>
      </w:tblBorders>
    </w:tblPr>
    <w:tcPr>
      <w:shd w:val="clear" w:color="auto" w:fill="9FFBCE" w:themeFill="accent4" w:themeFillTint="3F"/>
    </w:tcPr>
    <w:tblStylePr w:type="firstRow">
      <w:rPr>
        <w:b/>
        <w:bCs/>
        <w:color w:val="000000" w:themeColor="text1"/>
      </w:rPr>
      <w:tblPr/>
      <w:tcPr>
        <w:shd w:val="clear" w:color="auto" w:fill="D9FD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1FCD7" w:themeFill="accent4" w:themeFillTint="33"/>
      </w:tcPr>
    </w:tblStylePr>
    <w:tblStylePr w:type="band1Vert">
      <w:tblPr/>
      <w:tcPr>
        <w:shd w:val="clear" w:color="auto" w:fill="3EF79D" w:themeFill="accent4" w:themeFillTint="7F"/>
      </w:tcPr>
    </w:tblStylePr>
    <w:tblStylePr w:type="band1Horz">
      <w:tblPr/>
      <w:tcPr>
        <w:tcBorders>
          <w:insideH w:val="single" w:sz="6" w:space="0" w:color="046A38" w:themeColor="accent4"/>
          <w:insideV w:val="single" w:sz="6" w:space="0" w:color="046A38" w:themeColor="accent4"/>
        </w:tcBorders>
        <w:shd w:val="clear" w:color="auto" w:fill="3EF79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D8390" w:themeColor="accent5"/>
        <w:left w:val="single" w:sz="8" w:space="0" w:color="0D8390" w:themeColor="accent5"/>
        <w:bottom w:val="single" w:sz="8" w:space="0" w:color="0D8390" w:themeColor="accent5"/>
        <w:right w:val="single" w:sz="8" w:space="0" w:color="0D8390" w:themeColor="accent5"/>
        <w:insideH w:val="single" w:sz="8" w:space="0" w:color="0D8390" w:themeColor="accent5"/>
        <w:insideV w:val="single" w:sz="8" w:space="0" w:color="0D8390" w:themeColor="accent5"/>
      </w:tblBorders>
    </w:tblPr>
    <w:tcPr>
      <w:shd w:val="clear" w:color="auto" w:fill="AEF0F7" w:themeFill="accent5" w:themeFillTint="3F"/>
    </w:tcPr>
    <w:tblStylePr w:type="firstRow">
      <w:rPr>
        <w:b/>
        <w:bCs/>
        <w:color w:val="000000" w:themeColor="text1"/>
      </w:rPr>
      <w:tblPr/>
      <w:tcPr>
        <w:shd w:val="clear" w:color="auto" w:fill="DFF9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F3F9" w:themeFill="accent5" w:themeFillTint="33"/>
      </w:tcPr>
    </w:tblStylePr>
    <w:tblStylePr w:type="band1Vert">
      <w:tblPr/>
      <w:tcPr>
        <w:shd w:val="clear" w:color="auto" w:fill="5DE1F0" w:themeFill="accent5" w:themeFillTint="7F"/>
      </w:tcPr>
    </w:tblStylePr>
    <w:tblStylePr w:type="band1Horz">
      <w:tblPr/>
      <w:tcPr>
        <w:tcBorders>
          <w:insideH w:val="single" w:sz="6" w:space="0" w:color="0D8390" w:themeColor="accent5"/>
          <w:insideV w:val="single" w:sz="6" w:space="0" w:color="0D8390" w:themeColor="accent5"/>
        </w:tcBorders>
        <w:shd w:val="clear" w:color="auto" w:fill="5DE1F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07CB0" w:themeColor="accent6"/>
        <w:left w:val="single" w:sz="8" w:space="0" w:color="007CB0" w:themeColor="accent6"/>
        <w:bottom w:val="single" w:sz="8" w:space="0" w:color="007CB0" w:themeColor="accent6"/>
        <w:right w:val="single" w:sz="8" w:space="0" w:color="007CB0" w:themeColor="accent6"/>
        <w:insideH w:val="single" w:sz="8" w:space="0" w:color="007CB0" w:themeColor="accent6"/>
        <w:insideV w:val="single" w:sz="8" w:space="0" w:color="007CB0" w:themeColor="accent6"/>
      </w:tblBorders>
    </w:tblPr>
    <w:tcPr>
      <w:shd w:val="clear" w:color="auto" w:fill="ACE6FF" w:themeFill="accent6" w:themeFillTint="3F"/>
    </w:tcPr>
    <w:tblStylePr w:type="firstRow">
      <w:rPr>
        <w:b/>
        <w:bCs/>
        <w:color w:val="000000" w:themeColor="text1"/>
      </w:rPr>
      <w:tblPr/>
      <w:tcPr>
        <w:shd w:val="clear" w:color="auto" w:fill="DEF5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EBFF" w:themeFill="accent6" w:themeFillTint="33"/>
      </w:tcPr>
    </w:tblStylePr>
    <w:tblStylePr w:type="band1Vert">
      <w:tblPr/>
      <w:tcPr>
        <w:shd w:val="clear" w:color="auto" w:fill="58CDFF" w:themeFill="accent6" w:themeFillTint="7F"/>
      </w:tcPr>
    </w:tblStylePr>
    <w:tblStylePr w:type="band1Horz">
      <w:tblPr/>
      <w:tcPr>
        <w:tcBorders>
          <w:insideH w:val="single" w:sz="6" w:space="0" w:color="007CB0" w:themeColor="accent6"/>
          <w:insideV w:val="single" w:sz="6" w:space="0" w:color="007CB0" w:themeColor="accent6"/>
        </w:tcBorders>
        <w:shd w:val="clear" w:color="auto" w:fill="58CDFF" w:themeFill="accent6" w:themeFillTint="7F"/>
      </w:tcPr>
    </w:tblStylePr>
    <w:tblStylePr w:type="nwCell">
      <w:tblPr/>
      <w:tcPr>
        <w:shd w:val="clear" w:color="auto" w:fill="FFFFFF" w:themeFill="background1"/>
      </w:tcPr>
    </w:tblStylePr>
  </w:style>
  <w:style w:type="paragraph" w:styleId="BlockText">
    <w:name w:val="Block Text"/>
    <w:basedOn w:val="Normal"/>
    <w:uiPriority w:val="99"/>
    <w:semiHidden/>
    <w:unhideWhenUsed/>
    <w:rsid w:val="005F7094"/>
    <w:pPr>
      <w:pBdr>
        <w:top w:val="single" w:sz="2" w:space="10" w:color="86BC25" w:themeColor="accent1"/>
        <w:left w:val="single" w:sz="2" w:space="10" w:color="86BC25" w:themeColor="accent1"/>
        <w:bottom w:val="single" w:sz="2" w:space="10" w:color="86BC25" w:themeColor="accent1"/>
        <w:right w:val="single" w:sz="2" w:space="10" w:color="86BC25" w:themeColor="accent1"/>
      </w:pBdr>
      <w:ind w:left="1152" w:right="1152"/>
    </w:pPr>
    <w:rPr>
      <w:rFonts w:eastAsiaTheme="minorEastAsia"/>
      <w:i/>
      <w:iCs/>
      <w:color w:val="86BC25" w:themeColor="accent1"/>
    </w:rPr>
  </w:style>
  <w:style w:type="paragraph" w:styleId="EnvelopeAddress">
    <w:name w:val="envelope address"/>
    <w:basedOn w:val="Normal"/>
    <w:uiPriority w:val="99"/>
    <w:semiHidden/>
    <w:unhideWhenUsed/>
    <w:rsid w:val="005F7094"/>
    <w:pPr>
      <w:framePr w:w="7920" w:h="1980" w:hRule="exact" w:hSpace="180" w:wrap="auto" w:hAnchor="page" w:xAlign="center" w:yAlign="bottom"/>
      <w:ind w:left="2880"/>
    </w:pPr>
    <w:rPr>
      <w:rFonts w:eastAsiaTheme="majorEastAsia" w:cstheme="majorBidi"/>
      <w:szCs w:val="24"/>
    </w:rPr>
  </w:style>
  <w:style w:type="paragraph" w:styleId="EnvelopeReturn">
    <w:name w:val="envelope return"/>
    <w:basedOn w:val="Normal"/>
    <w:uiPriority w:val="99"/>
    <w:semiHidden/>
    <w:unhideWhenUsed/>
    <w:rsid w:val="005F7094"/>
    <w:rPr>
      <w:rFonts w:eastAsiaTheme="majorEastAsia" w:cstheme="majorBidi"/>
      <w:sz w:val="20"/>
      <w:szCs w:val="20"/>
    </w:rPr>
  </w:style>
  <w:style w:type="paragraph" w:styleId="Index1">
    <w:name w:val="index 1"/>
    <w:basedOn w:val="Normal"/>
    <w:next w:val="Normal"/>
    <w:autoRedefine/>
    <w:uiPriority w:val="99"/>
    <w:semiHidden/>
    <w:unhideWhenUsed/>
    <w:rsid w:val="005F7094"/>
    <w:pPr>
      <w:ind w:left="220" w:hanging="220"/>
    </w:pPr>
  </w:style>
  <w:style w:type="paragraph" w:styleId="IndexHeading">
    <w:name w:val="index heading"/>
    <w:basedOn w:val="Normal"/>
    <w:next w:val="Index1"/>
    <w:uiPriority w:val="99"/>
    <w:semiHidden/>
    <w:unhideWhenUsed/>
    <w:rsid w:val="005F7094"/>
    <w:rPr>
      <w:rFonts w:eastAsiaTheme="majorEastAsia" w:cstheme="majorBidi"/>
      <w:b/>
      <w:bCs/>
    </w:rPr>
  </w:style>
  <w:style w:type="paragraph" w:styleId="MessageHeader">
    <w:name w:val="Message Header"/>
    <w:basedOn w:val="Normal"/>
    <w:link w:val="MessageHeaderChar"/>
    <w:uiPriority w:val="99"/>
    <w:semiHidden/>
    <w:unhideWhenUsed/>
    <w:rsid w:val="005F7094"/>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5F7094"/>
    <w:rPr>
      <w:rFonts w:eastAsiaTheme="majorEastAsia" w:cstheme="majorBidi"/>
      <w:sz w:val="24"/>
      <w:szCs w:val="24"/>
      <w:shd w:val="pct20" w:color="auto" w:fill="auto"/>
    </w:rPr>
  </w:style>
  <w:style w:type="paragraph" w:styleId="TOAHeading">
    <w:name w:val="toa heading"/>
    <w:basedOn w:val="Normal"/>
    <w:next w:val="Normal"/>
    <w:uiPriority w:val="99"/>
    <w:semiHidden/>
    <w:unhideWhenUsed/>
    <w:rsid w:val="005F7094"/>
    <w:pPr>
      <w:spacing w:before="120"/>
    </w:pPr>
    <w:rPr>
      <w:rFonts w:eastAsiaTheme="majorEastAsia" w:cstheme="majorBidi"/>
      <w:b/>
      <w:bCs/>
      <w:szCs w:val="24"/>
    </w:rPr>
  </w:style>
  <w:style w:type="paragraph" w:styleId="NoSpacing">
    <w:name w:val="No Spacing"/>
    <w:unhideWhenUsed/>
    <w:rsid w:val="008317EF"/>
  </w:style>
  <w:style w:type="character" w:styleId="Emphasis">
    <w:name w:val="Emphasis"/>
    <w:basedOn w:val="DefaultParagraphFont"/>
    <w:uiPriority w:val="24"/>
    <w:qFormat/>
    <w:rsid w:val="002159DE"/>
    <w:rPr>
      <w:i/>
      <w:iCs/>
    </w:rPr>
  </w:style>
  <w:style w:type="character" w:styleId="IntenseEmphasis">
    <w:name w:val="Intense Emphasis"/>
    <w:basedOn w:val="DefaultParagraphFont"/>
    <w:uiPriority w:val="37"/>
    <w:unhideWhenUsed/>
    <w:rsid w:val="002159DE"/>
    <w:rPr>
      <w:i/>
      <w:iCs/>
      <w:color w:val="86BC25" w:themeColor="accent1"/>
    </w:rPr>
  </w:style>
  <w:style w:type="character" w:styleId="Strong">
    <w:name w:val="Strong"/>
    <w:basedOn w:val="DefaultParagraphFont"/>
    <w:uiPriority w:val="22"/>
    <w:qFormat/>
    <w:rsid w:val="002159DE"/>
    <w:rPr>
      <w:b/>
      <w:bCs/>
    </w:rPr>
  </w:style>
  <w:style w:type="paragraph" w:styleId="Quote">
    <w:name w:val="Quote"/>
    <w:basedOn w:val="Normal"/>
    <w:next w:val="Normal"/>
    <w:link w:val="QuoteChar"/>
    <w:uiPriority w:val="29"/>
    <w:qFormat/>
    <w:rsid w:val="002159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159DE"/>
    <w:rPr>
      <w:i/>
      <w:iCs/>
      <w:color w:val="404040" w:themeColor="text1" w:themeTint="BF"/>
    </w:rPr>
  </w:style>
  <w:style w:type="paragraph" w:styleId="IntenseQuote">
    <w:name w:val="Intense Quote"/>
    <w:basedOn w:val="Normal"/>
    <w:next w:val="Normal"/>
    <w:link w:val="IntenseQuoteChar"/>
    <w:uiPriority w:val="37"/>
    <w:unhideWhenUsed/>
    <w:rsid w:val="002159DE"/>
    <w:pPr>
      <w:pBdr>
        <w:top w:val="single" w:sz="4" w:space="10" w:color="86BC25" w:themeColor="accent1"/>
        <w:bottom w:val="single" w:sz="4" w:space="10" w:color="86BC25" w:themeColor="accent1"/>
      </w:pBdr>
      <w:spacing w:before="360" w:after="360"/>
      <w:ind w:left="864" w:right="864"/>
      <w:jc w:val="center"/>
    </w:pPr>
    <w:rPr>
      <w:i/>
      <w:iCs/>
      <w:color w:val="86BC25" w:themeColor="accent1"/>
    </w:rPr>
  </w:style>
  <w:style w:type="character" w:customStyle="1" w:styleId="IntenseQuoteChar">
    <w:name w:val="Intense Quote Char"/>
    <w:basedOn w:val="DefaultParagraphFont"/>
    <w:link w:val="IntenseQuote"/>
    <w:uiPriority w:val="37"/>
    <w:rsid w:val="008A27F6"/>
    <w:rPr>
      <w:i/>
      <w:iCs/>
      <w:color w:val="86BC25" w:themeColor="accent1"/>
    </w:rPr>
  </w:style>
  <w:style w:type="character" w:styleId="SubtleReference">
    <w:name w:val="Subtle Reference"/>
    <w:basedOn w:val="DefaultParagraphFont"/>
    <w:uiPriority w:val="37"/>
    <w:unhideWhenUsed/>
    <w:qFormat/>
    <w:rsid w:val="002159DE"/>
    <w:rPr>
      <w:smallCaps/>
      <w:color w:val="5A5A5A" w:themeColor="text1" w:themeTint="A5"/>
    </w:rPr>
  </w:style>
  <w:style w:type="character" w:styleId="BookTitle">
    <w:name w:val="Book Title"/>
    <w:basedOn w:val="DefaultParagraphFont"/>
    <w:uiPriority w:val="37"/>
    <w:unhideWhenUsed/>
    <w:rsid w:val="002159DE"/>
    <w:rPr>
      <w:b/>
      <w:bCs/>
      <w:i/>
      <w:iCs/>
      <w:spacing w:val="5"/>
    </w:rPr>
  </w:style>
  <w:style w:type="paragraph" w:styleId="ListParagraph">
    <w:name w:val="List Paragraph"/>
    <w:basedOn w:val="Normal"/>
    <w:uiPriority w:val="37"/>
    <w:unhideWhenUsed/>
    <w:qFormat/>
    <w:rsid w:val="00372EC9"/>
    <w:pPr>
      <w:spacing w:before="120" w:after="120"/>
      <w:ind w:left="720"/>
      <w:contextualSpacing/>
    </w:pPr>
  </w:style>
  <w:style w:type="paragraph" w:styleId="Caption">
    <w:name w:val="caption"/>
    <w:basedOn w:val="Normal"/>
    <w:next w:val="Normal"/>
    <w:uiPriority w:val="35"/>
    <w:qFormat/>
    <w:rsid w:val="002159DE"/>
    <w:rPr>
      <w:i/>
      <w:iCs/>
      <w:color w:val="53565A" w:themeColor="text2"/>
      <w:sz w:val="18"/>
      <w:szCs w:val="18"/>
    </w:rPr>
  </w:style>
  <w:style w:type="paragraph" w:styleId="Bibliography">
    <w:name w:val="Bibliography"/>
    <w:basedOn w:val="Normal"/>
    <w:next w:val="Normal"/>
    <w:uiPriority w:val="37"/>
    <w:semiHidden/>
    <w:unhideWhenUsed/>
    <w:rsid w:val="002159DE"/>
  </w:style>
  <w:style w:type="paragraph" w:customStyle="1" w:styleId="Contentstitle">
    <w:name w:val="Contents title"/>
    <w:basedOn w:val="Normal"/>
    <w:next w:val="Normal"/>
    <w:uiPriority w:val="7"/>
    <w:qFormat/>
    <w:rsid w:val="00935843"/>
    <w:pPr>
      <w:spacing w:after="480" w:line="720" w:lineRule="atLeast"/>
    </w:pPr>
    <w:rPr>
      <w:kern w:val="0"/>
      <w:sz w:val="60"/>
      <w14:ligatures w14:val="none"/>
    </w:rPr>
  </w:style>
  <w:style w:type="paragraph" w:customStyle="1" w:styleId="Documenttitle">
    <w:name w:val="Document title"/>
    <w:next w:val="Normal"/>
    <w:uiPriority w:val="3"/>
    <w:qFormat/>
    <w:rsid w:val="00935843"/>
    <w:pPr>
      <w:spacing w:after="240" w:line="580" w:lineRule="atLeast"/>
    </w:pPr>
    <w:rPr>
      <w:rFonts w:eastAsiaTheme="majorEastAsia" w:cstheme="majorBidi"/>
      <w:bCs/>
      <w:color w:val="26890D" w:themeColor="accent3"/>
      <w:kern w:val="0"/>
      <w:sz w:val="42"/>
      <w:szCs w:val="28"/>
      <w14:ligatures w14:val="none"/>
    </w:rPr>
  </w:style>
  <w:style w:type="paragraph" w:customStyle="1" w:styleId="Contactus">
    <w:name w:val="Contact us"/>
    <w:basedOn w:val="Normal"/>
    <w:next w:val="Normal"/>
    <w:uiPriority w:val="15"/>
    <w:qFormat/>
    <w:rsid w:val="00935843"/>
    <w:pPr>
      <w:spacing w:after="240" w:line="340" w:lineRule="atLeast"/>
    </w:pPr>
    <w:rPr>
      <w:kern w:val="0"/>
      <w:sz w:val="28"/>
      <w14:ligatures w14:val="none"/>
    </w:rPr>
  </w:style>
  <w:style w:type="paragraph" w:customStyle="1" w:styleId="Contacttext">
    <w:name w:val="Contact text"/>
    <w:basedOn w:val="Normal"/>
    <w:uiPriority w:val="15"/>
    <w:qFormat/>
    <w:rsid w:val="00935843"/>
    <w:rPr>
      <w:kern w:val="0"/>
      <w14:ligatures w14:val="none"/>
    </w:rPr>
  </w:style>
  <w:style w:type="paragraph" w:customStyle="1" w:styleId="Documentdate">
    <w:name w:val="Document date"/>
    <w:uiPriority w:val="6"/>
    <w:qFormat/>
    <w:rsid w:val="00935843"/>
    <w:pPr>
      <w:spacing w:line="240" w:lineRule="atLeast"/>
    </w:pPr>
    <w:rPr>
      <w:kern w:val="0"/>
      <w:sz w:val="18"/>
      <w14:ligatures w14:val="none"/>
    </w:rPr>
  </w:style>
  <w:style w:type="paragraph" w:customStyle="1" w:styleId="Documentsubtitle">
    <w:name w:val="Document subtitle"/>
    <w:basedOn w:val="Normal"/>
    <w:uiPriority w:val="5"/>
    <w:qFormat/>
    <w:rsid w:val="00935843"/>
    <w:pPr>
      <w:spacing w:after="120" w:line="440" w:lineRule="atLeast"/>
    </w:pPr>
    <w:rPr>
      <w:kern w:val="0"/>
      <w:sz w:val="36"/>
      <w14:ligatures w14:val="none"/>
    </w:rPr>
  </w:style>
  <w:style w:type="paragraph" w:customStyle="1" w:styleId="Legaltext">
    <w:name w:val="Legal text"/>
    <w:basedOn w:val="Normal"/>
    <w:uiPriority w:val="10"/>
    <w:qFormat/>
    <w:rsid w:val="00693289"/>
    <w:pPr>
      <w:spacing w:after="120" w:line="180" w:lineRule="atLeast"/>
    </w:pPr>
    <w:rPr>
      <w:kern w:val="0"/>
      <w:sz w:val="14"/>
      <w14:ligatures w14:val="none"/>
    </w:rPr>
  </w:style>
  <w:style w:type="paragraph" w:customStyle="1" w:styleId="PulloutBlue">
    <w:name w:val="Pullout Blue"/>
    <w:basedOn w:val="Normal"/>
    <w:next w:val="Normal"/>
    <w:uiPriority w:val="18"/>
    <w:qFormat/>
    <w:rsid w:val="00693289"/>
    <w:pPr>
      <w:spacing w:line="360" w:lineRule="atLeast"/>
    </w:pPr>
    <w:rPr>
      <w:color w:val="007CB0" w:themeColor="accent6"/>
      <w:kern w:val="0"/>
      <w:sz w:val="28"/>
      <w14:ligatures w14:val="none"/>
    </w:rPr>
  </w:style>
  <w:style w:type="paragraph" w:customStyle="1" w:styleId="PulloutGreen">
    <w:name w:val="Pullout Green"/>
    <w:basedOn w:val="PulloutBlue"/>
    <w:next w:val="Normal"/>
    <w:uiPriority w:val="18"/>
    <w:qFormat/>
    <w:rsid w:val="00693289"/>
    <w:rPr>
      <w:color w:val="43B02A" w:themeColor="accent2"/>
    </w:rPr>
  </w:style>
  <w:style w:type="paragraph" w:customStyle="1" w:styleId="Sectiontitle">
    <w:name w:val="Section title"/>
    <w:basedOn w:val="Normal"/>
    <w:next w:val="Normal"/>
    <w:uiPriority w:val="7"/>
    <w:qFormat/>
    <w:rsid w:val="00693289"/>
    <w:pPr>
      <w:spacing w:after="480" w:line="720" w:lineRule="atLeast"/>
    </w:pPr>
    <w:rPr>
      <w:kern w:val="0"/>
      <w:sz w:val="60"/>
      <w14:ligatures w14:val="none"/>
    </w:rPr>
  </w:style>
  <w:style w:type="paragraph" w:customStyle="1" w:styleId="Sectionintro">
    <w:name w:val="Section intro"/>
    <w:basedOn w:val="Normal"/>
    <w:next w:val="Normal"/>
    <w:uiPriority w:val="8"/>
    <w:qFormat/>
    <w:rsid w:val="00693289"/>
    <w:pPr>
      <w:spacing w:line="360" w:lineRule="atLeast"/>
    </w:pPr>
    <w:rPr>
      <w:kern w:val="0"/>
      <w:sz w:val="28"/>
      <w14:ligatures w14:val="none"/>
    </w:rPr>
  </w:style>
  <w:style w:type="paragraph" w:customStyle="1" w:styleId="Statustext">
    <w:name w:val="Status text"/>
    <w:basedOn w:val="Normal"/>
    <w:uiPriority w:val="14"/>
    <w:qFormat/>
    <w:rsid w:val="00693289"/>
    <w:rPr>
      <w:color w:val="7F7F7F" w:themeColor="text1" w:themeTint="80"/>
      <w:kern w:val="0"/>
      <w:sz w:val="14"/>
      <w:szCs w:val="24"/>
      <w14:ligatures w14:val="none"/>
    </w:rPr>
  </w:style>
  <w:style w:type="paragraph" w:customStyle="1" w:styleId="Subheading">
    <w:name w:val="Subheading"/>
    <w:basedOn w:val="Normal"/>
    <w:next w:val="Normal"/>
    <w:semiHidden/>
    <w:qFormat/>
    <w:rsid w:val="00693289"/>
    <w:rPr>
      <w:rFonts w:asciiTheme="majorHAnsi" w:eastAsiaTheme="majorEastAsia" w:hAnsiTheme="majorHAnsi" w:cstheme="majorBidi"/>
      <w:b/>
      <w:bCs/>
      <w:iCs/>
      <w:color w:val="000000" w:themeColor="text1"/>
      <w:kern w:val="0"/>
      <w14:ligatures w14:val="none"/>
    </w:rPr>
  </w:style>
  <w:style w:type="paragraph" w:customStyle="1" w:styleId="QuotesourceBlue">
    <w:name w:val="Quote source Blue"/>
    <w:basedOn w:val="Normal"/>
    <w:next w:val="Normal"/>
    <w:uiPriority w:val="19"/>
    <w:qFormat/>
    <w:rsid w:val="00693289"/>
    <w:pPr>
      <w:spacing w:line="200" w:lineRule="atLeast"/>
      <w:contextualSpacing/>
    </w:pPr>
    <w:rPr>
      <w:b/>
      <w:color w:val="26890D" w:themeColor="accent3"/>
      <w:kern w:val="0"/>
      <w:sz w:val="17"/>
      <w14:ligatures w14:val="none"/>
    </w:rPr>
  </w:style>
  <w:style w:type="paragraph" w:customStyle="1" w:styleId="QuotesourceGreen">
    <w:name w:val="Quote source Green"/>
    <w:basedOn w:val="QuotesourceBlue"/>
    <w:next w:val="Normal"/>
    <w:uiPriority w:val="19"/>
    <w:qFormat/>
    <w:rsid w:val="00693289"/>
  </w:style>
  <w:style w:type="paragraph" w:customStyle="1" w:styleId="Quotetext">
    <w:name w:val="Quote text"/>
    <w:basedOn w:val="PulloutBlue"/>
    <w:uiPriority w:val="19"/>
    <w:qFormat/>
    <w:rsid w:val="00693289"/>
    <w:pPr>
      <w:spacing w:line="720" w:lineRule="atLeast"/>
    </w:pPr>
    <w:rPr>
      <w:color w:val="FFFFFF" w:themeColor="background1"/>
      <w:sz w:val="60"/>
    </w:rPr>
  </w:style>
  <w:style w:type="paragraph" w:styleId="ListBullet">
    <w:name w:val="List Bullet"/>
    <w:basedOn w:val="Normal"/>
    <w:uiPriority w:val="10"/>
    <w:qFormat/>
    <w:rsid w:val="005F6865"/>
    <w:pPr>
      <w:numPr>
        <w:numId w:val="1"/>
      </w:numPr>
      <w:contextualSpacing/>
    </w:pPr>
  </w:style>
  <w:style w:type="paragraph" w:styleId="ListNumber">
    <w:name w:val="List Number"/>
    <w:basedOn w:val="Normal"/>
    <w:uiPriority w:val="10"/>
    <w:qFormat/>
    <w:rsid w:val="005F6865"/>
    <w:pPr>
      <w:numPr>
        <w:numId w:val="2"/>
      </w:numPr>
      <w:contextualSpacing/>
    </w:pPr>
  </w:style>
  <w:style w:type="paragraph" w:customStyle="1" w:styleId="Tablebullets">
    <w:name w:val="Table bullets"/>
    <w:basedOn w:val="Tabletext"/>
    <w:uiPriority w:val="11"/>
    <w:qFormat/>
    <w:rsid w:val="005F6865"/>
    <w:pPr>
      <w:numPr>
        <w:numId w:val="3"/>
      </w:numPr>
    </w:pPr>
  </w:style>
  <w:style w:type="paragraph" w:customStyle="1" w:styleId="Tablenumbered">
    <w:name w:val="Table numbered"/>
    <w:basedOn w:val="Tablebullets"/>
    <w:uiPriority w:val="11"/>
    <w:qFormat/>
    <w:rsid w:val="008317EF"/>
    <w:pPr>
      <w:keepNext/>
      <w:keepLines/>
      <w:numPr>
        <w:numId w:val="4"/>
      </w:numPr>
      <w:spacing w:before="120"/>
      <w:ind w:left="714" w:hanging="357"/>
      <w:outlineLvl w:val="0"/>
    </w:pPr>
    <w:rPr>
      <w:rFonts w:eastAsiaTheme="majorEastAsia" w:cstheme="majorBidi"/>
      <w:kern w:val="2"/>
      <w:szCs w:val="32"/>
      <w14:ligatures w14:val="standardContextual"/>
    </w:rPr>
  </w:style>
  <w:style w:type="numbering" w:styleId="111111">
    <w:name w:val="Outline List 2"/>
    <w:basedOn w:val="NoList"/>
    <w:uiPriority w:val="99"/>
    <w:semiHidden/>
    <w:unhideWhenUsed/>
    <w:rsid w:val="008317EF"/>
  </w:style>
  <w:style w:type="paragraph" w:customStyle="1" w:styleId="Tabletext">
    <w:name w:val="Table text"/>
    <w:basedOn w:val="Normal"/>
    <w:uiPriority w:val="10"/>
    <w:qFormat/>
    <w:rsid w:val="008317EF"/>
    <w:rPr>
      <w:kern w:val="0"/>
      <w:sz w:val="18"/>
      <w14:ligatures w14:val="none"/>
    </w:rPr>
  </w:style>
  <w:style w:type="paragraph" w:styleId="Header">
    <w:name w:val="header"/>
    <w:basedOn w:val="Normal"/>
    <w:link w:val="HeaderChar"/>
    <w:uiPriority w:val="16"/>
    <w:rsid w:val="008317EF"/>
    <w:pPr>
      <w:tabs>
        <w:tab w:val="center" w:pos="4513"/>
        <w:tab w:val="right" w:pos="9026"/>
      </w:tabs>
    </w:pPr>
  </w:style>
  <w:style w:type="character" w:customStyle="1" w:styleId="HeaderChar">
    <w:name w:val="Header Char"/>
    <w:basedOn w:val="DefaultParagraphFont"/>
    <w:link w:val="Header"/>
    <w:uiPriority w:val="16"/>
    <w:rsid w:val="008317EF"/>
  </w:style>
  <w:style w:type="paragraph" w:styleId="ListNumber2">
    <w:name w:val="List Number 2"/>
    <w:basedOn w:val="Normal"/>
    <w:uiPriority w:val="10"/>
    <w:rsid w:val="008317EF"/>
    <w:pPr>
      <w:numPr>
        <w:numId w:val="5"/>
      </w:numPr>
      <w:contextualSpacing/>
    </w:pPr>
  </w:style>
  <w:style w:type="paragraph" w:styleId="Footer">
    <w:name w:val="footer"/>
    <w:basedOn w:val="Normal"/>
    <w:link w:val="FooterChar"/>
    <w:uiPriority w:val="16"/>
    <w:rsid w:val="000E70A9"/>
    <w:pPr>
      <w:tabs>
        <w:tab w:val="center" w:pos="4513"/>
        <w:tab w:val="right" w:pos="9026"/>
      </w:tabs>
    </w:pPr>
  </w:style>
  <w:style w:type="character" w:customStyle="1" w:styleId="FooterChar">
    <w:name w:val="Footer Char"/>
    <w:basedOn w:val="DefaultParagraphFont"/>
    <w:link w:val="Footer"/>
    <w:uiPriority w:val="16"/>
    <w:rsid w:val="000E70A9"/>
  </w:style>
  <w:style w:type="paragraph" w:customStyle="1" w:styleId="InlineHeading1">
    <w:name w:val="Inline Heading 1"/>
    <w:basedOn w:val="Normal"/>
    <w:uiPriority w:val="9"/>
    <w:qFormat/>
    <w:rsid w:val="00E2486D"/>
    <w:pPr>
      <w:spacing w:after="120"/>
    </w:pPr>
    <w:rPr>
      <w:color w:val="26890D" w:themeColor="accent3"/>
      <w:kern w:val="0"/>
      <w:sz w:val="36"/>
      <w14:ligatures w14:val="none"/>
    </w:rPr>
  </w:style>
  <w:style w:type="paragraph" w:customStyle="1" w:styleId="InlineHeading2">
    <w:name w:val="Inline Heading 2"/>
    <w:basedOn w:val="InlineHeading1"/>
    <w:uiPriority w:val="9"/>
    <w:qFormat/>
    <w:rsid w:val="00C345AD"/>
    <w:rPr>
      <w:color w:val="000000" w:themeColor="text1"/>
      <w:sz w:val="28"/>
    </w:rPr>
  </w:style>
  <w:style w:type="paragraph" w:customStyle="1" w:styleId="InlineHeading3">
    <w:name w:val="Inline Heading 3"/>
    <w:basedOn w:val="Normal"/>
    <w:uiPriority w:val="9"/>
    <w:qFormat/>
    <w:rsid w:val="00E2486D"/>
    <w:pPr>
      <w:spacing w:after="120"/>
    </w:pPr>
    <w:rPr>
      <w:b/>
      <w:i/>
      <w:color w:val="000000" w:themeColor="text1"/>
      <w:kern w:val="0"/>
      <w14:ligatures w14:val="none"/>
    </w:rPr>
  </w:style>
  <w:style w:type="paragraph" w:styleId="BodyText">
    <w:name w:val="Body Text"/>
    <w:basedOn w:val="Normal"/>
    <w:link w:val="BodyTextChar"/>
    <w:qFormat/>
    <w:rsid w:val="006F7096"/>
    <w:pPr>
      <w:spacing w:before="180" w:after="180"/>
    </w:pPr>
    <w:rPr>
      <w:kern w:val="0"/>
      <w:szCs w:val="24"/>
      <w:lang w:val="en-US"/>
      <w14:ligatures w14:val="none"/>
    </w:rPr>
  </w:style>
  <w:style w:type="character" w:customStyle="1" w:styleId="BodyTextChar">
    <w:name w:val="Body Text Char"/>
    <w:basedOn w:val="DefaultParagraphFont"/>
    <w:link w:val="BodyText"/>
    <w:rsid w:val="006F7096"/>
    <w:rPr>
      <w:rFonts w:asciiTheme="minorHAnsi" w:hAnsiTheme="minorHAnsi"/>
      <w:kern w:val="0"/>
      <w:sz w:val="24"/>
      <w:szCs w:val="24"/>
      <w:lang w:val="en-US"/>
      <w14:ligatures w14:val="none"/>
    </w:rPr>
  </w:style>
  <w:style w:type="paragraph" w:customStyle="1" w:styleId="FirstParagraph">
    <w:name w:val="First Paragraph"/>
    <w:basedOn w:val="BodyText"/>
    <w:next w:val="BodyText"/>
    <w:qFormat/>
    <w:rsid w:val="00CB164A"/>
  </w:style>
  <w:style w:type="paragraph" w:customStyle="1" w:styleId="Compact">
    <w:name w:val="Compact"/>
    <w:basedOn w:val="BodyText"/>
    <w:qFormat/>
    <w:rsid w:val="007578D7"/>
    <w:pPr>
      <w:spacing w:before="36" w:after="36"/>
    </w:pPr>
  </w:style>
  <w:style w:type="paragraph" w:styleId="TOC1">
    <w:name w:val="toc 1"/>
    <w:basedOn w:val="Normal"/>
    <w:next w:val="Normal"/>
    <w:autoRedefine/>
    <w:uiPriority w:val="39"/>
    <w:unhideWhenUsed/>
    <w:rsid w:val="00313D12"/>
    <w:pPr>
      <w:spacing w:after="100"/>
    </w:pPr>
  </w:style>
  <w:style w:type="paragraph" w:styleId="TOC2">
    <w:name w:val="toc 2"/>
    <w:basedOn w:val="Normal"/>
    <w:next w:val="Normal"/>
    <w:autoRedefine/>
    <w:uiPriority w:val="39"/>
    <w:unhideWhenUsed/>
    <w:rsid w:val="00313D12"/>
    <w:pPr>
      <w:spacing w:after="100"/>
      <w:ind w:left="240"/>
    </w:pPr>
  </w:style>
  <w:style w:type="paragraph" w:styleId="TOC3">
    <w:name w:val="toc 3"/>
    <w:basedOn w:val="Normal"/>
    <w:next w:val="Normal"/>
    <w:autoRedefine/>
    <w:uiPriority w:val="39"/>
    <w:unhideWhenUsed/>
    <w:rsid w:val="00313D12"/>
    <w:pPr>
      <w:spacing w:after="100"/>
      <w:ind w:left="480"/>
    </w:pPr>
  </w:style>
  <w:style w:type="paragraph" w:styleId="TOC4">
    <w:name w:val="toc 4"/>
    <w:basedOn w:val="Normal"/>
    <w:next w:val="Normal"/>
    <w:autoRedefine/>
    <w:uiPriority w:val="39"/>
    <w:unhideWhenUsed/>
    <w:rsid w:val="00313D12"/>
    <w:pPr>
      <w:spacing w:after="100" w:line="278" w:lineRule="auto"/>
      <w:ind w:left="720"/>
    </w:pPr>
    <w:rPr>
      <w:rFonts w:eastAsiaTheme="minorEastAsia"/>
      <w:szCs w:val="24"/>
      <w:lang w:val="en-US"/>
    </w:rPr>
  </w:style>
  <w:style w:type="paragraph" w:styleId="TOC5">
    <w:name w:val="toc 5"/>
    <w:basedOn w:val="Normal"/>
    <w:next w:val="Normal"/>
    <w:autoRedefine/>
    <w:uiPriority w:val="39"/>
    <w:unhideWhenUsed/>
    <w:rsid w:val="00313D12"/>
    <w:pPr>
      <w:spacing w:after="100" w:line="278" w:lineRule="auto"/>
      <w:ind w:left="960"/>
    </w:pPr>
    <w:rPr>
      <w:rFonts w:eastAsiaTheme="minorEastAsia"/>
      <w:szCs w:val="24"/>
      <w:lang w:val="en-US"/>
    </w:rPr>
  </w:style>
  <w:style w:type="paragraph" w:styleId="TOC6">
    <w:name w:val="toc 6"/>
    <w:basedOn w:val="Normal"/>
    <w:next w:val="Normal"/>
    <w:autoRedefine/>
    <w:uiPriority w:val="39"/>
    <w:unhideWhenUsed/>
    <w:rsid w:val="00313D12"/>
    <w:pPr>
      <w:spacing w:after="100" w:line="278" w:lineRule="auto"/>
      <w:ind w:left="1200"/>
    </w:pPr>
    <w:rPr>
      <w:rFonts w:eastAsiaTheme="minorEastAsia"/>
      <w:szCs w:val="24"/>
      <w:lang w:val="en-US"/>
    </w:rPr>
  </w:style>
  <w:style w:type="paragraph" w:styleId="TOC7">
    <w:name w:val="toc 7"/>
    <w:basedOn w:val="Normal"/>
    <w:next w:val="Normal"/>
    <w:autoRedefine/>
    <w:uiPriority w:val="39"/>
    <w:unhideWhenUsed/>
    <w:rsid w:val="00313D12"/>
    <w:pPr>
      <w:spacing w:after="100" w:line="278" w:lineRule="auto"/>
      <w:ind w:left="1440"/>
    </w:pPr>
    <w:rPr>
      <w:rFonts w:eastAsiaTheme="minorEastAsia"/>
      <w:szCs w:val="24"/>
      <w:lang w:val="en-US"/>
    </w:rPr>
  </w:style>
  <w:style w:type="paragraph" w:styleId="TOC8">
    <w:name w:val="toc 8"/>
    <w:basedOn w:val="Normal"/>
    <w:next w:val="Normal"/>
    <w:autoRedefine/>
    <w:uiPriority w:val="39"/>
    <w:unhideWhenUsed/>
    <w:rsid w:val="00313D12"/>
    <w:pPr>
      <w:spacing w:after="100" w:line="278" w:lineRule="auto"/>
      <w:ind w:left="1680"/>
    </w:pPr>
    <w:rPr>
      <w:rFonts w:eastAsiaTheme="minorEastAsia"/>
      <w:szCs w:val="24"/>
      <w:lang w:val="en-US"/>
    </w:rPr>
  </w:style>
  <w:style w:type="paragraph" w:styleId="TOC9">
    <w:name w:val="toc 9"/>
    <w:basedOn w:val="Normal"/>
    <w:next w:val="Normal"/>
    <w:autoRedefine/>
    <w:uiPriority w:val="39"/>
    <w:unhideWhenUsed/>
    <w:rsid w:val="00313D12"/>
    <w:pPr>
      <w:spacing w:after="100" w:line="278" w:lineRule="auto"/>
      <w:ind w:left="1920"/>
    </w:pPr>
    <w:rPr>
      <w:rFonts w:eastAsiaTheme="minorEastAsia"/>
      <w:szCs w:val="24"/>
      <w:lang w:val="en-US"/>
    </w:rPr>
  </w:style>
  <w:style w:type="character" w:styleId="Hyperlink">
    <w:name w:val="Hyperlink"/>
    <w:basedOn w:val="DefaultParagraphFont"/>
    <w:uiPriority w:val="99"/>
    <w:unhideWhenUsed/>
    <w:rsid w:val="00313D12"/>
    <w:rPr>
      <w:color w:val="00A3E0" w:themeColor="hyperlink"/>
      <w:u w:val="single"/>
    </w:rPr>
  </w:style>
  <w:style w:type="character" w:customStyle="1" w:styleId="UnresolvedMention1">
    <w:name w:val="Unresolved Mention1"/>
    <w:basedOn w:val="DefaultParagraphFont"/>
    <w:uiPriority w:val="99"/>
    <w:semiHidden/>
    <w:unhideWhenUsed/>
    <w:rsid w:val="00313D12"/>
    <w:rPr>
      <w:color w:val="605E5C"/>
      <w:shd w:val="clear" w:color="auto" w:fill="E1DFDD"/>
    </w:rPr>
  </w:style>
  <w:style w:type="character" w:styleId="CommentReference">
    <w:name w:val="annotation reference"/>
    <w:basedOn w:val="DefaultParagraphFont"/>
    <w:uiPriority w:val="99"/>
    <w:semiHidden/>
    <w:unhideWhenUsed/>
    <w:rsid w:val="00886026"/>
    <w:rPr>
      <w:sz w:val="16"/>
      <w:szCs w:val="16"/>
    </w:rPr>
  </w:style>
  <w:style w:type="paragraph" w:styleId="CommentText">
    <w:name w:val="annotation text"/>
    <w:basedOn w:val="Normal"/>
    <w:link w:val="CommentTextChar"/>
    <w:uiPriority w:val="99"/>
    <w:unhideWhenUsed/>
    <w:rsid w:val="00886026"/>
    <w:rPr>
      <w:sz w:val="20"/>
      <w:szCs w:val="20"/>
    </w:rPr>
  </w:style>
  <w:style w:type="character" w:customStyle="1" w:styleId="CommentTextChar">
    <w:name w:val="Comment Text Char"/>
    <w:basedOn w:val="DefaultParagraphFont"/>
    <w:link w:val="CommentText"/>
    <w:uiPriority w:val="99"/>
    <w:rsid w:val="00886026"/>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886026"/>
    <w:rPr>
      <w:b/>
      <w:bCs/>
    </w:rPr>
  </w:style>
  <w:style w:type="character" w:customStyle="1" w:styleId="CommentSubjectChar">
    <w:name w:val="Comment Subject Char"/>
    <w:basedOn w:val="CommentTextChar"/>
    <w:link w:val="CommentSubject"/>
    <w:uiPriority w:val="99"/>
    <w:semiHidden/>
    <w:rsid w:val="00886026"/>
    <w:rPr>
      <w:rFonts w:asciiTheme="minorHAnsi" w:hAnsiTheme="minorHAnsi"/>
      <w:b/>
      <w:bCs/>
      <w:sz w:val="20"/>
      <w:szCs w:val="20"/>
    </w:rPr>
  </w:style>
  <w:style w:type="paragraph" w:styleId="Revision">
    <w:name w:val="Revision"/>
    <w:hidden/>
    <w:uiPriority w:val="99"/>
    <w:semiHidden/>
    <w:rsid w:val="00186D88"/>
    <w:rPr>
      <w:rFonts w:asciiTheme="minorHAnsi" w:hAnsiTheme="minorHAnsi"/>
      <w:sz w:val="24"/>
    </w:rPr>
  </w:style>
  <w:style w:type="paragraph" w:styleId="NormalWeb">
    <w:name w:val="Normal (Web)"/>
    <w:basedOn w:val="Normal"/>
    <w:uiPriority w:val="99"/>
    <w:semiHidden/>
    <w:unhideWhenUsed/>
    <w:rsid w:val="00E1007D"/>
    <w:pPr>
      <w:spacing w:before="100" w:beforeAutospacing="1" w:after="100" w:afterAutospacing="1"/>
    </w:pPr>
    <w:rPr>
      <w:rFonts w:ascii="Times New Roman" w:eastAsia="Times New Roman" w:hAnsi="Times New Roman" w:cs="Times New Roman"/>
      <w:kern w:val="0"/>
      <w:szCs w:val="24"/>
      <w:lang w:val="it-IT" w:eastAsia="it-IT"/>
      <w14:ligatures w14:val="none"/>
    </w:rPr>
  </w:style>
  <w:style w:type="character" w:styleId="FollowedHyperlink">
    <w:name w:val="FollowedHyperlink"/>
    <w:basedOn w:val="DefaultParagraphFont"/>
    <w:uiPriority w:val="99"/>
    <w:semiHidden/>
    <w:unhideWhenUsed/>
    <w:rsid w:val="00A94A3D"/>
    <w:rPr>
      <w:color w:val="96607D"/>
      <w:u w:val="single"/>
    </w:rPr>
  </w:style>
  <w:style w:type="paragraph" w:customStyle="1" w:styleId="msonormal0">
    <w:name w:val="msonormal"/>
    <w:basedOn w:val="Normal"/>
    <w:rsid w:val="00A94A3D"/>
    <w:pPr>
      <w:spacing w:before="100" w:beforeAutospacing="1" w:after="100" w:afterAutospacing="1"/>
    </w:pPr>
    <w:rPr>
      <w:rFonts w:ascii="Times New Roman" w:eastAsia="Times New Roman" w:hAnsi="Times New Roman" w:cs="Times New Roman"/>
      <w:kern w:val="0"/>
      <w:szCs w:val="24"/>
      <w:lang w:val="it-IT" w:eastAsia="it-IT"/>
      <w14:ligatures w14:val="none"/>
    </w:rPr>
  </w:style>
  <w:style w:type="paragraph" w:customStyle="1" w:styleId="xl65">
    <w:name w:val="xl65"/>
    <w:basedOn w:val="Normal"/>
    <w:rsid w:val="00A94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kern w:val="0"/>
      <w:szCs w:val="24"/>
      <w:lang w:val="it-IT" w:eastAsia="it-IT"/>
      <w14:ligatures w14:val="none"/>
    </w:rPr>
  </w:style>
  <w:style w:type="paragraph" w:styleId="FootnoteText">
    <w:name w:val="footnote text"/>
    <w:basedOn w:val="Normal"/>
    <w:link w:val="FootnoteTextChar"/>
    <w:uiPriority w:val="99"/>
    <w:semiHidden/>
    <w:unhideWhenUsed/>
    <w:rsid w:val="0027237B"/>
    <w:rPr>
      <w:sz w:val="20"/>
      <w:szCs w:val="20"/>
    </w:rPr>
  </w:style>
  <w:style w:type="character" w:customStyle="1" w:styleId="FootnoteTextChar">
    <w:name w:val="Footnote Text Char"/>
    <w:basedOn w:val="DefaultParagraphFont"/>
    <w:link w:val="FootnoteText"/>
    <w:uiPriority w:val="99"/>
    <w:semiHidden/>
    <w:rsid w:val="0027237B"/>
    <w:rPr>
      <w:rFonts w:asciiTheme="minorHAnsi" w:hAnsiTheme="minorHAnsi"/>
      <w:sz w:val="20"/>
      <w:szCs w:val="20"/>
    </w:rPr>
  </w:style>
  <w:style w:type="character" w:styleId="FootnoteReference">
    <w:name w:val="footnote reference"/>
    <w:basedOn w:val="DefaultParagraphFont"/>
    <w:uiPriority w:val="99"/>
    <w:semiHidden/>
    <w:unhideWhenUsed/>
    <w:rsid w:val="0027237B"/>
    <w:rPr>
      <w:vertAlign w:val="superscript"/>
    </w:rPr>
  </w:style>
  <w:style w:type="character" w:customStyle="1" w:styleId="Mention1">
    <w:name w:val="Mention1"/>
    <w:basedOn w:val="DefaultParagraphFont"/>
    <w:uiPriority w:val="99"/>
    <w:unhideWhenUsed/>
    <w:rsid w:val="00491314"/>
    <w:rPr>
      <w:color w:val="2B579A"/>
      <w:shd w:val="clear" w:color="auto" w:fill="E1DFDD"/>
    </w:rPr>
  </w:style>
  <w:style w:type="paragraph" w:styleId="BalloonText">
    <w:name w:val="Balloon Text"/>
    <w:basedOn w:val="Normal"/>
    <w:link w:val="BalloonTextChar"/>
    <w:uiPriority w:val="99"/>
    <w:semiHidden/>
    <w:unhideWhenUsed/>
    <w:rsid w:val="001741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1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306">
      <w:bodyDiv w:val="1"/>
      <w:marLeft w:val="0"/>
      <w:marRight w:val="0"/>
      <w:marTop w:val="0"/>
      <w:marBottom w:val="0"/>
      <w:divBdr>
        <w:top w:val="none" w:sz="0" w:space="0" w:color="auto"/>
        <w:left w:val="none" w:sz="0" w:space="0" w:color="auto"/>
        <w:bottom w:val="none" w:sz="0" w:space="0" w:color="auto"/>
        <w:right w:val="none" w:sz="0" w:space="0" w:color="auto"/>
      </w:divBdr>
    </w:div>
    <w:div w:id="33316841">
      <w:bodyDiv w:val="1"/>
      <w:marLeft w:val="0"/>
      <w:marRight w:val="0"/>
      <w:marTop w:val="0"/>
      <w:marBottom w:val="0"/>
      <w:divBdr>
        <w:top w:val="none" w:sz="0" w:space="0" w:color="auto"/>
        <w:left w:val="none" w:sz="0" w:space="0" w:color="auto"/>
        <w:bottom w:val="none" w:sz="0" w:space="0" w:color="auto"/>
        <w:right w:val="none" w:sz="0" w:space="0" w:color="auto"/>
      </w:divBdr>
    </w:div>
    <w:div w:id="69232297">
      <w:bodyDiv w:val="1"/>
      <w:marLeft w:val="0"/>
      <w:marRight w:val="0"/>
      <w:marTop w:val="0"/>
      <w:marBottom w:val="0"/>
      <w:divBdr>
        <w:top w:val="none" w:sz="0" w:space="0" w:color="auto"/>
        <w:left w:val="none" w:sz="0" w:space="0" w:color="auto"/>
        <w:bottom w:val="none" w:sz="0" w:space="0" w:color="auto"/>
        <w:right w:val="none" w:sz="0" w:space="0" w:color="auto"/>
      </w:divBdr>
    </w:div>
    <w:div w:id="69281256">
      <w:bodyDiv w:val="1"/>
      <w:marLeft w:val="0"/>
      <w:marRight w:val="0"/>
      <w:marTop w:val="0"/>
      <w:marBottom w:val="0"/>
      <w:divBdr>
        <w:top w:val="none" w:sz="0" w:space="0" w:color="auto"/>
        <w:left w:val="none" w:sz="0" w:space="0" w:color="auto"/>
        <w:bottom w:val="none" w:sz="0" w:space="0" w:color="auto"/>
        <w:right w:val="none" w:sz="0" w:space="0" w:color="auto"/>
      </w:divBdr>
    </w:div>
    <w:div w:id="79982984">
      <w:bodyDiv w:val="1"/>
      <w:marLeft w:val="0"/>
      <w:marRight w:val="0"/>
      <w:marTop w:val="0"/>
      <w:marBottom w:val="0"/>
      <w:divBdr>
        <w:top w:val="none" w:sz="0" w:space="0" w:color="auto"/>
        <w:left w:val="none" w:sz="0" w:space="0" w:color="auto"/>
        <w:bottom w:val="none" w:sz="0" w:space="0" w:color="auto"/>
        <w:right w:val="none" w:sz="0" w:space="0" w:color="auto"/>
      </w:divBdr>
    </w:div>
    <w:div w:id="107748003">
      <w:bodyDiv w:val="1"/>
      <w:marLeft w:val="0"/>
      <w:marRight w:val="0"/>
      <w:marTop w:val="0"/>
      <w:marBottom w:val="0"/>
      <w:divBdr>
        <w:top w:val="none" w:sz="0" w:space="0" w:color="auto"/>
        <w:left w:val="none" w:sz="0" w:space="0" w:color="auto"/>
        <w:bottom w:val="none" w:sz="0" w:space="0" w:color="auto"/>
        <w:right w:val="none" w:sz="0" w:space="0" w:color="auto"/>
      </w:divBdr>
    </w:div>
    <w:div w:id="108286290">
      <w:bodyDiv w:val="1"/>
      <w:marLeft w:val="0"/>
      <w:marRight w:val="0"/>
      <w:marTop w:val="0"/>
      <w:marBottom w:val="0"/>
      <w:divBdr>
        <w:top w:val="none" w:sz="0" w:space="0" w:color="auto"/>
        <w:left w:val="none" w:sz="0" w:space="0" w:color="auto"/>
        <w:bottom w:val="none" w:sz="0" w:space="0" w:color="auto"/>
        <w:right w:val="none" w:sz="0" w:space="0" w:color="auto"/>
      </w:divBdr>
    </w:div>
    <w:div w:id="116415258">
      <w:bodyDiv w:val="1"/>
      <w:marLeft w:val="0"/>
      <w:marRight w:val="0"/>
      <w:marTop w:val="0"/>
      <w:marBottom w:val="0"/>
      <w:divBdr>
        <w:top w:val="none" w:sz="0" w:space="0" w:color="auto"/>
        <w:left w:val="none" w:sz="0" w:space="0" w:color="auto"/>
        <w:bottom w:val="none" w:sz="0" w:space="0" w:color="auto"/>
        <w:right w:val="none" w:sz="0" w:space="0" w:color="auto"/>
      </w:divBdr>
    </w:div>
    <w:div w:id="185023303">
      <w:bodyDiv w:val="1"/>
      <w:marLeft w:val="0"/>
      <w:marRight w:val="0"/>
      <w:marTop w:val="0"/>
      <w:marBottom w:val="0"/>
      <w:divBdr>
        <w:top w:val="none" w:sz="0" w:space="0" w:color="auto"/>
        <w:left w:val="none" w:sz="0" w:space="0" w:color="auto"/>
        <w:bottom w:val="none" w:sz="0" w:space="0" w:color="auto"/>
        <w:right w:val="none" w:sz="0" w:space="0" w:color="auto"/>
      </w:divBdr>
    </w:div>
    <w:div w:id="261568881">
      <w:bodyDiv w:val="1"/>
      <w:marLeft w:val="0"/>
      <w:marRight w:val="0"/>
      <w:marTop w:val="0"/>
      <w:marBottom w:val="0"/>
      <w:divBdr>
        <w:top w:val="none" w:sz="0" w:space="0" w:color="auto"/>
        <w:left w:val="none" w:sz="0" w:space="0" w:color="auto"/>
        <w:bottom w:val="none" w:sz="0" w:space="0" w:color="auto"/>
        <w:right w:val="none" w:sz="0" w:space="0" w:color="auto"/>
      </w:divBdr>
    </w:div>
    <w:div w:id="274597566">
      <w:bodyDiv w:val="1"/>
      <w:marLeft w:val="0"/>
      <w:marRight w:val="0"/>
      <w:marTop w:val="0"/>
      <w:marBottom w:val="0"/>
      <w:divBdr>
        <w:top w:val="none" w:sz="0" w:space="0" w:color="auto"/>
        <w:left w:val="none" w:sz="0" w:space="0" w:color="auto"/>
        <w:bottom w:val="none" w:sz="0" w:space="0" w:color="auto"/>
        <w:right w:val="none" w:sz="0" w:space="0" w:color="auto"/>
      </w:divBdr>
    </w:div>
    <w:div w:id="275017294">
      <w:bodyDiv w:val="1"/>
      <w:marLeft w:val="0"/>
      <w:marRight w:val="0"/>
      <w:marTop w:val="0"/>
      <w:marBottom w:val="0"/>
      <w:divBdr>
        <w:top w:val="none" w:sz="0" w:space="0" w:color="auto"/>
        <w:left w:val="none" w:sz="0" w:space="0" w:color="auto"/>
        <w:bottom w:val="none" w:sz="0" w:space="0" w:color="auto"/>
        <w:right w:val="none" w:sz="0" w:space="0" w:color="auto"/>
      </w:divBdr>
    </w:div>
    <w:div w:id="317346948">
      <w:bodyDiv w:val="1"/>
      <w:marLeft w:val="0"/>
      <w:marRight w:val="0"/>
      <w:marTop w:val="0"/>
      <w:marBottom w:val="0"/>
      <w:divBdr>
        <w:top w:val="none" w:sz="0" w:space="0" w:color="auto"/>
        <w:left w:val="none" w:sz="0" w:space="0" w:color="auto"/>
        <w:bottom w:val="none" w:sz="0" w:space="0" w:color="auto"/>
        <w:right w:val="none" w:sz="0" w:space="0" w:color="auto"/>
      </w:divBdr>
    </w:div>
    <w:div w:id="321667462">
      <w:bodyDiv w:val="1"/>
      <w:marLeft w:val="0"/>
      <w:marRight w:val="0"/>
      <w:marTop w:val="0"/>
      <w:marBottom w:val="0"/>
      <w:divBdr>
        <w:top w:val="none" w:sz="0" w:space="0" w:color="auto"/>
        <w:left w:val="none" w:sz="0" w:space="0" w:color="auto"/>
        <w:bottom w:val="none" w:sz="0" w:space="0" w:color="auto"/>
        <w:right w:val="none" w:sz="0" w:space="0" w:color="auto"/>
      </w:divBdr>
    </w:div>
    <w:div w:id="422796550">
      <w:bodyDiv w:val="1"/>
      <w:marLeft w:val="0"/>
      <w:marRight w:val="0"/>
      <w:marTop w:val="0"/>
      <w:marBottom w:val="0"/>
      <w:divBdr>
        <w:top w:val="none" w:sz="0" w:space="0" w:color="auto"/>
        <w:left w:val="none" w:sz="0" w:space="0" w:color="auto"/>
        <w:bottom w:val="none" w:sz="0" w:space="0" w:color="auto"/>
        <w:right w:val="none" w:sz="0" w:space="0" w:color="auto"/>
      </w:divBdr>
    </w:div>
    <w:div w:id="452091833">
      <w:bodyDiv w:val="1"/>
      <w:marLeft w:val="0"/>
      <w:marRight w:val="0"/>
      <w:marTop w:val="0"/>
      <w:marBottom w:val="0"/>
      <w:divBdr>
        <w:top w:val="none" w:sz="0" w:space="0" w:color="auto"/>
        <w:left w:val="none" w:sz="0" w:space="0" w:color="auto"/>
        <w:bottom w:val="none" w:sz="0" w:space="0" w:color="auto"/>
        <w:right w:val="none" w:sz="0" w:space="0" w:color="auto"/>
      </w:divBdr>
    </w:div>
    <w:div w:id="460155956">
      <w:bodyDiv w:val="1"/>
      <w:marLeft w:val="0"/>
      <w:marRight w:val="0"/>
      <w:marTop w:val="0"/>
      <w:marBottom w:val="0"/>
      <w:divBdr>
        <w:top w:val="none" w:sz="0" w:space="0" w:color="auto"/>
        <w:left w:val="none" w:sz="0" w:space="0" w:color="auto"/>
        <w:bottom w:val="none" w:sz="0" w:space="0" w:color="auto"/>
        <w:right w:val="none" w:sz="0" w:space="0" w:color="auto"/>
      </w:divBdr>
    </w:div>
    <w:div w:id="463741626">
      <w:bodyDiv w:val="1"/>
      <w:marLeft w:val="0"/>
      <w:marRight w:val="0"/>
      <w:marTop w:val="0"/>
      <w:marBottom w:val="0"/>
      <w:divBdr>
        <w:top w:val="none" w:sz="0" w:space="0" w:color="auto"/>
        <w:left w:val="none" w:sz="0" w:space="0" w:color="auto"/>
        <w:bottom w:val="none" w:sz="0" w:space="0" w:color="auto"/>
        <w:right w:val="none" w:sz="0" w:space="0" w:color="auto"/>
      </w:divBdr>
    </w:div>
    <w:div w:id="489641978">
      <w:bodyDiv w:val="1"/>
      <w:marLeft w:val="0"/>
      <w:marRight w:val="0"/>
      <w:marTop w:val="0"/>
      <w:marBottom w:val="0"/>
      <w:divBdr>
        <w:top w:val="none" w:sz="0" w:space="0" w:color="auto"/>
        <w:left w:val="none" w:sz="0" w:space="0" w:color="auto"/>
        <w:bottom w:val="none" w:sz="0" w:space="0" w:color="auto"/>
        <w:right w:val="none" w:sz="0" w:space="0" w:color="auto"/>
      </w:divBdr>
    </w:div>
    <w:div w:id="507595172">
      <w:bodyDiv w:val="1"/>
      <w:marLeft w:val="0"/>
      <w:marRight w:val="0"/>
      <w:marTop w:val="0"/>
      <w:marBottom w:val="0"/>
      <w:divBdr>
        <w:top w:val="none" w:sz="0" w:space="0" w:color="auto"/>
        <w:left w:val="none" w:sz="0" w:space="0" w:color="auto"/>
        <w:bottom w:val="none" w:sz="0" w:space="0" w:color="auto"/>
        <w:right w:val="none" w:sz="0" w:space="0" w:color="auto"/>
      </w:divBdr>
    </w:div>
    <w:div w:id="508523986">
      <w:bodyDiv w:val="1"/>
      <w:marLeft w:val="0"/>
      <w:marRight w:val="0"/>
      <w:marTop w:val="0"/>
      <w:marBottom w:val="0"/>
      <w:divBdr>
        <w:top w:val="none" w:sz="0" w:space="0" w:color="auto"/>
        <w:left w:val="none" w:sz="0" w:space="0" w:color="auto"/>
        <w:bottom w:val="none" w:sz="0" w:space="0" w:color="auto"/>
        <w:right w:val="none" w:sz="0" w:space="0" w:color="auto"/>
      </w:divBdr>
    </w:div>
    <w:div w:id="508954533">
      <w:bodyDiv w:val="1"/>
      <w:marLeft w:val="0"/>
      <w:marRight w:val="0"/>
      <w:marTop w:val="0"/>
      <w:marBottom w:val="0"/>
      <w:divBdr>
        <w:top w:val="none" w:sz="0" w:space="0" w:color="auto"/>
        <w:left w:val="none" w:sz="0" w:space="0" w:color="auto"/>
        <w:bottom w:val="none" w:sz="0" w:space="0" w:color="auto"/>
        <w:right w:val="none" w:sz="0" w:space="0" w:color="auto"/>
      </w:divBdr>
    </w:div>
    <w:div w:id="517427365">
      <w:bodyDiv w:val="1"/>
      <w:marLeft w:val="0"/>
      <w:marRight w:val="0"/>
      <w:marTop w:val="0"/>
      <w:marBottom w:val="0"/>
      <w:divBdr>
        <w:top w:val="none" w:sz="0" w:space="0" w:color="auto"/>
        <w:left w:val="none" w:sz="0" w:space="0" w:color="auto"/>
        <w:bottom w:val="none" w:sz="0" w:space="0" w:color="auto"/>
        <w:right w:val="none" w:sz="0" w:space="0" w:color="auto"/>
      </w:divBdr>
    </w:div>
    <w:div w:id="573323668">
      <w:bodyDiv w:val="1"/>
      <w:marLeft w:val="0"/>
      <w:marRight w:val="0"/>
      <w:marTop w:val="0"/>
      <w:marBottom w:val="0"/>
      <w:divBdr>
        <w:top w:val="none" w:sz="0" w:space="0" w:color="auto"/>
        <w:left w:val="none" w:sz="0" w:space="0" w:color="auto"/>
        <w:bottom w:val="none" w:sz="0" w:space="0" w:color="auto"/>
        <w:right w:val="none" w:sz="0" w:space="0" w:color="auto"/>
      </w:divBdr>
    </w:div>
    <w:div w:id="597520172">
      <w:bodyDiv w:val="1"/>
      <w:marLeft w:val="0"/>
      <w:marRight w:val="0"/>
      <w:marTop w:val="0"/>
      <w:marBottom w:val="0"/>
      <w:divBdr>
        <w:top w:val="none" w:sz="0" w:space="0" w:color="auto"/>
        <w:left w:val="none" w:sz="0" w:space="0" w:color="auto"/>
        <w:bottom w:val="none" w:sz="0" w:space="0" w:color="auto"/>
        <w:right w:val="none" w:sz="0" w:space="0" w:color="auto"/>
      </w:divBdr>
    </w:div>
    <w:div w:id="629626757">
      <w:bodyDiv w:val="1"/>
      <w:marLeft w:val="0"/>
      <w:marRight w:val="0"/>
      <w:marTop w:val="0"/>
      <w:marBottom w:val="0"/>
      <w:divBdr>
        <w:top w:val="none" w:sz="0" w:space="0" w:color="auto"/>
        <w:left w:val="none" w:sz="0" w:space="0" w:color="auto"/>
        <w:bottom w:val="none" w:sz="0" w:space="0" w:color="auto"/>
        <w:right w:val="none" w:sz="0" w:space="0" w:color="auto"/>
      </w:divBdr>
    </w:div>
    <w:div w:id="664167067">
      <w:bodyDiv w:val="1"/>
      <w:marLeft w:val="0"/>
      <w:marRight w:val="0"/>
      <w:marTop w:val="0"/>
      <w:marBottom w:val="0"/>
      <w:divBdr>
        <w:top w:val="none" w:sz="0" w:space="0" w:color="auto"/>
        <w:left w:val="none" w:sz="0" w:space="0" w:color="auto"/>
        <w:bottom w:val="none" w:sz="0" w:space="0" w:color="auto"/>
        <w:right w:val="none" w:sz="0" w:space="0" w:color="auto"/>
      </w:divBdr>
    </w:div>
    <w:div w:id="674038851">
      <w:bodyDiv w:val="1"/>
      <w:marLeft w:val="0"/>
      <w:marRight w:val="0"/>
      <w:marTop w:val="0"/>
      <w:marBottom w:val="0"/>
      <w:divBdr>
        <w:top w:val="none" w:sz="0" w:space="0" w:color="auto"/>
        <w:left w:val="none" w:sz="0" w:space="0" w:color="auto"/>
        <w:bottom w:val="none" w:sz="0" w:space="0" w:color="auto"/>
        <w:right w:val="none" w:sz="0" w:space="0" w:color="auto"/>
      </w:divBdr>
    </w:div>
    <w:div w:id="675348557">
      <w:bodyDiv w:val="1"/>
      <w:marLeft w:val="0"/>
      <w:marRight w:val="0"/>
      <w:marTop w:val="0"/>
      <w:marBottom w:val="0"/>
      <w:divBdr>
        <w:top w:val="none" w:sz="0" w:space="0" w:color="auto"/>
        <w:left w:val="none" w:sz="0" w:space="0" w:color="auto"/>
        <w:bottom w:val="none" w:sz="0" w:space="0" w:color="auto"/>
        <w:right w:val="none" w:sz="0" w:space="0" w:color="auto"/>
      </w:divBdr>
    </w:div>
    <w:div w:id="682632570">
      <w:bodyDiv w:val="1"/>
      <w:marLeft w:val="0"/>
      <w:marRight w:val="0"/>
      <w:marTop w:val="0"/>
      <w:marBottom w:val="0"/>
      <w:divBdr>
        <w:top w:val="none" w:sz="0" w:space="0" w:color="auto"/>
        <w:left w:val="none" w:sz="0" w:space="0" w:color="auto"/>
        <w:bottom w:val="none" w:sz="0" w:space="0" w:color="auto"/>
        <w:right w:val="none" w:sz="0" w:space="0" w:color="auto"/>
      </w:divBdr>
    </w:div>
    <w:div w:id="686373725">
      <w:bodyDiv w:val="1"/>
      <w:marLeft w:val="0"/>
      <w:marRight w:val="0"/>
      <w:marTop w:val="0"/>
      <w:marBottom w:val="0"/>
      <w:divBdr>
        <w:top w:val="none" w:sz="0" w:space="0" w:color="auto"/>
        <w:left w:val="none" w:sz="0" w:space="0" w:color="auto"/>
        <w:bottom w:val="none" w:sz="0" w:space="0" w:color="auto"/>
        <w:right w:val="none" w:sz="0" w:space="0" w:color="auto"/>
      </w:divBdr>
    </w:div>
    <w:div w:id="686977934">
      <w:bodyDiv w:val="1"/>
      <w:marLeft w:val="0"/>
      <w:marRight w:val="0"/>
      <w:marTop w:val="0"/>
      <w:marBottom w:val="0"/>
      <w:divBdr>
        <w:top w:val="none" w:sz="0" w:space="0" w:color="auto"/>
        <w:left w:val="none" w:sz="0" w:space="0" w:color="auto"/>
        <w:bottom w:val="none" w:sz="0" w:space="0" w:color="auto"/>
        <w:right w:val="none" w:sz="0" w:space="0" w:color="auto"/>
      </w:divBdr>
    </w:div>
    <w:div w:id="710376818">
      <w:bodyDiv w:val="1"/>
      <w:marLeft w:val="0"/>
      <w:marRight w:val="0"/>
      <w:marTop w:val="0"/>
      <w:marBottom w:val="0"/>
      <w:divBdr>
        <w:top w:val="none" w:sz="0" w:space="0" w:color="auto"/>
        <w:left w:val="none" w:sz="0" w:space="0" w:color="auto"/>
        <w:bottom w:val="none" w:sz="0" w:space="0" w:color="auto"/>
        <w:right w:val="none" w:sz="0" w:space="0" w:color="auto"/>
      </w:divBdr>
    </w:div>
    <w:div w:id="714348778">
      <w:bodyDiv w:val="1"/>
      <w:marLeft w:val="0"/>
      <w:marRight w:val="0"/>
      <w:marTop w:val="0"/>
      <w:marBottom w:val="0"/>
      <w:divBdr>
        <w:top w:val="none" w:sz="0" w:space="0" w:color="auto"/>
        <w:left w:val="none" w:sz="0" w:space="0" w:color="auto"/>
        <w:bottom w:val="none" w:sz="0" w:space="0" w:color="auto"/>
        <w:right w:val="none" w:sz="0" w:space="0" w:color="auto"/>
      </w:divBdr>
    </w:div>
    <w:div w:id="729882202">
      <w:bodyDiv w:val="1"/>
      <w:marLeft w:val="0"/>
      <w:marRight w:val="0"/>
      <w:marTop w:val="0"/>
      <w:marBottom w:val="0"/>
      <w:divBdr>
        <w:top w:val="none" w:sz="0" w:space="0" w:color="auto"/>
        <w:left w:val="none" w:sz="0" w:space="0" w:color="auto"/>
        <w:bottom w:val="none" w:sz="0" w:space="0" w:color="auto"/>
        <w:right w:val="none" w:sz="0" w:space="0" w:color="auto"/>
      </w:divBdr>
    </w:div>
    <w:div w:id="790056471">
      <w:bodyDiv w:val="1"/>
      <w:marLeft w:val="0"/>
      <w:marRight w:val="0"/>
      <w:marTop w:val="0"/>
      <w:marBottom w:val="0"/>
      <w:divBdr>
        <w:top w:val="none" w:sz="0" w:space="0" w:color="auto"/>
        <w:left w:val="none" w:sz="0" w:space="0" w:color="auto"/>
        <w:bottom w:val="none" w:sz="0" w:space="0" w:color="auto"/>
        <w:right w:val="none" w:sz="0" w:space="0" w:color="auto"/>
      </w:divBdr>
    </w:div>
    <w:div w:id="806583029">
      <w:bodyDiv w:val="1"/>
      <w:marLeft w:val="0"/>
      <w:marRight w:val="0"/>
      <w:marTop w:val="0"/>
      <w:marBottom w:val="0"/>
      <w:divBdr>
        <w:top w:val="none" w:sz="0" w:space="0" w:color="auto"/>
        <w:left w:val="none" w:sz="0" w:space="0" w:color="auto"/>
        <w:bottom w:val="none" w:sz="0" w:space="0" w:color="auto"/>
        <w:right w:val="none" w:sz="0" w:space="0" w:color="auto"/>
      </w:divBdr>
    </w:div>
    <w:div w:id="859471456">
      <w:bodyDiv w:val="1"/>
      <w:marLeft w:val="0"/>
      <w:marRight w:val="0"/>
      <w:marTop w:val="0"/>
      <w:marBottom w:val="0"/>
      <w:divBdr>
        <w:top w:val="none" w:sz="0" w:space="0" w:color="auto"/>
        <w:left w:val="none" w:sz="0" w:space="0" w:color="auto"/>
        <w:bottom w:val="none" w:sz="0" w:space="0" w:color="auto"/>
        <w:right w:val="none" w:sz="0" w:space="0" w:color="auto"/>
      </w:divBdr>
    </w:div>
    <w:div w:id="880240572">
      <w:bodyDiv w:val="1"/>
      <w:marLeft w:val="0"/>
      <w:marRight w:val="0"/>
      <w:marTop w:val="0"/>
      <w:marBottom w:val="0"/>
      <w:divBdr>
        <w:top w:val="none" w:sz="0" w:space="0" w:color="auto"/>
        <w:left w:val="none" w:sz="0" w:space="0" w:color="auto"/>
        <w:bottom w:val="none" w:sz="0" w:space="0" w:color="auto"/>
        <w:right w:val="none" w:sz="0" w:space="0" w:color="auto"/>
      </w:divBdr>
    </w:div>
    <w:div w:id="902713286">
      <w:bodyDiv w:val="1"/>
      <w:marLeft w:val="0"/>
      <w:marRight w:val="0"/>
      <w:marTop w:val="0"/>
      <w:marBottom w:val="0"/>
      <w:divBdr>
        <w:top w:val="none" w:sz="0" w:space="0" w:color="auto"/>
        <w:left w:val="none" w:sz="0" w:space="0" w:color="auto"/>
        <w:bottom w:val="none" w:sz="0" w:space="0" w:color="auto"/>
        <w:right w:val="none" w:sz="0" w:space="0" w:color="auto"/>
      </w:divBdr>
    </w:div>
    <w:div w:id="916091102">
      <w:bodyDiv w:val="1"/>
      <w:marLeft w:val="0"/>
      <w:marRight w:val="0"/>
      <w:marTop w:val="0"/>
      <w:marBottom w:val="0"/>
      <w:divBdr>
        <w:top w:val="none" w:sz="0" w:space="0" w:color="auto"/>
        <w:left w:val="none" w:sz="0" w:space="0" w:color="auto"/>
        <w:bottom w:val="none" w:sz="0" w:space="0" w:color="auto"/>
        <w:right w:val="none" w:sz="0" w:space="0" w:color="auto"/>
      </w:divBdr>
    </w:div>
    <w:div w:id="930087390">
      <w:bodyDiv w:val="1"/>
      <w:marLeft w:val="0"/>
      <w:marRight w:val="0"/>
      <w:marTop w:val="0"/>
      <w:marBottom w:val="0"/>
      <w:divBdr>
        <w:top w:val="none" w:sz="0" w:space="0" w:color="auto"/>
        <w:left w:val="none" w:sz="0" w:space="0" w:color="auto"/>
        <w:bottom w:val="none" w:sz="0" w:space="0" w:color="auto"/>
        <w:right w:val="none" w:sz="0" w:space="0" w:color="auto"/>
      </w:divBdr>
    </w:div>
    <w:div w:id="932013274">
      <w:bodyDiv w:val="1"/>
      <w:marLeft w:val="0"/>
      <w:marRight w:val="0"/>
      <w:marTop w:val="0"/>
      <w:marBottom w:val="0"/>
      <w:divBdr>
        <w:top w:val="none" w:sz="0" w:space="0" w:color="auto"/>
        <w:left w:val="none" w:sz="0" w:space="0" w:color="auto"/>
        <w:bottom w:val="none" w:sz="0" w:space="0" w:color="auto"/>
        <w:right w:val="none" w:sz="0" w:space="0" w:color="auto"/>
      </w:divBdr>
    </w:div>
    <w:div w:id="934748847">
      <w:bodyDiv w:val="1"/>
      <w:marLeft w:val="0"/>
      <w:marRight w:val="0"/>
      <w:marTop w:val="0"/>
      <w:marBottom w:val="0"/>
      <w:divBdr>
        <w:top w:val="none" w:sz="0" w:space="0" w:color="auto"/>
        <w:left w:val="none" w:sz="0" w:space="0" w:color="auto"/>
        <w:bottom w:val="none" w:sz="0" w:space="0" w:color="auto"/>
        <w:right w:val="none" w:sz="0" w:space="0" w:color="auto"/>
      </w:divBdr>
    </w:div>
    <w:div w:id="955138380">
      <w:bodyDiv w:val="1"/>
      <w:marLeft w:val="0"/>
      <w:marRight w:val="0"/>
      <w:marTop w:val="0"/>
      <w:marBottom w:val="0"/>
      <w:divBdr>
        <w:top w:val="none" w:sz="0" w:space="0" w:color="auto"/>
        <w:left w:val="none" w:sz="0" w:space="0" w:color="auto"/>
        <w:bottom w:val="none" w:sz="0" w:space="0" w:color="auto"/>
        <w:right w:val="none" w:sz="0" w:space="0" w:color="auto"/>
      </w:divBdr>
    </w:div>
    <w:div w:id="964821208">
      <w:bodyDiv w:val="1"/>
      <w:marLeft w:val="0"/>
      <w:marRight w:val="0"/>
      <w:marTop w:val="0"/>
      <w:marBottom w:val="0"/>
      <w:divBdr>
        <w:top w:val="none" w:sz="0" w:space="0" w:color="auto"/>
        <w:left w:val="none" w:sz="0" w:space="0" w:color="auto"/>
        <w:bottom w:val="none" w:sz="0" w:space="0" w:color="auto"/>
        <w:right w:val="none" w:sz="0" w:space="0" w:color="auto"/>
      </w:divBdr>
    </w:div>
    <w:div w:id="1005861444">
      <w:bodyDiv w:val="1"/>
      <w:marLeft w:val="0"/>
      <w:marRight w:val="0"/>
      <w:marTop w:val="0"/>
      <w:marBottom w:val="0"/>
      <w:divBdr>
        <w:top w:val="none" w:sz="0" w:space="0" w:color="auto"/>
        <w:left w:val="none" w:sz="0" w:space="0" w:color="auto"/>
        <w:bottom w:val="none" w:sz="0" w:space="0" w:color="auto"/>
        <w:right w:val="none" w:sz="0" w:space="0" w:color="auto"/>
      </w:divBdr>
    </w:div>
    <w:div w:id="1017849782">
      <w:bodyDiv w:val="1"/>
      <w:marLeft w:val="0"/>
      <w:marRight w:val="0"/>
      <w:marTop w:val="0"/>
      <w:marBottom w:val="0"/>
      <w:divBdr>
        <w:top w:val="none" w:sz="0" w:space="0" w:color="auto"/>
        <w:left w:val="none" w:sz="0" w:space="0" w:color="auto"/>
        <w:bottom w:val="none" w:sz="0" w:space="0" w:color="auto"/>
        <w:right w:val="none" w:sz="0" w:space="0" w:color="auto"/>
      </w:divBdr>
    </w:div>
    <w:div w:id="1024478706">
      <w:bodyDiv w:val="1"/>
      <w:marLeft w:val="0"/>
      <w:marRight w:val="0"/>
      <w:marTop w:val="0"/>
      <w:marBottom w:val="0"/>
      <w:divBdr>
        <w:top w:val="none" w:sz="0" w:space="0" w:color="auto"/>
        <w:left w:val="none" w:sz="0" w:space="0" w:color="auto"/>
        <w:bottom w:val="none" w:sz="0" w:space="0" w:color="auto"/>
        <w:right w:val="none" w:sz="0" w:space="0" w:color="auto"/>
      </w:divBdr>
    </w:div>
    <w:div w:id="1122961617">
      <w:bodyDiv w:val="1"/>
      <w:marLeft w:val="0"/>
      <w:marRight w:val="0"/>
      <w:marTop w:val="0"/>
      <w:marBottom w:val="0"/>
      <w:divBdr>
        <w:top w:val="none" w:sz="0" w:space="0" w:color="auto"/>
        <w:left w:val="none" w:sz="0" w:space="0" w:color="auto"/>
        <w:bottom w:val="none" w:sz="0" w:space="0" w:color="auto"/>
        <w:right w:val="none" w:sz="0" w:space="0" w:color="auto"/>
      </w:divBdr>
    </w:div>
    <w:div w:id="1167556591">
      <w:bodyDiv w:val="1"/>
      <w:marLeft w:val="0"/>
      <w:marRight w:val="0"/>
      <w:marTop w:val="0"/>
      <w:marBottom w:val="0"/>
      <w:divBdr>
        <w:top w:val="none" w:sz="0" w:space="0" w:color="auto"/>
        <w:left w:val="none" w:sz="0" w:space="0" w:color="auto"/>
        <w:bottom w:val="none" w:sz="0" w:space="0" w:color="auto"/>
        <w:right w:val="none" w:sz="0" w:space="0" w:color="auto"/>
      </w:divBdr>
    </w:div>
    <w:div w:id="1183974749">
      <w:bodyDiv w:val="1"/>
      <w:marLeft w:val="0"/>
      <w:marRight w:val="0"/>
      <w:marTop w:val="0"/>
      <w:marBottom w:val="0"/>
      <w:divBdr>
        <w:top w:val="none" w:sz="0" w:space="0" w:color="auto"/>
        <w:left w:val="none" w:sz="0" w:space="0" w:color="auto"/>
        <w:bottom w:val="none" w:sz="0" w:space="0" w:color="auto"/>
        <w:right w:val="none" w:sz="0" w:space="0" w:color="auto"/>
      </w:divBdr>
    </w:div>
    <w:div w:id="1193497136">
      <w:bodyDiv w:val="1"/>
      <w:marLeft w:val="0"/>
      <w:marRight w:val="0"/>
      <w:marTop w:val="0"/>
      <w:marBottom w:val="0"/>
      <w:divBdr>
        <w:top w:val="none" w:sz="0" w:space="0" w:color="auto"/>
        <w:left w:val="none" w:sz="0" w:space="0" w:color="auto"/>
        <w:bottom w:val="none" w:sz="0" w:space="0" w:color="auto"/>
        <w:right w:val="none" w:sz="0" w:space="0" w:color="auto"/>
      </w:divBdr>
    </w:div>
    <w:div w:id="1203984529">
      <w:bodyDiv w:val="1"/>
      <w:marLeft w:val="0"/>
      <w:marRight w:val="0"/>
      <w:marTop w:val="0"/>
      <w:marBottom w:val="0"/>
      <w:divBdr>
        <w:top w:val="none" w:sz="0" w:space="0" w:color="auto"/>
        <w:left w:val="none" w:sz="0" w:space="0" w:color="auto"/>
        <w:bottom w:val="none" w:sz="0" w:space="0" w:color="auto"/>
        <w:right w:val="none" w:sz="0" w:space="0" w:color="auto"/>
      </w:divBdr>
    </w:div>
    <w:div w:id="1227380147">
      <w:bodyDiv w:val="1"/>
      <w:marLeft w:val="0"/>
      <w:marRight w:val="0"/>
      <w:marTop w:val="0"/>
      <w:marBottom w:val="0"/>
      <w:divBdr>
        <w:top w:val="none" w:sz="0" w:space="0" w:color="auto"/>
        <w:left w:val="none" w:sz="0" w:space="0" w:color="auto"/>
        <w:bottom w:val="none" w:sz="0" w:space="0" w:color="auto"/>
        <w:right w:val="none" w:sz="0" w:space="0" w:color="auto"/>
      </w:divBdr>
    </w:div>
    <w:div w:id="1239442755">
      <w:bodyDiv w:val="1"/>
      <w:marLeft w:val="0"/>
      <w:marRight w:val="0"/>
      <w:marTop w:val="0"/>
      <w:marBottom w:val="0"/>
      <w:divBdr>
        <w:top w:val="none" w:sz="0" w:space="0" w:color="auto"/>
        <w:left w:val="none" w:sz="0" w:space="0" w:color="auto"/>
        <w:bottom w:val="none" w:sz="0" w:space="0" w:color="auto"/>
        <w:right w:val="none" w:sz="0" w:space="0" w:color="auto"/>
      </w:divBdr>
    </w:div>
    <w:div w:id="1241059303">
      <w:bodyDiv w:val="1"/>
      <w:marLeft w:val="0"/>
      <w:marRight w:val="0"/>
      <w:marTop w:val="0"/>
      <w:marBottom w:val="0"/>
      <w:divBdr>
        <w:top w:val="none" w:sz="0" w:space="0" w:color="auto"/>
        <w:left w:val="none" w:sz="0" w:space="0" w:color="auto"/>
        <w:bottom w:val="none" w:sz="0" w:space="0" w:color="auto"/>
        <w:right w:val="none" w:sz="0" w:space="0" w:color="auto"/>
      </w:divBdr>
    </w:div>
    <w:div w:id="1280066530">
      <w:bodyDiv w:val="1"/>
      <w:marLeft w:val="0"/>
      <w:marRight w:val="0"/>
      <w:marTop w:val="0"/>
      <w:marBottom w:val="0"/>
      <w:divBdr>
        <w:top w:val="none" w:sz="0" w:space="0" w:color="auto"/>
        <w:left w:val="none" w:sz="0" w:space="0" w:color="auto"/>
        <w:bottom w:val="none" w:sz="0" w:space="0" w:color="auto"/>
        <w:right w:val="none" w:sz="0" w:space="0" w:color="auto"/>
      </w:divBdr>
    </w:div>
    <w:div w:id="1332829047">
      <w:bodyDiv w:val="1"/>
      <w:marLeft w:val="0"/>
      <w:marRight w:val="0"/>
      <w:marTop w:val="0"/>
      <w:marBottom w:val="0"/>
      <w:divBdr>
        <w:top w:val="none" w:sz="0" w:space="0" w:color="auto"/>
        <w:left w:val="none" w:sz="0" w:space="0" w:color="auto"/>
        <w:bottom w:val="none" w:sz="0" w:space="0" w:color="auto"/>
        <w:right w:val="none" w:sz="0" w:space="0" w:color="auto"/>
      </w:divBdr>
    </w:div>
    <w:div w:id="1333027414">
      <w:bodyDiv w:val="1"/>
      <w:marLeft w:val="0"/>
      <w:marRight w:val="0"/>
      <w:marTop w:val="0"/>
      <w:marBottom w:val="0"/>
      <w:divBdr>
        <w:top w:val="none" w:sz="0" w:space="0" w:color="auto"/>
        <w:left w:val="none" w:sz="0" w:space="0" w:color="auto"/>
        <w:bottom w:val="none" w:sz="0" w:space="0" w:color="auto"/>
        <w:right w:val="none" w:sz="0" w:space="0" w:color="auto"/>
      </w:divBdr>
    </w:div>
    <w:div w:id="1373650411">
      <w:bodyDiv w:val="1"/>
      <w:marLeft w:val="0"/>
      <w:marRight w:val="0"/>
      <w:marTop w:val="0"/>
      <w:marBottom w:val="0"/>
      <w:divBdr>
        <w:top w:val="none" w:sz="0" w:space="0" w:color="auto"/>
        <w:left w:val="none" w:sz="0" w:space="0" w:color="auto"/>
        <w:bottom w:val="none" w:sz="0" w:space="0" w:color="auto"/>
        <w:right w:val="none" w:sz="0" w:space="0" w:color="auto"/>
      </w:divBdr>
    </w:div>
    <w:div w:id="1378816318">
      <w:bodyDiv w:val="1"/>
      <w:marLeft w:val="0"/>
      <w:marRight w:val="0"/>
      <w:marTop w:val="0"/>
      <w:marBottom w:val="0"/>
      <w:divBdr>
        <w:top w:val="none" w:sz="0" w:space="0" w:color="auto"/>
        <w:left w:val="none" w:sz="0" w:space="0" w:color="auto"/>
        <w:bottom w:val="none" w:sz="0" w:space="0" w:color="auto"/>
        <w:right w:val="none" w:sz="0" w:space="0" w:color="auto"/>
      </w:divBdr>
    </w:div>
    <w:div w:id="1382050524">
      <w:bodyDiv w:val="1"/>
      <w:marLeft w:val="0"/>
      <w:marRight w:val="0"/>
      <w:marTop w:val="0"/>
      <w:marBottom w:val="0"/>
      <w:divBdr>
        <w:top w:val="none" w:sz="0" w:space="0" w:color="auto"/>
        <w:left w:val="none" w:sz="0" w:space="0" w:color="auto"/>
        <w:bottom w:val="none" w:sz="0" w:space="0" w:color="auto"/>
        <w:right w:val="none" w:sz="0" w:space="0" w:color="auto"/>
      </w:divBdr>
    </w:div>
    <w:div w:id="1402026932">
      <w:bodyDiv w:val="1"/>
      <w:marLeft w:val="0"/>
      <w:marRight w:val="0"/>
      <w:marTop w:val="0"/>
      <w:marBottom w:val="0"/>
      <w:divBdr>
        <w:top w:val="none" w:sz="0" w:space="0" w:color="auto"/>
        <w:left w:val="none" w:sz="0" w:space="0" w:color="auto"/>
        <w:bottom w:val="none" w:sz="0" w:space="0" w:color="auto"/>
        <w:right w:val="none" w:sz="0" w:space="0" w:color="auto"/>
      </w:divBdr>
    </w:div>
    <w:div w:id="1481078496">
      <w:bodyDiv w:val="1"/>
      <w:marLeft w:val="0"/>
      <w:marRight w:val="0"/>
      <w:marTop w:val="0"/>
      <w:marBottom w:val="0"/>
      <w:divBdr>
        <w:top w:val="none" w:sz="0" w:space="0" w:color="auto"/>
        <w:left w:val="none" w:sz="0" w:space="0" w:color="auto"/>
        <w:bottom w:val="none" w:sz="0" w:space="0" w:color="auto"/>
        <w:right w:val="none" w:sz="0" w:space="0" w:color="auto"/>
      </w:divBdr>
    </w:div>
    <w:div w:id="1508401328">
      <w:bodyDiv w:val="1"/>
      <w:marLeft w:val="0"/>
      <w:marRight w:val="0"/>
      <w:marTop w:val="0"/>
      <w:marBottom w:val="0"/>
      <w:divBdr>
        <w:top w:val="none" w:sz="0" w:space="0" w:color="auto"/>
        <w:left w:val="none" w:sz="0" w:space="0" w:color="auto"/>
        <w:bottom w:val="none" w:sz="0" w:space="0" w:color="auto"/>
        <w:right w:val="none" w:sz="0" w:space="0" w:color="auto"/>
      </w:divBdr>
    </w:div>
    <w:div w:id="1510365775">
      <w:bodyDiv w:val="1"/>
      <w:marLeft w:val="0"/>
      <w:marRight w:val="0"/>
      <w:marTop w:val="0"/>
      <w:marBottom w:val="0"/>
      <w:divBdr>
        <w:top w:val="none" w:sz="0" w:space="0" w:color="auto"/>
        <w:left w:val="none" w:sz="0" w:space="0" w:color="auto"/>
        <w:bottom w:val="none" w:sz="0" w:space="0" w:color="auto"/>
        <w:right w:val="none" w:sz="0" w:space="0" w:color="auto"/>
      </w:divBdr>
    </w:div>
    <w:div w:id="1569999503">
      <w:bodyDiv w:val="1"/>
      <w:marLeft w:val="0"/>
      <w:marRight w:val="0"/>
      <w:marTop w:val="0"/>
      <w:marBottom w:val="0"/>
      <w:divBdr>
        <w:top w:val="none" w:sz="0" w:space="0" w:color="auto"/>
        <w:left w:val="none" w:sz="0" w:space="0" w:color="auto"/>
        <w:bottom w:val="none" w:sz="0" w:space="0" w:color="auto"/>
        <w:right w:val="none" w:sz="0" w:space="0" w:color="auto"/>
      </w:divBdr>
    </w:div>
    <w:div w:id="1666544837">
      <w:bodyDiv w:val="1"/>
      <w:marLeft w:val="0"/>
      <w:marRight w:val="0"/>
      <w:marTop w:val="0"/>
      <w:marBottom w:val="0"/>
      <w:divBdr>
        <w:top w:val="none" w:sz="0" w:space="0" w:color="auto"/>
        <w:left w:val="none" w:sz="0" w:space="0" w:color="auto"/>
        <w:bottom w:val="none" w:sz="0" w:space="0" w:color="auto"/>
        <w:right w:val="none" w:sz="0" w:space="0" w:color="auto"/>
      </w:divBdr>
    </w:div>
    <w:div w:id="1688674981">
      <w:bodyDiv w:val="1"/>
      <w:marLeft w:val="0"/>
      <w:marRight w:val="0"/>
      <w:marTop w:val="0"/>
      <w:marBottom w:val="0"/>
      <w:divBdr>
        <w:top w:val="none" w:sz="0" w:space="0" w:color="auto"/>
        <w:left w:val="none" w:sz="0" w:space="0" w:color="auto"/>
        <w:bottom w:val="none" w:sz="0" w:space="0" w:color="auto"/>
        <w:right w:val="none" w:sz="0" w:space="0" w:color="auto"/>
      </w:divBdr>
    </w:div>
    <w:div w:id="1715494882">
      <w:bodyDiv w:val="1"/>
      <w:marLeft w:val="0"/>
      <w:marRight w:val="0"/>
      <w:marTop w:val="0"/>
      <w:marBottom w:val="0"/>
      <w:divBdr>
        <w:top w:val="none" w:sz="0" w:space="0" w:color="auto"/>
        <w:left w:val="none" w:sz="0" w:space="0" w:color="auto"/>
        <w:bottom w:val="none" w:sz="0" w:space="0" w:color="auto"/>
        <w:right w:val="none" w:sz="0" w:space="0" w:color="auto"/>
      </w:divBdr>
    </w:div>
    <w:div w:id="1721201849">
      <w:bodyDiv w:val="1"/>
      <w:marLeft w:val="0"/>
      <w:marRight w:val="0"/>
      <w:marTop w:val="0"/>
      <w:marBottom w:val="0"/>
      <w:divBdr>
        <w:top w:val="none" w:sz="0" w:space="0" w:color="auto"/>
        <w:left w:val="none" w:sz="0" w:space="0" w:color="auto"/>
        <w:bottom w:val="none" w:sz="0" w:space="0" w:color="auto"/>
        <w:right w:val="none" w:sz="0" w:space="0" w:color="auto"/>
      </w:divBdr>
    </w:div>
    <w:div w:id="1723820003">
      <w:bodyDiv w:val="1"/>
      <w:marLeft w:val="0"/>
      <w:marRight w:val="0"/>
      <w:marTop w:val="0"/>
      <w:marBottom w:val="0"/>
      <w:divBdr>
        <w:top w:val="none" w:sz="0" w:space="0" w:color="auto"/>
        <w:left w:val="none" w:sz="0" w:space="0" w:color="auto"/>
        <w:bottom w:val="none" w:sz="0" w:space="0" w:color="auto"/>
        <w:right w:val="none" w:sz="0" w:space="0" w:color="auto"/>
      </w:divBdr>
    </w:div>
    <w:div w:id="1744058010">
      <w:bodyDiv w:val="1"/>
      <w:marLeft w:val="0"/>
      <w:marRight w:val="0"/>
      <w:marTop w:val="0"/>
      <w:marBottom w:val="0"/>
      <w:divBdr>
        <w:top w:val="none" w:sz="0" w:space="0" w:color="auto"/>
        <w:left w:val="none" w:sz="0" w:space="0" w:color="auto"/>
        <w:bottom w:val="none" w:sz="0" w:space="0" w:color="auto"/>
        <w:right w:val="none" w:sz="0" w:space="0" w:color="auto"/>
      </w:divBdr>
    </w:div>
    <w:div w:id="1805193708">
      <w:bodyDiv w:val="1"/>
      <w:marLeft w:val="0"/>
      <w:marRight w:val="0"/>
      <w:marTop w:val="0"/>
      <w:marBottom w:val="0"/>
      <w:divBdr>
        <w:top w:val="none" w:sz="0" w:space="0" w:color="auto"/>
        <w:left w:val="none" w:sz="0" w:space="0" w:color="auto"/>
        <w:bottom w:val="none" w:sz="0" w:space="0" w:color="auto"/>
        <w:right w:val="none" w:sz="0" w:space="0" w:color="auto"/>
      </w:divBdr>
    </w:div>
    <w:div w:id="1820610838">
      <w:bodyDiv w:val="1"/>
      <w:marLeft w:val="0"/>
      <w:marRight w:val="0"/>
      <w:marTop w:val="0"/>
      <w:marBottom w:val="0"/>
      <w:divBdr>
        <w:top w:val="none" w:sz="0" w:space="0" w:color="auto"/>
        <w:left w:val="none" w:sz="0" w:space="0" w:color="auto"/>
        <w:bottom w:val="none" w:sz="0" w:space="0" w:color="auto"/>
        <w:right w:val="none" w:sz="0" w:space="0" w:color="auto"/>
      </w:divBdr>
    </w:div>
    <w:div w:id="1824464093">
      <w:bodyDiv w:val="1"/>
      <w:marLeft w:val="0"/>
      <w:marRight w:val="0"/>
      <w:marTop w:val="0"/>
      <w:marBottom w:val="0"/>
      <w:divBdr>
        <w:top w:val="none" w:sz="0" w:space="0" w:color="auto"/>
        <w:left w:val="none" w:sz="0" w:space="0" w:color="auto"/>
        <w:bottom w:val="none" w:sz="0" w:space="0" w:color="auto"/>
        <w:right w:val="none" w:sz="0" w:space="0" w:color="auto"/>
      </w:divBdr>
    </w:div>
    <w:div w:id="1834879519">
      <w:bodyDiv w:val="1"/>
      <w:marLeft w:val="0"/>
      <w:marRight w:val="0"/>
      <w:marTop w:val="0"/>
      <w:marBottom w:val="0"/>
      <w:divBdr>
        <w:top w:val="none" w:sz="0" w:space="0" w:color="auto"/>
        <w:left w:val="none" w:sz="0" w:space="0" w:color="auto"/>
        <w:bottom w:val="none" w:sz="0" w:space="0" w:color="auto"/>
        <w:right w:val="none" w:sz="0" w:space="0" w:color="auto"/>
      </w:divBdr>
    </w:div>
    <w:div w:id="1861579909">
      <w:bodyDiv w:val="1"/>
      <w:marLeft w:val="0"/>
      <w:marRight w:val="0"/>
      <w:marTop w:val="0"/>
      <w:marBottom w:val="0"/>
      <w:divBdr>
        <w:top w:val="none" w:sz="0" w:space="0" w:color="auto"/>
        <w:left w:val="none" w:sz="0" w:space="0" w:color="auto"/>
        <w:bottom w:val="none" w:sz="0" w:space="0" w:color="auto"/>
        <w:right w:val="none" w:sz="0" w:space="0" w:color="auto"/>
      </w:divBdr>
    </w:div>
    <w:div w:id="1863854431">
      <w:bodyDiv w:val="1"/>
      <w:marLeft w:val="0"/>
      <w:marRight w:val="0"/>
      <w:marTop w:val="0"/>
      <w:marBottom w:val="0"/>
      <w:divBdr>
        <w:top w:val="none" w:sz="0" w:space="0" w:color="auto"/>
        <w:left w:val="none" w:sz="0" w:space="0" w:color="auto"/>
        <w:bottom w:val="none" w:sz="0" w:space="0" w:color="auto"/>
        <w:right w:val="none" w:sz="0" w:space="0" w:color="auto"/>
      </w:divBdr>
    </w:div>
    <w:div w:id="1872106937">
      <w:bodyDiv w:val="1"/>
      <w:marLeft w:val="0"/>
      <w:marRight w:val="0"/>
      <w:marTop w:val="0"/>
      <w:marBottom w:val="0"/>
      <w:divBdr>
        <w:top w:val="none" w:sz="0" w:space="0" w:color="auto"/>
        <w:left w:val="none" w:sz="0" w:space="0" w:color="auto"/>
        <w:bottom w:val="none" w:sz="0" w:space="0" w:color="auto"/>
        <w:right w:val="none" w:sz="0" w:space="0" w:color="auto"/>
      </w:divBdr>
    </w:div>
    <w:div w:id="1879783673">
      <w:bodyDiv w:val="1"/>
      <w:marLeft w:val="0"/>
      <w:marRight w:val="0"/>
      <w:marTop w:val="0"/>
      <w:marBottom w:val="0"/>
      <w:divBdr>
        <w:top w:val="none" w:sz="0" w:space="0" w:color="auto"/>
        <w:left w:val="none" w:sz="0" w:space="0" w:color="auto"/>
        <w:bottom w:val="none" w:sz="0" w:space="0" w:color="auto"/>
        <w:right w:val="none" w:sz="0" w:space="0" w:color="auto"/>
      </w:divBdr>
    </w:div>
    <w:div w:id="1902592249">
      <w:bodyDiv w:val="1"/>
      <w:marLeft w:val="0"/>
      <w:marRight w:val="0"/>
      <w:marTop w:val="0"/>
      <w:marBottom w:val="0"/>
      <w:divBdr>
        <w:top w:val="none" w:sz="0" w:space="0" w:color="auto"/>
        <w:left w:val="none" w:sz="0" w:space="0" w:color="auto"/>
        <w:bottom w:val="none" w:sz="0" w:space="0" w:color="auto"/>
        <w:right w:val="none" w:sz="0" w:space="0" w:color="auto"/>
      </w:divBdr>
    </w:div>
    <w:div w:id="1911189790">
      <w:bodyDiv w:val="1"/>
      <w:marLeft w:val="0"/>
      <w:marRight w:val="0"/>
      <w:marTop w:val="0"/>
      <w:marBottom w:val="0"/>
      <w:divBdr>
        <w:top w:val="none" w:sz="0" w:space="0" w:color="auto"/>
        <w:left w:val="none" w:sz="0" w:space="0" w:color="auto"/>
        <w:bottom w:val="none" w:sz="0" w:space="0" w:color="auto"/>
        <w:right w:val="none" w:sz="0" w:space="0" w:color="auto"/>
      </w:divBdr>
    </w:div>
    <w:div w:id="1922058556">
      <w:bodyDiv w:val="1"/>
      <w:marLeft w:val="0"/>
      <w:marRight w:val="0"/>
      <w:marTop w:val="0"/>
      <w:marBottom w:val="0"/>
      <w:divBdr>
        <w:top w:val="none" w:sz="0" w:space="0" w:color="auto"/>
        <w:left w:val="none" w:sz="0" w:space="0" w:color="auto"/>
        <w:bottom w:val="none" w:sz="0" w:space="0" w:color="auto"/>
        <w:right w:val="none" w:sz="0" w:space="0" w:color="auto"/>
      </w:divBdr>
    </w:div>
    <w:div w:id="1950041600">
      <w:bodyDiv w:val="1"/>
      <w:marLeft w:val="0"/>
      <w:marRight w:val="0"/>
      <w:marTop w:val="0"/>
      <w:marBottom w:val="0"/>
      <w:divBdr>
        <w:top w:val="none" w:sz="0" w:space="0" w:color="auto"/>
        <w:left w:val="none" w:sz="0" w:space="0" w:color="auto"/>
        <w:bottom w:val="none" w:sz="0" w:space="0" w:color="auto"/>
        <w:right w:val="none" w:sz="0" w:space="0" w:color="auto"/>
      </w:divBdr>
    </w:div>
    <w:div w:id="1980185252">
      <w:bodyDiv w:val="1"/>
      <w:marLeft w:val="0"/>
      <w:marRight w:val="0"/>
      <w:marTop w:val="0"/>
      <w:marBottom w:val="0"/>
      <w:divBdr>
        <w:top w:val="none" w:sz="0" w:space="0" w:color="auto"/>
        <w:left w:val="none" w:sz="0" w:space="0" w:color="auto"/>
        <w:bottom w:val="none" w:sz="0" w:space="0" w:color="auto"/>
        <w:right w:val="none" w:sz="0" w:space="0" w:color="auto"/>
      </w:divBdr>
    </w:div>
    <w:div w:id="2032029065">
      <w:bodyDiv w:val="1"/>
      <w:marLeft w:val="0"/>
      <w:marRight w:val="0"/>
      <w:marTop w:val="0"/>
      <w:marBottom w:val="0"/>
      <w:divBdr>
        <w:top w:val="none" w:sz="0" w:space="0" w:color="auto"/>
        <w:left w:val="none" w:sz="0" w:space="0" w:color="auto"/>
        <w:bottom w:val="none" w:sz="0" w:space="0" w:color="auto"/>
        <w:right w:val="none" w:sz="0" w:space="0" w:color="auto"/>
      </w:divBdr>
    </w:div>
    <w:div w:id="2037342331">
      <w:bodyDiv w:val="1"/>
      <w:marLeft w:val="0"/>
      <w:marRight w:val="0"/>
      <w:marTop w:val="0"/>
      <w:marBottom w:val="0"/>
      <w:divBdr>
        <w:top w:val="none" w:sz="0" w:space="0" w:color="auto"/>
        <w:left w:val="none" w:sz="0" w:space="0" w:color="auto"/>
        <w:bottom w:val="none" w:sz="0" w:space="0" w:color="auto"/>
        <w:right w:val="none" w:sz="0" w:space="0" w:color="auto"/>
      </w:divBdr>
    </w:div>
    <w:div w:id="2041205555">
      <w:bodyDiv w:val="1"/>
      <w:marLeft w:val="0"/>
      <w:marRight w:val="0"/>
      <w:marTop w:val="0"/>
      <w:marBottom w:val="0"/>
      <w:divBdr>
        <w:top w:val="none" w:sz="0" w:space="0" w:color="auto"/>
        <w:left w:val="none" w:sz="0" w:space="0" w:color="auto"/>
        <w:bottom w:val="none" w:sz="0" w:space="0" w:color="auto"/>
        <w:right w:val="none" w:sz="0" w:space="0" w:color="auto"/>
      </w:divBdr>
    </w:div>
    <w:div w:id="2078237873">
      <w:bodyDiv w:val="1"/>
      <w:marLeft w:val="0"/>
      <w:marRight w:val="0"/>
      <w:marTop w:val="0"/>
      <w:marBottom w:val="0"/>
      <w:divBdr>
        <w:top w:val="none" w:sz="0" w:space="0" w:color="auto"/>
        <w:left w:val="none" w:sz="0" w:space="0" w:color="auto"/>
        <w:bottom w:val="none" w:sz="0" w:space="0" w:color="auto"/>
        <w:right w:val="none" w:sz="0" w:space="0" w:color="auto"/>
      </w:divBdr>
    </w:div>
    <w:div w:id="2087681725">
      <w:bodyDiv w:val="1"/>
      <w:marLeft w:val="0"/>
      <w:marRight w:val="0"/>
      <w:marTop w:val="0"/>
      <w:marBottom w:val="0"/>
      <w:divBdr>
        <w:top w:val="none" w:sz="0" w:space="0" w:color="auto"/>
        <w:left w:val="none" w:sz="0" w:space="0" w:color="auto"/>
        <w:bottom w:val="none" w:sz="0" w:space="0" w:color="auto"/>
        <w:right w:val="none" w:sz="0" w:space="0" w:color="auto"/>
      </w:divBdr>
    </w:div>
    <w:div w:id="2102482843">
      <w:bodyDiv w:val="1"/>
      <w:marLeft w:val="0"/>
      <w:marRight w:val="0"/>
      <w:marTop w:val="0"/>
      <w:marBottom w:val="0"/>
      <w:divBdr>
        <w:top w:val="none" w:sz="0" w:space="0" w:color="auto"/>
        <w:left w:val="none" w:sz="0" w:space="0" w:color="auto"/>
        <w:bottom w:val="none" w:sz="0" w:space="0" w:color="auto"/>
        <w:right w:val="none" w:sz="0" w:space="0" w:color="auto"/>
      </w:divBdr>
    </w:div>
    <w:div w:id="2108035093">
      <w:bodyDiv w:val="1"/>
      <w:marLeft w:val="0"/>
      <w:marRight w:val="0"/>
      <w:marTop w:val="0"/>
      <w:marBottom w:val="0"/>
      <w:divBdr>
        <w:top w:val="none" w:sz="0" w:space="0" w:color="auto"/>
        <w:left w:val="none" w:sz="0" w:space="0" w:color="auto"/>
        <w:bottom w:val="none" w:sz="0" w:space="0" w:color="auto"/>
        <w:right w:val="none" w:sz="0" w:space="0" w:color="auto"/>
      </w:divBdr>
    </w:div>
    <w:div w:id="2111587725">
      <w:bodyDiv w:val="1"/>
      <w:marLeft w:val="0"/>
      <w:marRight w:val="0"/>
      <w:marTop w:val="0"/>
      <w:marBottom w:val="0"/>
      <w:divBdr>
        <w:top w:val="none" w:sz="0" w:space="0" w:color="auto"/>
        <w:left w:val="none" w:sz="0" w:space="0" w:color="auto"/>
        <w:bottom w:val="none" w:sz="0" w:space="0" w:color="auto"/>
        <w:right w:val="none" w:sz="0" w:space="0" w:color="auto"/>
      </w:divBdr>
    </w:div>
    <w:div w:id="213293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cid:image002.png@01DC498A.092D23E0"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1.png"/><Relationship Id="rId11"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oter" Target="footer2.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microsoft.com/office/2011/relationships/people" Target="people.xml"/><Relationship Id="rId10" Type="http://schemas.openxmlformats.org/officeDocument/2006/relationships/webSettings" Target="webSettings.xml"/><Relationship Id="rId19" Type="http://schemas.openxmlformats.org/officeDocument/2006/relationships/image" Target="cid:image001.png@01DC498A.5F14DEB0" TargetMode="External"/><Relationship Id="rId31" Type="http://schemas.openxmlformats.org/officeDocument/2006/relationships/image" Target="media/image13.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eader" Target="header1.xml"/><Relationship Id="rId48" Type="http://schemas.openxmlformats.org/officeDocument/2006/relationships/fontTable" Target="fontTable.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eader" Target="header2.xml"/><Relationship Id="rId20" Type="http://schemas.openxmlformats.org/officeDocument/2006/relationships/image" Target="media/image3.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customXml" Target="../customXml/item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ortogallo\AppData\Local\Temp\Templafy\WordVsto\jroc31by.dotx" TargetMode="External"/></Relationships>
</file>

<file path=word/theme/theme1.xml><?xml version="1.0" encoding="utf-8"?>
<a:theme xmlns:a="http://schemas.openxmlformats.org/drawingml/2006/main" name="Deloitte_Brand_Theme_uk">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_uk" id="{3113A46F-0299-46C9-B616-982F076E906C}" vid="{B0DB14F4-58B6-4FC3-A8FA-3B3C49A759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Normal-2025","templateDescription":"","enableDocumentContentUpdater":false,"version":"2.0"}]]></TemplafyTemplate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2a9d0bd0-bf65-437b-9801-67e9893ab653" xsi:nil="true"/>
    <lcf76f155ced4ddcb4097134ff3c332f xmlns="3ea46f9e-6a36-434f-bb35-299b9a7df84a">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798724C55E5BB54C989EC9B0E0C42335" ma:contentTypeVersion="13" ma:contentTypeDescription="Create a new document." ma:contentTypeScope="" ma:versionID="f452143c6bc13f466eb1a22aba9497c7">
  <xsd:schema xmlns:xsd="http://www.w3.org/2001/XMLSchema" xmlns:xs="http://www.w3.org/2001/XMLSchema" xmlns:p="http://schemas.microsoft.com/office/2006/metadata/properties" xmlns:ns2="3ea46f9e-6a36-434f-bb35-299b9a7df84a" xmlns:ns3="2a9d0bd0-bf65-437b-9801-67e9893ab653" targetNamespace="http://schemas.microsoft.com/office/2006/metadata/properties" ma:root="true" ma:fieldsID="4046e318185c7d37edadbb54ec8c2461" ns2:_="" ns3:_="">
    <xsd:import namespace="3ea46f9e-6a36-434f-bb35-299b9a7df84a"/>
    <xsd:import namespace="2a9d0bd0-bf65-437b-9801-67e9893ab6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46f9e-6a36-434f-bb35-299b9a7df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9d0bd0-bf65-437b-9801-67e9893ab65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f7a45d3-c0d7-4748-bcde-8b2eec3b9644}" ma:internalName="TaxCatchAll" ma:showField="CatchAllData" ma:web="2a9d0bd0-bf65-437b-9801-67e9893ab6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0B4F7F-FF3F-4C4C-A704-C314F00B2937}">
  <ds:schemaRefs/>
</ds:datastoreItem>
</file>

<file path=customXml/itemProps2.xml><?xml version="1.0" encoding="utf-8"?>
<ds:datastoreItem xmlns:ds="http://schemas.openxmlformats.org/officeDocument/2006/customXml" ds:itemID="{A46AAC3C-852B-4644-BCA3-7D527058D111}">
  <ds:schemaRefs/>
</ds:datastoreItem>
</file>

<file path=customXml/itemProps3.xml><?xml version="1.0" encoding="utf-8"?>
<ds:datastoreItem xmlns:ds="http://schemas.openxmlformats.org/officeDocument/2006/customXml" ds:itemID="{094B6E58-1A4E-4EE5-86A8-21FB2CA2546A}">
  <ds:schemaRefs>
    <ds:schemaRef ds:uri="http://schemas.microsoft.com/sharepoint/v3/contenttype/forms"/>
  </ds:schemaRefs>
</ds:datastoreItem>
</file>

<file path=customXml/itemProps4.xml><?xml version="1.0" encoding="utf-8"?>
<ds:datastoreItem xmlns:ds="http://schemas.openxmlformats.org/officeDocument/2006/customXml" ds:itemID="{A0C7A383-43C4-4FB6-A5E6-C19DAA1D26AF}">
  <ds:schemaRefs>
    <ds:schemaRef ds:uri="http://schemas.openxmlformats.org/officeDocument/2006/bibliography"/>
  </ds:schemaRefs>
</ds:datastoreItem>
</file>

<file path=customXml/itemProps5.xml><?xml version="1.0" encoding="utf-8"?>
<ds:datastoreItem xmlns:ds="http://schemas.openxmlformats.org/officeDocument/2006/customXml" ds:itemID="{AAFBC4B9-F9BC-4B93-B0AF-34CF88A46FE6}">
  <ds:schemaRefs>
    <ds:schemaRef ds:uri="http://schemas.microsoft.com/office/2006/metadata/properties"/>
    <ds:schemaRef ds:uri="http://schemas.microsoft.com/office/infopath/2007/PartnerControls"/>
    <ds:schemaRef ds:uri="2a9d0bd0-bf65-437b-9801-67e9893ab653"/>
    <ds:schemaRef ds:uri="3ea46f9e-6a36-434f-bb35-299b9a7df84a"/>
  </ds:schemaRefs>
</ds:datastoreItem>
</file>

<file path=customXml/itemProps6.xml><?xml version="1.0" encoding="utf-8"?>
<ds:datastoreItem xmlns:ds="http://schemas.openxmlformats.org/officeDocument/2006/customXml" ds:itemID="{5C854DD1-DCDD-438C-A549-B7F4158C7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46f9e-6a36-434f-bb35-299b9a7df84a"/>
    <ds:schemaRef ds:uri="2a9d0bd0-bf65-437b-9801-67e9893ab6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jroc31by.dotx</Template>
  <TotalTime>1557</TotalTime>
  <Pages>1</Pages>
  <Words>15148</Words>
  <Characters>86349</Characters>
  <Application>Microsoft Office Word</Application>
  <DocSecurity>4</DocSecurity>
  <Lines>719</Lines>
  <Paragraphs>202</Paragraphs>
  <ScaleCrop>false</ScaleCrop>
  <Company/>
  <LinksUpToDate>false</LinksUpToDate>
  <CharactersWithSpaces>101295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Portogallo Sara</dc:creator>
  <cp:keywords/>
  <dc:description/>
  <cp:lastModifiedBy>Stefania Perfetto</cp:lastModifiedBy>
  <cp:revision>31</cp:revision>
  <dcterms:created xsi:type="dcterms:W3CDTF">2026-04-03T17:16:00Z</dcterms:created>
  <dcterms:modified xsi:type="dcterms:W3CDTF">2026-05-05T13:24:00Z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2025-01-08T15:31:57Z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93899f89-8ac1-4a2e-8052-96164abd2e29</vt:lpwstr>
  </property>
  <property fmtid="{D5CDD505-2E9C-101B-9397-08002B2CF9AE}" pid="8" name="MSIP_Label_ea60d57e-af5b-4752-ac57-3e4f28ca11dc_ContentBits">
    <vt:lpwstr>0</vt:lpwstr>
  </property>
  <property fmtid="{D5CDD505-2E9C-101B-9397-08002B2CF9AE}" pid="9" name="TemplafyTenantId">
    <vt:lpwstr>deloittecm</vt:lpwstr>
  </property>
  <property fmtid="{D5CDD505-2E9C-101B-9397-08002B2CF9AE}" pid="10" name="TemplafyTemplateId">
    <vt:lpwstr>1143252932024861322</vt:lpwstr>
  </property>
  <property fmtid="{D5CDD505-2E9C-101B-9397-08002B2CF9AE}" pid="11" name="TemplafyUserProfileId">
    <vt:lpwstr>1129899870132375941</vt:lpwstr>
  </property>
  <property fmtid="{D5CDD505-2E9C-101B-9397-08002B2CF9AE}" pid="12" name="TemplafyFromBlank">
    <vt:bool>true</vt:bool>
  </property>
  <property fmtid="{D5CDD505-2E9C-101B-9397-08002B2CF9AE}" pid="13" name="ContentTypeId">
    <vt:lpwstr>0x010100798724C55E5BB54C989EC9B0E0C42335</vt:lpwstr>
  </property>
  <property fmtid="{D5CDD505-2E9C-101B-9397-08002B2CF9AE}" pid="14" name="MediaServiceImageTags">
    <vt:lpwstr/>
  </property>
  <property fmtid="{D5CDD505-2E9C-101B-9397-08002B2CF9AE}" pid="15" name="docLang">
    <vt:lpwstr>it</vt:lpwstr>
  </property>
</Properties>
</file>